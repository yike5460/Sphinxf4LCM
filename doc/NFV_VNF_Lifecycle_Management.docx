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2619" w:rsidRDefault="00CF2619" w:rsidP="00555EE5"/>
    <w:p w:rsidR="00F93F63" w:rsidRPr="00F24503" w:rsidRDefault="00F93F63" w:rsidP="00555EE5">
      <w:pPr>
        <w:rPr>
          <w:b/>
          <w:color w:val="45525A" w:themeColor="text1"/>
        </w:rPr>
      </w:pPr>
      <w:r w:rsidRPr="00F24503">
        <w:rPr>
          <w:b/>
          <w:color w:val="45525A" w:themeColor="text1"/>
        </w:rPr>
        <w:t>Approvals</w:t>
      </w:r>
    </w:p>
    <w:p w:rsidR="00F93F63" w:rsidRPr="002D0E32" w:rsidRDefault="00F93F63" w:rsidP="00555EE5">
      <w:pPr>
        <w:rPr>
          <w:color w:val="45525A" w:themeColor="text1"/>
        </w:rPr>
      </w:pPr>
    </w:p>
    <w:tbl>
      <w:tblPr>
        <w:tblStyle w:val="TableGrid"/>
        <w:tblW w:w="0" w:type="auto"/>
        <w:tblInd w:w="115" w:type="dxa"/>
        <w:tblBorders>
          <w:insideV w:val="none" w:sz="0" w:space="0" w:color="auto"/>
        </w:tblBorders>
        <w:tblCellMar>
          <w:top w:w="115" w:type="dxa"/>
          <w:left w:w="115" w:type="dxa"/>
          <w:bottom w:w="115" w:type="dxa"/>
          <w:right w:w="115" w:type="dxa"/>
        </w:tblCellMar>
        <w:tblLook w:val="04A0" w:firstRow="1" w:lastRow="0" w:firstColumn="1" w:lastColumn="0" w:noHBand="0" w:noVBand="1"/>
      </w:tblPr>
      <w:tblGrid>
        <w:gridCol w:w="4854"/>
        <w:gridCol w:w="250"/>
        <w:gridCol w:w="4851"/>
      </w:tblGrid>
      <w:tr w:rsidR="002D0E32" w:rsidRPr="002D0E32" w:rsidTr="00716A8C">
        <w:trPr>
          <w:trHeight w:val="636"/>
        </w:trPr>
        <w:tc>
          <w:tcPr>
            <w:tcW w:w="4896" w:type="dxa"/>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Prepared by:</w:t>
            </w:r>
          </w:p>
        </w:tc>
        <w:tc>
          <w:tcPr>
            <w:tcW w:w="250" w:type="dxa"/>
            <w:tcBorders>
              <w:top w:val="single" w:sz="4" w:space="0" w:color="auto"/>
              <w:bottom w:val="nil"/>
            </w:tcBorders>
          </w:tcPr>
          <w:p w:rsidR="00716A8C" w:rsidRPr="002D0E32" w:rsidRDefault="00716A8C" w:rsidP="00716A8C">
            <w:pPr>
              <w:pStyle w:val="TableText"/>
              <w:spacing w:before="0" w:after="0"/>
              <w:rPr>
                <w:rFonts w:cs="Arial"/>
                <w:sz w:val="24"/>
                <w:szCs w:val="24"/>
              </w:rPr>
            </w:pPr>
          </w:p>
        </w:tc>
        <w:tc>
          <w:tcPr>
            <w:tcW w:w="4896" w:type="dxa"/>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Reviewed by:</w:t>
            </w:r>
          </w:p>
          <w:p w:rsidR="00716A8C" w:rsidRPr="002D0E32" w:rsidRDefault="00716A8C" w:rsidP="00716A8C">
            <w:pPr>
              <w:pStyle w:val="TableText"/>
              <w:spacing w:before="0" w:after="0"/>
              <w:rPr>
                <w:rFonts w:cs="Arial"/>
                <w:sz w:val="24"/>
                <w:szCs w:val="24"/>
              </w:rPr>
            </w:pPr>
          </w:p>
        </w:tc>
      </w:tr>
      <w:tr w:rsidR="002D0E32" w:rsidRPr="002D0E32" w:rsidTr="00716A8C">
        <w:trPr>
          <w:trHeight w:val="636"/>
        </w:trPr>
        <w:tc>
          <w:tcPr>
            <w:tcW w:w="4896" w:type="dxa"/>
            <w:tcBorders>
              <w:bottom w:val="nil"/>
            </w:tcBorders>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Klaus Seggelke</w:t>
            </w:r>
          </w:p>
          <w:p w:rsidR="00716A8C" w:rsidRPr="002D0E32" w:rsidRDefault="00716A8C" w:rsidP="00716A8C">
            <w:pPr>
              <w:pStyle w:val="TableText"/>
              <w:spacing w:before="0" w:after="0"/>
              <w:rPr>
                <w:rFonts w:cs="Arial"/>
                <w:sz w:val="24"/>
                <w:szCs w:val="24"/>
              </w:rPr>
            </w:pPr>
            <w:r w:rsidRPr="002D0E32">
              <w:rPr>
                <w:rFonts w:cs="Arial"/>
                <w:sz w:val="24"/>
                <w:szCs w:val="24"/>
              </w:rPr>
              <w:t>Sr. Solution Architect</w:t>
            </w:r>
            <w:r w:rsidR="00547D49">
              <w:rPr>
                <w:rFonts w:cs="Arial"/>
                <w:sz w:val="24"/>
                <w:szCs w:val="24"/>
              </w:rPr>
              <w:t xml:space="preserve"> Manager</w:t>
            </w:r>
          </w:p>
        </w:tc>
        <w:tc>
          <w:tcPr>
            <w:tcW w:w="250" w:type="dxa"/>
            <w:tcBorders>
              <w:top w:val="nil"/>
              <w:bottom w:val="nil"/>
            </w:tcBorders>
          </w:tcPr>
          <w:p w:rsidR="00716A8C" w:rsidRPr="002D0E32" w:rsidRDefault="00716A8C" w:rsidP="00716A8C">
            <w:pPr>
              <w:pStyle w:val="TableText"/>
              <w:spacing w:before="0" w:after="0"/>
              <w:rPr>
                <w:rFonts w:cs="Arial"/>
                <w:sz w:val="24"/>
                <w:szCs w:val="24"/>
              </w:rPr>
            </w:pPr>
          </w:p>
        </w:tc>
        <w:tc>
          <w:tcPr>
            <w:tcW w:w="4896" w:type="dxa"/>
            <w:tcBorders>
              <w:bottom w:val="nil"/>
            </w:tcBorders>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r>
      <w:tr w:rsidR="002D0E32" w:rsidRPr="002D0E32" w:rsidTr="00716A8C">
        <w:trPr>
          <w:trHeight w:val="288"/>
        </w:trPr>
        <w:tc>
          <w:tcPr>
            <w:tcW w:w="4896" w:type="dxa"/>
            <w:tcBorders>
              <w:top w:val="nil"/>
            </w:tcBorders>
            <w:shd w:val="clear" w:color="auto" w:fill="auto"/>
          </w:tcPr>
          <w:p w:rsidR="00716A8C" w:rsidRPr="002D0E32" w:rsidRDefault="00716A8C" w:rsidP="00716A8C">
            <w:pPr>
              <w:pStyle w:val="TableText"/>
              <w:spacing w:before="0" w:after="0"/>
              <w:rPr>
                <w:rFonts w:cs="Arial"/>
                <w:sz w:val="24"/>
                <w:szCs w:val="24"/>
              </w:rPr>
            </w:pPr>
          </w:p>
        </w:tc>
        <w:tc>
          <w:tcPr>
            <w:tcW w:w="250" w:type="dxa"/>
            <w:tcBorders>
              <w:top w:val="nil"/>
              <w:bottom w:val="nil"/>
            </w:tcBorders>
          </w:tcPr>
          <w:p w:rsidR="00716A8C" w:rsidRPr="002D0E32" w:rsidRDefault="00716A8C" w:rsidP="00716A8C">
            <w:pPr>
              <w:pStyle w:val="TableText"/>
              <w:spacing w:before="0" w:after="0"/>
              <w:rPr>
                <w:rFonts w:cs="Arial"/>
                <w:sz w:val="24"/>
                <w:szCs w:val="24"/>
              </w:rPr>
            </w:pPr>
          </w:p>
        </w:tc>
        <w:tc>
          <w:tcPr>
            <w:tcW w:w="4896" w:type="dxa"/>
            <w:tcBorders>
              <w:top w:val="nil"/>
            </w:tcBorders>
            <w:shd w:val="clear" w:color="auto" w:fill="auto"/>
          </w:tcPr>
          <w:p w:rsidR="00716A8C" w:rsidRPr="002D0E32" w:rsidRDefault="00716A8C" w:rsidP="00716A8C">
            <w:pPr>
              <w:pStyle w:val="TableText"/>
              <w:spacing w:before="0" w:after="0"/>
              <w:rPr>
                <w:rFonts w:cs="Arial"/>
                <w:sz w:val="24"/>
                <w:szCs w:val="24"/>
              </w:rPr>
            </w:pPr>
          </w:p>
        </w:tc>
      </w:tr>
      <w:tr w:rsidR="002D0E32" w:rsidRPr="002D0E32" w:rsidTr="00716A8C">
        <w:trPr>
          <w:trHeight w:val="636"/>
        </w:trPr>
        <w:tc>
          <w:tcPr>
            <w:tcW w:w="4896" w:type="dxa"/>
            <w:tcBorders>
              <w:bottom w:val="nil"/>
            </w:tcBorders>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c>
          <w:tcPr>
            <w:tcW w:w="250" w:type="dxa"/>
            <w:tcBorders>
              <w:top w:val="nil"/>
              <w:bottom w:val="nil"/>
            </w:tcBorders>
          </w:tcPr>
          <w:p w:rsidR="00716A8C" w:rsidRPr="002D0E32" w:rsidRDefault="00716A8C" w:rsidP="00716A8C">
            <w:pPr>
              <w:pStyle w:val="TableText"/>
              <w:spacing w:before="0" w:after="0"/>
              <w:rPr>
                <w:rFonts w:cs="Arial"/>
                <w:sz w:val="24"/>
                <w:szCs w:val="24"/>
              </w:rPr>
            </w:pPr>
          </w:p>
        </w:tc>
        <w:tc>
          <w:tcPr>
            <w:tcW w:w="4896" w:type="dxa"/>
            <w:tcBorders>
              <w:bottom w:val="nil"/>
            </w:tcBorders>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r>
      <w:tr w:rsidR="002D0E32" w:rsidRPr="002D0E32" w:rsidTr="00716A8C">
        <w:tblPrEx>
          <w:tblCellMar>
            <w:top w:w="0" w:type="dxa"/>
            <w:left w:w="108" w:type="dxa"/>
            <w:bottom w:w="0" w:type="dxa"/>
            <w:right w:w="108" w:type="dxa"/>
          </w:tblCellMar>
        </w:tblPrEx>
        <w:trPr>
          <w:trHeight w:val="288"/>
        </w:trPr>
        <w:tc>
          <w:tcPr>
            <w:tcW w:w="4896" w:type="dxa"/>
            <w:tcBorders>
              <w:top w:val="nil"/>
            </w:tcBorders>
          </w:tcPr>
          <w:p w:rsidR="00716A8C" w:rsidRPr="002D0E32" w:rsidRDefault="00716A8C" w:rsidP="00716A8C">
            <w:pPr>
              <w:pStyle w:val="TableText"/>
              <w:spacing w:before="0" w:after="0"/>
              <w:rPr>
                <w:rFonts w:cs="Arial"/>
                <w:sz w:val="24"/>
                <w:szCs w:val="24"/>
              </w:rPr>
            </w:pPr>
          </w:p>
        </w:tc>
        <w:tc>
          <w:tcPr>
            <w:tcW w:w="250" w:type="dxa"/>
            <w:tcBorders>
              <w:top w:val="nil"/>
              <w:bottom w:val="nil"/>
            </w:tcBorders>
          </w:tcPr>
          <w:p w:rsidR="00716A8C" w:rsidRPr="002D0E32" w:rsidRDefault="00716A8C" w:rsidP="00716A8C">
            <w:pPr>
              <w:pStyle w:val="TableText"/>
              <w:spacing w:before="0" w:after="0"/>
              <w:rPr>
                <w:rFonts w:cs="Arial"/>
                <w:sz w:val="24"/>
                <w:szCs w:val="24"/>
              </w:rPr>
            </w:pPr>
          </w:p>
        </w:tc>
        <w:tc>
          <w:tcPr>
            <w:tcW w:w="4896" w:type="dxa"/>
            <w:tcBorders>
              <w:top w:val="nil"/>
            </w:tcBorders>
          </w:tcPr>
          <w:p w:rsidR="00716A8C" w:rsidRPr="002D0E32" w:rsidRDefault="00716A8C" w:rsidP="00716A8C">
            <w:pPr>
              <w:pStyle w:val="TableText"/>
              <w:spacing w:before="0" w:after="0"/>
              <w:rPr>
                <w:rFonts w:cs="Arial"/>
                <w:sz w:val="24"/>
                <w:szCs w:val="24"/>
              </w:rPr>
            </w:pPr>
          </w:p>
        </w:tc>
      </w:tr>
      <w:tr w:rsidR="002D0E32" w:rsidRPr="002D0E32" w:rsidTr="00716A8C">
        <w:tblPrEx>
          <w:tblCellMar>
            <w:top w:w="0" w:type="dxa"/>
            <w:left w:w="108" w:type="dxa"/>
            <w:bottom w:w="0" w:type="dxa"/>
            <w:right w:w="108" w:type="dxa"/>
          </w:tblCellMar>
        </w:tblPrEx>
        <w:trPr>
          <w:trHeight w:val="636"/>
        </w:trPr>
        <w:tc>
          <w:tcPr>
            <w:tcW w:w="4896" w:type="dxa"/>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c>
          <w:tcPr>
            <w:tcW w:w="250" w:type="dxa"/>
            <w:tcBorders>
              <w:top w:val="nil"/>
              <w:bottom w:val="single" w:sz="4" w:space="0" w:color="auto"/>
            </w:tcBorders>
          </w:tcPr>
          <w:p w:rsidR="00716A8C" w:rsidRPr="002D0E32" w:rsidRDefault="00716A8C" w:rsidP="00716A8C">
            <w:pPr>
              <w:pStyle w:val="TableText"/>
              <w:spacing w:before="0" w:after="0"/>
              <w:rPr>
                <w:rFonts w:cs="Arial"/>
                <w:sz w:val="24"/>
                <w:szCs w:val="24"/>
              </w:rPr>
            </w:pPr>
          </w:p>
        </w:tc>
        <w:tc>
          <w:tcPr>
            <w:tcW w:w="4896" w:type="dxa"/>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r>
    </w:tbl>
    <w:p w:rsidR="00155BD6" w:rsidRDefault="00155BD6" w:rsidP="00555EE5"/>
    <w:p w:rsidR="00F24503" w:rsidRDefault="00F24503" w:rsidP="00555EE5"/>
    <w:p w:rsidR="00F24503" w:rsidRDefault="00F24503" w:rsidP="00555EE5"/>
    <w:p w:rsidR="00F24503" w:rsidRDefault="00F24503">
      <w:r>
        <w:br w:type="page"/>
      </w:r>
    </w:p>
    <w:p w:rsidR="00155BD6" w:rsidRPr="00A171EF" w:rsidRDefault="00155BD6" w:rsidP="00F24503">
      <w:pPr>
        <w:sectPr w:rsidR="00155BD6" w:rsidRPr="00A171EF" w:rsidSect="00F50A76">
          <w:headerReference w:type="even" r:id="rId11"/>
          <w:headerReference w:type="default" r:id="rId12"/>
          <w:footerReference w:type="even" r:id="rId13"/>
          <w:footerReference w:type="default" r:id="rId14"/>
          <w:pgSz w:w="12240" w:h="15840" w:code="1"/>
          <w:pgMar w:top="4536" w:right="1080" w:bottom="720" w:left="1080" w:header="720" w:footer="432" w:gutter="0"/>
          <w:cols w:space="720"/>
          <w:docGrid w:linePitch="360"/>
        </w:sectPr>
      </w:pPr>
    </w:p>
    <w:bookmarkStart w:id="0" w:name="_Toc477880799" w:displacedByCustomXml="next"/>
    <w:sdt>
      <w:sdtPr>
        <w:rPr>
          <w:rFonts w:eastAsiaTheme="minorHAnsi"/>
          <w:b w:val="0"/>
          <w:bCs w:val="0"/>
          <w:color w:val="auto"/>
          <w:sz w:val="22"/>
          <w:szCs w:val="22"/>
          <w:lang w:eastAsia="en-US"/>
        </w:rPr>
        <w:id w:val="619422367"/>
        <w:docPartObj>
          <w:docPartGallery w:val="Table of Contents"/>
          <w:docPartUnique/>
        </w:docPartObj>
      </w:sdtPr>
      <w:sdtEndPr>
        <w:rPr>
          <w:noProof/>
        </w:rPr>
      </w:sdtEndPr>
      <w:sdtContent>
        <w:p w:rsidR="00F61FCD" w:rsidRDefault="00F61FCD" w:rsidP="001C5F01">
          <w:pPr>
            <w:pStyle w:val="Heading1"/>
          </w:pPr>
          <w:r>
            <w:t>Table of Contents</w:t>
          </w:r>
          <w:bookmarkEnd w:id="0"/>
        </w:p>
        <w:p w:rsidR="00FE6CD4" w:rsidRDefault="00F61FCD">
          <w:pPr>
            <w:pStyle w:val="TOC1"/>
            <w:rPr>
              <w:ins w:id="1" w:author="Seggelke, Klaus" w:date="2017-03-21T17:29:00Z"/>
              <w:rFonts w:asciiTheme="minorHAnsi" w:eastAsiaTheme="minorEastAsia" w:hAnsiTheme="minorHAnsi" w:cstheme="minorBidi"/>
              <w:color w:val="auto"/>
              <w:sz w:val="22"/>
              <w:szCs w:val="22"/>
            </w:rPr>
          </w:pPr>
          <w:r>
            <w:fldChar w:fldCharType="begin"/>
          </w:r>
          <w:r>
            <w:instrText xml:space="preserve"> TOC \o "1-3" \h \z \u </w:instrText>
          </w:r>
          <w:r>
            <w:fldChar w:fldCharType="separate"/>
          </w:r>
          <w:ins w:id="2" w:author="Seggelke, Klaus" w:date="2017-03-21T17:29:00Z">
            <w:r w:rsidR="00FE6CD4" w:rsidRPr="00662EBE">
              <w:rPr>
                <w:rStyle w:val="Hyperlink"/>
              </w:rPr>
              <w:fldChar w:fldCharType="begin"/>
            </w:r>
            <w:r w:rsidR="00FE6CD4" w:rsidRPr="00662EBE">
              <w:rPr>
                <w:rStyle w:val="Hyperlink"/>
              </w:rPr>
              <w:instrText xml:space="preserve"> </w:instrText>
            </w:r>
            <w:r w:rsidR="00FE6CD4">
              <w:instrText>HYPERLINK \l "_Toc477880799"</w:instrText>
            </w:r>
            <w:r w:rsidR="00FE6CD4" w:rsidRPr="00662EBE">
              <w:rPr>
                <w:rStyle w:val="Hyperlink"/>
              </w:rPr>
              <w:instrText xml:space="preserve"> </w:instrText>
            </w:r>
            <w:r w:rsidR="00FE6CD4" w:rsidRPr="00662EBE">
              <w:rPr>
                <w:rStyle w:val="Hyperlink"/>
              </w:rPr>
            </w:r>
            <w:r w:rsidR="00FE6CD4" w:rsidRPr="00662EBE">
              <w:rPr>
                <w:rStyle w:val="Hyperlink"/>
              </w:rPr>
              <w:fldChar w:fldCharType="separate"/>
            </w:r>
            <w:r w:rsidR="00FE6CD4" w:rsidRPr="00662EBE">
              <w:rPr>
                <w:rStyle w:val="Hyperlink"/>
              </w:rPr>
              <w:t>1</w:t>
            </w:r>
            <w:r w:rsidR="00FE6CD4">
              <w:rPr>
                <w:rFonts w:asciiTheme="minorHAnsi" w:eastAsiaTheme="minorEastAsia" w:hAnsiTheme="minorHAnsi" w:cstheme="minorBidi"/>
                <w:color w:val="auto"/>
                <w:sz w:val="22"/>
                <w:szCs w:val="22"/>
              </w:rPr>
              <w:tab/>
            </w:r>
            <w:r w:rsidR="00FE6CD4" w:rsidRPr="00662EBE">
              <w:rPr>
                <w:rStyle w:val="Hyperlink"/>
              </w:rPr>
              <w:t>Table of Contents</w:t>
            </w:r>
            <w:r w:rsidR="00FE6CD4">
              <w:rPr>
                <w:webHidden/>
              </w:rPr>
              <w:tab/>
            </w:r>
            <w:r w:rsidR="00FE6CD4">
              <w:rPr>
                <w:webHidden/>
              </w:rPr>
              <w:fldChar w:fldCharType="begin"/>
            </w:r>
            <w:r w:rsidR="00FE6CD4">
              <w:rPr>
                <w:webHidden/>
              </w:rPr>
              <w:instrText xml:space="preserve"> PAGEREF _Toc477880799 \h </w:instrText>
            </w:r>
            <w:r w:rsidR="00FE6CD4">
              <w:rPr>
                <w:webHidden/>
              </w:rPr>
            </w:r>
          </w:ins>
          <w:r w:rsidR="00FE6CD4">
            <w:rPr>
              <w:webHidden/>
            </w:rPr>
            <w:fldChar w:fldCharType="separate"/>
          </w:r>
          <w:ins w:id="3" w:author="Seggelke, Klaus" w:date="2017-03-21T17:29:00Z">
            <w:r w:rsidR="00FE6CD4">
              <w:rPr>
                <w:webHidden/>
              </w:rPr>
              <w:t>i</w:t>
            </w:r>
            <w:r w:rsidR="00FE6CD4">
              <w:rPr>
                <w:webHidden/>
              </w:rPr>
              <w:fldChar w:fldCharType="end"/>
            </w:r>
            <w:r w:rsidR="00FE6CD4" w:rsidRPr="00662EBE">
              <w:rPr>
                <w:rStyle w:val="Hyperlink"/>
              </w:rPr>
              <w:fldChar w:fldCharType="end"/>
            </w:r>
          </w:ins>
        </w:p>
        <w:p w:rsidR="00FE6CD4" w:rsidRDefault="00FE6CD4">
          <w:pPr>
            <w:pStyle w:val="TOC1"/>
            <w:rPr>
              <w:ins w:id="4" w:author="Seggelke, Klaus" w:date="2017-03-21T17:29:00Z"/>
              <w:rFonts w:asciiTheme="minorHAnsi" w:eastAsiaTheme="minorEastAsia" w:hAnsiTheme="minorHAnsi" w:cstheme="minorBidi"/>
              <w:color w:val="auto"/>
              <w:sz w:val="22"/>
              <w:szCs w:val="22"/>
            </w:rPr>
          </w:pPr>
          <w:ins w:id="5" w:author="Seggelke, Klaus" w:date="2017-03-21T17:29:00Z">
            <w:r w:rsidRPr="00662EBE">
              <w:rPr>
                <w:rStyle w:val="Hyperlink"/>
              </w:rPr>
              <w:fldChar w:fldCharType="begin"/>
            </w:r>
            <w:r w:rsidRPr="00662EBE">
              <w:rPr>
                <w:rStyle w:val="Hyperlink"/>
              </w:rPr>
              <w:instrText xml:space="preserve"> </w:instrText>
            </w:r>
            <w:r>
              <w:instrText>HYPERLINK \l "_Toc477880800"</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2</w:t>
            </w:r>
            <w:r>
              <w:rPr>
                <w:rFonts w:asciiTheme="minorHAnsi" w:eastAsiaTheme="minorEastAsia" w:hAnsiTheme="minorHAnsi" w:cstheme="minorBidi"/>
                <w:color w:val="auto"/>
                <w:sz w:val="22"/>
                <w:szCs w:val="22"/>
              </w:rPr>
              <w:tab/>
            </w:r>
            <w:r w:rsidRPr="00662EBE">
              <w:rPr>
                <w:rStyle w:val="Hyperlink"/>
              </w:rPr>
              <w:t>Introduction</w:t>
            </w:r>
            <w:r>
              <w:rPr>
                <w:webHidden/>
              </w:rPr>
              <w:tab/>
            </w:r>
            <w:r>
              <w:rPr>
                <w:webHidden/>
              </w:rPr>
              <w:fldChar w:fldCharType="begin"/>
            </w:r>
            <w:r>
              <w:rPr>
                <w:webHidden/>
              </w:rPr>
              <w:instrText xml:space="preserve"> PAGEREF _Toc477880800 \h </w:instrText>
            </w:r>
            <w:r>
              <w:rPr>
                <w:webHidden/>
              </w:rPr>
            </w:r>
          </w:ins>
          <w:r>
            <w:rPr>
              <w:webHidden/>
            </w:rPr>
            <w:fldChar w:fldCharType="separate"/>
          </w:r>
          <w:ins w:id="6" w:author="Seggelke, Klaus" w:date="2017-03-21T17:29:00Z">
            <w:r>
              <w:rPr>
                <w:webHidden/>
              </w:rPr>
              <w:t>4</w:t>
            </w:r>
            <w:r>
              <w:rPr>
                <w:webHidden/>
              </w:rPr>
              <w:fldChar w:fldCharType="end"/>
            </w:r>
            <w:r w:rsidRPr="00662EBE">
              <w:rPr>
                <w:rStyle w:val="Hyperlink"/>
              </w:rPr>
              <w:fldChar w:fldCharType="end"/>
            </w:r>
          </w:ins>
        </w:p>
        <w:p w:rsidR="00FE6CD4" w:rsidRDefault="00FE6CD4">
          <w:pPr>
            <w:pStyle w:val="TOC2"/>
            <w:tabs>
              <w:tab w:val="left" w:pos="800"/>
            </w:tabs>
            <w:rPr>
              <w:ins w:id="7" w:author="Seggelke, Klaus" w:date="2017-03-21T17:29:00Z"/>
              <w:rFonts w:asciiTheme="minorHAnsi" w:eastAsiaTheme="minorEastAsia" w:hAnsiTheme="minorHAnsi" w:cstheme="minorBidi"/>
              <w:color w:val="auto"/>
              <w:sz w:val="22"/>
              <w:szCs w:val="22"/>
            </w:rPr>
          </w:pPr>
          <w:ins w:id="8" w:author="Seggelke, Klaus" w:date="2017-03-21T17:29:00Z">
            <w:r w:rsidRPr="00662EBE">
              <w:rPr>
                <w:rStyle w:val="Hyperlink"/>
              </w:rPr>
              <w:fldChar w:fldCharType="begin"/>
            </w:r>
            <w:r w:rsidRPr="00662EBE">
              <w:rPr>
                <w:rStyle w:val="Hyperlink"/>
              </w:rPr>
              <w:instrText xml:space="preserve"> </w:instrText>
            </w:r>
            <w:r>
              <w:instrText>HYPERLINK \l "_Toc477880801"</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2.1</w:t>
            </w:r>
            <w:r>
              <w:rPr>
                <w:rFonts w:asciiTheme="minorHAnsi" w:eastAsiaTheme="minorEastAsia" w:hAnsiTheme="minorHAnsi" w:cstheme="minorBidi"/>
                <w:color w:val="auto"/>
                <w:sz w:val="22"/>
                <w:szCs w:val="22"/>
              </w:rPr>
              <w:tab/>
            </w:r>
            <w:r w:rsidRPr="00662EBE">
              <w:rPr>
                <w:rStyle w:val="Hyperlink"/>
              </w:rPr>
              <w:t>Overview</w:t>
            </w:r>
            <w:r>
              <w:rPr>
                <w:webHidden/>
              </w:rPr>
              <w:tab/>
            </w:r>
            <w:r>
              <w:rPr>
                <w:webHidden/>
              </w:rPr>
              <w:fldChar w:fldCharType="begin"/>
            </w:r>
            <w:r>
              <w:rPr>
                <w:webHidden/>
              </w:rPr>
              <w:instrText xml:space="preserve"> PAGEREF _Toc477880801 \h </w:instrText>
            </w:r>
            <w:r>
              <w:rPr>
                <w:webHidden/>
              </w:rPr>
            </w:r>
          </w:ins>
          <w:r>
            <w:rPr>
              <w:webHidden/>
            </w:rPr>
            <w:fldChar w:fldCharType="separate"/>
          </w:r>
          <w:ins w:id="9" w:author="Seggelke, Klaus" w:date="2017-03-21T17:29:00Z">
            <w:r>
              <w:rPr>
                <w:webHidden/>
              </w:rPr>
              <w:t>4</w:t>
            </w:r>
            <w:r>
              <w:rPr>
                <w:webHidden/>
              </w:rPr>
              <w:fldChar w:fldCharType="end"/>
            </w:r>
            <w:r w:rsidRPr="00662EBE">
              <w:rPr>
                <w:rStyle w:val="Hyperlink"/>
              </w:rPr>
              <w:fldChar w:fldCharType="end"/>
            </w:r>
          </w:ins>
        </w:p>
        <w:p w:rsidR="00FE6CD4" w:rsidRDefault="00FE6CD4">
          <w:pPr>
            <w:pStyle w:val="TOC2"/>
            <w:tabs>
              <w:tab w:val="left" w:pos="800"/>
            </w:tabs>
            <w:rPr>
              <w:ins w:id="10" w:author="Seggelke, Klaus" w:date="2017-03-21T17:29:00Z"/>
              <w:rFonts w:asciiTheme="minorHAnsi" w:eastAsiaTheme="minorEastAsia" w:hAnsiTheme="minorHAnsi" w:cstheme="minorBidi"/>
              <w:color w:val="auto"/>
              <w:sz w:val="22"/>
              <w:szCs w:val="22"/>
            </w:rPr>
          </w:pPr>
          <w:ins w:id="11" w:author="Seggelke, Klaus" w:date="2017-03-21T17:29:00Z">
            <w:r w:rsidRPr="00662EBE">
              <w:rPr>
                <w:rStyle w:val="Hyperlink"/>
              </w:rPr>
              <w:fldChar w:fldCharType="begin"/>
            </w:r>
            <w:r w:rsidRPr="00662EBE">
              <w:rPr>
                <w:rStyle w:val="Hyperlink"/>
              </w:rPr>
              <w:instrText xml:space="preserve"> </w:instrText>
            </w:r>
            <w:r>
              <w:instrText>HYPERLINK \l "_Toc477880802"</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2.2</w:t>
            </w:r>
            <w:r>
              <w:rPr>
                <w:rFonts w:asciiTheme="minorHAnsi" w:eastAsiaTheme="minorEastAsia" w:hAnsiTheme="minorHAnsi" w:cstheme="minorBidi"/>
                <w:color w:val="auto"/>
                <w:sz w:val="22"/>
                <w:szCs w:val="22"/>
              </w:rPr>
              <w:tab/>
            </w:r>
            <w:r w:rsidRPr="00662EBE">
              <w:rPr>
                <w:rStyle w:val="Hyperlink"/>
              </w:rPr>
              <w:t>Objectives</w:t>
            </w:r>
            <w:r>
              <w:rPr>
                <w:webHidden/>
              </w:rPr>
              <w:tab/>
            </w:r>
            <w:r>
              <w:rPr>
                <w:webHidden/>
              </w:rPr>
              <w:fldChar w:fldCharType="begin"/>
            </w:r>
            <w:r>
              <w:rPr>
                <w:webHidden/>
              </w:rPr>
              <w:instrText xml:space="preserve"> PAGEREF _Toc477880802 \h </w:instrText>
            </w:r>
            <w:r>
              <w:rPr>
                <w:webHidden/>
              </w:rPr>
            </w:r>
          </w:ins>
          <w:r>
            <w:rPr>
              <w:webHidden/>
            </w:rPr>
            <w:fldChar w:fldCharType="separate"/>
          </w:r>
          <w:ins w:id="12" w:author="Seggelke, Klaus" w:date="2017-03-21T17:29:00Z">
            <w:r>
              <w:rPr>
                <w:webHidden/>
              </w:rPr>
              <w:t>6</w:t>
            </w:r>
            <w:r>
              <w:rPr>
                <w:webHidden/>
              </w:rPr>
              <w:fldChar w:fldCharType="end"/>
            </w:r>
            <w:r w:rsidRPr="00662EBE">
              <w:rPr>
                <w:rStyle w:val="Hyperlink"/>
              </w:rPr>
              <w:fldChar w:fldCharType="end"/>
            </w:r>
          </w:ins>
        </w:p>
        <w:p w:rsidR="00FE6CD4" w:rsidRDefault="00FE6CD4">
          <w:pPr>
            <w:pStyle w:val="TOC2"/>
            <w:tabs>
              <w:tab w:val="left" w:pos="800"/>
            </w:tabs>
            <w:rPr>
              <w:ins w:id="13" w:author="Seggelke, Klaus" w:date="2017-03-21T17:29:00Z"/>
              <w:rFonts w:asciiTheme="minorHAnsi" w:eastAsiaTheme="minorEastAsia" w:hAnsiTheme="minorHAnsi" w:cstheme="minorBidi"/>
              <w:color w:val="auto"/>
              <w:sz w:val="22"/>
              <w:szCs w:val="22"/>
            </w:rPr>
          </w:pPr>
          <w:ins w:id="14" w:author="Seggelke, Klaus" w:date="2017-03-21T17:29:00Z">
            <w:r w:rsidRPr="00662EBE">
              <w:rPr>
                <w:rStyle w:val="Hyperlink"/>
              </w:rPr>
              <w:fldChar w:fldCharType="begin"/>
            </w:r>
            <w:r w:rsidRPr="00662EBE">
              <w:rPr>
                <w:rStyle w:val="Hyperlink"/>
              </w:rPr>
              <w:instrText xml:space="preserve"> </w:instrText>
            </w:r>
            <w:r>
              <w:instrText>HYPERLINK \l "_Toc477880803"</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2.3</w:t>
            </w:r>
            <w:r>
              <w:rPr>
                <w:rFonts w:asciiTheme="minorHAnsi" w:eastAsiaTheme="minorEastAsia" w:hAnsiTheme="minorHAnsi" w:cstheme="minorBidi"/>
                <w:color w:val="auto"/>
                <w:sz w:val="22"/>
                <w:szCs w:val="22"/>
              </w:rPr>
              <w:tab/>
            </w:r>
            <w:r w:rsidRPr="00662EBE">
              <w:rPr>
                <w:rStyle w:val="Hyperlink"/>
              </w:rPr>
              <w:t>Test bed setup</w:t>
            </w:r>
            <w:r>
              <w:rPr>
                <w:webHidden/>
              </w:rPr>
              <w:tab/>
            </w:r>
            <w:r>
              <w:rPr>
                <w:webHidden/>
              </w:rPr>
              <w:fldChar w:fldCharType="begin"/>
            </w:r>
            <w:r>
              <w:rPr>
                <w:webHidden/>
              </w:rPr>
              <w:instrText xml:space="preserve"> PAGEREF _Toc477880803 \h </w:instrText>
            </w:r>
            <w:r>
              <w:rPr>
                <w:webHidden/>
              </w:rPr>
            </w:r>
          </w:ins>
          <w:r>
            <w:rPr>
              <w:webHidden/>
            </w:rPr>
            <w:fldChar w:fldCharType="separate"/>
          </w:r>
          <w:ins w:id="15" w:author="Seggelke, Klaus" w:date="2017-03-21T17:29:00Z">
            <w:r>
              <w:rPr>
                <w:webHidden/>
              </w:rPr>
              <w:t>7</w:t>
            </w:r>
            <w:r>
              <w:rPr>
                <w:webHidden/>
              </w:rPr>
              <w:fldChar w:fldCharType="end"/>
            </w:r>
            <w:r w:rsidRPr="00662EBE">
              <w:rPr>
                <w:rStyle w:val="Hyperlink"/>
              </w:rPr>
              <w:fldChar w:fldCharType="end"/>
            </w:r>
          </w:ins>
        </w:p>
        <w:p w:rsidR="00FE6CD4" w:rsidRDefault="00FE6CD4">
          <w:pPr>
            <w:pStyle w:val="TOC3"/>
            <w:rPr>
              <w:ins w:id="16" w:author="Seggelke, Klaus" w:date="2017-03-21T17:29:00Z"/>
              <w:rFonts w:asciiTheme="minorHAnsi" w:eastAsiaTheme="minorEastAsia" w:hAnsiTheme="minorHAnsi" w:cstheme="minorBidi"/>
              <w:noProof/>
              <w:color w:val="auto"/>
            </w:rPr>
          </w:pPr>
          <w:ins w:id="17" w:author="Seggelke, Klaus" w:date="2017-03-21T17:29:00Z">
            <w:r w:rsidRPr="00662EBE">
              <w:rPr>
                <w:rStyle w:val="Hyperlink"/>
              </w:rPr>
              <w:fldChar w:fldCharType="begin"/>
            </w:r>
            <w:r w:rsidRPr="00662EBE">
              <w:rPr>
                <w:rStyle w:val="Hyperlink"/>
              </w:rPr>
              <w:instrText xml:space="preserve"> </w:instrText>
            </w:r>
            <w:r>
              <w:rPr>
                <w:noProof/>
              </w:rPr>
              <w:instrText>HYPERLINK \l "_Toc477880804"</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2.3.1</w:t>
            </w:r>
            <w:r>
              <w:rPr>
                <w:rFonts w:asciiTheme="minorHAnsi" w:eastAsiaTheme="minorEastAsia" w:hAnsiTheme="minorHAnsi" w:cstheme="minorBidi"/>
                <w:noProof/>
                <w:color w:val="auto"/>
              </w:rPr>
              <w:tab/>
            </w:r>
            <w:r w:rsidRPr="00662EBE">
              <w:rPr>
                <w:rStyle w:val="Hyperlink"/>
              </w:rPr>
              <w:t>Single Transient VNF</w:t>
            </w:r>
            <w:r>
              <w:rPr>
                <w:noProof/>
                <w:webHidden/>
              </w:rPr>
              <w:tab/>
            </w:r>
            <w:r>
              <w:rPr>
                <w:noProof/>
                <w:webHidden/>
              </w:rPr>
              <w:fldChar w:fldCharType="begin"/>
            </w:r>
            <w:r>
              <w:rPr>
                <w:noProof/>
                <w:webHidden/>
              </w:rPr>
              <w:instrText xml:space="preserve"> PAGEREF _Toc477880804 \h </w:instrText>
            </w:r>
            <w:r>
              <w:rPr>
                <w:noProof/>
                <w:webHidden/>
              </w:rPr>
            </w:r>
          </w:ins>
          <w:r>
            <w:rPr>
              <w:noProof/>
              <w:webHidden/>
            </w:rPr>
            <w:fldChar w:fldCharType="separate"/>
          </w:r>
          <w:ins w:id="18" w:author="Seggelke, Klaus" w:date="2017-03-21T17:29:00Z">
            <w:r>
              <w:rPr>
                <w:noProof/>
                <w:webHidden/>
              </w:rPr>
              <w:t>7</w:t>
            </w:r>
            <w:r>
              <w:rPr>
                <w:noProof/>
                <w:webHidden/>
              </w:rPr>
              <w:fldChar w:fldCharType="end"/>
            </w:r>
            <w:r w:rsidRPr="00662EBE">
              <w:rPr>
                <w:rStyle w:val="Hyperlink"/>
              </w:rPr>
              <w:fldChar w:fldCharType="end"/>
            </w:r>
          </w:ins>
        </w:p>
        <w:p w:rsidR="00FE6CD4" w:rsidRDefault="00FE6CD4">
          <w:pPr>
            <w:pStyle w:val="TOC3"/>
            <w:rPr>
              <w:ins w:id="19" w:author="Seggelke, Klaus" w:date="2017-03-21T17:29:00Z"/>
              <w:rFonts w:asciiTheme="minorHAnsi" w:eastAsiaTheme="minorEastAsia" w:hAnsiTheme="minorHAnsi" w:cstheme="minorBidi"/>
              <w:noProof/>
              <w:color w:val="auto"/>
            </w:rPr>
          </w:pPr>
          <w:ins w:id="20" w:author="Seggelke, Klaus" w:date="2017-03-21T17:29:00Z">
            <w:r w:rsidRPr="00662EBE">
              <w:rPr>
                <w:rStyle w:val="Hyperlink"/>
              </w:rPr>
              <w:fldChar w:fldCharType="begin"/>
            </w:r>
            <w:r w:rsidRPr="00662EBE">
              <w:rPr>
                <w:rStyle w:val="Hyperlink"/>
              </w:rPr>
              <w:instrText xml:space="preserve"> </w:instrText>
            </w:r>
            <w:r>
              <w:rPr>
                <w:noProof/>
              </w:rPr>
              <w:instrText>HYPERLINK \l "_Toc477880805"</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2.3.2</w:t>
            </w:r>
            <w:r>
              <w:rPr>
                <w:rFonts w:asciiTheme="minorHAnsi" w:eastAsiaTheme="minorEastAsia" w:hAnsiTheme="minorHAnsi" w:cstheme="minorBidi"/>
                <w:noProof/>
                <w:color w:val="auto"/>
              </w:rPr>
              <w:tab/>
            </w:r>
            <w:r w:rsidRPr="00662EBE">
              <w:rPr>
                <w:rStyle w:val="Hyperlink"/>
              </w:rPr>
              <w:t>Multi Transient VNF</w:t>
            </w:r>
            <w:r>
              <w:rPr>
                <w:noProof/>
                <w:webHidden/>
              </w:rPr>
              <w:tab/>
            </w:r>
            <w:r>
              <w:rPr>
                <w:noProof/>
                <w:webHidden/>
              </w:rPr>
              <w:fldChar w:fldCharType="begin"/>
            </w:r>
            <w:r>
              <w:rPr>
                <w:noProof/>
                <w:webHidden/>
              </w:rPr>
              <w:instrText xml:space="preserve"> PAGEREF _Toc477880805 \h </w:instrText>
            </w:r>
            <w:r>
              <w:rPr>
                <w:noProof/>
                <w:webHidden/>
              </w:rPr>
            </w:r>
          </w:ins>
          <w:r>
            <w:rPr>
              <w:noProof/>
              <w:webHidden/>
            </w:rPr>
            <w:fldChar w:fldCharType="separate"/>
          </w:r>
          <w:ins w:id="21" w:author="Seggelke, Klaus" w:date="2017-03-21T17:29:00Z">
            <w:r>
              <w:rPr>
                <w:noProof/>
                <w:webHidden/>
              </w:rPr>
              <w:t>8</w:t>
            </w:r>
            <w:r>
              <w:rPr>
                <w:noProof/>
                <w:webHidden/>
              </w:rPr>
              <w:fldChar w:fldCharType="end"/>
            </w:r>
            <w:r w:rsidRPr="00662EBE">
              <w:rPr>
                <w:rStyle w:val="Hyperlink"/>
              </w:rPr>
              <w:fldChar w:fldCharType="end"/>
            </w:r>
          </w:ins>
        </w:p>
        <w:p w:rsidR="00FE6CD4" w:rsidRDefault="00FE6CD4">
          <w:pPr>
            <w:pStyle w:val="TOC3"/>
            <w:rPr>
              <w:ins w:id="22" w:author="Seggelke, Klaus" w:date="2017-03-21T17:29:00Z"/>
              <w:rFonts w:asciiTheme="minorHAnsi" w:eastAsiaTheme="minorEastAsia" w:hAnsiTheme="minorHAnsi" w:cstheme="minorBidi"/>
              <w:noProof/>
              <w:color w:val="auto"/>
            </w:rPr>
          </w:pPr>
          <w:ins w:id="23" w:author="Seggelke, Klaus" w:date="2017-03-21T17:29:00Z">
            <w:r w:rsidRPr="00662EBE">
              <w:rPr>
                <w:rStyle w:val="Hyperlink"/>
              </w:rPr>
              <w:fldChar w:fldCharType="begin"/>
            </w:r>
            <w:r w:rsidRPr="00662EBE">
              <w:rPr>
                <w:rStyle w:val="Hyperlink"/>
              </w:rPr>
              <w:instrText xml:space="preserve"> </w:instrText>
            </w:r>
            <w:r>
              <w:rPr>
                <w:noProof/>
              </w:rPr>
              <w:instrText>HYPERLINK \l "_Toc477880806"</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2.3.3</w:t>
            </w:r>
            <w:r>
              <w:rPr>
                <w:rFonts w:asciiTheme="minorHAnsi" w:eastAsiaTheme="minorEastAsia" w:hAnsiTheme="minorHAnsi" w:cstheme="minorBidi"/>
                <w:noProof/>
                <w:color w:val="auto"/>
              </w:rPr>
              <w:tab/>
            </w:r>
            <w:r w:rsidRPr="00662EBE">
              <w:rPr>
                <w:rStyle w:val="Hyperlink"/>
              </w:rPr>
              <w:t>Server based VNF</w:t>
            </w:r>
            <w:r>
              <w:rPr>
                <w:noProof/>
                <w:webHidden/>
              </w:rPr>
              <w:tab/>
            </w:r>
            <w:r>
              <w:rPr>
                <w:noProof/>
                <w:webHidden/>
              </w:rPr>
              <w:fldChar w:fldCharType="begin"/>
            </w:r>
            <w:r>
              <w:rPr>
                <w:noProof/>
                <w:webHidden/>
              </w:rPr>
              <w:instrText xml:space="preserve"> PAGEREF _Toc477880806 \h </w:instrText>
            </w:r>
            <w:r>
              <w:rPr>
                <w:noProof/>
                <w:webHidden/>
              </w:rPr>
            </w:r>
          </w:ins>
          <w:r>
            <w:rPr>
              <w:noProof/>
              <w:webHidden/>
            </w:rPr>
            <w:fldChar w:fldCharType="separate"/>
          </w:r>
          <w:ins w:id="24" w:author="Seggelke, Klaus" w:date="2017-03-21T17:29:00Z">
            <w:r>
              <w:rPr>
                <w:noProof/>
                <w:webHidden/>
              </w:rPr>
              <w:t>9</w:t>
            </w:r>
            <w:r>
              <w:rPr>
                <w:noProof/>
                <w:webHidden/>
              </w:rPr>
              <w:fldChar w:fldCharType="end"/>
            </w:r>
            <w:r w:rsidRPr="00662EBE">
              <w:rPr>
                <w:rStyle w:val="Hyperlink"/>
              </w:rPr>
              <w:fldChar w:fldCharType="end"/>
            </w:r>
          </w:ins>
        </w:p>
        <w:p w:rsidR="00FE6CD4" w:rsidRDefault="00FE6CD4">
          <w:pPr>
            <w:pStyle w:val="TOC3"/>
            <w:rPr>
              <w:ins w:id="25" w:author="Seggelke, Klaus" w:date="2017-03-21T17:29:00Z"/>
              <w:rFonts w:asciiTheme="minorHAnsi" w:eastAsiaTheme="minorEastAsia" w:hAnsiTheme="minorHAnsi" w:cstheme="minorBidi"/>
              <w:noProof/>
              <w:color w:val="auto"/>
            </w:rPr>
          </w:pPr>
          <w:ins w:id="26" w:author="Seggelke, Klaus" w:date="2017-03-21T17:29:00Z">
            <w:r w:rsidRPr="00662EBE">
              <w:rPr>
                <w:rStyle w:val="Hyperlink"/>
              </w:rPr>
              <w:fldChar w:fldCharType="begin"/>
            </w:r>
            <w:r w:rsidRPr="00662EBE">
              <w:rPr>
                <w:rStyle w:val="Hyperlink"/>
              </w:rPr>
              <w:instrText xml:space="preserve"> </w:instrText>
            </w:r>
            <w:r>
              <w:rPr>
                <w:noProof/>
              </w:rPr>
              <w:instrText>HYPERLINK \l "_Toc477880807"</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2.3.4</w:t>
            </w:r>
            <w:r>
              <w:rPr>
                <w:rFonts w:asciiTheme="minorHAnsi" w:eastAsiaTheme="minorEastAsia" w:hAnsiTheme="minorHAnsi" w:cstheme="minorBidi"/>
                <w:noProof/>
                <w:color w:val="auto"/>
              </w:rPr>
              <w:tab/>
            </w:r>
            <w:r w:rsidRPr="00662EBE">
              <w:rPr>
                <w:rStyle w:val="Hyperlink"/>
              </w:rPr>
              <w:t>VNF Lifecycle Verification Architecture</w:t>
            </w:r>
            <w:r>
              <w:rPr>
                <w:noProof/>
                <w:webHidden/>
              </w:rPr>
              <w:tab/>
            </w:r>
            <w:r>
              <w:rPr>
                <w:noProof/>
                <w:webHidden/>
              </w:rPr>
              <w:fldChar w:fldCharType="begin"/>
            </w:r>
            <w:r>
              <w:rPr>
                <w:noProof/>
                <w:webHidden/>
              </w:rPr>
              <w:instrText xml:space="preserve"> PAGEREF _Toc477880807 \h </w:instrText>
            </w:r>
            <w:r>
              <w:rPr>
                <w:noProof/>
                <w:webHidden/>
              </w:rPr>
            </w:r>
          </w:ins>
          <w:r>
            <w:rPr>
              <w:noProof/>
              <w:webHidden/>
            </w:rPr>
            <w:fldChar w:fldCharType="separate"/>
          </w:r>
          <w:ins w:id="27" w:author="Seggelke, Klaus" w:date="2017-03-21T17:29:00Z">
            <w:r>
              <w:rPr>
                <w:noProof/>
                <w:webHidden/>
              </w:rPr>
              <w:t>10</w:t>
            </w:r>
            <w:r>
              <w:rPr>
                <w:noProof/>
                <w:webHidden/>
              </w:rPr>
              <w:fldChar w:fldCharType="end"/>
            </w:r>
            <w:r w:rsidRPr="00662EBE">
              <w:rPr>
                <w:rStyle w:val="Hyperlink"/>
              </w:rPr>
              <w:fldChar w:fldCharType="end"/>
            </w:r>
          </w:ins>
        </w:p>
        <w:p w:rsidR="00FE6CD4" w:rsidRDefault="00FE6CD4">
          <w:pPr>
            <w:pStyle w:val="TOC3"/>
            <w:rPr>
              <w:ins w:id="28" w:author="Seggelke, Klaus" w:date="2017-03-21T17:29:00Z"/>
              <w:rFonts w:asciiTheme="minorHAnsi" w:eastAsiaTheme="minorEastAsia" w:hAnsiTheme="minorHAnsi" w:cstheme="minorBidi"/>
              <w:noProof/>
              <w:color w:val="auto"/>
            </w:rPr>
          </w:pPr>
          <w:ins w:id="29" w:author="Seggelke, Klaus" w:date="2017-03-21T17:29:00Z">
            <w:r w:rsidRPr="00662EBE">
              <w:rPr>
                <w:rStyle w:val="Hyperlink"/>
              </w:rPr>
              <w:fldChar w:fldCharType="begin"/>
            </w:r>
            <w:r w:rsidRPr="00662EBE">
              <w:rPr>
                <w:rStyle w:val="Hyperlink"/>
              </w:rPr>
              <w:instrText xml:space="preserve"> </w:instrText>
            </w:r>
            <w:r>
              <w:rPr>
                <w:noProof/>
              </w:rPr>
              <w:instrText>HYPERLINK \l "_Toc477880808"</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2.3.5</w:t>
            </w:r>
            <w:r>
              <w:rPr>
                <w:rFonts w:asciiTheme="minorHAnsi" w:eastAsiaTheme="minorEastAsia" w:hAnsiTheme="minorHAnsi" w:cstheme="minorBidi"/>
                <w:noProof/>
                <w:color w:val="auto"/>
              </w:rPr>
              <w:tab/>
            </w:r>
            <w:r w:rsidRPr="00662EBE">
              <w:rPr>
                <w:rStyle w:val="Hyperlink"/>
              </w:rPr>
              <w:t>MANO API Implementation Options</w:t>
            </w:r>
            <w:r>
              <w:rPr>
                <w:noProof/>
                <w:webHidden/>
              </w:rPr>
              <w:tab/>
            </w:r>
            <w:r>
              <w:rPr>
                <w:noProof/>
                <w:webHidden/>
              </w:rPr>
              <w:fldChar w:fldCharType="begin"/>
            </w:r>
            <w:r>
              <w:rPr>
                <w:noProof/>
                <w:webHidden/>
              </w:rPr>
              <w:instrText xml:space="preserve"> PAGEREF _Toc477880808 \h </w:instrText>
            </w:r>
            <w:r>
              <w:rPr>
                <w:noProof/>
                <w:webHidden/>
              </w:rPr>
            </w:r>
          </w:ins>
          <w:r>
            <w:rPr>
              <w:noProof/>
              <w:webHidden/>
            </w:rPr>
            <w:fldChar w:fldCharType="separate"/>
          </w:r>
          <w:ins w:id="30" w:author="Seggelke, Klaus" w:date="2017-03-21T17:29:00Z">
            <w:r>
              <w:rPr>
                <w:noProof/>
                <w:webHidden/>
              </w:rPr>
              <w:t>12</w:t>
            </w:r>
            <w:r>
              <w:rPr>
                <w:noProof/>
                <w:webHidden/>
              </w:rPr>
              <w:fldChar w:fldCharType="end"/>
            </w:r>
            <w:r w:rsidRPr="00662EBE">
              <w:rPr>
                <w:rStyle w:val="Hyperlink"/>
              </w:rPr>
              <w:fldChar w:fldCharType="end"/>
            </w:r>
          </w:ins>
        </w:p>
        <w:p w:rsidR="00FE6CD4" w:rsidRDefault="00FE6CD4">
          <w:pPr>
            <w:pStyle w:val="TOC3"/>
            <w:rPr>
              <w:ins w:id="31" w:author="Seggelke, Klaus" w:date="2017-03-21T17:29:00Z"/>
              <w:rFonts w:asciiTheme="minorHAnsi" w:eastAsiaTheme="minorEastAsia" w:hAnsiTheme="minorHAnsi" w:cstheme="minorBidi"/>
              <w:noProof/>
              <w:color w:val="auto"/>
            </w:rPr>
          </w:pPr>
          <w:ins w:id="32" w:author="Seggelke, Klaus" w:date="2017-03-21T17:29:00Z">
            <w:r w:rsidRPr="00662EBE">
              <w:rPr>
                <w:rStyle w:val="Hyperlink"/>
              </w:rPr>
              <w:fldChar w:fldCharType="begin"/>
            </w:r>
            <w:r w:rsidRPr="00662EBE">
              <w:rPr>
                <w:rStyle w:val="Hyperlink"/>
              </w:rPr>
              <w:instrText xml:space="preserve"> </w:instrText>
            </w:r>
            <w:r>
              <w:rPr>
                <w:noProof/>
              </w:rPr>
              <w:instrText>HYPERLINK \l "_Toc477880809"</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2.3.6</w:t>
            </w:r>
            <w:r>
              <w:rPr>
                <w:rFonts w:asciiTheme="minorHAnsi" w:eastAsiaTheme="minorEastAsia" w:hAnsiTheme="minorHAnsi" w:cstheme="minorBidi"/>
                <w:noProof/>
                <w:color w:val="auto"/>
              </w:rPr>
              <w:tab/>
            </w:r>
            <w:r w:rsidRPr="00662EBE">
              <w:rPr>
                <w:rStyle w:val="Hyperlink"/>
              </w:rPr>
              <w:t>MANO API Implementation Considerations</w:t>
            </w:r>
            <w:r>
              <w:rPr>
                <w:noProof/>
                <w:webHidden/>
              </w:rPr>
              <w:tab/>
            </w:r>
            <w:r>
              <w:rPr>
                <w:noProof/>
                <w:webHidden/>
              </w:rPr>
              <w:fldChar w:fldCharType="begin"/>
            </w:r>
            <w:r>
              <w:rPr>
                <w:noProof/>
                <w:webHidden/>
              </w:rPr>
              <w:instrText xml:space="preserve"> PAGEREF _Toc477880809 \h </w:instrText>
            </w:r>
            <w:r>
              <w:rPr>
                <w:noProof/>
                <w:webHidden/>
              </w:rPr>
            </w:r>
          </w:ins>
          <w:r>
            <w:rPr>
              <w:noProof/>
              <w:webHidden/>
            </w:rPr>
            <w:fldChar w:fldCharType="separate"/>
          </w:r>
          <w:ins w:id="33" w:author="Seggelke, Klaus" w:date="2017-03-21T17:29:00Z">
            <w:r>
              <w:rPr>
                <w:noProof/>
                <w:webHidden/>
              </w:rPr>
              <w:t>12</w:t>
            </w:r>
            <w:r>
              <w:rPr>
                <w:noProof/>
                <w:webHidden/>
              </w:rPr>
              <w:fldChar w:fldCharType="end"/>
            </w:r>
            <w:r w:rsidRPr="00662EBE">
              <w:rPr>
                <w:rStyle w:val="Hyperlink"/>
              </w:rPr>
              <w:fldChar w:fldCharType="end"/>
            </w:r>
          </w:ins>
        </w:p>
        <w:p w:rsidR="00FE6CD4" w:rsidRDefault="00FE6CD4">
          <w:pPr>
            <w:pStyle w:val="TOC1"/>
            <w:rPr>
              <w:ins w:id="34" w:author="Seggelke, Klaus" w:date="2017-03-21T17:29:00Z"/>
              <w:rFonts w:asciiTheme="minorHAnsi" w:eastAsiaTheme="minorEastAsia" w:hAnsiTheme="minorHAnsi" w:cstheme="minorBidi"/>
              <w:color w:val="auto"/>
              <w:sz w:val="22"/>
              <w:szCs w:val="22"/>
            </w:rPr>
          </w:pPr>
          <w:ins w:id="35" w:author="Seggelke, Klaus" w:date="2017-03-21T17:29:00Z">
            <w:r w:rsidRPr="00662EBE">
              <w:rPr>
                <w:rStyle w:val="Hyperlink"/>
              </w:rPr>
              <w:fldChar w:fldCharType="begin"/>
            </w:r>
            <w:r w:rsidRPr="00662EBE">
              <w:rPr>
                <w:rStyle w:val="Hyperlink"/>
              </w:rPr>
              <w:instrText xml:space="preserve"> </w:instrText>
            </w:r>
            <w:r>
              <w:instrText>HYPERLINK \l "_Toc477880810"</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3</w:t>
            </w:r>
            <w:r>
              <w:rPr>
                <w:rFonts w:asciiTheme="minorHAnsi" w:eastAsiaTheme="minorEastAsia" w:hAnsiTheme="minorHAnsi" w:cstheme="minorBidi"/>
                <w:color w:val="auto"/>
                <w:sz w:val="22"/>
                <w:szCs w:val="22"/>
              </w:rPr>
              <w:tab/>
            </w:r>
            <w:r w:rsidRPr="00662EBE">
              <w:rPr>
                <w:rStyle w:val="Hyperlink"/>
              </w:rPr>
              <w:t>VNF Lifecycle Management Overview</w:t>
            </w:r>
            <w:r>
              <w:rPr>
                <w:webHidden/>
              </w:rPr>
              <w:tab/>
            </w:r>
            <w:r>
              <w:rPr>
                <w:webHidden/>
              </w:rPr>
              <w:fldChar w:fldCharType="begin"/>
            </w:r>
            <w:r>
              <w:rPr>
                <w:webHidden/>
              </w:rPr>
              <w:instrText xml:space="preserve"> PAGEREF _Toc477880810 \h </w:instrText>
            </w:r>
            <w:r>
              <w:rPr>
                <w:webHidden/>
              </w:rPr>
            </w:r>
          </w:ins>
          <w:r>
            <w:rPr>
              <w:webHidden/>
            </w:rPr>
            <w:fldChar w:fldCharType="separate"/>
          </w:r>
          <w:ins w:id="36" w:author="Seggelke, Klaus" w:date="2017-03-21T17:29:00Z">
            <w:r>
              <w:rPr>
                <w:webHidden/>
              </w:rPr>
              <w:t>14</w:t>
            </w:r>
            <w:r>
              <w:rPr>
                <w:webHidden/>
              </w:rPr>
              <w:fldChar w:fldCharType="end"/>
            </w:r>
            <w:r w:rsidRPr="00662EBE">
              <w:rPr>
                <w:rStyle w:val="Hyperlink"/>
              </w:rPr>
              <w:fldChar w:fldCharType="end"/>
            </w:r>
          </w:ins>
        </w:p>
        <w:p w:rsidR="00FE6CD4" w:rsidRDefault="00FE6CD4">
          <w:pPr>
            <w:pStyle w:val="TOC1"/>
            <w:rPr>
              <w:ins w:id="37" w:author="Seggelke, Klaus" w:date="2017-03-21T17:29:00Z"/>
              <w:rFonts w:asciiTheme="minorHAnsi" w:eastAsiaTheme="minorEastAsia" w:hAnsiTheme="minorHAnsi" w:cstheme="minorBidi"/>
              <w:color w:val="auto"/>
              <w:sz w:val="22"/>
              <w:szCs w:val="22"/>
            </w:rPr>
          </w:pPr>
          <w:ins w:id="38" w:author="Seggelke, Klaus" w:date="2017-03-21T17:29:00Z">
            <w:r w:rsidRPr="00662EBE">
              <w:rPr>
                <w:rStyle w:val="Hyperlink"/>
              </w:rPr>
              <w:fldChar w:fldCharType="begin"/>
            </w:r>
            <w:r w:rsidRPr="00662EBE">
              <w:rPr>
                <w:rStyle w:val="Hyperlink"/>
              </w:rPr>
              <w:instrText xml:space="preserve"> </w:instrText>
            </w:r>
            <w:r>
              <w:instrText>HYPERLINK \l "_Toc477880811"</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4</w:t>
            </w:r>
            <w:r>
              <w:rPr>
                <w:rFonts w:asciiTheme="minorHAnsi" w:eastAsiaTheme="minorEastAsia" w:hAnsiTheme="minorHAnsi" w:cstheme="minorBidi"/>
                <w:color w:val="auto"/>
                <w:sz w:val="22"/>
                <w:szCs w:val="22"/>
              </w:rPr>
              <w:tab/>
            </w:r>
            <w:r w:rsidRPr="00662EBE">
              <w:rPr>
                <w:rStyle w:val="Hyperlink"/>
              </w:rPr>
              <w:t>VNF Packaging</w:t>
            </w:r>
            <w:r>
              <w:rPr>
                <w:webHidden/>
              </w:rPr>
              <w:tab/>
            </w:r>
            <w:r>
              <w:rPr>
                <w:webHidden/>
              </w:rPr>
              <w:fldChar w:fldCharType="begin"/>
            </w:r>
            <w:r>
              <w:rPr>
                <w:webHidden/>
              </w:rPr>
              <w:instrText xml:space="preserve"> PAGEREF _Toc477880811 \h </w:instrText>
            </w:r>
            <w:r>
              <w:rPr>
                <w:webHidden/>
              </w:rPr>
            </w:r>
          </w:ins>
          <w:r>
            <w:rPr>
              <w:webHidden/>
            </w:rPr>
            <w:fldChar w:fldCharType="separate"/>
          </w:r>
          <w:ins w:id="39" w:author="Seggelke, Klaus" w:date="2017-03-21T17:29:00Z">
            <w:r>
              <w:rPr>
                <w:webHidden/>
              </w:rPr>
              <w:t>18</w:t>
            </w:r>
            <w:r>
              <w:rPr>
                <w:webHidden/>
              </w:rPr>
              <w:fldChar w:fldCharType="end"/>
            </w:r>
            <w:r w:rsidRPr="00662EBE">
              <w:rPr>
                <w:rStyle w:val="Hyperlink"/>
              </w:rPr>
              <w:fldChar w:fldCharType="end"/>
            </w:r>
          </w:ins>
        </w:p>
        <w:p w:rsidR="00FE6CD4" w:rsidRDefault="00FE6CD4">
          <w:pPr>
            <w:pStyle w:val="TOC2"/>
            <w:tabs>
              <w:tab w:val="left" w:pos="800"/>
            </w:tabs>
            <w:rPr>
              <w:ins w:id="40" w:author="Seggelke, Klaus" w:date="2017-03-21T17:29:00Z"/>
              <w:rFonts w:asciiTheme="minorHAnsi" w:eastAsiaTheme="minorEastAsia" w:hAnsiTheme="minorHAnsi" w:cstheme="minorBidi"/>
              <w:color w:val="auto"/>
              <w:sz w:val="22"/>
              <w:szCs w:val="22"/>
            </w:rPr>
          </w:pPr>
          <w:ins w:id="41" w:author="Seggelke, Klaus" w:date="2017-03-21T17:29:00Z">
            <w:r w:rsidRPr="00662EBE">
              <w:rPr>
                <w:rStyle w:val="Hyperlink"/>
              </w:rPr>
              <w:fldChar w:fldCharType="begin"/>
            </w:r>
            <w:r w:rsidRPr="00662EBE">
              <w:rPr>
                <w:rStyle w:val="Hyperlink"/>
              </w:rPr>
              <w:instrText xml:space="preserve"> </w:instrText>
            </w:r>
            <w:r>
              <w:instrText>HYPERLINK \l "_Toc477880812"</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4.1</w:t>
            </w:r>
            <w:r>
              <w:rPr>
                <w:rFonts w:asciiTheme="minorHAnsi" w:eastAsiaTheme="minorEastAsia" w:hAnsiTheme="minorHAnsi" w:cstheme="minorBidi"/>
                <w:color w:val="auto"/>
                <w:sz w:val="22"/>
                <w:szCs w:val="22"/>
              </w:rPr>
              <w:tab/>
            </w:r>
            <w:r w:rsidRPr="00662EBE">
              <w:rPr>
                <w:rStyle w:val="Hyperlink"/>
              </w:rPr>
              <w:t>VNF Packaging Overview</w:t>
            </w:r>
            <w:r>
              <w:rPr>
                <w:webHidden/>
              </w:rPr>
              <w:tab/>
            </w:r>
            <w:r>
              <w:rPr>
                <w:webHidden/>
              </w:rPr>
              <w:fldChar w:fldCharType="begin"/>
            </w:r>
            <w:r>
              <w:rPr>
                <w:webHidden/>
              </w:rPr>
              <w:instrText xml:space="preserve"> PAGEREF _Toc477880812 \h </w:instrText>
            </w:r>
            <w:r>
              <w:rPr>
                <w:webHidden/>
              </w:rPr>
            </w:r>
          </w:ins>
          <w:r>
            <w:rPr>
              <w:webHidden/>
            </w:rPr>
            <w:fldChar w:fldCharType="separate"/>
          </w:r>
          <w:ins w:id="42" w:author="Seggelke, Klaus" w:date="2017-03-21T17:29:00Z">
            <w:r>
              <w:rPr>
                <w:webHidden/>
              </w:rPr>
              <w:t>18</w:t>
            </w:r>
            <w:r>
              <w:rPr>
                <w:webHidden/>
              </w:rPr>
              <w:fldChar w:fldCharType="end"/>
            </w:r>
            <w:r w:rsidRPr="00662EBE">
              <w:rPr>
                <w:rStyle w:val="Hyperlink"/>
              </w:rPr>
              <w:fldChar w:fldCharType="end"/>
            </w:r>
          </w:ins>
        </w:p>
        <w:p w:rsidR="00FE6CD4" w:rsidRDefault="00FE6CD4">
          <w:pPr>
            <w:pStyle w:val="TOC2"/>
            <w:tabs>
              <w:tab w:val="left" w:pos="800"/>
            </w:tabs>
            <w:rPr>
              <w:ins w:id="43" w:author="Seggelke, Klaus" w:date="2017-03-21T17:29:00Z"/>
              <w:rFonts w:asciiTheme="minorHAnsi" w:eastAsiaTheme="minorEastAsia" w:hAnsiTheme="minorHAnsi" w:cstheme="minorBidi"/>
              <w:color w:val="auto"/>
              <w:sz w:val="22"/>
              <w:szCs w:val="22"/>
            </w:rPr>
          </w:pPr>
          <w:ins w:id="44" w:author="Seggelke, Klaus" w:date="2017-03-21T17:29:00Z">
            <w:r w:rsidRPr="00662EBE">
              <w:rPr>
                <w:rStyle w:val="Hyperlink"/>
              </w:rPr>
              <w:fldChar w:fldCharType="begin"/>
            </w:r>
            <w:r w:rsidRPr="00662EBE">
              <w:rPr>
                <w:rStyle w:val="Hyperlink"/>
              </w:rPr>
              <w:instrText xml:space="preserve"> </w:instrText>
            </w:r>
            <w:r>
              <w:instrText>HYPERLINK \l "_Toc477880813"</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4.2</w:t>
            </w:r>
            <w:r>
              <w:rPr>
                <w:rFonts w:asciiTheme="minorHAnsi" w:eastAsiaTheme="minorEastAsia" w:hAnsiTheme="minorHAnsi" w:cstheme="minorBidi"/>
                <w:color w:val="auto"/>
                <w:sz w:val="22"/>
                <w:szCs w:val="22"/>
              </w:rPr>
              <w:tab/>
            </w:r>
            <w:r w:rsidRPr="00662EBE">
              <w:rPr>
                <w:rStyle w:val="Hyperlink"/>
              </w:rPr>
              <w:t>Levels of NFV Entities</w:t>
            </w:r>
            <w:r>
              <w:rPr>
                <w:webHidden/>
              </w:rPr>
              <w:tab/>
            </w:r>
            <w:r>
              <w:rPr>
                <w:webHidden/>
              </w:rPr>
              <w:fldChar w:fldCharType="begin"/>
            </w:r>
            <w:r>
              <w:rPr>
                <w:webHidden/>
              </w:rPr>
              <w:instrText xml:space="preserve"> PAGEREF _Toc477880813 \h </w:instrText>
            </w:r>
            <w:r>
              <w:rPr>
                <w:webHidden/>
              </w:rPr>
            </w:r>
          </w:ins>
          <w:r>
            <w:rPr>
              <w:webHidden/>
            </w:rPr>
            <w:fldChar w:fldCharType="separate"/>
          </w:r>
          <w:ins w:id="45" w:author="Seggelke, Klaus" w:date="2017-03-21T17:29:00Z">
            <w:r>
              <w:rPr>
                <w:webHidden/>
              </w:rPr>
              <w:t>18</w:t>
            </w:r>
            <w:r>
              <w:rPr>
                <w:webHidden/>
              </w:rPr>
              <w:fldChar w:fldCharType="end"/>
            </w:r>
            <w:r w:rsidRPr="00662EBE">
              <w:rPr>
                <w:rStyle w:val="Hyperlink"/>
              </w:rPr>
              <w:fldChar w:fldCharType="end"/>
            </w:r>
          </w:ins>
        </w:p>
        <w:p w:rsidR="00FE6CD4" w:rsidRDefault="00FE6CD4">
          <w:pPr>
            <w:pStyle w:val="TOC2"/>
            <w:tabs>
              <w:tab w:val="left" w:pos="800"/>
            </w:tabs>
            <w:rPr>
              <w:ins w:id="46" w:author="Seggelke, Klaus" w:date="2017-03-21T17:29:00Z"/>
              <w:rFonts w:asciiTheme="minorHAnsi" w:eastAsiaTheme="minorEastAsia" w:hAnsiTheme="minorHAnsi" w:cstheme="minorBidi"/>
              <w:color w:val="auto"/>
              <w:sz w:val="22"/>
              <w:szCs w:val="22"/>
            </w:rPr>
          </w:pPr>
          <w:ins w:id="47" w:author="Seggelke, Klaus" w:date="2017-03-21T17:29:00Z">
            <w:r w:rsidRPr="00662EBE">
              <w:rPr>
                <w:rStyle w:val="Hyperlink"/>
              </w:rPr>
              <w:fldChar w:fldCharType="begin"/>
            </w:r>
            <w:r w:rsidRPr="00662EBE">
              <w:rPr>
                <w:rStyle w:val="Hyperlink"/>
              </w:rPr>
              <w:instrText xml:space="preserve"> </w:instrText>
            </w:r>
            <w:r>
              <w:instrText>HYPERLINK \l "_Toc477880814"</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4.3</w:t>
            </w:r>
            <w:r>
              <w:rPr>
                <w:rFonts w:asciiTheme="minorHAnsi" w:eastAsiaTheme="minorEastAsia" w:hAnsiTheme="minorHAnsi" w:cstheme="minorBidi"/>
                <w:color w:val="auto"/>
                <w:sz w:val="22"/>
                <w:szCs w:val="22"/>
              </w:rPr>
              <w:tab/>
            </w:r>
            <w:r w:rsidRPr="00662EBE">
              <w:rPr>
                <w:rStyle w:val="Hyperlink"/>
              </w:rPr>
              <w:t>VNF Package Lifecycle</w:t>
            </w:r>
            <w:r>
              <w:rPr>
                <w:webHidden/>
              </w:rPr>
              <w:tab/>
            </w:r>
            <w:r>
              <w:rPr>
                <w:webHidden/>
              </w:rPr>
              <w:fldChar w:fldCharType="begin"/>
            </w:r>
            <w:r>
              <w:rPr>
                <w:webHidden/>
              </w:rPr>
              <w:instrText xml:space="preserve"> PAGEREF _Toc477880814 \h </w:instrText>
            </w:r>
            <w:r>
              <w:rPr>
                <w:webHidden/>
              </w:rPr>
            </w:r>
          </w:ins>
          <w:r>
            <w:rPr>
              <w:webHidden/>
            </w:rPr>
            <w:fldChar w:fldCharType="separate"/>
          </w:r>
          <w:ins w:id="48" w:author="Seggelke, Klaus" w:date="2017-03-21T17:29:00Z">
            <w:r>
              <w:rPr>
                <w:webHidden/>
              </w:rPr>
              <w:t>19</w:t>
            </w:r>
            <w:r>
              <w:rPr>
                <w:webHidden/>
              </w:rPr>
              <w:fldChar w:fldCharType="end"/>
            </w:r>
            <w:r w:rsidRPr="00662EBE">
              <w:rPr>
                <w:rStyle w:val="Hyperlink"/>
              </w:rPr>
              <w:fldChar w:fldCharType="end"/>
            </w:r>
          </w:ins>
        </w:p>
        <w:p w:rsidR="00FE6CD4" w:rsidRDefault="00FE6CD4">
          <w:pPr>
            <w:pStyle w:val="TOC3"/>
            <w:rPr>
              <w:ins w:id="49" w:author="Seggelke, Klaus" w:date="2017-03-21T17:29:00Z"/>
              <w:rFonts w:asciiTheme="minorHAnsi" w:eastAsiaTheme="minorEastAsia" w:hAnsiTheme="minorHAnsi" w:cstheme="minorBidi"/>
              <w:noProof/>
              <w:color w:val="auto"/>
            </w:rPr>
          </w:pPr>
          <w:ins w:id="50" w:author="Seggelke, Klaus" w:date="2017-03-21T17:29:00Z">
            <w:r w:rsidRPr="00662EBE">
              <w:rPr>
                <w:rStyle w:val="Hyperlink"/>
              </w:rPr>
              <w:fldChar w:fldCharType="begin"/>
            </w:r>
            <w:r w:rsidRPr="00662EBE">
              <w:rPr>
                <w:rStyle w:val="Hyperlink"/>
              </w:rPr>
              <w:instrText xml:space="preserve"> </w:instrText>
            </w:r>
            <w:r>
              <w:rPr>
                <w:noProof/>
              </w:rPr>
              <w:instrText>HYPERLINK \l "_Toc477880815"</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4.3.1</w:t>
            </w:r>
            <w:r>
              <w:rPr>
                <w:rFonts w:asciiTheme="minorHAnsi" w:eastAsiaTheme="minorEastAsia" w:hAnsiTheme="minorHAnsi" w:cstheme="minorBidi"/>
                <w:noProof/>
                <w:color w:val="auto"/>
              </w:rPr>
              <w:tab/>
            </w:r>
            <w:r w:rsidRPr="00662EBE">
              <w:rPr>
                <w:rStyle w:val="Hyperlink"/>
              </w:rPr>
              <w:t>VNF Package bundling for distribution by VNF Provider</w:t>
            </w:r>
            <w:r>
              <w:rPr>
                <w:noProof/>
                <w:webHidden/>
              </w:rPr>
              <w:tab/>
            </w:r>
            <w:r>
              <w:rPr>
                <w:noProof/>
                <w:webHidden/>
              </w:rPr>
              <w:fldChar w:fldCharType="begin"/>
            </w:r>
            <w:r>
              <w:rPr>
                <w:noProof/>
                <w:webHidden/>
              </w:rPr>
              <w:instrText xml:space="preserve"> PAGEREF _Toc477880815 \h </w:instrText>
            </w:r>
            <w:r>
              <w:rPr>
                <w:noProof/>
                <w:webHidden/>
              </w:rPr>
            </w:r>
          </w:ins>
          <w:r>
            <w:rPr>
              <w:noProof/>
              <w:webHidden/>
            </w:rPr>
            <w:fldChar w:fldCharType="separate"/>
          </w:r>
          <w:ins w:id="51" w:author="Seggelke, Klaus" w:date="2017-03-21T17:29:00Z">
            <w:r>
              <w:rPr>
                <w:noProof/>
                <w:webHidden/>
              </w:rPr>
              <w:t>19</w:t>
            </w:r>
            <w:r>
              <w:rPr>
                <w:noProof/>
                <w:webHidden/>
              </w:rPr>
              <w:fldChar w:fldCharType="end"/>
            </w:r>
            <w:r w:rsidRPr="00662EBE">
              <w:rPr>
                <w:rStyle w:val="Hyperlink"/>
              </w:rPr>
              <w:fldChar w:fldCharType="end"/>
            </w:r>
          </w:ins>
        </w:p>
        <w:p w:rsidR="00FE6CD4" w:rsidRDefault="00FE6CD4">
          <w:pPr>
            <w:pStyle w:val="TOC3"/>
            <w:rPr>
              <w:ins w:id="52" w:author="Seggelke, Klaus" w:date="2017-03-21T17:29:00Z"/>
              <w:rFonts w:asciiTheme="minorHAnsi" w:eastAsiaTheme="minorEastAsia" w:hAnsiTheme="minorHAnsi" w:cstheme="minorBidi"/>
              <w:noProof/>
              <w:color w:val="auto"/>
            </w:rPr>
          </w:pPr>
          <w:ins w:id="53" w:author="Seggelke, Klaus" w:date="2017-03-21T17:29:00Z">
            <w:r w:rsidRPr="00662EBE">
              <w:rPr>
                <w:rStyle w:val="Hyperlink"/>
              </w:rPr>
              <w:fldChar w:fldCharType="begin"/>
            </w:r>
            <w:r w:rsidRPr="00662EBE">
              <w:rPr>
                <w:rStyle w:val="Hyperlink"/>
              </w:rPr>
              <w:instrText xml:space="preserve"> </w:instrText>
            </w:r>
            <w:r>
              <w:rPr>
                <w:noProof/>
              </w:rPr>
              <w:instrText>HYPERLINK \l "_Toc477880816"</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4.3.2</w:t>
            </w:r>
            <w:r>
              <w:rPr>
                <w:rFonts w:asciiTheme="minorHAnsi" w:eastAsiaTheme="minorEastAsia" w:hAnsiTheme="minorHAnsi" w:cstheme="minorBidi"/>
                <w:noProof/>
                <w:color w:val="auto"/>
              </w:rPr>
              <w:tab/>
            </w:r>
            <w:r w:rsidRPr="00662EBE">
              <w:rPr>
                <w:rStyle w:val="Hyperlink"/>
              </w:rPr>
              <w:t>VNF Package testing by VNF Provider</w:t>
            </w:r>
            <w:r>
              <w:rPr>
                <w:noProof/>
                <w:webHidden/>
              </w:rPr>
              <w:tab/>
            </w:r>
            <w:r>
              <w:rPr>
                <w:noProof/>
                <w:webHidden/>
              </w:rPr>
              <w:fldChar w:fldCharType="begin"/>
            </w:r>
            <w:r>
              <w:rPr>
                <w:noProof/>
                <w:webHidden/>
              </w:rPr>
              <w:instrText xml:space="preserve"> PAGEREF _Toc477880816 \h </w:instrText>
            </w:r>
            <w:r>
              <w:rPr>
                <w:noProof/>
                <w:webHidden/>
              </w:rPr>
            </w:r>
          </w:ins>
          <w:r>
            <w:rPr>
              <w:noProof/>
              <w:webHidden/>
            </w:rPr>
            <w:fldChar w:fldCharType="separate"/>
          </w:r>
          <w:ins w:id="54" w:author="Seggelke, Klaus" w:date="2017-03-21T17:29:00Z">
            <w:r>
              <w:rPr>
                <w:noProof/>
                <w:webHidden/>
              </w:rPr>
              <w:t>19</w:t>
            </w:r>
            <w:r>
              <w:rPr>
                <w:noProof/>
                <w:webHidden/>
              </w:rPr>
              <w:fldChar w:fldCharType="end"/>
            </w:r>
            <w:r w:rsidRPr="00662EBE">
              <w:rPr>
                <w:rStyle w:val="Hyperlink"/>
              </w:rPr>
              <w:fldChar w:fldCharType="end"/>
            </w:r>
          </w:ins>
        </w:p>
        <w:p w:rsidR="00FE6CD4" w:rsidRDefault="00FE6CD4">
          <w:pPr>
            <w:pStyle w:val="TOC3"/>
            <w:rPr>
              <w:ins w:id="55" w:author="Seggelke, Klaus" w:date="2017-03-21T17:29:00Z"/>
              <w:rFonts w:asciiTheme="minorHAnsi" w:eastAsiaTheme="minorEastAsia" w:hAnsiTheme="minorHAnsi" w:cstheme="minorBidi"/>
              <w:noProof/>
              <w:color w:val="auto"/>
            </w:rPr>
          </w:pPr>
          <w:ins w:id="56" w:author="Seggelke, Klaus" w:date="2017-03-21T17:29:00Z">
            <w:r w:rsidRPr="00662EBE">
              <w:rPr>
                <w:rStyle w:val="Hyperlink"/>
              </w:rPr>
              <w:fldChar w:fldCharType="begin"/>
            </w:r>
            <w:r w:rsidRPr="00662EBE">
              <w:rPr>
                <w:rStyle w:val="Hyperlink"/>
              </w:rPr>
              <w:instrText xml:space="preserve"> </w:instrText>
            </w:r>
            <w:r>
              <w:rPr>
                <w:noProof/>
              </w:rPr>
              <w:instrText>HYPERLINK \l "_Toc477880817"</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4.3.3</w:t>
            </w:r>
            <w:r>
              <w:rPr>
                <w:rFonts w:asciiTheme="minorHAnsi" w:eastAsiaTheme="minorEastAsia" w:hAnsiTheme="minorHAnsi" w:cstheme="minorBidi"/>
                <w:noProof/>
                <w:color w:val="auto"/>
              </w:rPr>
              <w:tab/>
            </w:r>
            <w:r w:rsidRPr="00662EBE">
              <w:rPr>
                <w:rStyle w:val="Hyperlink"/>
              </w:rPr>
              <w:t>VNF pre procurement by Service Provider</w:t>
            </w:r>
            <w:r>
              <w:rPr>
                <w:noProof/>
                <w:webHidden/>
              </w:rPr>
              <w:tab/>
            </w:r>
            <w:r>
              <w:rPr>
                <w:noProof/>
                <w:webHidden/>
              </w:rPr>
              <w:fldChar w:fldCharType="begin"/>
            </w:r>
            <w:r>
              <w:rPr>
                <w:noProof/>
                <w:webHidden/>
              </w:rPr>
              <w:instrText xml:space="preserve"> PAGEREF _Toc477880817 \h </w:instrText>
            </w:r>
            <w:r>
              <w:rPr>
                <w:noProof/>
                <w:webHidden/>
              </w:rPr>
            </w:r>
          </w:ins>
          <w:r>
            <w:rPr>
              <w:noProof/>
              <w:webHidden/>
            </w:rPr>
            <w:fldChar w:fldCharType="separate"/>
          </w:r>
          <w:ins w:id="57" w:author="Seggelke, Klaus" w:date="2017-03-21T17:29:00Z">
            <w:r>
              <w:rPr>
                <w:noProof/>
                <w:webHidden/>
              </w:rPr>
              <w:t>19</w:t>
            </w:r>
            <w:r>
              <w:rPr>
                <w:noProof/>
                <w:webHidden/>
              </w:rPr>
              <w:fldChar w:fldCharType="end"/>
            </w:r>
            <w:r w:rsidRPr="00662EBE">
              <w:rPr>
                <w:rStyle w:val="Hyperlink"/>
              </w:rPr>
              <w:fldChar w:fldCharType="end"/>
            </w:r>
          </w:ins>
        </w:p>
        <w:p w:rsidR="00FE6CD4" w:rsidRDefault="00FE6CD4">
          <w:pPr>
            <w:pStyle w:val="TOC3"/>
            <w:rPr>
              <w:ins w:id="58" w:author="Seggelke, Klaus" w:date="2017-03-21T17:29:00Z"/>
              <w:rFonts w:asciiTheme="minorHAnsi" w:eastAsiaTheme="minorEastAsia" w:hAnsiTheme="minorHAnsi" w:cstheme="minorBidi"/>
              <w:noProof/>
              <w:color w:val="auto"/>
            </w:rPr>
          </w:pPr>
          <w:ins w:id="59" w:author="Seggelke, Klaus" w:date="2017-03-21T17:29:00Z">
            <w:r w:rsidRPr="00662EBE">
              <w:rPr>
                <w:rStyle w:val="Hyperlink"/>
              </w:rPr>
              <w:fldChar w:fldCharType="begin"/>
            </w:r>
            <w:r w:rsidRPr="00662EBE">
              <w:rPr>
                <w:rStyle w:val="Hyperlink"/>
              </w:rPr>
              <w:instrText xml:space="preserve"> </w:instrText>
            </w:r>
            <w:r>
              <w:rPr>
                <w:noProof/>
              </w:rPr>
              <w:instrText>HYPERLINK \l "_Toc477880818"</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4.3.4</w:t>
            </w:r>
            <w:r>
              <w:rPr>
                <w:rFonts w:asciiTheme="minorHAnsi" w:eastAsiaTheme="minorEastAsia" w:hAnsiTheme="minorHAnsi" w:cstheme="minorBidi"/>
                <w:noProof/>
                <w:color w:val="auto"/>
              </w:rPr>
              <w:tab/>
            </w:r>
            <w:r w:rsidRPr="00662EBE">
              <w:rPr>
                <w:rStyle w:val="Hyperlink"/>
              </w:rPr>
              <w:t>VNF Package validation and certification by Service Provider</w:t>
            </w:r>
            <w:r>
              <w:rPr>
                <w:noProof/>
                <w:webHidden/>
              </w:rPr>
              <w:tab/>
            </w:r>
            <w:r>
              <w:rPr>
                <w:noProof/>
                <w:webHidden/>
              </w:rPr>
              <w:fldChar w:fldCharType="begin"/>
            </w:r>
            <w:r>
              <w:rPr>
                <w:noProof/>
                <w:webHidden/>
              </w:rPr>
              <w:instrText xml:space="preserve"> PAGEREF _Toc477880818 \h </w:instrText>
            </w:r>
            <w:r>
              <w:rPr>
                <w:noProof/>
                <w:webHidden/>
              </w:rPr>
            </w:r>
          </w:ins>
          <w:r>
            <w:rPr>
              <w:noProof/>
              <w:webHidden/>
            </w:rPr>
            <w:fldChar w:fldCharType="separate"/>
          </w:r>
          <w:ins w:id="60" w:author="Seggelke, Klaus" w:date="2017-03-21T17:29:00Z">
            <w:r>
              <w:rPr>
                <w:noProof/>
                <w:webHidden/>
              </w:rPr>
              <w:t>20</w:t>
            </w:r>
            <w:r>
              <w:rPr>
                <w:noProof/>
                <w:webHidden/>
              </w:rPr>
              <w:fldChar w:fldCharType="end"/>
            </w:r>
            <w:r w:rsidRPr="00662EBE">
              <w:rPr>
                <w:rStyle w:val="Hyperlink"/>
              </w:rPr>
              <w:fldChar w:fldCharType="end"/>
            </w:r>
          </w:ins>
        </w:p>
        <w:p w:rsidR="00FE6CD4" w:rsidRDefault="00FE6CD4">
          <w:pPr>
            <w:pStyle w:val="TOC3"/>
            <w:rPr>
              <w:ins w:id="61" w:author="Seggelke, Klaus" w:date="2017-03-21T17:29:00Z"/>
              <w:rFonts w:asciiTheme="minorHAnsi" w:eastAsiaTheme="minorEastAsia" w:hAnsiTheme="minorHAnsi" w:cstheme="minorBidi"/>
              <w:noProof/>
              <w:color w:val="auto"/>
            </w:rPr>
          </w:pPr>
          <w:ins w:id="62" w:author="Seggelke, Klaus" w:date="2017-03-21T17:29:00Z">
            <w:r w:rsidRPr="00662EBE">
              <w:rPr>
                <w:rStyle w:val="Hyperlink"/>
              </w:rPr>
              <w:fldChar w:fldCharType="begin"/>
            </w:r>
            <w:r w:rsidRPr="00662EBE">
              <w:rPr>
                <w:rStyle w:val="Hyperlink"/>
              </w:rPr>
              <w:instrText xml:space="preserve"> </w:instrText>
            </w:r>
            <w:r>
              <w:rPr>
                <w:noProof/>
              </w:rPr>
              <w:instrText>HYPERLINK \l "_Toc477880819"</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4.3.5</w:t>
            </w:r>
            <w:r>
              <w:rPr>
                <w:rFonts w:asciiTheme="minorHAnsi" w:eastAsiaTheme="minorEastAsia" w:hAnsiTheme="minorHAnsi" w:cstheme="minorBidi"/>
                <w:noProof/>
                <w:color w:val="auto"/>
              </w:rPr>
              <w:tab/>
            </w:r>
            <w:r w:rsidRPr="00662EBE">
              <w:rPr>
                <w:rStyle w:val="Hyperlink"/>
              </w:rPr>
              <w:t>VNF Install or Deployment</w:t>
            </w:r>
            <w:r>
              <w:rPr>
                <w:noProof/>
                <w:webHidden/>
              </w:rPr>
              <w:tab/>
            </w:r>
            <w:r>
              <w:rPr>
                <w:noProof/>
                <w:webHidden/>
              </w:rPr>
              <w:fldChar w:fldCharType="begin"/>
            </w:r>
            <w:r>
              <w:rPr>
                <w:noProof/>
                <w:webHidden/>
              </w:rPr>
              <w:instrText xml:space="preserve"> PAGEREF _Toc477880819 \h </w:instrText>
            </w:r>
            <w:r>
              <w:rPr>
                <w:noProof/>
                <w:webHidden/>
              </w:rPr>
            </w:r>
          </w:ins>
          <w:r>
            <w:rPr>
              <w:noProof/>
              <w:webHidden/>
            </w:rPr>
            <w:fldChar w:fldCharType="separate"/>
          </w:r>
          <w:ins w:id="63" w:author="Seggelke, Klaus" w:date="2017-03-21T17:29:00Z">
            <w:r>
              <w:rPr>
                <w:noProof/>
                <w:webHidden/>
              </w:rPr>
              <w:t>20</w:t>
            </w:r>
            <w:r>
              <w:rPr>
                <w:noProof/>
                <w:webHidden/>
              </w:rPr>
              <w:fldChar w:fldCharType="end"/>
            </w:r>
            <w:r w:rsidRPr="00662EBE">
              <w:rPr>
                <w:rStyle w:val="Hyperlink"/>
              </w:rPr>
              <w:fldChar w:fldCharType="end"/>
            </w:r>
          </w:ins>
        </w:p>
        <w:p w:rsidR="00FE6CD4" w:rsidRDefault="00FE6CD4">
          <w:pPr>
            <w:pStyle w:val="TOC1"/>
            <w:rPr>
              <w:ins w:id="64" w:author="Seggelke, Klaus" w:date="2017-03-21T17:29:00Z"/>
              <w:rFonts w:asciiTheme="minorHAnsi" w:eastAsiaTheme="minorEastAsia" w:hAnsiTheme="minorHAnsi" w:cstheme="minorBidi"/>
              <w:color w:val="auto"/>
              <w:sz w:val="22"/>
              <w:szCs w:val="22"/>
            </w:rPr>
          </w:pPr>
          <w:ins w:id="65" w:author="Seggelke, Klaus" w:date="2017-03-21T17:29:00Z">
            <w:r w:rsidRPr="00662EBE">
              <w:rPr>
                <w:rStyle w:val="Hyperlink"/>
              </w:rPr>
              <w:fldChar w:fldCharType="begin"/>
            </w:r>
            <w:r w:rsidRPr="00662EBE">
              <w:rPr>
                <w:rStyle w:val="Hyperlink"/>
              </w:rPr>
              <w:instrText xml:space="preserve"> </w:instrText>
            </w:r>
            <w:r>
              <w:instrText>HYPERLINK \l "_Toc477880820"</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5</w:t>
            </w:r>
            <w:r>
              <w:rPr>
                <w:rFonts w:asciiTheme="minorHAnsi" w:eastAsiaTheme="minorEastAsia" w:hAnsiTheme="minorHAnsi" w:cstheme="minorBidi"/>
                <w:color w:val="auto"/>
                <w:sz w:val="22"/>
                <w:szCs w:val="22"/>
              </w:rPr>
              <w:tab/>
            </w:r>
            <w:r w:rsidRPr="00662EBE">
              <w:rPr>
                <w:rStyle w:val="Hyperlink"/>
              </w:rPr>
              <w:t>Software Image Management</w:t>
            </w:r>
            <w:r>
              <w:rPr>
                <w:webHidden/>
              </w:rPr>
              <w:tab/>
            </w:r>
            <w:r>
              <w:rPr>
                <w:webHidden/>
              </w:rPr>
              <w:fldChar w:fldCharType="begin"/>
            </w:r>
            <w:r>
              <w:rPr>
                <w:webHidden/>
              </w:rPr>
              <w:instrText xml:space="preserve"> PAGEREF _Toc477880820 \h </w:instrText>
            </w:r>
            <w:r>
              <w:rPr>
                <w:webHidden/>
              </w:rPr>
            </w:r>
          </w:ins>
          <w:r>
            <w:rPr>
              <w:webHidden/>
            </w:rPr>
            <w:fldChar w:fldCharType="separate"/>
          </w:r>
          <w:ins w:id="66" w:author="Seggelke, Klaus" w:date="2017-03-21T17:29:00Z">
            <w:r>
              <w:rPr>
                <w:webHidden/>
              </w:rPr>
              <w:t>21</w:t>
            </w:r>
            <w:r>
              <w:rPr>
                <w:webHidden/>
              </w:rPr>
              <w:fldChar w:fldCharType="end"/>
            </w:r>
            <w:r w:rsidRPr="00662EBE">
              <w:rPr>
                <w:rStyle w:val="Hyperlink"/>
              </w:rPr>
              <w:fldChar w:fldCharType="end"/>
            </w:r>
          </w:ins>
        </w:p>
        <w:p w:rsidR="00FE6CD4" w:rsidRDefault="00FE6CD4">
          <w:pPr>
            <w:pStyle w:val="TOC1"/>
            <w:rPr>
              <w:ins w:id="67" w:author="Seggelke, Klaus" w:date="2017-03-21T17:29:00Z"/>
              <w:rFonts w:asciiTheme="minorHAnsi" w:eastAsiaTheme="minorEastAsia" w:hAnsiTheme="minorHAnsi" w:cstheme="minorBidi"/>
              <w:color w:val="auto"/>
              <w:sz w:val="22"/>
              <w:szCs w:val="22"/>
            </w:rPr>
          </w:pPr>
          <w:ins w:id="68" w:author="Seggelke, Klaus" w:date="2017-03-21T17:29:00Z">
            <w:r w:rsidRPr="00662EBE">
              <w:rPr>
                <w:rStyle w:val="Hyperlink"/>
              </w:rPr>
              <w:fldChar w:fldCharType="begin"/>
            </w:r>
            <w:r w:rsidRPr="00662EBE">
              <w:rPr>
                <w:rStyle w:val="Hyperlink"/>
              </w:rPr>
              <w:instrText xml:space="preserve"> </w:instrText>
            </w:r>
            <w:r>
              <w:instrText>HYPERLINK \l "_Toc477880821"</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6</w:t>
            </w:r>
            <w:r>
              <w:rPr>
                <w:rFonts w:asciiTheme="minorHAnsi" w:eastAsiaTheme="minorEastAsia" w:hAnsiTheme="minorHAnsi" w:cstheme="minorBidi"/>
                <w:color w:val="auto"/>
                <w:sz w:val="22"/>
                <w:szCs w:val="22"/>
              </w:rPr>
              <w:tab/>
            </w:r>
            <w:r w:rsidRPr="00662EBE">
              <w:rPr>
                <w:rStyle w:val="Hyperlink"/>
              </w:rPr>
              <w:t>Life-Cycle Management Information Retrieval</w:t>
            </w:r>
            <w:r>
              <w:rPr>
                <w:webHidden/>
              </w:rPr>
              <w:tab/>
            </w:r>
            <w:r>
              <w:rPr>
                <w:webHidden/>
              </w:rPr>
              <w:fldChar w:fldCharType="begin"/>
            </w:r>
            <w:r>
              <w:rPr>
                <w:webHidden/>
              </w:rPr>
              <w:instrText xml:space="preserve"> PAGEREF _Toc477880821 \h </w:instrText>
            </w:r>
            <w:r>
              <w:rPr>
                <w:webHidden/>
              </w:rPr>
            </w:r>
          </w:ins>
          <w:r>
            <w:rPr>
              <w:webHidden/>
            </w:rPr>
            <w:fldChar w:fldCharType="separate"/>
          </w:r>
          <w:ins w:id="69" w:author="Seggelke, Klaus" w:date="2017-03-21T17:29:00Z">
            <w:r>
              <w:rPr>
                <w:webHidden/>
              </w:rPr>
              <w:t>24</w:t>
            </w:r>
            <w:r>
              <w:rPr>
                <w:webHidden/>
              </w:rPr>
              <w:fldChar w:fldCharType="end"/>
            </w:r>
            <w:r w:rsidRPr="00662EBE">
              <w:rPr>
                <w:rStyle w:val="Hyperlink"/>
              </w:rPr>
              <w:fldChar w:fldCharType="end"/>
            </w:r>
          </w:ins>
        </w:p>
        <w:p w:rsidR="00FE6CD4" w:rsidRDefault="00FE6CD4">
          <w:pPr>
            <w:pStyle w:val="TOC1"/>
            <w:rPr>
              <w:ins w:id="70" w:author="Seggelke, Klaus" w:date="2017-03-21T17:29:00Z"/>
              <w:rFonts w:asciiTheme="minorHAnsi" w:eastAsiaTheme="minorEastAsia" w:hAnsiTheme="minorHAnsi" w:cstheme="minorBidi"/>
              <w:color w:val="auto"/>
              <w:sz w:val="22"/>
              <w:szCs w:val="22"/>
            </w:rPr>
          </w:pPr>
          <w:ins w:id="71" w:author="Seggelke, Klaus" w:date="2017-03-21T17:29:00Z">
            <w:r w:rsidRPr="00662EBE">
              <w:rPr>
                <w:rStyle w:val="Hyperlink"/>
              </w:rPr>
              <w:fldChar w:fldCharType="begin"/>
            </w:r>
            <w:r w:rsidRPr="00662EBE">
              <w:rPr>
                <w:rStyle w:val="Hyperlink"/>
              </w:rPr>
              <w:instrText xml:space="preserve"> </w:instrText>
            </w:r>
            <w:r>
              <w:instrText>HYPERLINK \l "_Toc477880822"</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7</w:t>
            </w:r>
            <w:r>
              <w:rPr>
                <w:rFonts w:asciiTheme="minorHAnsi" w:eastAsiaTheme="minorEastAsia" w:hAnsiTheme="minorHAnsi" w:cstheme="minorBidi"/>
                <w:color w:val="auto"/>
                <w:sz w:val="22"/>
                <w:szCs w:val="22"/>
              </w:rPr>
              <w:tab/>
            </w:r>
            <w:r w:rsidRPr="00662EBE">
              <w:rPr>
                <w:rStyle w:val="Hyperlink"/>
              </w:rPr>
              <w:t>Snapshot Management</w:t>
            </w:r>
            <w:r>
              <w:rPr>
                <w:webHidden/>
              </w:rPr>
              <w:tab/>
            </w:r>
            <w:r>
              <w:rPr>
                <w:webHidden/>
              </w:rPr>
              <w:fldChar w:fldCharType="begin"/>
            </w:r>
            <w:r>
              <w:rPr>
                <w:webHidden/>
              </w:rPr>
              <w:instrText xml:space="preserve"> PAGEREF _Toc477880822 \h </w:instrText>
            </w:r>
            <w:r>
              <w:rPr>
                <w:webHidden/>
              </w:rPr>
            </w:r>
          </w:ins>
          <w:r>
            <w:rPr>
              <w:webHidden/>
            </w:rPr>
            <w:fldChar w:fldCharType="separate"/>
          </w:r>
          <w:ins w:id="72" w:author="Seggelke, Klaus" w:date="2017-03-21T17:29:00Z">
            <w:r>
              <w:rPr>
                <w:webHidden/>
              </w:rPr>
              <w:t>25</w:t>
            </w:r>
            <w:r>
              <w:rPr>
                <w:webHidden/>
              </w:rPr>
              <w:fldChar w:fldCharType="end"/>
            </w:r>
            <w:r w:rsidRPr="00662EBE">
              <w:rPr>
                <w:rStyle w:val="Hyperlink"/>
              </w:rPr>
              <w:fldChar w:fldCharType="end"/>
            </w:r>
          </w:ins>
        </w:p>
        <w:p w:rsidR="00FE6CD4" w:rsidRDefault="00FE6CD4">
          <w:pPr>
            <w:pStyle w:val="TOC1"/>
            <w:rPr>
              <w:ins w:id="73" w:author="Seggelke, Klaus" w:date="2017-03-21T17:29:00Z"/>
              <w:rFonts w:asciiTheme="minorHAnsi" w:eastAsiaTheme="minorEastAsia" w:hAnsiTheme="minorHAnsi" w:cstheme="minorBidi"/>
              <w:color w:val="auto"/>
              <w:sz w:val="22"/>
              <w:szCs w:val="22"/>
            </w:rPr>
          </w:pPr>
          <w:ins w:id="74" w:author="Seggelke, Klaus" w:date="2017-03-21T17:29:00Z">
            <w:r w:rsidRPr="00662EBE">
              <w:rPr>
                <w:rStyle w:val="Hyperlink"/>
              </w:rPr>
              <w:fldChar w:fldCharType="begin"/>
            </w:r>
            <w:r w:rsidRPr="00662EBE">
              <w:rPr>
                <w:rStyle w:val="Hyperlink"/>
              </w:rPr>
              <w:instrText xml:space="preserve"> </w:instrText>
            </w:r>
            <w:r>
              <w:instrText>HYPERLINK \l "_Toc477880823"</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8</w:t>
            </w:r>
            <w:r>
              <w:rPr>
                <w:rFonts w:asciiTheme="minorHAnsi" w:eastAsiaTheme="minorEastAsia" w:hAnsiTheme="minorHAnsi" w:cstheme="minorBidi"/>
                <w:color w:val="auto"/>
                <w:sz w:val="22"/>
                <w:szCs w:val="22"/>
              </w:rPr>
              <w:tab/>
            </w:r>
            <w:r w:rsidRPr="00662EBE">
              <w:rPr>
                <w:rStyle w:val="Hyperlink"/>
              </w:rPr>
              <w:t>VNF Descriptor</w:t>
            </w:r>
            <w:r>
              <w:rPr>
                <w:webHidden/>
              </w:rPr>
              <w:tab/>
            </w:r>
            <w:r>
              <w:rPr>
                <w:webHidden/>
              </w:rPr>
              <w:fldChar w:fldCharType="begin"/>
            </w:r>
            <w:r>
              <w:rPr>
                <w:webHidden/>
              </w:rPr>
              <w:instrText xml:space="preserve"> PAGEREF _Toc477880823 \h </w:instrText>
            </w:r>
            <w:r>
              <w:rPr>
                <w:webHidden/>
              </w:rPr>
            </w:r>
          </w:ins>
          <w:r>
            <w:rPr>
              <w:webHidden/>
            </w:rPr>
            <w:fldChar w:fldCharType="separate"/>
          </w:r>
          <w:ins w:id="75" w:author="Seggelke, Klaus" w:date="2017-03-21T17:29:00Z">
            <w:r>
              <w:rPr>
                <w:webHidden/>
              </w:rPr>
              <w:t>28</w:t>
            </w:r>
            <w:r>
              <w:rPr>
                <w:webHidden/>
              </w:rPr>
              <w:fldChar w:fldCharType="end"/>
            </w:r>
            <w:r w:rsidRPr="00662EBE">
              <w:rPr>
                <w:rStyle w:val="Hyperlink"/>
              </w:rPr>
              <w:fldChar w:fldCharType="end"/>
            </w:r>
          </w:ins>
        </w:p>
        <w:p w:rsidR="00FE6CD4" w:rsidRDefault="00FE6CD4">
          <w:pPr>
            <w:pStyle w:val="TOC2"/>
            <w:tabs>
              <w:tab w:val="left" w:pos="800"/>
            </w:tabs>
            <w:rPr>
              <w:ins w:id="76" w:author="Seggelke, Klaus" w:date="2017-03-21T17:29:00Z"/>
              <w:rFonts w:asciiTheme="minorHAnsi" w:eastAsiaTheme="minorEastAsia" w:hAnsiTheme="minorHAnsi" w:cstheme="minorBidi"/>
              <w:color w:val="auto"/>
              <w:sz w:val="22"/>
              <w:szCs w:val="22"/>
            </w:rPr>
          </w:pPr>
          <w:ins w:id="77" w:author="Seggelke, Klaus" w:date="2017-03-21T17:29:00Z">
            <w:r w:rsidRPr="00662EBE">
              <w:rPr>
                <w:rStyle w:val="Hyperlink"/>
              </w:rPr>
              <w:fldChar w:fldCharType="begin"/>
            </w:r>
            <w:r w:rsidRPr="00662EBE">
              <w:rPr>
                <w:rStyle w:val="Hyperlink"/>
              </w:rPr>
              <w:instrText xml:space="preserve"> </w:instrText>
            </w:r>
            <w:r>
              <w:instrText>HYPERLINK \l "_Toc477880824"</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8.1</w:t>
            </w:r>
            <w:r>
              <w:rPr>
                <w:rFonts w:asciiTheme="minorHAnsi" w:eastAsiaTheme="minorEastAsia" w:hAnsiTheme="minorHAnsi" w:cstheme="minorBidi"/>
                <w:color w:val="auto"/>
                <w:sz w:val="22"/>
                <w:szCs w:val="22"/>
              </w:rPr>
              <w:tab/>
            </w:r>
            <w:r w:rsidRPr="00662EBE">
              <w:rPr>
                <w:rStyle w:val="Hyperlink"/>
              </w:rPr>
              <w:t>VNFD Base Unit</w:t>
            </w:r>
            <w:r>
              <w:rPr>
                <w:webHidden/>
              </w:rPr>
              <w:tab/>
            </w:r>
            <w:r>
              <w:rPr>
                <w:webHidden/>
              </w:rPr>
              <w:fldChar w:fldCharType="begin"/>
            </w:r>
            <w:r>
              <w:rPr>
                <w:webHidden/>
              </w:rPr>
              <w:instrText xml:space="preserve"> PAGEREF _Toc477880824 \h </w:instrText>
            </w:r>
            <w:r>
              <w:rPr>
                <w:webHidden/>
              </w:rPr>
            </w:r>
          </w:ins>
          <w:r>
            <w:rPr>
              <w:webHidden/>
            </w:rPr>
            <w:fldChar w:fldCharType="separate"/>
          </w:r>
          <w:ins w:id="78" w:author="Seggelke, Klaus" w:date="2017-03-21T17:29:00Z">
            <w:r>
              <w:rPr>
                <w:webHidden/>
              </w:rPr>
              <w:t>31</w:t>
            </w:r>
            <w:r>
              <w:rPr>
                <w:webHidden/>
              </w:rPr>
              <w:fldChar w:fldCharType="end"/>
            </w:r>
            <w:r w:rsidRPr="00662EBE">
              <w:rPr>
                <w:rStyle w:val="Hyperlink"/>
              </w:rPr>
              <w:fldChar w:fldCharType="end"/>
            </w:r>
          </w:ins>
        </w:p>
        <w:p w:rsidR="00FE6CD4" w:rsidRDefault="00FE6CD4">
          <w:pPr>
            <w:pStyle w:val="TOC2"/>
            <w:tabs>
              <w:tab w:val="left" w:pos="800"/>
            </w:tabs>
            <w:rPr>
              <w:ins w:id="79" w:author="Seggelke, Klaus" w:date="2017-03-21T17:29:00Z"/>
              <w:rFonts w:asciiTheme="minorHAnsi" w:eastAsiaTheme="minorEastAsia" w:hAnsiTheme="minorHAnsi" w:cstheme="minorBidi"/>
              <w:color w:val="auto"/>
              <w:sz w:val="22"/>
              <w:szCs w:val="22"/>
            </w:rPr>
          </w:pPr>
          <w:ins w:id="80" w:author="Seggelke, Klaus" w:date="2017-03-21T17:29:00Z">
            <w:r w:rsidRPr="00662EBE">
              <w:rPr>
                <w:rStyle w:val="Hyperlink"/>
              </w:rPr>
              <w:fldChar w:fldCharType="begin"/>
            </w:r>
            <w:r w:rsidRPr="00662EBE">
              <w:rPr>
                <w:rStyle w:val="Hyperlink"/>
              </w:rPr>
              <w:instrText xml:space="preserve"> </w:instrText>
            </w:r>
            <w:r>
              <w:instrText>HYPERLINK \l "_Toc477880825"</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8.2</w:t>
            </w:r>
            <w:r>
              <w:rPr>
                <w:rFonts w:asciiTheme="minorHAnsi" w:eastAsiaTheme="minorEastAsia" w:hAnsiTheme="minorHAnsi" w:cstheme="minorBidi"/>
                <w:color w:val="auto"/>
                <w:sz w:val="22"/>
                <w:szCs w:val="22"/>
              </w:rPr>
              <w:tab/>
            </w:r>
            <w:r w:rsidRPr="00662EBE">
              <w:rPr>
                <w:rStyle w:val="Hyperlink"/>
              </w:rPr>
              <w:t>VNFD Virtual Deployment Unit (VDU)</w:t>
            </w:r>
            <w:r>
              <w:rPr>
                <w:webHidden/>
              </w:rPr>
              <w:tab/>
            </w:r>
            <w:r>
              <w:rPr>
                <w:webHidden/>
              </w:rPr>
              <w:fldChar w:fldCharType="begin"/>
            </w:r>
            <w:r>
              <w:rPr>
                <w:webHidden/>
              </w:rPr>
              <w:instrText xml:space="preserve"> PAGEREF _Toc477880825 \h </w:instrText>
            </w:r>
            <w:r>
              <w:rPr>
                <w:webHidden/>
              </w:rPr>
            </w:r>
          </w:ins>
          <w:r>
            <w:rPr>
              <w:webHidden/>
            </w:rPr>
            <w:fldChar w:fldCharType="separate"/>
          </w:r>
          <w:ins w:id="81" w:author="Seggelke, Klaus" w:date="2017-03-21T17:29:00Z">
            <w:r>
              <w:rPr>
                <w:webHidden/>
              </w:rPr>
              <w:t>33</w:t>
            </w:r>
            <w:r>
              <w:rPr>
                <w:webHidden/>
              </w:rPr>
              <w:fldChar w:fldCharType="end"/>
            </w:r>
            <w:r w:rsidRPr="00662EBE">
              <w:rPr>
                <w:rStyle w:val="Hyperlink"/>
              </w:rPr>
              <w:fldChar w:fldCharType="end"/>
            </w:r>
          </w:ins>
        </w:p>
        <w:p w:rsidR="00FE6CD4" w:rsidRDefault="00FE6CD4">
          <w:pPr>
            <w:pStyle w:val="TOC3"/>
            <w:rPr>
              <w:ins w:id="82" w:author="Seggelke, Klaus" w:date="2017-03-21T17:29:00Z"/>
              <w:rFonts w:asciiTheme="minorHAnsi" w:eastAsiaTheme="minorEastAsia" w:hAnsiTheme="minorHAnsi" w:cstheme="minorBidi"/>
              <w:noProof/>
              <w:color w:val="auto"/>
            </w:rPr>
          </w:pPr>
          <w:ins w:id="83" w:author="Seggelke, Klaus" w:date="2017-03-21T17:29:00Z">
            <w:r w:rsidRPr="00662EBE">
              <w:rPr>
                <w:rStyle w:val="Hyperlink"/>
              </w:rPr>
              <w:fldChar w:fldCharType="begin"/>
            </w:r>
            <w:r w:rsidRPr="00662EBE">
              <w:rPr>
                <w:rStyle w:val="Hyperlink"/>
              </w:rPr>
              <w:instrText xml:space="preserve"> </w:instrText>
            </w:r>
            <w:r>
              <w:rPr>
                <w:noProof/>
              </w:rPr>
              <w:instrText>HYPERLINK \l "_Toc477880826"</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8.2.1</w:t>
            </w:r>
            <w:r>
              <w:rPr>
                <w:rFonts w:asciiTheme="minorHAnsi" w:eastAsiaTheme="minorEastAsia" w:hAnsiTheme="minorHAnsi" w:cstheme="minorBidi"/>
                <w:noProof/>
                <w:color w:val="auto"/>
              </w:rPr>
              <w:tab/>
            </w:r>
            <w:r w:rsidRPr="00662EBE">
              <w:rPr>
                <w:rStyle w:val="Hyperlink"/>
              </w:rPr>
              <w:t>VNFD:VDU Base Unit</w:t>
            </w:r>
            <w:r>
              <w:rPr>
                <w:noProof/>
                <w:webHidden/>
              </w:rPr>
              <w:tab/>
            </w:r>
            <w:r>
              <w:rPr>
                <w:noProof/>
                <w:webHidden/>
              </w:rPr>
              <w:fldChar w:fldCharType="begin"/>
            </w:r>
            <w:r>
              <w:rPr>
                <w:noProof/>
                <w:webHidden/>
              </w:rPr>
              <w:instrText xml:space="preserve"> PAGEREF _Toc477880826 \h </w:instrText>
            </w:r>
            <w:r>
              <w:rPr>
                <w:noProof/>
                <w:webHidden/>
              </w:rPr>
            </w:r>
          </w:ins>
          <w:r>
            <w:rPr>
              <w:noProof/>
              <w:webHidden/>
            </w:rPr>
            <w:fldChar w:fldCharType="separate"/>
          </w:r>
          <w:ins w:id="84" w:author="Seggelke, Klaus" w:date="2017-03-21T17:29:00Z">
            <w:r>
              <w:rPr>
                <w:noProof/>
                <w:webHidden/>
              </w:rPr>
              <w:t>33</w:t>
            </w:r>
            <w:r>
              <w:rPr>
                <w:noProof/>
                <w:webHidden/>
              </w:rPr>
              <w:fldChar w:fldCharType="end"/>
            </w:r>
            <w:r w:rsidRPr="00662EBE">
              <w:rPr>
                <w:rStyle w:val="Hyperlink"/>
              </w:rPr>
              <w:fldChar w:fldCharType="end"/>
            </w:r>
          </w:ins>
        </w:p>
        <w:p w:rsidR="00FE6CD4" w:rsidRDefault="00FE6CD4">
          <w:pPr>
            <w:pStyle w:val="TOC3"/>
            <w:rPr>
              <w:ins w:id="85" w:author="Seggelke, Klaus" w:date="2017-03-21T17:29:00Z"/>
              <w:rFonts w:asciiTheme="minorHAnsi" w:eastAsiaTheme="minorEastAsia" w:hAnsiTheme="minorHAnsi" w:cstheme="minorBidi"/>
              <w:noProof/>
              <w:color w:val="auto"/>
            </w:rPr>
          </w:pPr>
          <w:ins w:id="86" w:author="Seggelke, Klaus" w:date="2017-03-21T17:29:00Z">
            <w:r w:rsidRPr="00662EBE">
              <w:rPr>
                <w:rStyle w:val="Hyperlink"/>
              </w:rPr>
              <w:fldChar w:fldCharType="begin"/>
            </w:r>
            <w:r w:rsidRPr="00662EBE">
              <w:rPr>
                <w:rStyle w:val="Hyperlink"/>
              </w:rPr>
              <w:instrText xml:space="preserve"> </w:instrText>
            </w:r>
            <w:r>
              <w:rPr>
                <w:noProof/>
              </w:rPr>
              <w:instrText>HYPERLINK \l "_Toc477880827"</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8.2.2</w:t>
            </w:r>
            <w:r>
              <w:rPr>
                <w:rFonts w:asciiTheme="minorHAnsi" w:eastAsiaTheme="minorEastAsia" w:hAnsiTheme="minorHAnsi" w:cstheme="minorBidi"/>
                <w:noProof/>
                <w:color w:val="auto"/>
              </w:rPr>
              <w:tab/>
            </w:r>
            <w:r w:rsidRPr="00662EBE">
              <w:rPr>
                <w:rStyle w:val="Hyperlink"/>
              </w:rPr>
              <w:t>VNFD:VDU VNFC Elements</w:t>
            </w:r>
            <w:r>
              <w:rPr>
                <w:noProof/>
                <w:webHidden/>
              </w:rPr>
              <w:tab/>
            </w:r>
            <w:r>
              <w:rPr>
                <w:noProof/>
                <w:webHidden/>
              </w:rPr>
              <w:fldChar w:fldCharType="begin"/>
            </w:r>
            <w:r>
              <w:rPr>
                <w:noProof/>
                <w:webHidden/>
              </w:rPr>
              <w:instrText xml:space="preserve"> PAGEREF _Toc477880827 \h </w:instrText>
            </w:r>
            <w:r>
              <w:rPr>
                <w:noProof/>
                <w:webHidden/>
              </w:rPr>
            </w:r>
          </w:ins>
          <w:r>
            <w:rPr>
              <w:noProof/>
              <w:webHidden/>
            </w:rPr>
            <w:fldChar w:fldCharType="separate"/>
          </w:r>
          <w:ins w:id="87" w:author="Seggelke, Klaus" w:date="2017-03-21T17:29:00Z">
            <w:r>
              <w:rPr>
                <w:noProof/>
                <w:webHidden/>
              </w:rPr>
              <w:t>35</w:t>
            </w:r>
            <w:r>
              <w:rPr>
                <w:noProof/>
                <w:webHidden/>
              </w:rPr>
              <w:fldChar w:fldCharType="end"/>
            </w:r>
            <w:r w:rsidRPr="00662EBE">
              <w:rPr>
                <w:rStyle w:val="Hyperlink"/>
              </w:rPr>
              <w:fldChar w:fldCharType="end"/>
            </w:r>
          </w:ins>
        </w:p>
        <w:p w:rsidR="00FE6CD4" w:rsidRDefault="00FE6CD4">
          <w:pPr>
            <w:pStyle w:val="TOC3"/>
            <w:rPr>
              <w:ins w:id="88" w:author="Seggelke, Klaus" w:date="2017-03-21T17:29:00Z"/>
              <w:rFonts w:asciiTheme="minorHAnsi" w:eastAsiaTheme="minorEastAsia" w:hAnsiTheme="minorHAnsi" w:cstheme="minorBidi"/>
              <w:noProof/>
              <w:color w:val="auto"/>
            </w:rPr>
          </w:pPr>
          <w:ins w:id="89" w:author="Seggelke, Klaus" w:date="2017-03-21T17:29:00Z">
            <w:r w:rsidRPr="00662EBE">
              <w:rPr>
                <w:rStyle w:val="Hyperlink"/>
              </w:rPr>
              <w:fldChar w:fldCharType="begin"/>
            </w:r>
            <w:r w:rsidRPr="00662EBE">
              <w:rPr>
                <w:rStyle w:val="Hyperlink"/>
              </w:rPr>
              <w:instrText xml:space="preserve"> </w:instrText>
            </w:r>
            <w:r>
              <w:rPr>
                <w:noProof/>
              </w:rPr>
              <w:instrText>HYPERLINK \l "_Toc477880828"</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8.2.3</w:t>
            </w:r>
            <w:r>
              <w:rPr>
                <w:rFonts w:asciiTheme="minorHAnsi" w:eastAsiaTheme="minorEastAsia" w:hAnsiTheme="minorHAnsi" w:cstheme="minorBidi"/>
                <w:noProof/>
                <w:color w:val="auto"/>
              </w:rPr>
              <w:tab/>
            </w:r>
            <w:r w:rsidRPr="00662EBE">
              <w:rPr>
                <w:rStyle w:val="Hyperlink"/>
              </w:rPr>
              <w:t>VNFD:VDU CPU</w:t>
            </w:r>
            <w:r>
              <w:rPr>
                <w:noProof/>
                <w:webHidden/>
              </w:rPr>
              <w:tab/>
            </w:r>
            <w:r>
              <w:rPr>
                <w:noProof/>
                <w:webHidden/>
              </w:rPr>
              <w:fldChar w:fldCharType="begin"/>
            </w:r>
            <w:r>
              <w:rPr>
                <w:noProof/>
                <w:webHidden/>
              </w:rPr>
              <w:instrText xml:space="preserve"> PAGEREF _Toc477880828 \h </w:instrText>
            </w:r>
            <w:r>
              <w:rPr>
                <w:noProof/>
                <w:webHidden/>
              </w:rPr>
            </w:r>
          </w:ins>
          <w:r>
            <w:rPr>
              <w:noProof/>
              <w:webHidden/>
            </w:rPr>
            <w:fldChar w:fldCharType="separate"/>
          </w:r>
          <w:ins w:id="90" w:author="Seggelke, Klaus" w:date="2017-03-21T17:29:00Z">
            <w:r>
              <w:rPr>
                <w:noProof/>
                <w:webHidden/>
              </w:rPr>
              <w:t>35</w:t>
            </w:r>
            <w:r>
              <w:rPr>
                <w:noProof/>
                <w:webHidden/>
              </w:rPr>
              <w:fldChar w:fldCharType="end"/>
            </w:r>
            <w:r w:rsidRPr="00662EBE">
              <w:rPr>
                <w:rStyle w:val="Hyperlink"/>
              </w:rPr>
              <w:fldChar w:fldCharType="end"/>
            </w:r>
          </w:ins>
        </w:p>
        <w:p w:rsidR="00FE6CD4" w:rsidRDefault="00FE6CD4">
          <w:pPr>
            <w:pStyle w:val="TOC3"/>
            <w:rPr>
              <w:ins w:id="91" w:author="Seggelke, Klaus" w:date="2017-03-21T17:29:00Z"/>
              <w:rFonts w:asciiTheme="minorHAnsi" w:eastAsiaTheme="minorEastAsia" w:hAnsiTheme="minorHAnsi" w:cstheme="minorBidi"/>
              <w:noProof/>
              <w:color w:val="auto"/>
            </w:rPr>
          </w:pPr>
          <w:ins w:id="92" w:author="Seggelke, Klaus" w:date="2017-03-21T17:29:00Z">
            <w:r w:rsidRPr="00662EBE">
              <w:rPr>
                <w:rStyle w:val="Hyperlink"/>
              </w:rPr>
              <w:fldChar w:fldCharType="begin"/>
            </w:r>
            <w:r w:rsidRPr="00662EBE">
              <w:rPr>
                <w:rStyle w:val="Hyperlink"/>
              </w:rPr>
              <w:instrText xml:space="preserve"> </w:instrText>
            </w:r>
            <w:r>
              <w:rPr>
                <w:noProof/>
              </w:rPr>
              <w:instrText>HYPERLINK \l "_Toc477880829"</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8.2.4</w:t>
            </w:r>
            <w:r>
              <w:rPr>
                <w:rFonts w:asciiTheme="minorHAnsi" w:eastAsiaTheme="minorEastAsia" w:hAnsiTheme="minorHAnsi" w:cstheme="minorBidi"/>
                <w:noProof/>
                <w:color w:val="auto"/>
              </w:rPr>
              <w:tab/>
            </w:r>
            <w:r w:rsidRPr="00662EBE">
              <w:rPr>
                <w:rStyle w:val="Hyperlink"/>
              </w:rPr>
              <w:t>VNFD:VDU Memory</w:t>
            </w:r>
            <w:r>
              <w:rPr>
                <w:noProof/>
                <w:webHidden/>
              </w:rPr>
              <w:tab/>
            </w:r>
            <w:r>
              <w:rPr>
                <w:noProof/>
                <w:webHidden/>
              </w:rPr>
              <w:fldChar w:fldCharType="begin"/>
            </w:r>
            <w:r>
              <w:rPr>
                <w:noProof/>
                <w:webHidden/>
              </w:rPr>
              <w:instrText xml:space="preserve"> PAGEREF _Toc477880829 \h </w:instrText>
            </w:r>
            <w:r>
              <w:rPr>
                <w:noProof/>
                <w:webHidden/>
              </w:rPr>
            </w:r>
          </w:ins>
          <w:r>
            <w:rPr>
              <w:noProof/>
              <w:webHidden/>
            </w:rPr>
            <w:fldChar w:fldCharType="separate"/>
          </w:r>
          <w:ins w:id="93" w:author="Seggelke, Klaus" w:date="2017-03-21T17:29:00Z">
            <w:r>
              <w:rPr>
                <w:noProof/>
                <w:webHidden/>
              </w:rPr>
              <w:t>37</w:t>
            </w:r>
            <w:r>
              <w:rPr>
                <w:noProof/>
                <w:webHidden/>
              </w:rPr>
              <w:fldChar w:fldCharType="end"/>
            </w:r>
            <w:r w:rsidRPr="00662EBE">
              <w:rPr>
                <w:rStyle w:val="Hyperlink"/>
              </w:rPr>
              <w:fldChar w:fldCharType="end"/>
            </w:r>
          </w:ins>
        </w:p>
        <w:p w:rsidR="00FE6CD4" w:rsidRDefault="00FE6CD4">
          <w:pPr>
            <w:pStyle w:val="TOC3"/>
            <w:rPr>
              <w:ins w:id="94" w:author="Seggelke, Klaus" w:date="2017-03-21T17:29:00Z"/>
              <w:rFonts w:asciiTheme="minorHAnsi" w:eastAsiaTheme="minorEastAsia" w:hAnsiTheme="minorHAnsi" w:cstheme="minorBidi"/>
              <w:noProof/>
              <w:color w:val="auto"/>
            </w:rPr>
          </w:pPr>
          <w:ins w:id="95" w:author="Seggelke, Klaus" w:date="2017-03-21T17:29:00Z">
            <w:r w:rsidRPr="00662EBE">
              <w:rPr>
                <w:rStyle w:val="Hyperlink"/>
              </w:rPr>
              <w:fldChar w:fldCharType="begin"/>
            </w:r>
            <w:r w:rsidRPr="00662EBE">
              <w:rPr>
                <w:rStyle w:val="Hyperlink"/>
              </w:rPr>
              <w:instrText xml:space="preserve"> </w:instrText>
            </w:r>
            <w:r>
              <w:rPr>
                <w:noProof/>
              </w:rPr>
              <w:instrText>HYPERLINK \l "_Toc477880830"</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8.2.5</w:t>
            </w:r>
            <w:r>
              <w:rPr>
                <w:rFonts w:asciiTheme="minorHAnsi" w:eastAsiaTheme="minorEastAsia" w:hAnsiTheme="minorHAnsi" w:cstheme="minorBidi"/>
                <w:noProof/>
                <w:color w:val="auto"/>
              </w:rPr>
              <w:tab/>
            </w:r>
            <w:r w:rsidRPr="00662EBE">
              <w:rPr>
                <w:rStyle w:val="Hyperlink"/>
              </w:rPr>
              <w:t>VNFD:VDU Security</w:t>
            </w:r>
            <w:r>
              <w:rPr>
                <w:noProof/>
                <w:webHidden/>
              </w:rPr>
              <w:tab/>
            </w:r>
            <w:r>
              <w:rPr>
                <w:noProof/>
                <w:webHidden/>
              </w:rPr>
              <w:fldChar w:fldCharType="begin"/>
            </w:r>
            <w:r>
              <w:rPr>
                <w:noProof/>
                <w:webHidden/>
              </w:rPr>
              <w:instrText xml:space="preserve"> PAGEREF _Toc477880830 \h </w:instrText>
            </w:r>
            <w:r>
              <w:rPr>
                <w:noProof/>
                <w:webHidden/>
              </w:rPr>
            </w:r>
          </w:ins>
          <w:r>
            <w:rPr>
              <w:noProof/>
              <w:webHidden/>
            </w:rPr>
            <w:fldChar w:fldCharType="separate"/>
          </w:r>
          <w:ins w:id="96" w:author="Seggelke, Klaus" w:date="2017-03-21T17:29:00Z">
            <w:r>
              <w:rPr>
                <w:noProof/>
                <w:webHidden/>
              </w:rPr>
              <w:t>38</w:t>
            </w:r>
            <w:r>
              <w:rPr>
                <w:noProof/>
                <w:webHidden/>
              </w:rPr>
              <w:fldChar w:fldCharType="end"/>
            </w:r>
            <w:r w:rsidRPr="00662EBE">
              <w:rPr>
                <w:rStyle w:val="Hyperlink"/>
              </w:rPr>
              <w:fldChar w:fldCharType="end"/>
            </w:r>
          </w:ins>
        </w:p>
        <w:p w:rsidR="00FE6CD4" w:rsidRDefault="00FE6CD4">
          <w:pPr>
            <w:pStyle w:val="TOC3"/>
            <w:rPr>
              <w:ins w:id="97" w:author="Seggelke, Klaus" w:date="2017-03-21T17:29:00Z"/>
              <w:rFonts w:asciiTheme="minorHAnsi" w:eastAsiaTheme="minorEastAsia" w:hAnsiTheme="minorHAnsi" w:cstheme="minorBidi"/>
              <w:noProof/>
              <w:color w:val="auto"/>
            </w:rPr>
          </w:pPr>
          <w:ins w:id="98" w:author="Seggelke, Klaus" w:date="2017-03-21T17:29:00Z">
            <w:r w:rsidRPr="00662EBE">
              <w:rPr>
                <w:rStyle w:val="Hyperlink"/>
              </w:rPr>
              <w:fldChar w:fldCharType="begin"/>
            </w:r>
            <w:r w:rsidRPr="00662EBE">
              <w:rPr>
                <w:rStyle w:val="Hyperlink"/>
              </w:rPr>
              <w:instrText xml:space="preserve"> </w:instrText>
            </w:r>
            <w:r>
              <w:rPr>
                <w:noProof/>
              </w:rPr>
              <w:instrText>HYPERLINK \l "_Toc477880831"</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8.2.6</w:t>
            </w:r>
            <w:r>
              <w:rPr>
                <w:rFonts w:asciiTheme="minorHAnsi" w:eastAsiaTheme="minorEastAsia" w:hAnsiTheme="minorHAnsi" w:cstheme="minorBidi"/>
                <w:noProof/>
                <w:color w:val="auto"/>
              </w:rPr>
              <w:tab/>
            </w:r>
            <w:r w:rsidRPr="00662EBE">
              <w:rPr>
                <w:rStyle w:val="Hyperlink"/>
              </w:rPr>
              <w:t>VNFD:VDU HyperVisor</w:t>
            </w:r>
            <w:r>
              <w:rPr>
                <w:noProof/>
                <w:webHidden/>
              </w:rPr>
              <w:tab/>
            </w:r>
            <w:r>
              <w:rPr>
                <w:noProof/>
                <w:webHidden/>
              </w:rPr>
              <w:fldChar w:fldCharType="begin"/>
            </w:r>
            <w:r>
              <w:rPr>
                <w:noProof/>
                <w:webHidden/>
              </w:rPr>
              <w:instrText xml:space="preserve"> PAGEREF _Toc477880831 \h </w:instrText>
            </w:r>
            <w:r>
              <w:rPr>
                <w:noProof/>
                <w:webHidden/>
              </w:rPr>
            </w:r>
          </w:ins>
          <w:r>
            <w:rPr>
              <w:noProof/>
              <w:webHidden/>
            </w:rPr>
            <w:fldChar w:fldCharType="separate"/>
          </w:r>
          <w:ins w:id="99" w:author="Seggelke, Klaus" w:date="2017-03-21T17:29:00Z">
            <w:r>
              <w:rPr>
                <w:noProof/>
                <w:webHidden/>
              </w:rPr>
              <w:t>38</w:t>
            </w:r>
            <w:r>
              <w:rPr>
                <w:noProof/>
                <w:webHidden/>
              </w:rPr>
              <w:fldChar w:fldCharType="end"/>
            </w:r>
            <w:r w:rsidRPr="00662EBE">
              <w:rPr>
                <w:rStyle w:val="Hyperlink"/>
              </w:rPr>
              <w:fldChar w:fldCharType="end"/>
            </w:r>
          </w:ins>
        </w:p>
        <w:p w:rsidR="00FE6CD4" w:rsidRDefault="00FE6CD4">
          <w:pPr>
            <w:pStyle w:val="TOC3"/>
            <w:rPr>
              <w:ins w:id="100" w:author="Seggelke, Klaus" w:date="2017-03-21T17:29:00Z"/>
              <w:rFonts w:asciiTheme="minorHAnsi" w:eastAsiaTheme="minorEastAsia" w:hAnsiTheme="minorHAnsi" w:cstheme="minorBidi"/>
              <w:noProof/>
              <w:color w:val="auto"/>
            </w:rPr>
          </w:pPr>
          <w:ins w:id="101" w:author="Seggelke, Klaus" w:date="2017-03-21T17:29:00Z">
            <w:r w:rsidRPr="00662EBE">
              <w:rPr>
                <w:rStyle w:val="Hyperlink"/>
              </w:rPr>
              <w:fldChar w:fldCharType="begin"/>
            </w:r>
            <w:r w:rsidRPr="00662EBE">
              <w:rPr>
                <w:rStyle w:val="Hyperlink"/>
              </w:rPr>
              <w:instrText xml:space="preserve"> </w:instrText>
            </w:r>
            <w:r>
              <w:rPr>
                <w:noProof/>
              </w:rPr>
              <w:instrText>HYPERLINK \l "_Toc477880832"</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8.2.7</w:t>
            </w:r>
            <w:r>
              <w:rPr>
                <w:rFonts w:asciiTheme="minorHAnsi" w:eastAsiaTheme="minorEastAsia" w:hAnsiTheme="minorHAnsi" w:cstheme="minorBidi"/>
                <w:noProof/>
                <w:color w:val="auto"/>
              </w:rPr>
              <w:tab/>
            </w:r>
            <w:r w:rsidRPr="00662EBE">
              <w:rPr>
                <w:rStyle w:val="Hyperlink"/>
              </w:rPr>
              <w:t>VNFD:VDU Network Elements</w:t>
            </w:r>
            <w:r>
              <w:rPr>
                <w:noProof/>
                <w:webHidden/>
              </w:rPr>
              <w:tab/>
            </w:r>
            <w:r>
              <w:rPr>
                <w:noProof/>
                <w:webHidden/>
              </w:rPr>
              <w:fldChar w:fldCharType="begin"/>
            </w:r>
            <w:r>
              <w:rPr>
                <w:noProof/>
                <w:webHidden/>
              </w:rPr>
              <w:instrText xml:space="preserve"> PAGEREF _Toc477880832 \h </w:instrText>
            </w:r>
            <w:r>
              <w:rPr>
                <w:noProof/>
                <w:webHidden/>
              </w:rPr>
            </w:r>
          </w:ins>
          <w:r>
            <w:rPr>
              <w:noProof/>
              <w:webHidden/>
            </w:rPr>
            <w:fldChar w:fldCharType="separate"/>
          </w:r>
          <w:ins w:id="102" w:author="Seggelke, Klaus" w:date="2017-03-21T17:29:00Z">
            <w:r>
              <w:rPr>
                <w:noProof/>
                <w:webHidden/>
              </w:rPr>
              <w:t>39</w:t>
            </w:r>
            <w:r>
              <w:rPr>
                <w:noProof/>
                <w:webHidden/>
              </w:rPr>
              <w:fldChar w:fldCharType="end"/>
            </w:r>
            <w:r w:rsidRPr="00662EBE">
              <w:rPr>
                <w:rStyle w:val="Hyperlink"/>
              </w:rPr>
              <w:fldChar w:fldCharType="end"/>
            </w:r>
          </w:ins>
        </w:p>
        <w:p w:rsidR="00FE6CD4" w:rsidRDefault="00FE6CD4">
          <w:pPr>
            <w:pStyle w:val="TOC3"/>
            <w:rPr>
              <w:ins w:id="103" w:author="Seggelke, Klaus" w:date="2017-03-21T17:29:00Z"/>
              <w:rFonts w:asciiTheme="minorHAnsi" w:eastAsiaTheme="minorEastAsia" w:hAnsiTheme="minorHAnsi" w:cstheme="minorBidi"/>
              <w:noProof/>
              <w:color w:val="auto"/>
            </w:rPr>
          </w:pPr>
          <w:ins w:id="104" w:author="Seggelke, Klaus" w:date="2017-03-21T17:29:00Z">
            <w:r w:rsidRPr="00662EBE">
              <w:rPr>
                <w:rStyle w:val="Hyperlink"/>
              </w:rPr>
              <w:fldChar w:fldCharType="begin"/>
            </w:r>
            <w:r w:rsidRPr="00662EBE">
              <w:rPr>
                <w:rStyle w:val="Hyperlink"/>
              </w:rPr>
              <w:instrText xml:space="preserve"> </w:instrText>
            </w:r>
            <w:r>
              <w:rPr>
                <w:noProof/>
              </w:rPr>
              <w:instrText>HYPERLINK \l "_Toc477880833"</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8.2.8</w:t>
            </w:r>
            <w:r>
              <w:rPr>
                <w:rFonts w:asciiTheme="minorHAnsi" w:eastAsiaTheme="minorEastAsia" w:hAnsiTheme="minorHAnsi" w:cstheme="minorBidi"/>
                <w:noProof/>
                <w:color w:val="auto"/>
              </w:rPr>
              <w:tab/>
            </w:r>
            <w:r w:rsidRPr="00662EBE">
              <w:rPr>
                <w:rStyle w:val="Hyperlink"/>
              </w:rPr>
              <w:t>VNFD:VDU Virtual Switches</w:t>
            </w:r>
            <w:r>
              <w:rPr>
                <w:noProof/>
                <w:webHidden/>
              </w:rPr>
              <w:tab/>
            </w:r>
            <w:r>
              <w:rPr>
                <w:noProof/>
                <w:webHidden/>
              </w:rPr>
              <w:fldChar w:fldCharType="begin"/>
            </w:r>
            <w:r>
              <w:rPr>
                <w:noProof/>
                <w:webHidden/>
              </w:rPr>
              <w:instrText xml:space="preserve"> PAGEREF _Toc477880833 \h </w:instrText>
            </w:r>
            <w:r>
              <w:rPr>
                <w:noProof/>
                <w:webHidden/>
              </w:rPr>
            </w:r>
          </w:ins>
          <w:r>
            <w:rPr>
              <w:noProof/>
              <w:webHidden/>
            </w:rPr>
            <w:fldChar w:fldCharType="separate"/>
          </w:r>
          <w:ins w:id="105" w:author="Seggelke, Klaus" w:date="2017-03-21T17:29:00Z">
            <w:r>
              <w:rPr>
                <w:noProof/>
                <w:webHidden/>
              </w:rPr>
              <w:t>40</w:t>
            </w:r>
            <w:r>
              <w:rPr>
                <w:noProof/>
                <w:webHidden/>
              </w:rPr>
              <w:fldChar w:fldCharType="end"/>
            </w:r>
            <w:r w:rsidRPr="00662EBE">
              <w:rPr>
                <w:rStyle w:val="Hyperlink"/>
              </w:rPr>
              <w:fldChar w:fldCharType="end"/>
            </w:r>
          </w:ins>
        </w:p>
        <w:p w:rsidR="00FE6CD4" w:rsidRDefault="00FE6CD4">
          <w:pPr>
            <w:pStyle w:val="TOC3"/>
            <w:rPr>
              <w:ins w:id="106" w:author="Seggelke, Klaus" w:date="2017-03-21T17:29:00Z"/>
              <w:rFonts w:asciiTheme="minorHAnsi" w:eastAsiaTheme="minorEastAsia" w:hAnsiTheme="minorHAnsi" w:cstheme="minorBidi"/>
              <w:noProof/>
              <w:color w:val="auto"/>
            </w:rPr>
          </w:pPr>
          <w:ins w:id="107" w:author="Seggelke, Klaus" w:date="2017-03-21T17:29:00Z">
            <w:r w:rsidRPr="00662EBE">
              <w:rPr>
                <w:rStyle w:val="Hyperlink"/>
              </w:rPr>
              <w:lastRenderedPageBreak/>
              <w:fldChar w:fldCharType="begin"/>
            </w:r>
            <w:r w:rsidRPr="00662EBE">
              <w:rPr>
                <w:rStyle w:val="Hyperlink"/>
              </w:rPr>
              <w:instrText xml:space="preserve"> </w:instrText>
            </w:r>
            <w:r>
              <w:rPr>
                <w:noProof/>
              </w:rPr>
              <w:instrText>HYPERLINK \l "_Toc477880834"</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8.2.9</w:t>
            </w:r>
            <w:r>
              <w:rPr>
                <w:rFonts w:asciiTheme="minorHAnsi" w:eastAsiaTheme="minorEastAsia" w:hAnsiTheme="minorHAnsi" w:cstheme="minorBidi"/>
                <w:noProof/>
                <w:color w:val="auto"/>
              </w:rPr>
              <w:tab/>
            </w:r>
            <w:r w:rsidRPr="00662EBE">
              <w:rPr>
                <w:rStyle w:val="Hyperlink"/>
              </w:rPr>
              <w:t>VNFD:VDU General Reliability and Availability</w:t>
            </w:r>
            <w:r>
              <w:rPr>
                <w:noProof/>
                <w:webHidden/>
              </w:rPr>
              <w:tab/>
            </w:r>
            <w:r>
              <w:rPr>
                <w:noProof/>
                <w:webHidden/>
              </w:rPr>
              <w:fldChar w:fldCharType="begin"/>
            </w:r>
            <w:r>
              <w:rPr>
                <w:noProof/>
                <w:webHidden/>
              </w:rPr>
              <w:instrText xml:space="preserve"> PAGEREF _Toc477880834 \h </w:instrText>
            </w:r>
            <w:r>
              <w:rPr>
                <w:noProof/>
                <w:webHidden/>
              </w:rPr>
            </w:r>
          </w:ins>
          <w:r>
            <w:rPr>
              <w:noProof/>
              <w:webHidden/>
            </w:rPr>
            <w:fldChar w:fldCharType="separate"/>
          </w:r>
          <w:ins w:id="108" w:author="Seggelke, Klaus" w:date="2017-03-21T17:29:00Z">
            <w:r>
              <w:rPr>
                <w:noProof/>
                <w:webHidden/>
              </w:rPr>
              <w:t>40</w:t>
            </w:r>
            <w:r>
              <w:rPr>
                <w:noProof/>
                <w:webHidden/>
              </w:rPr>
              <w:fldChar w:fldCharType="end"/>
            </w:r>
            <w:r w:rsidRPr="00662EBE">
              <w:rPr>
                <w:rStyle w:val="Hyperlink"/>
              </w:rPr>
              <w:fldChar w:fldCharType="end"/>
            </w:r>
          </w:ins>
        </w:p>
        <w:p w:rsidR="00FE6CD4" w:rsidRDefault="00FE6CD4">
          <w:pPr>
            <w:pStyle w:val="TOC3"/>
            <w:rPr>
              <w:ins w:id="109" w:author="Seggelke, Klaus" w:date="2017-03-21T17:29:00Z"/>
              <w:rFonts w:asciiTheme="minorHAnsi" w:eastAsiaTheme="minorEastAsia" w:hAnsiTheme="minorHAnsi" w:cstheme="minorBidi"/>
              <w:noProof/>
              <w:color w:val="auto"/>
            </w:rPr>
          </w:pPr>
          <w:ins w:id="110" w:author="Seggelke, Klaus" w:date="2017-03-21T17:29:00Z">
            <w:r w:rsidRPr="00662EBE">
              <w:rPr>
                <w:rStyle w:val="Hyperlink"/>
              </w:rPr>
              <w:fldChar w:fldCharType="begin"/>
            </w:r>
            <w:r w:rsidRPr="00662EBE">
              <w:rPr>
                <w:rStyle w:val="Hyperlink"/>
              </w:rPr>
              <w:instrText xml:space="preserve"> </w:instrText>
            </w:r>
            <w:r>
              <w:rPr>
                <w:noProof/>
              </w:rPr>
              <w:instrText>HYPERLINK \l "_Toc477880835"</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8.2.10</w:t>
            </w:r>
            <w:r>
              <w:rPr>
                <w:rFonts w:asciiTheme="minorHAnsi" w:eastAsiaTheme="minorEastAsia" w:hAnsiTheme="minorHAnsi" w:cstheme="minorBidi"/>
                <w:noProof/>
                <w:color w:val="auto"/>
              </w:rPr>
              <w:tab/>
            </w:r>
            <w:r w:rsidRPr="00662EBE">
              <w:rPr>
                <w:rStyle w:val="Hyperlink"/>
              </w:rPr>
              <w:t>VNFD:VDU Storage</w:t>
            </w:r>
            <w:r>
              <w:rPr>
                <w:noProof/>
                <w:webHidden/>
              </w:rPr>
              <w:tab/>
            </w:r>
            <w:r>
              <w:rPr>
                <w:noProof/>
                <w:webHidden/>
              </w:rPr>
              <w:fldChar w:fldCharType="begin"/>
            </w:r>
            <w:r>
              <w:rPr>
                <w:noProof/>
                <w:webHidden/>
              </w:rPr>
              <w:instrText xml:space="preserve"> PAGEREF _Toc477880835 \h </w:instrText>
            </w:r>
            <w:r>
              <w:rPr>
                <w:noProof/>
                <w:webHidden/>
              </w:rPr>
            </w:r>
          </w:ins>
          <w:r>
            <w:rPr>
              <w:noProof/>
              <w:webHidden/>
            </w:rPr>
            <w:fldChar w:fldCharType="separate"/>
          </w:r>
          <w:ins w:id="111" w:author="Seggelke, Klaus" w:date="2017-03-21T17:29:00Z">
            <w:r>
              <w:rPr>
                <w:noProof/>
                <w:webHidden/>
              </w:rPr>
              <w:t>41</w:t>
            </w:r>
            <w:r>
              <w:rPr>
                <w:noProof/>
                <w:webHidden/>
              </w:rPr>
              <w:fldChar w:fldCharType="end"/>
            </w:r>
            <w:r w:rsidRPr="00662EBE">
              <w:rPr>
                <w:rStyle w:val="Hyperlink"/>
              </w:rPr>
              <w:fldChar w:fldCharType="end"/>
            </w:r>
          </w:ins>
        </w:p>
        <w:p w:rsidR="00FE6CD4" w:rsidRDefault="00FE6CD4">
          <w:pPr>
            <w:pStyle w:val="TOC2"/>
            <w:tabs>
              <w:tab w:val="left" w:pos="800"/>
            </w:tabs>
            <w:rPr>
              <w:ins w:id="112" w:author="Seggelke, Klaus" w:date="2017-03-21T17:29:00Z"/>
              <w:rFonts w:asciiTheme="minorHAnsi" w:eastAsiaTheme="minorEastAsia" w:hAnsiTheme="minorHAnsi" w:cstheme="minorBidi"/>
              <w:color w:val="auto"/>
              <w:sz w:val="22"/>
              <w:szCs w:val="22"/>
            </w:rPr>
          </w:pPr>
          <w:ins w:id="113" w:author="Seggelke, Klaus" w:date="2017-03-21T17:29:00Z">
            <w:r w:rsidRPr="00662EBE">
              <w:rPr>
                <w:rStyle w:val="Hyperlink"/>
              </w:rPr>
              <w:fldChar w:fldCharType="begin"/>
            </w:r>
            <w:r w:rsidRPr="00662EBE">
              <w:rPr>
                <w:rStyle w:val="Hyperlink"/>
              </w:rPr>
              <w:instrText xml:space="preserve"> </w:instrText>
            </w:r>
            <w:r>
              <w:instrText>HYPERLINK \l "_Toc477880836"</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8.3</w:t>
            </w:r>
            <w:r>
              <w:rPr>
                <w:rFonts w:asciiTheme="minorHAnsi" w:eastAsiaTheme="minorEastAsia" w:hAnsiTheme="minorHAnsi" w:cstheme="minorBidi"/>
                <w:color w:val="auto"/>
                <w:sz w:val="22"/>
                <w:szCs w:val="22"/>
              </w:rPr>
              <w:tab/>
            </w:r>
            <w:r w:rsidRPr="00662EBE">
              <w:rPr>
                <w:rStyle w:val="Hyperlink"/>
              </w:rPr>
              <w:t>VNFD Virtual Link</w:t>
            </w:r>
            <w:r>
              <w:rPr>
                <w:webHidden/>
              </w:rPr>
              <w:tab/>
            </w:r>
            <w:r>
              <w:rPr>
                <w:webHidden/>
              </w:rPr>
              <w:fldChar w:fldCharType="begin"/>
            </w:r>
            <w:r>
              <w:rPr>
                <w:webHidden/>
              </w:rPr>
              <w:instrText xml:space="preserve"> PAGEREF _Toc477880836 \h </w:instrText>
            </w:r>
            <w:r>
              <w:rPr>
                <w:webHidden/>
              </w:rPr>
            </w:r>
          </w:ins>
          <w:r>
            <w:rPr>
              <w:webHidden/>
            </w:rPr>
            <w:fldChar w:fldCharType="separate"/>
          </w:r>
          <w:ins w:id="114" w:author="Seggelke, Klaus" w:date="2017-03-21T17:29:00Z">
            <w:r>
              <w:rPr>
                <w:webHidden/>
              </w:rPr>
              <w:t>41</w:t>
            </w:r>
            <w:r>
              <w:rPr>
                <w:webHidden/>
              </w:rPr>
              <w:fldChar w:fldCharType="end"/>
            </w:r>
            <w:r w:rsidRPr="00662EBE">
              <w:rPr>
                <w:rStyle w:val="Hyperlink"/>
              </w:rPr>
              <w:fldChar w:fldCharType="end"/>
            </w:r>
          </w:ins>
        </w:p>
        <w:p w:rsidR="00FE6CD4" w:rsidRDefault="00FE6CD4">
          <w:pPr>
            <w:pStyle w:val="TOC2"/>
            <w:tabs>
              <w:tab w:val="left" w:pos="800"/>
            </w:tabs>
            <w:rPr>
              <w:ins w:id="115" w:author="Seggelke, Klaus" w:date="2017-03-21T17:29:00Z"/>
              <w:rFonts w:asciiTheme="minorHAnsi" w:eastAsiaTheme="minorEastAsia" w:hAnsiTheme="minorHAnsi" w:cstheme="minorBidi"/>
              <w:color w:val="auto"/>
              <w:sz w:val="22"/>
              <w:szCs w:val="22"/>
            </w:rPr>
          </w:pPr>
          <w:ins w:id="116" w:author="Seggelke, Klaus" w:date="2017-03-21T17:29:00Z">
            <w:r w:rsidRPr="00662EBE">
              <w:rPr>
                <w:rStyle w:val="Hyperlink"/>
              </w:rPr>
              <w:fldChar w:fldCharType="begin"/>
            </w:r>
            <w:r w:rsidRPr="00662EBE">
              <w:rPr>
                <w:rStyle w:val="Hyperlink"/>
              </w:rPr>
              <w:instrText xml:space="preserve"> </w:instrText>
            </w:r>
            <w:r>
              <w:instrText>HYPERLINK \l "_Toc477880837"</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8.4</w:t>
            </w:r>
            <w:r>
              <w:rPr>
                <w:rFonts w:asciiTheme="minorHAnsi" w:eastAsiaTheme="minorEastAsia" w:hAnsiTheme="minorHAnsi" w:cstheme="minorBidi"/>
                <w:color w:val="auto"/>
                <w:sz w:val="22"/>
                <w:szCs w:val="22"/>
              </w:rPr>
              <w:tab/>
            </w:r>
            <w:r w:rsidRPr="00662EBE">
              <w:rPr>
                <w:rStyle w:val="Hyperlink"/>
              </w:rPr>
              <w:t>VNFD Connection Points</w:t>
            </w:r>
            <w:r>
              <w:rPr>
                <w:webHidden/>
              </w:rPr>
              <w:tab/>
            </w:r>
            <w:r>
              <w:rPr>
                <w:webHidden/>
              </w:rPr>
              <w:fldChar w:fldCharType="begin"/>
            </w:r>
            <w:r>
              <w:rPr>
                <w:webHidden/>
              </w:rPr>
              <w:instrText xml:space="preserve"> PAGEREF _Toc477880837 \h </w:instrText>
            </w:r>
            <w:r>
              <w:rPr>
                <w:webHidden/>
              </w:rPr>
            </w:r>
          </w:ins>
          <w:r>
            <w:rPr>
              <w:webHidden/>
            </w:rPr>
            <w:fldChar w:fldCharType="separate"/>
          </w:r>
          <w:ins w:id="117" w:author="Seggelke, Klaus" w:date="2017-03-21T17:29:00Z">
            <w:r>
              <w:rPr>
                <w:webHidden/>
              </w:rPr>
              <w:t>42</w:t>
            </w:r>
            <w:r>
              <w:rPr>
                <w:webHidden/>
              </w:rPr>
              <w:fldChar w:fldCharType="end"/>
            </w:r>
            <w:r w:rsidRPr="00662EBE">
              <w:rPr>
                <w:rStyle w:val="Hyperlink"/>
              </w:rPr>
              <w:fldChar w:fldCharType="end"/>
            </w:r>
          </w:ins>
        </w:p>
        <w:p w:rsidR="00FE6CD4" w:rsidRDefault="00FE6CD4">
          <w:pPr>
            <w:pStyle w:val="TOC2"/>
            <w:tabs>
              <w:tab w:val="left" w:pos="800"/>
            </w:tabs>
            <w:rPr>
              <w:ins w:id="118" w:author="Seggelke, Klaus" w:date="2017-03-21T17:29:00Z"/>
              <w:rFonts w:asciiTheme="minorHAnsi" w:eastAsiaTheme="minorEastAsia" w:hAnsiTheme="minorHAnsi" w:cstheme="minorBidi"/>
              <w:color w:val="auto"/>
              <w:sz w:val="22"/>
              <w:szCs w:val="22"/>
            </w:rPr>
          </w:pPr>
          <w:ins w:id="119" w:author="Seggelke, Klaus" w:date="2017-03-21T17:29:00Z">
            <w:r w:rsidRPr="00662EBE">
              <w:rPr>
                <w:rStyle w:val="Hyperlink"/>
              </w:rPr>
              <w:fldChar w:fldCharType="begin"/>
            </w:r>
            <w:r w:rsidRPr="00662EBE">
              <w:rPr>
                <w:rStyle w:val="Hyperlink"/>
              </w:rPr>
              <w:instrText xml:space="preserve"> </w:instrText>
            </w:r>
            <w:r>
              <w:instrText>HYPERLINK \l "_Toc477880838"</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8.5</w:t>
            </w:r>
            <w:r>
              <w:rPr>
                <w:rFonts w:asciiTheme="minorHAnsi" w:eastAsiaTheme="minorEastAsia" w:hAnsiTheme="minorHAnsi" w:cstheme="minorBidi"/>
                <w:color w:val="auto"/>
                <w:sz w:val="22"/>
                <w:szCs w:val="22"/>
              </w:rPr>
              <w:tab/>
            </w:r>
            <w:r w:rsidRPr="00662EBE">
              <w:rPr>
                <w:rStyle w:val="Hyperlink"/>
              </w:rPr>
              <w:t>VNFD Deployment Flavors</w:t>
            </w:r>
            <w:r>
              <w:rPr>
                <w:webHidden/>
              </w:rPr>
              <w:tab/>
            </w:r>
            <w:r>
              <w:rPr>
                <w:webHidden/>
              </w:rPr>
              <w:fldChar w:fldCharType="begin"/>
            </w:r>
            <w:r>
              <w:rPr>
                <w:webHidden/>
              </w:rPr>
              <w:instrText xml:space="preserve"> PAGEREF _Toc477880838 \h </w:instrText>
            </w:r>
            <w:r>
              <w:rPr>
                <w:webHidden/>
              </w:rPr>
            </w:r>
          </w:ins>
          <w:r>
            <w:rPr>
              <w:webHidden/>
            </w:rPr>
            <w:fldChar w:fldCharType="separate"/>
          </w:r>
          <w:ins w:id="120" w:author="Seggelke, Klaus" w:date="2017-03-21T17:29:00Z">
            <w:r>
              <w:rPr>
                <w:webHidden/>
              </w:rPr>
              <w:t>43</w:t>
            </w:r>
            <w:r>
              <w:rPr>
                <w:webHidden/>
              </w:rPr>
              <w:fldChar w:fldCharType="end"/>
            </w:r>
            <w:r w:rsidRPr="00662EBE">
              <w:rPr>
                <w:rStyle w:val="Hyperlink"/>
              </w:rPr>
              <w:fldChar w:fldCharType="end"/>
            </w:r>
          </w:ins>
        </w:p>
        <w:p w:rsidR="00FE6CD4" w:rsidRDefault="00FE6CD4">
          <w:pPr>
            <w:pStyle w:val="TOC1"/>
            <w:rPr>
              <w:ins w:id="121" w:author="Seggelke, Klaus" w:date="2017-03-21T17:29:00Z"/>
              <w:rFonts w:asciiTheme="minorHAnsi" w:eastAsiaTheme="minorEastAsia" w:hAnsiTheme="minorHAnsi" w:cstheme="minorBidi"/>
              <w:color w:val="auto"/>
              <w:sz w:val="22"/>
              <w:szCs w:val="22"/>
            </w:rPr>
          </w:pPr>
          <w:ins w:id="122" w:author="Seggelke, Klaus" w:date="2017-03-21T17:29:00Z">
            <w:r w:rsidRPr="00662EBE">
              <w:rPr>
                <w:rStyle w:val="Hyperlink"/>
              </w:rPr>
              <w:fldChar w:fldCharType="begin"/>
            </w:r>
            <w:r w:rsidRPr="00662EBE">
              <w:rPr>
                <w:rStyle w:val="Hyperlink"/>
              </w:rPr>
              <w:instrText xml:space="preserve"> </w:instrText>
            </w:r>
            <w:r>
              <w:instrText>HYPERLINK \l "_Toc477880839"</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9</w:t>
            </w:r>
            <w:r>
              <w:rPr>
                <w:rFonts w:asciiTheme="minorHAnsi" w:eastAsiaTheme="minorEastAsia" w:hAnsiTheme="minorHAnsi" w:cstheme="minorBidi"/>
                <w:color w:val="auto"/>
                <w:sz w:val="22"/>
                <w:szCs w:val="22"/>
              </w:rPr>
              <w:tab/>
            </w:r>
            <w:r w:rsidRPr="00662EBE">
              <w:rPr>
                <w:rStyle w:val="Hyperlink"/>
              </w:rPr>
              <w:t>VNF State Management</w:t>
            </w:r>
            <w:r>
              <w:rPr>
                <w:webHidden/>
              </w:rPr>
              <w:tab/>
            </w:r>
            <w:r>
              <w:rPr>
                <w:webHidden/>
              </w:rPr>
              <w:fldChar w:fldCharType="begin"/>
            </w:r>
            <w:r>
              <w:rPr>
                <w:webHidden/>
              </w:rPr>
              <w:instrText xml:space="preserve"> PAGEREF _Toc477880839 \h </w:instrText>
            </w:r>
            <w:r>
              <w:rPr>
                <w:webHidden/>
              </w:rPr>
            </w:r>
          </w:ins>
          <w:r>
            <w:rPr>
              <w:webHidden/>
            </w:rPr>
            <w:fldChar w:fldCharType="separate"/>
          </w:r>
          <w:ins w:id="123" w:author="Seggelke, Klaus" w:date="2017-03-21T17:29:00Z">
            <w:r>
              <w:rPr>
                <w:webHidden/>
              </w:rPr>
              <w:t>44</w:t>
            </w:r>
            <w:r>
              <w:rPr>
                <w:webHidden/>
              </w:rPr>
              <w:fldChar w:fldCharType="end"/>
            </w:r>
            <w:r w:rsidRPr="00662EBE">
              <w:rPr>
                <w:rStyle w:val="Hyperlink"/>
              </w:rPr>
              <w:fldChar w:fldCharType="end"/>
            </w:r>
          </w:ins>
        </w:p>
        <w:p w:rsidR="00FE6CD4" w:rsidRDefault="00FE6CD4">
          <w:pPr>
            <w:pStyle w:val="TOC2"/>
            <w:tabs>
              <w:tab w:val="left" w:pos="800"/>
            </w:tabs>
            <w:rPr>
              <w:ins w:id="124" w:author="Seggelke, Klaus" w:date="2017-03-21T17:29:00Z"/>
              <w:rFonts w:asciiTheme="minorHAnsi" w:eastAsiaTheme="minorEastAsia" w:hAnsiTheme="minorHAnsi" w:cstheme="minorBidi"/>
              <w:color w:val="auto"/>
              <w:sz w:val="22"/>
              <w:szCs w:val="22"/>
            </w:rPr>
          </w:pPr>
          <w:ins w:id="125" w:author="Seggelke, Klaus" w:date="2017-03-21T17:29:00Z">
            <w:r w:rsidRPr="00662EBE">
              <w:rPr>
                <w:rStyle w:val="Hyperlink"/>
              </w:rPr>
              <w:fldChar w:fldCharType="begin"/>
            </w:r>
            <w:r w:rsidRPr="00662EBE">
              <w:rPr>
                <w:rStyle w:val="Hyperlink"/>
              </w:rPr>
              <w:instrText xml:space="preserve"> </w:instrText>
            </w:r>
            <w:r>
              <w:instrText>HYPERLINK \l "_Toc477880840"</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9.1</w:t>
            </w:r>
            <w:r>
              <w:rPr>
                <w:rFonts w:asciiTheme="minorHAnsi" w:eastAsiaTheme="minorEastAsia" w:hAnsiTheme="minorHAnsi" w:cstheme="minorBidi"/>
                <w:color w:val="auto"/>
                <w:sz w:val="22"/>
                <w:szCs w:val="22"/>
              </w:rPr>
              <w:tab/>
            </w:r>
            <w:r w:rsidRPr="00662EBE">
              <w:rPr>
                <w:rStyle w:val="Hyperlink"/>
              </w:rPr>
              <w:t>VNF State Management: Instantiation</w:t>
            </w:r>
            <w:r>
              <w:rPr>
                <w:webHidden/>
              </w:rPr>
              <w:tab/>
            </w:r>
            <w:r>
              <w:rPr>
                <w:webHidden/>
              </w:rPr>
              <w:fldChar w:fldCharType="begin"/>
            </w:r>
            <w:r>
              <w:rPr>
                <w:webHidden/>
              </w:rPr>
              <w:instrText xml:space="preserve"> PAGEREF _Toc477880840 \h </w:instrText>
            </w:r>
            <w:r>
              <w:rPr>
                <w:webHidden/>
              </w:rPr>
            </w:r>
          </w:ins>
          <w:r>
            <w:rPr>
              <w:webHidden/>
            </w:rPr>
            <w:fldChar w:fldCharType="separate"/>
          </w:r>
          <w:ins w:id="126" w:author="Seggelke, Klaus" w:date="2017-03-21T17:29:00Z">
            <w:r>
              <w:rPr>
                <w:webHidden/>
              </w:rPr>
              <w:t>44</w:t>
            </w:r>
            <w:r>
              <w:rPr>
                <w:webHidden/>
              </w:rPr>
              <w:fldChar w:fldCharType="end"/>
            </w:r>
            <w:r w:rsidRPr="00662EBE">
              <w:rPr>
                <w:rStyle w:val="Hyperlink"/>
              </w:rPr>
              <w:fldChar w:fldCharType="end"/>
            </w:r>
          </w:ins>
        </w:p>
        <w:p w:rsidR="00FE6CD4" w:rsidRDefault="00FE6CD4">
          <w:pPr>
            <w:pStyle w:val="TOC2"/>
            <w:tabs>
              <w:tab w:val="left" w:pos="800"/>
            </w:tabs>
            <w:rPr>
              <w:ins w:id="127" w:author="Seggelke, Klaus" w:date="2017-03-21T17:29:00Z"/>
              <w:rFonts w:asciiTheme="minorHAnsi" w:eastAsiaTheme="minorEastAsia" w:hAnsiTheme="minorHAnsi" w:cstheme="minorBidi"/>
              <w:color w:val="auto"/>
              <w:sz w:val="22"/>
              <w:szCs w:val="22"/>
            </w:rPr>
          </w:pPr>
          <w:ins w:id="128" w:author="Seggelke, Klaus" w:date="2017-03-21T17:29:00Z">
            <w:r w:rsidRPr="00662EBE">
              <w:rPr>
                <w:rStyle w:val="Hyperlink"/>
              </w:rPr>
              <w:fldChar w:fldCharType="begin"/>
            </w:r>
            <w:r w:rsidRPr="00662EBE">
              <w:rPr>
                <w:rStyle w:val="Hyperlink"/>
              </w:rPr>
              <w:instrText xml:space="preserve"> </w:instrText>
            </w:r>
            <w:r>
              <w:instrText>HYPERLINK \l "_Toc477880887"</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9.2</w:t>
            </w:r>
            <w:r>
              <w:rPr>
                <w:rFonts w:asciiTheme="minorHAnsi" w:eastAsiaTheme="minorEastAsia" w:hAnsiTheme="minorHAnsi" w:cstheme="minorBidi"/>
                <w:color w:val="auto"/>
                <w:sz w:val="22"/>
                <w:szCs w:val="22"/>
              </w:rPr>
              <w:tab/>
            </w:r>
            <w:r w:rsidRPr="00662EBE">
              <w:rPr>
                <w:rStyle w:val="Hyperlink"/>
              </w:rPr>
              <w:t>VNF Instantiation Failure with missing required virtual resources</w:t>
            </w:r>
            <w:r>
              <w:rPr>
                <w:webHidden/>
              </w:rPr>
              <w:tab/>
            </w:r>
            <w:r>
              <w:rPr>
                <w:webHidden/>
              </w:rPr>
              <w:fldChar w:fldCharType="begin"/>
            </w:r>
            <w:r>
              <w:rPr>
                <w:webHidden/>
              </w:rPr>
              <w:instrText xml:space="preserve"> PAGEREF _Toc477880887 \h </w:instrText>
            </w:r>
            <w:r>
              <w:rPr>
                <w:webHidden/>
              </w:rPr>
            </w:r>
          </w:ins>
          <w:r>
            <w:rPr>
              <w:webHidden/>
            </w:rPr>
            <w:fldChar w:fldCharType="separate"/>
          </w:r>
          <w:ins w:id="129" w:author="Seggelke, Klaus" w:date="2017-03-21T17:29:00Z">
            <w:r>
              <w:rPr>
                <w:webHidden/>
              </w:rPr>
              <w:t>50</w:t>
            </w:r>
            <w:r>
              <w:rPr>
                <w:webHidden/>
              </w:rPr>
              <w:fldChar w:fldCharType="end"/>
            </w:r>
            <w:r w:rsidRPr="00662EBE">
              <w:rPr>
                <w:rStyle w:val="Hyperlink"/>
              </w:rPr>
              <w:fldChar w:fldCharType="end"/>
            </w:r>
          </w:ins>
        </w:p>
        <w:p w:rsidR="00FE6CD4" w:rsidRDefault="00FE6CD4">
          <w:pPr>
            <w:pStyle w:val="TOC2"/>
            <w:tabs>
              <w:tab w:val="left" w:pos="800"/>
            </w:tabs>
            <w:rPr>
              <w:ins w:id="130" w:author="Seggelke, Klaus" w:date="2017-03-21T17:29:00Z"/>
              <w:rFonts w:asciiTheme="minorHAnsi" w:eastAsiaTheme="minorEastAsia" w:hAnsiTheme="minorHAnsi" w:cstheme="minorBidi"/>
              <w:color w:val="auto"/>
              <w:sz w:val="22"/>
              <w:szCs w:val="22"/>
            </w:rPr>
          </w:pPr>
          <w:ins w:id="131" w:author="Seggelke, Klaus" w:date="2017-03-21T17:29:00Z">
            <w:r w:rsidRPr="00662EBE">
              <w:rPr>
                <w:rStyle w:val="Hyperlink"/>
              </w:rPr>
              <w:fldChar w:fldCharType="begin"/>
            </w:r>
            <w:r w:rsidRPr="00662EBE">
              <w:rPr>
                <w:rStyle w:val="Hyperlink"/>
              </w:rPr>
              <w:instrText xml:space="preserve"> </w:instrText>
            </w:r>
            <w:r>
              <w:instrText>HYPERLINK \l "_Toc477880888"</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9.3</w:t>
            </w:r>
            <w:r>
              <w:rPr>
                <w:rFonts w:asciiTheme="minorHAnsi" w:eastAsiaTheme="minorEastAsia" w:hAnsiTheme="minorHAnsi" w:cstheme="minorBidi"/>
                <w:color w:val="auto"/>
                <w:sz w:val="22"/>
                <w:szCs w:val="22"/>
              </w:rPr>
              <w:tab/>
            </w:r>
            <w:r w:rsidRPr="00662EBE">
              <w:rPr>
                <w:rStyle w:val="Hyperlink"/>
              </w:rPr>
              <w:t>VNF State Management: Start</w:t>
            </w:r>
            <w:r>
              <w:rPr>
                <w:webHidden/>
              </w:rPr>
              <w:tab/>
            </w:r>
            <w:r>
              <w:rPr>
                <w:webHidden/>
              </w:rPr>
              <w:fldChar w:fldCharType="begin"/>
            </w:r>
            <w:r>
              <w:rPr>
                <w:webHidden/>
              </w:rPr>
              <w:instrText xml:space="preserve"> PAGEREF _Toc477880888 \h </w:instrText>
            </w:r>
            <w:r>
              <w:rPr>
                <w:webHidden/>
              </w:rPr>
            </w:r>
          </w:ins>
          <w:r>
            <w:rPr>
              <w:webHidden/>
            </w:rPr>
            <w:fldChar w:fldCharType="separate"/>
          </w:r>
          <w:ins w:id="132" w:author="Seggelke, Klaus" w:date="2017-03-21T17:29:00Z">
            <w:r>
              <w:rPr>
                <w:webHidden/>
              </w:rPr>
              <w:t>54</w:t>
            </w:r>
            <w:r>
              <w:rPr>
                <w:webHidden/>
              </w:rPr>
              <w:fldChar w:fldCharType="end"/>
            </w:r>
            <w:r w:rsidRPr="00662EBE">
              <w:rPr>
                <w:rStyle w:val="Hyperlink"/>
              </w:rPr>
              <w:fldChar w:fldCharType="end"/>
            </w:r>
          </w:ins>
        </w:p>
        <w:p w:rsidR="00FE6CD4" w:rsidRDefault="00FE6CD4">
          <w:pPr>
            <w:pStyle w:val="TOC2"/>
            <w:tabs>
              <w:tab w:val="left" w:pos="800"/>
            </w:tabs>
            <w:rPr>
              <w:ins w:id="133" w:author="Seggelke, Klaus" w:date="2017-03-21T17:29:00Z"/>
              <w:rFonts w:asciiTheme="minorHAnsi" w:eastAsiaTheme="minorEastAsia" w:hAnsiTheme="minorHAnsi" w:cstheme="minorBidi"/>
              <w:color w:val="auto"/>
              <w:sz w:val="22"/>
              <w:szCs w:val="22"/>
            </w:rPr>
          </w:pPr>
          <w:ins w:id="134" w:author="Seggelke, Klaus" w:date="2017-03-21T17:29:00Z">
            <w:r w:rsidRPr="00662EBE">
              <w:rPr>
                <w:rStyle w:val="Hyperlink"/>
              </w:rPr>
              <w:fldChar w:fldCharType="begin"/>
            </w:r>
            <w:r w:rsidRPr="00662EBE">
              <w:rPr>
                <w:rStyle w:val="Hyperlink"/>
              </w:rPr>
              <w:instrText xml:space="preserve"> </w:instrText>
            </w:r>
            <w:r>
              <w:instrText>HYPERLINK \l "_Toc477880889"</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9.4</w:t>
            </w:r>
            <w:r>
              <w:rPr>
                <w:rFonts w:asciiTheme="minorHAnsi" w:eastAsiaTheme="minorEastAsia" w:hAnsiTheme="minorHAnsi" w:cstheme="minorBidi"/>
                <w:color w:val="auto"/>
                <w:sz w:val="22"/>
                <w:szCs w:val="22"/>
              </w:rPr>
              <w:tab/>
            </w:r>
            <w:r w:rsidRPr="00662EBE">
              <w:rPr>
                <w:rStyle w:val="Hyperlink"/>
              </w:rPr>
              <w:t>VNF State Management: Stop</w:t>
            </w:r>
            <w:r>
              <w:rPr>
                <w:webHidden/>
              </w:rPr>
              <w:tab/>
            </w:r>
            <w:r>
              <w:rPr>
                <w:webHidden/>
              </w:rPr>
              <w:fldChar w:fldCharType="begin"/>
            </w:r>
            <w:r>
              <w:rPr>
                <w:webHidden/>
              </w:rPr>
              <w:instrText xml:space="preserve"> PAGEREF _Toc477880889 \h </w:instrText>
            </w:r>
            <w:r>
              <w:rPr>
                <w:webHidden/>
              </w:rPr>
            </w:r>
          </w:ins>
          <w:r>
            <w:rPr>
              <w:webHidden/>
            </w:rPr>
            <w:fldChar w:fldCharType="separate"/>
          </w:r>
          <w:ins w:id="135" w:author="Seggelke, Klaus" w:date="2017-03-21T17:29:00Z">
            <w:r>
              <w:rPr>
                <w:webHidden/>
              </w:rPr>
              <w:t>57</w:t>
            </w:r>
            <w:r>
              <w:rPr>
                <w:webHidden/>
              </w:rPr>
              <w:fldChar w:fldCharType="end"/>
            </w:r>
            <w:r w:rsidRPr="00662EBE">
              <w:rPr>
                <w:rStyle w:val="Hyperlink"/>
              </w:rPr>
              <w:fldChar w:fldCharType="end"/>
            </w:r>
          </w:ins>
        </w:p>
        <w:p w:rsidR="00FE6CD4" w:rsidRDefault="00FE6CD4">
          <w:pPr>
            <w:pStyle w:val="TOC2"/>
            <w:tabs>
              <w:tab w:val="left" w:pos="800"/>
            </w:tabs>
            <w:rPr>
              <w:ins w:id="136" w:author="Seggelke, Klaus" w:date="2017-03-21T17:29:00Z"/>
              <w:rFonts w:asciiTheme="minorHAnsi" w:eastAsiaTheme="minorEastAsia" w:hAnsiTheme="minorHAnsi" w:cstheme="minorBidi"/>
              <w:color w:val="auto"/>
              <w:sz w:val="22"/>
              <w:szCs w:val="22"/>
            </w:rPr>
          </w:pPr>
          <w:ins w:id="137" w:author="Seggelke, Klaus" w:date="2017-03-21T17:29:00Z">
            <w:r w:rsidRPr="00662EBE">
              <w:rPr>
                <w:rStyle w:val="Hyperlink"/>
              </w:rPr>
              <w:fldChar w:fldCharType="begin"/>
            </w:r>
            <w:r w:rsidRPr="00662EBE">
              <w:rPr>
                <w:rStyle w:val="Hyperlink"/>
              </w:rPr>
              <w:instrText xml:space="preserve"> </w:instrText>
            </w:r>
            <w:r>
              <w:instrText>HYPERLINK \l "_Toc477880890"</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9.5</w:t>
            </w:r>
            <w:r>
              <w:rPr>
                <w:rFonts w:asciiTheme="minorHAnsi" w:eastAsiaTheme="minorEastAsia" w:hAnsiTheme="minorHAnsi" w:cstheme="minorBidi"/>
                <w:color w:val="auto"/>
                <w:sz w:val="22"/>
                <w:szCs w:val="22"/>
              </w:rPr>
              <w:tab/>
            </w:r>
            <w:r w:rsidRPr="00662EBE">
              <w:rPr>
                <w:rStyle w:val="Hyperlink"/>
              </w:rPr>
              <w:t>VNF State Management: Termination</w:t>
            </w:r>
            <w:r>
              <w:rPr>
                <w:webHidden/>
              </w:rPr>
              <w:tab/>
            </w:r>
            <w:r>
              <w:rPr>
                <w:webHidden/>
              </w:rPr>
              <w:fldChar w:fldCharType="begin"/>
            </w:r>
            <w:r>
              <w:rPr>
                <w:webHidden/>
              </w:rPr>
              <w:instrText xml:space="preserve"> PAGEREF _Toc477880890 \h </w:instrText>
            </w:r>
            <w:r>
              <w:rPr>
                <w:webHidden/>
              </w:rPr>
            </w:r>
          </w:ins>
          <w:r>
            <w:rPr>
              <w:webHidden/>
            </w:rPr>
            <w:fldChar w:fldCharType="separate"/>
          </w:r>
          <w:ins w:id="138" w:author="Seggelke, Klaus" w:date="2017-03-21T17:29:00Z">
            <w:r>
              <w:rPr>
                <w:webHidden/>
              </w:rPr>
              <w:t>60</w:t>
            </w:r>
            <w:r>
              <w:rPr>
                <w:webHidden/>
              </w:rPr>
              <w:fldChar w:fldCharType="end"/>
            </w:r>
            <w:r w:rsidRPr="00662EBE">
              <w:rPr>
                <w:rStyle w:val="Hyperlink"/>
              </w:rPr>
              <w:fldChar w:fldCharType="end"/>
            </w:r>
          </w:ins>
        </w:p>
        <w:p w:rsidR="00FE6CD4" w:rsidRDefault="00FE6CD4">
          <w:pPr>
            <w:pStyle w:val="TOC2"/>
            <w:tabs>
              <w:tab w:val="left" w:pos="800"/>
            </w:tabs>
            <w:rPr>
              <w:ins w:id="139" w:author="Seggelke, Klaus" w:date="2017-03-21T17:29:00Z"/>
              <w:rFonts w:asciiTheme="minorHAnsi" w:eastAsiaTheme="minorEastAsia" w:hAnsiTheme="minorHAnsi" w:cstheme="minorBidi"/>
              <w:color w:val="auto"/>
              <w:sz w:val="22"/>
              <w:szCs w:val="22"/>
            </w:rPr>
          </w:pPr>
          <w:ins w:id="140" w:author="Seggelke, Klaus" w:date="2017-03-21T17:29:00Z">
            <w:r w:rsidRPr="00662EBE">
              <w:rPr>
                <w:rStyle w:val="Hyperlink"/>
              </w:rPr>
              <w:fldChar w:fldCharType="begin"/>
            </w:r>
            <w:r w:rsidRPr="00662EBE">
              <w:rPr>
                <w:rStyle w:val="Hyperlink"/>
              </w:rPr>
              <w:instrText xml:space="preserve"> </w:instrText>
            </w:r>
            <w:r>
              <w:instrText>HYPERLINK \l "_Toc477880891"</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9.6</w:t>
            </w:r>
            <w:r>
              <w:rPr>
                <w:rFonts w:asciiTheme="minorHAnsi" w:eastAsiaTheme="minorEastAsia" w:hAnsiTheme="minorHAnsi" w:cstheme="minorBidi"/>
                <w:color w:val="auto"/>
                <w:sz w:val="22"/>
                <w:szCs w:val="22"/>
              </w:rPr>
              <w:tab/>
            </w:r>
            <w:r w:rsidRPr="00662EBE">
              <w:rPr>
                <w:rStyle w:val="Hyperlink"/>
              </w:rPr>
              <w:t>VNF State Management: Upgrade, Update or Rollback</w:t>
            </w:r>
            <w:r>
              <w:rPr>
                <w:webHidden/>
              </w:rPr>
              <w:tab/>
            </w:r>
            <w:r>
              <w:rPr>
                <w:webHidden/>
              </w:rPr>
              <w:fldChar w:fldCharType="begin"/>
            </w:r>
            <w:r>
              <w:rPr>
                <w:webHidden/>
              </w:rPr>
              <w:instrText xml:space="preserve"> PAGEREF _Toc477880891 \h </w:instrText>
            </w:r>
            <w:r>
              <w:rPr>
                <w:webHidden/>
              </w:rPr>
            </w:r>
          </w:ins>
          <w:r>
            <w:rPr>
              <w:webHidden/>
            </w:rPr>
            <w:fldChar w:fldCharType="separate"/>
          </w:r>
          <w:ins w:id="141" w:author="Seggelke, Klaus" w:date="2017-03-21T17:29:00Z">
            <w:r>
              <w:rPr>
                <w:webHidden/>
              </w:rPr>
              <w:t>63</w:t>
            </w:r>
            <w:r>
              <w:rPr>
                <w:webHidden/>
              </w:rPr>
              <w:fldChar w:fldCharType="end"/>
            </w:r>
            <w:r w:rsidRPr="00662EBE">
              <w:rPr>
                <w:rStyle w:val="Hyperlink"/>
              </w:rPr>
              <w:fldChar w:fldCharType="end"/>
            </w:r>
          </w:ins>
        </w:p>
        <w:p w:rsidR="00FE6CD4" w:rsidRDefault="00FE6CD4">
          <w:pPr>
            <w:pStyle w:val="TOC1"/>
            <w:rPr>
              <w:ins w:id="142" w:author="Seggelke, Klaus" w:date="2017-03-21T17:29:00Z"/>
              <w:rFonts w:asciiTheme="minorHAnsi" w:eastAsiaTheme="minorEastAsia" w:hAnsiTheme="minorHAnsi" w:cstheme="minorBidi"/>
              <w:color w:val="auto"/>
              <w:sz w:val="22"/>
              <w:szCs w:val="22"/>
            </w:rPr>
          </w:pPr>
          <w:ins w:id="143" w:author="Seggelke, Klaus" w:date="2017-03-21T17:29:00Z">
            <w:r w:rsidRPr="00662EBE">
              <w:rPr>
                <w:rStyle w:val="Hyperlink"/>
              </w:rPr>
              <w:fldChar w:fldCharType="begin"/>
            </w:r>
            <w:r w:rsidRPr="00662EBE">
              <w:rPr>
                <w:rStyle w:val="Hyperlink"/>
              </w:rPr>
              <w:instrText xml:space="preserve"> </w:instrText>
            </w:r>
            <w:r>
              <w:instrText>HYPERLINK \l "_Toc477880892"</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10</w:t>
            </w:r>
            <w:r>
              <w:rPr>
                <w:rFonts w:asciiTheme="minorHAnsi" w:eastAsiaTheme="minorEastAsia" w:hAnsiTheme="minorHAnsi" w:cstheme="minorBidi"/>
                <w:color w:val="auto"/>
                <w:sz w:val="22"/>
                <w:szCs w:val="22"/>
              </w:rPr>
              <w:tab/>
            </w:r>
            <w:r w:rsidRPr="00662EBE">
              <w:rPr>
                <w:rStyle w:val="Hyperlink"/>
              </w:rPr>
              <w:t>Virtualized Resource Management</w:t>
            </w:r>
            <w:r>
              <w:rPr>
                <w:webHidden/>
              </w:rPr>
              <w:tab/>
            </w:r>
            <w:r>
              <w:rPr>
                <w:webHidden/>
              </w:rPr>
              <w:fldChar w:fldCharType="begin"/>
            </w:r>
            <w:r>
              <w:rPr>
                <w:webHidden/>
              </w:rPr>
              <w:instrText xml:space="preserve"> PAGEREF _Toc477880892 \h </w:instrText>
            </w:r>
            <w:r>
              <w:rPr>
                <w:webHidden/>
              </w:rPr>
            </w:r>
          </w:ins>
          <w:r>
            <w:rPr>
              <w:webHidden/>
            </w:rPr>
            <w:fldChar w:fldCharType="separate"/>
          </w:r>
          <w:ins w:id="144" w:author="Seggelke, Klaus" w:date="2017-03-21T17:29:00Z">
            <w:r>
              <w:rPr>
                <w:webHidden/>
              </w:rPr>
              <w:t>66</w:t>
            </w:r>
            <w:r>
              <w:rPr>
                <w:webHidden/>
              </w:rPr>
              <w:fldChar w:fldCharType="end"/>
            </w:r>
            <w:r w:rsidRPr="00662EBE">
              <w:rPr>
                <w:rStyle w:val="Hyperlink"/>
              </w:rPr>
              <w:fldChar w:fldCharType="end"/>
            </w:r>
          </w:ins>
        </w:p>
        <w:p w:rsidR="00FE6CD4" w:rsidRDefault="00FE6CD4">
          <w:pPr>
            <w:pStyle w:val="TOC2"/>
            <w:tabs>
              <w:tab w:val="left" w:pos="1000"/>
            </w:tabs>
            <w:rPr>
              <w:ins w:id="145" w:author="Seggelke, Klaus" w:date="2017-03-21T17:29:00Z"/>
              <w:rFonts w:asciiTheme="minorHAnsi" w:eastAsiaTheme="minorEastAsia" w:hAnsiTheme="minorHAnsi" w:cstheme="minorBidi"/>
              <w:color w:val="auto"/>
              <w:sz w:val="22"/>
              <w:szCs w:val="22"/>
            </w:rPr>
          </w:pPr>
          <w:ins w:id="146" w:author="Seggelke, Klaus" w:date="2017-03-21T17:29:00Z">
            <w:r w:rsidRPr="00662EBE">
              <w:rPr>
                <w:rStyle w:val="Hyperlink"/>
              </w:rPr>
              <w:fldChar w:fldCharType="begin"/>
            </w:r>
            <w:r w:rsidRPr="00662EBE">
              <w:rPr>
                <w:rStyle w:val="Hyperlink"/>
              </w:rPr>
              <w:instrText xml:space="preserve"> </w:instrText>
            </w:r>
            <w:r>
              <w:instrText>HYPERLINK \l "_Toc477880893"</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10.1</w:t>
            </w:r>
            <w:r>
              <w:rPr>
                <w:rFonts w:asciiTheme="minorHAnsi" w:eastAsiaTheme="minorEastAsia" w:hAnsiTheme="minorHAnsi" w:cstheme="minorBidi"/>
                <w:color w:val="auto"/>
                <w:sz w:val="22"/>
                <w:szCs w:val="22"/>
              </w:rPr>
              <w:tab/>
            </w:r>
            <w:r w:rsidRPr="00662EBE">
              <w:rPr>
                <w:rStyle w:val="Hyperlink"/>
              </w:rPr>
              <w:t>vResource Scaling Up/Down</w:t>
            </w:r>
            <w:r>
              <w:rPr>
                <w:webHidden/>
              </w:rPr>
              <w:tab/>
            </w:r>
            <w:r>
              <w:rPr>
                <w:webHidden/>
              </w:rPr>
              <w:fldChar w:fldCharType="begin"/>
            </w:r>
            <w:r>
              <w:rPr>
                <w:webHidden/>
              </w:rPr>
              <w:instrText xml:space="preserve"> PAGEREF _Toc477880893 \h </w:instrText>
            </w:r>
            <w:r>
              <w:rPr>
                <w:webHidden/>
              </w:rPr>
            </w:r>
          </w:ins>
          <w:r>
            <w:rPr>
              <w:webHidden/>
            </w:rPr>
            <w:fldChar w:fldCharType="separate"/>
          </w:r>
          <w:ins w:id="147" w:author="Seggelke, Klaus" w:date="2017-03-21T17:29:00Z">
            <w:r>
              <w:rPr>
                <w:webHidden/>
              </w:rPr>
              <w:t>67</w:t>
            </w:r>
            <w:r>
              <w:rPr>
                <w:webHidden/>
              </w:rPr>
              <w:fldChar w:fldCharType="end"/>
            </w:r>
            <w:r w:rsidRPr="00662EBE">
              <w:rPr>
                <w:rStyle w:val="Hyperlink"/>
              </w:rPr>
              <w:fldChar w:fldCharType="end"/>
            </w:r>
          </w:ins>
        </w:p>
        <w:p w:rsidR="00FE6CD4" w:rsidRDefault="00FE6CD4">
          <w:pPr>
            <w:pStyle w:val="TOC3"/>
            <w:rPr>
              <w:ins w:id="148" w:author="Seggelke, Klaus" w:date="2017-03-21T17:29:00Z"/>
              <w:rFonts w:asciiTheme="minorHAnsi" w:eastAsiaTheme="minorEastAsia" w:hAnsiTheme="minorHAnsi" w:cstheme="minorBidi"/>
              <w:noProof/>
              <w:color w:val="auto"/>
            </w:rPr>
          </w:pPr>
          <w:ins w:id="149" w:author="Seggelke, Klaus" w:date="2017-03-21T17:29:00Z">
            <w:r w:rsidRPr="00662EBE">
              <w:rPr>
                <w:rStyle w:val="Hyperlink"/>
              </w:rPr>
              <w:fldChar w:fldCharType="begin"/>
            </w:r>
            <w:r w:rsidRPr="00662EBE">
              <w:rPr>
                <w:rStyle w:val="Hyperlink"/>
              </w:rPr>
              <w:instrText xml:space="preserve"> </w:instrText>
            </w:r>
            <w:r>
              <w:rPr>
                <w:noProof/>
              </w:rPr>
              <w:instrText>HYPERLINK \l "_Toc477880894"</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10.1.1</w:t>
            </w:r>
            <w:r>
              <w:rPr>
                <w:rFonts w:asciiTheme="minorHAnsi" w:eastAsiaTheme="minorEastAsia" w:hAnsiTheme="minorHAnsi" w:cstheme="minorBidi"/>
                <w:noProof/>
                <w:color w:val="auto"/>
              </w:rPr>
              <w:tab/>
            </w:r>
            <w:r w:rsidRPr="00662EBE">
              <w:rPr>
                <w:rStyle w:val="Hyperlink"/>
              </w:rPr>
              <w:t>Scale-up VNF instance</w:t>
            </w:r>
            <w:r>
              <w:rPr>
                <w:noProof/>
                <w:webHidden/>
              </w:rPr>
              <w:tab/>
            </w:r>
            <w:r>
              <w:rPr>
                <w:noProof/>
                <w:webHidden/>
              </w:rPr>
              <w:fldChar w:fldCharType="begin"/>
            </w:r>
            <w:r>
              <w:rPr>
                <w:noProof/>
                <w:webHidden/>
              </w:rPr>
              <w:instrText xml:space="preserve"> PAGEREF _Toc477880894 \h </w:instrText>
            </w:r>
            <w:r>
              <w:rPr>
                <w:noProof/>
                <w:webHidden/>
              </w:rPr>
            </w:r>
          </w:ins>
          <w:r>
            <w:rPr>
              <w:noProof/>
              <w:webHidden/>
            </w:rPr>
            <w:fldChar w:fldCharType="separate"/>
          </w:r>
          <w:ins w:id="150" w:author="Seggelke, Klaus" w:date="2017-03-21T17:29:00Z">
            <w:r>
              <w:rPr>
                <w:noProof/>
                <w:webHidden/>
              </w:rPr>
              <w:t>67</w:t>
            </w:r>
            <w:r>
              <w:rPr>
                <w:noProof/>
                <w:webHidden/>
              </w:rPr>
              <w:fldChar w:fldCharType="end"/>
            </w:r>
            <w:r w:rsidRPr="00662EBE">
              <w:rPr>
                <w:rStyle w:val="Hyperlink"/>
              </w:rPr>
              <w:fldChar w:fldCharType="end"/>
            </w:r>
          </w:ins>
        </w:p>
        <w:p w:rsidR="00FE6CD4" w:rsidRDefault="00FE6CD4">
          <w:pPr>
            <w:pStyle w:val="TOC3"/>
            <w:rPr>
              <w:ins w:id="151" w:author="Seggelke, Klaus" w:date="2017-03-21T17:29:00Z"/>
              <w:rFonts w:asciiTheme="minorHAnsi" w:eastAsiaTheme="minorEastAsia" w:hAnsiTheme="minorHAnsi" w:cstheme="minorBidi"/>
              <w:noProof/>
              <w:color w:val="auto"/>
            </w:rPr>
          </w:pPr>
          <w:ins w:id="152" w:author="Seggelke, Klaus" w:date="2017-03-21T17:29:00Z">
            <w:r w:rsidRPr="00662EBE">
              <w:rPr>
                <w:rStyle w:val="Hyperlink"/>
              </w:rPr>
              <w:fldChar w:fldCharType="begin"/>
            </w:r>
            <w:r w:rsidRPr="00662EBE">
              <w:rPr>
                <w:rStyle w:val="Hyperlink"/>
              </w:rPr>
              <w:instrText xml:space="preserve"> </w:instrText>
            </w:r>
            <w:r>
              <w:rPr>
                <w:noProof/>
              </w:rPr>
              <w:instrText>HYPERLINK \l "_Toc477880895"</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10.1.2</w:t>
            </w:r>
            <w:r>
              <w:rPr>
                <w:rFonts w:asciiTheme="minorHAnsi" w:eastAsiaTheme="minorEastAsia" w:hAnsiTheme="minorHAnsi" w:cstheme="minorBidi"/>
                <w:noProof/>
                <w:color w:val="auto"/>
              </w:rPr>
              <w:tab/>
            </w:r>
            <w:r w:rsidRPr="00662EBE">
              <w:rPr>
                <w:rStyle w:val="Hyperlink"/>
              </w:rPr>
              <w:t>Max scale-up VNF instance</w:t>
            </w:r>
            <w:r>
              <w:rPr>
                <w:noProof/>
                <w:webHidden/>
              </w:rPr>
              <w:tab/>
            </w:r>
            <w:r>
              <w:rPr>
                <w:noProof/>
                <w:webHidden/>
              </w:rPr>
              <w:fldChar w:fldCharType="begin"/>
            </w:r>
            <w:r>
              <w:rPr>
                <w:noProof/>
                <w:webHidden/>
              </w:rPr>
              <w:instrText xml:space="preserve"> PAGEREF _Toc477880895 \h </w:instrText>
            </w:r>
            <w:r>
              <w:rPr>
                <w:noProof/>
                <w:webHidden/>
              </w:rPr>
            </w:r>
          </w:ins>
          <w:r>
            <w:rPr>
              <w:noProof/>
              <w:webHidden/>
            </w:rPr>
            <w:fldChar w:fldCharType="separate"/>
          </w:r>
          <w:ins w:id="153" w:author="Seggelke, Klaus" w:date="2017-03-21T17:29:00Z">
            <w:r>
              <w:rPr>
                <w:noProof/>
                <w:webHidden/>
              </w:rPr>
              <w:t>74</w:t>
            </w:r>
            <w:r>
              <w:rPr>
                <w:noProof/>
                <w:webHidden/>
              </w:rPr>
              <w:fldChar w:fldCharType="end"/>
            </w:r>
            <w:r w:rsidRPr="00662EBE">
              <w:rPr>
                <w:rStyle w:val="Hyperlink"/>
              </w:rPr>
              <w:fldChar w:fldCharType="end"/>
            </w:r>
          </w:ins>
        </w:p>
        <w:p w:rsidR="00FE6CD4" w:rsidRDefault="00FE6CD4">
          <w:pPr>
            <w:pStyle w:val="TOC3"/>
            <w:rPr>
              <w:ins w:id="154" w:author="Seggelke, Klaus" w:date="2017-03-21T17:29:00Z"/>
              <w:rFonts w:asciiTheme="minorHAnsi" w:eastAsiaTheme="minorEastAsia" w:hAnsiTheme="minorHAnsi" w:cstheme="minorBidi"/>
              <w:noProof/>
              <w:color w:val="auto"/>
            </w:rPr>
          </w:pPr>
          <w:ins w:id="155" w:author="Seggelke, Klaus" w:date="2017-03-21T17:29:00Z">
            <w:r w:rsidRPr="00662EBE">
              <w:rPr>
                <w:rStyle w:val="Hyperlink"/>
              </w:rPr>
              <w:fldChar w:fldCharType="begin"/>
            </w:r>
            <w:r w:rsidRPr="00662EBE">
              <w:rPr>
                <w:rStyle w:val="Hyperlink"/>
              </w:rPr>
              <w:instrText xml:space="preserve"> </w:instrText>
            </w:r>
            <w:r>
              <w:rPr>
                <w:noProof/>
              </w:rPr>
              <w:instrText>HYPERLINK \l "_Toc477880896"</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10.1.3</w:t>
            </w:r>
            <w:r>
              <w:rPr>
                <w:rFonts w:asciiTheme="minorHAnsi" w:eastAsiaTheme="minorEastAsia" w:hAnsiTheme="minorHAnsi" w:cstheme="minorBidi"/>
                <w:noProof/>
                <w:color w:val="auto"/>
              </w:rPr>
              <w:tab/>
            </w:r>
            <w:r w:rsidRPr="00662EBE">
              <w:rPr>
                <w:rStyle w:val="Hyperlink"/>
              </w:rPr>
              <w:t>Scale-down VNF instance</w:t>
            </w:r>
            <w:r>
              <w:rPr>
                <w:noProof/>
                <w:webHidden/>
              </w:rPr>
              <w:tab/>
            </w:r>
            <w:r>
              <w:rPr>
                <w:noProof/>
                <w:webHidden/>
              </w:rPr>
              <w:fldChar w:fldCharType="begin"/>
            </w:r>
            <w:r>
              <w:rPr>
                <w:noProof/>
                <w:webHidden/>
              </w:rPr>
              <w:instrText xml:space="preserve"> PAGEREF _Toc477880896 \h </w:instrText>
            </w:r>
            <w:r>
              <w:rPr>
                <w:noProof/>
                <w:webHidden/>
              </w:rPr>
            </w:r>
          </w:ins>
          <w:r>
            <w:rPr>
              <w:noProof/>
              <w:webHidden/>
            </w:rPr>
            <w:fldChar w:fldCharType="separate"/>
          </w:r>
          <w:ins w:id="156" w:author="Seggelke, Klaus" w:date="2017-03-21T17:29:00Z">
            <w:r>
              <w:rPr>
                <w:noProof/>
                <w:webHidden/>
              </w:rPr>
              <w:t>75</w:t>
            </w:r>
            <w:r>
              <w:rPr>
                <w:noProof/>
                <w:webHidden/>
              </w:rPr>
              <w:fldChar w:fldCharType="end"/>
            </w:r>
            <w:r w:rsidRPr="00662EBE">
              <w:rPr>
                <w:rStyle w:val="Hyperlink"/>
              </w:rPr>
              <w:fldChar w:fldCharType="end"/>
            </w:r>
          </w:ins>
        </w:p>
        <w:p w:rsidR="00FE6CD4" w:rsidRDefault="00FE6CD4">
          <w:pPr>
            <w:pStyle w:val="TOC3"/>
            <w:rPr>
              <w:ins w:id="157" w:author="Seggelke, Klaus" w:date="2017-03-21T17:29:00Z"/>
              <w:rFonts w:asciiTheme="minorHAnsi" w:eastAsiaTheme="minorEastAsia" w:hAnsiTheme="minorHAnsi" w:cstheme="minorBidi"/>
              <w:noProof/>
              <w:color w:val="auto"/>
            </w:rPr>
          </w:pPr>
          <w:ins w:id="158" w:author="Seggelke, Klaus" w:date="2017-03-21T17:29:00Z">
            <w:r w:rsidRPr="00662EBE">
              <w:rPr>
                <w:rStyle w:val="Hyperlink"/>
              </w:rPr>
              <w:fldChar w:fldCharType="begin"/>
            </w:r>
            <w:r w:rsidRPr="00662EBE">
              <w:rPr>
                <w:rStyle w:val="Hyperlink"/>
              </w:rPr>
              <w:instrText xml:space="preserve"> </w:instrText>
            </w:r>
            <w:r>
              <w:rPr>
                <w:noProof/>
              </w:rPr>
              <w:instrText>HYPERLINK \l "_Toc477880897"</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10.1.4</w:t>
            </w:r>
            <w:r>
              <w:rPr>
                <w:rFonts w:asciiTheme="minorHAnsi" w:eastAsiaTheme="minorEastAsia" w:hAnsiTheme="minorHAnsi" w:cstheme="minorBidi"/>
                <w:noProof/>
                <w:color w:val="auto"/>
              </w:rPr>
              <w:tab/>
            </w:r>
            <w:r w:rsidRPr="00662EBE">
              <w:rPr>
                <w:rStyle w:val="Hyperlink"/>
              </w:rPr>
              <w:t>Scale-Up upto Max vResource limit</w:t>
            </w:r>
            <w:r>
              <w:rPr>
                <w:noProof/>
                <w:webHidden/>
              </w:rPr>
              <w:tab/>
            </w:r>
            <w:r>
              <w:rPr>
                <w:noProof/>
                <w:webHidden/>
              </w:rPr>
              <w:fldChar w:fldCharType="begin"/>
            </w:r>
            <w:r>
              <w:rPr>
                <w:noProof/>
                <w:webHidden/>
              </w:rPr>
              <w:instrText xml:space="preserve"> PAGEREF _Toc477880897 \h </w:instrText>
            </w:r>
            <w:r>
              <w:rPr>
                <w:noProof/>
                <w:webHidden/>
              </w:rPr>
            </w:r>
          </w:ins>
          <w:r>
            <w:rPr>
              <w:noProof/>
              <w:webHidden/>
            </w:rPr>
            <w:fldChar w:fldCharType="separate"/>
          </w:r>
          <w:ins w:id="159" w:author="Seggelke, Klaus" w:date="2017-03-21T17:29:00Z">
            <w:r>
              <w:rPr>
                <w:noProof/>
                <w:webHidden/>
              </w:rPr>
              <w:t>83</w:t>
            </w:r>
            <w:r>
              <w:rPr>
                <w:noProof/>
                <w:webHidden/>
              </w:rPr>
              <w:fldChar w:fldCharType="end"/>
            </w:r>
            <w:r w:rsidRPr="00662EBE">
              <w:rPr>
                <w:rStyle w:val="Hyperlink"/>
              </w:rPr>
              <w:fldChar w:fldCharType="end"/>
            </w:r>
          </w:ins>
        </w:p>
        <w:p w:rsidR="00FE6CD4" w:rsidRDefault="00FE6CD4">
          <w:pPr>
            <w:pStyle w:val="TOC3"/>
            <w:rPr>
              <w:ins w:id="160" w:author="Seggelke, Klaus" w:date="2017-03-21T17:29:00Z"/>
              <w:rFonts w:asciiTheme="minorHAnsi" w:eastAsiaTheme="minorEastAsia" w:hAnsiTheme="minorHAnsi" w:cstheme="minorBidi"/>
              <w:noProof/>
              <w:color w:val="auto"/>
            </w:rPr>
          </w:pPr>
          <w:ins w:id="161" w:author="Seggelke, Klaus" w:date="2017-03-21T17:29:00Z">
            <w:r w:rsidRPr="00662EBE">
              <w:rPr>
                <w:rStyle w:val="Hyperlink"/>
              </w:rPr>
              <w:fldChar w:fldCharType="begin"/>
            </w:r>
            <w:r w:rsidRPr="00662EBE">
              <w:rPr>
                <w:rStyle w:val="Hyperlink"/>
              </w:rPr>
              <w:instrText xml:space="preserve"> </w:instrText>
            </w:r>
            <w:r>
              <w:rPr>
                <w:noProof/>
              </w:rPr>
              <w:instrText>HYPERLINK \l "_Toc477880898"</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10.1.5</w:t>
            </w:r>
            <w:r>
              <w:rPr>
                <w:rFonts w:asciiTheme="minorHAnsi" w:eastAsiaTheme="minorEastAsia" w:hAnsiTheme="minorHAnsi" w:cstheme="minorBidi"/>
                <w:noProof/>
                <w:color w:val="auto"/>
              </w:rPr>
              <w:tab/>
            </w:r>
            <w:r w:rsidRPr="00662EBE">
              <w:rPr>
                <w:rStyle w:val="Hyperlink"/>
              </w:rPr>
              <w:t>Scale-Up/Down for virtualized specialized hardware acceleration</w:t>
            </w:r>
            <w:r>
              <w:rPr>
                <w:noProof/>
                <w:webHidden/>
              </w:rPr>
              <w:tab/>
            </w:r>
            <w:r>
              <w:rPr>
                <w:noProof/>
                <w:webHidden/>
              </w:rPr>
              <w:fldChar w:fldCharType="begin"/>
            </w:r>
            <w:r>
              <w:rPr>
                <w:noProof/>
                <w:webHidden/>
              </w:rPr>
              <w:instrText xml:space="preserve"> PAGEREF _Toc477880898 \h </w:instrText>
            </w:r>
            <w:r>
              <w:rPr>
                <w:noProof/>
                <w:webHidden/>
              </w:rPr>
            </w:r>
          </w:ins>
          <w:r>
            <w:rPr>
              <w:noProof/>
              <w:webHidden/>
            </w:rPr>
            <w:fldChar w:fldCharType="separate"/>
          </w:r>
          <w:ins w:id="162" w:author="Seggelke, Klaus" w:date="2017-03-21T17:29:00Z">
            <w:r>
              <w:rPr>
                <w:noProof/>
                <w:webHidden/>
              </w:rPr>
              <w:t>85</w:t>
            </w:r>
            <w:r>
              <w:rPr>
                <w:noProof/>
                <w:webHidden/>
              </w:rPr>
              <w:fldChar w:fldCharType="end"/>
            </w:r>
            <w:r w:rsidRPr="00662EBE">
              <w:rPr>
                <w:rStyle w:val="Hyperlink"/>
              </w:rPr>
              <w:fldChar w:fldCharType="end"/>
            </w:r>
          </w:ins>
        </w:p>
        <w:p w:rsidR="00FE6CD4" w:rsidRDefault="00FE6CD4">
          <w:pPr>
            <w:pStyle w:val="TOC2"/>
            <w:tabs>
              <w:tab w:val="left" w:pos="1000"/>
            </w:tabs>
            <w:rPr>
              <w:ins w:id="163" w:author="Seggelke, Klaus" w:date="2017-03-21T17:29:00Z"/>
              <w:rFonts w:asciiTheme="minorHAnsi" w:eastAsiaTheme="minorEastAsia" w:hAnsiTheme="minorHAnsi" w:cstheme="minorBidi"/>
              <w:color w:val="auto"/>
              <w:sz w:val="22"/>
              <w:szCs w:val="22"/>
            </w:rPr>
          </w:pPr>
          <w:ins w:id="164" w:author="Seggelke, Klaus" w:date="2017-03-21T17:29:00Z">
            <w:r w:rsidRPr="00662EBE">
              <w:rPr>
                <w:rStyle w:val="Hyperlink"/>
              </w:rPr>
              <w:fldChar w:fldCharType="begin"/>
            </w:r>
            <w:r w:rsidRPr="00662EBE">
              <w:rPr>
                <w:rStyle w:val="Hyperlink"/>
              </w:rPr>
              <w:instrText xml:space="preserve"> </w:instrText>
            </w:r>
            <w:r>
              <w:instrText>HYPERLINK \l "_Toc477880899"</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10.2</w:t>
            </w:r>
            <w:r>
              <w:rPr>
                <w:rFonts w:asciiTheme="minorHAnsi" w:eastAsiaTheme="minorEastAsia" w:hAnsiTheme="minorHAnsi" w:cstheme="minorBidi"/>
                <w:color w:val="auto"/>
                <w:sz w:val="22"/>
                <w:szCs w:val="22"/>
              </w:rPr>
              <w:tab/>
            </w:r>
            <w:r w:rsidRPr="00662EBE">
              <w:rPr>
                <w:rStyle w:val="Hyperlink"/>
              </w:rPr>
              <w:t>vResource Scaling Out/In of VNFC</w:t>
            </w:r>
            <w:r>
              <w:rPr>
                <w:webHidden/>
              </w:rPr>
              <w:tab/>
            </w:r>
            <w:r>
              <w:rPr>
                <w:webHidden/>
              </w:rPr>
              <w:fldChar w:fldCharType="begin"/>
            </w:r>
            <w:r>
              <w:rPr>
                <w:webHidden/>
              </w:rPr>
              <w:instrText xml:space="preserve"> PAGEREF _Toc477880899 \h </w:instrText>
            </w:r>
            <w:r>
              <w:rPr>
                <w:webHidden/>
              </w:rPr>
            </w:r>
          </w:ins>
          <w:r>
            <w:rPr>
              <w:webHidden/>
            </w:rPr>
            <w:fldChar w:fldCharType="separate"/>
          </w:r>
          <w:ins w:id="165" w:author="Seggelke, Klaus" w:date="2017-03-21T17:29:00Z">
            <w:r>
              <w:rPr>
                <w:webHidden/>
              </w:rPr>
              <w:t>86</w:t>
            </w:r>
            <w:r>
              <w:rPr>
                <w:webHidden/>
              </w:rPr>
              <w:fldChar w:fldCharType="end"/>
            </w:r>
            <w:r w:rsidRPr="00662EBE">
              <w:rPr>
                <w:rStyle w:val="Hyperlink"/>
              </w:rPr>
              <w:fldChar w:fldCharType="end"/>
            </w:r>
          </w:ins>
        </w:p>
        <w:p w:rsidR="00FE6CD4" w:rsidRDefault="00FE6CD4">
          <w:pPr>
            <w:pStyle w:val="TOC3"/>
            <w:rPr>
              <w:ins w:id="166" w:author="Seggelke, Klaus" w:date="2017-03-21T17:29:00Z"/>
              <w:rFonts w:asciiTheme="minorHAnsi" w:eastAsiaTheme="minorEastAsia" w:hAnsiTheme="minorHAnsi" w:cstheme="minorBidi"/>
              <w:noProof/>
              <w:color w:val="auto"/>
            </w:rPr>
          </w:pPr>
          <w:ins w:id="167" w:author="Seggelke, Klaus" w:date="2017-03-21T17:29:00Z">
            <w:r w:rsidRPr="00662EBE">
              <w:rPr>
                <w:rStyle w:val="Hyperlink"/>
              </w:rPr>
              <w:fldChar w:fldCharType="begin"/>
            </w:r>
            <w:r w:rsidRPr="00662EBE">
              <w:rPr>
                <w:rStyle w:val="Hyperlink"/>
              </w:rPr>
              <w:instrText xml:space="preserve"> </w:instrText>
            </w:r>
            <w:r>
              <w:rPr>
                <w:noProof/>
              </w:rPr>
              <w:instrText>HYPERLINK \l "_Toc477880900"</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10.2.1</w:t>
            </w:r>
            <w:r>
              <w:rPr>
                <w:rFonts w:asciiTheme="minorHAnsi" w:eastAsiaTheme="minorEastAsia" w:hAnsiTheme="minorHAnsi" w:cstheme="minorBidi"/>
                <w:noProof/>
                <w:color w:val="auto"/>
              </w:rPr>
              <w:tab/>
            </w:r>
            <w:r w:rsidRPr="00662EBE">
              <w:rPr>
                <w:rStyle w:val="Hyperlink"/>
              </w:rPr>
              <w:t>Scale-Out VNFC instance</w:t>
            </w:r>
            <w:r>
              <w:rPr>
                <w:noProof/>
                <w:webHidden/>
              </w:rPr>
              <w:tab/>
            </w:r>
            <w:r>
              <w:rPr>
                <w:noProof/>
                <w:webHidden/>
              </w:rPr>
              <w:fldChar w:fldCharType="begin"/>
            </w:r>
            <w:r>
              <w:rPr>
                <w:noProof/>
                <w:webHidden/>
              </w:rPr>
              <w:instrText xml:space="preserve"> PAGEREF _Toc477880900 \h </w:instrText>
            </w:r>
            <w:r>
              <w:rPr>
                <w:noProof/>
                <w:webHidden/>
              </w:rPr>
            </w:r>
          </w:ins>
          <w:r>
            <w:rPr>
              <w:noProof/>
              <w:webHidden/>
            </w:rPr>
            <w:fldChar w:fldCharType="separate"/>
          </w:r>
          <w:ins w:id="168" w:author="Seggelke, Klaus" w:date="2017-03-21T17:29:00Z">
            <w:r>
              <w:rPr>
                <w:noProof/>
                <w:webHidden/>
              </w:rPr>
              <w:t>86</w:t>
            </w:r>
            <w:r>
              <w:rPr>
                <w:noProof/>
                <w:webHidden/>
              </w:rPr>
              <w:fldChar w:fldCharType="end"/>
            </w:r>
            <w:r w:rsidRPr="00662EBE">
              <w:rPr>
                <w:rStyle w:val="Hyperlink"/>
              </w:rPr>
              <w:fldChar w:fldCharType="end"/>
            </w:r>
          </w:ins>
        </w:p>
        <w:p w:rsidR="00FE6CD4" w:rsidRDefault="00FE6CD4">
          <w:pPr>
            <w:pStyle w:val="TOC3"/>
            <w:rPr>
              <w:ins w:id="169" w:author="Seggelke, Klaus" w:date="2017-03-21T17:29:00Z"/>
              <w:rFonts w:asciiTheme="minorHAnsi" w:eastAsiaTheme="minorEastAsia" w:hAnsiTheme="minorHAnsi" w:cstheme="minorBidi"/>
              <w:noProof/>
              <w:color w:val="auto"/>
            </w:rPr>
          </w:pPr>
          <w:ins w:id="170" w:author="Seggelke, Klaus" w:date="2017-03-21T17:29:00Z">
            <w:r w:rsidRPr="00662EBE">
              <w:rPr>
                <w:rStyle w:val="Hyperlink"/>
              </w:rPr>
              <w:fldChar w:fldCharType="begin"/>
            </w:r>
            <w:r w:rsidRPr="00662EBE">
              <w:rPr>
                <w:rStyle w:val="Hyperlink"/>
              </w:rPr>
              <w:instrText xml:space="preserve"> </w:instrText>
            </w:r>
            <w:r>
              <w:rPr>
                <w:noProof/>
              </w:rPr>
              <w:instrText>HYPERLINK \l "_Toc477880901"</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10.2.2</w:t>
            </w:r>
            <w:r>
              <w:rPr>
                <w:rFonts w:asciiTheme="minorHAnsi" w:eastAsiaTheme="minorEastAsia" w:hAnsiTheme="minorHAnsi" w:cstheme="minorBidi"/>
                <w:noProof/>
                <w:color w:val="auto"/>
              </w:rPr>
              <w:tab/>
            </w:r>
            <w:r w:rsidRPr="00662EBE">
              <w:rPr>
                <w:rStyle w:val="Hyperlink"/>
              </w:rPr>
              <w:t>Max scale-out VNFC instance</w:t>
            </w:r>
            <w:r>
              <w:rPr>
                <w:noProof/>
                <w:webHidden/>
              </w:rPr>
              <w:tab/>
            </w:r>
            <w:r>
              <w:rPr>
                <w:noProof/>
                <w:webHidden/>
              </w:rPr>
              <w:fldChar w:fldCharType="begin"/>
            </w:r>
            <w:r>
              <w:rPr>
                <w:noProof/>
                <w:webHidden/>
              </w:rPr>
              <w:instrText xml:space="preserve"> PAGEREF _Toc477880901 \h </w:instrText>
            </w:r>
            <w:r>
              <w:rPr>
                <w:noProof/>
                <w:webHidden/>
              </w:rPr>
            </w:r>
          </w:ins>
          <w:r>
            <w:rPr>
              <w:noProof/>
              <w:webHidden/>
            </w:rPr>
            <w:fldChar w:fldCharType="separate"/>
          </w:r>
          <w:ins w:id="171" w:author="Seggelke, Klaus" w:date="2017-03-21T17:29:00Z">
            <w:r>
              <w:rPr>
                <w:noProof/>
                <w:webHidden/>
              </w:rPr>
              <w:t>93</w:t>
            </w:r>
            <w:r>
              <w:rPr>
                <w:noProof/>
                <w:webHidden/>
              </w:rPr>
              <w:fldChar w:fldCharType="end"/>
            </w:r>
            <w:r w:rsidRPr="00662EBE">
              <w:rPr>
                <w:rStyle w:val="Hyperlink"/>
              </w:rPr>
              <w:fldChar w:fldCharType="end"/>
            </w:r>
          </w:ins>
        </w:p>
        <w:p w:rsidR="00FE6CD4" w:rsidRDefault="00FE6CD4">
          <w:pPr>
            <w:pStyle w:val="TOC3"/>
            <w:rPr>
              <w:ins w:id="172" w:author="Seggelke, Klaus" w:date="2017-03-21T17:29:00Z"/>
              <w:rFonts w:asciiTheme="minorHAnsi" w:eastAsiaTheme="minorEastAsia" w:hAnsiTheme="minorHAnsi" w:cstheme="minorBidi"/>
              <w:noProof/>
              <w:color w:val="auto"/>
            </w:rPr>
          </w:pPr>
          <w:ins w:id="173" w:author="Seggelke, Klaus" w:date="2017-03-21T17:29:00Z">
            <w:r w:rsidRPr="00662EBE">
              <w:rPr>
                <w:rStyle w:val="Hyperlink"/>
              </w:rPr>
              <w:fldChar w:fldCharType="begin"/>
            </w:r>
            <w:r w:rsidRPr="00662EBE">
              <w:rPr>
                <w:rStyle w:val="Hyperlink"/>
              </w:rPr>
              <w:instrText xml:space="preserve"> </w:instrText>
            </w:r>
            <w:r>
              <w:rPr>
                <w:noProof/>
              </w:rPr>
              <w:instrText>HYPERLINK \l "_Toc477880902"</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10.2.3</w:t>
            </w:r>
            <w:r>
              <w:rPr>
                <w:rFonts w:asciiTheme="minorHAnsi" w:eastAsiaTheme="minorEastAsia" w:hAnsiTheme="minorHAnsi" w:cstheme="minorBidi"/>
                <w:noProof/>
                <w:color w:val="auto"/>
              </w:rPr>
              <w:tab/>
            </w:r>
            <w:r w:rsidRPr="00662EBE">
              <w:rPr>
                <w:rStyle w:val="Hyperlink"/>
              </w:rPr>
              <w:t>Scale-in VNFC instance</w:t>
            </w:r>
            <w:r>
              <w:rPr>
                <w:noProof/>
                <w:webHidden/>
              </w:rPr>
              <w:tab/>
            </w:r>
            <w:r>
              <w:rPr>
                <w:noProof/>
                <w:webHidden/>
              </w:rPr>
              <w:fldChar w:fldCharType="begin"/>
            </w:r>
            <w:r>
              <w:rPr>
                <w:noProof/>
                <w:webHidden/>
              </w:rPr>
              <w:instrText xml:space="preserve"> PAGEREF _Toc477880902 \h </w:instrText>
            </w:r>
            <w:r>
              <w:rPr>
                <w:noProof/>
                <w:webHidden/>
              </w:rPr>
            </w:r>
          </w:ins>
          <w:r>
            <w:rPr>
              <w:noProof/>
              <w:webHidden/>
            </w:rPr>
            <w:fldChar w:fldCharType="separate"/>
          </w:r>
          <w:ins w:id="174" w:author="Seggelke, Klaus" w:date="2017-03-21T17:29:00Z">
            <w:r>
              <w:rPr>
                <w:noProof/>
                <w:webHidden/>
              </w:rPr>
              <w:t>94</w:t>
            </w:r>
            <w:r>
              <w:rPr>
                <w:noProof/>
                <w:webHidden/>
              </w:rPr>
              <w:fldChar w:fldCharType="end"/>
            </w:r>
            <w:r w:rsidRPr="00662EBE">
              <w:rPr>
                <w:rStyle w:val="Hyperlink"/>
              </w:rPr>
              <w:fldChar w:fldCharType="end"/>
            </w:r>
          </w:ins>
        </w:p>
        <w:p w:rsidR="00FE6CD4" w:rsidRDefault="00FE6CD4">
          <w:pPr>
            <w:pStyle w:val="TOC3"/>
            <w:rPr>
              <w:ins w:id="175" w:author="Seggelke, Klaus" w:date="2017-03-21T17:29:00Z"/>
              <w:rFonts w:asciiTheme="minorHAnsi" w:eastAsiaTheme="minorEastAsia" w:hAnsiTheme="minorHAnsi" w:cstheme="minorBidi"/>
              <w:noProof/>
              <w:color w:val="auto"/>
            </w:rPr>
          </w:pPr>
          <w:ins w:id="176" w:author="Seggelke, Klaus" w:date="2017-03-21T17:29:00Z">
            <w:r w:rsidRPr="00662EBE">
              <w:rPr>
                <w:rStyle w:val="Hyperlink"/>
              </w:rPr>
              <w:fldChar w:fldCharType="begin"/>
            </w:r>
            <w:r w:rsidRPr="00662EBE">
              <w:rPr>
                <w:rStyle w:val="Hyperlink"/>
              </w:rPr>
              <w:instrText xml:space="preserve"> </w:instrText>
            </w:r>
            <w:r>
              <w:rPr>
                <w:noProof/>
              </w:rPr>
              <w:instrText>HYPERLINK \l "_Toc477880903"</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10.2.4</w:t>
            </w:r>
            <w:r>
              <w:rPr>
                <w:rFonts w:asciiTheme="minorHAnsi" w:eastAsiaTheme="minorEastAsia" w:hAnsiTheme="minorHAnsi" w:cstheme="minorBidi"/>
                <w:noProof/>
                <w:color w:val="auto"/>
              </w:rPr>
              <w:tab/>
            </w:r>
            <w:r w:rsidRPr="00662EBE">
              <w:rPr>
                <w:rStyle w:val="Hyperlink"/>
              </w:rPr>
              <w:t>Max vResource VNFC limit reached before max VNFD limit for scale-out</w:t>
            </w:r>
            <w:r>
              <w:rPr>
                <w:noProof/>
                <w:webHidden/>
              </w:rPr>
              <w:tab/>
            </w:r>
            <w:r>
              <w:rPr>
                <w:noProof/>
                <w:webHidden/>
              </w:rPr>
              <w:fldChar w:fldCharType="begin"/>
            </w:r>
            <w:r>
              <w:rPr>
                <w:noProof/>
                <w:webHidden/>
              </w:rPr>
              <w:instrText xml:space="preserve"> PAGEREF _Toc477880903 \h </w:instrText>
            </w:r>
            <w:r>
              <w:rPr>
                <w:noProof/>
                <w:webHidden/>
              </w:rPr>
            </w:r>
          </w:ins>
          <w:r>
            <w:rPr>
              <w:noProof/>
              <w:webHidden/>
            </w:rPr>
            <w:fldChar w:fldCharType="separate"/>
          </w:r>
          <w:ins w:id="177" w:author="Seggelke, Klaus" w:date="2017-03-21T17:29:00Z">
            <w:r>
              <w:rPr>
                <w:noProof/>
                <w:webHidden/>
              </w:rPr>
              <w:t>102</w:t>
            </w:r>
            <w:r>
              <w:rPr>
                <w:noProof/>
                <w:webHidden/>
              </w:rPr>
              <w:fldChar w:fldCharType="end"/>
            </w:r>
            <w:r w:rsidRPr="00662EBE">
              <w:rPr>
                <w:rStyle w:val="Hyperlink"/>
              </w:rPr>
              <w:fldChar w:fldCharType="end"/>
            </w:r>
          </w:ins>
        </w:p>
        <w:p w:rsidR="00FE6CD4" w:rsidRDefault="00FE6CD4">
          <w:pPr>
            <w:pStyle w:val="TOC3"/>
            <w:rPr>
              <w:ins w:id="178" w:author="Seggelke, Klaus" w:date="2017-03-21T17:29:00Z"/>
              <w:rFonts w:asciiTheme="minorHAnsi" w:eastAsiaTheme="minorEastAsia" w:hAnsiTheme="minorHAnsi" w:cstheme="minorBidi"/>
              <w:noProof/>
              <w:color w:val="auto"/>
            </w:rPr>
          </w:pPr>
          <w:ins w:id="179" w:author="Seggelke, Klaus" w:date="2017-03-21T17:29:00Z">
            <w:r w:rsidRPr="00662EBE">
              <w:rPr>
                <w:rStyle w:val="Hyperlink"/>
              </w:rPr>
              <w:fldChar w:fldCharType="begin"/>
            </w:r>
            <w:r w:rsidRPr="00662EBE">
              <w:rPr>
                <w:rStyle w:val="Hyperlink"/>
              </w:rPr>
              <w:instrText xml:space="preserve"> </w:instrText>
            </w:r>
            <w:r>
              <w:rPr>
                <w:noProof/>
              </w:rPr>
              <w:instrText>HYPERLINK \l "_Toc477880904"</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10.2.5</w:t>
            </w:r>
            <w:r>
              <w:rPr>
                <w:rFonts w:asciiTheme="minorHAnsi" w:eastAsiaTheme="minorEastAsia" w:hAnsiTheme="minorHAnsi" w:cstheme="minorBidi"/>
                <w:noProof/>
                <w:color w:val="auto"/>
              </w:rPr>
              <w:tab/>
            </w:r>
            <w:r w:rsidRPr="00662EBE">
              <w:rPr>
                <w:rStyle w:val="Hyperlink"/>
              </w:rPr>
              <w:t>Removal of virtualized specialized hardware acceleration for VNFC scale-in</w:t>
            </w:r>
            <w:r>
              <w:rPr>
                <w:noProof/>
                <w:webHidden/>
              </w:rPr>
              <w:tab/>
            </w:r>
            <w:r>
              <w:rPr>
                <w:noProof/>
                <w:webHidden/>
              </w:rPr>
              <w:fldChar w:fldCharType="begin"/>
            </w:r>
            <w:r>
              <w:rPr>
                <w:noProof/>
                <w:webHidden/>
              </w:rPr>
              <w:instrText xml:space="preserve"> PAGEREF _Toc477880904 \h </w:instrText>
            </w:r>
            <w:r>
              <w:rPr>
                <w:noProof/>
                <w:webHidden/>
              </w:rPr>
            </w:r>
          </w:ins>
          <w:r>
            <w:rPr>
              <w:noProof/>
              <w:webHidden/>
            </w:rPr>
            <w:fldChar w:fldCharType="separate"/>
          </w:r>
          <w:ins w:id="180" w:author="Seggelke, Klaus" w:date="2017-03-21T17:29:00Z">
            <w:r>
              <w:rPr>
                <w:noProof/>
                <w:webHidden/>
              </w:rPr>
              <w:t>104</w:t>
            </w:r>
            <w:r>
              <w:rPr>
                <w:noProof/>
                <w:webHidden/>
              </w:rPr>
              <w:fldChar w:fldCharType="end"/>
            </w:r>
            <w:r w:rsidRPr="00662EBE">
              <w:rPr>
                <w:rStyle w:val="Hyperlink"/>
              </w:rPr>
              <w:fldChar w:fldCharType="end"/>
            </w:r>
          </w:ins>
        </w:p>
        <w:p w:rsidR="00FE6CD4" w:rsidRDefault="00FE6CD4">
          <w:pPr>
            <w:pStyle w:val="TOC2"/>
            <w:tabs>
              <w:tab w:val="left" w:pos="1000"/>
            </w:tabs>
            <w:rPr>
              <w:ins w:id="181" w:author="Seggelke, Klaus" w:date="2017-03-21T17:29:00Z"/>
              <w:rFonts w:asciiTheme="minorHAnsi" w:eastAsiaTheme="minorEastAsia" w:hAnsiTheme="minorHAnsi" w:cstheme="minorBidi"/>
              <w:color w:val="auto"/>
              <w:sz w:val="22"/>
              <w:szCs w:val="22"/>
            </w:rPr>
          </w:pPr>
          <w:ins w:id="182" w:author="Seggelke, Klaus" w:date="2017-03-21T17:29:00Z">
            <w:r w:rsidRPr="00662EBE">
              <w:rPr>
                <w:rStyle w:val="Hyperlink"/>
              </w:rPr>
              <w:fldChar w:fldCharType="begin"/>
            </w:r>
            <w:r w:rsidRPr="00662EBE">
              <w:rPr>
                <w:rStyle w:val="Hyperlink"/>
              </w:rPr>
              <w:instrText xml:space="preserve"> </w:instrText>
            </w:r>
            <w:r>
              <w:instrText>HYPERLINK \l "_Toc477880905"</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10.3</w:t>
            </w:r>
            <w:r>
              <w:rPr>
                <w:rFonts w:asciiTheme="minorHAnsi" w:eastAsiaTheme="minorEastAsia" w:hAnsiTheme="minorHAnsi" w:cstheme="minorBidi"/>
                <w:color w:val="auto"/>
                <w:sz w:val="22"/>
                <w:szCs w:val="22"/>
              </w:rPr>
              <w:tab/>
            </w:r>
            <w:r w:rsidRPr="00662EBE">
              <w:rPr>
                <w:rStyle w:val="Hyperlink"/>
              </w:rPr>
              <w:t>vResource Scaling Out/In of VNF</w:t>
            </w:r>
            <w:r>
              <w:rPr>
                <w:webHidden/>
              </w:rPr>
              <w:tab/>
            </w:r>
            <w:r>
              <w:rPr>
                <w:webHidden/>
              </w:rPr>
              <w:fldChar w:fldCharType="begin"/>
            </w:r>
            <w:r>
              <w:rPr>
                <w:webHidden/>
              </w:rPr>
              <w:instrText xml:space="preserve"> PAGEREF _Toc477880905 \h </w:instrText>
            </w:r>
            <w:r>
              <w:rPr>
                <w:webHidden/>
              </w:rPr>
            </w:r>
          </w:ins>
          <w:r>
            <w:rPr>
              <w:webHidden/>
            </w:rPr>
            <w:fldChar w:fldCharType="separate"/>
          </w:r>
          <w:ins w:id="183" w:author="Seggelke, Klaus" w:date="2017-03-21T17:29:00Z">
            <w:r>
              <w:rPr>
                <w:webHidden/>
              </w:rPr>
              <w:t>105</w:t>
            </w:r>
            <w:r>
              <w:rPr>
                <w:webHidden/>
              </w:rPr>
              <w:fldChar w:fldCharType="end"/>
            </w:r>
            <w:r w:rsidRPr="00662EBE">
              <w:rPr>
                <w:rStyle w:val="Hyperlink"/>
              </w:rPr>
              <w:fldChar w:fldCharType="end"/>
            </w:r>
          </w:ins>
        </w:p>
        <w:p w:rsidR="00FE6CD4" w:rsidRDefault="00FE6CD4">
          <w:pPr>
            <w:pStyle w:val="TOC3"/>
            <w:rPr>
              <w:ins w:id="184" w:author="Seggelke, Klaus" w:date="2017-03-21T17:29:00Z"/>
              <w:rFonts w:asciiTheme="minorHAnsi" w:eastAsiaTheme="minorEastAsia" w:hAnsiTheme="minorHAnsi" w:cstheme="minorBidi"/>
              <w:noProof/>
              <w:color w:val="auto"/>
            </w:rPr>
          </w:pPr>
          <w:ins w:id="185" w:author="Seggelke, Klaus" w:date="2017-03-21T17:29:00Z">
            <w:r w:rsidRPr="00662EBE">
              <w:rPr>
                <w:rStyle w:val="Hyperlink"/>
              </w:rPr>
              <w:fldChar w:fldCharType="begin"/>
            </w:r>
            <w:r w:rsidRPr="00662EBE">
              <w:rPr>
                <w:rStyle w:val="Hyperlink"/>
              </w:rPr>
              <w:instrText xml:space="preserve"> </w:instrText>
            </w:r>
            <w:r>
              <w:rPr>
                <w:noProof/>
              </w:rPr>
              <w:instrText>HYPERLINK \l "_Toc477880906"</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10.3.1</w:t>
            </w:r>
            <w:r>
              <w:rPr>
                <w:rFonts w:asciiTheme="minorHAnsi" w:eastAsiaTheme="minorEastAsia" w:hAnsiTheme="minorHAnsi" w:cstheme="minorBidi"/>
                <w:noProof/>
                <w:color w:val="auto"/>
              </w:rPr>
              <w:tab/>
            </w:r>
            <w:r w:rsidRPr="00662EBE">
              <w:rPr>
                <w:rStyle w:val="Hyperlink"/>
              </w:rPr>
              <w:t>Scale-Out VNF instance</w:t>
            </w:r>
            <w:r>
              <w:rPr>
                <w:noProof/>
                <w:webHidden/>
              </w:rPr>
              <w:tab/>
            </w:r>
            <w:r>
              <w:rPr>
                <w:noProof/>
                <w:webHidden/>
              </w:rPr>
              <w:fldChar w:fldCharType="begin"/>
            </w:r>
            <w:r>
              <w:rPr>
                <w:noProof/>
                <w:webHidden/>
              </w:rPr>
              <w:instrText xml:space="preserve"> PAGEREF _Toc477880906 \h </w:instrText>
            </w:r>
            <w:r>
              <w:rPr>
                <w:noProof/>
                <w:webHidden/>
              </w:rPr>
            </w:r>
          </w:ins>
          <w:r>
            <w:rPr>
              <w:noProof/>
              <w:webHidden/>
            </w:rPr>
            <w:fldChar w:fldCharType="separate"/>
          </w:r>
          <w:ins w:id="186" w:author="Seggelke, Klaus" w:date="2017-03-21T17:29:00Z">
            <w:r>
              <w:rPr>
                <w:noProof/>
                <w:webHidden/>
              </w:rPr>
              <w:t>105</w:t>
            </w:r>
            <w:r>
              <w:rPr>
                <w:noProof/>
                <w:webHidden/>
              </w:rPr>
              <w:fldChar w:fldCharType="end"/>
            </w:r>
            <w:r w:rsidRPr="00662EBE">
              <w:rPr>
                <w:rStyle w:val="Hyperlink"/>
              </w:rPr>
              <w:fldChar w:fldCharType="end"/>
            </w:r>
          </w:ins>
        </w:p>
        <w:p w:rsidR="00FE6CD4" w:rsidRDefault="00FE6CD4">
          <w:pPr>
            <w:pStyle w:val="TOC3"/>
            <w:rPr>
              <w:ins w:id="187" w:author="Seggelke, Klaus" w:date="2017-03-21T17:29:00Z"/>
              <w:rFonts w:asciiTheme="minorHAnsi" w:eastAsiaTheme="minorEastAsia" w:hAnsiTheme="minorHAnsi" w:cstheme="minorBidi"/>
              <w:noProof/>
              <w:color w:val="auto"/>
            </w:rPr>
          </w:pPr>
          <w:ins w:id="188" w:author="Seggelke, Klaus" w:date="2017-03-21T17:29:00Z">
            <w:r w:rsidRPr="00662EBE">
              <w:rPr>
                <w:rStyle w:val="Hyperlink"/>
              </w:rPr>
              <w:fldChar w:fldCharType="begin"/>
            </w:r>
            <w:r w:rsidRPr="00662EBE">
              <w:rPr>
                <w:rStyle w:val="Hyperlink"/>
              </w:rPr>
              <w:instrText xml:space="preserve"> </w:instrText>
            </w:r>
            <w:r>
              <w:rPr>
                <w:noProof/>
              </w:rPr>
              <w:instrText>HYPERLINK \l "_Toc477880907"</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10.3.2</w:t>
            </w:r>
            <w:r>
              <w:rPr>
                <w:rFonts w:asciiTheme="minorHAnsi" w:eastAsiaTheme="minorEastAsia" w:hAnsiTheme="minorHAnsi" w:cstheme="minorBidi"/>
                <w:noProof/>
                <w:color w:val="auto"/>
              </w:rPr>
              <w:tab/>
            </w:r>
            <w:r w:rsidRPr="00662EBE">
              <w:rPr>
                <w:rStyle w:val="Hyperlink"/>
              </w:rPr>
              <w:t>Max scale-out VNF instance</w:t>
            </w:r>
            <w:r>
              <w:rPr>
                <w:noProof/>
                <w:webHidden/>
              </w:rPr>
              <w:tab/>
            </w:r>
            <w:r>
              <w:rPr>
                <w:noProof/>
                <w:webHidden/>
              </w:rPr>
              <w:fldChar w:fldCharType="begin"/>
            </w:r>
            <w:r>
              <w:rPr>
                <w:noProof/>
                <w:webHidden/>
              </w:rPr>
              <w:instrText xml:space="preserve"> PAGEREF _Toc477880907 \h </w:instrText>
            </w:r>
            <w:r>
              <w:rPr>
                <w:noProof/>
                <w:webHidden/>
              </w:rPr>
            </w:r>
          </w:ins>
          <w:r>
            <w:rPr>
              <w:noProof/>
              <w:webHidden/>
            </w:rPr>
            <w:fldChar w:fldCharType="separate"/>
          </w:r>
          <w:ins w:id="189" w:author="Seggelke, Klaus" w:date="2017-03-21T17:29:00Z">
            <w:r>
              <w:rPr>
                <w:noProof/>
                <w:webHidden/>
              </w:rPr>
              <w:t>112</w:t>
            </w:r>
            <w:r>
              <w:rPr>
                <w:noProof/>
                <w:webHidden/>
              </w:rPr>
              <w:fldChar w:fldCharType="end"/>
            </w:r>
            <w:r w:rsidRPr="00662EBE">
              <w:rPr>
                <w:rStyle w:val="Hyperlink"/>
              </w:rPr>
              <w:fldChar w:fldCharType="end"/>
            </w:r>
          </w:ins>
        </w:p>
        <w:p w:rsidR="00FE6CD4" w:rsidRDefault="00FE6CD4">
          <w:pPr>
            <w:pStyle w:val="TOC3"/>
            <w:rPr>
              <w:ins w:id="190" w:author="Seggelke, Klaus" w:date="2017-03-21T17:29:00Z"/>
              <w:rFonts w:asciiTheme="minorHAnsi" w:eastAsiaTheme="minorEastAsia" w:hAnsiTheme="minorHAnsi" w:cstheme="minorBidi"/>
              <w:noProof/>
              <w:color w:val="auto"/>
            </w:rPr>
          </w:pPr>
          <w:ins w:id="191" w:author="Seggelke, Klaus" w:date="2017-03-21T17:29:00Z">
            <w:r w:rsidRPr="00662EBE">
              <w:rPr>
                <w:rStyle w:val="Hyperlink"/>
              </w:rPr>
              <w:fldChar w:fldCharType="begin"/>
            </w:r>
            <w:r w:rsidRPr="00662EBE">
              <w:rPr>
                <w:rStyle w:val="Hyperlink"/>
              </w:rPr>
              <w:instrText xml:space="preserve"> </w:instrText>
            </w:r>
            <w:r>
              <w:rPr>
                <w:noProof/>
              </w:rPr>
              <w:instrText>HYPERLINK \l "_Toc477880908"</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10.3.3</w:t>
            </w:r>
            <w:r>
              <w:rPr>
                <w:rFonts w:asciiTheme="minorHAnsi" w:eastAsiaTheme="minorEastAsia" w:hAnsiTheme="minorHAnsi" w:cstheme="minorBidi"/>
                <w:noProof/>
                <w:color w:val="auto"/>
              </w:rPr>
              <w:tab/>
            </w:r>
            <w:r w:rsidRPr="00662EBE">
              <w:rPr>
                <w:rStyle w:val="Hyperlink"/>
              </w:rPr>
              <w:t>Scale-in VNF instance</w:t>
            </w:r>
            <w:r>
              <w:rPr>
                <w:noProof/>
                <w:webHidden/>
              </w:rPr>
              <w:tab/>
            </w:r>
            <w:r>
              <w:rPr>
                <w:noProof/>
                <w:webHidden/>
              </w:rPr>
              <w:fldChar w:fldCharType="begin"/>
            </w:r>
            <w:r>
              <w:rPr>
                <w:noProof/>
                <w:webHidden/>
              </w:rPr>
              <w:instrText xml:space="preserve"> PAGEREF _Toc477880908 \h </w:instrText>
            </w:r>
            <w:r>
              <w:rPr>
                <w:noProof/>
                <w:webHidden/>
              </w:rPr>
            </w:r>
          </w:ins>
          <w:r>
            <w:rPr>
              <w:noProof/>
              <w:webHidden/>
            </w:rPr>
            <w:fldChar w:fldCharType="separate"/>
          </w:r>
          <w:ins w:id="192" w:author="Seggelke, Klaus" w:date="2017-03-21T17:29:00Z">
            <w:r>
              <w:rPr>
                <w:noProof/>
                <w:webHidden/>
              </w:rPr>
              <w:t>113</w:t>
            </w:r>
            <w:r>
              <w:rPr>
                <w:noProof/>
                <w:webHidden/>
              </w:rPr>
              <w:fldChar w:fldCharType="end"/>
            </w:r>
            <w:r w:rsidRPr="00662EBE">
              <w:rPr>
                <w:rStyle w:val="Hyperlink"/>
              </w:rPr>
              <w:fldChar w:fldCharType="end"/>
            </w:r>
          </w:ins>
        </w:p>
        <w:p w:rsidR="00FE6CD4" w:rsidRDefault="00FE6CD4">
          <w:pPr>
            <w:pStyle w:val="TOC3"/>
            <w:rPr>
              <w:ins w:id="193" w:author="Seggelke, Klaus" w:date="2017-03-21T17:29:00Z"/>
              <w:rFonts w:asciiTheme="minorHAnsi" w:eastAsiaTheme="minorEastAsia" w:hAnsiTheme="minorHAnsi" w:cstheme="minorBidi"/>
              <w:noProof/>
              <w:color w:val="auto"/>
            </w:rPr>
          </w:pPr>
          <w:ins w:id="194" w:author="Seggelke, Klaus" w:date="2017-03-21T17:29:00Z">
            <w:r w:rsidRPr="00662EBE">
              <w:rPr>
                <w:rStyle w:val="Hyperlink"/>
              </w:rPr>
              <w:fldChar w:fldCharType="begin"/>
            </w:r>
            <w:r w:rsidRPr="00662EBE">
              <w:rPr>
                <w:rStyle w:val="Hyperlink"/>
              </w:rPr>
              <w:instrText xml:space="preserve"> </w:instrText>
            </w:r>
            <w:r>
              <w:rPr>
                <w:noProof/>
              </w:rPr>
              <w:instrText>HYPERLINK \l "_Toc477880909"</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10.3.4</w:t>
            </w:r>
            <w:r>
              <w:rPr>
                <w:rFonts w:asciiTheme="minorHAnsi" w:eastAsiaTheme="minorEastAsia" w:hAnsiTheme="minorHAnsi" w:cstheme="minorBidi"/>
                <w:noProof/>
                <w:color w:val="auto"/>
              </w:rPr>
              <w:tab/>
            </w:r>
            <w:r w:rsidRPr="00662EBE">
              <w:rPr>
                <w:rStyle w:val="Hyperlink"/>
              </w:rPr>
              <w:t>Max vResource limit reached before max VNFD limit for VNF scale-out</w:t>
            </w:r>
            <w:r>
              <w:rPr>
                <w:noProof/>
                <w:webHidden/>
              </w:rPr>
              <w:tab/>
            </w:r>
            <w:r>
              <w:rPr>
                <w:noProof/>
                <w:webHidden/>
              </w:rPr>
              <w:fldChar w:fldCharType="begin"/>
            </w:r>
            <w:r>
              <w:rPr>
                <w:noProof/>
                <w:webHidden/>
              </w:rPr>
              <w:instrText xml:space="preserve"> PAGEREF _Toc477880909 \h </w:instrText>
            </w:r>
            <w:r>
              <w:rPr>
                <w:noProof/>
                <w:webHidden/>
              </w:rPr>
            </w:r>
          </w:ins>
          <w:r>
            <w:rPr>
              <w:noProof/>
              <w:webHidden/>
            </w:rPr>
            <w:fldChar w:fldCharType="separate"/>
          </w:r>
          <w:ins w:id="195" w:author="Seggelke, Klaus" w:date="2017-03-21T17:29:00Z">
            <w:r>
              <w:rPr>
                <w:noProof/>
                <w:webHidden/>
              </w:rPr>
              <w:t>121</w:t>
            </w:r>
            <w:r>
              <w:rPr>
                <w:noProof/>
                <w:webHidden/>
              </w:rPr>
              <w:fldChar w:fldCharType="end"/>
            </w:r>
            <w:r w:rsidRPr="00662EBE">
              <w:rPr>
                <w:rStyle w:val="Hyperlink"/>
              </w:rPr>
              <w:fldChar w:fldCharType="end"/>
            </w:r>
          </w:ins>
        </w:p>
        <w:p w:rsidR="00FE6CD4" w:rsidRDefault="00FE6CD4">
          <w:pPr>
            <w:pStyle w:val="TOC3"/>
            <w:rPr>
              <w:ins w:id="196" w:author="Seggelke, Klaus" w:date="2017-03-21T17:29:00Z"/>
              <w:rFonts w:asciiTheme="minorHAnsi" w:eastAsiaTheme="minorEastAsia" w:hAnsiTheme="minorHAnsi" w:cstheme="minorBidi"/>
              <w:noProof/>
              <w:color w:val="auto"/>
            </w:rPr>
          </w:pPr>
          <w:ins w:id="197" w:author="Seggelke, Klaus" w:date="2017-03-21T17:29:00Z">
            <w:r w:rsidRPr="00662EBE">
              <w:rPr>
                <w:rStyle w:val="Hyperlink"/>
              </w:rPr>
              <w:fldChar w:fldCharType="begin"/>
            </w:r>
            <w:r w:rsidRPr="00662EBE">
              <w:rPr>
                <w:rStyle w:val="Hyperlink"/>
              </w:rPr>
              <w:instrText xml:space="preserve"> </w:instrText>
            </w:r>
            <w:r>
              <w:rPr>
                <w:noProof/>
              </w:rPr>
              <w:instrText>HYPERLINK \l "_Toc477880910"</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10.3.5</w:t>
            </w:r>
            <w:r>
              <w:rPr>
                <w:rFonts w:asciiTheme="minorHAnsi" w:eastAsiaTheme="minorEastAsia" w:hAnsiTheme="minorHAnsi" w:cstheme="minorBidi"/>
                <w:noProof/>
                <w:color w:val="auto"/>
              </w:rPr>
              <w:tab/>
            </w:r>
            <w:r w:rsidRPr="00662EBE">
              <w:rPr>
                <w:rStyle w:val="Hyperlink"/>
              </w:rPr>
              <w:t>Removal of virtualized specialized hardware acceleration for VNF scale-in</w:t>
            </w:r>
            <w:r>
              <w:rPr>
                <w:noProof/>
                <w:webHidden/>
              </w:rPr>
              <w:tab/>
            </w:r>
            <w:r>
              <w:rPr>
                <w:noProof/>
                <w:webHidden/>
              </w:rPr>
              <w:fldChar w:fldCharType="begin"/>
            </w:r>
            <w:r>
              <w:rPr>
                <w:noProof/>
                <w:webHidden/>
              </w:rPr>
              <w:instrText xml:space="preserve"> PAGEREF _Toc477880910 \h </w:instrText>
            </w:r>
            <w:r>
              <w:rPr>
                <w:noProof/>
                <w:webHidden/>
              </w:rPr>
            </w:r>
          </w:ins>
          <w:r>
            <w:rPr>
              <w:noProof/>
              <w:webHidden/>
            </w:rPr>
            <w:fldChar w:fldCharType="separate"/>
          </w:r>
          <w:ins w:id="198" w:author="Seggelke, Klaus" w:date="2017-03-21T17:29:00Z">
            <w:r>
              <w:rPr>
                <w:noProof/>
                <w:webHidden/>
              </w:rPr>
              <w:t>123</w:t>
            </w:r>
            <w:r>
              <w:rPr>
                <w:noProof/>
                <w:webHidden/>
              </w:rPr>
              <w:fldChar w:fldCharType="end"/>
            </w:r>
            <w:r w:rsidRPr="00662EBE">
              <w:rPr>
                <w:rStyle w:val="Hyperlink"/>
              </w:rPr>
              <w:fldChar w:fldCharType="end"/>
            </w:r>
          </w:ins>
        </w:p>
        <w:p w:rsidR="00FE6CD4" w:rsidRDefault="00FE6CD4">
          <w:pPr>
            <w:pStyle w:val="TOC2"/>
            <w:tabs>
              <w:tab w:val="left" w:pos="1000"/>
            </w:tabs>
            <w:rPr>
              <w:ins w:id="199" w:author="Seggelke, Klaus" w:date="2017-03-21T17:29:00Z"/>
              <w:rFonts w:asciiTheme="minorHAnsi" w:eastAsiaTheme="minorEastAsia" w:hAnsiTheme="minorHAnsi" w:cstheme="minorBidi"/>
              <w:color w:val="auto"/>
              <w:sz w:val="22"/>
              <w:szCs w:val="22"/>
            </w:rPr>
          </w:pPr>
          <w:ins w:id="200" w:author="Seggelke, Klaus" w:date="2017-03-21T17:29:00Z">
            <w:r w:rsidRPr="00662EBE">
              <w:rPr>
                <w:rStyle w:val="Hyperlink"/>
              </w:rPr>
              <w:fldChar w:fldCharType="begin"/>
            </w:r>
            <w:r w:rsidRPr="00662EBE">
              <w:rPr>
                <w:rStyle w:val="Hyperlink"/>
              </w:rPr>
              <w:instrText xml:space="preserve"> </w:instrText>
            </w:r>
            <w:r>
              <w:instrText>HYPERLINK \l "_Toc477880912"</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highlight w:val="yellow"/>
              </w:rPr>
              <w:t>10.4</w:t>
            </w:r>
            <w:r>
              <w:rPr>
                <w:rFonts w:asciiTheme="minorHAnsi" w:eastAsiaTheme="minorEastAsia" w:hAnsiTheme="minorHAnsi" w:cstheme="minorBidi"/>
                <w:color w:val="auto"/>
                <w:sz w:val="22"/>
                <w:szCs w:val="22"/>
              </w:rPr>
              <w:tab/>
            </w:r>
            <w:r w:rsidRPr="00662EBE">
              <w:rPr>
                <w:rStyle w:val="Hyperlink"/>
                <w:highlight w:val="yellow"/>
              </w:rPr>
              <w:t>vResource Migration</w:t>
            </w:r>
            <w:r>
              <w:rPr>
                <w:webHidden/>
              </w:rPr>
              <w:tab/>
            </w:r>
            <w:r>
              <w:rPr>
                <w:webHidden/>
              </w:rPr>
              <w:fldChar w:fldCharType="begin"/>
            </w:r>
            <w:r>
              <w:rPr>
                <w:webHidden/>
              </w:rPr>
              <w:instrText xml:space="preserve"> PAGEREF _Toc477880912 \h </w:instrText>
            </w:r>
            <w:r>
              <w:rPr>
                <w:webHidden/>
              </w:rPr>
            </w:r>
          </w:ins>
          <w:r>
            <w:rPr>
              <w:webHidden/>
            </w:rPr>
            <w:fldChar w:fldCharType="separate"/>
          </w:r>
          <w:ins w:id="201" w:author="Seggelke, Klaus" w:date="2017-03-21T17:29:00Z">
            <w:r>
              <w:rPr>
                <w:webHidden/>
              </w:rPr>
              <w:t>124</w:t>
            </w:r>
            <w:r>
              <w:rPr>
                <w:webHidden/>
              </w:rPr>
              <w:fldChar w:fldCharType="end"/>
            </w:r>
            <w:r w:rsidRPr="00662EBE">
              <w:rPr>
                <w:rStyle w:val="Hyperlink"/>
              </w:rPr>
              <w:fldChar w:fldCharType="end"/>
            </w:r>
          </w:ins>
        </w:p>
        <w:p w:rsidR="00FE6CD4" w:rsidRDefault="00FE6CD4">
          <w:pPr>
            <w:pStyle w:val="TOC2"/>
            <w:tabs>
              <w:tab w:val="left" w:pos="1000"/>
            </w:tabs>
            <w:rPr>
              <w:ins w:id="202" w:author="Seggelke, Klaus" w:date="2017-03-21T17:29:00Z"/>
              <w:rFonts w:asciiTheme="minorHAnsi" w:eastAsiaTheme="minorEastAsia" w:hAnsiTheme="minorHAnsi" w:cstheme="minorBidi"/>
              <w:color w:val="auto"/>
              <w:sz w:val="22"/>
              <w:szCs w:val="22"/>
            </w:rPr>
          </w:pPr>
          <w:ins w:id="203" w:author="Seggelke, Klaus" w:date="2017-03-21T17:29:00Z">
            <w:r w:rsidRPr="00662EBE">
              <w:rPr>
                <w:rStyle w:val="Hyperlink"/>
              </w:rPr>
              <w:lastRenderedPageBreak/>
              <w:fldChar w:fldCharType="begin"/>
            </w:r>
            <w:r w:rsidRPr="00662EBE">
              <w:rPr>
                <w:rStyle w:val="Hyperlink"/>
              </w:rPr>
              <w:instrText xml:space="preserve"> </w:instrText>
            </w:r>
            <w:r>
              <w:instrText>HYPERLINK \l "_Toc477880913"</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10.5</w:t>
            </w:r>
            <w:r>
              <w:rPr>
                <w:rFonts w:asciiTheme="minorHAnsi" w:eastAsiaTheme="minorEastAsia" w:hAnsiTheme="minorHAnsi" w:cstheme="minorBidi"/>
                <w:color w:val="auto"/>
                <w:sz w:val="22"/>
                <w:szCs w:val="22"/>
              </w:rPr>
              <w:tab/>
            </w:r>
            <w:r w:rsidRPr="00662EBE">
              <w:rPr>
                <w:rStyle w:val="Hyperlink"/>
              </w:rPr>
              <w:t>vResource Network</w:t>
            </w:r>
            <w:r>
              <w:rPr>
                <w:webHidden/>
              </w:rPr>
              <w:tab/>
            </w:r>
            <w:r>
              <w:rPr>
                <w:webHidden/>
              </w:rPr>
              <w:fldChar w:fldCharType="begin"/>
            </w:r>
            <w:r>
              <w:rPr>
                <w:webHidden/>
              </w:rPr>
              <w:instrText xml:space="preserve"> PAGEREF _Toc477880913 \h </w:instrText>
            </w:r>
            <w:r>
              <w:rPr>
                <w:webHidden/>
              </w:rPr>
            </w:r>
          </w:ins>
          <w:r>
            <w:rPr>
              <w:webHidden/>
            </w:rPr>
            <w:fldChar w:fldCharType="separate"/>
          </w:r>
          <w:ins w:id="204" w:author="Seggelke, Klaus" w:date="2017-03-21T17:29:00Z">
            <w:r>
              <w:rPr>
                <w:webHidden/>
              </w:rPr>
              <w:t>128</w:t>
            </w:r>
            <w:r>
              <w:rPr>
                <w:webHidden/>
              </w:rPr>
              <w:fldChar w:fldCharType="end"/>
            </w:r>
            <w:r w:rsidRPr="00662EBE">
              <w:rPr>
                <w:rStyle w:val="Hyperlink"/>
              </w:rPr>
              <w:fldChar w:fldCharType="end"/>
            </w:r>
          </w:ins>
        </w:p>
        <w:p w:rsidR="00FE6CD4" w:rsidRDefault="00FE6CD4">
          <w:pPr>
            <w:pStyle w:val="TOC2"/>
            <w:tabs>
              <w:tab w:val="left" w:pos="1000"/>
            </w:tabs>
            <w:rPr>
              <w:ins w:id="205" w:author="Seggelke, Klaus" w:date="2017-03-21T17:29:00Z"/>
              <w:rFonts w:asciiTheme="minorHAnsi" w:eastAsiaTheme="minorEastAsia" w:hAnsiTheme="minorHAnsi" w:cstheme="minorBidi"/>
              <w:color w:val="auto"/>
              <w:sz w:val="22"/>
              <w:szCs w:val="22"/>
            </w:rPr>
          </w:pPr>
          <w:ins w:id="206" w:author="Seggelke, Klaus" w:date="2017-03-21T17:29:00Z">
            <w:r w:rsidRPr="00662EBE">
              <w:rPr>
                <w:rStyle w:val="Hyperlink"/>
              </w:rPr>
              <w:fldChar w:fldCharType="begin"/>
            </w:r>
            <w:r w:rsidRPr="00662EBE">
              <w:rPr>
                <w:rStyle w:val="Hyperlink"/>
              </w:rPr>
              <w:instrText xml:space="preserve"> </w:instrText>
            </w:r>
            <w:r>
              <w:instrText>HYPERLINK \l "_Toc477880914"</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10.6</w:t>
            </w:r>
            <w:r>
              <w:rPr>
                <w:rFonts w:asciiTheme="minorHAnsi" w:eastAsiaTheme="minorEastAsia" w:hAnsiTheme="minorHAnsi" w:cstheme="minorBidi"/>
                <w:color w:val="auto"/>
                <w:sz w:val="22"/>
                <w:szCs w:val="22"/>
              </w:rPr>
              <w:tab/>
            </w:r>
            <w:r w:rsidRPr="00662EBE">
              <w:rPr>
                <w:rStyle w:val="Hyperlink"/>
              </w:rPr>
              <w:t>vResource Storage</w:t>
            </w:r>
            <w:r>
              <w:rPr>
                <w:webHidden/>
              </w:rPr>
              <w:tab/>
            </w:r>
            <w:r>
              <w:rPr>
                <w:webHidden/>
              </w:rPr>
              <w:fldChar w:fldCharType="begin"/>
            </w:r>
            <w:r>
              <w:rPr>
                <w:webHidden/>
              </w:rPr>
              <w:instrText xml:space="preserve"> PAGEREF _Toc477880914 \h </w:instrText>
            </w:r>
            <w:r>
              <w:rPr>
                <w:webHidden/>
              </w:rPr>
            </w:r>
          </w:ins>
          <w:r>
            <w:rPr>
              <w:webHidden/>
            </w:rPr>
            <w:fldChar w:fldCharType="separate"/>
          </w:r>
          <w:ins w:id="207" w:author="Seggelke, Klaus" w:date="2017-03-21T17:29:00Z">
            <w:r>
              <w:rPr>
                <w:webHidden/>
              </w:rPr>
              <w:t>131</w:t>
            </w:r>
            <w:r>
              <w:rPr>
                <w:webHidden/>
              </w:rPr>
              <w:fldChar w:fldCharType="end"/>
            </w:r>
            <w:r w:rsidRPr="00662EBE">
              <w:rPr>
                <w:rStyle w:val="Hyperlink"/>
              </w:rPr>
              <w:fldChar w:fldCharType="end"/>
            </w:r>
          </w:ins>
        </w:p>
        <w:p w:rsidR="00FE6CD4" w:rsidRDefault="00FE6CD4">
          <w:pPr>
            <w:pStyle w:val="TOC1"/>
            <w:rPr>
              <w:ins w:id="208" w:author="Seggelke, Klaus" w:date="2017-03-21T17:29:00Z"/>
              <w:rFonts w:asciiTheme="minorHAnsi" w:eastAsiaTheme="minorEastAsia" w:hAnsiTheme="minorHAnsi" w:cstheme="minorBidi"/>
              <w:color w:val="auto"/>
              <w:sz w:val="22"/>
              <w:szCs w:val="22"/>
            </w:rPr>
          </w:pPr>
          <w:ins w:id="209" w:author="Seggelke, Klaus" w:date="2017-03-21T17:29:00Z">
            <w:r w:rsidRPr="00662EBE">
              <w:rPr>
                <w:rStyle w:val="Hyperlink"/>
              </w:rPr>
              <w:fldChar w:fldCharType="begin"/>
            </w:r>
            <w:r w:rsidRPr="00662EBE">
              <w:rPr>
                <w:rStyle w:val="Hyperlink"/>
              </w:rPr>
              <w:instrText xml:space="preserve"> </w:instrText>
            </w:r>
            <w:r>
              <w:instrText>HYPERLINK \l "_Toc477880915"</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11</w:t>
            </w:r>
            <w:r>
              <w:rPr>
                <w:rFonts w:asciiTheme="minorHAnsi" w:eastAsiaTheme="minorEastAsia" w:hAnsiTheme="minorHAnsi" w:cstheme="minorBidi"/>
                <w:color w:val="auto"/>
                <w:sz w:val="22"/>
                <w:szCs w:val="22"/>
              </w:rPr>
              <w:tab/>
            </w:r>
            <w:r w:rsidRPr="00662EBE">
              <w:rPr>
                <w:rStyle w:val="Hyperlink"/>
              </w:rPr>
              <w:t>VNF Fault and Recovery Management</w:t>
            </w:r>
            <w:r>
              <w:rPr>
                <w:webHidden/>
              </w:rPr>
              <w:tab/>
            </w:r>
            <w:r>
              <w:rPr>
                <w:webHidden/>
              </w:rPr>
              <w:fldChar w:fldCharType="begin"/>
            </w:r>
            <w:r>
              <w:rPr>
                <w:webHidden/>
              </w:rPr>
              <w:instrText xml:space="preserve"> PAGEREF _Toc477880915 \h </w:instrText>
            </w:r>
            <w:r>
              <w:rPr>
                <w:webHidden/>
              </w:rPr>
            </w:r>
          </w:ins>
          <w:r>
            <w:rPr>
              <w:webHidden/>
            </w:rPr>
            <w:fldChar w:fldCharType="separate"/>
          </w:r>
          <w:ins w:id="210" w:author="Seggelke, Klaus" w:date="2017-03-21T17:29:00Z">
            <w:r>
              <w:rPr>
                <w:webHidden/>
              </w:rPr>
              <w:t>133</w:t>
            </w:r>
            <w:r>
              <w:rPr>
                <w:webHidden/>
              </w:rPr>
              <w:fldChar w:fldCharType="end"/>
            </w:r>
            <w:r w:rsidRPr="00662EBE">
              <w:rPr>
                <w:rStyle w:val="Hyperlink"/>
              </w:rPr>
              <w:fldChar w:fldCharType="end"/>
            </w:r>
          </w:ins>
        </w:p>
        <w:p w:rsidR="00FE6CD4" w:rsidRDefault="00FE6CD4">
          <w:pPr>
            <w:pStyle w:val="TOC2"/>
            <w:tabs>
              <w:tab w:val="left" w:pos="1000"/>
            </w:tabs>
            <w:rPr>
              <w:ins w:id="211" w:author="Seggelke, Klaus" w:date="2017-03-21T17:29:00Z"/>
              <w:rFonts w:asciiTheme="minorHAnsi" w:eastAsiaTheme="minorEastAsia" w:hAnsiTheme="minorHAnsi" w:cstheme="minorBidi"/>
              <w:color w:val="auto"/>
              <w:sz w:val="22"/>
              <w:szCs w:val="22"/>
            </w:rPr>
          </w:pPr>
          <w:ins w:id="212" w:author="Seggelke, Klaus" w:date="2017-03-21T17:29:00Z">
            <w:r w:rsidRPr="00662EBE">
              <w:rPr>
                <w:rStyle w:val="Hyperlink"/>
              </w:rPr>
              <w:fldChar w:fldCharType="begin"/>
            </w:r>
            <w:r w:rsidRPr="00662EBE">
              <w:rPr>
                <w:rStyle w:val="Hyperlink"/>
              </w:rPr>
              <w:instrText xml:space="preserve"> </w:instrText>
            </w:r>
            <w:r>
              <w:instrText>HYPERLINK \l "_Toc477880916"</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11.1</w:t>
            </w:r>
            <w:r>
              <w:rPr>
                <w:rFonts w:asciiTheme="minorHAnsi" w:eastAsiaTheme="minorEastAsia" w:hAnsiTheme="minorHAnsi" w:cstheme="minorBidi"/>
                <w:color w:val="auto"/>
                <w:sz w:val="22"/>
                <w:szCs w:val="22"/>
              </w:rPr>
              <w:tab/>
            </w:r>
            <w:r w:rsidRPr="00662EBE">
              <w:rPr>
                <w:rStyle w:val="Hyperlink"/>
              </w:rPr>
              <w:t>VNF Fault Management</w:t>
            </w:r>
            <w:r>
              <w:rPr>
                <w:webHidden/>
              </w:rPr>
              <w:tab/>
            </w:r>
            <w:r>
              <w:rPr>
                <w:webHidden/>
              </w:rPr>
              <w:fldChar w:fldCharType="begin"/>
            </w:r>
            <w:r>
              <w:rPr>
                <w:webHidden/>
              </w:rPr>
              <w:instrText xml:space="preserve"> PAGEREF _Toc477880916 \h </w:instrText>
            </w:r>
            <w:r>
              <w:rPr>
                <w:webHidden/>
              </w:rPr>
            </w:r>
          </w:ins>
          <w:r>
            <w:rPr>
              <w:webHidden/>
            </w:rPr>
            <w:fldChar w:fldCharType="separate"/>
          </w:r>
          <w:ins w:id="213" w:author="Seggelke, Klaus" w:date="2017-03-21T17:29:00Z">
            <w:r>
              <w:rPr>
                <w:webHidden/>
              </w:rPr>
              <w:t>133</w:t>
            </w:r>
            <w:r>
              <w:rPr>
                <w:webHidden/>
              </w:rPr>
              <w:fldChar w:fldCharType="end"/>
            </w:r>
            <w:r w:rsidRPr="00662EBE">
              <w:rPr>
                <w:rStyle w:val="Hyperlink"/>
              </w:rPr>
              <w:fldChar w:fldCharType="end"/>
            </w:r>
          </w:ins>
        </w:p>
        <w:p w:rsidR="00FE6CD4" w:rsidRDefault="00FE6CD4">
          <w:pPr>
            <w:pStyle w:val="TOC2"/>
            <w:tabs>
              <w:tab w:val="left" w:pos="1000"/>
            </w:tabs>
            <w:rPr>
              <w:ins w:id="214" w:author="Seggelke, Klaus" w:date="2017-03-21T17:29:00Z"/>
              <w:rFonts w:asciiTheme="minorHAnsi" w:eastAsiaTheme="minorEastAsia" w:hAnsiTheme="minorHAnsi" w:cstheme="minorBidi"/>
              <w:color w:val="auto"/>
              <w:sz w:val="22"/>
              <w:szCs w:val="22"/>
            </w:rPr>
          </w:pPr>
          <w:ins w:id="215" w:author="Seggelke, Klaus" w:date="2017-03-21T17:29:00Z">
            <w:r w:rsidRPr="00662EBE">
              <w:rPr>
                <w:rStyle w:val="Hyperlink"/>
              </w:rPr>
              <w:fldChar w:fldCharType="begin"/>
            </w:r>
            <w:r w:rsidRPr="00662EBE">
              <w:rPr>
                <w:rStyle w:val="Hyperlink"/>
              </w:rPr>
              <w:instrText xml:space="preserve"> </w:instrText>
            </w:r>
            <w:r>
              <w:instrText>HYPERLINK \l "_Toc477880917"</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11.2</w:t>
            </w:r>
            <w:r>
              <w:rPr>
                <w:rFonts w:asciiTheme="minorHAnsi" w:eastAsiaTheme="minorEastAsia" w:hAnsiTheme="minorHAnsi" w:cstheme="minorBidi"/>
                <w:color w:val="auto"/>
                <w:sz w:val="22"/>
                <w:szCs w:val="22"/>
              </w:rPr>
              <w:tab/>
            </w:r>
            <w:r w:rsidRPr="00662EBE">
              <w:rPr>
                <w:rStyle w:val="Hyperlink"/>
              </w:rPr>
              <w:t>VNF Recovery</w:t>
            </w:r>
            <w:r>
              <w:rPr>
                <w:webHidden/>
              </w:rPr>
              <w:tab/>
            </w:r>
            <w:r>
              <w:rPr>
                <w:webHidden/>
              </w:rPr>
              <w:fldChar w:fldCharType="begin"/>
            </w:r>
            <w:r>
              <w:rPr>
                <w:webHidden/>
              </w:rPr>
              <w:instrText xml:space="preserve"> PAGEREF _Toc477880917 \h </w:instrText>
            </w:r>
            <w:r>
              <w:rPr>
                <w:webHidden/>
              </w:rPr>
            </w:r>
          </w:ins>
          <w:r>
            <w:rPr>
              <w:webHidden/>
            </w:rPr>
            <w:fldChar w:fldCharType="separate"/>
          </w:r>
          <w:ins w:id="216" w:author="Seggelke, Klaus" w:date="2017-03-21T17:29:00Z">
            <w:r>
              <w:rPr>
                <w:webHidden/>
              </w:rPr>
              <w:t>139</w:t>
            </w:r>
            <w:r>
              <w:rPr>
                <w:webHidden/>
              </w:rPr>
              <w:fldChar w:fldCharType="end"/>
            </w:r>
            <w:r w:rsidRPr="00662EBE">
              <w:rPr>
                <w:rStyle w:val="Hyperlink"/>
              </w:rPr>
              <w:fldChar w:fldCharType="end"/>
            </w:r>
          </w:ins>
        </w:p>
        <w:p w:rsidR="00FE6CD4" w:rsidRDefault="00FE6CD4">
          <w:pPr>
            <w:pStyle w:val="TOC1"/>
            <w:rPr>
              <w:ins w:id="217" w:author="Seggelke, Klaus" w:date="2017-03-21T17:29:00Z"/>
              <w:rFonts w:asciiTheme="minorHAnsi" w:eastAsiaTheme="minorEastAsia" w:hAnsiTheme="minorHAnsi" w:cstheme="minorBidi"/>
              <w:color w:val="auto"/>
              <w:sz w:val="22"/>
              <w:szCs w:val="22"/>
            </w:rPr>
          </w:pPr>
          <w:ins w:id="218" w:author="Seggelke, Klaus" w:date="2017-03-21T17:29:00Z">
            <w:r w:rsidRPr="00662EBE">
              <w:rPr>
                <w:rStyle w:val="Hyperlink"/>
              </w:rPr>
              <w:fldChar w:fldCharType="begin"/>
            </w:r>
            <w:r w:rsidRPr="00662EBE">
              <w:rPr>
                <w:rStyle w:val="Hyperlink"/>
              </w:rPr>
              <w:instrText xml:space="preserve"> </w:instrText>
            </w:r>
            <w:r>
              <w:instrText>HYPERLINK \l "_Toc477880918"</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12</w:t>
            </w:r>
            <w:r>
              <w:rPr>
                <w:rFonts w:asciiTheme="minorHAnsi" w:eastAsiaTheme="minorEastAsia" w:hAnsiTheme="minorHAnsi" w:cstheme="minorBidi"/>
                <w:color w:val="auto"/>
                <w:sz w:val="22"/>
                <w:szCs w:val="22"/>
              </w:rPr>
              <w:tab/>
            </w:r>
            <w:r w:rsidRPr="00662EBE">
              <w:rPr>
                <w:rStyle w:val="Hyperlink"/>
              </w:rPr>
              <w:t>Performance Management</w:t>
            </w:r>
            <w:r>
              <w:rPr>
                <w:webHidden/>
              </w:rPr>
              <w:tab/>
            </w:r>
            <w:r>
              <w:rPr>
                <w:webHidden/>
              </w:rPr>
              <w:fldChar w:fldCharType="begin"/>
            </w:r>
            <w:r>
              <w:rPr>
                <w:webHidden/>
              </w:rPr>
              <w:instrText xml:space="preserve"> PAGEREF _Toc477880918 \h </w:instrText>
            </w:r>
            <w:r>
              <w:rPr>
                <w:webHidden/>
              </w:rPr>
            </w:r>
          </w:ins>
          <w:r>
            <w:rPr>
              <w:webHidden/>
            </w:rPr>
            <w:fldChar w:fldCharType="separate"/>
          </w:r>
          <w:ins w:id="219" w:author="Seggelke, Klaus" w:date="2017-03-21T17:29:00Z">
            <w:r>
              <w:rPr>
                <w:webHidden/>
              </w:rPr>
              <w:t>140</w:t>
            </w:r>
            <w:r>
              <w:rPr>
                <w:webHidden/>
              </w:rPr>
              <w:fldChar w:fldCharType="end"/>
            </w:r>
            <w:r w:rsidRPr="00662EBE">
              <w:rPr>
                <w:rStyle w:val="Hyperlink"/>
              </w:rPr>
              <w:fldChar w:fldCharType="end"/>
            </w:r>
          </w:ins>
        </w:p>
        <w:p w:rsidR="00FE6CD4" w:rsidRDefault="00FE6CD4">
          <w:pPr>
            <w:pStyle w:val="TOC1"/>
            <w:rPr>
              <w:ins w:id="220" w:author="Seggelke, Klaus" w:date="2017-03-21T17:29:00Z"/>
              <w:rFonts w:asciiTheme="minorHAnsi" w:eastAsiaTheme="minorEastAsia" w:hAnsiTheme="minorHAnsi" w:cstheme="minorBidi"/>
              <w:color w:val="auto"/>
              <w:sz w:val="22"/>
              <w:szCs w:val="22"/>
            </w:rPr>
          </w:pPr>
          <w:ins w:id="221" w:author="Seggelke, Klaus" w:date="2017-03-21T17:29:00Z">
            <w:r w:rsidRPr="00662EBE">
              <w:rPr>
                <w:rStyle w:val="Hyperlink"/>
              </w:rPr>
              <w:fldChar w:fldCharType="begin"/>
            </w:r>
            <w:r w:rsidRPr="00662EBE">
              <w:rPr>
                <w:rStyle w:val="Hyperlink"/>
              </w:rPr>
              <w:instrText xml:space="preserve"> </w:instrText>
            </w:r>
            <w:r>
              <w:instrText>HYPERLINK \l "_Toc477880919"</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13</w:t>
            </w:r>
            <w:r>
              <w:rPr>
                <w:rFonts w:asciiTheme="minorHAnsi" w:eastAsiaTheme="minorEastAsia" w:hAnsiTheme="minorHAnsi" w:cstheme="minorBidi"/>
                <w:color w:val="auto"/>
                <w:sz w:val="22"/>
                <w:szCs w:val="22"/>
              </w:rPr>
              <w:tab/>
            </w:r>
            <w:r w:rsidRPr="00662EBE">
              <w:rPr>
                <w:rStyle w:val="Hyperlink"/>
              </w:rPr>
              <w:t>Complex Use-cases</w:t>
            </w:r>
            <w:r>
              <w:rPr>
                <w:webHidden/>
              </w:rPr>
              <w:tab/>
            </w:r>
            <w:r>
              <w:rPr>
                <w:webHidden/>
              </w:rPr>
              <w:fldChar w:fldCharType="begin"/>
            </w:r>
            <w:r>
              <w:rPr>
                <w:webHidden/>
              </w:rPr>
              <w:instrText xml:space="preserve"> PAGEREF _Toc477880919 \h </w:instrText>
            </w:r>
            <w:r>
              <w:rPr>
                <w:webHidden/>
              </w:rPr>
            </w:r>
          </w:ins>
          <w:r>
            <w:rPr>
              <w:webHidden/>
            </w:rPr>
            <w:fldChar w:fldCharType="separate"/>
          </w:r>
          <w:ins w:id="222" w:author="Seggelke, Klaus" w:date="2017-03-21T17:29:00Z">
            <w:r>
              <w:rPr>
                <w:webHidden/>
              </w:rPr>
              <w:t>147</w:t>
            </w:r>
            <w:r>
              <w:rPr>
                <w:webHidden/>
              </w:rPr>
              <w:fldChar w:fldCharType="end"/>
            </w:r>
            <w:r w:rsidRPr="00662EBE">
              <w:rPr>
                <w:rStyle w:val="Hyperlink"/>
              </w:rPr>
              <w:fldChar w:fldCharType="end"/>
            </w:r>
          </w:ins>
        </w:p>
        <w:p w:rsidR="00FE6CD4" w:rsidRDefault="00FE6CD4">
          <w:pPr>
            <w:pStyle w:val="TOC1"/>
            <w:rPr>
              <w:ins w:id="223" w:author="Seggelke, Klaus" w:date="2017-03-21T17:29:00Z"/>
              <w:rFonts w:asciiTheme="minorHAnsi" w:eastAsiaTheme="minorEastAsia" w:hAnsiTheme="minorHAnsi" w:cstheme="minorBidi"/>
              <w:color w:val="auto"/>
              <w:sz w:val="22"/>
              <w:szCs w:val="22"/>
            </w:rPr>
          </w:pPr>
          <w:ins w:id="224" w:author="Seggelke, Klaus" w:date="2017-03-21T17:29:00Z">
            <w:r w:rsidRPr="00662EBE">
              <w:rPr>
                <w:rStyle w:val="Hyperlink"/>
              </w:rPr>
              <w:fldChar w:fldCharType="begin"/>
            </w:r>
            <w:r w:rsidRPr="00662EBE">
              <w:rPr>
                <w:rStyle w:val="Hyperlink"/>
              </w:rPr>
              <w:instrText xml:space="preserve"> </w:instrText>
            </w:r>
            <w:r>
              <w:instrText>HYPERLINK \l "_Toc477880920"</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14</w:t>
            </w:r>
            <w:r>
              <w:rPr>
                <w:rFonts w:asciiTheme="minorHAnsi" w:eastAsiaTheme="minorEastAsia" w:hAnsiTheme="minorHAnsi" w:cstheme="minorBidi"/>
                <w:color w:val="auto"/>
                <w:sz w:val="22"/>
                <w:szCs w:val="22"/>
              </w:rPr>
              <w:tab/>
            </w:r>
            <w:r w:rsidRPr="00662EBE">
              <w:rPr>
                <w:rStyle w:val="Hyperlink"/>
              </w:rPr>
              <w:t>Open Use Cases</w:t>
            </w:r>
            <w:r>
              <w:rPr>
                <w:webHidden/>
              </w:rPr>
              <w:tab/>
            </w:r>
            <w:r>
              <w:rPr>
                <w:webHidden/>
              </w:rPr>
              <w:fldChar w:fldCharType="begin"/>
            </w:r>
            <w:r>
              <w:rPr>
                <w:webHidden/>
              </w:rPr>
              <w:instrText xml:space="preserve"> PAGEREF _Toc477880920 \h </w:instrText>
            </w:r>
            <w:r>
              <w:rPr>
                <w:webHidden/>
              </w:rPr>
            </w:r>
          </w:ins>
          <w:r>
            <w:rPr>
              <w:webHidden/>
            </w:rPr>
            <w:fldChar w:fldCharType="separate"/>
          </w:r>
          <w:ins w:id="225" w:author="Seggelke, Klaus" w:date="2017-03-21T17:29:00Z">
            <w:r>
              <w:rPr>
                <w:webHidden/>
              </w:rPr>
              <w:t>153</w:t>
            </w:r>
            <w:r>
              <w:rPr>
                <w:webHidden/>
              </w:rPr>
              <w:fldChar w:fldCharType="end"/>
            </w:r>
            <w:r w:rsidRPr="00662EBE">
              <w:rPr>
                <w:rStyle w:val="Hyperlink"/>
              </w:rPr>
              <w:fldChar w:fldCharType="end"/>
            </w:r>
          </w:ins>
        </w:p>
        <w:p w:rsidR="00FE6CD4" w:rsidRDefault="00FE6CD4">
          <w:pPr>
            <w:pStyle w:val="TOC1"/>
            <w:rPr>
              <w:ins w:id="226" w:author="Seggelke, Klaus" w:date="2017-03-21T17:29:00Z"/>
              <w:rFonts w:asciiTheme="minorHAnsi" w:eastAsiaTheme="minorEastAsia" w:hAnsiTheme="minorHAnsi" w:cstheme="minorBidi"/>
              <w:color w:val="auto"/>
              <w:sz w:val="22"/>
              <w:szCs w:val="22"/>
            </w:rPr>
          </w:pPr>
          <w:ins w:id="227" w:author="Seggelke, Klaus" w:date="2017-03-21T17:29:00Z">
            <w:r w:rsidRPr="00662EBE">
              <w:rPr>
                <w:rStyle w:val="Hyperlink"/>
              </w:rPr>
              <w:fldChar w:fldCharType="begin"/>
            </w:r>
            <w:r w:rsidRPr="00662EBE">
              <w:rPr>
                <w:rStyle w:val="Hyperlink"/>
              </w:rPr>
              <w:instrText xml:space="preserve"> </w:instrText>
            </w:r>
            <w:r>
              <w:instrText>HYPERLINK \l "_Toc477880921"</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15</w:t>
            </w:r>
            <w:r>
              <w:rPr>
                <w:rFonts w:asciiTheme="minorHAnsi" w:eastAsiaTheme="minorEastAsia" w:hAnsiTheme="minorHAnsi" w:cstheme="minorBidi"/>
                <w:color w:val="auto"/>
                <w:sz w:val="22"/>
                <w:szCs w:val="22"/>
              </w:rPr>
              <w:tab/>
            </w:r>
            <w:r w:rsidRPr="00662EBE">
              <w:rPr>
                <w:rStyle w:val="Hyperlink"/>
              </w:rPr>
              <w:t>API Design and Architecture</w:t>
            </w:r>
            <w:r>
              <w:rPr>
                <w:webHidden/>
              </w:rPr>
              <w:tab/>
            </w:r>
            <w:r>
              <w:rPr>
                <w:webHidden/>
              </w:rPr>
              <w:fldChar w:fldCharType="begin"/>
            </w:r>
            <w:r>
              <w:rPr>
                <w:webHidden/>
              </w:rPr>
              <w:instrText xml:space="preserve"> PAGEREF _Toc477880921 \h </w:instrText>
            </w:r>
            <w:r>
              <w:rPr>
                <w:webHidden/>
              </w:rPr>
            </w:r>
          </w:ins>
          <w:r>
            <w:rPr>
              <w:webHidden/>
            </w:rPr>
            <w:fldChar w:fldCharType="separate"/>
          </w:r>
          <w:ins w:id="228" w:author="Seggelke, Klaus" w:date="2017-03-21T17:29:00Z">
            <w:r>
              <w:rPr>
                <w:webHidden/>
              </w:rPr>
              <w:t>153</w:t>
            </w:r>
            <w:r>
              <w:rPr>
                <w:webHidden/>
              </w:rPr>
              <w:fldChar w:fldCharType="end"/>
            </w:r>
            <w:r w:rsidRPr="00662EBE">
              <w:rPr>
                <w:rStyle w:val="Hyperlink"/>
              </w:rPr>
              <w:fldChar w:fldCharType="end"/>
            </w:r>
          </w:ins>
        </w:p>
        <w:p w:rsidR="00FE6CD4" w:rsidRDefault="00FE6CD4">
          <w:pPr>
            <w:pStyle w:val="TOC2"/>
            <w:tabs>
              <w:tab w:val="left" w:pos="1000"/>
            </w:tabs>
            <w:rPr>
              <w:ins w:id="229" w:author="Seggelke, Klaus" w:date="2017-03-21T17:29:00Z"/>
              <w:rFonts w:asciiTheme="minorHAnsi" w:eastAsiaTheme="minorEastAsia" w:hAnsiTheme="minorHAnsi" w:cstheme="minorBidi"/>
              <w:color w:val="auto"/>
              <w:sz w:val="22"/>
              <w:szCs w:val="22"/>
            </w:rPr>
          </w:pPr>
          <w:ins w:id="230" w:author="Seggelke, Klaus" w:date="2017-03-21T17:29:00Z">
            <w:r w:rsidRPr="00662EBE">
              <w:rPr>
                <w:rStyle w:val="Hyperlink"/>
              </w:rPr>
              <w:fldChar w:fldCharType="begin"/>
            </w:r>
            <w:r w:rsidRPr="00662EBE">
              <w:rPr>
                <w:rStyle w:val="Hyperlink"/>
              </w:rPr>
              <w:instrText xml:space="preserve"> </w:instrText>
            </w:r>
            <w:r>
              <w:instrText>HYPERLINK \l "_Toc477880922"</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15.1</w:t>
            </w:r>
            <w:r>
              <w:rPr>
                <w:rFonts w:asciiTheme="minorHAnsi" w:eastAsiaTheme="minorEastAsia" w:hAnsiTheme="minorHAnsi" w:cstheme="minorBidi"/>
                <w:color w:val="auto"/>
                <w:sz w:val="22"/>
                <w:szCs w:val="22"/>
              </w:rPr>
              <w:tab/>
            </w:r>
            <w:r w:rsidRPr="00662EBE">
              <w:rPr>
                <w:rStyle w:val="Hyperlink"/>
              </w:rPr>
              <w:t>VNF RECORD</w:t>
            </w:r>
            <w:r>
              <w:rPr>
                <w:webHidden/>
              </w:rPr>
              <w:tab/>
            </w:r>
            <w:r>
              <w:rPr>
                <w:webHidden/>
              </w:rPr>
              <w:fldChar w:fldCharType="begin"/>
            </w:r>
            <w:r>
              <w:rPr>
                <w:webHidden/>
              </w:rPr>
              <w:instrText xml:space="preserve"> PAGEREF _Toc477880922 \h </w:instrText>
            </w:r>
            <w:r>
              <w:rPr>
                <w:webHidden/>
              </w:rPr>
            </w:r>
          </w:ins>
          <w:r>
            <w:rPr>
              <w:webHidden/>
            </w:rPr>
            <w:fldChar w:fldCharType="separate"/>
          </w:r>
          <w:ins w:id="231" w:author="Seggelke, Klaus" w:date="2017-03-21T17:29:00Z">
            <w:r>
              <w:rPr>
                <w:webHidden/>
              </w:rPr>
              <w:t>154</w:t>
            </w:r>
            <w:r>
              <w:rPr>
                <w:webHidden/>
              </w:rPr>
              <w:fldChar w:fldCharType="end"/>
            </w:r>
            <w:r w:rsidRPr="00662EBE">
              <w:rPr>
                <w:rStyle w:val="Hyperlink"/>
              </w:rPr>
              <w:fldChar w:fldCharType="end"/>
            </w:r>
          </w:ins>
        </w:p>
        <w:p w:rsidR="00FE6CD4" w:rsidRDefault="00FE6CD4">
          <w:pPr>
            <w:pStyle w:val="TOC2"/>
            <w:tabs>
              <w:tab w:val="left" w:pos="1000"/>
            </w:tabs>
            <w:rPr>
              <w:ins w:id="232" w:author="Seggelke, Klaus" w:date="2017-03-21T17:29:00Z"/>
              <w:rFonts w:asciiTheme="minorHAnsi" w:eastAsiaTheme="minorEastAsia" w:hAnsiTheme="minorHAnsi" w:cstheme="minorBidi"/>
              <w:color w:val="auto"/>
              <w:sz w:val="22"/>
              <w:szCs w:val="22"/>
            </w:rPr>
          </w:pPr>
          <w:ins w:id="233" w:author="Seggelke, Klaus" w:date="2017-03-21T17:29:00Z">
            <w:r w:rsidRPr="00662EBE">
              <w:rPr>
                <w:rStyle w:val="Hyperlink"/>
              </w:rPr>
              <w:fldChar w:fldCharType="begin"/>
            </w:r>
            <w:r w:rsidRPr="00662EBE">
              <w:rPr>
                <w:rStyle w:val="Hyperlink"/>
              </w:rPr>
              <w:instrText xml:space="preserve"> </w:instrText>
            </w:r>
            <w:r>
              <w:instrText>HYPERLINK \l "_Toc477880923"</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15.2</w:t>
            </w:r>
            <w:r>
              <w:rPr>
                <w:rFonts w:asciiTheme="minorHAnsi" w:eastAsiaTheme="minorEastAsia" w:hAnsiTheme="minorHAnsi" w:cstheme="minorBidi"/>
                <w:color w:val="auto"/>
                <w:sz w:val="22"/>
                <w:szCs w:val="22"/>
              </w:rPr>
              <w:tab/>
            </w:r>
            <w:r w:rsidRPr="00662EBE">
              <w:rPr>
                <w:rStyle w:val="Hyperlink"/>
              </w:rPr>
              <w:t>EM API module</w:t>
            </w:r>
            <w:r>
              <w:rPr>
                <w:webHidden/>
              </w:rPr>
              <w:tab/>
            </w:r>
            <w:r>
              <w:rPr>
                <w:webHidden/>
              </w:rPr>
              <w:fldChar w:fldCharType="begin"/>
            </w:r>
            <w:r>
              <w:rPr>
                <w:webHidden/>
              </w:rPr>
              <w:instrText xml:space="preserve"> PAGEREF _Toc477880923 \h </w:instrText>
            </w:r>
            <w:r>
              <w:rPr>
                <w:webHidden/>
              </w:rPr>
            </w:r>
          </w:ins>
          <w:r>
            <w:rPr>
              <w:webHidden/>
            </w:rPr>
            <w:fldChar w:fldCharType="separate"/>
          </w:r>
          <w:ins w:id="234" w:author="Seggelke, Klaus" w:date="2017-03-21T17:29:00Z">
            <w:r>
              <w:rPr>
                <w:webHidden/>
              </w:rPr>
              <w:t>154</w:t>
            </w:r>
            <w:r>
              <w:rPr>
                <w:webHidden/>
              </w:rPr>
              <w:fldChar w:fldCharType="end"/>
            </w:r>
            <w:r w:rsidRPr="00662EBE">
              <w:rPr>
                <w:rStyle w:val="Hyperlink"/>
              </w:rPr>
              <w:fldChar w:fldCharType="end"/>
            </w:r>
          </w:ins>
        </w:p>
        <w:p w:rsidR="00FE6CD4" w:rsidRDefault="00FE6CD4">
          <w:pPr>
            <w:pStyle w:val="TOC2"/>
            <w:tabs>
              <w:tab w:val="left" w:pos="1000"/>
            </w:tabs>
            <w:rPr>
              <w:ins w:id="235" w:author="Seggelke, Klaus" w:date="2017-03-21T17:29:00Z"/>
              <w:rFonts w:asciiTheme="minorHAnsi" w:eastAsiaTheme="minorEastAsia" w:hAnsiTheme="minorHAnsi" w:cstheme="minorBidi"/>
              <w:color w:val="auto"/>
              <w:sz w:val="22"/>
              <w:szCs w:val="22"/>
            </w:rPr>
          </w:pPr>
          <w:ins w:id="236" w:author="Seggelke, Klaus" w:date="2017-03-21T17:29:00Z">
            <w:r w:rsidRPr="00662EBE">
              <w:rPr>
                <w:rStyle w:val="Hyperlink"/>
              </w:rPr>
              <w:fldChar w:fldCharType="begin"/>
            </w:r>
            <w:r w:rsidRPr="00662EBE">
              <w:rPr>
                <w:rStyle w:val="Hyperlink"/>
              </w:rPr>
              <w:instrText xml:space="preserve"> </w:instrText>
            </w:r>
            <w:r>
              <w:instrText>HYPERLINK \l "_Toc477880924"</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15.3</w:t>
            </w:r>
            <w:r>
              <w:rPr>
                <w:rFonts w:asciiTheme="minorHAnsi" w:eastAsiaTheme="minorEastAsia" w:hAnsiTheme="minorHAnsi" w:cstheme="minorBidi"/>
                <w:color w:val="auto"/>
                <w:sz w:val="22"/>
                <w:szCs w:val="22"/>
              </w:rPr>
              <w:tab/>
            </w:r>
            <w:r w:rsidRPr="00662EBE">
              <w:rPr>
                <w:rStyle w:val="Hyperlink"/>
              </w:rPr>
              <w:t>NFVO API Module</w:t>
            </w:r>
            <w:r>
              <w:rPr>
                <w:webHidden/>
              </w:rPr>
              <w:tab/>
            </w:r>
            <w:r>
              <w:rPr>
                <w:webHidden/>
              </w:rPr>
              <w:fldChar w:fldCharType="begin"/>
            </w:r>
            <w:r>
              <w:rPr>
                <w:webHidden/>
              </w:rPr>
              <w:instrText xml:space="preserve"> PAGEREF _Toc477880924 \h </w:instrText>
            </w:r>
            <w:r>
              <w:rPr>
                <w:webHidden/>
              </w:rPr>
            </w:r>
          </w:ins>
          <w:r>
            <w:rPr>
              <w:webHidden/>
            </w:rPr>
            <w:fldChar w:fldCharType="separate"/>
          </w:r>
          <w:ins w:id="237" w:author="Seggelke, Klaus" w:date="2017-03-21T17:29:00Z">
            <w:r>
              <w:rPr>
                <w:webHidden/>
              </w:rPr>
              <w:t>155</w:t>
            </w:r>
            <w:r>
              <w:rPr>
                <w:webHidden/>
              </w:rPr>
              <w:fldChar w:fldCharType="end"/>
            </w:r>
            <w:r w:rsidRPr="00662EBE">
              <w:rPr>
                <w:rStyle w:val="Hyperlink"/>
              </w:rPr>
              <w:fldChar w:fldCharType="end"/>
            </w:r>
          </w:ins>
        </w:p>
        <w:p w:rsidR="00FE6CD4" w:rsidRDefault="00FE6CD4">
          <w:pPr>
            <w:pStyle w:val="TOC2"/>
            <w:tabs>
              <w:tab w:val="left" w:pos="1000"/>
            </w:tabs>
            <w:rPr>
              <w:ins w:id="238" w:author="Seggelke, Klaus" w:date="2017-03-21T17:29:00Z"/>
              <w:rFonts w:asciiTheme="minorHAnsi" w:eastAsiaTheme="minorEastAsia" w:hAnsiTheme="minorHAnsi" w:cstheme="minorBidi"/>
              <w:color w:val="auto"/>
              <w:sz w:val="22"/>
              <w:szCs w:val="22"/>
            </w:rPr>
          </w:pPr>
          <w:ins w:id="239" w:author="Seggelke, Klaus" w:date="2017-03-21T17:29:00Z">
            <w:r w:rsidRPr="00662EBE">
              <w:rPr>
                <w:rStyle w:val="Hyperlink"/>
              </w:rPr>
              <w:fldChar w:fldCharType="begin"/>
            </w:r>
            <w:r w:rsidRPr="00662EBE">
              <w:rPr>
                <w:rStyle w:val="Hyperlink"/>
              </w:rPr>
              <w:instrText xml:space="preserve"> </w:instrText>
            </w:r>
            <w:r>
              <w:instrText>HYPERLINK \l "_Toc477880925"</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15.4</w:t>
            </w:r>
            <w:r>
              <w:rPr>
                <w:rFonts w:asciiTheme="minorHAnsi" w:eastAsiaTheme="minorEastAsia" w:hAnsiTheme="minorHAnsi" w:cstheme="minorBidi"/>
                <w:color w:val="auto"/>
                <w:sz w:val="22"/>
                <w:szCs w:val="22"/>
              </w:rPr>
              <w:tab/>
            </w:r>
            <w:r w:rsidRPr="00662EBE">
              <w:rPr>
                <w:rStyle w:val="Hyperlink"/>
              </w:rPr>
              <w:t>VNF API Module</w:t>
            </w:r>
            <w:r>
              <w:rPr>
                <w:webHidden/>
              </w:rPr>
              <w:tab/>
            </w:r>
            <w:r>
              <w:rPr>
                <w:webHidden/>
              </w:rPr>
              <w:fldChar w:fldCharType="begin"/>
            </w:r>
            <w:r>
              <w:rPr>
                <w:webHidden/>
              </w:rPr>
              <w:instrText xml:space="preserve"> PAGEREF _Toc477880925 \h </w:instrText>
            </w:r>
            <w:r>
              <w:rPr>
                <w:webHidden/>
              </w:rPr>
            </w:r>
          </w:ins>
          <w:r>
            <w:rPr>
              <w:webHidden/>
            </w:rPr>
            <w:fldChar w:fldCharType="separate"/>
          </w:r>
          <w:ins w:id="240" w:author="Seggelke, Klaus" w:date="2017-03-21T17:29:00Z">
            <w:r>
              <w:rPr>
                <w:webHidden/>
              </w:rPr>
              <w:t>156</w:t>
            </w:r>
            <w:r>
              <w:rPr>
                <w:webHidden/>
              </w:rPr>
              <w:fldChar w:fldCharType="end"/>
            </w:r>
            <w:r w:rsidRPr="00662EBE">
              <w:rPr>
                <w:rStyle w:val="Hyperlink"/>
              </w:rPr>
              <w:fldChar w:fldCharType="end"/>
            </w:r>
          </w:ins>
        </w:p>
        <w:p w:rsidR="00FE6CD4" w:rsidRDefault="00FE6CD4">
          <w:pPr>
            <w:pStyle w:val="TOC2"/>
            <w:tabs>
              <w:tab w:val="left" w:pos="1000"/>
            </w:tabs>
            <w:rPr>
              <w:ins w:id="241" w:author="Seggelke, Klaus" w:date="2017-03-21T17:29:00Z"/>
              <w:rFonts w:asciiTheme="minorHAnsi" w:eastAsiaTheme="minorEastAsia" w:hAnsiTheme="minorHAnsi" w:cstheme="minorBidi"/>
              <w:color w:val="auto"/>
              <w:sz w:val="22"/>
              <w:szCs w:val="22"/>
            </w:rPr>
          </w:pPr>
          <w:ins w:id="242" w:author="Seggelke, Klaus" w:date="2017-03-21T17:29:00Z">
            <w:r w:rsidRPr="00662EBE">
              <w:rPr>
                <w:rStyle w:val="Hyperlink"/>
              </w:rPr>
              <w:fldChar w:fldCharType="begin"/>
            </w:r>
            <w:r w:rsidRPr="00662EBE">
              <w:rPr>
                <w:rStyle w:val="Hyperlink"/>
              </w:rPr>
              <w:instrText xml:space="preserve"> </w:instrText>
            </w:r>
            <w:r>
              <w:instrText>HYPERLINK \l "_Toc477880926"</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15.5</w:t>
            </w:r>
            <w:r>
              <w:rPr>
                <w:rFonts w:asciiTheme="minorHAnsi" w:eastAsiaTheme="minorEastAsia" w:hAnsiTheme="minorHAnsi" w:cstheme="minorBidi"/>
                <w:color w:val="auto"/>
                <w:sz w:val="22"/>
                <w:szCs w:val="22"/>
              </w:rPr>
              <w:tab/>
            </w:r>
            <w:r w:rsidRPr="00662EBE">
              <w:rPr>
                <w:rStyle w:val="Hyperlink"/>
              </w:rPr>
              <w:t>VNFM API Module</w:t>
            </w:r>
            <w:r>
              <w:rPr>
                <w:webHidden/>
              </w:rPr>
              <w:tab/>
            </w:r>
            <w:r>
              <w:rPr>
                <w:webHidden/>
              </w:rPr>
              <w:fldChar w:fldCharType="begin"/>
            </w:r>
            <w:r>
              <w:rPr>
                <w:webHidden/>
              </w:rPr>
              <w:instrText xml:space="preserve"> PAGEREF _Toc477880926 \h </w:instrText>
            </w:r>
            <w:r>
              <w:rPr>
                <w:webHidden/>
              </w:rPr>
            </w:r>
          </w:ins>
          <w:r>
            <w:rPr>
              <w:webHidden/>
            </w:rPr>
            <w:fldChar w:fldCharType="separate"/>
          </w:r>
          <w:ins w:id="243" w:author="Seggelke, Klaus" w:date="2017-03-21T17:29:00Z">
            <w:r>
              <w:rPr>
                <w:webHidden/>
              </w:rPr>
              <w:t>157</w:t>
            </w:r>
            <w:r>
              <w:rPr>
                <w:webHidden/>
              </w:rPr>
              <w:fldChar w:fldCharType="end"/>
            </w:r>
            <w:r w:rsidRPr="00662EBE">
              <w:rPr>
                <w:rStyle w:val="Hyperlink"/>
              </w:rPr>
              <w:fldChar w:fldCharType="end"/>
            </w:r>
          </w:ins>
        </w:p>
        <w:p w:rsidR="00FE6CD4" w:rsidRDefault="00FE6CD4">
          <w:pPr>
            <w:pStyle w:val="TOC3"/>
            <w:rPr>
              <w:ins w:id="244" w:author="Seggelke, Klaus" w:date="2017-03-21T17:29:00Z"/>
              <w:rFonts w:asciiTheme="minorHAnsi" w:eastAsiaTheme="minorEastAsia" w:hAnsiTheme="minorHAnsi" w:cstheme="minorBidi"/>
              <w:noProof/>
              <w:color w:val="auto"/>
            </w:rPr>
          </w:pPr>
          <w:ins w:id="245" w:author="Seggelke, Klaus" w:date="2017-03-21T17:29:00Z">
            <w:r w:rsidRPr="00662EBE">
              <w:rPr>
                <w:rStyle w:val="Hyperlink"/>
              </w:rPr>
              <w:fldChar w:fldCharType="begin"/>
            </w:r>
            <w:r w:rsidRPr="00662EBE">
              <w:rPr>
                <w:rStyle w:val="Hyperlink"/>
              </w:rPr>
              <w:instrText xml:space="preserve"> </w:instrText>
            </w:r>
            <w:r>
              <w:rPr>
                <w:noProof/>
              </w:rPr>
              <w:instrText>HYPERLINK \l "_Toc477880927"</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15.5.1</w:t>
            </w:r>
            <w:r>
              <w:rPr>
                <w:rFonts w:asciiTheme="minorHAnsi" w:eastAsiaTheme="minorEastAsia" w:hAnsiTheme="minorHAnsi" w:cstheme="minorBidi"/>
                <w:noProof/>
                <w:color w:val="auto"/>
              </w:rPr>
              <w:tab/>
            </w:r>
            <w:r w:rsidRPr="00662EBE">
              <w:rPr>
                <w:rStyle w:val="Hyperlink"/>
              </w:rPr>
              <w:t>Software Image</w:t>
            </w:r>
            <w:r>
              <w:rPr>
                <w:noProof/>
                <w:webHidden/>
              </w:rPr>
              <w:tab/>
            </w:r>
            <w:r>
              <w:rPr>
                <w:noProof/>
                <w:webHidden/>
              </w:rPr>
              <w:fldChar w:fldCharType="begin"/>
            </w:r>
            <w:r>
              <w:rPr>
                <w:noProof/>
                <w:webHidden/>
              </w:rPr>
              <w:instrText xml:space="preserve"> PAGEREF _Toc477880927 \h </w:instrText>
            </w:r>
            <w:r>
              <w:rPr>
                <w:noProof/>
                <w:webHidden/>
              </w:rPr>
            </w:r>
          </w:ins>
          <w:r>
            <w:rPr>
              <w:noProof/>
              <w:webHidden/>
            </w:rPr>
            <w:fldChar w:fldCharType="separate"/>
          </w:r>
          <w:ins w:id="246" w:author="Seggelke, Klaus" w:date="2017-03-21T17:29:00Z">
            <w:r>
              <w:rPr>
                <w:noProof/>
                <w:webHidden/>
              </w:rPr>
              <w:t>158</w:t>
            </w:r>
            <w:r>
              <w:rPr>
                <w:noProof/>
                <w:webHidden/>
              </w:rPr>
              <w:fldChar w:fldCharType="end"/>
            </w:r>
            <w:r w:rsidRPr="00662EBE">
              <w:rPr>
                <w:rStyle w:val="Hyperlink"/>
              </w:rPr>
              <w:fldChar w:fldCharType="end"/>
            </w:r>
          </w:ins>
        </w:p>
        <w:p w:rsidR="00FE6CD4" w:rsidRDefault="00FE6CD4">
          <w:pPr>
            <w:pStyle w:val="TOC3"/>
            <w:rPr>
              <w:ins w:id="247" w:author="Seggelke, Klaus" w:date="2017-03-21T17:29:00Z"/>
              <w:rFonts w:asciiTheme="minorHAnsi" w:eastAsiaTheme="minorEastAsia" w:hAnsiTheme="minorHAnsi" w:cstheme="minorBidi"/>
              <w:noProof/>
              <w:color w:val="auto"/>
            </w:rPr>
          </w:pPr>
          <w:ins w:id="248" w:author="Seggelke, Klaus" w:date="2017-03-21T17:29:00Z">
            <w:r w:rsidRPr="00662EBE">
              <w:rPr>
                <w:rStyle w:val="Hyperlink"/>
              </w:rPr>
              <w:fldChar w:fldCharType="begin"/>
            </w:r>
            <w:r w:rsidRPr="00662EBE">
              <w:rPr>
                <w:rStyle w:val="Hyperlink"/>
              </w:rPr>
              <w:instrText xml:space="preserve"> </w:instrText>
            </w:r>
            <w:r>
              <w:rPr>
                <w:noProof/>
              </w:rPr>
              <w:instrText>HYPERLINK \l "_Toc477880928"</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15.5.2</w:t>
            </w:r>
            <w:r>
              <w:rPr>
                <w:rFonts w:asciiTheme="minorHAnsi" w:eastAsiaTheme="minorEastAsia" w:hAnsiTheme="minorHAnsi" w:cstheme="minorBidi"/>
                <w:noProof/>
                <w:color w:val="auto"/>
              </w:rPr>
              <w:tab/>
            </w:r>
            <w:r w:rsidRPr="00662EBE">
              <w:rPr>
                <w:rStyle w:val="Hyperlink"/>
              </w:rPr>
              <w:t>VNFD</w:t>
            </w:r>
            <w:r>
              <w:rPr>
                <w:noProof/>
                <w:webHidden/>
              </w:rPr>
              <w:tab/>
            </w:r>
            <w:r>
              <w:rPr>
                <w:noProof/>
                <w:webHidden/>
              </w:rPr>
              <w:fldChar w:fldCharType="begin"/>
            </w:r>
            <w:r>
              <w:rPr>
                <w:noProof/>
                <w:webHidden/>
              </w:rPr>
              <w:instrText xml:space="preserve"> PAGEREF _Toc477880928 \h </w:instrText>
            </w:r>
            <w:r>
              <w:rPr>
                <w:noProof/>
                <w:webHidden/>
              </w:rPr>
            </w:r>
          </w:ins>
          <w:r>
            <w:rPr>
              <w:noProof/>
              <w:webHidden/>
            </w:rPr>
            <w:fldChar w:fldCharType="separate"/>
          </w:r>
          <w:ins w:id="249" w:author="Seggelke, Klaus" w:date="2017-03-21T17:29:00Z">
            <w:r>
              <w:rPr>
                <w:noProof/>
                <w:webHidden/>
              </w:rPr>
              <w:t>159</w:t>
            </w:r>
            <w:r>
              <w:rPr>
                <w:noProof/>
                <w:webHidden/>
              </w:rPr>
              <w:fldChar w:fldCharType="end"/>
            </w:r>
            <w:r w:rsidRPr="00662EBE">
              <w:rPr>
                <w:rStyle w:val="Hyperlink"/>
              </w:rPr>
              <w:fldChar w:fldCharType="end"/>
            </w:r>
          </w:ins>
        </w:p>
        <w:p w:rsidR="00FE6CD4" w:rsidRDefault="00FE6CD4">
          <w:pPr>
            <w:pStyle w:val="TOC3"/>
            <w:rPr>
              <w:ins w:id="250" w:author="Seggelke, Klaus" w:date="2017-03-21T17:29:00Z"/>
              <w:rFonts w:asciiTheme="minorHAnsi" w:eastAsiaTheme="minorEastAsia" w:hAnsiTheme="minorHAnsi" w:cstheme="minorBidi"/>
              <w:noProof/>
              <w:color w:val="auto"/>
            </w:rPr>
          </w:pPr>
          <w:ins w:id="251" w:author="Seggelke, Klaus" w:date="2017-03-21T17:29:00Z">
            <w:r w:rsidRPr="00662EBE">
              <w:rPr>
                <w:rStyle w:val="Hyperlink"/>
              </w:rPr>
              <w:fldChar w:fldCharType="begin"/>
            </w:r>
            <w:r w:rsidRPr="00662EBE">
              <w:rPr>
                <w:rStyle w:val="Hyperlink"/>
              </w:rPr>
              <w:instrText xml:space="preserve"> </w:instrText>
            </w:r>
            <w:r>
              <w:rPr>
                <w:noProof/>
              </w:rPr>
              <w:instrText>HYPERLINK \l "_Toc477880929"</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15.5.3</w:t>
            </w:r>
            <w:r>
              <w:rPr>
                <w:rFonts w:asciiTheme="minorHAnsi" w:eastAsiaTheme="minorEastAsia" w:hAnsiTheme="minorHAnsi" w:cstheme="minorBidi"/>
                <w:noProof/>
                <w:color w:val="auto"/>
              </w:rPr>
              <w:tab/>
            </w:r>
            <w:r w:rsidRPr="00662EBE">
              <w:rPr>
                <w:rStyle w:val="Hyperlink"/>
              </w:rPr>
              <w:t>Snapshot</w:t>
            </w:r>
            <w:r>
              <w:rPr>
                <w:noProof/>
                <w:webHidden/>
              </w:rPr>
              <w:tab/>
            </w:r>
            <w:r>
              <w:rPr>
                <w:noProof/>
                <w:webHidden/>
              </w:rPr>
              <w:fldChar w:fldCharType="begin"/>
            </w:r>
            <w:r>
              <w:rPr>
                <w:noProof/>
                <w:webHidden/>
              </w:rPr>
              <w:instrText xml:space="preserve"> PAGEREF _Toc477880929 \h </w:instrText>
            </w:r>
            <w:r>
              <w:rPr>
                <w:noProof/>
                <w:webHidden/>
              </w:rPr>
            </w:r>
          </w:ins>
          <w:r>
            <w:rPr>
              <w:noProof/>
              <w:webHidden/>
            </w:rPr>
            <w:fldChar w:fldCharType="separate"/>
          </w:r>
          <w:ins w:id="252" w:author="Seggelke, Klaus" w:date="2017-03-21T17:29:00Z">
            <w:r>
              <w:rPr>
                <w:noProof/>
                <w:webHidden/>
              </w:rPr>
              <w:t>160</w:t>
            </w:r>
            <w:r>
              <w:rPr>
                <w:noProof/>
                <w:webHidden/>
              </w:rPr>
              <w:fldChar w:fldCharType="end"/>
            </w:r>
            <w:r w:rsidRPr="00662EBE">
              <w:rPr>
                <w:rStyle w:val="Hyperlink"/>
              </w:rPr>
              <w:fldChar w:fldCharType="end"/>
            </w:r>
          </w:ins>
        </w:p>
        <w:p w:rsidR="00FE6CD4" w:rsidRDefault="00FE6CD4">
          <w:pPr>
            <w:pStyle w:val="TOC3"/>
            <w:rPr>
              <w:ins w:id="253" w:author="Seggelke, Klaus" w:date="2017-03-21T17:29:00Z"/>
              <w:rFonts w:asciiTheme="minorHAnsi" w:eastAsiaTheme="minorEastAsia" w:hAnsiTheme="minorHAnsi" w:cstheme="minorBidi"/>
              <w:noProof/>
              <w:color w:val="auto"/>
            </w:rPr>
          </w:pPr>
          <w:ins w:id="254" w:author="Seggelke, Klaus" w:date="2017-03-21T17:29:00Z">
            <w:r w:rsidRPr="00662EBE">
              <w:rPr>
                <w:rStyle w:val="Hyperlink"/>
              </w:rPr>
              <w:fldChar w:fldCharType="begin"/>
            </w:r>
            <w:r w:rsidRPr="00662EBE">
              <w:rPr>
                <w:rStyle w:val="Hyperlink"/>
              </w:rPr>
              <w:instrText xml:space="preserve"> </w:instrText>
            </w:r>
            <w:r>
              <w:rPr>
                <w:noProof/>
              </w:rPr>
              <w:instrText>HYPERLINK \l "_Toc477880930"</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15.5.4</w:t>
            </w:r>
            <w:r>
              <w:rPr>
                <w:rFonts w:asciiTheme="minorHAnsi" w:eastAsiaTheme="minorEastAsia" w:hAnsiTheme="minorHAnsi" w:cstheme="minorBidi"/>
                <w:noProof/>
                <w:color w:val="auto"/>
              </w:rPr>
              <w:tab/>
            </w:r>
            <w:r w:rsidRPr="00662EBE">
              <w:rPr>
                <w:rStyle w:val="Hyperlink"/>
              </w:rPr>
              <w:t>VNF</w:t>
            </w:r>
            <w:r>
              <w:rPr>
                <w:noProof/>
                <w:webHidden/>
              </w:rPr>
              <w:tab/>
            </w:r>
            <w:r>
              <w:rPr>
                <w:noProof/>
                <w:webHidden/>
              </w:rPr>
              <w:fldChar w:fldCharType="begin"/>
            </w:r>
            <w:r>
              <w:rPr>
                <w:noProof/>
                <w:webHidden/>
              </w:rPr>
              <w:instrText xml:space="preserve"> PAGEREF _Toc477880930 \h </w:instrText>
            </w:r>
            <w:r>
              <w:rPr>
                <w:noProof/>
                <w:webHidden/>
              </w:rPr>
            </w:r>
          </w:ins>
          <w:r>
            <w:rPr>
              <w:noProof/>
              <w:webHidden/>
            </w:rPr>
            <w:fldChar w:fldCharType="separate"/>
          </w:r>
          <w:ins w:id="255" w:author="Seggelke, Klaus" w:date="2017-03-21T17:29:00Z">
            <w:r>
              <w:rPr>
                <w:noProof/>
                <w:webHidden/>
              </w:rPr>
              <w:t>164</w:t>
            </w:r>
            <w:r>
              <w:rPr>
                <w:noProof/>
                <w:webHidden/>
              </w:rPr>
              <w:fldChar w:fldCharType="end"/>
            </w:r>
            <w:r w:rsidRPr="00662EBE">
              <w:rPr>
                <w:rStyle w:val="Hyperlink"/>
              </w:rPr>
              <w:fldChar w:fldCharType="end"/>
            </w:r>
          </w:ins>
        </w:p>
        <w:p w:rsidR="00FE6CD4" w:rsidRDefault="00FE6CD4">
          <w:pPr>
            <w:pStyle w:val="TOC3"/>
            <w:rPr>
              <w:ins w:id="256" w:author="Seggelke, Klaus" w:date="2017-03-21T17:29:00Z"/>
              <w:rFonts w:asciiTheme="minorHAnsi" w:eastAsiaTheme="minorEastAsia" w:hAnsiTheme="minorHAnsi" w:cstheme="minorBidi"/>
              <w:noProof/>
              <w:color w:val="auto"/>
            </w:rPr>
          </w:pPr>
          <w:ins w:id="257" w:author="Seggelke, Klaus" w:date="2017-03-21T17:29:00Z">
            <w:r w:rsidRPr="00662EBE">
              <w:rPr>
                <w:rStyle w:val="Hyperlink"/>
              </w:rPr>
              <w:fldChar w:fldCharType="begin"/>
            </w:r>
            <w:r w:rsidRPr="00662EBE">
              <w:rPr>
                <w:rStyle w:val="Hyperlink"/>
              </w:rPr>
              <w:instrText xml:space="preserve"> </w:instrText>
            </w:r>
            <w:r>
              <w:rPr>
                <w:noProof/>
              </w:rPr>
              <w:instrText>HYPERLINK \l "_Toc477880931"</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15.5.5</w:t>
            </w:r>
            <w:r>
              <w:rPr>
                <w:rFonts w:asciiTheme="minorHAnsi" w:eastAsiaTheme="minorEastAsia" w:hAnsiTheme="minorHAnsi" w:cstheme="minorBidi"/>
                <w:noProof/>
                <w:color w:val="auto"/>
              </w:rPr>
              <w:tab/>
            </w:r>
            <w:r w:rsidRPr="00662EBE">
              <w:rPr>
                <w:rStyle w:val="Hyperlink"/>
              </w:rPr>
              <w:t>Migration</w:t>
            </w:r>
            <w:r>
              <w:rPr>
                <w:noProof/>
                <w:webHidden/>
              </w:rPr>
              <w:tab/>
            </w:r>
            <w:r>
              <w:rPr>
                <w:noProof/>
                <w:webHidden/>
              </w:rPr>
              <w:fldChar w:fldCharType="begin"/>
            </w:r>
            <w:r>
              <w:rPr>
                <w:noProof/>
                <w:webHidden/>
              </w:rPr>
              <w:instrText xml:space="preserve"> PAGEREF _Toc477880931 \h </w:instrText>
            </w:r>
            <w:r>
              <w:rPr>
                <w:noProof/>
                <w:webHidden/>
              </w:rPr>
            </w:r>
          </w:ins>
          <w:r>
            <w:rPr>
              <w:noProof/>
              <w:webHidden/>
            </w:rPr>
            <w:fldChar w:fldCharType="separate"/>
          </w:r>
          <w:ins w:id="258" w:author="Seggelke, Klaus" w:date="2017-03-21T17:29:00Z">
            <w:r>
              <w:rPr>
                <w:noProof/>
                <w:webHidden/>
              </w:rPr>
              <w:t>168</w:t>
            </w:r>
            <w:r>
              <w:rPr>
                <w:noProof/>
                <w:webHidden/>
              </w:rPr>
              <w:fldChar w:fldCharType="end"/>
            </w:r>
            <w:r w:rsidRPr="00662EBE">
              <w:rPr>
                <w:rStyle w:val="Hyperlink"/>
              </w:rPr>
              <w:fldChar w:fldCharType="end"/>
            </w:r>
          </w:ins>
        </w:p>
        <w:p w:rsidR="00FE6CD4" w:rsidRDefault="00FE6CD4">
          <w:pPr>
            <w:pStyle w:val="TOC3"/>
            <w:rPr>
              <w:ins w:id="259" w:author="Seggelke, Klaus" w:date="2017-03-21T17:29:00Z"/>
              <w:rFonts w:asciiTheme="minorHAnsi" w:eastAsiaTheme="minorEastAsia" w:hAnsiTheme="minorHAnsi" w:cstheme="minorBidi"/>
              <w:noProof/>
              <w:color w:val="auto"/>
            </w:rPr>
          </w:pPr>
          <w:ins w:id="260" w:author="Seggelke, Klaus" w:date="2017-03-21T17:29:00Z">
            <w:r w:rsidRPr="00662EBE">
              <w:rPr>
                <w:rStyle w:val="Hyperlink"/>
              </w:rPr>
              <w:fldChar w:fldCharType="begin"/>
            </w:r>
            <w:r w:rsidRPr="00662EBE">
              <w:rPr>
                <w:rStyle w:val="Hyperlink"/>
              </w:rPr>
              <w:instrText xml:space="preserve"> </w:instrText>
            </w:r>
            <w:r>
              <w:rPr>
                <w:noProof/>
              </w:rPr>
              <w:instrText>HYPERLINK \l "_Toc477880932"</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15.5.6</w:t>
            </w:r>
            <w:r>
              <w:rPr>
                <w:rFonts w:asciiTheme="minorHAnsi" w:eastAsiaTheme="minorEastAsia" w:hAnsiTheme="minorHAnsi" w:cstheme="minorBidi"/>
                <w:noProof/>
                <w:color w:val="auto"/>
              </w:rPr>
              <w:tab/>
            </w:r>
            <w:r w:rsidRPr="00662EBE">
              <w:rPr>
                <w:rStyle w:val="Hyperlink"/>
              </w:rPr>
              <w:t>vNetwork</w:t>
            </w:r>
            <w:r>
              <w:rPr>
                <w:noProof/>
                <w:webHidden/>
              </w:rPr>
              <w:tab/>
            </w:r>
            <w:r>
              <w:rPr>
                <w:noProof/>
                <w:webHidden/>
              </w:rPr>
              <w:fldChar w:fldCharType="begin"/>
            </w:r>
            <w:r>
              <w:rPr>
                <w:noProof/>
                <w:webHidden/>
              </w:rPr>
              <w:instrText xml:space="preserve"> PAGEREF _Toc477880932 \h </w:instrText>
            </w:r>
            <w:r>
              <w:rPr>
                <w:noProof/>
                <w:webHidden/>
              </w:rPr>
            </w:r>
          </w:ins>
          <w:r>
            <w:rPr>
              <w:noProof/>
              <w:webHidden/>
            </w:rPr>
            <w:fldChar w:fldCharType="separate"/>
          </w:r>
          <w:ins w:id="261" w:author="Seggelke, Klaus" w:date="2017-03-21T17:29:00Z">
            <w:r>
              <w:rPr>
                <w:noProof/>
                <w:webHidden/>
              </w:rPr>
              <w:t>169</w:t>
            </w:r>
            <w:r>
              <w:rPr>
                <w:noProof/>
                <w:webHidden/>
              </w:rPr>
              <w:fldChar w:fldCharType="end"/>
            </w:r>
            <w:r w:rsidRPr="00662EBE">
              <w:rPr>
                <w:rStyle w:val="Hyperlink"/>
              </w:rPr>
              <w:fldChar w:fldCharType="end"/>
            </w:r>
          </w:ins>
        </w:p>
        <w:p w:rsidR="00FE6CD4" w:rsidRDefault="00FE6CD4">
          <w:pPr>
            <w:pStyle w:val="TOC3"/>
            <w:rPr>
              <w:ins w:id="262" w:author="Seggelke, Klaus" w:date="2017-03-21T17:29:00Z"/>
              <w:rFonts w:asciiTheme="minorHAnsi" w:eastAsiaTheme="minorEastAsia" w:hAnsiTheme="minorHAnsi" w:cstheme="minorBidi"/>
              <w:noProof/>
              <w:color w:val="auto"/>
            </w:rPr>
          </w:pPr>
          <w:ins w:id="263" w:author="Seggelke, Klaus" w:date="2017-03-21T17:29:00Z">
            <w:r w:rsidRPr="00662EBE">
              <w:rPr>
                <w:rStyle w:val="Hyperlink"/>
              </w:rPr>
              <w:fldChar w:fldCharType="begin"/>
            </w:r>
            <w:r w:rsidRPr="00662EBE">
              <w:rPr>
                <w:rStyle w:val="Hyperlink"/>
              </w:rPr>
              <w:instrText xml:space="preserve"> </w:instrText>
            </w:r>
            <w:r>
              <w:rPr>
                <w:noProof/>
              </w:rPr>
              <w:instrText>HYPERLINK \l "_Toc477880933"</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15.5.7</w:t>
            </w:r>
            <w:r>
              <w:rPr>
                <w:rFonts w:asciiTheme="minorHAnsi" w:eastAsiaTheme="minorEastAsia" w:hAnsiTheme="minorHAnsi" w:cstheme="minorBidi"/>
                <w:noProof/>
                <w:color w:val="auto"/>
              </w:rPr>
              <w:tab/>
            </w:r>
            <w:r w:rsidRPr="00662EBE">
              <w:rPr>
                <w:rStyle w:val="Hyperlink"/>
              </w:rPr>
              <w:t>vStorage</w:t>
            </w:r>
            <w:r>
              <w:rPr>
                <w:noProof/>
                <w:webHidden/>
              </w:rPr>
              <w:tab/>
            </w:r>
            <w:r>
              <w:rPr>
                <w:noProof/>
                <w:webHidden/>
              </w:rPr>
              <w:fldChar w:fldCharType="begin"/>
            </w:r>
            <w:r>
              <w:rPr>
                <w:noProof/>
                <w:webHidden/>
              </w:rPr>
              <w:instrText xml:space="preserve"> PAGEREF _Toc477880933 \h </w:instrText>
            </w:r>
            <w:r>
              <w:rPr>
                <w:noProof/>
                <w:webHidden/>
              </w:rPr>
            </w:r>
          </w:ins>
          <w:r>
            <w:rPr>
              <w:noProof/>
              <w:webHidden/>
            </w:rPr>
            <w:fldChar w:fldCharType="separate"/>
          </w:r>
          <w:ins w:id="264" w:author="Seggelke, Klaus" w:date="2017-03-21T17:29:00Z">
            <w:r>
              <w:rPr>
                <w:noProof/>
                <w:webHidden/>
              </w:rPr>
              <w:t>169</w:t>
            </w:r>
            <w:r>
              <w:rPr>
                <w:noProof/>
                <w:webHidden/>
              </w:rPr>
              <w:fldChar w:fldCharType="end"/>
            </w:r>
            <w:r w:rsidRPr="00662EBE">
              <w:rPr>
                <w:rStyle w:val="Hyperlink"/>
              </w:rPr>
              <w:fldChar w:fldCharType="end"/>
            </w:r>
          </w:ins>
        </w:p>
        <w:p w:rsidR="00FE6CD4" w:rsidRDefault="00FE6CD4">
          <w:pPr>
            <w:pStyle w:val="TOC3"/>
            <w:rPr>
              <w:ins w:id="265" w:author="Seggelke, Klaus" w:date="2017-03-21T17:29:00Z"/>
              <w:rFonts w:asciiTheme="minorHAnsi" w:eastAsiaTheme="minorEastAsia" w:hAnsiTheme="minorHAnsi" w:cstheme="minorBidi"/>
              <w:noProof/>
              <w:color w:val="auto"/>
            </w:rPr>
          </w:pPr>
          <w:ins w:id="266" w:author="Seggelke, Klaus" w:date="2017-03-21T17:29:00Z">
            <w:r w:rsidRPr="00662EBE">
              <w:rPr>
                <w:rStyle w:val="Hyperlink"/>
              </w:rPr>
              <w:fldChar w:fldCharType="begin"/>
            </w:r>
            <w:r w:rsidRPr="00662EBE">
              <w:rPr>
                <w:rStyle w:val="Hyperlink"/>
              </w:rPr>
              <w:instrText xml:space="preserve"> </w:instrText>
            </w:r>
            <w:r>
              <w:rPr>
                <w:noProof/>
              </w:rPr>
              <w:instrText>HYPERLINK \l "_Toc477880934"</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15.5.8</w:t>
            </w:r>
            <w:r>
              <w:rPr>
                <w:rFonts w:asciiTheme="minorHAnsi" w:eastAsiaTheme="minorEastAsia" w:hAnsiTheme="minorHAnsi" w:cstheme="minorBidi"/>
                <w:noProof/>
                <w:color w:val="auto"/>
              </w:rPr>
              <w:tab/>
            </w:r>
            <w:r w:rsidRPr="00662EBE">
              <w:rPr>
                <w:rStyle w:val="Hyperlink"/>
              </w:rPr>
              <w:t>Fault</w:t>
            </w:r>
            <w:r>
              <w:rPr>
                <w:noProof/>
                <w:webHidden/>
              </w:rPr>
              <w:tab/>
            </w:r>
            <w:r>
              <w:rPr>
                <w:noProof/>
                <w:webHidden/>
              </w:rPr>
              <w:fldChar w:fldCharType="begin"/>
            </w:r>
            <w:r>
              <w:rPr>
                <w:noProof/>
                <w:webHidden/>
              </w:rPr>
              <w:instrText xml:space="preserve"> PAGEREF _Toc477880934 \h </w:instrText>
            </w:r>
            <w:r>
              <w:rPr>
                <w:noProof/>
                <w:webHidden/>
              </w:rPr>
            </w:r>
          </w:ins>
          <w:r>
            <w:rPr>
              <w:noProof/>
              <w:webHidden/>
            </w:rPr>
            <w:fldChar w:fldCharType="separate"/>
          </w:r>
          <w:ins w:id="267" w:author="Seggelke, Klaus" w:date="2017-03-21T17:29:00Z">
            <w:r>
              <w:rPr>
                <w:noProof/>
                <w:webHidden/>
              </w:rPr>
              <w:t>170</w:t>
            </w:r>
            <w:r>
              <w:rPr>
                <w:noProof/>
                <w:webHidden/>
              </w:rPr>
              <w:fldChar w:fldCharType="end"/>
            </w:r>
            <w:r w:rsidRPr="00662EBE">
              <w:rPr>
                <w:rStyle w:val="Hyperlink"/>
              </w:rPr>
              <w:fldChar w:fldCharType="end"/>
            </w:r>
          </w:ins>
        </w:p>
        <w:p w:rsidR="00FE6CD4" w:rsidRDefault="00FE6CD4">
          <w:pPr>
            <w:pStyle w:val="TOC3"/>
            <w:rPr>
              <w:ins w:id="268" w:author="Seggelke, Klaus" w:date="2017-03-21T17:29:00Z"/>
              <w:rFonts w:asciiTheme="minorHAnsi" w:eastAsiaTheme="minorEastAsia" w:hAnsiTheme="minorHAnsi" w:cstheme="minorBidi"/>
              <w:noProof/>
              <w:color w:val="auto"/>
            </w:rPr>
          </w:pPr>
          <w:ins w:id="269" w:author="Seggelke, Klaus" w:date="2017-03-21T17:29:00Z">
            <w:r w:rsidRPr="00662EBE">
              <w:rPr>
                <w:rStyle w:val="Hyperlink"/>
              </w:rPr>
              <w:fldChar w:fldCharType="begin"/>
            </w:r>
            <w:r w:rsidRPr="00662EBE">
              <w:rPr>
                <w:rStyle w:val="Hyperlink"/>
              </w:rPr>
              <w:instrText xml:space="preserve"> </w:instrText>
            </w:r>
            <w:r>
              <w:rPr>
                <w:noProof/>
              </w:rPr>
              <w:instrText>HYPERLINK \l "_Toc477880935"</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15.5.9</w:t>
            </w:r>
            <w:r>
              <w:rPr>
                <w:rFonts w:asciiTheme="minorHAnsi" w:eastAsiaTheme="minorEastAsia" w:hAnsiTheme="minorHAnsi" w:cstheme="minorBidi"/>
                <w:noProof/>
                <w:color w:val="auto"/>
              </w:rPr>
              <w:tab/>
            </w:r>
            <w:r w:rsidRPr="00662EBE">
              <w:rPr>
                <w:rStyle w:val="Hyperlink"/>
              </w:rPr>
              <w:t>Performance</w:t>
            </w:r>
            <w:r>
              <w:rPr>
                <w:noProof/>
                <w:webHidden/>
              </w:rPr>
              <w:tab/>
            </w:r>
            <w:r>
              <w:rPr>
                <w:noProof/>
                <w:webHidden/>
              </w:rPr>
              <w:fldChar w:fldCharType="begin"/>
            </w:r>
            <w:r>
              <w:rPr>
                <w:noProof/>
                <w:webHidden/>
              </w:rPr>
              <w:instrText xml:space="preserve"> PAGEREF _Toc477880935 \h </w:instrText>
            </w:r>
            <w:r>
              <w:rPr>
                <w:noProof/>
                <w:webHidden/>
              </w:rPr>
            </w:r>
          </w:ins>
          <w:r>
            <w:rPr>
              <w:noProof/>
              <w:webHidden/>
            </w:rPr>
            <w:fldChar w:fldCharType="separate"/>
          </w:r>
          <w:ins w:id="270" w:author="Seggelke, Klaus" w:date="2017-03-21T17:29:00Z">
            <w:r>
              <w:rPr>
                <w:noProof/>
                <w:webHidden/>
              </w:rPr>
              <w:t>173</w:t>
            </w:r>
            <w:r>
              <w:rPr>
                <w:noProof/>
                <w:webHidden/>
              </w:rPr>
              <w:fldChar w:fldCharType="end"/>
            </w:r>
            <w:r w:rsidRPr="00662EBE">
              <w:rPr>
                <w:rStyle w:val="Hyperlink"/>
              </w:rPr>
              <w:fldChar w:fldCharType="end"/>
            </w:r>
          </w:ins>
        </w:p>
        <w:p w:rsidR="00FE6CD4" w:rsidRDefault="00FE6CD4">
          <w:pPr>
            <w:pStyle w:val="TOC2"/>
            <w:tabs>
              <w:tab w:val="left" w:pos="1000"/>
            </w:tabs>
            <w:rPr>
              <w:ins w:id="271" w:author="Seggelke, Klaus" w:date="2017-03-21T17:29:00Z"/>
              <w:rFonts w:asciiTheme="minorHAnsi" w:eastAsiaTheme="minorEastAsia" w:hAnsiTheme="minorHAnsi" w:cstheme="minorBidi"/>
              <w:color w:val="auto"/>
              <w:sz w:val="22"/>
              <w:szCs w:val="22"/>
            </w:rPr>
          </w:pPr>
          <w:ins w:id="272" w:author="Seggelke, Klaus" w:date="2017-03-21T17:29:00Z">
            <w:r w:rsidRPr="00662EBE">
              <w:rPr>
                <w:rStyle w:val="Hyperlink"/>
              </w:rPr>
              <w:fldChar w:fldCharType="begin"/>
            </w:r>
            <w:r w:rsidRPr="00662EBE">
              <w:rPr>
                <w:rStyle w:val="Hyperlink"/>
              </w:rPr>
              <w:instrText xml:space="preserve"> </w:instrText>
            </w:r>
            <w:r>
              <w:instrText>HYPERLINK \l "_Toc477880936"</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15.6</w:t>
            </w:r>
            <w:r>
              <w:rPr>
                <w:rFonts w:asciiTheme="minorHAnsi" w:eastAsiaTheme="minorEastAsia" w:hAnsiTheme="minorHAnsi" w:cstheme="minorBidi"/>
                <w:color w:val="auto"/>
                <w:sz w:val="22"/>
                <w:szCs w:val="22"/>
              </w:rPr>
              <w:tab/>
            </w:r>
            <w:r w:rsidRPr="00662EBE">
              <w:rPr>
                <w:rStyle w:val="Hyperlink"/>
              </w:rPr>
              <w:t>VNFD API Module</w:t>
            </w:r>
            <w:r>
              <w:rPr>
                <w:webHidden/>
              </w:rPr>
              <w:tab/>
            </w:r>
            <w:r>
              <w:rPr>
                <w:webHidden/>
              </w:rPr>
              <w:fldChar w:fldCharType="begin"/>
            </w:r>
            <w:r>
              <w:rPr>
                <w:webHidden/>
              </w:rPr>
              <w:instrText xml:space="preserve"> PAGEREF _Toc477880936 \h </w:instrText>
            </w:r>
            <w:r>
              <w:rPr>
                <w:webHidden/>
              </w:rPr>
            </w:r>
          </w:ins>
          <w:r>
            <w:rPr>
              <w:webHidden/>
            </w:rPr>
            <w:fldChar w:fldCharType="separate"/>
          </w:r>
          <w:ins w:id="273" w:author="Seggelke, Klaus" w:date="2017-03-21T17:29:00Z">
            <w:r>
              <w:rPr>
                <w:webHidden/>
              </w:rPr>
              <w:t>176</w:t>
            </w:r>
            <w:r>
              <w:rPr>
                <w:webHidden/>
              </w:rPr>
              <w:fldChar w:fldCharType="end"/>
            </w:r>
            <w:r w:rsidRPr="00662EBE">
              <w:rPr>
                <w:rStyle w:val="Hyperlink"/>
              </w:rPr>
              <w:fldChar w:fldCharType="end"/>
            </w:r>
          </w:ins>
        </w:p>
        <w:p w:rsidR="00FE6CD4" w:rsidRDefault="00FE6CD4">
          <w:pPr>
            <w:pStyle w:val="TOC2"/>
            <w:tabs>
              <w:tab w:val="left" w:pos="1000"/>
            </w:tabs>
            <w:rPr>
              <w:ins w:id="274" w:author="Seggelke, Klaus" w:date="2017-03-21T17:29:00Z"/>
              <w:rFonts w:asciiTheme="minorHAnsi" w:eastAsiaTheme="minorEastAsia" w:hAnsiTheme="minorHAnsi" w:cstheme="minorBidi"/>
              <w:color w:val="auto"/>
              <w:sz w:val="22"/>
              <w:szCs w:val="22"/>
            </w:rPr>
          </w:pPr>
          <w:ins w:id="275" w:author="Seggelke, Klaus" w:date="2017-03-21T17:29:00Z">
            <w:r w:rsidRPr="00662EBE">
              <w:rPr>
                <w:rStyle w:val="Hyperlink"/>
              </w:rPr>
              <w:fldChar w:fldCharType="begin"/>
            </w:r>
            <w:r w:rsidRPr="00662EBE">
              <w:rPr>
                <w:rStyle w:val="Hyperlink"/>
              </w:rPr>
              <w:instrText xml:space="preserve"> </w:instrText>
            </w:r>
            <w:r>
              <w:instrText>HYPERLINK \l "_Toc477880937"</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15.7</w:t>
            </w:r>
            <w:r>
              <w:rPr>
                <w:rFonts w:asciiTheme="minorHAnsi" w:eastAsiaTheme="minorEastAsia" w:hAnsiTheme="minorHAnsi" w:cstheme="minorBidi"/>
                <w:color w:val="auto"/>
                <w:sz w:val="22"/>
                <w:szCs w:val="22"/>
              </w:rPr>
              <w:tab/>
            </w:r>
            <w:r w:rsidRPr="00662EBE">
              <w:rPr>
                <w:rStyle w:val="Hyperlink"/>
              </w:rPr>
              <w:t>VIM API Module</w:t>
            </w:r>
            <w:r>
              <w:rPr>
                <w:webHidden/>
              </w:rPr>
              <w:tab/>
            </w:r>
            <w:r>
              <w:rPr>
                <w:webHidden/>
              </w:rPr>
              <w:fldChar w:fldCharType="begin"/>
            </w:r>
            <w:r>
              <w:rPr>
                <w:webHidden/>
              </w:rPr>
              <w:instrText xml:space="preserve"> PAGEREF _Toc477880937 \h </w:instrText>
            </w:r>
            <w:r>
              <w:rPr>
                <w:webHidden/>
              </w:rPr>
            </w:r>
          </w:ins>
          <w:r>
            <w:rPr>
              <w:webHidden/>
            </w:rPr>
            <w:fldChar w:fldCharType="separate"/>
          </w:r>
          <w:ins w:id="276" w:author="Seggelke, Klaus" w:date="2017-03-21T17:29:00Z">
            <w:r>
              <w:rPr>
                <w:webHidden/>
              </w:rPr>
              <w:t>176</w:t>
            </w:r>
            <w:r>
              <w:rPr>
                <w:webHidden/>
              </w:rPr>
              <w:fldChar w:fldCharType="end"/>
            </w:r>
            <w:r w:rsidRPr="00662EBE">
              <w:rPr>
                <w:rStyle w:val="Hyperlink"/>
              </w:rPr>
              <w:fldChar w:fldCharType="end"/>
            </w:r>
          </w:ins>
        </w:p>
        <w:p w:rsidR="00FE6CD4" w:rsidRDefault="00FE6CD4">
          <w:pPr>
            <w:pStyle w:val="TOC2"/>
            <w:tabs>
              <w:tab w:val="left" w:pos="1000"/>
            </w:tabs>
            <w:rPr>
              <w:ins w:id="277" w:author="Seggelke, Klaus" w:date="2017-03-21T17:29:00Z"/>
              <w:rFonts w:asciiTheme="minorHAnsi" w:eastAsiaTheme="minorEastAsia" w:hAnsiTheme="minorHAnsi" w:cstheme="minorBidi"/>
              <w:color w:val="auto"/>
              <w:sz w:val="22"/>
              <w:szCs w:val="22"/>
            </w:rPr>
          </w:pPr>
          <w:ins w:id="278" w:author="Seggelke, Klaus" w:date="2017-03-21T17:29:00Z">
            <w:r w:rsidRPr="00662EBE">
              <w:rPr>
                <w:rStyle w:val="Hyperlink"/>
              </w:rPr>
              <w:fldChar w:fldCharType="begin"/>
            </w:r>
            <w:r w:rsidRPr="00662EBE">
              <w:rPr>
                <w:rStyle w:val="Hyperlink"/>
              </w:rPr>
              <w:instrText xml:space="preserve"> </w:instrText>
            </w:r>
            <w:r>
              <w:instrText>HYPERLINK \l "_Toc477880938"</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15.8</w:t>
            </w:r>
            <w:r>
              <w:rPr>
                <w:rFonts w:asciiTheme="minorHAnsi" w:eastAsiaTheme="minorEastAsia" w:hAnsiTheme="minorHAnsi" w:cstheme="minorBidi"/>
                <w:color w:val="auto"/>
                <w:sz w:val="22"/>
                <w:szCs w:val="22"/>
              </w:rPr>
              <w:tab/>
            </w:r>
            <w:r w:rsidRPr="00662EBE">
              <w:rPr>
                <w:rStyle w:val="Hyperlink"/>
              </w:rPr>
              <w:t>Traffic API Module</w:t>
            </w:r>
            <w:r>
              <w:rPr>
                <w:webHidden/>
              </w:rPr>
              <w:tab/>
            </w:r>
            <w:r>
              <w:rPr>
                <w:webHidden/>
              </w:rPr>
              <w:fldChar w:fldCharType="begin"/>
            </w:r>
            <w:r>
              <w:rPr>
                <w:webHidden/>
              </w:rPr>
              <w:instrText xml:space="preserve"> PAGEREF _Toc477880938 \h </w:instrText>
            </w:r>
            <w:r>
              <w:rPr>
                <w:webHidden/>
              </w:rPr>
            </w:r>
          </w:ins>
          <w:r>
            <w:rPr>
              <w:webHidden/>
            </w:rPr>
            <w:fldChar w:fldCharType="separate"/>
          </w:r>
          <w:ins w:id="279" w:author="Seggelke, Klaus" w:date="2017-03-21T17:29:00Z">
            <w:r>
              <w:rPr>
                <w:webHidden/>
              </w:rPr>
              <w:t>182</w:t>
            </w:r>
            <w:r>
              <w:rPr>
                <w:webHidden/>
              </w:rPr>
              <w:fldChar w:fldCharType="end"/>
            </w:r>
            <w:r w:rsidRPr="00662EBE">
              <w:rPr>
                <w:rStyle w:val="Hyperlink"/>
              </w:rPr>
              <w:fldChar w:fldCharType="end"/>
            </w:r>
          </w:ins>
        </w:p>
        <w:p w:rsidR="00FE6CD4" w:rsidRDefault="00FE6CD4">
          <w:pPr>
            <w:pStyle w:val="TOC1"/>
            <w:rPr>
              <w:ins w:id="280" w:author="Seggelke, Klaus" w:date="2017-03-21T17:29:00Z"/>
              <w:rFonts w:asciiTheme="minorHAnsi" w:eastAsiaTheme="minorEastAsia" w:hAnsiTheme="minorHAnsi" w:cstheme="minorBidi"/>
              <w:color w:val="auto"/>
              <w:sz w:val="22"/>
              <w:szCs w:val="22"/>
            </w:rPr>
          </w:pPr>
          <w:ins w:id="281" w:author="Seggelke, Klaus" w:date="2017-03-21T17:29:00Z">
            <w:r w:rsidRPr="00662EBE">
              <w:rPr>
                <w:rStyle w:val="Hyperlink"/>
              </w:rPr>
              <w:fldChar w:fldCharType="begin"/>
            </w:r>
            <w:r w:rsidRPr="00662EBE">
              <w:rPr>
                <w:rStyle w:val="Hyperlink"/>
              </w:rPr>
              <w:instrText xml:space="preserve"> </w:instrText>
            </w:r>
            <w:r>
              <w:instrText>HYPERLINK \l "_Toc477880939"</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16</w:t>
            </w:r>
            <w:r>
              <w:rPr>
                <w:rFonts w:asciiTheme="minorHAnsi" w:eastAsiaTheme="minorEastAsia" w:hAnsiTheme="minorHAnsi" w:cstheme="minorBidi"/>
                <w:color w:val="auto"/>
                <w:sz w:val="22"/>
                <w:szCs w:val="22"/>
              </w:rPr>
              <w:tab/>
            </w:r>
            <w:r w:rsidRPr="00662EBE">
              <w:rPr>
                <w:rStyle w:val="Hyperlink"/>
              </w:rPr>
              <w:t>Test Case Pseudo Code</w:t>
            </w:r>
            <w:r>
              <w:rPr>
                <w:webHidden/>
              </w:rPr>
              <w:tab/>
            </w:r>
            <w:r>
              <w:rPr>
                <w:webHidden/>
              </w:rPr>
              <w:fldChar w:fldCharType="begin"/>
            </w:r>
            <w:r>
              <w:rPr>
                <w:webHidden/>
              </w:rPr>
              <w:instrText xml:space="preserve"> PAGEREF _Toc477880939 \h </w:instrText>
            </w:r>
            <w:r>
              <w:rPr>
                <w:webHidden/>
              </w:rPr>
            </w:r>
          </w:ins>
          <w:r>
            <w:rPr>
              <w:webHidden/>
            </w:rPr>
            <w:fldChar w:fldCharType="separate"/>
          </w:r>
          <w:ins w:id="282" w:author="Seggelke, Klaus" w:date="2017-03-21T17:29:00Z">
            <w:r>
              <w:rPr>
                <w:webHidden/>
              </w:rPr>
              <w:t>185</w:t>
            </w:r>
            <w:r>
              <w:rPr>
                <w:webHidden/>
              </w:rPr>
              <w:fldChar w:fldCharType="end"/>
            </w:r>
            <w:r w:rsidRPr="00662EBE">
              <w:rPr>
                <w:rStyle w:val="Hyperlink"/>
              </w:rPr>
              <w:fldChar w:fldCharType="end"/>
            </w:r>
          </w:ins>
        </w:p>
        <w:p w:rsidR="00FE6CD4" w:rsidRDefault="00FE6CD4">
          <w:pPr>
            <w:pStyle w:val="TOC2"/>
            <w:tabs>
              <w:tab w:val="left" w:pos="1000"/>
            </w:tabs>
            <w:rPr>
              <w:ins w:id="283" w:author="Seggelke, Klaus" w:date="2017-03-21T17:29:00Z"/>
              <w:rFonts w:asciiTheme="minorHAnsi" w:eastAsiaTheme="minorEastAsia" w:hAnsiTheme="minorHAnsi" w:cstheme="minorBidi"/>
              <w:color w:val="auto"/>
              <w:sz w:val="22"/>
              <w:szCs w:val="22"/>
            </w:rPr>
          </w:pPr>
          <w:ins w:id="284" w:author="Seggelke, Klaus" w:date="2017-03-21T17:29:00Z">
            <w:r w:rsidRPr="00662EBE">
              <w:rPr>
                <w:rStyle w:val="Hyperlink"/>
              </w:rPr>
              <w:fldChar w:fldCharType="begin"/>
            </w:r>
            <w:r w:rsidRPr="00662EBE">
              <w:rPr>
                <w:rStyle w:val="Hyperlink"/>
              </w:rPr>
              <w:instrText xml:space="preserve"> </w:instrText>
            </w:r>
            <w:r>
              <w:instrText>HYPERLINK \l "_Toc477880940"</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16.1</w:t>
            </w:r>
            <w:r>
              <w:rPr>
                <w:rFonts w:asciiTheme="minorHAnsi" w:eastAsiaTheme="minorEastAsia" w:hAnsiTheme="minorHAnsi" w:cstheme="minorBidi"/>
                <w:color w:val="auto"/>
                <w:sz w:val="22"/>
                <w:szCs w:val="22"/>
              </w:rPr>
              <w:tab/>
            </w:r>
            <w:r w:rsidRPr="00662EBE">
              <w:rPr>
                <w:rStyle w:val="Hyperlink"/>
              </w:rPr>
              <w:t>TC.81 Stop a max scale-up/scaled-out VNF instance in state Active under max traffic load</w:t>
            </w:r>
            <w:r>
              <w:rPr>
                <w:webHidden/>
              </w:rPr>
              <w:tab/>
            </w:r>
            <w:r>
              <w:rPr>
                <w:webHidden/>
              </w:rPr>
              <w:fldChar w:fldCharType="begin"/>
            </w:r>
            <w:r>
              <w:rPr>
                <w:webHidden/>
              </w:rPr>
              <w:instrText xml:space="preserve"> PAGEREF _Toc477880940 \h </w:instrText>
            </w:r>
            <w:r>
              <w:rPr>
                <w:webHidden/>
              </w:rPr>
            </w:r>
          </w:ins>
          <w:r>
            <w:rPr>
              <w:webHidden/>
            </w:rPr>
            <w:fldChar w:fldCharType="separate"/>
          </w:r>
          <w:ins w:id="285" w:author="Seggelke, Klaus" w:date="2017-03-21T17:29:00Z">
            <w:r>
              <w:rPr>
                <w:webHidden/>
              </w:rPr>
              <w:t>185</w:t>
            </w:r>
            <w:r>
              <w:rPr>
                <w:webHidden/>
              </w:rPr>
              <w:fldChar w:fldCharType="end"/>
            </w:r>
            <w:r w:rsidRPr="00662EBE">
              <w:rPr>
                <w:rStyle w:val="Hyperlink"/>
              </w:rPr>
              <w:fldChar w:fldCharType="end"/>
            </w:r>
          </w:ins>
        </w:p>
        <w:p w:rsidR="00FE6CD4" w:rsidRDefault="00FE6CD4">
          <w:pPr>
            <w:pStyle w:val="TOC1"/>
            <w:rPr>
              <w:ins w:id="286" w:author="Seggelke, Klaus" w:date="2017-03-21T17:29:00Z"/>
              <w:rFonts w:asciiTheme="minorHAnsi" w:eastAsiaTheme="minorEastAsia" w:hAnsiTheme="minorHAnsi" w:cstheme="minorBidi"/>
              <w:color w:val="auto"/>
              <w:sz w:val="22"/>
              <w:szCs w:val="22"/>
            </w:rPr>
          </w:pPr>
          <w:ins w:id="287" w:author="Seggelke, Klaus" w:date="2017-03-21T17:29:00Z">
            <w:r w:rsidRPr="00662EBE">
              <w:rPr>
                <w:rStyle w:val="Hyperlink"/>
              </w:rPr>
              <w:fldChar w:fldCharType="begin"/>
            </w:r>
            <w:r w:rsidRPr="00662EBE">
              <w:rPr>
                <w:rStyle w:val="Hyperlink"/>
              </w:rPr>
              <w:instrText xml:space="preserve"> </w:instrText>
            </w:r>
            <w:r>
              <w:instrText>HYPERLINK \l "_Toc477880941"</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17</w:t>
            </w:r>
            <w:r>
              <w:rPr>
                <w:rFonts w:asciiTheme="minorHAnsi" w:eastAsiaTheme="minorEastAsia" w:hAnsiTheme="minorHAnsi" w:cstheme="minorBidi"/>
                <w:color w:val="auto"/>
                <w:sz w:val="22"/>
                <w:szCs w:val="22"/>
              </w:rPr>
              <w:tab/>
            </w:r>
            <w:r w:rsidRPr="00662EBE">
              <w:rPr>
                <w:rStyle w:val="Hyperlink"/>
              </w:rPr>
              <w:t>List of all Functions</w:t>
            </w:r>
            <w:r>
              <w:rPr>
                <w:webHidden/>
              </w:rPr>
              <w:tab/>
            </w:r>
            <w:r>
              <w:rPr>
                <w:webHidden/>
              </w:rPr>
              <w:fldChar w:fldCharType="begin"/>
            </w:r>
            <w:r>
              <w:rPr>
                <w:webHidden/>
              </w:rPr>
              <w:instrText xml:space="preserve"> PAGEREF _Toc477880941 \h </w:instrText>
            </w:r>
            <w:r>
              <w:rPr>
                <w:webHidden/>
              </w:rPr>
            </w:r>
          </w:ins>
          <w:r>
            <w:rPr>
              <w:webHidden/>
            </w:rPr>
            <w:fldChar w:fldCharType="separate"/>
          </w:r>
          <w:ins w:id="288" w:author="Seggelke, Klaus" w:date="2017-03-21T17:29:00Z">
            <w:r>
              <w:rPr>
                <w:webHidden/>
              </w:rPr>
              <w:t>190</w:t>
            </w:r>
            <w:r>
              <w:rPr>
                <w:webHidden/>
              </w:rPr>
              <w:fldChar w:fldCharType="end"/>
            </w:r>
            <w:r w:rsidRPr="00662EBE">
              <w:rPr>
                <w:rStyle w:val="Hyperlink"/>
              </w:rPr>
              <w:fldChar w:fldCharType="end"/>
            </w:r>
          </w:ins>
        </w:p>
        <w:p w:rsidR="00FE6CD4" w:rsidRDefault="00FE6CD4">
          <w:pPr>
            <w:pStyle w:val="TOC1"/>
            <w:rPr>
              <w:ins w:id="289" w:author="Seggelke, Klaus" w:date="2017-03-21T17:29:00Z"/>
              <w:rFonts w:asciiTheme="minorHAnsi" w:eastAsiaTheme="minorEastAsia" w:hAnsiTheme="minorHAnsi" w:cstheme="minorBidi"/>
              <w:color w:val="auto"/>
              <w:sz w:val="22"/>
              <w:szCs w:val="22"/>
            </w:rPr>
          </w:pPr>
          <w:ins w:id="290" w:author="Seggelke, Klaus" w:date="2017-03-21T17:29:00Z">
            <w:r w:rsidRPr="00662EBE">
              <w:rPr>
                <w:rStyle w:val="Hyperlink"/>
              </w:rPr>
              <w:fldChar w:fldCharType="begin"/>
            </w:r>
            <w:r w:rsidRPr="00662EBE">
              <w:rPr>
                <w:rStyle w:val="Hyperlink"/>
              </w:rPr>
              <w:instrText xml:space="preserve"> </w:instrText>
            </w:r>
            <w:r>
              <w:instrText>HYPERLINK \l "_Toc477880942"</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18</w:t>
            </w:r>
            <w:r>
              <w:rPr>
                <w:rFonts w:asciiTheme="minorHAnsi" w:eastAsiaTheme="minorEastAsia" w:hAnsiTheme="minorHAnsi" w:cstheme="minorBidi"/>
                <w:color w:val="auto"/>
                <w:sz w:val="22"/>
                <w:szCs w:val="22"/>
              </w:rPr>
              <w:tab/>
            </w:r>
            <w:r w:rsidRPr="00662EBE">
              <w:rPr>
                <w:rStyle w:val="Hyperlink"/>
              </w:rPr>
              <w:t>References</w:t>
            </w:r>
            <w:r>
              <w:rPr>
                <w:webHidden/>
              </w:rPr>
              <w:tab/>
            </w:r>
            <w:r>
              <w:rPr>
                <w:webHidden/>
              </w:rPr>
              <w:fldChar w:fldCharType="begin"/>
            </w:r>
            <w:r>
              <w:rPr>
                <w:webHidden/>
              </w:rPr>
              <w:instrText xml:space="preserve"> PAGEREF _Toc477880942 \h </w:instrText>
            </w:r>
            <w:r>
              <w:rPr>
                <w:webHidden/>
              </w:rPr>
            </w:r>
          </w:ins>
          <w:r>
            <w:rPr>
              <w:webHidden/>
            </w:rPr>
            <w:fldChar w:fldCharType="separate"/>
          </w:r>
          <w:ins w:id="291" w:author="Seggelke, Klaus" w:date="2017-03-21T17:29:00Z">
            <w:r>
              <w:rPr>
                <w:webHidden/>
              </w:rPr>
              <w:t>193</w:t>
            </w:r>
            <w:r>
              <w:rPr>
                <w:webHidden/>
              </w:rPr>
              <w:fldChar w:fldCharType="end"/>
            </w:r>
            <w:r w:rsidRPr="00662EBE">
              <w:rPr>
                <w:rStyle w:val="Hyperlink"/>
              </w:rPr>
              <w:fldChar w:fldCharType="end"/>
            </w:r>
          </w:ins>
        </w:p>
        <w:p w:rsidR="00FE6CD4" w:rsidRDefault="00FE6CD4">
          <w:pPr>
            <w:pStyle w:val="TOC1"/>
            <w:rPr>
              <w:ins w:id="292" w:author="Seggelke, Klaus" w:date="2017-03-21T17:29:00Z"/>
              <w:rFonts w:asciiTheme="minorHAnsi" w:eastAsiaTheme="minorEastAsia" w:hAnsiTheme="minorHAnsi" w:cstheme="minorBidi"/>
              <w:color w:val="auto"/>
              <w:sz w:val="22"/>
              <w:szCs w:val="22"/>
            </w:rPr>
          </w:pPr>
          <w:ins w:id="293" w:author="Seggelke, Klaus" w:date="2017-03-21T17:29:00Z">
            <w:r w:rsidRPr="00662EBE">
              <w:rPr>
                <w:rStyle w:val="Hyperlink"/>
              </w:rPr>
              <w:fldChar w:fldCharType="begin"/>
            </w:r>
            <w:r w:rsidRPr="00662EBE">
              <w:rPr>
                <w:rStyle w:val="Hyperlink"/>
              </w:rPr>
              <w:instrText xml:space="preserve"> </w:instrText>
            </w:r>
            <w:r>
              <w:instrText>HYPERLINK \l "_Toc477880943"</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19</w:t>
            </w:r>
            <w:r>
              <w:rPr>
                <w:rFonts w:asciiTheme="minorHAnsi" w:eastAsiaTheme="minorEastAsia" w:hAnsiTheme="minorHAnsi" w:cstheme="minorBidi"/>
                <w:color w:val="auto"/>
                <w:sz w:val="22"/>
                <w:szCs w:val="22"/>
              </w:rPr>
              <w:tab/>
            </w:r>
            <w:r w:rsidRPr="00662EBE">
              <w:rPr>
                <w:rStyle w:val="Hyperlink"/>
              </w:rPr>
              <w:t>DESIGN CONSIDERATIONS</w:t>
            </w:r>
            <w:r>
              <w:rPr>
                <w:webHidden/>
              </w:rPr>
              <w:tab/>
            </w:r>
            <w:r>
              <w:rPr>
                <w:webHidden/>
              </w:rPr>
              <w:fldChar w:fldCharType="begin"/>
            </w:r>
            <w:r>
              <w:rPr>
                <w:webHidden/>
              </w:rPr>
              <w:instrText xml:space="preserve"> PAGEREF _Toc477880943 \h </w:instrText>
            </w:r>
            <w:r>
              <w:rPr>
                <w:webHidden/>
              </w:rPr>
            </w:r>
          </w:ins>
          <w:r>
            <w:rPr>
              <w:webHidden/>
            </w:rPr>
            <w:fldChar w:fldCharType="separate"/>
          </w:r>
          <w:ins w:id="294" w:author="Seggelke, Klaus" w:date="2017-03-21T17:29:00Z">
            <w:r>
              <w:rPr>
                <w:webHidden/>
              </w:rPr>
              <w:t>193</w:t>
            </w:r>
            <w:r>
              <w:rPr>
                <w:webHidden/>
              </w:rPr>
              <w:fldChar w:fldCharType="end"/>
            </w:r>
            <w:r w:rsidRPr="00662EBE">
              <w:rPr>
                <w:rStyle w:val="Hyperlink"/>
              </w:rPr>
              <w:fldChar w:fldCharType="end"/>
            </w:r>
          </w:ins>
        </w:p>
        <w:p w:rsidR="00FE6CD4" w:rsidRDefault="00FE6CD4">
          <w:pPr>
            <w:pStyle w:val="TOC2"/>
            <w:tabs>
              <w:tab w:val="left" w:pos="1000"/>
            </w:tabs>
            <w:rPr>
              <w:ins w:id="295" w:author="Seggelke, Klaus" w:date="2017-03-21T17:29:00Z"/>
              <w:rFonts w:asciiTheme="minorHAnsi" w:eastAsiaTheme="minorEastAsia" w:hAnsiTheme="minorHAnsi" w:cstheme="minorBidi"/>
              <w:color w:val="auto"/>
              <w:sz w:val="22"/>
              <w:szCs w:val="22"/>
            </w:rPr>
          </w:pPr>
          <w:ins w:id="296" w:author="Seggelke, Klaus" w:date="2017-03-21T17:29:00Z">
            <w:r w:rsidRPr="00662EBE">
              <w:rPr>
                <w:rStyle w:val="Hyperlink"/>
              </w:rPr>
              <w:lastRenderedPageBreak/>
              <w:fldChar w:fldCharType="begin"/>
            </w:r>
            <w:r w:rsidRPr="00662EBE">
              <w:rPr>
                <w:rStyle w:val="Hyperlink"/>
              </w:rPr>
              <w:instrText xml:space="preserve"> </w:instrText>
            </w:r>
            <w:r>
              <w:instrText>HYPERLINK \l "_Toc477880944"</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19.1</w:t>
            </w:r>
            <w:r>
              <w:rPr>
                <w:rFonts w:asciiTheme="minorHAnsi" w:eastAsiaTheme="minorEastAsia" w:hAnsiTheme="minorHAnsi" w:cstheme="minorBidi"/>
                <w:color w:val="auto"/>
                <w:sz w:val="22"/>
                <w:szCs w:val="22"/>
              </w:rPr>
              <w:tab/>
            </w:r>
            <w:r w:rsidRPr="00662EBE">
              <w:rPr>
                <w:rStyle w:val="Hyperlink"/>
              </w:rPr>
              <w:t>Troubleshooting Aids</w:t>
            </w:r>
            <w:r>
              <w:rPr>
                <w:webHidden/>
              </w:rPr>
              <w:tab/>
            </w:r>
            <w:r>
              <w:rPr>
                <w:webHidden/>
              </w:rPr>
              <w:fldChar w:fldCharType="begin"/>
            </w:r>
            <w:r>
              <w:rPr>
                <w:webHidden/>
              </w:rPr>
              <w:instrText xml:space="preserve"> PAGEREF _Toc477880944 \h </w:instrText>
            </w:r>
            <w:r>
              <w:rPr>
                <w:webHidden/>
              </w:rPr>
            </w:r>
          </w:ins>
          <w:r>
            <w:rPr>
              <w:webHidden/>
            </w:rPr>
            <w:fldChar w:fldCharType="separate"/>
          </w:r>
          <w:ins w:id="297" w:author="Seggelke, Klaus" w:date="2017-03-21T17:29:00Z">
            <w:r>
              <w:rPr>
                <w:webHidden/>
              </w:rPr>
              <w:t>193</w:t>
            </w:r>
            <w:r>
              <w:rPr>
                <w:webHidden/>
              </w:rPr>
              <w:fldChar w:fldCharType="end"/>
            </w:r>
            <w:r w:rsidRPr="00662EBE">
              <w:rPr>
                <w:rStyle w:val="Hyperlink"/>
              </w:rPr>
              <w:fldChar w:fldCharType="end"/>
            </w:r>
          </w:ins>
        </w:p>
        <w:p w:rsidR="00FE6CD4" w:rsidRDefault="00FE6CD4">
          <w:pPr>
            <w:pStyle w:val="TOC1"/>
            <w:rPr>
              <w:ins w:id="298" w:author="Seggelke, Klaus" w:date="2017-03-21T17:29:00Z"/>
              <w:rFonts w:asciiTheme="minorHAnsi" w:eastAsiaTheme="minorEastAsia" w:hAnsiTheme="minorHAnsi" w:cstheme="minorBidi"/>
              <w:color w:val="auto"/>
              <w:sz w:val="22"/>
              <w:szCs w:val="22"/>
            </w:rPr>
          </w:pPr>
          <w:ins w:id="299" w:author="Seggelke, Klaus" w:date="2017-03-21T17:29:00Z">
            <w:r w:rsidRPr="00662EBE">
              <w:rPr>
                <w:rStyle w:val="Hyperlink"/>
              </w:rPr>
              <w:fldChar w:fldCharType="begin"/>
            </w:r>
            <w:r w:rsidRPr="00662EBE">
              <w:rPr>
                <w:rStyle w:val="Hyperlink"/>
              </w:rPr>
              <w:instrText xml:space="preserve"> </w:instrText>
            </w:r>
            <w:r>
              <w:instrText>HYPERLINK \l "_Toc477880945"</w:instrText>
            </w:r>
            <w:r w:rsidRPr="00662EBE">
              <w:rPr>
                <w:rStyle w:val="Hyperlink"/>
              </w:rPr>
              <w:instrText xml:space="preserve"> </w:instrText>
            </w:r>
            <w:r w:rsidRPr="00662EBE">
              <w:rPr>
                <w:rStyle w:val="Hyperlink"/>
              </w:rPr>
            </w:r>
            <w:r w:rsidRPr="00662EBE">
              <w:rPr>
                <w:rStyle w:val="Hyperlink"/>
              </w:rPr>
              <w:fldChar w:fldCharType="separate"/>
            </w:r>
            <w:r w:rsidRPr="00662EBE">
              <w:rPr>
                <w:rStyle w:val="Hyperlink"/>
              </w:rPr>
              <w:t>20</w:t>
            </w:r>
            <w:r>
              <w:rPr>
                <w:rFonts w:asciiTheme="minorHAnsi" w:eastAsiaTheme="minorEastAsia" w:hAnsiTheme="minorHAnsi" w:cstheme="minorBidi"/>
                <w:color w:val="auto"/>
                <w:sz w:val="22"/>
                <w:szCs w:val="22"/>
              </w:rPr>
              <w:tab/>
            </w:r>
            <w:r w:rsidRPr="00662EBE">
              <w:rPr>
                <w:rStyle w:val="Hyperlink"/>
              </w:rPr>
              <w:t>Revision history</w:t>
            </w:r>
            <w:r>
              <w:rPr>
                <w:webHidden/>
              </w:rPr>
              <w:tab/>
            </w:r>
            <w:r>
              <w:rPr>
                <w:webHidden/>
              </w:rPr>
              <w:fldChar w:fldCharType="begin"/>
            </w:r>
            <w:r>
              <w:rPr>
                <w:webHidden/>
              </w:rPr>
              <w:instrText xml:space="preserve"> PAGEREF _Toc477880945 \h </w:instrText>
            </w:r>
            <w:r>
              <w:rPr>
                <w:webHidden/>
              </w:rPr>
            </w:r>
          </w:ins>
          <w:r>
            <w:rPr>
              <w:webHidden/>
            </w:rPr>
            <w:fldChar w:fldCharType="separate"/>
          </w:r>
          <w:ins w:id="300" w:author="Seggelke, Klaus" w:date="2017-03-21T17:29:00Z">
            <w:r>
              <w:rPr>
                <w:webHidden/>
              </w:rPr>
              <w:t>194</w:t>
            </w:r>
            <w:r>
              <w:rPr>
                <w:webHidden/>
              </w:rPr>
              <w:fldChar w:fldCharType="end"/>
            </w:r>
            <w:r w:rsidRPr="00662EBE">
              <w:rPr>
                <w:rStyle w:val="Hyperlink"/>
              </w:rPr>
              <w:fldChar w:fldCharType="end"/>
            </w:r>
          </w:ins>
        </w:p>
        <w:p w:rsidR="00A57497" w:rsidDel="00B40BBD" w:rsidRDefault="00A57497">
          <w:pPr>
            <w:pStyle w:val="TOC1"/>
            <w:rPr>
              <w:del w:id="301" w:author="Seggelke, Klaus" w:date="2017-03-21T14:42:00Z"/>
              <w:rFonts w:asciiTheme="minorHAnsi" w:eastAsiaTheme="minorEastAsia" w:hAnsiTheme="minorHAnsi" w:cstheme="minorBidi"/>
              <w:color w:val="auto"/>
              <w:sz w:val="22"/>
              <w:szCs w:val="22"/>
            </w:rPr>
          </w:pPr>
          <w:del w:id="302" w:author="Seggelke, Klaus" w:date="2017-03-21T14:42:00Z">
            <w:r w:rsidRPr="00B40BBD" w:rsidDel="00B40BBD">
              <w:rPr>
                <w:rFonts w:cs="Arial"/>
                <w:sz w:val="22"/>
                <w:rPrChange w:id="303" w:author="Seggelke, Klaus" w:date="2017-03-21T14:42:00Z">
                  <w:rPr>
                    <w:rStyle w:val="Hyperlink"/>
                  </w:rPr>
                </w:rPrChange>
              </w:rPr>
              <w:delText>1</w:delText>
            </w:r>
            <w:r w:rsidDel="00B40BBD">
              <w:rPr>
                <w:rFonts w:asciiTheme="minorHAnsi" w:eastAsiaTheme="minorEastAsia" w:hAnsiTheme="minorHAnsi" w:cstheme="minorBidi"/>
                <w:color w:val="auto"/>
                <w:sz w:val="22"/>
                <w:szCs w:val="22"/>
              </w:rPr>
              <w:tab/>
            </w:r>
            <w:r w:rsidRPr="00B40BBD" w:rsidDel="00B40BBD">
              <w:rPr>
                <w:rFonts w:cs="Arial"/>
                <w:sz w:val="22"/>
                <w:rPrChange w:id="304" w:author="Seggelke, Klaus" w:date="2017-03-21T14:42:00Z">
                  <w:rPr>
                    <w:rStyle w:val="Hyperlink"/>
                  </w:rPr>
                </w:rPrChange>
              </w:rPr>
              <w:delText>Table of Contents</w:delText>
            </w:r>
            <w:r w:rsidDel="00B40BBD">
              <w:rPr>
                <w:webHidden/>
              </w:rPr>
              <w:tab/>
            </w:r>
            <w:r w:rsidR="00FA278F" w:rsidDel="00B40BBD">
              <w:rPr>
                <w:webHidden/>
              </w:rPr>
              <w:delText>i</w:delText>
            </w:r>
          </w:del>
        </w:p>
        <w:p w:rsidR="00A57497" w:rsidDel="00B40BBD" w:rsidRDefault="00A57497">
          <w:pPr>
            <w:pStyle w:val="TOC1"/>
            <w:rPr>
              <w:del w:id="305" w:author="Seggelke, Klaus" w:date="2017-03-21T14:42:00Z"/>
              <w:rFonts w:asciiTheme="minorHAnsi" w:eastAsiaTheme="minorEastAsia" w:hAnsiTheme="minorHAnsi" w:cstheme="minorBidi"/>
              <w:color w:val="auto"/>
              <w:sz w:val="22"/>
              <w:szCs w:val="22"/>
            </w:rPr>
          </w:pPr>
          <w:del w:id="306" w:author="Seggelke, Klaus" w:date="2017-03-21T14:42:00Z">
            <w:r w:rsidRPr="00B40BBD" w:rsidDel="00B40BBD">
              <w:rPr>
                <w:rFonts w:cs="Arial"/>
                <w:sz w:val="22"/>
                <w:rPrChange w:id="307" w:author="Seggelke, Klaus" w:date="2017-03-21T14:42:00Z">
                  <w:rPr>
                    <w:rStyle w:val="Hyperlink"/>
                  </w:rPr>
                </w:rPrChange>
              </w:rPr>
              <w:delText>2</w:delText>
            </w:r>
            <w:r w:rsidDel="00B40BBD">
              <w:rPr>
                <w:rFonts w:asciiTheme="minorHAnsi" w:eastAsiaTheme="minorEastAsia" w:hAnsiTheme="minorHAnsi" w:cstheme="minorBidi"/>
                <w:color w:val="auto"/>
                <w:sz w:val="22"/>
                <w:szCs w:val="22"/>
              </w:rPr>
              <w:tab/>
            </w:r>
            <w:r w:rsidRPr="00B40BBD" w:rsidDel="00B40BBD">
              <w:rPr>
                <w:rFonts w:cs="Arial"/>
                <w:sz w:val="22"/>
                <w:rPrChange w:id="308" w:author="Seggelke, Klaus" w:date="2017-03-21T14:42:00Z">
                  <w:rPr>
                    <w:rStyle w:val="Hyperlink"/>
                  </w:rPr>
                </w:rPrChange>
              </w:rPr>
              <w:delText>Introduction</w:delText>
            </w:r>
            <w:r w:rsidDel="00B40BBD">
              <w:rPr>
                <w:webHidden/>
              </w:rPr>
              <w:tab/>
            </w:r>
            <w:r w:rsidR="00FA278F" w:rsidDel="00B40BBD">
              <w:rPr>
                <w:webHidden/>
              </w:rPr>
              <w:delText>4</w:delText>
            </w:r>
          </w:del>
        </w:p>
        <w:p w:rsidR="00A57497" w:rsidDel="00B40BBD" w:rsidRDefault="00A57497">
          <w:pPr>
            <w:pStyle w:val="TOC2"/>
            <w:tabs>
              <w:tab w:val="left" w:pos="800"/>
            </w:tabs>
            <w:rPr>
              <w:del w:id="309" w:author="Seggelke, Klaus" w:date="2017-03-21T14:42:00Z"/>
              <w:rFonts w:asciiTheme="minorHAnsi" w:eastAsiaTheme="minorEastAsia" w:hAnsiTheme="minorHAnsi" w:cstheme="minorBidi"/>
              <w:color w:val="auto"/>
              <w:sz w:val="22"/>
              <w:szCs w:val="22"/>
            </w:rPr>
          </w:pPr>
          <w:del w:id="310" w:author="Seggelke, Klaus" w:date="2017-03-21T14:42:00Z">
            <w:r w:rsidRPr="00B40BBD" w:rsidDel="00B40BBD">
              <w:rPr>
                <w:rFonts w:cs="Arial"/>
                <w:sz w:val="22"/>
                <w:rPrChange w:id="311" w:author="Seggelke, Klaus" w:date="2017-03-21T14:42:00Z">
                  <w:rPr>
                    <w:rStyle w:val="Hyperlink"/>
                  </w:rPr>
                </w:rPrChange>
              </w:rPr>
              <w:delText>2.1</w:delText>
            </w:r>
            <w:r w:rsidDel="00B40BBD">
              <w:rPr>
                <w:rFonts w:asciiTheme="minorHAnsi" w:eastAsiaTheme="minorEastAsia" w:hAnsiTheme="minorHAnsi" w:cstheme="minorBidi"/>
                <w:color w:val="auto"/>
                <w:sz w:val="22"/>
                <w:szCs w:val="22"/>
              </w:rPr>
              <w:tab/>
            </w:r>
            <w:r w:rsidRPr="00B40BBD" w:rsidDel="00B40BBD">
              <w:rPr>
                <w:rFonts w:cs="Arial"/>
                <w:sz w:val="22"/>
                <w:rPrChange w:id="312" w:author="Seggelke, Klaus" w:date="2017-03-21T14:42:00Z">
                  <w:rPr>
                    <w:rStyle w:val="Hyperlink"/>
                  </w:rPr>
                </w:rPrChange>
              </w:rPr>
              <w:delText>Overview</w:delText>
            </w:r>
            <w:r w:rsidDel="00B40BBD">
              <w:rPr>
                <w:webHidden/>
              </w:rPr>
              <w:tab/>
            </w:r>
            <w:r w:rsidR="00FA278F" w:rsidDel="00B40BBD">
              <w:rPr>
                <w:webHidden/>
              </w:rPr>
              <w:delText>4</w:delText>
            </w:r>
          </w:del>
        </w:p>
        <w:p w:rsidR="00A57497" w:rsidDel="00B40BBD" w:rsidRDefault="00A57497">
          <w:pPr>
            <w:pStyle w:val="TOC2"/>
            <w:tabs>
              <w:tab w:val="left" w:pos="800"/>
            </w:tabs>
            <w:rPr>
              <w:del w:id="313" w:author="Seggelke, Klaus" w:date="2017-03-21T14:42:00Z"/>
              <w:rFonts w:asciiTheme="minorHAnsi" w:eastAsiaTheme="minorEastAsia" w:hAnsiTheme="minorHAnsi" w:cstheme="minorBidi"/>
              <w:color w:val="auto"/>
              <w:sz w:val="22"/>
              <w:szCs w:val="22"/>
            </w:rPr>
          </w:pPr>
          <w:del w:id="314" w:author="Seggelke, Klaus" w:date="2017-03-21T14:42:00Z">
            <w:r w:rsidRPr="00B40BBD" w:rsidDel="00B40BBD">
              <w:rPr>
                <w:rFonts w:cs="Arial"/>
                <w:sz w:val="22"/>
                <w:rPrChange w:id="315" w:author="Seggelke, Klaus" w:date="2017-03-21T14:42:00Z">
                  <w:rPr>
                    <w:rStyle w:val="Hyperlink"/>
                  </w:rPr>
                </w:rPrChange>
              </w:rPr>
              <w:delText>2.2</w:delText>
            </w:r>
            <w:r w:rsidDel="00B40BBD">
              <w:rPr>
                <w:rFonts w:asciiTheme="minorHAnsi" w:eastAsiaTheme="minorEastAsia" w:hAnsiTheme="minorHAnsi" w:cstheme="minorBidi"/>
                <w:color w:val="auto"/>
                <w:sz w:val="22"/>
                <w:szCs w:val="22"/>
              </w:rPr>
              <w:tab/>
            </w:r>
            <w:r w:rsidRPr="00B40BBD" w:rsidDel="00B40BBD">
              <w:rPr>
                <w:rFonts w:cs="Arial"/>
                <w:sz w:val="22"/>
                <w:rPrChange w:id="316" w:author="Seggelke, Klaus" w:date="2017-03-21T14:42:00Z">
                  <w:rPr>
                    <w:rStyle w:val="Hyperlink"/>
                  </w:rPr>
                </w:rPrChange>
              </w:rPr>
              <w:delText>Objectives</w:delText>
            </w:r>
            <w:r w:rsidDel="00B40BBD">
              <w:rPr>
                <w:webHidden/>
              </w:rPr>
              <w:tab/>
            </w:r>
            <w:r w:rsidR="00FA278F" w:rsidDel="00B40BBD">
              <w:rPr>
                <w:webHidden/>
              </w:rPr>
              <w:delText>6</w:delText>
            </w:r>
          </w:del>
        </w:p>
        <w:p w:rsidR="00A57497" w:rsidDel="00B40BBD" w:rsidRDefault="00A57497">
          <w:pPr>
            <w:pStyle w:val="TOC2"/>
            <w:tabs>
              <w:tab w:val="left" w:pos="800"/>
            </w:tabs>
            <w:rPr>
              <w:del w:id="317" w:author="Seggelke, Klaus" w:date="2017-03-21T14:42:00Z"/>
              <w:rFonts w:asciiTheme="minorHAnsi" w:eastAsiaTheme="minorEastAsia" w:hAnsiTheme="minorHAnsi" w:cstheme="minorBidi"/>
              <w:color w:val="auto"/>
              <w:sz w:val="22"/>
              <w:szCs w:val="22"/>
            </w:rPr>
          </w:pPr>
          <w:del w:id="318" w:author="Seggelke, Klaus" w:date="2017-03-21T14:42:00Z">
            <w:r w:rsidRPr="00B40BBD" w:rsidDel="00B40BBD">
              <w:rPr>
                <w:rFonts w:cs="Arial"/>
                <w:sz w:val="22"/>
                <w:rPrChange w:id="319" w:author="Seggelke, Klaus" w:date="2017-03-21T14:42:00Z">
                  <w:rPr>
                    <w:rStyle w:val="Hyperlink"/>
                  </w:rPr>
                </w:rPrChange>
              </w:rPr>
              <w:delText>2.3</w:delText>
            </w:r>
            <w:r w:rsidDel="00B40BBD">
              <w:rPr>
                <w:rFonts w:asciiTheme="minorHAnsi" w:eastAsiaTheme="minorEastAsia" w:hAnsiTheme="minorHAnsi" w:cstheme="minorBidi"/>
                <w:color w:val="auto"/>
                <w:sz w:val="22"/>
                <w:szCs w:val="22"/>
              </w:rPr>
              <w:tab/>
            </w:r>
            <w:r w:rsidRPr="00B40BBD" w:rsidDel="00B40BBD">
              <w:rPr>
                <w:rFonts w:cs="Arial"/>
                <w:sz w:val="22"/>
                <w:rPrChange w:id="320" w:author="Seggelke, Klaus" w:date="2017-03-21T14:42:00Z">
                  <w:rPr>
                    <w:rStyle w:val="Hyperlink"/>
                  </w:rPr>
                </w:rPrChange>
              </w:rPr>
              <w:delText>Test bed setup</w:delText>
            </w:r>
            <w:r w:rsidDel="00B40BBD">
              <w:rPr>
                <w:webHidden/>
              </w:rPr>
              <w:tab/>
            </w:r>
            <w:r w:rsidR="00FA278F" w:rsidDel="00B40BBD">
              <w:rPr>
                <w:webHidden/>
              </w:rPr>
              <w:delText>7</w:delText>
            </w:r>
          </w:del>
        </w:p>
        <w:p w:rsidR="00A57497" w:rsidDel="00B40BBD" w:rsidRDefault="00A57497">
          <w:pPr>
            <w:pStyle w:val="TOC3"/>
            <w:rPr>
              <w:del w:id="321" w:author="Seggelke, Klaus" w:date="2017-03-21T14:42:00Z"/>
              <w:rFonts w:asciiTheme="minorHAnsi" w:eastAsiaTheme="minorEastAsia" w:hAnsiTheme="minorHAnsi" w:cstheme="minorBidi"/>
              <w:noProof/>
              <w:color w:val="auto"/>
            </w:rPr>
          </w:pPr>
          <w:del w:id="322" w:author="Seggelke, Klaus" w:date="2017-03-21T14:42:00Z">
            <w:r w:rsidRPr="00B40BBD" w:rsidDel="00B40BBD">
              <w:rPr>
                <w:noProof/>
                <w:rPrChange w:id="323" w:author="Seggelke, Klaus" w:date="2017-03-21T14:42:00Z">
                  <w:rPr>
                    <w:rStyle w:val="Hyperlink"/>
                  </w:rPr>
                </w:rPrChange>
              </w:rPr>
              <w:delText>2.3.1</w:delText>
            </w:r>
            <w:r w:rsidDel="00B40BBD">
              <w:rPr>
                <w:rFonts w:asciiTheme="minorHAnsi" w:eastAsiaTheme="minorEastAsia" w:hAnsiTheme="minorHAnsi" w:cstheme="minorBidi"/>
                <w:noProof/>
                <w:color w:val="auto"/>
              </w:rPr>
              <w:tab/>
            </w:r>
            <w:r w:rsidRPr="00B40BBD" w:rsidDel="00B40BBD">
              <w:rPr>
                <w:noProof/>
                <w:rPrChange w:id="324" w:author="Seggelke, Klaus" w:date="2017-03-21T14:42:00Z">
                  <w:rPr>
                    <w:rStyle w:val="Hyperlink"/>
                  </w:rPr>
                </w:rPrChange>
              </w:rPr>
              <w:delText>Single Transient VNF</w:delText>
            </w:r>
            <w:r w:rsidDel="00B40BBD">
              <w:rPr>
                <w:noProof/>
                <w:webHidden/>
              </w:rPr>
              <w:tab/>
            </w:r>
            <w:r w:rsidR="00FA278F" w:rsidDel="00B40BBD">
              <w:rPr>
                <w:noProof/>
                <w:webHidden/>
              </w:rPr>
              <w:delText>7</w:delText>
            </w:r>
          </w:del>
        </w:p>
        <w:p w:rsidR="00A57497" w:rsidDel="00B40BBD" w:rsidRDefault="00A57497">
          <w:pPr>
            <w:pStyle w:val="TOC3"/>
            <w:rPr>
              <w:del w:id="325" w:author="Seggelke, Klaus" w:date="2017-03-21T14:42:00Z"/>
              <w:rFonts w:asciiTheme="minorHAnsi" w:eastAsiaTheme="minorEastAsia" w:hAnsiTheme="minorHAnsi" w:cstheme="minorBidi"/>
              <w:noProof/>
              <w:color w:val="auto"/>
            </w:rPr>
          </w:pPr>
          <w:del w:id="326" w:author="Seggelke, Klaus" w:date="2017-03-21T14:42:00Z">
            <w:r w:rsidRPr="00B40BBD" w:rsidDel="00B40BBD">
              <w:rPr>
                <w:noProof/>
                <w:rPrChange w:id="327" w:author="Seggelke, Klaus" w:date="2017-03-21T14:42:00Z">
                  <w:rPr>
                    <w:rStyle w:val="Hyperlink"/>
                  </w:rPr>
                </w:rPrChange>
              </w:rPr>
              <w:delText>2.3.2</w:delText>
            </w:r>
            <w:r w:rsidDel="00B40BBD">
              <w:rPr>
                <w:rFonts w:asciiTheme="minorHAnsi" w:eastAsiaTheme="minorEastAsia" w:hAnsiTheme="minorHAnsi" w:cstheme="minorBidi"/>
                <w:noProof/>
                <w:color w:val="auto"/>
              </w:rPr>
              <w:tab/>
            </w:r>
            <w:r w:rsidRPr="00B40BBD" w:rsidDel="00B40BBD">
              <w:rPr>
                <w:noProof/>
                <w:rPrChange w:id="328" w:author="Seggelke, Klaus" w:date="2017-03-21T14:42:00Z">
                  <w:rPr>
                    <w:rStyle w:val="Hyperlink"/>
                  </w:rPr>
                </w:rPrChange>
              </w:rPr>
              <w:delText>Multi Transient VNF</w:delText>
            </w:r>
            <w:r w:rsidDel="00B40BBD">
              <w:rPr>
                <w:noProof/>
                <w:webHidden/>
              </w:rPr>
              <w:tab/>
            </w:r>
            <w:r w:rsidR="00FA278F" w:rsidDel="00B40BBD">
              <w:rPr>
                <w:noProof/>
                <w:webHidden/>
              </w:rPr>
              <w:delText>8</w:delText>
            </w:r>
          </w:del>
        </w:p>
        <w:p w:rsidR="00A57497" w:rsidDel="00B40BBD" w:rsidRDefault="00A57497">
          <w:pPr>
            <w:pStyle w:val="TOC3"/>
            <w:rPr>
              <w:del w:id="329" w:author="Seggelke, Klaus" w:date="2017-03-21T14:42:00Z"/>
              <w:rFonts w:asciiTheme="minorHAnsi" w:eastAsiaTheme="minorEastAsia" w:hAnsiTheme="minorHAnsi" w:cstheme="minorBidi"/>
              <w:noProof/>
              <w:color w:val="auto"/>
            </w:rPr>
          </w:pPr>
          <w:del w:id="330" w:author="Seggelke, Klaus" w:date="2017-03-21T14:42:00Z">
            <w:r w:rsidRPr="00B40BBD" w:rsidDel="00B40BBD">
              <w:rPr>
                <w:noProof/>
                <w:rPrChange w:id="331" w:author="Seggelke, Klaus" w:date="2017-03-21T14:42:00Z">
                  <w:rPr>
                    <w:rStyle w:val="Hyperlink"/>
                  </w:rPr>
                </w:rPrChange>
              </w:rPr>
              <w:delText>2.3.3</w:delText>
            </w:r>
            <w:r w:rsidDel="00B40BBD">
              <w:rPr>
                <w:rFonts w:asciiTheme="minorHAnsi" w:eastAsiaTheme="minorEastAsia" w:hAnsiTheme="minorHAnsi" w:cstheme="minorBidi"/>
                <w:noProof/>
                <w:color w:val="auto"/>
              </w:rPr>
              <w:tab/>
            </w:r>
            <w:r w:rsidRPr="00B40BBD" w:rsidDel="00B40BBD">
              <w:rPr>
                <w:noProof/>
                <w:rPrChange w:id="332" w:author="Seggelke, Klaus" w:date="2017-03-21T14:42:00Z">
                  <w:rPr>
                    <w:rStyle w:val="Hyperlink"/>
                  </w:rPr>
                </w:rPrChange>
              </w:rPr>
              <w:delText>Server based VNF</w:delText>
            </w:r>
            <w:r w:rsidDel="00B40BBD">
              <w:rPr>
                <w:noProof/>
                <w:webHidden/>
              </w:rPr>
              <w:tab/>
            </w:r>
            <w:r w:rsidR="00FA278F" w:rsidDel="00B40BBD">
              <w:rPr>
                <w:noProof/>
                <w:webHidden/>
              </w:rPr>
              <w:delText>9</w:delText>
            </w:r>
          </w:del>
        </w:p>
        <w:p w:rsidR="00A57497" w:rsidDel="00B40BBD" w:rsidRDefault="00A57497">
          <w:pPr>
            <w:pStyle w:val="TOC3"/>
            <w:rPr>
              <w:del w:id="333" w:author="Seggelke, Klaus" w:date="2017-03-21T14:42:00Z"/>
              <w:rFonts w:asciiTheme="minorHAnsi" w:eastAsiaTheme="minorEastAsia" w:hAnsiTheme="minorHAnsi" w:cstheme="minorBidi"/>
              <w:noProof/>
              <w:color w:val="auto"/>
            </w:rPr>
          </w:pPr>
          <w:del w:id="334" w:author="Seggelke, Klaus" w:date="2017-03-21T14:42:00Z">
            <w:r w:rsidRPr="00B40BBD" w:rsidDel="00B40BBD">
              <w:rPr>
                <w:noProof/>
                <w:rPrChange w:id="335" w:author="Seggelke, Klaus" w:date="2017-03-21T14:42:00Z">
                  <w:rPr>
                    <w:rStyle w:val="Hyperlink"/>
                  </w:rPr>
                </w:rPrChange>
              </w:rPr>
              <w:delText>2.3.4</w:delText>
            </w:r>
            <w:r w:rsidDel="00B40BBD">
              <w:rPr>
                <w:rFonts w:asciiTheme="minorHAnsi" w:eastAsiaTheme="minorEastAsia" w:hAnsiTheme="minorHAnsi" w:cstheme="minorBidi"/>
                <w:noProof/>
                <w:color w:val="auto"/>
              </w:rPr>
              <w:tab/>
            </w:r>
            <w:r w:rsidRPr="00B40BBD" w:rsidDel="00B40BBD">
              <w:rPr>
                <w:noProof/>
                <w:rPrChange w:id="336" w:author="Seggelke, Klaus" w:date="2017-03-21T14:42:00Z">
                  <w:rPr>
                    <w:rStyle w:val="Hyperlink"/>
                  </w:rPr>
                </w:rPrChange>
              </w:rPr>
              <w:delText>VNF Lifecycle Verification Architecture</w:delText>
            </w:r>
            <w:r w:rsidDel="00B40BBD">
              <w:rPr>
                <w:noProof/>
                <w:webHidden/>
              </w:rPr>
              <w:tab/>
            </w:r>
            <w:r w:rsidR="00FA278F" w:rsidDel="00B40BBD">
              <w:rPr>
                <w:noProof/>
                <w:webHidden/>
              </w:rPr>
              <w:delText>10</w:delText>
            </w:r>
          </w:del>
        </w:p>
        <w:p w:rsidR="00A57497" w:rsidDel="00B40BBD" w:rsidRDefault="00A57497">
          <w:pPr>
            <w:pStyle w:val="TOC1"/>
            <w:rPr>
              <w:del w:id="337" w:author="Seggelke, Klaus" w:date="2017-03-21T14:42:00Z"/>
              <w:rFonts w:asciiTheme="minorHAnsi" w:eastAsiaTheme="minorEastAsia" w:hAnsiTheme="minorHAnsi" w:cstheme="minorBidi"/>
              <w:color w:val="auto"/>
              <w:sz w:val="22"/>
              <w:szCs w:val="22"/>
            </w:rPr>
          </w:pPr>
          <w:del w:id="338" w:author="Seggelke, Klaus" w:date="2017-03-21T14:42:00Z">
            <w:r w:rsidRPr="00B40BBD" w:rsidDel="00B40BBD">
              <w:rPr>
                <w:rFonts w:cs="Arial"/>
                <w:sz w:val="22"/>
                <w:rPrChange w:id="339" w:author="Seggelke, Klaus" w:date="2017-03-21T14:42:00Z">
                  <w:rPr>
                    <w:rStyle w:val="Hyperlink"/>
                  </w:rPr>
                </w:rPrChange>
              </w:rPr>
              <w:delText>3</w:delText>
            </w:r>
            <w:r w:rsidDel="00B40BBD">
              <w:rPr>
                <w:rFonts w:asciiTheme="minorHAnsi" w:eastAsiaTheme="minorEastAsia" w:hAnsiTheme="minorHAnsi" w:cstheme="minorBidi"/>
                <w:color w:val="auto"/>
                <w:sz w:val="22"/>
                <w:szCs w:val="22"/>
              </w:rPr>
              <w:tab/>
            </w:r>
            <w:r w:rsidRPr="00B40BBD" w:rsidDel="00B40BBD">
              <w:rPr>
                <w:rFonts w:cs="Arial"/>
                <w:sz w:val="22"/>
                <w:rPrChange w:id="340" w:author="Seggelke, Klaus" w:date="2017-03-21T14:42:00Z">
                  <w:rPr>
                    <w:rStyle w:val="Hyperlink"/>
                  </w:rPr>
                </w:rPrChange>
              </w:rPr>
              <w:delText>VNF Lifecycle Management Overview</w:delText>
            </w:r>
            <w:r w:rsidDel="00B40BBD">
              <w:rPr>
                <w:webHidden/>
              </w:rPr>
              <w:tab/>
            </w:r>
          </w:del>
          <w:del w:id="341" w:author="Seggelke, Klaus" w:date="2017-03-21T10:30:00Z">
            <w:r w:rsidDel="00FA278F">
              <w:rPr>
                <w:webHidden/>
              </w:rPr>
              <w:delText>11</w:delText>
            </w:r>
          </w:del>
        </w:p>
        <w:p w:rsidR="00A57497" w:rsidDel="00B40BBD" w:rsidRDefault="00A57497">
          <w:pPr>
            <w:pStyle w:val="TOC1"/>
            <w:rPr>
              <w:del w:id="342" w:author="Seggelke, Klaus" w:date="2017-03-21T14:42:00Z"/>
              <w:rFonts w:asciiTheme="minorHAnsi" w:eastAsiaTheme="minorEastAsia" w:hAnsiTheme="minorHAnsi" w:cstheme="minorBidi"/>
              <w:color w:val="auto"/>
              <w:sz w:val="22"/>
              <w:szCs w:val="22"/>
            </w:rPr>
          </w:pPr>
          <w:del w:id="343" w:author="Seggelke, Klaus" w:date="2017-03-21T14:42:00Z">
            <w:r w:rsidRPr="00B40BBD" w:rsidDel="00B40BBD">
              <w:rPr>
                <w:rFonts w:cs="Arial"/>
                <w:sz w:val="22"/>
                <w:rPrChange w:id="344" w:author="Seggelke, Klaus" w:date="2017-03-21T14:42:00Z">
                  <w:rPr>
                    <w:rStyle w:val="Hyperlink"/>
                  </w:rPr>
                </w:rPrChange>
              </w:rPr>
              <w:delText>4</w:delText>
            </w:r>
            <w:r w:rsidDel="00B40BBD">
              <w:rPr>
                <w:rFonts w:asciiTheme="minorHAnsi" w:eastAsiaTheme="minorEastAsia" w:hAnsiTheme="minorHAnsi" w:cstheme="minorBidi"/>
                <w:color w:val="auto"/>
                <w:sz w:val="22"/>
                <w:szCs w:val="22"/>
              </w:rPr>
              <w:tab/>
            </w:r>
            <w:r w:rsidRPr="00B40BBD" w:rsidDel="00B40BBD">
              <w:rPr>
                <w:rFonts w:cs="Arial"/>
                <w:sz w:val="22"/>
                <w:rPrChange w:id="345" w:author="Seggelke, Klaus" w:date="2017-03-21T14:42:00Z">
                  <w:rPr>
                    <w:rStyle w:val="Hyperlink"/>
                  </w:rPr>
                </w:rPrChange>
              </w:rPr>
              <w:delText>VNF Packaging</w:delText>
            </w:r>
            <w:r w:rsidDel="00B40BBD">
              <w:rPr>
                <w:webHidden/>
              </w:rPr>
              <w:tab/>
            </w:r>
          </w:del>
          <w:del w:id="346" w:author="Seggelke, Klaus" w:date="2017-03-21T10:30:00Z">
            <w:r w:rsidDel="00FA278F">
              <w:rPr>
                <w:webHidden/>
              </w:rPr>
              <w:delText>15</w:delText>
            </w:r>
          </w:del>
        </w:p>
        <w:p w:rsidR="00A57497" w:rsidDel="00B40BBD" w:rsidRDefault="00A57497">
          <w:pPr>
            <w:pStyle w:val="TOC2"/>
            <w:tabs>
              <w:tab w:val="left" w:pos="800"/>
            </w:tabs>
            <w:rPr>
              <w:del w:id="347" w:author="Seggelke, Klaus" w:date="2017-03-21T14:42:00Z"/>
              <w:rFonts w:asciiTheme="minorHAnsi" w:eastAsiaTheme="minorEastAsia" w:hAnsiTheme="minorHAnsi" w:cstheme="minorBidi"/>
              <w:color w:val="auto"/>
              <w:sz w:val="22"/>
              <w:szCs w:val="22"/>
            </w:rPr>
          </w:pPr>
          <w:del w:id="348" w:author="Seggelke, Klaus" w:date="2017-03-21T14:42:00Z">
            <w:r w:rsidRPr="00B40BBD" w:rsidDel="00B40BBD">
              <w:rPr>
                <w:rFonts w:cs="Arial"/>
                <w:sz w:val="22"/>
                <w:rPrChange w:id="349" w:author="Seggelke, Klaus" w:date="2017-03-21T14:42:00Z">
                  <w:rPr>
                    <w:rStyle w:val="Hyperlink"/>
                  </w:rPr>
                </w:rPrChange>
              </w:rPr>
              <w:delText>4.1</w:delText>
            </w:r>
            <w:r w:rsidDel="00B40BBD">
              <w:rPr>
                <w:rFonts w:asciiTheme="minorHAnsi" w:eastAsiaTheme="minorEastAsia" w:hAnsiTheme="minorHAnsi" w:cstheme="minorBidi"/>
                <w:color w:val="auto"/>
                <w:sz w:val="22"/>
                <w:szCs w:val="22"/>
              </w:rPr>
              <w:tab/>
            </w:r>
            <w:r w:rsidRPr="00B40BBD" w:rsidDel="00B40BBD">
              <w:rPr>
                <w:rFonts w:cs="Arial"/>
                <w:sz w:val="22"/>
                <w:rPrChange w:id="350" w:author="Seggelke, Klaus" w:date="2017-03-21T14:42:00Z">
                  <w:rPr>
                    <w:rStyle w:val="Hyperlink"/>
                  </w:rPr>
                </w:rPrChange>
              </w:rPr>
              <w:delText>VNF Packaging Overview</w:delText>
            </w:r>
            <w:r w:rsidDel="00B40BBD">
              <w:rPr>
                <w:webHidden/>
              </w:rPr>
              <w:tab/>
            </w:r>
          </w:del>
          <w:del w:id="351" w:author="Seggelke, Klaus" w:date="2017-03-21T10:30:00Z">
            <w:r w:rsidDel="00FA278F">
              <w:rPr>
                <w:webHidden/>
              </w:rPr>
              <w:delText>15</w:delText>
            </w:r>
          </w:del>
        </w:p>
        <w:p w:rsidR="00A57497" w:rsidDel="00B40BBD" w:rsidRDefault="00A57497">
          <w:pPr>
            <w:pStyle w:val="TOC2"/>
            <w:tabs>
              <w:tab w:val="left" w:pos="800"/>
            </w:tabs>
            <w:rPr>
              <w:del w:id="352" w:author="Seggelke, Klaus" w:date="2017-03-21T14:42:00Z"/>
              <w:rFonts w:asciiTheme="minorHAnsi" w:eastAsiaTheme="minorEastAsia" w:hAnsiTheme="minorHAnsi" w:cstheme="minorBidi"/>
              <w:color w:val="auto"/>
              <w:sz w:val="22"/>
              <w:szCs w:val="22"/>
            </w:rPr>
          </w:pPr>
          <w:del w:id="353" w:author="Seggelke, Klaus" w:date="2017-03-21T14:42:00Z">
            <w:r w:rsidRPr="00B40BBD" w:rsidDel="00B40BBD">
              <w:rPr>
                <w:rFonts w:cs="Arial"/>
                <w:sz w:val="22"/>
                <w:rPrChange w:id="354" w:author="Seggelke, Klaus" w:date="2017-03-21T14:42:00Z">
                  <w:rPr>
                    <w:rStyle w:val="Hyperlink"/>
                  </w:rPr>
                </w:rPrChange>
              </w:rPr>
              <w:delText>4.2</w:delText>
            </w:r>
            <w:r w:rsidDel="00B40BBD">
              <w:rPr>
                <w:rFonts w:asciiTheme="minorHAnsi" w:eastAsiaTheme="minorEastAsia" w:hAnsiTheme="minorHAnsi" w:cstheme="minorBidi"/>
                <w:color w:val="auto"/>
                <w:sz w:val="22"/>
                <w:szCs w:val="22"/>
              </w:rPr>
              <w:tab/>
            </w:r>
            <w:r w:rsidRPr="00B40BBD" w:rsidDel="00B40BBD">
              <w:rPr>
                <w:rFonts w:cs="Arial"/>
                <w:sz w:val="22"/>
                <w:rPrChange w:id="355" w:author="Seggelke, Klaus" w:date="2017-03-21T14:42:00Z">
                  <w:rPr>
                    <w:rStyle w:val="Hyperlink"/>
                  </w:rPr>
                </w:rPrChange>
              </w:rPr>
              <w:delText>Levels of NFV Entities</w:delText>
            </w:r>
            <w:r w:rsidDel="00B40BBD">
              <w:rPr>
                <w:webHidden/>
              </w:rPr>
              <w:tab/>
            </w:r>
          </w:del>
          <w:del w:id="356" w:author="Seggelke, Klaus" w:date="2017-03-21T10:30:00Z">
            <w:r w:rsidDel="00FA278F">
              <w:rPr>
                <w:webHidden/>
              </w:rPr>
              <w:delText>15</w:delText>
            </w:r>
          </w:del>
        </w:p>
        <w:p w:rsidR="00A57497" w:rsidDel="00B40BBD" w:rsidRDefault="00A57497">
          <w:pPr>
            <w:pStyle w:val="TOC2"/>
            <w:tabs>
              <w:tab w:val="left" w:pos="800"/>
            </w:tabs>
            <w:rPr>
              <w:del w:id="357" w:author="Seggelke, Klaus" w:date="2017-03-21T14:42:00Z"/>
              <w:rFonts w:asciiTheme="minorHAnsi" w:eastAsiaTheme="minorEastAsia" w:hAnsiTheme="minorHAnsi" w:cstheme="minorBidi"/>
              <w:color w:val="auto"/>
              <w:sz w:val="22"/>
              <w:szCs w:val="22"/>
            </w:rPr>
          </w:pPr>
          <w:del w:id="358" w:author="Seggelke, Klaus" w:date="2017-03-21T14:42:00Z">
            <w:r w:rsidRPr="00B40BBD" w:rsidDel="00B40BBD">
              <w:rPr>
                <w:rFonts w:cs="Arial"/>
                <w:sz w:val="22"/>
                <w:rPrChange w:id="359" w:author="Seggelke, Klaus" w:date="2017-03-21T14:42:00Z">
                  <w:rPr>
                    <w:rStyle w:val="Hyperlink"/>
                  </w:rPr>
                </w:rPrChange>
              </w:rPr>
              <w:delText>4.3</w:delText>
            </w:r>
            <w:r w:rsidDel="00B40BBD">
              <w:rPr>
                <w:rFonts w:asciiTheme="minorHAnsi" w:eastAsiaTheme="minorEastAsia" w:hAnsiTheme="minorHAnsi" w:cstheme="minorBidi"/>
                <w:color w:val="auto"/>
                <w:sz w:val="22"/>
                <w:szCs w:val="22"/>
              </w:rPr>
              <w:tab/>
            </w:r>
            <w:r w:rsidRPr="00B40BBD" w:rsidDel="00B40BBD">
              <w:rPr>
                <w:rFonts w:cs="Arial"/>
                <w:sz w:val="22"/>
                <w:rPrChange w:id="360" w:author="Seggelke, Klaus" w:date="2017-03-21T14:42:00Z">
                  <w:rPr>
                    <w:rStyle w:val="Hyperlink"/>
                  </w:rPr>
                </w:rPrChange>
              </w:rPr>
              <w:delText>VNF Package Lifecycle</w:delText>
            </w:r>
            <w:r w:rsidDel="00B40BBD">
              <w:rPr>
                <w:webHidden/>
              </w:rPr>
              <w:tab/>
            </w:r>
          </w:del>
          <w:del w:id="361" w:author="Seggelke, Klaus" w:date="2017-03-21T10:30:00Z">
            <w:r w:rsidDel="00FA278F">
              <w:rPr>
                <w:webHidden/>
              </w:rPr>
              <w:delText>16</w:delText>
            </w:r>
          </w:del>
        </w:p>
        <w:p w:rsidR="00A57497" w:rsidDel="00B40BBD" w:rsidRDefault="00A57497">
          <w:pPr>
            <w:pStyle w:val="TOC3"/>
            <w:rPr>
              <w:del w:id="362" w:author="Seggelke, Klaus" w:date="2017-03-21T14:42:00Z"/>
              <w:rFonts w:asciiTheme="minorHAnsi" w:eastAsiaTheme="minorEastAsia" w:hAnsiTheme="minorHAnsi" w:cstheme="minorBidi"/>
              <w:noProof/>
              <w:color w:val="auto"/>
            </w:rPr>
          </w:pPr>
          <w:del w:id="363" w:author="Seggelke, Klaus" w:date="2017-03-21T14:42:00Z">
            <w:r w:rsidRPr="00B40BBD" w:rsidDel="00B40BBD">
              <w:rPr>
                <w:noProof/>
                <w:rPrChange w:id="364" w:author="Seggelke, Klaus" w:date="2017-03-21T14:42:00Z">
                  <w:rPr>
                    <w:rStyle w:val="Hyperlink"/>
                  </w:rPr>
                </w:rPrChange>
              </w:rPr>
              <w:delText>4.3.1</w:delText>
            </w:r>
            <w:r w:rsidDel="00B40BBD">
              <w:rPr>
                <w:rFonts w:asciiTheme="minorHAnsi" w:eastAsiaTheme="minorEastAsia" w:hAnsiTheme="minorHAnsi" w:cstheme="minorBidi"/>
                <w:noProof/>
                <w:color w:val="auto"/>
              </w:rPr>
              <w:tab/>
            </w:r>
            <w:r w:rsidRPr="00B40BBD" w:rsidDel="00B40BBD">
              <w:rPr>
                <w:noProof/>
                <w:rPrChange w:id="365" w:author="Seggelke, Klaus" w:date="2017-03-21T14:42:00Z">
                  <w:rPr>
                    <w:rStyle w:val="Hyperlink"/>
                  </w:rPr>
                </w:rPrChange>
              </w:rPr>
              <w:delText>VNF Package bundling for distribution by VNF Provider</w:delText>
            </w:r>
            <w:r w:rsidDel="00B40BBD">
              <w:rPr>
                <w:noProof/>
                <w:webHidden/>
              </w:rPr>
              <w:tab/>
            </w:r>
          </w:del>
          <w:del w:id="366" w:author="Seggelke, Klaus" w:date="2017-03-21T10:30:00Z">
            <w:r w:rsidDel="00FA278F">
              <w:rPr>
                <w:noProof/>
                <w:webHidden/>
              </w:rPr>
              <w:delText>16</w:delText>
            </w:r>
          </w:del>
        </w:p>
        <w:p w:rsidR="00A57497" w:rsidDel="00B40BBD" w:rsidRDefault="00A57497">
          <w:pPr>
            <w:pStyle w:val="TOC3"/>
            <w:rPr>
              <w:del w:id="367" w:author="Seggelke, Klaus" w:date="2017-03-21T14:42:00Z"/>
              <w:rFonts w:asciiTheme="minorHAnsi" w:eastAsiaTheme="minorEastAsia" w:hAnsiTheme="minorHAnsi" w:cstheme="minorBidi"/>
              <w:noProof/>
              <w:color w:val="auto"/>
            </w:rPr>
          </w:pPr>
          <w:del w:id="368" w:author="Seggelke, Klaus" w:date="2017-03-21T14:42:00Z">
            <w:r w:rsidRPr="00B40BBD" w:rsidDel="00B40BBD">
              <w:rPr>
                <w:noProof/>
                <w:rPrChange w:id="369" w:author="Seggelke, Klaus" w:date="2017-03-21T14:42:00Z">
                  <w:rPr>
                    <w:rStyle w:val="Hyperlink"/>
                  </w:rPr>
                </w:rPrChange>
              </w:rPr>
              <w:delText>4.3.2</w:delText>
            </w:r>
            <w:r w:rsidDel="00B40BBD">
              <w:rPr>
                <w:rFonts w:asciiTheme="minorHAnsi" w:eastAsiaTheme="minorEastAsia" w:hAnsiTheme="minorHAnsi" w:cstheme="minorBidi"/>
                <w:noProof/>
                <w:color w:val="auto"/>
              </w:rPr>
              <w:tab/>
            </w:r>
            <w:r w:rsidRPr="00B40BBD" w:rsidDel="00B40BBD">
              <w:rPr>
                <w:noProof/>
                <w:rPrChange w:id="370" w:author="Seggelke, Klaus" w:date="2017-03-21T14:42:00Z">
                  <w:rPr>
                    <w:rStyle w:val="Hyperlink"/>
                  </w:rPr>
                </w:rPrChange>
              </w:rPr>
              <w:delText>VNF Package testing by VNF Provider</w:delText>
            </w:r>
            <w:r w:rsidDel="00B40BBD">
              <w:rPr>
                <w:noProof/>
                <w:webHidden/>
              </w:rPr>
              <w:tab/>
            </w:r>
          </w:del>
          <w:del w:id="371" w:author="Seggelke, Klaus" w:date="2017-03-21T10:30:00Z">
            <w:r w:rsidDel="00FA278F">
              <w:rPr>
                <w:noProof/>
                <w:webHidden/>
              </w:rPr>
              <w:delText>16</w:delText>
            </w:r>
          </w:del>
        </w:p>
        <w:p w:rsidR="00A57497" w:rsidDel="00B40BBD" w:rsidRDefault="00A57497">
          <w:pPr>
            <w:pStyle w:val="TOC3"/>
            <w:rPr>
              <w:del w:id="372" w:author="Seggelke, Klaus" w:date="2017-03-21T14:42:00Z"/>
              <w:rFonts w:asciiTheme="minorHAnsi" w:eastAsiaTheme="minorEastAsia" w:hAnsiTheme="minorHAnsi" w:cstheme="minorBidi"/>
              <w:noProof/>
              <w:color w:val="auto"/>
            </w:rPr>
          </w:pPr>
          <w:del w:id="373" w:author="Seggelke, Klaus" w:date="2017-03-21T14:42:00Z">
            <w:r w:rsidRPr="00B40BBD" w:rsidDel="00B40BBD">
              <w:rPr>
                <w:noProof/>
                <w:rPrChange w:id="374" w:author="Seggelke, Klaus" w:date="2017-03-21T14:42:00Z">
                  <w:rPr>
                    <w:rStyle w:val="Hyperlink"/>
                  </w:rPr>
                </w:rPrChange>
              </w:rPr>
              <w:delText>4.3.3</w:delText>
            </w:r>
            <w:r w:rsidDel="00B40BBD">
              <w:rPr>
                <w:rFonts w:asciiTheme="minorHAnsi" w:eastAsiaTheme="minorEastAsia" w:hAnsiTheme="minorHAnsi" w:cstheme="minorBidi"/>
                <w:noProof/>
                <w:color w:val="auto"/>
              </w:rPr>
              <w:tab/>
            </w:r>
            <w:r w:rsidRPr="00B40BBD" w:rsidDel="00B40BBD">
              <w:rPr>
                <w:noProof/>
                <w:rPrChange w:id="375" w:author="Seggelke, Klaus" w:date="2017-03-21T14:42:00Z">
                  <w:rPr>
                    <w:rStyle w:val="Hyperlink"/>
                  </w:rPr>
                </w:rPrChange>
              </w:rPr>
              <w:delText>VNF pre procurement by Service Provider</w:delText>
            </w:r>
            <w:r w:rsidDel="00B40BBD">
              <w:rPr>
                <w:noProof/>
                <w:webHidden/>
              </w:rPr>
              <w:tab/>
            </w:r>
          </w:del>
          <w:del w:id="376" w:author="Seggelke, Klaus" w:date="2017-03-21T10:30:00Z">
            <w:r w:rsidDel="00FA278F">
              <w:rPr>
                <w:noProof/>
                <w:webHidden/>
              </w:rPr>
              <w:delText>16</w:delText>
            </w:r>
          </w:del>
        </w:p>
        <w:p w:rsidR="00A57497" w:rsidDel="00B40BBD" w:rsidRDefault="00A57497">
          <w:pPr>
            <w:pStyle w:val="TOC3"/>
            <w:rPr>
              <w:del w:id="377" w:author="Seggelke, Klaus" w:date="2017-03-21T14:42:00Z"/>
              <w:rFonts w:asciiTheme="minorHAnsi" w:eastAsiaTheme="minorEastAsia" w:hAnsiTheme="minorHAnsi" w:cstheme="minorBidi"/>
              <w:noProof/>
              <w:color w:val="auto"/>
            </w:rPr>
          </w:pPr>
          <w:del w:id="378" w:author="Seggelke, Klaus" w:date="2017-03-21T14:42:00Z">
            <w:r w:rsidRPr="00B40BBD" w:rsidDel="00B40BBD">
              <w:rPr>
                <w:noProof/>
                <w:rPrChange w:id="379" w:author="Seggelke, Klaus" w:date="2017-03-21T14:42:00Z">
                  <w:rPr>
                    <w:rStyle w:val="Hyperlink"/>
                  </w:rPr>
                </w:rPrChange>
              </w:rPr>
              <w:delText>4.3.4</w:delText>
            </w:r>
            <w:r w:rsidDel="00B40BBD">
              <w:rPr>
                <w:rFonts w:asciiTheme="minorHAnsi" w:eastAsiaTheme="minorEastAsia" w:hAnsiTheme="minorHAnsi" w:cstheme="minorBidi"/>
                <w:noProof/>
                <w:color w:val="auto"/>
              </w:rPr>
              <w:tab/>
            </w:r>
            <w:r w:rsidRPr="00B40BBD" w:rsidDel="00B40BBD">
              <w:rPr>
                <w:noProof/>
                <w:rPrChange w:id="380" w:author="Seggelke, Klaus" w:date="2017-03-21T14:42:00Z">
                  <w:rPr>
                    <w:rStyle w:val="Hyperlink"/>
                  </w:rPr>
                </w:rPrChange>
              </w:rPr>
              <w:delText>VNF Package validation and certification by Service Provider</w:delText>
            </w:r>
            <w:r w:rsidDel="00B40BBD">
              <w:rPr>
                <w:noProof/>
                <w:webHidden/>
              </w:rPr>
              <w:tab/>
            </w:r>
          </w:del>
          <w:del w:id="381" w:author="Seggelke, Klaus" w:date="2017-03-21T10:30:00Z">
            <w:r w:rsidDel="00FA278F">
              <w:rPr>
                <w:noProof/>
                <w:webHidden/>
              </w:rPr>
              <w:delText>17</w:delText>
            </w:r>
          </w:del>
        </w:p>
        <w:p w:rsidR="00A57497" w:rsidDel="00B40BBD" w:rsidRDefault="00A57497">
          <w:pPr>
            <w:pStyle w:val="TOC3"/>
            <w:rPr>
              <w:del w:id="382" w:author="Seggelke, Klaus" w:date="2017-03-21T14:42:00Z"/>
              <w:rFonts w:asciiTheme="minorHAnsi" w:eastAsiaTheme="minorEastAsia" w:hAnsiTheme="minorHAnsi" w:cstheme="minorBidi"/>
              <w:noProof/>
              <w:color w:val="auto"/>
            </w:rPr>
          </w:pPr>
          <w:del w:id="383" w:author="Seggelke, Klaus" w:date="2017-03-21T14:42:00Z">
            <w:r w:rsidRPr="00B40BBD" w:rsidDel="00B40BBD">
              <w:rPr>
                <w:noProof/>
                <w:rPrChange w:id="384" w:author="Seggelke, Klaus" w:date="2017-03-21T14:42:00Z">
                  <w:rPr>
                    <w:rStyle w:val="Hyperlink"/>
                  </w:rPr>
                </w:rPrChange>
              </w:rPr>
              <w:delText>4.3.5</w:delText>
            </w:r>
            <w:r w:rsidDel="00B40BBD">
              <w:rPr>
                <w:rFonts w:asciiTheme="minorHAnsi" w:eastAsiaTheme="minorEastAsia" w:hAnsiTheme="minorHAnsi" w:cstheme="minorBidi"/>
                <w:noProof/>
                <w:color w:val="auto"/>
              </w:rPr>
              <w:tab/>
            </w:r>
            <w:r w:rsidRPr="00B40BBD" w:rsidDel="00B40BBD">
              <w:rPr>
                <w:noProof/>
                <w:rPrChange w:id="385" w:author="Seggelke, Klaus" w:date="2017-03-21T14:42:00Z">
                  <w:rPr>
                    <w:rStyle w:val="Hyperlink"/>
                  </w:rPr>
                </w:rPrChange>
              </w:rPr>
              <w:delText>VNF Install or Deployment</w:delText>
            </w:r>
            <w:r w:rsidDel="00B40BBD">
              <w:rPr>
                <w:noProof/>
                <w:webHidden/>
              </w:rPr>
              <w:tab/>
            </w:r>
          </w:del>
          <w:del w:id="386" w:author="Seggelke, Klaus" w:date="2017-03-21T10:30:00Z">
            <w:r w:rsidDel="00FA278F">
              <w:rPr>
                <w:noProof/>
                <w:webHidden/>
              </w:rPr>
              <w:delText>17</w:delText>
            </w:r>
          </w:del>
        </w:p>
        <w:p w:rsidR="00A57497" w:rsidDel="00B40BBD" w:rsidRDefault="00A57497">
          <w:pPr>
            <w:pStyle w:val="TOC1"/>
            <w:rPr>
              <w:del w:id="387" w:author="Seggelke, Klaus" w:date="2017-03-21T14:42:00Z"/>
              <w:rFonts w:asciiTheme="minorHAnsi" w:eastAsiaTheme="minorEastAsia" w:hAnsiTheme="minorHAnsi" w:cstheme="minorBidi"/>
              <w:color w:val="auto"/>
              <w:sz w:val="22"/>
              <w:szCs w:val="22"/>
            </w:rPr>
          </w:pPr>
          <w:del w:id="388" w:author="Seggelke, Klaus" w:date="2017-03-21T14:42:00Z">
            <w:r w:rsidRPr="00B40BBD" w:rsidDel="00B40BBD">
              <w:rPr>
                <w:rFonts w:cs="Arial"/>
                <w:sz w:val="22"/>
                <w:rPrChange w:id="389" w:author="Seggelke, Klaus" w:date="2017-03-21T14:42:00Z">
                  <w:rPr>
                    <w:rStyle w:val="Hyperlink"/>
                  </w:rPr>
                </w:rPrChange>
              </w:rPr>
              <w:delText>5</w:delText>
            </w:r>
            <w:r w:rsidDel="00B40BBD">
              <w:rPr>
                <w:rFonts w:asciiTheme="minorHAnsi" w:eastAsiaTheme="minorEastAsia" w:hAnsiTheme="minorHAnsi" w:cstheme="minorBidi"/>
                <w:color w:val="auto"/>
                <w:sz w:val="22"/>
                <w:szCs w:val="22"/>
              </w:rPr>
              <w:tab/>
            </w:r>
            <w:r w:rsidRPr="00B40BBD" w:rsidDel="00B40BBD">
              <w:rPr>
                <w:rFonts w:cs="Arial"/>
                <w:sz w:val="22"/>
                <w:rPrChange w:id="390" w:author="Seggelke, Klaus" w:date="2017-03-21T14:42:00Z">
                  <w:rPr>
                    <w:rStyle w:val="Hyperlink"/>
                  </w:rPr>
                </w:rPrChange>
              </w:rPr>
              <w:delText>Software Image Management</w:delText>
            </w:r>
            <w:r w:rsidDel="00B40BBD">
              <w:rPr>
                <w:webHidden/>
              </w:rPr>
              <w:tab/>
            </w:r>
          </w:del>
          <w:del w:id="391" w:author="Seggelke, Klaus" w:date="2017-03-21T10:30:00Z">
            <w:r w:rsidDel="00FA278F">
              <w:rPr>
                <w:webHidden/>
              </w:rPr>
              <w:delText>18</w:delText>
            </w:r>
          </w:del>
        </w:p>
        <w:p w:rsidR="00A57497" w:rsidDel="00B40BBD" w:rsidRDefault="00A57497">
          <w:pPr>
            <w:pStyle w:val="TOC1"/>
            <w:rPr>
              <w:del w:id="392" w:author="Seggelke, Klaus" w:date="2017-03-21T14:42:00Z"/>
              <w:rFonts w:asciiTheme="minorHAnsi" w:eastAsiaTheme="minorEastAsia" w:hAnsiTheme="minorHAnsi" w:cstheme="minorBidi"/>
              <w:color w:val="auto"/>
              <w:sz w:val="22"/>
              <w:szCs w:val="22"/>
            </w:rPr>
          </w:pPr>
          <w:del w:id="393" w:author="Seggelke, Klaus" w:date="2017-03-21T14:42:00Z">
            <w:r w:rsidRPr="00B40BBD" w:rsidDel="00B40BBD">
              <w:rPr>
                <w:rFonts w:cs="Arial"/>
                <w:sz w:val="22"/>
                <w:rPrChange w:id="394" w:author="Seggelke, Klaus" w:date="2017-03-21T14:42:00Z">
                  <w:rPr>
                    <w:rStyle w:val="Hyperlink"/>
                  </w:rPr>
                </w:rPrChange>
              </w:rPr>
              <w:delText>6</w:delText>
            </w:r>
            <w:r w:rsidDel="00B40BBD">
              <w:rPr>
                <w:rFonts w:asciiTheme="minorHAnsi" w:eastAsiaTheme="minorEastAsia" w:hAnsiTheme="minorHAnsi" w:cstheme="minorBidi"/>
                <w:color w:val="auto"/>
                <w:sz w:val="22"/>
                <w:szCs w:val="22"/>
              </w:rPr>
              <w:tab/>
            </w:r>
            <w:r w:rsidRPr="00B40BBD" w:rsidDel="00B40BBD">
              <w:rPr>
                <w:rFonts w:cs="Arial"/>
                <w:sz w:val="22"/>
                <w:rPrChange w:id="395" w:author="Seggelke, Klaus" w:date="2017-03-21T14:42:00Z">
                  <w:rPr>
                    <w:rStyle w:val="Hyperlink"/>
                  </w:rPr>
                </w:rPrChange>
              </w:rPr>
              <w:delText>Life-Cycle Management Information Retrieval</w:delText>
            </w:r>
            <w:r w:rsidDel="00B40BBD">
              <w:rPr>
                <w:webHidden/>
              </w:rPr>
              <w:tab/>
            </w:r>
          </w:del>
          <w:del w:id="396" w:author="Seggelke, Klaus" w:date="2017-03-21T10:30:00Z">
            <w:r w:rsidDel="00FA278F">
              <w:rPr>
                <w:webHidden/>
              </w:rPr>
              <w:delText>21</w:delText>
            </w:r>
          </w:del>
        </w:p>
        <w:p w:rsidR="00A57497" w:rsidDel="00B40BBD" w:rsidRDefault="00A57497">
          <w:pPr>
            <w:pStyle w:val="TOC1"/>
            <w:rPr>
              <w:del w:id="397" w:author="Seggelke, Klaus" w:date="2017-03-21T14:42:00Z"/>
              <w:rFonts w:asciiTheme="minorHAnsi" w:eastAsiaTheme="minorEastAsia" w:hAnsiTheme="minorHAnsi" w:cstheme="minorBidi"/>
              <w:color w:val="auto"/>
              <w:sz w:val="22"/>
              <w:szCs w:val="22"/>
            </w:rPr>
          </w:pPr>
          <w:del w:id="398" w:author="Seggelke, Klaus" w:date="2017-03-21T14:42:00Z">
            <w:r w:rsidRPr="00B40BBD" w:rsidDel="00B40BBD">
              <w:rPr>
                <w:rFonts w:cs="Arial"/>
                <w:sz w:val="22"/>
                <w:rPrChange w:id="399" w:author="Seggelke, Klaus" w:date="2017-03-21T14:42:00Z">
                  <w:rPr>
                    <w:rStyle w:val="Hyperlink"/>
                  </w:rPr>
                </w:rPrChange>
              </w:rPr>
              <w:delText>7</w:delText>
            </w:r>
            <w:r w:rsidDel="00B40BBD">
              <w:rPr>
                <w:rFonts w:asciiTheme="minorHAnsi" w:eastAsiaTheme="minorEastAsia" w:hAnsiTheme="minorHAnsi" w:cstheme="minorBidi"/>
                <w:color w:val="auto"/>
                <w:sz w:val="22"/>
                <w:szCs w:val="22"/>
              </w:rPr>
              <w:tab/>
            </w:r>
            <w:r w:rsidRPr="00B40BBD" w:rsidDel="00B40BBD">
              <w:rPr>
                <w:rFonts w:cs="Arial"/>
                <w:sz w:val="22"/>
                <w:rPrChange w:id="400" w:author="Seggelke, Klaus" w:date="2017-03-21T14:42:00Z">
                  <w:rPr>
                    <w:rStyle w:val="Hyperlink"/>
                  </w:rPr>
                </w:rPrChange>
              </w:rPr>
              <w:delText>Snapshot Management</w:delText>
            </w:r>
            <w:r w:rsidDel="00B40BBD">
              <w:rPr>
                <w:webHidden/>
              </w:rPr>
              <w:tab/>
            </w:r>
          </w:del>
          <w:del w:id="401" w:author="Seggelke, Klaus" w:date="2017-03-21T10:30:00Z">
            <w:r w:rsidDel="00FA278F">
              <w:rPr>
                <w:webHidden/>
              </w:rPr>
              <w:delText>21</w:delText>
            </w:r>
          </w:del>
        </w:p>
        <w:p w:rsidR="00A57497" w:rsidDel="00B40BBD" w:rsidRDefault="00A57497">
          <w:pPr>
            <w:pStyle w:val="TOC1"/>
            <w:rPr>
              <w:del w:id="402" w:author="Seggelke, Klaus" w:date="2017-03-21T14:42:00Z"/>
              <w:rFonts w:asciiTheme="minorHAnsi" w:eastAsiaTheme="minorEastAsia" w:hAnsiTheme="minorHAnsi" w:cstheme="minorBidi"/>
              <w:color w:val="auto"/>
              <w:sz w:val="22"/>
              <w:szCs w:val="22"/>
            </w:rPr>
          </w:pPr>
          <w:del w:id="403" w:author="Seggelke, Klaus" w:date="2017-03-21T14:42:00Z">
            <w:r w:rsidRPr="00B40BBD" w:rsidDel="00B40BBD">
              <w:rPr>
                <w:rFonts w:cs="Arial"/>
                <w:sz w:val="22"/>
                <w:rPrChange w:id="404" w:author="Seggelke, Klaus" w:date="2017-03-21T14:42:00Z">
                  <w:rPr>
                    <w:rStyle w:val="Hyperlink"/>
                  </w:rPr>
                </w:rPrChange>
              </w:rPr>
              <w:delText>8</w:delText>
            </w:r>
            <w:r w:rsidDel="00B40BBD">
              <w:rPr>
                <w:rFonts w:asciiTheme="minorHAnsi" w:eastAsiaTheme="minorEastAsia" w:hAnsiTheme="minorHAnsi" w:cstheme="minorBidi"/>
                <w:color w:val="auto"/>
                <w:sz w:val="22"/>
                <w:szCs w:val="22"/>
              </w:rPr>
              <w:tab/>
            </w:r>
            <w:r w:rsidRPr="00B40BBD" w:rsidDel="00B40BBD">
              <w:rPr>
                <w:rFonts w:cs="Arial"/>
                <w:sz w:val="22"/>
                <w:rPrChange w:id="405" w:author="Seggelke, Klaus" w:date="2017-03-21T14:42:00Z">
                  <w:rPr>
                    <w:rStyle w:val="Hyperlink"/>
                  </w:rPr>
                </w:rPrChange>
              </w:rPr>
              <w:delText>VNF Descriptor</w:delText>
            </w:r>
            <w:r w:rsidDel="00B40BBD">
              <w:rPr>
                <w:webHidden/>
              </w:rPr>
              <w:tab/>
            </w:r>
          </w:del>
          <w:del w:id="406" w:author="Seggelke, Klaus" w:date="2017-03-21T10:30:00Z">
            <w:r w:rsidDel="00FA278F">
              <w:rPr>
                <w:webHidden/>
              </w:rPr>
              <w:delText>25</w:delText>
            </w:r>
          </w:del>
        </w:p>
        <w:p w:rsidR="00A57497" w:rsidDel="00B40BBD" w:rsidRDefault="00A57497">
          <w:pPr>
            <w:pStyle w:val="TOC2"/>
            <w:tabs>
              <w:tab w:val="left" w:pos="800"/>
            </w:tabs>
            <w:rPr>
              <w:del w:id="407" w:author="Seggelke, Klaus" w:date="2017-03-21T14:42:00Z"/>
              <w:rFonts w:asciiTheme="minorHAnsi" w:eastAsiaTheme="minorEastAsia" w:hAnsiTheme="minorHAnsi" w:cstheme="minorBidi"/>
              <w:color w:val="auto"/>
              <w:sz w:val="22"/>
              <w:szCs w:val="22"/>
            </w:rPr>
          </w:pPr>
          <w:del w:id="408" w:author="Seggelke, Klaus" w:date="2017-03-21T14:42:00Z">
            <w:r w:rsidRPr="00B40BBD" w:rsidDel="00B40BBD">
              <w:rPr>
                <w:rFonts w:cs="Arial"/>
                <w:sz w:val="22"/>
                <w:rPrChange w:id="409" w:author="Seggelke, Klaus" w:date="2017-03-21T14:42:00Z">
                  <w:rPr>
                    <w:rStyle w:val="Hyperlink"/>
                  </w:rPr>
                </w:rPrChange>
              </w:rPr>
              <w:delText>8.1</w:delText>
            </w:r>
            <w:r w:rsidDel="00B40BBD">
              <w:rPr>
                <w:rFonts w:asciiTheme="minorHAnsi" w:eastAsiaTheme="minorEastAsia" w:hAnsiTheme="minorHAnsi" w:cstheme="minorBidi"/>
                <w:color w:val="auto"/>
                <w:sz w:val="22"/>
                <w:szCs w:val="22"/>
              </w:rPr>
              <w:tab/>
            </w:r>
            <w:r w:rsidRPr="00B40BBD" w:rsidDel="00B40BBD">
              <w:rPr>
                <w:rFonts w:cs="Arial"/>
                <w:sz w:val="22"/>
                <w:rPrChange w:id="410" w:author="Seggelke, Klaus" w:date="2017-03-21T14:42:00Z">
                  <w:rPr>
                    <w:rStyle w:val="Hyperlink"/>
                  </w:rPr>
                </w:rPrChange>
              </w:rPr>
              <w:delText>VNFD Base Unit</w:delText>
            </w:r>
            <w:r w:rsidDel="00B40BBD">
              <w:rPr>
                <w:webHidden/>
              </w:rPr>
              <w:tab/>
            </w:r>
          </w:del>
          <w:del w:id="411" w:author="Seggelke, Klaus" w:date="2017-03-21T10:30:00Z">
            <w:r w:rsidDel="00FA278F">
              <w:rPr>
                <w:webHidden/>
              </w:rPr>
              <w:delText>28</w:delText>
            </w:r>
          </w:del>
        </w:p>
        <w:p w:rsidR="00A57497" w:rsidDel="00B40BBD" w:rsidRDefault="00A57497">
          <w:pPr>
            <w:pStyle w:val="TOC2"/>
            <w:tabs>
              <w:tab w:val="left" w:pos="800"/>
            </w:tabs>
            <w:rPr>
              <w:del w:id="412" w:author="Seggelke, Klaus" w:date="2017-03-21T14:42:00Z"/>
              <w:rFonts w:asciiTheme="minorHAnsi" w:eastAsiaTheme="minorEastAsia" w:hAnsiTheme="minorHAnsi" w:cstheme="minorBidi"/>
              <w:color w:val="auto"/>
              <w:sz w:val="22"/>
              <w:szCs w:val="22"/>
            </w:rPr>
          </w:pPr>
          <w:del w:id="413" w:author="Seggelke, Klaus" w:date="2017-03-21T14:42:00Z">
            <w:r w:rsidRPr="00B40BBD" w:rsidDel="00B40BBD">
              <w:rPr>
                <w:rFonts w:cs="Arial"/>
                <w:sz w:val="22"/>
                <w:rPrChange w:id="414" w:author="Seggelke, Klaus" w:date="2017-03-21T14:42:00Z">
                  <w:rPr>
                    <w:rStyle w:val="Hyperlink"/>
                  </w:rPr>
                </w:rPrChange>
              </w:rPr>
              <w:delText>8.2</w:delText>
            </w:r>
            <w:r w:rsidDel="00B40BBD">
              <w:rPr>
                <w:rFonts w:asciiTheme="minorHAnsi" w:eastAsiaTheme="minorEastAsia" w:hAnsiTheme="minorHAnsi" w:cstheme="minorBidi"/>
                <w:color w:val="auto"/>
                <w:sz w:val="22"/>
                <w:szCs w:val="22"/>
              </w:rPr>
              <w:tab/>
            </w:r>
            <w:r w:rsidRPr="00B40BBD" w:rsidDel="00B40BBD">
              <w:rPr>
                <w:rFonts w:cs="Arial"/>
                <w:sz w:val="22"/>
                <w:rPrChange w:id="415" w:author="Seggelke, Klaus" w:date="2017-03-21T14:42:00Z">
                  <w:rPr>
                    <w:rStyle w:val="Hyperlink"/>
                  </w:rPr>
                </w:rPrChange>
              </w:rPr>
              <w:delText>VNFD Virtual Deployment Unit (VDU)</w:delText>
            </w:r>
            <w:r w:rsidDel="00B40BBD">
              <w:rPr>
                <w:webHidden/>
              </w:rPr>
              <w:tab/>
            </w:r>
          </w:del>
          <w:del w:id="416" w:author="Seggelke, Klaus" w:date="2017-03-21T10:30:00Z">
            <w:r w:rsidDel="00FA278F">
              <w:rPr>
                <w:webHidden/>
              </w:rPr>
              <w:delText>30</w:delText>
            </w:r>
          </w:del>
        </w:p>
        <w:p w:rsidR="00A57497" w:rsidDel="00B40BBD" w:rsidRDefault="00A57497">
          <w:pPr>
            <w:pStyle w:val="TOC3"/>
            <w:rPr>
              <w:del w:id="417" w:author="Seggelke, Klaus" w:date="2017-03-21T14:42:00Z"/>
              <w:rFonts w:asciiTheme="minorHAnsi" w:eastAsiaTheme="minorEastAsia" w:hAnsiTheme="minorHAnsi" w:cstheme="minorBidi"/>
              <w:noProof/>
              <w:color w:val="auto"/>
            </w:rPr>
          </w:pPr>
          <w:del w:id="418" w:author="Seggelke, Klaus" w:date="2017-03-21T14:42:00Z">
            <w:r w:rsidRPr="00B40BBD" w:rsidDel="00B40BBD">
              <w:rPr>
                <w:noProof/>
                <w:rPrChange w:id="419" w:author="Seggelke, Klaus" w:date="2017-03-21T14:42:00Z">
                  <w:rPr>
                    <w:rStyle w:val="Hyperlink"/>
                  </w:rPr>
                </w:rPrChange>
              </w:rPr>
              <w:delText>8.2.1</w:delText>
            </w:r>
            <w:r w:rsidDel="00B40BBD">
              <w:rPr>
                <w:rFonts w:asciiTheme="minorHAnsi" w:eastAsiaTheme="minorEastAsia" w:hAnsiTheme="minorHAnsi" w:cstheme="minorBidi"/>
                <w:noProof/>
                <w:color w:val="auto"/>
              </w:rPr>
              <w:tab/>
            </w:r>
            <w:r w:rsidRPr="00B40BBD" w:rsidDel="00B40BBD">
              <w:rPr>
                <w:noProof/>
                <w:rPrChange w:id="420" w:author="Seggelke, Klaus" w:date="2017-03-21T14:42:00Z">
                  <w:rPr>
                    <w:rStyle w:val="Hyperlink"/>
                  </w:rPr>
                </w:rPrChange>
              </w:rPr>
              <w:delText>VNFD:VDU Base Unit</w:delText>
            </w:r>
            <w:r w:rsidDel="00B40BBD">
              <w:rPr>
                <w:noProof/>
                <w:webHidden/>
              </w:rPr>
              <w:tab/>
            </w:r>
          </w:del>
          <w:del w:id="421" w:author="Seggelke, Klaus" w:date="2017-03-21T10:30:00Z">
            <w:r w:rsidDel="00FA278F">
              <w:rPr>
                <w:noProof/>
                <w:webHidden/>
              </w:rPr>
              <w:delText>30</w:delText>
            </w:r>
          </w:del>
        </w:p>
        <w:p w:rsidR="00A57497" w:rsidDel="00B40BBD" w:rsidRDefault="00A57497">
          <w:pPr>
            <w:pStyle w:val="TOC3"/>
            <w:rPr>
              <w:del w:id="422" w:author="Seggelke, Klaus" w:date="2017-03-21T14:42:00Z"/>
              <w:rFonts w:asciiTheme="minorHAnsi" w:eastAsiaTheme="minorEastAsia" w:hAnsiTheme="minorHAnsi" w:cstheme="minorBidi"/>
              <w:noProof/>
              <w:color w:val="auto"/>
            </w:rPr>
          </w:pPr>
          <w:del w:id="423" w:author="Seggelke, Klaus" w:date="2017-03-21T14:42:00Z">
            <w:r w:rsidRPr="00B40BBD" w:rsidDel="00B40BBD">
              <w:rPr>
                <w:noProof/>
                <w:rPrChange w:id="424" w:author="Seggelke, Klaus" w:date="2017-03-21T14:42:00Z">
                  <w:rPr>
                    <w:rStyle w:val="Hyperlink"/>
                  </w:rPr>
                </w:rPrChange>
              </w:rPr>
              <w:delText>8.2.2</w:delText>
            </w:r>
            <w:r w:rsidDel="00B40BBD">
              <w:rPr>
                <w:rFonts w:asciiTheme="minorHAnsi" w:eastAsiaTheme="minorEastAsia" w:hAnsiTheme="minorHAnsi" w:cstheme="minorBidi"/>
                <w:noProof/>
                <w:color w:val="auto"/>
              </w:rPr>
              <w:tab/>
            </w:r>
            <w:r w:rsidRPr="00B40BBD" w:rsidDel="00B40BBD">
              <w:rPr>
                <w:noProof/>
                <w:rPrChange w:id="425" w:author="Seggelke, Klaus" w:date="2017-03-21T14:42:00Z">
                  <w:rPr>
                    <w:rStyle w:val="Hyperlink"/>
                  </w:rPr>
                </w:rPrChange>
              </w:rPr>
              <w:delText>VNFD:VDU VNFC Elements</w:delText>
            </w:r>
            <w:r w:rsidDel="00B40BBD">
              <w:rPr>
                <w:noProof/>
                <w:webHidden/>
              </w:rPr>
              <w:tab/>
            </w:r>
          </w:del>
          <w:del w:id="426" w:author="Seggelke, Klaus" w:date="2017-03-21T10:30:00Z">
            <w:r w:rsidDel="00FA278F">
              <w:rPr>
                <w:noProof/>
                <w:webHidden/>
              </w:rPr>
              <w:delText>32</w:delText>
            </w:r>
          </w:del>
        </w:p>
        <w:p w:rsidR="00A57497" w:rsidDel="00B40BBD" w:rsidRDefault="00A57497">
          <w:pPr>
            <w:pStyle w:val="TOC3"/>
            <w:rPr>
              <w:del w:id="427" w:author="Seggelke, Klaus" w:date="2017-03-21T14:42:00Z"/>
              <w:rFonts w:asciiTheme="minorHAnsi" w:eastAsiaTheme="minorEastAsia" w:hAnsiTheme="minorHAnsi" w:cstheme="minorBidi"/>
              <w:noProof/>
              <w:color w:val="auto"/>
            </w:rPr>
          </w:pPr>
          <w:del w:id="428" w:author="Seggelke, Klaus" w:date="2017-03-21T14:42:00Z">
            <w:r w:rsidRPr="00B40BBD" w:rsidDel="00B40BBD">
              <w:rPr>
                <w:noProof/>
                <w:rPrChange w:id="429" w:author="Seggelke, Klaus" w:date="2017-03-21T14:42:00Z">
                  <w:rPr>
                    <w:rStyle w:val="Hyperlink"/>
                  </w:rPr>
                </w:rPrChange>
              </w:rPr>
              <w:delText>8.2.3</w:delText>
            </w:r>
            <w:r w:rsidDel="00B40BBD">
              <w:rPr>
                <w:rFonts w:asciiTheme="minorHAnsi" w:eastAsiaTheme="minorEastAsia" w:hAnsiTheme="minorHAnsi" w:cstheme="minorBidi"/>
                <w:noProof/>
                <w:color w:val="auto"/>
              </w:rPr>
              <w:tab/>
            </w:r>
            <w:r w:rsidRPr="00B40BBD" w:rsidDel="00B40BBD">
              <w:rPr>
                <w:noProof/>
                <w:rPrChange w:id="430" w:author="Seggelke, Klaus" w:date="2017-03-21T14:42:00Z">
                  <w:rPr>
                    <w:rStyle w:val="Hyperlink"/>
                  </w:rPr>
                </w:rPrChange>
              </w:rPr>
              <w:delText>VNFD:VDU CPU</w:delText>
            </w:r>
            <w:r w:rsidDel="00B40BBD">
              <w:rPr>
                <w:noProof/>
                <w:webHidden/>
              </w:rPr>
              <w:tab/>
            </w:r>
          </w:del>
          <w:del w:id="431" w:author="Seggelke, Klaus" w:date="2017-03-21T10:30:00Z">
            <w:r w:rsidDel="00FA278F">
              <w:rPr>
                <w:noProof/>
                <w:webHidden/>
              </w:rPr>
              <w:delText>32</w:delText>
            </w:r>
          </w:del>
        </w:p>
        <w:p w:rsidR="00A57497" w:rsidDel="00B40BBD" w:rsidRDefault="00A57497">
          <w:pPr>
            <w:pStyle w:val="TOC3"/>
            <w:rPr>
              <w:del w:id="432" w:author="Seggelke, Klaus" w:date="2017-03-21T14:42:00Z"/>
              <w:rFonts w:asciiTheme="minorHAnsi" w:eastAsiaTheme="minorEastAsia" w:hAnsiTheme="minorHAnsi" w:cstheme="minorBidi"/>
              <w:noProof/>
              <w:color w:val="auto"/>
            </w:rPr>
          </w:pPr>
          <w:del w:id="433" w:author="Seggelke, Klaus" w:date="2017-03-21T14:42:00Z">
            <w:r w:rsidRPr="00B40BBD" w:rsidDel="00B40BBD">
              <w:rPr>
                <w:noProof/>
                <w:rPrChange w:id="434" w:author="Seggelke, Klaus" w:date="2017-03-21T14:42:00Z">
                  <w:rPr>
                    <w:rStyle w:val="Hyperlink"/>
                  </w:rPr>
                </w:rPrChange>
              </w:rPr>
              <w:delText>8.2.4</w:delText>
            </w:r>
            <w:r w:rsidDel="00B40BBD">
              <w:rPr>
                <w:rFonts w:asciiTheme="minorHAnsi" w:eastAsiaTheme="minorEastAsia" w:hAnsiTheme="minorHAnsi" w:cstheme="minorBidi"/>
                <w:noProof/>
                <w:color w:val="auto"/>
              </w:rPr>
              <w:tab/>
            </w:r>
            <w:r w:rsidRPr="00B40BBD" w:rsidDel="00B40BBD">
              <w:rPr>
                <w:noProof/>
                <w:rPrChange w:id="435" w:author="Seggelke, Klaus" w:date="2017-03-21T14:42:00Z">
                  <w:rPr>
                    <w:rStyle w:val="Hyperlink"/>
                  </w:rPr>
                </w:rPrChange>
              </w:rPr>
              <w:delText>VNFD:VDU Memory</w:delText>
            </w:r>
            <w:r w:rsidDel="00B40BBD">
              <w:rPr>
                <w:noProof/>
                <w:webHidden/>
              </w:rPr>
              <w:tab/>
            </w:r>
          </w:del>
          <w:del w:id="436" w:author="Seggelke, Klaus" w:date="2017-03-21T10:30:00Z">
            <w:r w:rsidDel="00FA278F">
              <w:rPr>
                <w:noProof/>
                <w:webHidden/>
              </w:rPr>
              <w:delText>34</w:delText>
            </w:r>
          </w:del>
        </w:p>
        <w:p w:rsidR="00A57497" w:rsidDel="00B40BBD" w:rsidRDefault="00A57497">
          <w:pPr>
            <w:pStyle w:val="TOC3"/>
            <w:rPr>
              <w:del w:id="437" w:author="Seggelke, Klaus" w:date="2017-03-21T14:42:00Z"/>
              <w:rFonts w:asciiTheme="minorHAnsi" w:eastAsiaTheme="minorEastAsia" w:hAnsiTheme="minorHAnsi" w:cstheme="minorBidi"/>
              <w:noProof/>
              <w:color w:val="auto"/>
            </w:rPr>
          </w:pPr>
          <w:del w:id="438" w:author="Seggelke, Klaus" w:date="2017-03-21T14:42:00Z">
            <w:r w:rsidRPr="00B40BBD" w:rsidDel="00B40BBD">
              <w:rPr>
                <w:noProof/>
                <w:rPrChange w:id="439" w:author="Seggelke, Klaus" w:date="2017-03-21T14:42:00Z">
                  <w:rPr>
                    <w:rStyle w:val="Hyperlink"/>
                  </w:rPr>
                </w:rPrChange>
              </w:rPr>
              <w:delText>8.2.5</w:delText>
            </w:r>
            <w:r w:rsidDel="00B40BBD">
              <w:rPr>
                <w:rFonts w:asciiTheme="minorHAnsi" w:eastAsiaTheme="minorEastAsia" w:hAnsiTheme="minorHAnsi" w:cstheme="minorBidi"/>
                <w:noProof/>
                <w:color w:val="auto"/>
              </w:rPr>
              <w:tab/>
            </w:r>
            <w:r w:rsidRPr="00B40BBD" w:rsidDel="00B40BBD">
              <w:rPr>
                <w:noProof/>
                <w:rPrChange w:id="440" w:author="Seggelke, Klaus" w:date="2017-03-21T14:42:00Z">
                  <w:rPr>
                    <w:rStyle w:val="Hyperlink"/>
                  </w:rPr>
                </w:rPrChange>
              </w:rPr>
              <w:delText>VNFD:VDU Security</w:delText>
            </w:r>
            <w:r w:rsidDel="00B40BBD">
              <w:rPr>
                <w:noProof/>
                <w:webHidden/>
              </w:rPr>
              <w:tab/>
            </w:r>
          </w:del>
          <w:del w:id="441" w:author="Seggelke, Klaus" w:date="2017-03-21T10:30:00Z">
            <w:r w:rsidDel="00FA278F">
              <w:rPr>
                <w:noProof/>
                <w:webHidden/>
              </w:rPr>
              <w:delText>35</w:delText>
            </w:r>
          </w:del>
        </w:p>
        <w:p w:rsidR="00A57497" w:rsidDel="00B40BBD" w:rsidRDefault="00A57497">
          <w:pPr>
            <w:pStyle w:val="TOC3"/>
            <w:rPr>
              <w:del w:id="442" w:author="Seggelke, Klaus" w:date="2017-03-21T14:42:00Z"/>
              <w:rFonts w:asciiTheme="minorHAnsi" w:eastAsiaTheme="minorEastAsia" w:hAnsiTheme="minorHAnsi" w:cstheme="minorBidi"/>
              <w:noProof/>
              <w:color w:val="auto"/>
            </w:rPr>
          </w:pPr>
          <w:del w:id="443" w:author="Seggelke, Klaus" w:date="2017-03-21T14:42:00Z">
            <w:r w:rsidRPr="00B40BBD" w:rsidDel="00B40BBD">
              <w:rPr>
                <w:noProof/>
                <w:rPrChange w:id="444" w:author="Seggelke, Klaus" w:date="2017-03-21T14:42:00Z">
                  <w:rPr>
                    <w:rStyle w:val="Hyperlink"/>
                  </w:rPr>
                </w:rPrChange>
              </w:rPr>
              <w:delText>8.2.6</w:delText>
            </w:r>
            <w:r w:rsidDel="00B40BBD">
              <w:rPr>
                <w:rFonts w:asciiTheme="minorHAnsi" w:eastAsiaTheme="minorEastAsia" w:hAnsiTheme="minorHAnsi" w:cstheme="minorBidi"/>
                <w:noProof/>
                <w:color w:val="auto"/>
              </w:rPr>
              <w:tab/>
            </w:r>
            <w:r w:rsidRPr="00B40BBD" w:rsidDel="00B40BBD">
              <w:rPr>
                <w:noProof/>
                <w:rPrChange w:id="445" w:author="Seggelke, Klaus" w:date="2017-03-21T14:42:00Z">
                  <w:rPr>
                    <w:rStyle w:val="Hyperlink"/>
                  </w:rPr>
                </w:rPrChange>
              </w:rPr>
              <w:delText>VNFD:VDU HyperVisor</w:delText>
            </w:r>
            <w:r w:rsidDel="00B40BBD">
              <w:rPr>
                <w:noProof/>
                <w:webHidden/>
              </w:rPr>
              <w:tab/>
            </w:r>
          </w:del>
          <w:del w:id="446" w:author="Seggelke, Klaus" w:date="2017-03-21T10:30:00Z">
            <w:r w:rsidDel="00FA278F">
              <w:rPr>
                <w:noProof/>
                <w:webHidden/>
              </w:rPr>
              <w:delText>35</w:delText>
            </w:r>
          </w:del>
        </w:p>
        <w:p w:rsidR="00A57497" w:rsidDel="00B40BBD" w:rsidRDefault="00A57497">
          <w:pPr>
            <w:pStyle w:val="TOC3"/>
            <w:rPr>
              <w:del w:id="447" w:author="Seggelke, Klaus" w:date="2017-03-21T14:42:00Z"/>
              <w:rFonts w:asciiTheme="minorHAnsi" w:eastAsiaTheme="minorEastAsia" w:hAnsiTheme="minorHAnsi" w:cstheme="minorBidi"/>
              <w:noProof/>
              <w:color w:val="auto"/>
            </w:rPr>
          </w:pPr>
          <w:del w:id="448" w:author="Seggelke, Klaus" w:date="2017-03-21T14:42:00Z">
            <w:r w:rsidRPr="00B40BBD" w:rsidDel="00B40BBD">
              <w:rPr>
                <w:noProof/>
                <w:rPrChange w:id="449" w:author="Seggelke, Klaus" w:date="2017-03-21T14:42:00Z">
                  <w:rPr>
                    <w:rStyle w:val="Hyperlink"/>
                  </w:rPr>
                </w:rPrChange>
              </w:rPr>
              <w:delText>8.2.7</w:delText>
            </w:r>
            <w:r w:rsidDel="00B40BBD">
              <w:rPr>
                <w:rFonts w:asciiTheme="minorHAnsi" w:eastAsiaTheme="minorEastAsia" w:hAnsiTheme="minorHAnsi" w:cstheme="minorBidi"/>
                <w:noProof/>
                <w:color w:val="auto"/>
              </w:rPr>
              <w:tab/>
            </w:r>
            <w:r w:rsidRPr="00B40BBD" w:rsidDel="00B40BBD">
              <w:rPr>
                <w:noProof/>
                <w:rPrChange w:id="450" w:author="Seggelke, Klaus" w:date="2017-03-21T14:42:00Z">
                  <w:rPr>
                    <w:rStyle w:val="Hyperlink"/>
                  </w:rPr>
                </w:rPrChange>
              </w:rPr>
              <w:delText>VNFD:VDU Network Elements</w:delText>
            </w:r>
            <w:r w:rsidDel="00B40BBD">
              <w:rPr>
                <w:noProof/>
                <w:webHidden/>
              </w:rPr>
              <w:tab/>
            </w:r>
          </w:del>
          <w:del w:id="451" w:author="Seggelke, Klaus" w:date="2017-03-21T10:30:00Z">
            <w:r w:rsidDel="00FA278F">
              <w:rPr>
                <w:noProof/>
                <w:webHidden/>
              </w:rPr>
              <w:delText>36</w:delText>
            </w:r>
          </w:del>
        </w:p>
        <w:p w:rsidR="00A57497" w:rsidDel="00B40BBD" w:rsidRDefault="00A57497">
          <w:pPr>
            <w:pStyle w:val="TOC3"/>
            <w:rPr>
              <w:del w:id="452" w:author="Seggelke, Klaus" w:date="2017-03-21T14:42:00Z"/>
              <w:rFonts w:asciiTheme="minorHAnsi" w:eastAsiaTheme="minorEastAsia" w:hAnsiTheme="minorHAnsi" w:cstheme="minorBidi"/>
              <w:noProof/>
              <w:color w:val="auto"/>
            </w:rPr>
          </w:pPr>
          <w:del w:id="453" w:author="Seggelke, Klaus" w:date="2017-03-21T14:42:00Z">
            <w:r w:rsidRPr="00B40BBD" w:rsidDel="00B40BBD">
              <w:rPr>
                <w:noProof/>
                <w:rPrChange w:id="454" w:author="Seggelke, Klaus" w:date="2017-03-21T14:42:00Z">
                  <w:rPr>
                    <w:rStyle w:val="Hyperlink"/>
                  </w:rPr>
                </w:rPrChange>
              </w:rPr>
              <w:delText>8.2.8</w:delText>
            </w:r>
            <w:r w:rsidDel="00B40BBD">
              <w:rPr>
                <w:rFonts w:asciiTheme="minorHAnsi" w:eastAsiaTheme="minorEastAsia" w:hAnsiTheme="minorHAnsi" w:cstheme="minorBidi"/>
                <w:noProof/>
                <w:color w:val="auto"/>
              </w:rPr>
              <w:tab/>
            </w:r>
            <w:r w:rsidRPr="00B40BBD" w:rsidDel="00B40BBD">
              <w:rPr>
                <w:noProof/>
                <w:rPrChange w:id="455" w:author="Seggelke, Klaus" w:date="2017-03-21T14:42:00Z">
                  <w:rPr>
                    <w:rStyle w:val="Hyperlink"/>
                  </w:rPr>
                </w:rPrChange>
              </w:rPr>
              <w:delText>VNFD:VDU Virtual Switches</w:delText>
            </w:r>
            <w:r w:rsidDel="00B40BBD">
              <w:rPr>
                <w:noProof/>
                <w:webHidden/>
              </w:rPr>
              <w:tab/>
            </w:r>
          </w:del>
          <w:del w:id="456" w:author="Seggelke, Klaus" w:date="2017-03-21T10:30:00Z">
            <w:r w:rsidDel="00FA278F">
              <w:rPr>
                <w:noProof/>
                <w:webHidden/>
              </w:rPr>
              <w:delText>37</w:delText>
            </w:r>
          </w:del>
        </w:p>
        <w:p w:rsidR="00A57497" w:rsidDel="00B40BBD" w:rsidRDefault="00A57497">
          <w:pPr>
            <w:pStyle w:val="TOC3"/>
            <w:rPr>
              <w:del w:id="457" w:author="Seggelke, Klaus" w:date="2017-03-21T14:42:00Z"/>
              <w:rFonts w:asciiTheme="minorHAnsi" w:eastAsiaTheme="minorEastAsia" w:hAnsiTheme="minorHAnsi" w:cstheme="minorBidi"/>
              <w:noProof/>
              <w:color w:val="auto"/>
            </w:rPr>
          </w:pPr>
          <w:del w:id="458" w:author="Seggelke, Klaus" w:date="2017-03-21T14:42:00Z">
            <w:r w:rsidRPr="00B40BBD" w:rsidDel="00B40BBD">
              <w:rPr>
                <w:noProof/>
                <w:rPrChange w:id="459" w:author="Seggelke, Klaus" w:date="2017-03-21T14:42:00Z">
                  <w:rPr>
                    <w:rStyle w:val="Hyperlink"/>
                  </w:rPr>
                </w:rPrChange>
              </w:rPr>
              <w:delText>8.2.9</w:delText>
            </w:r>
            <w:r w:rsidDel="00B40BBD">
              <w:rPr>
                <w:rFonts w:asciiTheme="minorHAnsi" w:eastAsiaTheme="minorEastAsia" w:hAnsiTheme="minorHAnsi" w:cstheme="minorBidi"/>
                <w:noProof/>
                <w:color w:val="auto"/>
              </w:rPr>
              <w:tab/>
            </w:r>
            <w:r w:rsidRPr="00B40BBD" w:rsidDel="00B40BBD">
              <w:rPr>
                <w:noProof/>
                <w:rPrChange w:id="460" w:author="Seggelke, Klaus" w:date="2017-03-21T14:42:00Z">
                  <w:rPr>
                    <w:rStyle w:val="Hyperlink"/>
                  </w:rPr>
                </w:rPrChange>
              </w:rPr>
              <w:delText>VNFD:VDU General Reliability and Availability</w:delText>
            </w:r>
            <w:r w:rsidDel="00B40BBD">
              <w:rPr>
                <w:noProof/>
                <w:webHidden/>
              </w:rPr>
              <w:tab/>
            </w:r>
          </w:del>
          <w:del w:id="461" w:author="Seggelke, Klaus" w:date="2017-03-21T10:30:00Z">
            <w:r w:rsidDel="00FA278F">
              <w:rPr>
                <w:noProof/>
                <w:webHidden/>
              </w:rPr>
              <w:delText>37</w:delText>
            </w:r>
          </w:del>
        </w:p>
        <w:p w:rsidR="00A57497" w:rsidDel="00B40BBD" w:rsidRDefault="00A57497">
          <w:pPr>
            <w:pStyle w:val="TOC3"/>
            <w:rPr>
              <w:del w:id="462" w:author="Seggelke, Klaus" w:date="2017-03-21T14:42:00Z"/>
              <w:rFonts w:asciiTheme="minorHAnsi" w:eastAsiaTheme="minorEastAsia" w:hAnsiTheme="minorHAnsi" w:cstheme="minorBidi"/>
              <w:noProof/>
              <w:color w:val="auto"/>
            </w:rPr>
          </w:pPr>
          <w:del w:id="463" w:author="Seggelke, Klaus" w:date="2017-03-21T14:42:00Z">
            <w:r w:rsidRPr="00B40BBD" w:rsidDel="00B40BBD">
              <w:rPr>
                <w:noProof/>
                <w:rPrChange w:id="464" w:author="Seggelke, Klaus" w:date="2017-03-21T14:42:00Z">
                  <w:rPr>
                    <w:rStyle w:val="Hyperlink"/>
                  </w:rPr>
                </w:rPrChange>
              </w:rPr>
              <w:delText>8.2.10</w:delText>
            </w:r>
            <w:r w:rsidDel="00B40BBD">
              <w:rPr>
                <w:rFonts w:asciiTheme="minorHAnsi" w:eastAsiaTheme="minorEastAsia" w:hAnsiTheme="minorHAnsi" w:cstheme="minorBidi"/>
                <w:noProof/>
                <w:color w:val="auto"/>
              </w:rPr>
              <w:tab/>
            </w:r>
            <w:r w:rsidRPr="00B40BBD" w:rsidDel="00B40BBD">
              <w:rPr>
                <w:noProof/>
                <w:rPrChange w:id="465" w:author="Seggelke, Klaus" w:date="2017-03-21T14:42:00Z">
                  <w:rPr>
                    <w:rStyle w:val="Hyperlink"/>
                  </w:rPr>
                </w:rPrChange>
              </w:rPr>
              <w:delText>VNFD:VDU Storage</w:delText>
            </w:r>
            <w:r w:rsidDel="00B40BBD">
              <w:rPr>
                <w:noProof/>
                <w:webHidden/>
              </w:rPr>
              <w:tab/>
            </w:r>
          </w:del>
          <w:del w:id="466" w:author="Seggelke, Klaus" w:date="2017-03-21T10:30:00Z">
            <w:r w:rsidDel="00FA278F">
              <w:rPr>
                <w:noProof/>
                <w:webHidden/>
              </w:rPr>
              <w:delText>38</w:delText>
            </w:r>
          </w:del>
        </w:p>
        <w:p w:rsidR="00A57497" w:rsidDel="00B40BBD" w:rsidRDefault="00A57497">
          <w:pPr>
            <w:pStyle w:val="TOC2"/>
            <w:tabs>
              <w:tab w:val="left" w:pos="800"/>
            </w:tabs>
            <w:rPr>
              <w:del w:id="467" w:author="Seggelke, Klaus" w:date="2017-03-21T14:42:00Z"/>
              <w:rFonts w:asciiTheme="minorHAnsi" w:eastAsiaTheme="minorEastAsia" w:hAnsiTheme="minorHAnsi" w:cstheme="minorBidi"/>
              <w:color w:val="auto"/>
              <w:sz w:val="22"/>
              <w:szCs w:val="22"/>
            </w:rPr>
          </w:pPr>
          <w:del w:id="468" w:author="Seggelke, Klaus" w:date="2017-03-21T14:42:00Z">
            <w:r w:rsidRPr="00B40BBD" w:rsidDel="00B40BBD">
              <w:rPr>
                <w:rFonts w:cs="Arial"/>
                <w:sz w:val="22"/>
                <w:rPrChange w:id="469" w:author="Seggelke, Klaus" w:date="2017-03-21T14:42:00Z">
                  <w:rPr>
                    <w:rStyle w:val="Hyperlink"/>
                  </w:rPr>
                </w:rPrChange>
              </w:rPr>
              <w:delText>8.3</w:delText>
            </w:r>
            <w:r w:rsidDel="00B40BBD">
              <w:rPr>
                <w:rFonts w:asciiTheme="minorHAnsi" w:eastAsiaTheme="minorEastAsia" w:hAnsiTheme="minorHAnsi" w:cstheme="minorBidi"/>
                <w:color w:val="auto"/>
                <w:sz w:val="22"/>
                <w:szCs w:val="22"/>
              </w:rPr>
              <w:tab/>
            </w:r>
            <w:r w:rsidRPr="00B40BBD" w:rsidDel="00B40BBD">
              <w:rPr>
                <w:rFonts w:cs="Arial"/>
                <w:sz w:val="22"/>
                <w:rPrChange w:id="470" w:author="Seggelke, Klaus" w:date="2017-03-21T14:42:00Z">
                  <w:rPr>
                    <w:rStyle w:val="Hyperlink"/>
                  </w:rPr>
                </w:rPrChange>
              </w:rPr>
              <w:delText>VNFD Virtual Link</w:delText>
            </w:r>
            <w:r w:rsidDel="00B40BBD">
              <w:rPr>
                <w:webHidden/>
              </w:rPr>
              <w:tab/>
            </w:r>
          </w:del>
          <w:del w:id="471" w:author="Seggelke, Klaus" w:date="2017-03-21T10:30:00Z">
            <w:r w:rsidDel="00FA278F">
              <w:rPr>
                <w:webHidden/>
              </w:rPr>
              <w:delText>38</w:delText>
            </w:r>
          </w:del>
        </w:p>
        <w:p w:rsidR="00A57497" w:rsidDel="00B40BBD" w:rsidRDefault="00A57497">
          <w:pPr>
            <w:pStyle w:val="TOC2"/>
            <w:tabs>
              <w:tab w:val="left" w:pos="800"/>
            </w:tabs>
            <w:rPr>
              <w:del w:id="472" w:author="Seggelke, Klaus" w:date="2017-03-21T14:42:00Z"/>
              <w:rFonts w:asciiTheme="minorHAnsi" w:eastAsiaTheme="minorEastAsia" w:hAnsiTheme="minorHAnsi" w:cstheme="minorBidi"/>
              <w:color w:val="auto"/>
              <w:sz w:val="22"/>
              <w:szCs w:val="22"/>
            </w:rPr>
          </w:pPr>
          <w:del w:id="473" w:author="Seggelke, Klaus" w:date="2017-03-21T14:42:00Z">
            <w:r w:rsidRPr="00B40BBD" w:rsidDel="00B40BBD">
              <w:rPr>
                <w:rFonts w:cs="Arial"/>
                <w:sz w:val="22"/>
                <w:rPrChange w:id="474" w:author="Seggelke, Klaus" w:date="2017-03-21T14:42:00Z">
                  <w:rPr>
                    <w:rStyle w:val="Hyperlink"/>
                  </w:rPr>
                </w:rPrChange>
              </w:rPr>
              <w:delText>8.4</w:delText>
            </w:r>
            <w:r w:rsidDel="00B40BBD">
              <w:rPr>
                <w:rFonts w:asciiTheme="minorHAnsi" w:eastAsiaTheme="minorEastAsia" w:hAnsiTheme="minorHAnsi" w:cstheme="minorBidi"/>
                <w:color w:val="auto"/>
                <w:sz w:val="22"/>
                <w:szCs w:val="22"/>
              </w:rPr>
              <w:tab/>
            </w:r>
            <w:r w:rsidRPr="00B40BBD" w:rsidDel="00B40BBD">
              <w:rPr>
                <w:rFonts w:cs="Arial"/>
                <w:sz w:val="22"/>
                <w:rPrChange w:id="475" w:author="Seggelke, Klaus" w:date="2017-03-21T14:42:00Z">
                  <w:rPr>
                    <w:rStyle w:val="Hyperlink"/>
                  </w:rPr>
                </w:rPrChange>
              </w:rPr>
              <w:delText>VNFD Connection Points</w:delText>
            </w:r>
            <w:r w:rsidDel="00B40BBD">
              <w:rPr>
                <w:webHidden/>
              </w:rPr>
              <w:tab/>
            </w:r>
          </w:del>
          <w:del w:id="476" w:author="Seggelke, Klaus" w:date="2017-03-21T10:30:00Z">
            <w:r w:rsidDel="00FA278F">
              <w:rPr>
                <w:webHidden/>
              </w:rPr>
              <w:delText>39</w:delText>
            </w:r>
          </w:del>
        </w:p>
        <w:p w:rsidR="00A57497" w:rsidDel="00B40BBD" w:rsidRDefault="00A57497">
          <w:pPr>
            <w:pStyle w:val="TOC2"/>
            <w:tabs>
              <w:tab w:val="left" w:pos="800"/>
            </w:tabs>
            <w:rPr>
              <w:del w:id="477" w:author="Seggelke, Klaus" w:date="2017-03-21T14:42:00Z"/>
              <w:rFonts w:asciiTheme="minorHAnsi" w:eastAsiaTheme="minorEastAsia" w:hAnsiTheme="minorHAnsi" w:cstheme="minorBidi"/>
              <w:color w:val="auto"/>
              <w:sz w:val="22"/>
              <w:szCs w:val="22"/>
            </w:rPr>
          </w:pPr>
          <w:del w:id="478" w:author="Seggelke, Klaus" w:date="2017-03-21T14:42:00Z">
            <w:r w:rsidRPr="00B40BBD" w:rsidDel="00B40BBD">
              <w:rPr>
                <w:rFonts w:cs="Arial"/>
                <w:sz w:val="22"/>
                <w:rPrChange w:id="479" w:author="Seggelke, Klaus" w:date="2017-03-21T14:42:00Z">
                  <w:rPr>
                    <w:rStyle w:val="Hyperlink"/>
                  </w:rPr>
                </w:rPrChange>
              </w:rPr>
              <w:delText>8.5</w:delText>
            </w:r>
            <w:r w:rsidDel="00B40BBD">
              <w:rPr>
                <w:rFonts w:asciiTheme="minorHAnsi" w:eastAsiaTheme="minorEastAsia" w:hAnsiTheme="minorHAnsi" w:cstheme="minorBidi"/>
                <w:color w:val="auto"/>
                <w:sz w:val="22"/>
                <w:szCs w:val="22"/>
              </w:rPr>
              <w:tab/>
            </w:r>
            <w:r w:rsidRPr="00B40BBD" w:rsidDel="00B40BBD">
              <w:rPr>
                <w:rFonts w:cs="Arial"/>
                <w:sz w:val="22"/>
                <w:rPrChange w:id="480" w:author="Seggelke, Klaus" w:date="2017-03-21T14:42:00Z">
                  <w:rPr>
                    <w:rStyle w:val="Hyperlink"/>
                  </w:rPr>
                </w:rPrChange>
              </w:rPr>
              <w:delText>VNFD Deployment Flavors</w:delText>
            </w:r>
            <w:r w:rsidDel="00B40BBD">
              <w:rPr>
                <w:webHidden/>
              </w:rPr>
              <w:tab/>
            </w:r>
          </w:del>
          <w:del w:id="481" w:author="Seggelke, Klaus" w:date="2017-03-21T10:30:00Z">
            <w:r w:rsidDel="00FA278F">
              <w:rPr>
                <w:webHidden/>
              </w:rPr>
              <w:delText>40</w:delText>
            </w:r>
          </w:del>
        </w:p>
        <w:p w:rsidR="00A57497" w:rsidDel="00B40BBD" w:rsidRDefault="00A57497">
          <w:pPr>
            <w:pStyle w:val="TOC1"/>
            <w:rPr>
              <w:del w:id="482" w:author="Seggelke, Klaus" w:date="2017-03-21T14:42:00Z"/>
              <w:rFonts w:asciiTheme="minorHAnsi" w:eastAsiaTheme="minorEastAsia" w:hAnsiTheme="minorHAnsi" w:cstheme="minorBidi"/>
              <w:color w:val="auto"/>
              <w:sz w:val="22"/>
              <w:szCs w:val="22"/>
            </w:rPr>
          </w:pPr>
          <w:del w:id="483" w:author="Seggelke, Klaus" w:date="2017-03-21T14:42:00Z">
            <w:r w:rsidRPr="00B40BBD" w:rsidDel="00B40BBD">
              <w:rPr>
                <w:rFonts w:cs="Arial"/>
                <w:sz w:val="22"/>
                <w:rPrChange w:id="484" w:author="Seggelke, Klaus" w:date="2017-03-21T14:42:00Z">
                  <w:rPr>
                    <w:rStyle w:val="Hyperlink"/>
                  </w:rPr>
                </w:rPrChange>
              </w:rPr>
              <w:delText>9</w:delText>
            </w:r>
            <w:r w:rsidDel="00B40BBD">
              <w:rPr>
                <w:rFonts w:asciiTheme="minorHAnsi" w:eastAsiaTheme="minorEastAsia" w:hAnsiTheme="minorHAnsi" w:cstheme="minorBidi"/>
                <w:color w:val="auto"/>
                <w:sz w:val="22"/>
                <w:szCs w:val="22"/>
              </w:rPr>
              <w:tab/>
            </w:r>
            <w:r w:rsidRPr="00B40BBD" w:rsidDel="00B40BBD">
              <w:rPr>
                <w:rFonts w:cs="Arial"/>
                <w:sz w:val="22"/>
                <w:rPrChange w:id="485" w:author="Seggelke, Klaus" w:date="2017-03-21T14:42:00Z">
                  <w:rPr>
                    <w:rStyle w:val="Hyperlink"/>
                  </w:rPr>
                </w:rPrChange>
              </w:rPr>
              <w:delText>VNF State Management</w:delText>
            </w:r>
            <w:r w:rsidDel="00B40BBD">
              <w:rPr>
                <w:webHidden/>
              </w:rPr>
              <w:tab/>
            </w:r>
          </w:del>
          <w:del w:id="486" w:author="Seggelke, Klaus" w:date="2017-03-21T10:30:00Z">
            <w:r w:rsidDel="00FA278F">
              <w:rPr>
                <w:webHidden/>
              </w:rPr>
              <w:delText>41</w:delText>
            </w:r>
          </w:del>
        </w:p>
        <w:p w:rsidR="00A57497" w:rsidDel="00B40BBD" w:rsidRDefault="00A57497">
          <w:pPr>
            <w:pStyle w:val="TOC2"/>
            <w:tabs>
              <w:tab w:val="left" w:pos="800"/>
            </w:tabs>
            <w:rPr>
              <w:del w:id="487" w:author="Seggelke, Klaus" w:date="2017-03-21T14:42:00Z"/>
              <w:rFonts w:asciiTheme="minorHAnsi" w:eastAsiaTheme="minorEastAsia" w:hAnsiTheme="minorHAnsi" w:cstheme="minorBidi"/>
              <w:color w:val="auto"/>
              <w:sz w:val="22"/>
              <w:szCs w:val="22"/>
            </w:rPr>
          </w:pPr>
          <w:del w:id="488" w:author="Seggelke, Klaus" w:date="2017-03-21T14:42:00Z">
            <w:r w:rsidRPr="00B40BBD" w:rsidDel="00B40BBD">
              <w:rPr>
                <w:rFonts w:cs="Arial"/>
                <w:sz w:val="22"/>
                <w:rPrChange w:id="489" w:author="Seggelke, Klaus" w:date="2017-03-21T14:42:00Z">
                  <w:rPr>
                    <w:rStyle w:val="Hyperlink"/>
                  </w:rPr>
                </w:rPrChange>
              </w:rPr>
              <w:delText>9.1</w:delText>
            </w:r>
            <w:r w:rsidDel="00B40BBD">
              <w:rPr>
                <w:rFonts w:asciiTheme="minorHAnsi" w:eastAsiaTheme="minorEastAsia" w:hAnsiTheme="minorHAnsi" w:cstheme="minorBidi"/>
                <w:color w:val="auto"/>
                <w:sz w:val="22"/>
                <w:szCs w:val="22"/>
              </w:rPr>
              <w:tab/>
            </w:r>
            <w:r w:rsidRPr="00B40BBD" w:rsidDel="00B40BBD">
              <w:rPr>
                <w:rFonts w:cs="Arial"/>
                <w:sz w:val="22"/>
                <w:rPrChange w:id="490" w:author="Seggelke, Klaus" w:date="2017-03-21T14:42:00Z">
                  <w:rPr>
                    <w:rStyle w:val="Hyperlink"/>
                  </w:rPr>
                </w:rPrChange>
              </w:rPr>
              <w:delText>VNF State Management: Instantiation</w:delText>
            </w:r>
            <w:r w:rsidDel="00B40BBD">
              <w:rPr>
                <w:webHidden/>
              </w:rPr>
              <w:tab/>
            </w:r>
          </w:del>
          <w:del w:id="491" w:author="Seggelke, Klaus" w:date="2017-03-21T10:30:00Z">
            <w:r w:rsidDel="00FA278F">
              <w:rPr>
                <w:webHidden/>
              </w:rPr>
              <w:delText>41</w:delText>
            </w:r>
          </w:del>
        </w:p>
        <w:p w:rsidR="00A57497" w:rsidDel="00B40BBD" w:rsidRDefault="00A57497">
          <w:pPr>
            <w:pStyle w:val="TOC2"/>
            <w:tabs>
              <w:tab w:val="left" w:pos="800"/>
            </w:tabs>
            <w:rPr>
              <w:del w:id="492" w:author="Seggelke, Klaus" w:date="2017-03-21T14:42:00Z"/>
              <w:rFonts w:asciiTheme="minorHAnsi" w:eastAsiaTheme="minorEastAsia" w:hAnsiTheme="minorHAnsi" w:cstheme="minorBidi"/>
              <w:color w:val="auto"/>
              <w:sz w:val="22"/>
              <w:szCs w:val="22"/>
            </w:rPr>
          </w:pPr>
          <w:del w:id="493" w:author="Seggelke, Klaus" w:date="2017-03-21T14:42:00Z">
            <w:r w:rsidRPr="00B40BBD" w:rsidDel="00B40BBD">
              <w:rPr>
                <w:rFonts w:cs="Arial"/>
                <w:sz w:val="22"/>
                <w:rPrChange w:id="494" w:author="Seggelke, Klaus" w:date="2017-03-21T14:42:00Z">
                  <w:rPr>
                    <w:rStyle w:val="Hyperlink"/>
                  </w:rPr>
                </w:rPrChange>
              </w:rPr>
              <w:delText>9.2</w:delText>
            </w:r>
            <w:r w:rsidDel="00B40BBD">
              <w:rPr>
                <w:rFonts w:asciiTheme="minorHAnsi" w:eastAsiaTheme="minorEastAsia" w:hAnsiTheme="minorHAnsi" w:cstheme="minorBidi"/>
                <w:color w:val="auto"/>
                <w:sz w:val="22"/>
                <w:szCs w:val="22"/>
              </w:rPr>
              <w:tab/>
            </w:r>
            <w:r w:rsidRPr="00B40BBD" w:rsidDel="00B40BBD">
              <w:rPr>
                <w:rFonts w:cs="Arial"/>
                <w:sz w:val="22"/>
                <w:rPrChange w:id="495" w:author="Seggelke, Klaus" w:date="2017-03-21T14:42:00Z">
                  <w:rPr>
                    <w:rStyle w:val="Hyperlink"/>
                  </w:rPr>
                </w:rPrChange>
              </w:rPr>
              <w:delText>VNF Instantiation Failure with missing required virtual resources</w:delText>
            </w:r>
            <w:r w:rsidDel="00B40BBD">
              <w:rPr>
                <w:webHidden/>
              </w:rPr>
              <w:tab/>
            </w:r>
          </w:del>
          <w:del w:id="496" w:author="Seggelke, Klaus" w:date="2017-03-21T10:30:00Z">
            <w:r w:rsidDel="00FA278F">
              <w:rPr>
                <w:webHidden/>
              </w:rPr>
              <w:delText>48</w:delText>
            </w:r>
          </w:del>
        </w:p>
        <w:p w:rsidR="00A57497" w:rsidDel="00B40BBD" w:rsidRDefault="00A57497">
          <w:pPr>
            <w:pStyle w:val="TOC2"/>
            <w:tabs>
              <w:tab w:val="left" w:pos="800"/>
            </w:tabs>
            <w:rPr>
              <w:del w:id="497" w:author="Seggelke, Klaus" w:date="2017-03-21T14:42:00Z"/>
              <w:rFonts w:asciiTheme="minorHAnsi" w:eastAsiaTheme="minorEastAsia" w:hAnsiTheme="minorHAnsi" w:cstheme="minorBidi"/>
              <w:color w:val="auto"/>
              <w:sz w:val="22"/>
              <w:szCs w:val="22"/>
            </w:rPr>
          </w:pPr>
          <w:del w:id="498" w:author="Seggelke, Klaus" w:date="2017-03-21T14:42:00Z">
            <w:r w:rsidRPr="00B40BBD" w:rsidDel="00B40BBD">
              <w:rPr>
                <w:rFonts w:cs="Arial"/>
                <w:sz w:val="22"/>
                <w:rPrChange w:id="499" w:author="Seggelke, Klaus" w:date="2017-03-21T14:42:00Z">
                  <w:rPr>
                    <w:rStyle w:val="Hyperlink"/>
                  </w:rPr>
                </w:rPrChange>
              </w:rPr>
              <w:delText>9.3</w:delText>
            </w:r>
            <w:r w:rsidDel="00B40BBD">
              <w:rPr>
                <w:rFonts w:asciiTheme="minorHAnsi" w:eastAsiaTheme="minorEastAsia" w:hAnsiTheme="minorHAnsi" w:cstheme="minorBidi"/>
                <w:color w:val="auto"/>
                <w:sz w:val="22"/>
                <w:szCs w:val="22"/>
              </w:rPr>
              <w:tab/>
            </w:r>
            <w:r w:rsidRPr="00B40BBD" w:rsidDel="00B40BBD">
              <w:rPr>
                <w:rFonts w:cs="Arial"/>
                <w:sz w:val="22"/>
                <w:rPrChange w:id="500" w:author="Seggelke, Klaus" w:date="2017-03-21T14:42:00Z">
                  <w:rPr>
                    <w:rStyle w:val="Hyperlink"/>
                  </w:rPr>
                </w:rPrChange>
              </w:rPr>
              <w:delText>VNF State Management: Start</w:delText>
            </w:r>
            <w:r w:rsidDel="00B40BBD">
              <w:rPr>
                <w:webHidden/>
              </w:rPr>
              <w:tab/>
            </w:r>
          </w:del>
          <w:del w:id="501" w:author="Seggelke, Klaus" w:date="2017-03-21T10:30:00Z">
            <w:r w:rsidDel="00FA278F">
              <w:rPr>
                <w:webHidden/>
              </w:rPr>
              <w:delText>52</w:delText>
            </w:r>
          </w:del>
        </w:p>
        <w:p w:rsidR="00A57497" w:rsidDel="00B40BBD" w:rsidRDefault="00A57497">
          <w:pPr>
            <w:pStyle w:val="TOC2"/>
            <w:tabs>
              <w:tab w:val="left" w:pos="800"/>
            </w:tabs>
            <w:rPr>
              <w:del w:id="502" w:author="Seggelke, Klaus" w:date="2017-03-21T14:42:00Z"/>
              <w:rFonts w:asciiTheme="minorHAnsi" w:eastAsiaTheme="minorEastAsia" w:hAnsiTheme="minorHAnsi" w:cstheme="minorBidi"/>
              <w:color w:val="auto"/>
              <w:sz w:val="22"/>
              <w:szCs w:val="22"/>
            </w:rPr>
          </w:pPr>
          <w:del w:id="503" w:author="Seggelke, Klaus" w:date="2017-03-21T14:42:00Z">
            <w:r w:rsidRPr="00B40BBD" w:rsidDel="00B40BBD">
              <w:rPr>
                <w:rFonts w:cs="Arial"/>
                <w:sz w:val="22"/>
                <w:rPrChange w:id="504" w:author="Seggelke, Klaus" w:date="2017-03-21T14:42:00Z">
                  <w:rPr>
                    <w:rStyle w:val="Hyperlink"/>
                  </w:rPr>
                </w:rPrChange>
              </w:rPr>
              <w:delText>9.4</w:delText>
            </w:r>
            <w:r w:rsidDel="00B40BBD">
              <w:rPr>
                <w:rFonts w:asciiTheme="minorHAnsi" w:eastAsiaTheme="minorEastAsia" w:hAnsiTheme="minorHAnsi" w:cstheme="minorBidi"/>
                <w:color w:val="auto"/>
                <w:sz w:val="22"/>
                <w:szCs w:val="22"/>
              </w:rPr>
              <w:tab/>
            </w:r>
            <w:r w:rsidRPr="00B40BBD" w:rsidDel="00B40BBD">
              <w:rPr>
                <w:rFonts w:cs="Arial"/>
                <w:sz w:val="22"/>
                <w:rPrChange w:id="505" w:author="Seggelke, Klaus" w:date="2017-03-21T14:42:00Z">
                  <w:rPr>
                    <w:rStyle w:val="Hyperlink"/>
                  </w:rPr>
                </w:rPrChange>
              </w:rPr>
              <w:delText>VNF State Management: Stop</w:delText>
            </w:r>
            <w:r w:rsidDel="00B40BBD">
              <w:rPr>
                <w:webHidden/>
              </w:rPr>
              <w:tab/>
            </w:r>
          </w:del>
          <w:del w:id="506" w:author="Seggelke, Klaus" w:date="2017-03-21T10:30:00Z">
            <w:r w:rsidDel="00FA278F">
              <w:rPr>
                <w:webHidden/>
              </w:rPr>
              <w:delText>54</w:delText>
            </w:r>
          </w:del>
        </w:p>
        <w:p w:rsidR="00A57497" w:rsidDel="00B40BBD" w:rsidRDefault="00A57497">
          <w:pPr>
            <w:pStyle w:val="TOC2"/>
            <w:tabs>
              <w:tab w:val="left" w:pos="800"/>
            </w:tabs>
            <w:rPr>
              <w:del w:id="507" w:author="Seggelke, Klaus" w:date="2017-03-21T14:42:00Z"/>
              <w:rFonts w:asciiTheme="minorHAnsi" w:eastAsiaTheme="minorEastAsia" w:hAnsiTheme="minorHAnsi" w:cstheme="minorBidi"/>
              <w:color w:val="auto"/>
              <w:sz w:val="22"/>
              <w:szCs w:val="22"/>
            </w:rPr>
          </w:pPr>
          <w:del w:id="508" w:author="Seggelke, Klaus" w:date="2017-03-21T14:42:00Z">
            <w:r w:rsidRPr="00B40BBD" w:rsidDel="00B40BBD">
              <w:rPr>
                <w:rFonts w:cs="Arial"/>
                <w:sz w:val="22"/>
                <w:rPrChange w:id="509" w:author="Seggelke, Klaus" w:date="2017-03-21T14:42:00Z">
                  <w:rPr>
                    <w:rStyle w:val="Hyperlink"/>
                  </w:rPr>
                </w:rPrChange>
              </w:rPr>
              <w:delText>9.5</w:delText>
            </w:r>
            <w:r w:rsidDel="00B40BBD">
              <w:rPr>
                <w:rFonts w:asciiTheme="minorHAnsi" w:eastAsiaTheme="minorEastAsia" w:hAnsiTheme="minorHAnsi" w:cstheme="minorBidi"/>
                <w:color w:val="auto"/>
                <w:sz w:val="22"/>
                <w:szCs w:val="22"/>
              </w:rPr>
              <w:tab/>
            </w:r>
            <w:r w:rsidRPr="00B40BBD" w:rsidDel="00B40BBD">
              <w:rPr>
                <w:rFonts w:cs="Arial"/>
                <w:sz w:val="22"/>
                <w:rPrChange w:id="510" w:author="Seggelke, Klaus" w:date="2017-03-21T14:42:00Z">
                  <w:rPr>
                    <w:rStyle w:val="Hyperlink"/>
                  </w:rPr>
                </w:rPrChange>
              </w:rPr>
              <w:delText>VNF State Management: Termination</w:delText>
            </w:r>
            <w:r w:rsidDel="00B40BBD">
              <w:rPr>
                <w:webHidden/>
              </w:rPr>
              <w:tab/>
            </w:r>
          </w:del>
          <w:del w:id="511" w:author="Seggelke, Klaus" w:date="2017-03-21T10:30:00Z">
            <w:r w:rsidDel="00FA278F">
              <w:rPr>
                <w:webHidden/>
              </w:rPr>
              <w:delText>57</w:delText>
            </w:r>
          </w:del>
        </w:p>
        <w:p w:rsidR="00A57497" w:rsidDel="00B40BBD" w:rsidRDefault="00A57497">
          <w:pPr>
            <w:pStyle w:val="TOC2"/>
            <w:tabs>
              <w:tab w:val="left" w:pos="800"/>
            </w:tabs>
            <w:rPr>
              <w:del w:id="512" w:author="Seggelke, Klaus" w:date="2017-03-21T14:42:00Z"/>
              <w:rFonts w:asciiTheme="minorHAnsi" w:eastAsiaTheme="minorEastAsia" w:hAnsiTheme="minorHAnsi" w:cstheme="minorBidi"/>
              <w:color w:val="auto"/>
              <w:sz w:val="22"/>
              <w:szCs w:val="22"/>
            </w:rPr>
          </w:pPr>
          <w:del w:id="513" w:author="Seggelke, Klaus" w:date="2017-03-21T14:42:00Z">
            <w:r w:rsidRPr="00B40BBD" w:rsidDel="00B40BBD">
              <w:rPr>
                <w:rFonts w:cs="Arial"/>
                <w:sz w:val="22"/>
                <w:rPrChange w:id="514" w:author="Seggelke, Klaus" w:date="2017-03-21T14:42:00Z">
                  <w:rPr>
                    <w:rStyle w:val="Hyperlink"/>
                  </w:rPr>
                </w:rPrChange>
              </w:rPr>
              <w:delText>9.6</w:delText>
            </w:r>
            <w:r w:rsidDel="00B40BBD">
              <w:rPr>
                <w:rFonts w:asciiTheme="minorHAnsi" w:eastAsiaTheme="minorEastAsia" w:hAnsiTheme="minorHAnsi" w:cstheme="minorBidi"/>
                <w:color w:val="auto"/>
                <w:sz w:val="22"/>
                <w:szCs w:val="22"/>
              </w:rPr>
              <w:tab/>
            </w:r>
            <w:r w:rsidRPr="00B40BBD" w:rsidDel="00B40BBD">
              <w:rPr>
                <w:rFonts w:cs="Arial"/>
                <w:sz w:val="22"/>
                <w:rPrChange w:id="515" w:author="Seggelke, Klaus" w:date="2017-03-21T14:42:00Z">
                  <w:rPr>
                    <w:rStyle w:val="Hyperlink"/>
                  </w:rPr>
                </w:rPrChange>
              </w:rPr>
              <w:delText>VNF State Management: Upgrade, Update or Rollback</w:delText>
            </w:r>
            <w:r w:rsidDel="00B40BBD">
              <w:rPr>
                <w:webHidden/>
              </w:rPr>
              <w:tab/>
            </w:r>
          </w:del>
          <w:del w:id="516" w:author="Seggelke, Klaus" w:date="2017-03-21T10:30:00Z">
            <w:r w:rsidDel="00FA278F">
              <w:rPr>
                <w:webHidden/>
              </w:rPr>
              <w:delText>60</w:delText>
            </w:r>
          </w:del>
        </w:p>
        <w:p w:rsidR="00A57497" w:rsidDel="00B40BBD" w:rsidRDefault="00A57497">
          <w:pPr>
            <w:pStyle w:val="TOC1"/>
            <w:rPr>
              <w:del w:id="517" w:author="Seggelke, Klaus" w:date="2017-03-21T14:42:00Z"/>
              <w:rFonts w:asciiTheme="minorHAnsi" w:eastAsiaTheme="minorEastAsia" w:hAnsiTheme="minorHAnsi" w:cstheme="minorBidi"/>
              <w:color w:val="auto"/>
              <w:sz w:val="22"/>
              <w:szCs w:val="22"/>
            </w:rPr>
          </w:pPr>
          <w:del w:id="518" w:author="Seggelke, Klaus" w:date="2017-03-21T14:42:00Z">
            <w:r w:rsidRPr="00B40BBD" w:rsidDel="00B40BBD">
              <w:rPr>
                <w:rFonts w:cs="Arial"/>
                <w:sz w:val="22"/>
                <w:rPrChange w:id="519" w:author="Seggelke, Klaus" w:date="2017-03-21T14:42:00Z">
                  <w:rPr>
                    <w:rStyle w:val="Hyperlink"/>
                  </w:rPr>
                </w:rPrChange>
              </w:rPr>
              <w:delText>10</w:delText>
            </w:r>
            <w:r w:rsidDel="00B40BBD">
              <w:rPr>
                <w:rFonts w:asciiTheme="minorHAnsi" w:eastAsiaTheme="minorEastAsia" w:hAnsiTheme="minorHAnsi" w:cstheme="minorBidi"/>
                <w:color w:val="auto"/>
                <w:sz w:val="22"/>
                <w:szCs w:val="22"/>
              </w:rPr>
              <w:tab/>
            </w:r>
            <w:r w:rsidRPr="00B40BBD" w:rsidDel="00B40BBD">
              <w:rPr>
                <w:rFonts w:cs="Arial"/>
                <w:sz w:val="22"/>
                <w:rPrChange w:id="520" w:author="Seggelke, Klaus" w:date="2017-03-21T14:42:00Z">
                  <w:rPr>
                    <w:rStyle w:val="Hyperlink"/>
                  </w:rPr>
                </w:rPrChange>
              </w:rPr>
              <w:delText>Virtualized Resource Management</w:delText>
            </w:r>
            <w:r w:rsidDel="00B40BBD">
              <w:rPr>
                <w:webHidden/>
              </w:rPr>
              <w:tab/>
            </w:r>
          </w:del>
          <w:del w:id="521" w:author="Seggelke, Klaus" w:date="2017-03-21T10:30:00Z">
            <w:r w:rsidDel="00FA278F">
              <w:rPr>
                <w:webHidden/>
              </w:rPr>
              <w:delText>63</w:delText>
            </w:r>
          </w:del>
        </w:p>
        <w:p w:rsidR="00A57497" w:rsidDel="00B40BBD" w:rsidRDefault="00A57497">
          <w:pPr>
            <w:pStyle w:val="TOC2"/>
            <w:tabs>
              <w:tab w:val="left" w:pos="1000"/>
            </w:tabs>
            <w:rPr>
              <w:del w:id="522" w:author="Seggelke, Klaus" w:date="2017-03-21T14:42:00Z"/>
              <w:rFonts w:asciiTheme="minorHAnsi" w:eastAsiaTheme="minorEastAsia" w:hAnsiTheme="minorHAnsi" w:cstheme="minorBidi"/>
              <w:color w:val="auto"/>
              <w:sz w:val="22"/>
              <w:szCs w:val="22"/>
            </w:rPr>
          </w:pPr>
          <w:del w:id="523" w:author="Seggelke, Klaus" w:date="2017-03-21T14:42:00Z">
            <w:r w:rsidRPr="00B40BBD" w:rsidDel="00B40BBD">
              <w:rPr>
                <w:rFonts w:cs="Arial"/>
                <w:sz w:val="22"/>
                <w:rPrChange w:id="524" w:author="Seggelke, Klaus" w:date="2017-03-21T14:42:00Z">
                  <w:rPr>
                    <w:rStyle w:val="Hyperlink"/>
                  </w:rPr>
                </w:rPrChange>
              </w:rPr>
              <w:delText>10.1</w:delText>
            </w:r>
            <w:r w:rsidDel="00B40BBD">
              <w:rPr>
                <w:rFonts w:asciiTheme="minorHAnsi" w:eastAsiaTheme="minorEastAsia" w:hAnsiTheme="minorHAnsi" w:cstheme="minorBidi"/>
                <w:color w:val="auto"/>
                <w:sz w:val="22"/>
                <w:szCs w:val="22"/>
              </w:rPr>
              <w:tab/>
            </w:r>
            <w:r w:rsidRPr="00B40BBD" w:rsidDel="00B40BBD">
              <w:rPr>
                <w:rFonts w:cs="Arial"/>
                <w:sz w:val="22"/>
                <w:rPrChange w:id="525" w:author="Seggelke, Klaus" w:date="2017-03-21T14:42:00Z">
                  <w:rPr>
                    <w:rStyle w:val="Hyperlink"/>
                  </w:rPr>
                </w:rPrChange>
              </w:rPr>
              <w:delText>vResource Scaling Up/Down</w:delText>
            </w:r>
            <w:r w:rsidDel="00B40BBD">
              <w:rPr>
                <w:webHidden/>
              </w:rPr>
              <w:tab/>
            </w:r>
          </w:del>
          <w:del w:id="526" w:author="Seggelke, Klaus" w:date="2017-03-21T10:30:00Z">
            <w:r w:rsidDel="00FA278F">
              <w:rPr>
                <w:webHidden/>
              </w:rPr>
              <w:delText>64</w:delText>
            </w:r>
          </w:del>
        </w:p>
        <w:p w:rsidR="00A57497" w:rsidDel="00B40BBD" w:rsidRDefault="00A57497">
          <w:pPr>
            <w:pStyle w:val="TOC2"/>
            <w:tabs>
              <w:tab w:val="left" w:pos="1000"/>
            </w:tabs>
            <w:rPr>
              <w:del w:id="527" w:author="Seggelke, Klaus" w:date="2017-03-21T14:42:00Z"/>
              <w:rFonts w:asciiTheme="minorHAnsi" w:eastAsiaTheme="minorEastAsia" w:hAnsiTheme="minorHAnsi" w:cstheme="minorBidi"/>
              <w:color w:val="auto"/>
              <w:sz w:val="22"/>
              <w:szCs w:val="22"/>
            </w:rPr>
          </w:pPr>
          <w:del w:id="528" w:author="Seggelke, Klaus" w:date="2017-03-21T14:42:00Z">
            <w:r w:rsidRPr="00B40BBD" w:rsidDel="00B40BBD">
              <w:rPr>
                <w:rFonts w:cs="Arial"/>
                <w:sz w:val="22"/>
                <w:rPrChange w:id="529" w:author="Seggelke, Klaus" w:date="2017-03-21T14:42:00Z">
                  <w:rPr>
                    <w:rStyle w:val="Hyperlink"/>
                  </w:rPr>
                </w:rPrChange>
              </w:rPr>
              <w:delText>10.2</w:delText>
            </w:r>
            <w:r w:rsidDel="00B40BBD">
              <w:rPr>
                <w:rFonts w:asciiTheme="minorHAnsi" w:eastAsiaTheme="minorEastAsia" w:hAnsiTheme="minorHAnsi" w:cstheme="minorBidi"/>
                <w:color w:val="auto"/>
                <w:sz w:val="22"/>
                <w:szCs w:val="22"/>
              </w:rPr>
              <w:tab/>
            </w:r>
            <w:r w:rsidRPr="00B40BBD" w:rsidDel="00B40BBD">
              <w:rPr>
                <w:rFonts w:cs="Arial"/>
                <w:sz w:val="22"/>
                <w:rPrChange w:id="530" w:author="Seggelke, Klaus" w:date="2017-03-21T14:42:00Z">
                  <w:rPr>
                    <w:rStyle w:val="Hyperlink"/>
                  </w:rPr>
                </w:rPrChange>
              </w:rPr>
              <w:delText>vResource Scaling Out/In</w:delText>
            </w:r>
            <w:r w:rsidDel="00B40BBD">
              <w:rPr>
                <w:webHidden/>
              </w:rPr>
              <w:tab/>
            </w:r>
          </w:del>
          <w:del w:id="531" w:author="Seggelke, Klaus" w:date="2017-03-21T10:30:00Z">
            <w:r w:rsidDel="00FA278F">
              <w:rPr>
                <w:webHidden/>
              </w:rPr>
              <w:delText>71</w:delText>
            </w:r>
          </w:del>
        </w:p>
        <w:p w:rsidR="00A57497" w:rsidDel="00B40BBD" w:rsidRDefault="00A57497">
          <w:pPr>
            <w:pStyle w:val="TOC2"/>
            <w:tabs>
              <w:tab w:val="left" w:pos="1000"/>
            </w:tabs>
            <w:rPr>
              <w:del w:id="532" w:author="Seggelke, Klaus" w:date="2017-03-21T14:42:00Z"/>
              <w:rFonts w:asciiTheme="minorHAnsi" w:eastAsiaTheme="minorEastAsia" w:hAnsiTheme="minorHAnsi" w:cstheme="minorBidi"/>
              <w:color w:val="auto"/>
              <w:sz w:val="22"/>
              <w:szCs w:val="22"/>
            </w:rPr>
          </w:pPr>
          <w:del w:id="533" w:author="Seggelke, Klaus" w:date="2017-03-21T14:42:00Z">
            <w:r w:rsidRPr="00B40BBD" w:rsidDel="00B40BBD">
              <w:rPr>
                <w:rFonts w:cs="Arial"/>
                <w:sz w:val="22"/>
                <w:rPrChange w:id="534" w:author="Seggelke, Klaus" w:date="2017-03-21T14:42:00Z">
                  <w:rPr>
                    <w:rStyle w:val="Hyperlink"/>
                  </w:rPr>
                </w:rPrChange>
              </w:rPr>
              <w:delText>10.3</w:delText>
            </w:r>
            <w:r w:rsidDel="00B40BBD">
              <w:rPr>
                <w:rFonts w:asciiTheme="minorHAnsi" w:eastAsiaTheme="minorEastAsia" w:hAnsiTheme="minorHAnsi" w:cstheme="minorBidi"/>
                <w:color w:val="auto"/>
                <w:sz w:val="22"/>
                <w:szCs w:val="22"/>
              </w:rPr>
              <w:tab/>
            </w:r>
            <w:r w:rsidRPr="00B40BBD" w:rsidDel="00B40BBD">
              <w:rPr>
                <w:rFonts w:cs="Arial"/>
                <w:sz w:val="22"/>
                <w:rPrChange w:id="535" w:author="Seggelke, Klaus" w:date="2017-03-21T14:42:00Z">
                  <w:rPr>
                    <w:rStyle w:val="Hyperlink"/>
                  </w:rPr>
                </w:rPrChange>
              </w:rPr>
              <w:delText>vResource Migration</w:delText>
            </w:r>
            <w:r w:rsidDel="00B40BBD">
              <w:rPr>
                <w:webHidden/>
              </w:rPr>
              <w:tab/>
            </w:r>
          </w:del>
          <w:del w:id="536" w:author="Seggelke, Klaus" w:date="2017-03-21T10:30:00Z">
            <w:r w:rsidDel="00FA278F">
              <w:rPr>
                <w:webHidden/>
              </w:rPr>
              <w:delText>77</w:delText>
            </w:r>
          </w:del>
        </w:p>
        <w:p w:rsidR="00A57497" w:rsidDel="00B40BBD" w:rsidRDefault="00A57497">
          <w:pPr>
            <w:pStyle w:val="TOC2"/>
            <w:tabs>
              <w:tab w:val="left" w:pos="1000"/>
            </w:tabs>
            <w:rPr>
              <w:del w:id="537" w:author="Seggelke, Klaus" w:date="2017-03-21T14:42:00Z"/>
              <w:rFonts w:asciiTheme="minorHAnsi" w:eastAsiaTheme="minorEastAsia" w:hAnsiTheme="minorHAnsi" w:cstheme="minorBidi"/>
              <w:color w:val="auto"/>
              <w:sz w:val="22"/>
              <w:szCs w:val="22"/>
            </w:rPr>
          </w:pPr>
          <w:del w:id="538" w:author="Seggelke, Klaus" w:date="2017-03-21T14:42:00Z">
            <w:r w:rsidRPr="00B40BBD" w:rsidDel="00B40BBD">
              <w:rPr>
                <w:rFonts w:cs="Arial"/>
                <w:sz w:val="22"/>
                <w:rPrChange w:id="539" w:author="Seggelke, Klaus" w:date="2017-03-21T14:42:00Z">
                  <w:rPr>
                    <w:rStyle w:val="Hyperlink"/>
                  </w:rPr>
                </w:rPrChange>
              </w:rPr>
              <w:delText>10.4</w:delText>
            </w:r>
            <w:r w:rsidDel="00B40BBD">
              <w:rPr>
                <w:rFonts w:asciiTheme="minorHAnsi" w:eastAsiaTheme="minorEastAsia" w:hAnsiTheme="minorHAnsi" w:cstheme="minorBidi"/>
                <w:color w:val="auto"/>
                <w:sz w:val="22"/>
                <w:szCs w:val="22"/>
              </w:rPr>
              <w:tab/>
            </w:r>
            <w:r w:rsidRPr="00B40BBD" w:rsidDel="00B40BBD">
              <w:rPr>
                <w:rFonts w:cs="Arial"/>
                <w:sz w:val="22"/>
                <w:rPrChange w:id="540" w:author="Seggelke, Klaus" w:date="2017-03-21T14:42:00Z">
                  <w:rPr>
                    <w:rStyle w:val="Hyperlink"/>
                  </w:rPr>
                </w:rPrChange>
              </w:rPr>
              <w:delText>vResource Network</w:delText>
            </w:r>
            <w:r w:rsidDel="00B40BBD">
              <w:rPr>
                <w:webHidden/>
              </w:rPr>
              <w:tab/>
            </w:r>
          </w:del>
          <w:del w:id="541" w:author="Seggelke, Klaus" w:date="2017-03-21T10:30:00Z">
            <w:r w:rsidDel="00FA278F">
              <w:rPr>
                <w:webHidden/>
              </w:rPr>
              <w:delText>81</w:delText>
            </w:r>
          </w:del>
        </w:p>
        <w:p w:rsidR="00A57497" w:rsidDel="00B40BBD" w:rsidRDefault="00A57497">
          <w:pPr>
            <w:pStyle w:val="TOC2"/>
            <w:tabs>
              <w:tab w:val="left" w:pos="1000"/>
            </w:tabs>
            <w:rPr>
              <w:del w:id="542" w:author="Seggelke, Klaus" w:date="2017-03-21T14:42:00Z"/>
              <w:rFonts w:asciiTheme="minorHAnsi" w:eastAsiaTheme="minorEastAsia" w:hAnsiTheme="minorHAnsi" w:cstheme="minorBidi"/>
              <w:color w:val="auto"/>
              <w:sz w:val="22"/>
              <w:szCs w:val="22"/>
            </w:rPr>
          </w:pPr>
          <w:del w:id="543" w:author="Seggelke, Klaus" w:date="2017-03-21T14:42:00Z">
            <w:r w:rsidRPr="00B40BBD" w:rsidDel="00B40BBD">
              <w:rPr>
                <w:rFonts w:cs="Arial"/>
                <w:sz w:val="22"/>
                <w:rPrChange w:id="544" w:author="Seggelke, Klaus" w:date="2017-03-21T14:42:00Z">
                  <w:rPr>
                    <w:rStyle w:val="Hyperlink"/>
                  </w:rPr>
                </w:rPrChange>
              </w:rPr>
              <w:delText>10.5</w:delText>
            </w:r>
            <w:r w:rsidDel="00B40BBD">
              <w:rPr>
                <w:rFonts w:asciiTheme="minorHAnsi" w:eastAsiaTheme="minorEastAsia" w:hAnsiTheme="minorHAnsi" w:cstheme="minorBidi"/>
                <w:color w:val="auto"/>
                <w:sz w:val="22"/>
                <w:szCs w:val="22"/>
              </w:rPr>
              <w:tab/>
            </w:r>
            <w:r w:rsidRPr="00B40BBD" w:rsidDel="00B40BBD">
              <w:rPr>
                <w:rFonts w:cs="Arial"/>
                <w:sz w:val="22"/>
                <w:rPrChange w:id="545" w:author="Seggelke, Klaus" w:date="2017-03-21T14:42:00Z">
                  <w:rPr>
                    <w:rStyle w:val="Hyperlink"/>
                  </w:rPr>
                </w:rPrChange>
              </w:rPr>
              <w:delText>vResource Storage</w:delText>
            </w:r>
            <w:r w:rsidDel="00B40BBD">
              <w:rPr>
                <w:webHidden/>
              </w:rPr>
              <w:tab/>
            </w:r>
          </w:del>
          <w:del w:id="546" w:author="Seggelke, Klaus" w:date="2017-03-21T10:30:00Z">
            <w:r w:rsidDel="00FA278F">
              <w:rPr>
                <w:webHidden/>
              </w:rPr>
              <w:delText>84</w:delText>
            </w:r>
          </w:del>
        </w:p>
        <w:p w:rsidR="00A57497" w:rsidDel="00B40BBD" w:rsidRDefault="00A57497">
          <w:pPr>
            <w:pStyle w:val="TOC1"/>
            <w:rPr>
              <w:del w:id="547" w:author="Seggelke, Klaus" w:date="2017-03-21T14:42:00Z"/>
              <w:rFonts w:asciiTheme="minorHAnsi" w:eastAsiaTheme="minorEastAsia" w:hAnsiTheme="minorHAnsi" w:cstheme="minorBidi"/>
              <w:color w:val="auto"/>
              <w:sz w:val="22"/>
              <w:szCs w:val="22"/>
            </w:rPr>
          </w:pPr>
          <w:del w:id="548" w:author="Seggelke, Klaus" w:date="2017-03-21T14:42:00Z">
            <w:r w:rsidRPr="00B40BBD" w:rsidDel="00B40BBD">
              <w:rPr>
                <w:rFonts w:cs="Arial"/>
                <w:sz w:val="22"/>
                <w:rPrChange w:id="549" w:author="Seggelke, Klaus" w:date="2017-03-21T14:42:00Z">
                  <w:rPr>
                    <w:rStyle w:val="Hyperlink"/>
                  </w:rPr>
                </w:rPrChange>
              </w:rPr>
              <w:delText>11</w:delText>
            </w:r>
            <w:r w:rsidDel="00B40BBD">
              <w:rPr>
                <w:rFonts w:asciiTheme="minorHAnsi" w:eastAsiaTheme="minorEastAsia" w:hAnsiTheme="minorHAnsi" w:cstheme="minorBidi"/>
                <w:color w:val="auto"/>
                <w:sz w:val="22"/>
                <w:szCs w:val="22"/>
              </w:rPr>
              <w:tab/>
            </w:r>
            <w:r w:rsidRPr="00B40BBD" w:rsidDel="00B40BBD">
              <w:rPr>
                <w:rFonts w:cs="Arial"/>
                <w:sz w:val="22"/>
                <w:rPrChange w:id="550" w:author="Seggelke, Klaus" w:date="2017-03-21T14:42:00Z">
                  <w:rPr>
                    <w:rStyle w:val="Hyperlink"/>
                  </w:rPr>
                </w:rPrChange>
              </w:rPr>
              <w:delText>VNF Fault and Recovery Management</w:delText>
            </w:r>
            <w:r w:rsidDel="00B40BBD">
              <w:rPr>
                <w:webHidden/>
              </w:rPr>
              <w:tab/>
            </w:r>
          </w:del>
          <w:del w:id="551" w:author="Seggelke, Klaus" w:date="2017-03-21T10:30:00Z">
            <w:r w:rsidDel="00FA278F">
              <w:rPr>
                <w:webHidden/>
              </w:rPr>
              <w:delText>86</w:delText>
            </w:r>
          </w:del>
        </w:p>
        <w:p w:rsidR="00A57497" w:rsidDel="00B40BBD" w:rsidRDefault="00A57497">
          <w:pPr>
            <w:pStyle w:val="TOC2"/>
            <w:tabs>
              <w:tab w:val="left" w:pos="1000"/>
            </w:tabs>
            <w:rPr>
              <w:del w:id="552" w:author="Seggelke, Klaus" w:date="2017-03-21T14:42:00Z"/>
              <w:rFonts w:asciiTheme="minorHAnsi" w:eastAsiaTheme="minorEastAsia" w:hAnsiTheme="minorHAnsi" w:cstheme="minorBidi"/>
              <w:color w:val="auto"/>
              <w:sz w:val="22"/>
              <w:szCs w:val="22"/>
            </w:rPr>
          </w:pPr>
          <w:del w:id="553" w:author="Seggelke, Klaus" w:date="2017-03-21T14:42:00Z">
            <w:r w:rsidRPr="00B40BBD" w:rsidDel="00B40BBD">
              <w:rPr>
                <w:rFonts w:cs="Arial"/>
                <w:sz w:val="22"/>
                <w:rPrChange w:id="554" w:author="Seggelke, Klaus" w:date="2017-03-21T14:42:00Z">
                  <w:rPr>
                    <w:rStyle w:val="Hyperlink"/>
                  </w:rPr>
                </w:rPrChange>
              </w:rPr>
              <w:delText>11.1</w:delText>
            </w:r>
            <w:r w:rsidDel="00B40BBD">
              <w:rPr>
                <w:rFonts w:asciiTheme="minorHAnsi" w:eastAsiaTheme="minorEastAsia" w:hAnsiTheme="minorHAnsi" w:cstheme="minorBidi"/>
                <w:color w:val="auto"/>
                <w:sz w:val="22"/>
                <w:szCs w:val="22"/>
              </w:rPr>
              <w:tab/>
            </w:r>
            <w:r w:rsidRPr="00B40BBD" w:rsidDel="00B40BBD">
              <w:rPr>
                <w:rFonts w:cs="Arial"/>
                <w:sz w:val="22"/>
                <w:rPrChange w:id="555" w:author="Seggelke, Klaus" w:date="2017-03-21T14:42:00Z">
                  <w:rPr>
                    <w:rStyle w:val="Hyperlink"/>
                  </w:rPr>
                </w:rPrChange>
              </w:rPr>
              <w:delText>VNF Fault Management</w:delText>
            </w:r>
            <w:r w:rsidDel="00B40BBD">
              <w:rPr>
                <w:webHidden/>
              </w:rPr>
              <w:tab/>
            </w:r>
          </w:del>
          <w:del w:id="556" w:author="Seggelke, Klaus" w:date="2017-03-21T10:30:00Z">
            <w:r w:rsidDel="00FA278F">
              <w:rPr>
                <w:webHidden/>
              </w:rPr>
              <w:delText>87</w:delText>
            </w:r>
          </w:del>
        </w:p>
        <w:p w:rsidR="00A57497" w:rsidDel="00B40BBD" w:rsidRDefault="00A57497">
          <w:pPr>
            <w:pStyle w:val="TOC2"/>
            <w:tabs>
              <w:tab w:val="left" w:pos="1000"/>
            </w:tabs>
            <w:rPr>
              <w:del w:id="557" w:author="Seggelke, Klaus" w:date="2017-03-21T14:42:00Z"/>
              <w:rFonts w:asciiTheme="minorHAnsi" w:eastAsiaTheme="minorEastAsia" w:hAnsiTheme="minorHAnsi" w:cstheme="minorBidi"/>
              <w:color w:val="auto"/>
              <w:sz w:val="22"/>
              <w:szCs w:val="22"/>
            </w:rPr>
          </w:pPr>
          <w:del w:id="558" w:author="Seggelke, Klaus" w:date="2017-03-21T14:42:00Z">
            <w:r w:rsidRPr="00B40BBD" w:rsidDel="00B40BBD">
              <w:rPr>
                <w:rFonts w:cs="Arial"/>
                <w:sz w:val="22"/>
                <w:rPrChange w:id="559" w:author="Seggelke, Klaus" w:date="2017-03-21T14:42:00Z">
                  <w:rPr>
                    <w:rStyle w:val="Hyperlink"/>
                  </w:rPr>
                </w:rPrChange>
              </w:rPr>
              <w:delText>11.2</w:delText>
            </w:r>
            <w:r w:rsidDel="00B40BBD">
              <w:rPr>
                <w:rFonts w:asciiTheme="minorHAnsi" w:eastAsiaTheme="minorEastAsia" w:hAnsiTheme="minorHAnsi" w:cstheme="minorBidi"/>
                <w:color w:val="auto"/>
                <w:sz w:val="22"/>
                <w:szCs w:val="22"/>
              </w:rPr>
              <w:tab/>
            </w:r>
            <w:r w:rsidRPr="00B40BBD" w:rsidDel="00B40BBD">
              <w:rPr>
                <w:rFonts w:cs="Arial"/>
                <w:sz w:val="22"/>
                <w:rPrChange w:id="560" w:author="Seggelke, Klaus" w:date="2017-03-21T14:42:00Z">
                  <w:rPr>
                    <w:rStyle w:val="Hyperlink"/>
                  </w:rPr>
                </w:rPrChange>
              </w:rPr>
              <w:delText>VNF Recovery</w:delText>
            </w:r>
            <w:r w:rsidDel="00B40BBD">
              <w:rPr>
                <w:webHidden/>
              </w:rPr>
              <w:tab/>
            </w:r>
          </w:del>
          <w:del w:id="561" w:author="Seggelke, Klaus" w:date="2017-03-21T10:30:00Z">
            <w:r w:rsidDel="00FA278F">
              <w:rPr>
                <w:webHidden/>
              </w:rPr>
              <w:delText>92</w:delText>
            </w:r>
          </w:del>
        </w:p>
        <w:p w:rsidR="00A57497" w:rsidDel="00B40BBD" w:rsidRDefault="00A57497">
          <w:pPr>
            <w:pStyle w:val="TOC1"/>
            <w:rPr>
              <w:del w:id="562" w:author="Seggelke, Klaus" w:date="2017-03-21T14:42:00Z"/>
              <w:rFonts w:asciiTheme="minorHAnsi" w:eastAsiaTheme="minorEastAsia" w:hAnsiTheme="minorHAnsi" w:cstheme="minorBidi"/>
              <w:color w:val="auto"/>
              <w:sz w:val="22"/>
              <w:szCs w:val="22"/>
            </w:rPr>
          </w:pPr>
          <w:del w:id="563" w:author="Seggelke, Klaus" w:date="2017-03-21T14:42:00Z">
            <w:r w:rsidRPr="00B40BBD" w:rsidDel="00B40BBD">
              <w:rPr>
                <w:rFonts w:cs="Arial"/>
                <w:sz w:val="22"/>
                <w:rPrChange w:id="564" w:author="Seggelke, Klaus" w:date="2017-03-21T14:42:00Z">
                  <w:rPr>
                    <w:rStyle w:val="Hyperlink"/>
                  </w:rPr>
                </w:rPrChange>
              </w:rPr>
              <w:delText>12</w:delText>
            </w:r>
            <w:r w:rsidDel="00B40BBD">
              <w:rPr>
                <w:rFonts w:asciiTheme="minorHAnsi" w:eastAsiaTheme="minorEastAsia" w:hAnsiTheme="minorHAnsi" w:cstheme="minorBidi"/>
                <w:color w:val="auto"/>
                <w:sz w:val="22"/>
                <w:szCs w:val="22"/>
              </w:rPr>
              <w:tab/>
            </w:r>
            <w:r w:rsidRPr="00B40BBD" w:rsidDel="00B40BBD">
              <w:rPr>
                <w:rFonts w:cs="Arial"/>
                <w:sz w:val="22"/>
                <w:rPrChange w:id="565" w:author="Seggelke, Klaus" w:date="2017-03-21T14:42:00Z">
                  <w:rPr>
                    <w:rStyle w:val="Hyperlink"/>
                  </w:rPr>
                </w:rPrChange>
              </w:rPr>
              <w:delText>Performance Management</w:delText>
            </w:r>
            <w:r w:rsidDel="00B40BBD">
              <w:rPr>
                <w:webHidden/>
              </w:rPr>
              <w:tab/>
            </w:r>
          </w:del>
          <w:del w:id="566" w:author="Seggelke, Klaus" w:date="2017-03-21T10:30:00Z">
            <w:r w:rsidDel="00FA278F">
              <w:rPr>
                <w:webHidden/>
              </w:rPr>
              <w:delText>93</w:delText>
            </w:r>
          </w:del>
        </w:p>
        <w:p w:rsidR="00A57497" w:rsidDel="00B40BBD" w:rsidRDefault="00A57497">
          <w:pPr>
            <w:pStyle w:val="TOC1"/>
            <w:rPr>
              <w:del w:id="567" w:author="Seggelke, Klaus" w:date="2017-03-21T14:42:00Z"/>
              <w:rFonts w:asciiTheme="minorHAnsi" w:eastAsiaTheme="minorEastAsia" w:hAnsiTheme="minorHAnsi" w:cstheme="minorBidi"/>
              <w:color w:val="auto"/>
              <w:sz w:val="22"/>
              <w:szCs w:val="22"/>
            </w:rPr>
          </w:pPr>
          <w:del w:id="568" w:author="Seggelke, Klaus" w:date="2017-03-21T14:42:00Z">
            <w:r w:rsidRPr="00B40BBD" w:rsidDel="00B40BBD">
              <w:rPr>
                <w:rFonts w:cs="Arial"/>
                <w:sz w:val="22"/>
                <w:rPrChange w:id="569" w:author="Seggelke, Klaus" w:date="2017-03-21T14:42:00Z">
                  <w:rPr>
                    <w:rStyle w:val="Hyperlink"/>
                  </w:rPr>
                </w:rPrChange>
              </w:rPr>
              <w:delText>13</w:delText>
            </w:r>
            <w:r w:rsidDel="00B40BBD">
              <w:rPr>
                <w:rFonts w:asciiTheme="minorHAnsi" w:eastAsiaTheme="minorEastAsia" w:hAnsiTheme="minorHAnsi" w:cstheme="minorBidi"/>
                <w:color w:val="auto"/>
                <w:sz w:val="22"/>
                <w:szCs w:val="22"/>
              </w:rPr>
              <w:tab/>
            </w:r>
            <w:r w:rsidRPr="00B40BBD" w:rsidDel="00B40BBD">
              <w:rPr>
                <w:rFonts w:cs="Arial"/>
                <w:sz w:val="22"/>
                <w:rPrChange w:id="570" w:author="Seggelke, Klaus" w:date="2017-03-21T14:42:00Z">
                  <w:rPr>
                    <w:rStyle w:val="Hyperlink"/>
                  </w:rPr>
                </w:rPrChange>
              </w:rPr>
              <w:delText>Complex Use-cases</w:delText>
            </w:r>
            <w:r w:rsidDel="00B40BBD">
              <w:rPr>
                <w:webHidden/>
              </w:rPr>
              <w:tab/>
            </w:r>
          </w:del>
          <w:del w:id="571" w:author="Seggelke, Klaus" w:date="2017-03-21T10:30:00Z">
            <w:r w:rsidDel="00FA278F">
              <w:rPr>
                <w:webHidden/>
              </w:rPr>
              <w:delText>100</w:delText>
            </w:r>
          </w:del>
        </w:p>
        <w:p w:rsidR="00A57497" w:rsidDel="00B40BBD" w:rsidRDefault="00A57497">
          <w:pPr>
            <w:pStyle w:val="TOC1"/>
            <w:rPr>
              <w:del w:id="572" w:author="Seggelke, Klaus" w:date="2017-03-21T14:42:00Z"/>
              <w:rFonts w:asciiTheme="minorHAnsi" w:eastAsiaTheme="minorEastAsia" w:hAnsiTheme="minorHAnsi" w:cstheme="minorBidi"/>
              <w:color w:val="auto"/>
              <w:sz w:val="22"/>
              <w:szCs w:val="22"/>
            </w:rPr>
          </w:pPr>
          <w:del w:id="573" w:author="Seggelke, Klaus" w:date="2017-03-21T14:42:00Z">
            <w:r w:rsidRPr="00B40BBD" w:rsidDel="00B40BBD">
              <w:rPr>
                <w:rFonts w:cs="Arial"/>
                <w:sz w:val="22"/>
                <w:rPrChange w:id="574" w:author="Seggelke, Klaus" w:date="2017-03-21T14:42:00Z">
                  <w:rPr>
                    <w:rStyle w:val="Hyperlink"/>
                  </w:rPr>
                </w:rPrChange>
              </w:rPr>
              <w:delText>14</w:delText>
            </w:r>
            <w:r w:rsidDel="00B40BBD">
              <w:rPr>
                <w:rFonts w:asciiTheme="minorHAnsi" w:eastAsiaTheme="minorEastAsia" w:hAnsiTheme="minorHAnsi" w:cstheme="minorBidi"/>
                <w:color w:val="auto"/>
                <w:sz w:val="22"/>
                <w:szCs w:val="22"/>
              </w:rPr>
              <w:tab/>
            </w:r>
            <w:r w:rsidRPr="00B40BBD" w:rsidDel="00B40BBD">
              <w:rPr>
                <w:rFonts w:cs="Arial"/>
                <w:sz w:val="22"/>
                <w:rPrChange w:id="575" w:author="Seggelke, Klaus" w:date="2017-03-21T14:42:00Z">
                  <w:rPr>
                    <w:rStyle w:val="Hyperlink"/>
                  </w:rPr>
                </w:rPrChange>
              </w:rPr>
              <w:delText>Open Use Cases</w:delText>
            </w:r>
            <w:r w:rsidDel="00B40BBD">
              <w:rPr>
                <w:webHidden/>
              </w:rPr>
              <w:tab/>
            </w:r>
          </w:del>
          <w:del w:id="576" w:author="Seggelke, Klaus" w:date="2017-03-21T10:30:00Z">
            <w:r w:rsidDel="00FA278F">
              <w:rPr>
                <w:webHidden/>
              </w:rPr>
              <w:delText>106</w:delText>
            </w:r>
          </w:del>
        </w:p>
        <w:p w:rsidR="00A57497" w:rsidDel="00B40BBD" w:rsidRDefault="00A57497">
          <w:pPr>
            <w:pStyle w:val="TOC1"/>
            <w:rPr>
              <w:del w:id="577" w:author="Seggelke, Klaus" w:date="2017-03-21T14:42:00Z"/>
              <w:rFonts w:asciiTheme="minorHAnsi" w:eastAsiaTheme="minorEastAsia" w:hAnsiTheme="minorHAnsi" w:cstheme="minorBidi"/>
              <w:color w:val="auto"/>
              <w:sz w:val="22"/>
              <w:szCs w:val="22"/>
            </w:rPr>
          </w:pPr>
          <w:del w:id="578" w:author="Seggelke, Klaus" w:date="2017-03-21T14:42:00Z">
            <w:r w:rsidRPr="00B40BBD" w:rsidDel="00B40BBD">
              <w:rPr>
                <w:rFonts w:cs="Arial"/>
                <w:sz w:val="22"/>
                <w:rPrChange w:id="579" w:author="Seggelke, Klaus" w:date="2017-03-21T14:42:00Z">
                  <w:rPr>
                    <w:rStyle w:val="Hyperlink"/>
                  </w:rPr>
                </w:rPrChange>
              </w:rPr>
              <w:delText>15</w:delText>
            </w:r>
            <w:r w:rsidDel="00B40BBD">
              <w:rPr>
                <w:rFonts w:asciiTheme="minorHAnsi" w:eastAsiaTheme="minorEastAsia" w:hAnsiTheme="minorHAnsi" w:cstheme="minorBidi"/>
                <w:color w:val="auto"/>
                <w:sz w:val="22"/>
                <w:szCs w:val="22"/>
              </w:rPr>
              <w:tab/>
            </w:r>
            <w:r w:rsidRPr="00B40BBD" w:rsidDel="00B40BBD">
              <w:rPr>
                <w:rFonts w:cs="Arial"/>
                <w:sz w:val="22"/>
                <w:rPrChange w:id="580" w:author="Seggelke, Klaus" w:date="2017-03-21T14:42:00Z">
                  <w:rPr>
                    <w:rStyle w:val="Hyperlink"/>
                  </w:rPr>
                </w:rPrChange>
              </w:rPr>
              <w:delText>API Design and Architecture</w:delText>
            </w:r>
            <w:r w:rsidDel="00B40BBD">
              <w:rPr>
                <w:webHidden/>
              </w:rPr>
              <w:tab/>
            </w:r>
          </w:del>
          <w:del w:id="581" w:author="Seggelke, Klaus" w:date="2017-03-21T10:30:00Z">
            <w:r w:rsidDel="00FA278F">
              <w:rPr>
                <w:webHidden/>
              </w:rPr>
              <w:delText>106</w:delText>
            </w:r>
          </w:del>
        </w:p>
        <w:p w:rsidR="00A57497" w:rsidDel="00B40BBD" w:rsidRDefault="00A57497">
          <w:pPr>
            <w:pStyle w:val="TOC2"/>
            <w:tabs>
              <w:tab w:val="left" w:pos="1000"/>
            </w:tabs>
            <w:rPr>
              <w:del w:id="582" w:author="Seggelke, Klaus" w:date="2017-03-21T14:42:00Z"/>
              <w:rFonts w:asciiTheme="minorHAnsi" w:eastAsiaTheme="minorEastAsia" w:hAnsiTheme="minorHAnsi" w:cstheme="minorBidi"/>
              <w:color w:val="auto"/>
              <w:sz w:val="22"/>
              <w:szCs w:val="22"/>
            </w:rPr>
          </w:pPr>
          <w:del w:id="583" w:author="Seggelke, Klaus" w:date="2017-03-21T14:42:00Z">
            <w:r w:rsidRPr="00B40BBD" w:rsidDel="00B40BBD">
              <w:rPr>
                <w:rFonts w:cs="Arial"/>
                <w:sz w:val="22"/>
                <w:rPrChange w:id="584" w:author="Seggelke, Klaus" w:date="2017-03-21T14:42:00Z">
                  <w:rPr>
                    <w:rStyle w:val="Hyperlink"/>
                  </w:rPr>
                </w:rPrChange>
              </w:rPr>
              <w:delText>15.1</w:delText>
            </w:r>
            <w:r w:rsidDel="00B40BBD">
              <w:rPr>
                <w:rFonts w:asciiTheme="minorHAnsi" w:eastAsiaTheme="minorEastAsia" w:hAnsiTheme="minorHAnsi" w:cstheme="minorBidi"/>
                <w:color w:val="auto"/>
                <w:sz w:val="22"/>
                <w:szCs w:val="22"/>
              </w:rPr>
              <w:tab/>
            </w:r>
            <w:r w:rsidRPr="00B40BBD" w:rsidDel="00B40BBD">
              <w:rPr>
                <w:rFonts w:cs="Arial"/>
                <w:sz w:val="22"/>
                <w:rPrChange w:id="585" w:author="Seggelke, Klaus" w:date="2017-03-21T14:42:00Z">
                  <w:rPr>
                    <w:rStyle w:val="Hyperlink"/>
                  </w:rPr>
                </w:rPrChange>
              </w:rPr>
              <w:delText>VNF RECORD</w:delText>
            </w:r>
            <w:r w:rsidDel="00B40BBD">
              <w:rPr>
                <w:webHidden/>
              </w:rPr>
              <w:tab/>
            </w:r>
          </w:del>
          <w:del w:id="586" w:author="Seggelke, Klaus" w:date="2017-03-21T10:30:00Z">
            <w:r w:rsidDel="00FA278F">
              <w:rPr>
                <w:webHidden/>
              </w:rPr>
              <w:delText>107</w:delText>
            </w:r>
          </w:del>
        </w:p>
        <w:p w:rsidR="00A57497" w:rsidDel="00B40BBD" w:rsidRDefault="00A57497">
          <w:pPr>
            <w:pStyle w:val="TOC2"/>
            <w:tabs>
              <w:tab w:val="left" w:pos="1000"/>
            </w:tabs>
            <w:rPr>
              <w:del w:id="587" w:author="Seggelke, Klaus" w:date="2017-03-21T14:42:00Z"/>
              <w:rFonts w:asciiTheme="minorHAnsi" w:eastAsiaTheme="minorEastAsia" w:hAnsiTheme="minorHAnsi" w:cstheme="minorBidi"/>
              <w:color w:val="auto"/>
              <w:sz w:val="22"/>
              <w:szCs w:val="22"/>
            </w:rPr>
          </w:pPr>
          <w:del w:id="588" w:author="Seggelke, Klaus" w:date="2017-03-21T14:42:00Z">
            <w:r w:rsidRPr="00B40BBD" w:rsidDel="00B40BBD">
              <w:rPr>
                <w:rFonts w:cs="Arial"/>
                <w:sz w:val="22"/>
                <w:rPrChange w:id="589" w:author="Seggelke, Klaus" w:date="2017-03-21T14:42:00Z">
                  <w:rPr>
                    <w:rStyle w:val="Hyperlink"/>
                  </w:rPr>
                </w:rPrChange>
              </w:rPr>
              <w:delText>15.2</w:delText>
            </w:r>
            <w:r w:rsidDel="00B40BBD">
              <w:rPr>
                <w:rFonts w:asciiTheme="minorHAnsi" w:eastAsiaTheme="minorEastAsia" w:hAnsiTheme="minorHAnsi" w:cstheme="minorBidi"/>
                <w:color w:val="auto"/>
                <w:sz w:val="22"/>
                <w:szCs w:val="22"/>
              </w:rPr>
              <w:tab/>
            </w:r>
            <w:r w:rsidRPr="00B40BBD" w:rsidDel="00B40BBD">
              <w:rPr>
                <w:rFonts w:cs="Arial"/>
                <w:sz w:val="22"/>
                <w:rPrChange w:id="590" w:author="Seggelke, Klaus" w:date="2017-03-21T14:42:00Z">
                  <w:rPr>
                    <w:rStyle w:val="Hyperlink"/>
                  </w:rPr>
                </w:rPrChange>
              </w:rPr>
              <w:delText>EM API module</w:delText>
            </w:r>
            <w:r w:rsidDel="00B40BBD">
              <w:rPr>
                <w:webHidden/>
              </w:rPr>
              <w:tab/>
            </w:r>
          </w:del>
          <w:del w:id="591" w:author="Seggelke, Klaus" w:date="2017-03-21T10:30:00Z">
            <w:r w:rsidDel="00FA278F">
              <w:rPr>
                <w:webHidden/>
              </w:rPr>
              <w:delText>107</w:delText>
            </w:r>
          </w:del>
        </w:p>
        <w:p w:rsidR="00A57497" w:rsidDel="00B40BBD" w:rsidRDefault="00A57497">
          <w:pPr>
            <w:pStyle w:val="TOC2"/>
            <w:tabs>
              <w:tab w:val="left" w:pos="1000"/>
            </w:tabs>
            <w:rPr>
              <w:del w:id="592" w:author="Seggelke, Klaus" w:date="2017-03-21T14:42:00Z"/>
              <w:rFonts w:asciiTheme="minorHAnsi" w:eastAsiaTheme="minorEastAsia" w:hAnsiTheme="minorHAnsi" w:cstheme="minorBidi"/>
              <w:color w:val="auto"/>
              <w:sz w:val="22"/>
              <w:szCs w:val="22"/>
            </w:rPr>
          </w:pPr>
          <w:del w:id="593" w:author="Seggelke, Klaus" w:date="2017-03-21T14:42:00Z">
            <w:r w:rsidRPr="00B40BBD" w:rsidDel="00B40BBD">
              <w:rPr>
                <w:rFonts w:cs="Arial"/>
                <w:sz w:val="22"/>
                <w:rPrChange w:id="594" w:author="Seggelke, Klaus" w:date="2017-03-21T14:42:00Z">
                  <w:rPr>
                    <w:rStyle w:val="Hyperlink"/>
                  </w:rPr>
                </w:rPrChange>
              </w:rPr>
              <w:delText>15.3</w:delText>
            </w:r>
            <w:r w:rsidDel="00B40BBD">
              <w:rPr>
                <w:rFonts w:asciiTheme="minorHAnsi" w:eastAsiaTheme="minorEastAsia" w:hAnsiTheme="minorHAnsi" w:cstheme="minorBidi"/>
                <w:color w:val="auto"/>
                <w:sz w:val="22"/>
                <w:szCs w:val="22"/>
              </w:rPr>
              <w:tab/>
            </w:r>
            <w:r w:rsidRPr="00B40BBD" w:rsidDel="00B40BBD">
              <w:rPr>
                <w:rFonts w:cs="Arial"/>
                <w:sz w:val="22"/>
                <w:rPrChange w:id="595" w:author="Seggelke, Klaus" w:date="2017-03-21T14:42:00Z">
                  <w:rPr>
                    <w:rStyle w:val="Hyperlink"/>
                  </w:rPr>
                </w:rPrChange>
              </w:rPr>
              <w:delText>NFVO API Module</w:delText>
            </w:r>
            <w:r w:rsidDel="00B40BBD">
              <w:rPr>
                <w:webHidden/>
              </w:rPr>
              <w:tab/>
            </w:r>
          </w:del>
          <w:del w:id="596" w:author="Seggelke, Klaus" w:date="2017-03-21T10:30:00Z">
            <w:r w:rsidDel="00FA278F">
              <w:rPr>
                <w:webHidden/>
              </w:rPr>
              <w:delText>109</w:delText>
            </w:r>
          </w:del>
        </w:p>
        <w:p w:rsidR="00A57497" w:rsidDel="00B40BBD" w:rsidRDefault="00A57497">
          <w:pPr>
            <w:pStyle w:val="TOC2"/>
            <w:tabs>
              <w:tab w:val="left" w:pos="1000"/>
            </w:tabs>
            <w:rPr>
              <w:del w:id="597" w:author="Seggelke, Klaus" w:date="2017-03-21T14:42:00Z"/>
              <w:rFonts w:asciiTheme="minorHAnsi" w:eastAsiaTheme="minorEastAsia" w:hAnsiTheme="minorHAnsi" w:cstheme="minorBidi"/>
              <w:color w:val="auto"/>
              <w:sz w:val="22"/>
              <w:szCs w:val="22"/>
            </w:rPr>
          </w:pPr>
          <w:del w:id="598" w:author="Seggelke, Klaus" w:date="2017-03-21T14:42:00Z">
            <w:r w:rsidRPr="00B40BBD" w:rsidDel="00B40BBD">
              <w:rPr>
                <w:rFonts w:cs="Arial"/>
                <w:sz w:val="22"/>
                <w:rPrChange w:id="599" w:author="Seggelke, Klaus" w:date="2017-03-21T14:42:00Z">
                  <w:rPr>
                    <w:rStyle w:val="Hyperlink"/>
                  </w:rPr>
                </w:rPrChange>
              </w:rPr>
              <w:delText>15.4</w:delText>
            </w:r>
            <w:r w:rsidDel="00B40BBD">
              <w:rPr>
                <w:rFonts w:asciiTheme="minorHAnsi" w:eastAsiaTheme="minorEastAsia" w:hAnsiTheme="minorHAnsi" w:cstheme="minorBidi"/>
                <w:color w:val="auto"/>
                <w:sz w:val="22"/>
                <w:szCs w:val="22"/>
              </w:rPr>
              <w:tab/>
            </w:r>
            <w:r w:rsidRPr="00B40BBD" w:rsidDel="00B40BBD">
              <w:rPr>
                <w:rFonts w:cs="Arial"/>
                <w:sz w:val="22"/>
                <w:rPrChange w:id="600" w:author="Seggelke, Klaus" w:date="2017-03-21T14:42:00Z">
                  <w:rPr>
                    <w:rStyle w:val="Hyperlink"/>
                  </w:rPr>
                </w:rPrChange>
              </w:rPr>
              <w:delText>VNF API Module</w:delText>
            </w:r>
            <w:r w:rsidDel="00B40BBD">
              <w:rPr>
                <w:webHidden/>
              </w:rPr>
              <w:tab/>
            </w:r>
          </w:del>
          <w:del w:id="601" w:author="Seggelke, Klaus" w:date="2017-03-21T10:30:00Z">
            <w:r w:rsidDel="00FA278F">
              <w:rPr>
                <w:webHidden/>
              </w:rPr>
              <w:delText>109</w:delText>
            </w:r>
          </w:del>
        </w:p>
        <w:p w:rsidR="00A57497" w:rsidDel="00B40BBD" w:rsidRDefault="00A57497">
          <w:pPr>
            <w:pStyle w:val="TOC2"/>
            <w:tabs>
              <w:tab w:val="left" w:pos="1000"/>
            </w:tabs>
            <w:rPr>
              <w:del w:id="602" w:author="Seggelke, Klaus" w:date="2017-03-21T14:42:00Z"/>
              <w:rFonts w:asciiTheme="minorHAnsi" w:eastAsiaTheme="minorEastAsia" w:hAnsiTheme="minorHAnsi" w:cstheme="minorBidi"/>
              <w:color w:val="auto"/>
              <w:sz w:val="22"/>
              <w:szCs w:val="22"/>
            </w:rPr>
          </w:pPr>
          <w:del w:id="603" w:author="Seggelke, Klaus" w:date="2017-03-21T14:42:00Z">
            <w:r w:rsidRPr="00B40BBD" w:rsidDel="00B40BBD">
              <w:rPr>
                <w:rFonts w:cs="Arial"/>
                <w:sz w:val="22"/>
                <w:rPrChange w:id="604" w:author="Seggelke, Klaus" w:date="2017-03-21T14:42:00Z">
                  <w:rPr>
                    <w:rStyle w:val="Hyperlink"/>
                  </w:rPr>
                </w:rPrChange>
              </w:rPr>
              <w:delText>15.5</w:delText>
            </w:r>
            <w:r w:rsidDel="00B40BBD">
              <w:rPr>
                <w:rFonts w:asciiTheme="minorHAnsi" w:eastAsiaTheme="minorEastAsia" w:hAnsiTheme="minorHAnsi" w:cstheme="minorBidi"/>
                <w:color w:val="auto"/>
                <w:sz w:val="22"/>
                <w:szCs w:val="22"/>
              </w:rPr>
              <w:tab/>
            </w:r>
            <w:r w:rsidRPr="00B40BBD" w:rsidDel="00B40BBD">
              <w:rPr>
                <w:rFonts w:cs="Arial"/>
                <w:sz w:val="22"/>
                <w:rPrChange w:id="605" w:author="Seggelke, Klaus" w:date="2017-03-21T14:42:00Z">
                  <w:rPr>
                    <w:rStyle w:val="Hyperlink"/>
                  </w:rPr>
                </w:rPrChange>
              </w:rPr>
              <w:delText>VNFM API Module</w:delText>
            </w:r>
            <w:r w:rsidDel="00B40BBD">
              <w:rPr>
                <w:webHidden/>
              </w:rPr>
              <w:tab/>
            </w:r>
          </w:del>
          <w:del w:id="606" w:author="Seggelke, Klaus" w:date="2017-03-21T10:30:00Z">
            <w:r w:rsidDel="00FA278F">
              <w:rPr>
                <w:webHidden/>
              </w:rPr>
              <w:delText>110</w:delText>
            </w:r>
          </w:del>
        </w:p>
        <w:p w:rsidR="00A57497" w:rsidDel="00B40BBD" w:rsidRDefault="00A57497">
          <w:pPr>
            <w:pStyle w:val="TOC3"/>
            <w:rPr>
              <w:del w:id="607" w:author="Seggelke, Klaus" w:date="2017-03-21T14:42:00Z"/>
              <w:rFonts w:asciiTheme="minorHAnsi" w:eastAsiaTheme="minorEastAsia" w:hAnsiTheme="minorHAnsi" w:cstheme="minorBidi"/>
              <w:noProof/>
              <w:color w:val="auto"/>
            </w:rPr>
          </w:pPr>
          <w:del w:id="608" w:author="Seggelke, Klaus" w:date="2017-03-21T14:42:00Z">
            <w:r w:rsidRPr="00B40BBD" w:rsidDel="00B40BBD">
              <w:rPr>
                <w:noProof/>
                <w:rPrChange w:id="609" w:author="Seggelke, Klaus" w:date="2017-03-21T14:42:00Z">
                  <w:rPr>
                    <w:rStyle w:val="Hyperlink"/>
                  </w:rPr>
                </w:rPrChange>
              </w:rPr>
              <w:delText>15.5.1</w:delText>
            </w:r>
            <w:r w:rsidDel="00B40BBD">
              <w:rPr>
                <w:rFonts w:asciiTheme="minorHAnsi" w:eastAsiaTheme="minorEastAsia" w:hAnsiTheme="minorHAnsi" w:cstheme="minorBidi"/>
                <w:noProof/>
                <w:color w:val="auto"/>
              </w:rPr>
              <w:tab/>
            </w:r>
            <w:r w:rsidRPr="00B40BBD" w:rsidDel="00B40BBD">
              <w:rPr>
                <w:noProof/>
                <w:rPrChange w:id="610" w:author="Seggelke, Klaus" w:date="2017-03-21T14:42:00Z">
                  <w:rPr>
                    <w:rStyle w:val="Hyperlink"/>
                  </w:rPr>
                </w:rPrChange>
              </w:rPr>
              <w:delText>Software Image</w:delText>
            </w:r>
            <w:r w:rsidDel="00B40BBD">
              <w:rPr>
                <w:noProof/>
                <w:webHidden/>
              </w:rPr>
              <w:tab/>
            </w:r>
          </w:del>
          <w:del w:id="611" w:author="Seggelke, Klaus" w:date="2017-03-21T10:30:00Z">
            <w:r w:rsidDel="00FA278F">
              <w:rPr>
                <w:noProof/>
                <w:webHidden/>
              </w:rPr>
              <w:delText>111</w:delText>
            </w:r>
          </w:del>
        </w:p>
        <w:p w:rsidR="00A57497" w:rsidDel="00B40BBD" w:rsidRDefault="00A57497">
          <w:pPr>
            <w:pStyle w:val="TOC3"/>
            <w:rPr>
              <w:del w:id="612" w:author="Seggelke, Klaus" w:date="2017-03-21T14:42:00Z"/>
              <w:rFonts w:asciiTheme="minorHAnsi" w:eastAsiaTheme="minorEastAsia" w:hAnsiTheme="minorHAnsi" w:cstheme="minorBidi"/>
              <w:noProof/>
              <w:color w:val="auto"/>
            </w:rPr>
          </w:pPr>
          <w:del w:id="613" w:author="Seggelke, Klaus" w:date="2017-03-21T14:42:00Z">
            <w:r w:rsidRPr="00B40BBD" w:rsidDel="00B40BBD">
              <w:rPr>
                <w:noProof/>
                <w:rPrChange w:id="614" w:author="Seggelke, Klaus" w:date="2017-03-21T14:42:00Z">
                  <w:rPr>
                    <w:rStyle w:val="Hyperlink"/>
                  </w:rPr>
                </w:rPrChange>
              </w:rPr>
              <w:delText>15.5.2</w:delText>
            </w:r>
            <w:r w:rsidDel="00B40BBD">
              <w:rPr>
                <w:rFonts w:asciiTheme="minorHAnsi" w:eastAsiaTheme="minorEastAsia" w:hAnsiTheme="minorHAnsi" w:cstheme="minorBidi"/>
                <w:noProof/>
                <w:color w:val="auto"/>
              </w:rPr>
              <w:tab/>
            </w:r>
            <w:r w:rsidRPr="00B40BBD" w:rsidDel="00B40BBD">
              <w:rPr>
                <w:noProof/>
                <w:rPrChange w:id="615" w:author="Seggelke, Klaus" w:date="2017-03-21T14:42:00Z">
                  <w:rPr>
                    <w:rStyle w:val="Hyperlink"/>
                  </w:rPr>
                </w:rPrChange>
              </w:rPr>
              <w:delText>VNFD</w:delText>
            </w:r>
            <w:r w:rsidDel="00B40BBD">
              <w:rPr>
                <w:noProof/>
                <w:webHidden/>
              </w:rPr>
              <w:tab/>
            </w:r>
          </w:del>
          <w:del w:id="616" w:author="Seggelke, Klaus" w:date="2017-03-21T10:30:00Z">
            <w:r w:rsidDel="00FA278F">
              <w:rPr>
                <w:noProof/>
                <w:webHidden/>
              </w:rPr>
              <w:delText>112</w:delText>
            </w:r>
          </w:del>
        </w:p>
        <w:p w:rsidR="00A57497" w:rsidDel="00B40BBD" w:rsidRDefault="00A57497">
          <w:pPr>
            <w:pStyle w:val="TOC3"/>
            <w:rPr>
              <w:del w:id="617" w:author="Seggelke, Klaus" w:date="2017-03-21T14:42:00Z"/>
              <w:rFonts w:asciiTheme="minorHAnsi" w:eastAsiaTheme="minorEastAsia" w:hAnsiTheme="minorHAnsi" w:cstheme="minorBidi"/>
              <w:noProof/>
              <w:color w:val="auto"/>
            </w:rPr>
          </w:pPr>
          <w:del w:id="618" w:author="Seggelke, Klaus" w:date="2017-03-21T14:42:00Z">
            <w:r w:rsidRPr="00B40BBD" w:rsidDel="00B40BBD">
              <w:rPr>
                <w:noProof/>
                <w:rPrChange w:id="619" w:author="Seggelke, Klaus" w:date="2017-03-21T14:42:00Z">
                  <w:rPr>
                    <w:rStyle w:val="Hyperlink"/>
                  </w:rPr>
                </w:rPrChange>
              </w:rPr>
              <w:delText>15.5.3</w:delText>
            </w:r>
            <w:r w:rsidDel="00B40BBD">
              <w:rPr>
                <w:rFonts w:asciiTheme="minorHAnsi" w:eastAsiaTheme="minorEastAsia" w:hAnsiTheme="minorHAnsi" w:cstheme="minorBidi"/>
                <w:noProof/>
                <w:color w:val="auto"/>
              </w:rPr>
              <w:tab/>
            </w:r>
            <w:r w:rsidRPr="00B40BBD" w:rsidDel="00B40BBD">
              <w:rPr>
                <w:noProof/>
                <w:rPrChange w:id="620" w:author="Seggelke, Klaus" w:date="2017-03-21T14:42:00Z">
                  <w:rPr>
                    <w:rStyle w:val="Hyperlink"/>
                  </w:rPr>
                </w:rPrChange>
              </w:rPr>
              <w:delText>Snapshot</w:delText>
            </w:r>
            <w:r w:rsidDel="00B40BBD">
              <w:rPr>
                <w:noProof/>
                <w:webHidden/>
              </w:rPr>
              <w:tab/>
            </w:r>
          </w:del>
          <w:del w:id="621" w:author="Seggelke, Klaus" w:date="2017-03-21T10:30:00Z">
            <w:r w:rsidDel="00FA278F">
              <w:rPr>
                <w:noProof/>
                <w:webHidden/>
              </w:rPr>
              <w:delText>113</w:delText>
            </w:r>
          </w:del>
        </w:p>
        <w:p w:rsidR="00A57497" w:rsidDel="00B40BBD" w:rsidRDefault="00A57497">
          <w:pPr>
            <w:pStyle w:val="TOC3"/>
            <w:rPr>
              <w:del w:id="622" w:author="Seggelke, Klaus" w:date="2017-03-21T14:42:00Z"/>
              <w:rFonts w:asciiTheme="minorHAnsi" w:eastAsiaTheme="minorEastAsia" w:hAnsiTheme="minorHAnsi" w:cstheme="minorBidi"/>
              <w:noProof/>
              <w:color w:val="auto"/>
            </w:rPr>
          </w:pPr>
          <w:del w:id="623" w:author="Seggelke, Klaus" w:date="2017-03-21T14:42:00Z">
            <w:r w:rsidRPr="00B40BBD" w:rsidDel="00B40BBD">
              <w:rPr>
                <w:noProof/>
                <w:rPrChange w:id="624" w:author="Seggelke, Klaus" w:date="2017-03-21T14:42:00Z">
                  <w:rPr>
                    <w:rStyle w:val="Hyperlink"/>
                  </w:rPr>
                </w:rPrChange>
              </w:rPr>
              <w:delText>15.5.4</w:delText>
            </w:r>
            <w:r w:rsidDel="00B40BBD">
              <w:rPr>
                <w:rFonts w:asciiTheme="minorHAnsi" w:eastAsiaTheme="minorEastAsia" w:hAnsiTheme="minorHAnsi" w:cstheme="minorBidi"/>
                <w:noProof/>
                <w:color w:val="auto"/>
              </w:rPr>
              <w:tab/>
            </w:r>
            <w:r w:rsidRPr="00B40BBD" w:rsidDel="00B40BBD">
              <w:rPr>
                <w:noProof/>
                <w:rPrChange w:id="625" w:author="Seggelke, Klaus" w:date="2017-03-21T14:42:00Z">
                  <w:rPr>
                    <w:rStyle w:val="Hyperlink"/>
                  </w:rPr>
                </w:rPrChange>
              </w:rPr>
              <w:delText>VNF</w:delText>
            </w:r>
            <w:r w:rsidDel="00B40BBD">
              <w:rPr>
                <w:noProof/>
                <w:webHidden/>
              </w:rPr>
              <w:tab/>
            </w:r>
          </w:del>
          <w:del w:id="626" w:author="Seggelke, Klaus" w:date="2017-03-21T10:30:00Z">
            <w:r w:rsidDel="00FA278F">
              <w:rPr>
                <w:noProof/>
                <w:webHidden/>
              </w:rPr>
              <w:delText>117</w:delText>
            </w:r>
          </w:del>
        </w:p>
        <w:p w:rsidR="00A57497" w:rsidDel="00B40BBD" w:rsidRDefault="00A57497">
          <w:pPr>
            <w:pStyle w:val="TOC3"/>
            <w:rPr>
              <w:del w:id="627" w:author="Seggelke, Klaus" w:date="2017-03-21T14:42:00Z"/>
              <w:rFonts w:asciiTheme="minorHAnsi" w:eastAsiaTheme="minorEastAsia" w:hAnsiTheme="minorHAnsi" w:cstheme="minorBidi"/>
              <w:noProof/>
              <w:color w:val="auto"/>
            </w:rPr>
          </w:pPr>
          <w:del w:id="628" w:author="Seggelke, Klaus" w:date="2017-03-21T14:42:00Z">
            <w:r w:rsidRPr="00B40BBD" w:rsidDel="00B40BBD">
              <w:rPr>
                <w:noProof/>
                <w:rPrChange w:id="629" w:author="Seggelke, Klaus" w:date="2017-03-21T14:42:00Z">
                  <w:rPr>
                    <w:rStyle w:val="Hyperlink"/>
                  </w:rPr>
                </w:rPrChange>
              </w:rPr>
              <w:delText>15.5.5</w:delText>
            </w:r>
            <w:r w:rsidDel="00B40BBD">
              <w:rPr>
                <w:rFonts w:asciiTheme="minorHAnsi" w:eastAsiaTheme="minorEastAsia" w:hAnsiTheme="minorHAnsi" w:cstheme="minorBidi"/>
                <w:noProof/>
                <w:color w:val="auto"/>
              </w:rPr>
              <w:tab/>
            </w:r>
            <w:r w:rsidRPr="00B40BBD" w:rsidDel="00B40BBD">
              <w:rPr>
                <w:noProof/>
                <w:rPrChange w:id="630" w:author="Seggelke, Klaus" w:date="2017-03-21T14:42:00Z">
                  <w:rPr>
                    <w:rStyle w:val="Hyperlink"/>
                  </w:rPr>
                </w:rPrChange>
              </w:rPr>
              <w:delText>Migration</w:delText>
            </w:r>
            <w:r w:rsidDel="00B40BBD">
              <w:rPr>
                <w:noProof/>
                <w:webHidden/>
              </w:rPr>
              <w:tab/>
            </w:r>
          </w:del>
          <w:del w:id="631" w:author="Seggelke, Klaus" w:date="2017-03-21T10:30:00Z">
            <w:r w:rsidDel="00FA278F">
              <w:rPr>
                <w:noProof/>
                <w:webHidden/>
              </w:rPr>
              <w:delText>121</w:delText>
            </w:r>
          </w:del>
        </w:p>
        <w:p w:rsidR="00A57497" w:rsidDel="00B40BBD" w:rsidRDefault="00A57497">
          <w:pPr>
            <w:pStyle w:val="TOC3"/>
            <w:rPr>
              <w:del w:id="632" w:author="Seggelke, Klaus" w:date="2017-03-21T14:42:00Z"/>
              <w:rFonts w:asciiTheme="minorHAnsi" w:eastAsiaTheme="minorEastAsia" w:hAnsiTheme="minorHAnsi" w:cstheme="minorBidi"/>
              <w:noProof/>
              <w:color w:val="auto"/>
            </w:rPr>
          </w:pPr>
          <w:del w:id="633" w:author="Seggelke, Klaus" w:date="2017-03-21T14:42:00Z">
            <w:r w:rsidRPr="00B40BBD" w:rsidDel="00B40BBD">
              <w:rPr>
                <w:noProof/>
                <w:rPrChange w:id="634" w:author="Seggelke, Klaus" w:date="2017-03-21T14:42:00Z">
                  <w:rPr>
                    <w:rStyle w:val="Hyperlink"/>
                  </w:rPr>
                </w:rPrChange>
              </w:rPr>
              <w:delText>15.5.6</w:delText>
            </w:r>
            <w:r w:rsidDel="00B40BBD">
              <w:rPr>
                <w:rFonts w:asciiTheme="minorHAnsi" w:eastAsiaTheme="minorEastAsia" w:hAnsiTheme="minorHAnsi" w:cstheme="minorBidi"/>
                <w:noProof/>
                <w:color w:val="auto"/>
              </w:rPr>
              <w:tab/>
            </w:r>
            <w:r w:rsidRPr="00B40BBD" w:rsidDel="00B40BBD">
              <w:rPr>
                <w:noProof/>
                <w:rPrChange w:id="635" w:author="Seggelke, Klaus" w:date="2017-03-21T14:42:00Z">
                  <w:rPr>
                    <w:rStyle w:val="Hyperlink"/>
                  </w:rPr>
                </w:rPrChange>
              </w:rPr>
              <w:delText>vNetwork</w:delText>
            </w:r>
            <w:r w:rsidDel="00B40BBD">
              <w:rPr>
                <w:noProof/>
                <w:webHidden/>
              </w:rPr>
              <w:tab/>
            </w:r>
          </w:del>
          <w:del w:id="636" w:author="Seggelke, Klaus" w:date="2017-03-21T10:30:00Z">
            <w:r w:rsidDel="00FA278F">
              <w:rPr>
                <w:noProof/>
                <w:webHidden/>
              </w:rPr>
              <w:delText>122</w:delText>
            </w:r>
          </w:del>
        </w:p>
        <w:p w:rsidR="00A57497" w:rsidDel="00B40BBD" w:rsidRDefault="00A57497">
          <w:pPr>
            <w:pStyle w:val="TOC3"/>
            <w:rPr>
              <w:del w:id="637" w:author="Seggelke, Klaus" w:date="2017-03-21T14:42:00Z"/>
              <w:rFonts w:asciiTheme="minorHAnsi" w:eastAsiaTheme="minorEastAsia" w:hAnsiTheme="minorHAnsi" w:cstheme="minorBidi"/>
              <w:noProof/>
              <w:color w:val="auto"/>
            </w:rPr>
          </w:pPr>
          <w:del w:id="638" w:author="Seggelke, Klaus" w:date="2017-03-21T14:42:00Z">
            <w:r w:rsidRPr="00B40BBD" w:rsidDel="00B40BBD">
              <w:rPr>
                <w:noProof/>
                <w:rPrChange w:id="639" w:author="Seggelke, Klaus" w:date="2017-03-21T14:42:00Z">
                  <w:rPr>
                    <w:rStyle w:val="Hyperlink"/>
                  </w:rPr>
                </w:rPrChange>
              </w:rPr>
              <w:delText>15.5.7</w:delText>
            </w:r>
            <w:r w:rsidDel="00B40BBD">
              <w:rPr>
                <w:rFonts w:asciiTheme="minorHAnsi" w:eastAsiaTheme="minorEastAsia" w:hAnsiTheme="minorHAnsi" w:cstheme="minorBidi"/>
                <w:noProof/>
                <w:color w:val="auto"/>
              </w:rPr>
              <w:tab/>
            </w:r>
            <w:r w:rsidRPr="00B40BBD" w:rsidDel="00B40BBD">
              <w:rPr>
                <w:noProof/>
                <w:rPrChange w:id="640" w:author="Seggelke, Klaus" w:date="2017-03-21T14:42:00Z">
                  <w:rPr>
                    <w:rStyle w:val="Hyperlink"/>
                  </w:rPr>
                </w:rPrChange>
              </w:rPr>
              <w:delText>vStorage</w:delText>
            </w:r>
            <w:r w:rsidDel="00B40BBD">
              <w:rPr>
                <w:noProof/>
                <w:webHidden/>
              </w:rPr>
              <w:tab/>
            </w:r>
          </w:del>
          <w:del w:id="641" w:author="Seggelke, Klaus" w:date="2017-03-21T10:30:00Z">
            <w:r w:rsidDel="00FA278F">
              <w:rPr>
                <w:noProof/>
                <w:webHidden/>
              </w:rPr>
              <w:delText>123</w:delText>
            </w:r>
          </w:del>
        </w:p>
        <w:p w:rsidR="00A57497" w:rsidDel="00B40BBD" w:rsidRDefault="00A57497">
          <w:pPr>
            <w:pStyle w:val="TOC3"/>
            <w:rPr>
              <w:del w:id="642" w:author="Seggelke, Klaus" w:date="2017-03-21T14:42:00Z"/>
              <w:rFonts w:asciiTheme="minorHAnsi" w:eastAsiaTheme="minorEastAsia" w:hAnsiTheme="minorHAnsi" w:cstheme="minorBidi"/>
              <w:noProof/>
              <w:color w:val="auto"/>
            </w:rPr>
          </w:pPr>
          <w:del w:id="643" w:author="Seggelke, Klaus" w:date="2017-03-21T14:42:00Z">
            <w:r w:rsidRPr="00B40BBD" w:rsidDel="00B40BBD">
              <w:rPr>
                <w:noProof/>
                <w:rPrChange w:id="644" w:author="Seggelke, Klaus" w:date="2017-03-21T14:42:00Z">
                  <w:rPr>
                    <w:rStyle w:val="Hyperlink"/>
                  </w:rPr>
                </w:rPrChange>
              </w:rPr>
              <w:delText>15.5.8</w:delText>
            </w:r>
            <w:r w:rsidDel="00B40BBD">
              <w:rPr>
                <w:rFonts w:asciiTheme="minorHAnsi" w:eastAsiaTheme="minorEastAsia" w:hAnsiTheme="minorHAnsi" w:cstheme="minorBidi"/>
                <w:noProof/>
                <w:color w:val="auto"/>
              </w:rPr>
              <w:tab/>
            </w:r>
            <w:r w:rsidRPr="00B40BBD" w:rsidDel="00B40BBD">
              <w:rPr>
                <w:noProof/>
                <w:rPrChange w:id="645" w:author="Seggelke, Klaus" w:date="2017-03-21T14:42:00Z">
                  <w:rPr>
                    <w:rStyle w:val="Hyperlink"/>
                  </w:rPr>
                </w:rPrChange>
              </w:rPr>
              <w:delText>Fault</w:delText>
            </w:r>
            <w:r w:rsidDel="00B40BBD">
              <w:rPr>
                <w:noProof/>
                <w:webHidden/>
              </w:rPr>
              <w:tab/>
            </w:r>
          </w:del>
          <w:del w:id="646" w:author="Seggelke, Klaus" w:date="2017-03-21T10:30:00Z">
            <w:r w:rsidDel="00FA278F">
              <w:rPr>
                <w:noProof/>
                <w:webHidden/>
              </w:rPr>
              <w:delText>123</w:delText>
            </w:r>
          </w:del>
        </w:p>
        <w:p w:rsidR="00A57497" w:rsidDel="00B40BBD" w:rsidRDefault="00A57497">
          <w:pPr>
            <w:pStyle w:val="TOC3"/>
            <w:rPr>
              <w:del w:id="647" w:author="Seggelke, Klaus" w:date="2017-03-21T14:42:00Z"/>
              <w:rFonts w:asciiTheme="minorHAnsi" w:eastAsiaTheme="minorEastAsia" w:hAnsiTheme="minorHAnsi" w:cstheme="minorBidi"/>
              <w:noProof/>
              <w:color w:val="auto"/>
            </w:rPr>
          </w:pPr>
          <w:del w:id="648" w:author="Seggelke, Klaus" w:date="2017-03-21T14:42:00Z">
            <w:r w:rsidRPr="00B40BBD" w:rsidDel="00B40BBD">
              <w:rPr>
                <w:noProof/>
                <w:rPrChange w:id="649" w:author="Seggelke, Klaus" w:date="2017-03-21T14:42:00Z">
                  <w:rPr>
                    <w:rStyle w:val="Hyperlink"/>
                  </w:rPr>
                </w:rPrChange>
              </w:rPr>
              <w:delText>15.5.9</w:delText>
            </w:r>
            <w:r w:rsidDel="00B40BBD">
              <w:rPr>
                <w:rFonts w:asciiTheme="minorHAnsi" w:eastAsiaTheme="minorEastAsia" w:hAnsiTheme="minorHAnsi" w:cstheme="minorBidi"/>
                <w:noProof/>
                <w:color w:val="auto"/>
              </w:rPr>
              <w:tab/>
            </w:r>
            <w:r w:rsidRPr="00B40BBD" w:rsidDel="00B40BBD">
              <w:rPr>
                <w:noProof/>
                <w:rPrChange w:id="650" w:author="Seggelke, Klaus" w:date="2017-03-21T14:42:00Z">
                  <w:rPr>
                    <w:rStyle w:val="Hyperlink"/>
                  </w:rPr>
                </w:rPrChange>
              </w:rPr>
              <w:delText>Performance</w:delText>
            </w:r>
            <w:r w:rsidDel="00B40BBD">
              <w:rPr>
                <w:noProof/>
                <w:webHidden/>
              </w:rPr>
              <w:tab/>
            </w:r>
          </w:del>
          <w:del w:id="651" w:author="Seggelke, Klaus" w:date="2017-03-21T10:30:00Z">
            <w:r w:rsidDel="00FA278F">
              <w:rPr>
                <w:noProof/>
                <w:webHidden/>
              </w:rPr>
              <w:delText>126</w:delText>
            </w:r>
          </w:del>
        </w:p>
        <w:p w:rsidR="00A57497" w:rsidDel="00B40BBD" w:rsidRDefault="00A57497">
          <w:pPr>
            <w:pStyle w:val="TOC2"/>
            <w:tabs>
              <w:tab w:val="left" w:pos="1000"/>
            </w:tabs>
            <w:rPr>
              <w:del w:id="652" w:author="Seggelke, Klaus" w:date="2017-03-21T14:42:00Z"/>
              <w:rFonts w:asciiTheme="minorHAnsi" w:eastAsiaTheme="minorEastAsia" w:hAnsiTheme="minorHAnsi" w:cstheme="minorBidi"/>
              <w:color w:val="auto"/>
              <w:sz w:val="22"/>
              <w:szCs w:val="22"/>
            </w:rPr>
          </w:pPr>
          <w:del w:id="653" w:author="Seggelke, Klaus" w:date="2017-03-21T14:42:00Z">
            <w:r w:rsidRPr="00B40BBD" w:rsidDel="00B40BBD">
              <w:rPr>
                <w:rFonts w:cs="Arial"/>
                <w:sz w:val="22"/>
                <w:rPrChange w:id="654" w:author="Seggelke, Klaus" w:date="2017-03-21T14:42:00Z">
                  <w:rPr>
                    <w:rStyle w:val="Hyperlink"/>
                  </w:rPr>
                </w:rPrChange>
              </w:rPr>
              <w:delText>15.6</w:delText>
            </w:r>
            <w:r w:rsidDel="00B40BBD">
              <w:rPr>
                <w:rFonts w:asciiTheme="minorHAnsi" w:eastAsiaTheme="minorEastAsia" w:hAnsiTheme="minorHAnsi" w:cstheme="minorBidi"/>
                <w:color w:val="auto"/>
                <w:sz w:val="22"/>
                <w:szCs w:val="22"/>
              </w:rPr>
              <w:tab/>
            </w:r>
            <w:r w:rsidRPr="00B40BBD" w:rsidDel="00B40BBD">
              <w:rPr>
                <w:rFonts w:cs="Arial"/>
                <w:sz w:val="22"/>
                <w:rPrChange w:id="655" w:author="Seggelke, Klaus" w:date="2017-03-21T14:42:00Z">
                  <w:rPr>
                    <w:rStyle w:val="Hyperlink"/>
                  </w:rPr>
                </w:rPrChange>
              </w:rPr>
              <w:delText>VNFD API Module</w:delText>
            </w:r>
            <w:r w:rsidDel="00B40BBD">
              <w:rPr>
                <w:webHidden/>
              </w:rPr>
              <w:tab/>
            </w:r>
          </w:del>
          <w:del w:id="656" w:author="Seggelke, Klaus" w:date="2017-03-21T10:30:00Z">
            <w:r w:rsidDel="00FA278F">
              <w:rPr>
                <w:webHidden/>
              </w:rPr>
              <w:delText>129</w:delText>
            </w:r>
          </w:del>
        </w:p>
        <w:p w:rsidR="00A57497" w:rsidDel="00B40BBD" w:rsidRDefault="00A57497">
          <w:pPr>
            <w:pStyle w:val="TOC2"/>
            <w:tabs>
              <w:tab w:val="left" w:pos="1000"/>
            </w:tabs>
            <w:rPr>
              <w:del w:id="657" w:author="Seggelke, Klaus" w:date="2017-03-21T14:42:00Z"/>
              <w:rFonts w:asciiTheme="minorHAnsi" w:eastAsiaTheme="minorEastAsia" w:hAnsiTheme="minorHAnsi" w:cstheme="minorBidi"/>
              <w:color w:val="auto"/>
              <w:sz w:val="22"/>
              <w:szCs w:val="22"/>
            </w:rPr>
          </w:pPr>
          <w:del w:id="658" w:author="Seggelke, Klaus" w:date="2017-03-21T14:42:00Z">
            <w:r w:rsidRPr="00B40BBD" w:rsidDel="00B40BBD">
              <w:rPr>
                <w:rFonts w:cs="Arial"/>
                <w:sz w:val="22"/>
                <w:rPrChange w:id="659" w:author="Seggelke, Klaus" w:date="2017-03-21T14:42:00Z">
                  <w:rPr>
                    <w:rStyle w:val="Hyperlink"/>
                  </w:rPr>
                </w:rPrChange>
              </w:rPr>
              <w:delText>15.7</w:delText>
            </w:r>
            <w:r w:rsidDel="00B40BBD">
              <w:rPr>
                <w:rFonts w:asciiTheme="minorHAnsi" w:eastAsiaTheme="minorEastAsia" w:hAnsiTheme="minorHAnsi" w:cstheme="minorBidi"/>
                <w:color w:val="auto"/>
                <w:sz w:val="22"/>
                <w:szCs w:val="22"/>
              </w:rPr>
              <w:tab/>
            </w:r>
            <w:r w:rsidRPr="00B40BBD" w:rsidDel="00B40BBD">
              <w:rPr>
                <w:rFonts w:cs="Arial"/>
                <w:sz w:val="22"/>
                <w:rPrChange w:id="660" w:author="Seggelke, Klaus" w:date="2017-03-21T14:42:00Z">
                  <w:rPr>
                    <w:rStyle w:val="Hyperlink"/>
                  </w:rPr>
                </w:rPrChange>
              </w:rPr>
              <w:delText>VIM API Module</w:delText>
            </w:r>
            <w:r w:rsidDel="00B40BBD">
              <w:rPr>
                <w:webHidden/>
              </w:rPr>
              <w:tab/>
            </w:r>
          </w:del>
          <w:del w:id="661" w:author="Seggelke, Klaus" w:date="2017-03-21T10:30:00Z">
            <w:r w:rsidDel="00FA278F">
              <w:rPr>
                <w:webHidden/>
              </w:rPr>
              <w:delText>129</w:delText>
            </w:r>
          </w:del>
        </w:p>
        <w:p w:rsidR="00A57497" w:rsidDel="00B40BBD" w:rsidRDefault="00A57497">
          <w:pPr>
            <w:pStyle w:val="TOC2"/>
            <w:tabs>
              <w:tab w:val="left" w:pos="1000"/>
            </w:tabs>
            <w:rPr>
              <w:del w:id="662" w:author="Seggelke, Klaus" w:date="2017-03-21T14:42:00Z"/>
              <w:rFonts w:asciiTheme="minorHAnsi" w:eastAsiaTheme="minorEastAsia" w:hAnsiTheme="minorHAnsi" w:cstheme="minorBidi"/>
              <w:color w:val="auto"/>
              <w:sz w:val="22"/>
              <w:szCs w:val="22"/>
            </w:rPr>
          </w:pPr>
          <w:del w:id="663" w:author="Seggelke, Klaus" w:date="2017-03-21T14:42:00Z">
            <w:r w:rsidRPr="00B40BBD" w:rsidDel="00B40BBD">
              <w:rPr>
                <w:rFonts w:cs="Arial"/>
                <w:sz w:val="22"/>
                <w:rPrChange w:id="664" w:author="Seggelke, Klaus" w:date="2017-03-21T14:42:00Z">
                  <w:rPr>
                    <w:rStyle w:val="Hyperlink"/>
                  </w:rPr>
                </w:rPrChange>
              </w:rPr>
              <w:delText>15.8</w:delText>
            </w:r>
            <w:r w:rsidDel="00B40BBD">
              <w:rPr>
                <w:rFonts w:asciiTheme="minorHAnsi" w:eastAsiaTheme="minorEastAsia" w:hAnsiTheme="minorHAnsi" w:cstheme="minorBidi"/>
                <w:color w:val="auto"/>
                <w:sz w:val="22"/>
                <w:szCs w:val="22"/>
              </w:rPr>
              <w:tab/>
            </w:r>
            <w:r w:rsidRPr="00B40BBD" w:rsidDel="00B40BBD">
              <w:rPr>
                <w:rFonts w:cs="Arial"/>
                <w:sz w:val="22"/>
                <w:rPrChange w:id="665" w:author="Seggelke, Klaus" w:date="2017-03-21T14:42:00Z">
                  <w:rPr>
                    <w:rStyle w:val="Hyperlink"/>
                  </w:rPr>
                </w:rPrChange>
              </w:rPr>
              <w:delText>Traffic API Module</w:delText>
            </w:r>
            <w:r w:rsidDel="00B40BBD">
              <w:rPr>
                <w:webHidden/>
              </w:rPr>
              <w:tab/>
            </w:r>
          </w:del>
          <w:del w:id="666" w:author="Seggelke, Klaus" w:date="2017-03-21T10:30:00Z">
            <w:r w:rsidDel="00FA278F">
              <w:rPr>
                <w:webHidden/>
              </w:rPr>
              <w:delText>135</w:delText>
            </w:r>
          </w:del>
        </w:p>
        <w:p w:rsidR="00A57497" w:rsidDel="00B40BBD" w:rsidRDefault="00A57497">
          <w:pPr>
            <w:pStyle w:val="TOC1"/>
            <w:rPr>
              <w:del w:id="667" w:author="Seggelke, Klaus" w:date="2017-03-21T14:42:00Z"/>
              <w:rFonts w:asciiTheme="minorHAnsi" w:eastAsiaTheme="minorEastAsia" w:hAnsiTheme="minorHAnsi" w:cstheme="minorBidi"/>
              <w:color w:val="auto"/>
              <w:sz w:val="22"/>
              <w:szCs w:val="22"/>
            </w:rPr>
          </w:pPr>
          <w:del w:id="668" w:author="Seggelke, Klaus" w:date="2017-03-21T14:42:00Z">
            <w:r w:rsidRPr="00B40BBD" w:rsidDel="00B40BBD">
              <w:rPr>
                <w:rFonts w:cs="Arial"/>
                <w:sz w:val="22"/>
                <w:rPrChange w:id="669" w:author="Seggelke, Klaus" w:date="2017-03-21T14:42:00Z">
                  <w:rPr>
                    <w:rStyle w:val="Hyperlink"/>
                  </w:rPr>
                </w:rPrChange>
              </w:rPr>
              <w:delText>16</w:delText>
            </w:r>
            <w:r w:rsidDel="00B40BBD">
              <w:rPr>
                <w:rFonts w:asciiTheme="minorHAnsi" w:eastAsiaTheme="minorEastAsia" w:hAnsiTheme="minorHAnsi" w:cstheme="minorBidi"/>
                <w:color w:val="auto"/>
                <w:sz w:val="22"/>
                <w:szCs w:val="22"/>
              </w:rPr>
              <w:tab/>
            </w:r>
            <w:r w:rsidRPr="00B40BBD" w:rsidDel="00B40BBD">
              <w:rPr>
                <w:rFonts w:cs="Arial"/>
                <w:sz w:val="22"/>
                <w:rPrChange w:id="670" w:author="Seggelke, Klaus" w:date="2017-03-21T14:42:00Z">
                  <w:rPr>
                    <w:rStyle w:val="Hyperlink"/>
                  </w:rPr>
                </w:rPrChange>
              </w:rPr>
              <w:delText>Test Case Pseudo Code</w:delText>
            </w:r>
            <w:r w:rsidDel="00B40BBD">
              <w:rPr>
                <w:webHidden/>
              </w:rPr>
              <w:tab/>
            </w:r>
          </w:del>
          <w:del w:id="671" w:author="Seggelke, Klaus" w:date="2017-03-21T10:30:00Z">
            <w:r w:rsidDel="00FA278F">
              <w:rPr>
                <w:webHidden/>
              </w:rPr>
              <w:delText>138</w:delText>
            </w:r>
          </w:del>
        </w:p>
        <w:p w:rsidR="00A57497" w:rsidDel="00B40BBD" w:rsidRDefault="00A57497">
          <w:pPr>
            <w:pStyle w:val="TOC2"/>
            <w:tabs>
              <w:tab w:val="left" w:pos="1000"/>
            </w:tabs>
            <w:rPr>
              <w:del w:id="672" w:author="Seggelke, Klaus" w:date="2017-03-21T14:42:00Z"/>
              <w:rFonts w:asciiTheme="minorHAnsi" w:eastAsiaTheme="minorEastAsia" w:hAnsiTheme="minorHAnsi" w:cstheme="minorBidi"/>
              <w:color w:val="auto"/>
              <w:sz w:val="22"/>
              <w:szCs w:val="22"/>
            </w:rPr>
          </w:pPr>
          <w:del w:id="673" w:author="Seggelke, Klaus" w:date="2017-03-21T14:42:00Z">
            <w:r w:rsidRPr="00B40BBD" w:rsidDel="00B40BBD">
              <w:rPr>
                <w:rFonts w:cs="Arial"/>
                <w:sz w:val="22"/>
                <w:rPrChange w:id="674" w:author="Seggelke, Klaus" w:date="2017-03-21T14:42:00Z">
                  <w:rPr>
                    <w:rStyle w:val="Hyperlink"/>
                  </w:rPr>
                </w:rPrChange>
              </w:rPr>
              <w:delText>16.1</w:delText>
            </w:r>
            <w:r w:rsidDel="00B40BBD">
              <w:rPr>
                <w:rFonts w:asciiTheme="minorHAnsi" w:eastAsiaTheme="minorEastAsia" w:hAnsiTheme="minorHAnsi" w:cstheme="minorBidi"/>
                <w:color w:val="auto"/>
                <w:sz w:val="22"/>
                <w:szCs w:val="22"/>
              </w:rPr>
              <w:tab/>
            </w:r>
            <w:r w:rsidRPr="00B40BBD" w:rsidDel="00B40BBD">
              <w:rPr>
                <w:rFonts w:cs="Arial"/>
                <w:sz w:val="22"/>
                <w:rPrChange w:id="675" w:author="Seggelke, Klaus" w:date="2017-03-21T14:42:00Z">
                  <w:rPr>
                    <w:rStyle w:val="Hyperlink"/>
                  </w:rPr>
                </w:rPrChange>
              </w:rPr>
              <w:delText>TC.81 Stop a max scale-up/scaled-out VNF instance in state Active under max traffic load</w:delText>
            </w:r>
            <w:r w:rsidDel="00B40BBD">
              <w:rPr>
                <w:webHidden/>
              </w:rPr>
              <w:tab/>
            </w:r>
          </w:del>
          <w:del w:id="676" w:author="Seggelke, Klaus" w:date="2017-03-21T10:30:00Z">
            <w:r w:rsidDel="00FA278F">
              <w:rPr>
                <w:webHidden/>
              </w:rPr>
              <w:delText>138</w:delText>
            </w:r>
          </w:del>
        </w:p>
        <w:p w:rsidR="00A57497" w:rsidDel="00B40BBD" w:rsidRDefault="00A57497">
          <w:pPr>
            <w:pStyle w:val="TOC1"/>
            <w:rPr>
              <w:del w:id="677" w:author="Seggelke, Klaus" w:date="2017-03-21T14:42:00Z"/>
              <w:rFonts w:asciiTheme="minorHAnsi" w:eastAsiaTheme="minorEastAsia" w:hAnsiTheme="minorHAnsi" w:cstheme="minorBidi"/>
              <w:color w:val="auto"/>
              <w:sz w:val="22"/>
              <w:szCs w:val="22"/>
            </w:rPr>
          </w:pPr>
          <w:del w:id="678" w:author="Seggelke, Klaus" w:date="2017-03-21T14:42:00Z">
            <w:r w:rsidRPr="00B40BBD" w:rsidDel="00B40BBD">
              <w:rPr>
                <w:rFonts w:cs="Arial"/>
                <w:sz w:val="22"/>
                <w:rPrChange w:id="679" w:author="Seggelke, Klaus" w:date="2017-03-21T14:42:00Z">
                  <w:rPr>
                    <w:rStyle w:val="Hyperlink"/>
                  </w:rPr>
                </w:rPrChange>
              </w:rPr>
              <w:delText>17</w:delText>
            </w:r>
            <w:r w:rsidDel="00B40BBD">
              <w:rPr>
                <w:rFonts w:asciiTheme="minorHAnsi" w:eastAsiaTheme="minorEastAsia" w:hAnsiTheme="minorHAnsi" w:cstheme="minorBidi"/>
                <w:color w:val="auto"/>
                <w:sz w:val="22"/>
                <w:szCs w:val="22"/>
              </w:rPr>
              <w:tab/>
            </w:r>
            <w:r w:rsidRPr="00B40BBD" w:rsidDel="00B40BBD">
              <w:rPr>
                <w:rFonts w:cs="Arial"/>
                <w:sz w:val="22"/>
                <w:rPrChange w:id="680" w:author="Seggelke, Klaus" w:date="2017-03-21T14:42:00Z">
                  <w:rPr>
                    <w:rStyle w:val="Hyperlink"/>
                  </w:rPr>
                </w:rPrChange>
              </w:rPr>
              <w:delText>List of all Functions</w:delText>
            </w:r>
            <w:r w:rsidDel="00B40BBD">
              <w:rPr>
                <w:webHidden/>
              </w:rPr>
              <w:tab/>
            </w:r>
          </w:del>
          <w:del w:id="681" w:author="Seggelke, Klaus" w:date="2017-03-21T10:30:00Z">
            <w:r w:rsidDel="00FA278F">
              <w:rPr>
                <w:webHidden/>
              </w:rPr>
              <w:delText>143</w:delText>
            </w:r>
          </w:del>
        </w:p>
        <w:p w:rsidR="00A57497" w:rsidDel="00B40BBD" w:rsidRDefault="00A57497">
          <w:pPr>
            <w:pStyle w:val="TOC1"/>
            <w:rPr>
              <w:del w:id="682" w:author="Seggelke, Klaus" w:date="2017-03-21T14:42:00Z"/>
              <w:rFonts w:asciiTheme="minorHAnsi" w:eastAsiaTheme="minorEastAsia" w:hAnsiTheme="minorHAnsi" w:cstheme="minorBidi"/>
              <w:color w:val="auto"/>
              <w:sz w:val="22"/>
              <w:szCs w:val="22"/>
            </w:rPr>
          </w:pPr>
          <w:del w:id="683" w:author="Seggelke, Klaus" w:date="2017-03-21T14:42:00Z">
            <w:r w:rsidRPr="00B40BBD" w:rsidDel="00B40BBD">
              <w:rPr>
                <w:rFonts w:cs="Arial"/>
                <w:sz w:val="22"/>
                <w:rPrChange w:id="684" w:author="Seggelke, Klaus" w:date="2017-03-21T14:42:00Z">
                  <w:rPr>
                    <w:rStyle w:val="Hyperlink"/>
                  </w:rPr>
                </w:rPrChange>
              </w:rPr>
              <w:delText>18</w:delText>
            </w:r>
            <w:r w:rsidDel="00B40BBD">
              <w:rPr>
                <w:rFonts w:asciiTheme="minorHAnsi" w:eastAsiaTheme="minorEastAsia" w:hAnsiTheme="minorHAnsi" w:cstheme="minorBidi"/>
                <w:color w:val="auto"/>
                <w:sz w:val="22"/>
                <w:szCs w:val="22"/>
              </w:rPr>
              <w:tab/>
            </w:r>
            <w:r w:rsidRPr="00B40BBD" w:rsidDel="00B40BBD">
              <w:rPr>
                <w:rFonts w:cs="Arial"/>
                <w:sz w:val="22"/>
                <w:rPrChange w:id="685" w:author="Seggelke, Klaus" w:date="2017-03-21T14:42:00Z">
                  <w:rPr>
                    <w:rStyle w:val="Hyperlink"/>
                  </w:rPr>
                </w:rPrChange>
              </w:rPr>
              <w:delText>References</w:delText>
            </w:r>
            <w:r w:rsidDel="00B40BBD">
              <w:rPr>
                <w:webHidden/>
              </w:rPr>
              <w:tab/>
            </w:r>
          </w:del>
          <w:del w:id="686" w:author="Seggelke, Klaus" w:date="2017-03-21T10:30:00Z">
            <w:r w:rsidDel="00FA278F">
              <w:rPr>
                <w:webHidden/>
              </w:rPr>
              <w:delText>145</w:delText>
            </w:r>
          </w:del>
        </w:p>
        <w:p w:rsidR="00A57497" w:rsidDel="00B40BBD" w:rsidRDefault="00A57497">
          <w:pPr>
            <w:pStyle w:val="TOC1"/>
            <w:rPr>
              <w:del w:id="687" w:author="Seggelke, Klaus" w:date="2017-03-21T14:42:00Z"/>
              <w:rFonts w:asciiTheme="minorHAnsi" w:eastAsiaTheme="minorEastAsia" w:hAnsiTheme="minorHAnsi" w:cstheme="minorBidi"/>
              <w:color w:val="auto"/>
              <w:sz w:val="22"/>
              <w:szCs w:val="22"/>
            </w:rPr>
          </w:pPr>
          <w:del w:id="688" w:author="Seggelke, Klaus" w:date="2017-03-21T14:42:00Z">
            <w:r w:rsidRPr="00B40BBD" w:rsidDel="00B40BBD">
              <w:rPr>
                <w:rFonts w:cs="Arial"/>
                <w:sz w:val="22"/>
                <w:rPrChange w:id="689" w:author="Seggelke, Klaus" w:date="2017-03-21T14:42:00Z">
                  <w:rPr>
                    <w:rStyle w:val="Hyperlink"/>
                  </w:rPr>
                </w:rPrChange>
              </w:rPr>
              <w:delText>19</w:delText>
            </w:r>
            <w:r w:rsidDel="00B40BBD">
              <w:rPr>
                <w:rFonts w:asciiTheme="minorHAnsi" w:eastAsiaTheme="minorEastAsia" w:hAnsiTheme="minorHAnsi" w:cstheme="minorBidi"/>
                <w:color w:val="auto"/>
                <w:sz w:val="22"/>
                <w:szCs w:val="22"/>
              </w:rPr>
              <w:tab/>
            </w:r>
            <w:r w:rsidRPr="00B40BBD" w:rsidDel="00B40BBD">
              <w:rPr>
                <w:rFonts w:cs="Arial"/>
                <w:sz w:val="22"/>
                <w:rPrChange w:id="690" w:author="Seggelke, Klaus" w:date="2017-03-21T14:42:00Z">
                  <w:rPr>
                    <w:rStyle w:val="Hyperlink"/>
                  </w:rPr>
                </w:rPrChange>
              </w:rPr>
              <w:delText>DESIGN CONSIDERATIONS</w:delText>
            </w:r>
            <w:r w:rsidDel="00B40BBD">
              <w:rPr>
                <w:webHidden/>
              </w:rPr>
              <w:tab/>
            </w:r>
          </w:del>
          <w:del w:id="691" w:author="Seggelke, Klaus" w:date="2017-03-21T10:30:00Z">
            <w:r w:rsidDel="00FA278F">
              <w:rPr>
                <w:webHidden/>
              </w:rPr>
              <w:delText>146</w:delText>
            </w:r>
          </w:del>
        </w:p>
        <w:p w:rsidR="00A57497" w:rsidDel="00B40BBD" w:rsidRDefault="00A57497">
          <w:pPr>
            <w:pStyle w:val="TOC2"/>
            <w:tabs>
              <w:tab w:val="left" w:pos="1000"/>
            </w:tabs>
            <w:rPr>
              <w:del w:id="692" w:author="Seggelke, Klaus" w:date="2017-03-21T14:42:00Z"/>
              <w:rFonts w:asciiTheme="minorHAnsi" w:eastAsiaTheme="minorEastAsia" w:hAnsiTheme="minorHAnsi" w:cstheme="minorBidi"/>
              <w:color w:val="auto"/>
              <w:sz w:val="22"/>
              <w:szCs w:val="22"/>
            </w:rPr>
          </w:pPr>
          <w:del w:id="693" w:author="Seggelke, Klaus" w:date="2017-03-21T14:42:00Z">
            <w:r w:rsidRPr="00B40BBD" w:rsidDel="00B40BBD">
              <w:rPr>
                <w:rFonts w:cs="Arial"/>
                <w:sz w:val="22"/>
                <w:rPrChange w:id="694" w:author="Seggelke, Klaus" w:date="2017-03-21T14:42:00Z">
                  <w:rPr>
                    <w:rStyle w:val="Hyperlink"/>
                  </w:rPr>
                </w:rPrChange>
              </w:rPr>
              <w:delText>19.1</w:delText>
            </w:r>
            <w:r w:rsidDel="00B40BBD">
              <w:rPr>
                <w:rFonts w:asciiTheme="minorHAnsi" w:eastAsiaTheme="minorEastAsia" w:hAnsiTheme="minorHAnsi" w:cstheme="minorBidi"/>
                <w:color w:val="auto"/>
                <w:sz w:val="22"/>
                <w:szCs w:val="22"/>
              </w:rPr>
              <w:tab/>
            </w:r>
            <w:r w:rsidRPr="00B40BBD" w:rsidDel="00B40BBD">
              <w:rPr>
                <w:rFonts w:cs="Arial"/>
                <w:sz w:val="22"/>
                <w:rPrChange w:id="695" w:author="Seggelke, Klaus" w:date="2017-03-21T14:42:00Z">
                  <w:rPr>
                    <w:rStyle w:val="Hyperlink"/>
                  </w:rPr>
                </w:rPrChange>
              </w:rPr>
              <w:delText>Troubleshooting Aids</w:delText>
            </w:r>
            <w:r w:rsidDel="00B40BBD">
              <w:rPr>
                <w:webHidden/>
              </w:rPr>
              <w:tab/>
            </w:r>
          </w:del>
          <w:del w:id="696" w:author="Seggelke, Klaus" w:date="2017-03-21T10:30:00Z">
            <w:r w:rsidDel="00FA278F">
              <w:rPr>
                <w:webHidden/>
              </w:rPr>
              <w:delText>146</w:delText>
            </w:r>
          </w:del>
        </w:p>
        <w:p w:rsidR="00A57497" w:rsidDel="00B40BBD" w:rsidRDefault="00A57497">
          <w:pPr>
            <w:pStyle w:val="TOC1"/>
            <w:rPr>
              <w:del w:id="697" w:author="Seggelke, Klaus" w:date="2017-03-21T14:42:00Z"/>
              <w:rFonts w:asciiTheme="minorHAnsi" w:eastAsiaTheme="minorEastAsia" w:hAnsiTheme="minorHAnsi" w:cstheme="minorBidi"/>
              <w:color w:val="auto"/>
              <w:sz w:val="22"/>
              <w:szCs w:val="22"/>
            </w:rPr>
          </w:pPr>
          <w:del w:id="698" w:author="Seggelke, Klaus" w:date="2017-03-21T14:42:00Z">
            <w:r w:rsidRPr="00B40BBD" w:rsidDel="00B40BBD">
              <w:rPr>
                <w:rFonts w:cs="Arial"/>
                <w:sz w:val="22"/>
                <w:rPrChange w:id="699" w:author="Seggelke, Klaus" w:date="2017-03-21T14:42:00Z">
                  <w:rPr>
                    <w:rStyle w:val="Hyperlink"/>
                  </w:rPr>
                </w:rPrChange>
              </w:rPr>
              <w:delText>20</w:delText>
            </w:r>
            <w:r w:rsidDel="00B40BBD">
              <w:rPr>
                <w:rFonts w:asciiTheme="minorHAnsi" w:eastAsiaTheme="minorEastAsia" w:hAnsiTheme="minorHAnsi" w:cstheme="minorBidi"/>
                <w:color w:val="auto"/>
                <w:sz w:val="22"/>
                <w:szCs w:val="22"/>
              </w:rPr>
              <w:tab/>
            </w:r>
            <w:r w:rsidRPr="00B40BBD" w:rsidDel="00B40BBD">
              <w:rPr>
                <w:rFonts w:cs="Arial"/>
                <w:sz w:val="22"/>
                <w:rPrChange w:id="700" w:author="Seggelke, Klaus" w:date="2017-03-21T14:42:00Z">
                  <w:rPr>
                    <w:rStyle w:val="Hyperlink"/>
                  </w:rPr>
                </w:rPrChange>
              </w:rPr>
              <w:delText>Revision history</w:delText>
            </w:r>
            <w:r w:rsidDel="00B40BBD">
              <w:rPr>
                <w:webHidden/>
              </w:rPr>
              <w:tab/>
            </w:r>
          </w:del>
          <w:del w:id="701" w:author="Seggelke, Klaus" w:date="2017-03-21T10:30:00Z">
            <w:r w:rsidDel="00FA278F">
              <w:rPr>
                <w:webHidden/>
              </w:rPr>
              <w:delText>147</w:delText>
            </w:r>
          </w:del>
        </w:p>
        <w:p w:rsidR="00F61FCD" w:rsidRDefault="00F61FCD">
          <w:r>
            <w:rPr>
              <w:b/>
              <w:bCs/>
              <w:noProof/>
            </w:rPr>
            <w:fldChar w:fldCharType="end"/>
          </w:r>
        </w:p>
      </w:sdtContent>
    </w:sdt>
    <w:p w:rsidR="00CC7FCD" w:rsidRDefault="00CC7FCD" w:rsidP="002B66BF">
      <w:pPr>
        <w:pStyle w:val="Header"/>
        <w:tabs>
          <w:tab w:val="clear" w:pos="4680"/>
          <w:tab w:val="clear" w:pos="9360"/>
        </w:tabs>
        <w:sectPr w:rsidR="00CC7FCD" w:rsidSect="00F50A76">
          <w:headerReference w:type="even" r:id="rId15"/>
          <w:headerReference w:type="default" r:id="rId16"/>
          <w:footerReference w:type="default" r:id="rId17"/>
          <w:pgSz w:w="12240" w:h="15840" w:code="1"/>
          <w:pgMar w:top="2304" w:right="1080" w:bottom="720" w:left="1440" w:header="720" w:footer="432" w:gutter="0"/>
          <w:pgNumType w:fmt="lowerRoman" w:start="1"/>
          <w:cols w:space="720"/>
          <w:docGrid w:linePitch="360"/>
        </w:sectPr>
      </w:pPr>
    </w:p>
    <w:p w:rsidR="005A676A" w:rsidRDefault="005A676A" w:rsidP="005A676A">
      <w:pPr>
        <w:pStyle w:val="TitleStyle1"/>
        <w:pBdr>
          <w:bottom w:val="single" w:sz="4" w:space="1" w:color="auto"/>
        </w:pBdr>
        <w:jc w:val="center"/>
      </w:pPr>
      <w:bookmarkStart w:id="702" w:name="_Toc454184329"/>
      <w:bookmarkStart w:id="703" w:name="_GoBack"/>
      <w:r>
        <w:lastRenderedPageBreak/>
        <w:t>TABLE OF Test Cases</w:t>
      </w:r>
    </w:p>
    <w:p w:rsidR="00FE6CD4" w:rsidRDefault="005A676A">
      <w:pPr>
        <w:pStyle w:val="TOC1"/>
        <w:rPr>
          <w:ins w:id="704" w:author="Seggelke, Klaus" w:date="2017-03-21T17:30:00Z"/>
          <w:rFonts w:asciiTheme="minorHAnsi" w:eastAsiaTheme="minorEastAsia" w:hAnsiTheme="minorHAnsi" w:cstheme="minorBidi"/>
          <w:color w:val="auto"/>
          <w:sz w:val="22"/>
          <w:szCs w:val="22"/>
        </w:rPr>
      </w:pPr>
      <w:r>
        <w:fldChar w:fldCharType="begin"/>
      </w:r>
      <w:r>
        <w:instrText xml:space="preserve"> TOC \h \z \t "TestCase,1" </w:instrText>
      </w:r>
      <w:r>
        <w:fldChar w:fldCharType="separate"/>
      </w:r>
      <w:ins w:id="705" w:author="Seggelke, Klaus" w:date="2017-03-21T17:30:00Z">
        <w:r w:rsidR="00FE6CD4" w:rsidRPr="001344B0">
          <w:rPr>
            <w:rStyle w:val="Hyperlink"/>
          </w:rPr>
          <w:fldChar w:fldCharType="begin"/>
        </w:r>
        <w:r w:rsidR="00FE6CD4" w:rsidRPr="001344B0">
          <w:rPr>
            <w:rStyle w:val="Hyperlink"/>
          </w:rPr>
          <w:instrText xml:space="preserve"> </w:instrText>
        </w:r>
        <w:r w:rsidR="00FE6CD4">
          <w:instrText>HYPERLINK \l "_Toc477880946"</w:instrText>
        </w:r>
        <w:r w:rsidR="00FE6CD4" w:rsidRPr="001344B0">
          <w:rPr>
            <w:rStyle w:val="Hyperlink"/>
          </w:rPr>
          <w:instrText xml:space="preserve"> </w:instrText>
        </w:r>
        <w:r w:rsidR="00FE6CD4" w:rsidRPr="001344B0">
          <w:rPr>
            <w:rStyle w:val="Hyperlink"/>
          </w:rPr>
        </w:r>
        <w:r w:rsidR="00FE6CD4" w:rsidRPr="001344B0">
          <w:rPr>
            <w:rStyle w:val="Hyperlink"/>
          </w:rPr>
          <w:fldChar w:fldCharType="separate"/>
        </w:r>
        <w:r w:rsidR="00FE6CD4" w:rsidRPr="001344B0">
          <w:rPr>
            <w:rStyle w:val="Hyperlink"/>
          </w:rPr>
          <w:t>TC.VNF.PKG.001</w:t>
        </w:r>
        <w:r w:rsidR="00FE6CD4">
          <w:rPr>
            <w:rFonts w:asciiTheme="minorHAnsi" w:eastAsiaTheme="minorEastAsia" w:hAnsiTheme="minorHAnsi" w:cstheme="minorBidi"/>
            <w:color w:val="auto"/>
            <w:sz w:val="22"/>
            <w:szCs w:val="22"/>
          </w:rPr>
          <w:tab/>
        </w:r>
        <w:r w:rsidR="00FE6CD4" w:rsidRPr="001344B0">
          <w:rPr>
            <w:rStyle w:val="Hyperlink"/>
          </w:rPr>
          <w:t>VNF Package Content Validation</w:t>
        </w:r>
        <w:r w:rsidR="00FE6CD4">
          <w:rPr>
            <w:webHidden/>
          </w:rPr>
          <w:tab/>
        </w:r>
        <w:r w:rsidR="00FE6CD4">
          <w:rPr>
            <w:webHidden/>
          </w:rPr>
          <w:fldChar w:fldCharType="begin"/>
        </w:r>
        <w:r w:rsidR="00FE6CD4">
          <w:rPr>
            <w:webHidden/>
          </w:rPr>
          <w:instrText xml:space="preserve"> PAGEREF _Toc477880946 \h </w:instrText>
        </w:r>
        <w:r w:rsidR="00FE6CD4">
          <w:rPr>
            <w:webHidden/>
          </w:rPr>
        </w:r>
      </w:ins>
      <w:r w:rsidR="00FE6CD4">
        <w:rPr>
          <w:webHidden/>
        </w:rPr>
        <w:fldChar w:fldCharType="separate"/>
      </w:r>
      <w:ins w:id="706" w:author="Seggelke, Klaus" w:date="2017-03-21T17:30:00Z">
        <w:r w:rsidR="00FE6CD4">
          <w:rPr>
            <w:webHidden/>
          </w:rPr>
          <w:t>21</w:t>
        </w:r>
        <w:r w:rsidR="00FE6CD4">
          <w:rPr>
            <w:webHidden/>
          </w:rPr>
          <w:fldChar w:fldCharType="end"/>
        </w:r>
        <w:r w:rsidR="00FE6CD4" w:rsidRPr="001344B0">
          <w:rPr>
            <w:rStyle w:val="Hyperlink"/>
          </w:rPr>
          <w:fldChar w:fldCharType="end"/>
        </w:r>
      </w:ins>
    </w:p>
    <w:p w:rsidR="00FE6CD4" w:rsidRDefault="00FE6CD4">
      <w:pPr>
        <w:pStyle w:val="TOC1"/>
        <w:rPr>
          <w:ins w:id="707" w:author="Seggelke, Klaus" w:date="2017-03-21T17:30:00Z"/>
          <w:rFonts w:asciiTheme="minorHAnsi" w:eastAsiaTheme="minorEastAsia" w:hAnsiTheme="minorHAnsi" w:cstheme="minorBidi"/>
          <w:color w:val="auto"/>
          <w:sz w:val="22"/>
          <w:szCs w:val="22"/>
        </w:rPr>
      </w:pPr>
      <w:ins w:id="708" w:author="Seggelke, Klaus" w:date="2017-03-21T17:30:00Z">
        <w:r w:rsidRPr="001344B0">
          <w:rPr>
            <w:rStyle w:val="Hyperlink"/>
          </w:rPr>
          <w:fldChar w:fldCharType="begin"/>
        </w:r>
        <w:r w:rsidRPr="001344B0">
          <w:rPr>
            <w:rStyle w:val="Hyperlink"/>
          </w:rPr>
          <w:instrText xml:space="preserve"> </w:instrText>
        </w:r>
        <w:r>
          <w:instrText>HYPERLINK \l "_Toc477880947"</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TC.VNF.PKG.002</w:t>
        </w:r>
        <w:r>
          <w:rPr>
            <w:rFonts w:asciiTheme="minorHAnsi" w:eastAsiaTheme="minorEastAsia" w:hAnsiTheme="minorHAnsi" w:cstheme="minorBidi"/>
            <w:color w:val="auto"/>
            <w:sz w:val="22"/>
            <w:szCs w:val="22"/>
          </w:rPr>
          <w:tab/>
        </w:r>
        <w:r w:rsidRPr="001344B0">
          <w:rPr>
            <w:rStyle w:val="Hyperlink"/>
          </w:rPr>
          <w:t>VNF Package Onboarding</w:t>
        </w:r>
        <w:r>
          <w:rPr>
            <w:webHidden/>
          </w:rPr>
          <w:tab/>
        </w:r>
        <w:r>
          <w:rPr>
            <w:webHidden/>
          </w:rPr>
          <w:fldChar w:fldCharType="begin"/>
        </w:r>
        <w:r>
          <w:rPr>
            <w:webHidden/>
          </w:rPr>
          <w:instrText xml:space="preserve"> PAGEREF _Toc477880947 \h </w:instrText>
        </w:r>
        <w:r>
          <w:rPr>
            <w:webHidden/>
          </w:rPr>
        </w:r>
      </w:ins>
      <w:r>
        <w:rPr>
          <w:webHidden/>
        </w:rPr>
        <w:fldChar w:fldCharType="separate"/>
      </w:r>
      <w:ins w:id="709" w:author="Seggelke, Klaus" w:date="2017-03-21T17:30:00Z">
        <w:r>
          <w:rPr>
            <w:webHidden/>
          </w:rPr>
          <w:t>22</w:t>
        </w:r>
        <w:r>
          <w:rPr>
            <w:webHidden/>
          </w:rPr>
          <w:fldChar w:fldCharType="end"/>
        </w:r>
        <w:r w:rsidRPr="001344B0">
          <w:rPr>
            <w:rStyle w:val="Hyperlink"/>
          </w:rPr>
          <w:fldChar w:fldCharType="end"/>
        </w:r>
      </w:ins>
    </w:p>
    <w:p w:rsidR="00FE6CD4" w:rsidRDefault="00FE6CD4">
      <w:pPr>
        <w:pStyle w:val="TOC1"/>
        <w:rPr>
          <w:ins w:id="710" w:author="Seggelke, Klaus" w:date="2017-03-21T17:30:00Z"/>
          <w:rFonts w:asciiTheme="minorHAnsi" w:eastAsiaTheme="minorEastAsia" w:hAnsiTheme="minorHAnsi" w:cstheme="minorBidi"/>
          <w:color w:val="auto"/>
          <w:sz w:val="22"/>
          <w:szCs w:val="22"/>
        </w:rPr>
      </w:pPr>
      <w:ins w:id="711" w:author="Seggelke, Klaus" w:date="2017-03-21T17:30:00Z">
        <w:r w:rsidRPr="001344B0">
          <w:rPr>
            <w:rStyle w:val="Hyperlink"/>
          </w:rPr>
          <w:fldChar w:fldCharType="begin"/>
        </w:r>
        <w:r w:rsidRPr="001344B0">
          <w:rPr>
            <w:rStyle w:val="Hyperlink"/>
          </w:rPr>
          <w:instrText xml:space="preserve"> </w:instrText>
        </w:r>
        <w:r>
          <w:instrText>HYPERLINK \l "_Toc477880948"</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TC.VNF.IMAGE.001</w:t>
        </w:r>
        <w:r>
          <w:rPr>
            <w:rFonts w:asciiTheme="minorHAnsi" w:eastAsiaTheme="minorEastAsia" w:hAnsiTheme="minorHAnsi" w:cstheme="minorBidi"/>
            <w:color w:val="auto"/>
            <w:sz w:val="22"/>
            <w:szCs w:val="22"/>
          </w:rPr>
          <w:tab/>
        </w:r>
        <w:r w:rsidRPr="001344B0">
          <w:rPr>
            <w:rStyle w:val="Hyperlink"/>
          </w:rPr>
          <w:t>Software Image Retrieval with single vendor release without filter</w:t>
        </w:r>
        <w:r>
          <w:rPr>
            <w:webHidden/>
          </w:rPr>
          <w:tab/>
        </w:r>
        <w:r>
          <w:rPr>
            <w:webHidden/>
          </w:rPr>
          <w:fldChar w:fldCharType="begin"/>
        </w:r>
        <w:r>
          <w:rPr>
            <w:webHidden/>
          </w:rPr>
          <w:instrText xml:space="preserve"> PAGEREF _Toc477880948 \h </w:instrText>
        </w:r>
        <w:r>
          <w:rPr>
            <w:webHidden/>
          </w:rPr>
        </w:r>
      </w:ins>
      <w:r>
        <w:rPr>
          <w:webHidden/>
        </w:rPr>
        <w:fldChar w:fldCharType="separate"/>
      </w:r>
      <w:ins w:id="712" w:author="Seggelke, Klaus" w:date="2017-03-21T17:30:00Z">
        <w:r>
          <w:rPr>
            <w:webHidden/>
          </w:rPr>
          <w:t>23</w:t>
        </w:r>
        <w:r>
          <w:rPr>
            <w:webHidden/>
          </w:rPr>
          <w:fldChar w:fldCharType="end"/>
        </w:r>
        <w:r w:rsidRPr="001344B0">
          <w:rPr>
            <w:rStyle w:val="Hyperlink"/>
          </w:rPr>
          <w:fldChar w:fldCharType="end"/>
        </w:r>
      </w:ins>
    </w:p>
    <w:p w:rsidR="00FE6CD4" w:rsidRDefault="00FE6CD4">
      <w:pPr>
        <w:pStyle w:val="TOC1"/>
        <w:rPr>
          <w:ins w:id="713" w:author="Seggelke, Klaus" w:date="2017-03-21T17:30:00Z"/>
          <w:rFonts w:asciiTheme="minorHAnsi" w:eastAsiaTheme="minorEastAsia" w:hAnsiTheme="minorHAnsi" w:cstheme="minorBidi"/>
          <w:color w:val="auto"/>
          <w:sz w:val="22"/>
          <w:szCs w:val="22"/>
        </w:rPr>
      </w:pPr>
      <w:ins w:id="714" w:author="Seggelke, Klaus" w:date="2017-03-21T17:30:00Z">
        <w:r w:rsidRPr="001344B0">
          <w:rPr>
            <w:rStyle w:val="Hyperlink"/>
          </w:rPr>
          <w:fldChar w:fldCharType="begin"/>
        </w:r>
        <w:r w:rsidRPr="001344B0">
          <w:rPr>
            <w:rStyle w:val="Hyperlink"/>
          </w:rPr>
          <w:instrText xml:space="preserve"> </w:instrText>
        </w:r>
        <w:r>
          <w:instrText>HYPERLINK \l "_Toc477880949"</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TC.VNF.IMAGE.002</w:t>
        </w:r>
        <w:r>
          <w:rPr>
            <w:rFonts w:asciiTheme="minorHAnsi" w:eastAsiaTheme="minorEastAsia" w:hAnsiTheme="minorHAnsi" w:cstheme="minorBidi"/>
            <w:color w:val="auto"/>
            <w:sz w:val="22"/>
            <w:szCs w:val="22"/>
          </w:rPr>
          <w:tab/>
        </w:r>
        <w:r w:rsidRPr="001344B0">
          <w:rPr>
            <w:rStyle w:val="Hyperlink"/>
          </w:rPr>
          <w:t>Software Image Retrieval with single vendor release with filters</w:t>
        </w:r>
        <w:r>
          <w:rPr>
            <w:webHidden/>
          </w:rPr>
          <w:tab/>
        </w:r>
        <w:r>
          <w:rPr>
            <w:webHidden/>
          </w:rPr>
          <w:fldChar w:fldCharType="begin"/>
        </w:r>
        <w:r>
          <w:rPr>
            <w:webHidden/>
          </w:rPr>
          <w:instrText xml:space="preserve"> PAGEREF _Toc477880949 \h </w:instrText>
        </w:r>
        <w:r>
          <w:rPr>
            <w:webHidden/>
          </w:rPr>
        </w:r>
      </w:ins>
      <w:r>
        <w:rPr>
          <w:webHidden/>
        </w:rPr>
        <w:fldChar w:fldCharType="separate"/>
      </w:r>
      <w:ins w:id="715" w:author="Seggelke, Klaus" w:date="2017-03-21T17:30:00Z">
        <w:r>
          <w:rPr>
            <w:webHidden/>
          </w:rPr>
          <w:t>23</w:t>
        </w:r>
        <w:r>
          <w:rPr>
            <w:webHidden/>
          </w:rPr>
          <w:fldChar w:fldCharType="end"/>
        </w:r>
        <w:r w:rsidRPr="001344B0">
          <w:rPr>
            <w:rStyle w:val="Hyperlink"/>
          </w:rPr>
          <w:fldChar w:fldCharType="end"/>
        </w:r>
      </w:ins>
    </w:p>
    <w:p w:rsidR="00FE6CD4" w:rsidRDefault="00FE6CD4">
      <w:pPr>
        <w:pStyle w:val="TOC1"/>
        <w:rPr>
          <w:ins w:id="716" w:author="Seggelke, Klaus" w:date="2017-03-21T17:30:00Z"/>
          <w:rFonts w:asciiTheme="minorHAnsi" w:eastAsiaTheme="minorEastAsia" w:hAnsiTheme="minorHAnsi" w:cstheme="minorBidi"/>
          <w:color w:val="auto"/>
          <w:sz w:val="22"/>
          <w:szCs w:val="22"/>
        </w:rPr>
      </w:pPr>
      <w:ins w:id="717" w:author="Seggelke, Klaus" w:date="2017-03-21T17:30:00Z">
        <w:r w:rsidRPr="001344B0">
          <w:rPr>
            <w:rStyle w:val="Hyperlink"/>
          </w:rPr>
          <w:fldChar w:fldCharType="begin"/>
        </w:r>
        <w:r w:rsidRPr="001344B0">
          <w:rPr>
            <w:rStyle w:val="Hyperlink"/>
          </w:rPr>
          <w:instrText xml:space="preserve"> </w:instrText>
        </w:r>
        <w:r>
          <w:instrText>HYPERLINK \l "_Toc477880950"</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TC.VNF.IMAGE.003</w:t>
        </w:r>
        <w:r>
          <w:rPr>
            <w:rFonts w:asciiTheme="minorHAnsi" w:eastAsiaTheme="minorEastAsia" w:hAnsiTheme="minorHAnsi" w:cstheme="minorBidi"/>
            <w:color w:val="auto"/>
            <w:sz w:val="22"/>
            <w:szCs w:val="22"/>
          </w:rPr>
          <w:tab/>
        </w:r>
        <w:r w:rsidRPr="001344B0">
          <w:rPr>
            <w:rStyle w:val="Hyperlink"/>
          </w:rPr>
          <w:t>Software Image Retrieval with multi vendor release</w:t>
        </w:r>
        <w:r>
          <w:rPr>
            <w:webHidden/>
          </w:rPr>
          <w:tab/>
        </w:r>
        <w:r>
          <w:rPr>
            <w:webHidden/>
          </w:rPr>
          <w:fldChar w:fldCharType="begin"/>
        </w:r>
        <w:r>
          <w:rPr>
            <w:webHidden/>
          </w:rPr>
          <w:instrText xml:space="preserve"> PAGEREF _Toc477880950 \h </w:instrText>
        </w:r>
        <w:r>
          <w:rPr>
            <w:webHidden/>
          </w:rPr>
        </w:r>
      </w:ins>
      <w:r>
        <w:rPr>
          <w:webHidden/>
        </w:rPr>
        <w:fldChar w:fldCharType="separate"/>
      </w:r>
      <w:ins w:id="718" w:author="Seggelke, Klaus" w:date="2017-03-21T17:30:00Z">
        <w:r>
          <w:rPr>
            <w:webHidden/>
          </w:rPr>
          <w:t>24</w:t>
        </w:r>
        <w:r>
          <w:rPr>
            <w:webHidden/>
          </w:rPr>
          <w:fldChar w:fldCharType="end"/>
        </w:r>
        <w:r w:rsidRPr="001344B0">
          <w:rPr>
            <w:rStyle w:val="Hyperlink"/>
          </w:rPr>
          <w:fldChar w:fldCharType="end"/>
        </w:r>
      </w:ins>
    </w:p>
    <w:p w:rsidR="00FE6CD4" w:rsidRDefault="00FE6CD4">
      <w:pPr>
        <w:pStyle w:val="TOC1"/>
        <w:rPr>
          <w:ins w:id="719" w:author="Seggelke, Klaus" w:date="2017-03-21T17:30:00Z"/>
          <w:rFonts w:asciiTheme="minorHAnsi" w:eastAsiaTheme="minorEastAsia" w:hAnsiTheme="minorHAnsi" w:cstheme="minorBidi"/>
          <w:color w:val="auto"/>
          <w:sz w:val="22"/>
          <w:szCs w:val="22"/>
        </w:rPr>
      </w:pPr>
      <w:ins w:id="720" w:author="Seggelke, Klaus" w:date="2017-03-21T17:30:00Z">
        <w:r w:rsidRPr="001344B0">
          <w:rPr>
            <w:rStyle w:val="Hyperlink"/>
          </w:rPr>
          <w:fldChar w:fldCharType="begin"/>
        </w:r>
        <w:r w:rsidRPr="001344B0">
          <w:rPr>
            <w:rStyle w:val="Hyperlink"/>
          </w:rPr>
          <w:instrText xml:space="preserve"> </w:instrText>
        </w:r>
        <w:r>
          <w:instrText>HYPERLINK \l "_Toc477880951"</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TC.VNF.IMAGE.004</w:t>
        </w:r>
        <w:r>
          <w:rPr>
            <w:rFonts w:asciiTheme="minorHAnsi" w:eastAsiaTheme="minorEastAsia" w:hAnsiTheme="minorHAnsi" w:cstheme="minorBidi"/>
            <w:color w:val="auto"/>
            <w:sz w:val="22"/>
            <w:szCs w:val="22"/>
          </w:rPr>
          <w:tab/>
        </w:r>
        <w:r w:rsidRPr="001344B0">
          <w:rPr>
            <w:rStyle w:val="Hyperlink"/>
          </w:rPr>
          <w:t>Life-Cycle management information</w:t>
        </w:r>
        <w:r>
          <w:rPr>
            <w:webHidden/>
          </w:rPr>
          <w:tab/>
        </w:r>
        <w:r>
          <w:rPr>
            <w:webHidden/>
          </w:rPr>
          <w:fldChar w:fldCharType="begin"/>
        </w:r>
        <w:r>
          <w:rPr>
            <w:webHidden/>
          </w:rPr>
          <w:instrText xml:space="preserve"> PAGEREF _Toc477880951 \h </w:instrText>
        </w:r>
        <w:r>
          <w:rPr>
            <w:webHidden/>
          </w:rPr>
        </w:r>
      </w:ins>
      <w:r>
        <w:rPr>
          <w:webHidden/>
        </w:rPr>
        <w:fldChar w:fldCharType="separate"/>
      </w:r>
      <w:ins w:id="721" w:author="Seggelke, Klaus" w:date="2017-03-21T17:30:00Z">
        <w:r>
          <w:rPr>
            <w:webHidden/>
          </w:rPr>
          <w:t>25</w:t>
        </w:r>
        <w:r>
          <w:rPr>
            <w:webHidden/>
          </w:rPr>
          <w:fldChar w:fldCharType="end"/>
        </w:r>
        <w:r w:rsidRPr="001344B0">
          <w:rPr>
            <w:rStyle w:val="Hyperlink"/>
          </w:rPr>
          <w:fldChar w:fldCharType="end"/>
        </w:r>
      </w:ins>
    </w:p>
    <w:p w:rsidR="00FE6CD4" w:rsidRDefault="00FE6CD4">
      <w:pPr>
        <w:pStyle w:val="TOC1"/>
        <w:rPr>
          <w:ins w:id="722" w:author="Seggelke, Klaus" w:date="2017-03-21T17:30:00Z"/>
          <w:rFonts w:asciiTheme="minorHAnsi" w:eastAsiaTheme="minorEastAsia" w:hAnsiTheme="minorHAnsi" w:cstheme="minorBidi"/>
          <w:color w:val="auto"/>
          <w:sz w:val="22"/>
          <w:szCs w:val="22"/>
        </w:rPr>
      </w:pPr>
      <w:ins w:id="723" w:author="Seggelke, Klaus" w:date="2017-03-21T17:30:00Z">
        <w:r w:rsidRPr="001344B0">
          <w:rPr>
            <w:rStyle w:val="Hyperlink"/>
          </w:rPr>
          <w:fldChar w:fldCharType="begin"/>
        </w:r>
        <w:r w:rsidRPr="001344B0">
          <w:rPr>
            <w:rStyle w:val="Hyperlink"/>
          </w:rPr>
          <w:instrText xml:space="preserve"> </w:instrText>
        </w:r>
        <w:r>
          <w:instrText>HYPERLINK \l "_Toc477880952"</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TC.VNF.SNAPSHOT.001</w:t>
        </w:r>
        <w:r>
          <w:rPr>
            <w:rFonts w:asciiTheme="minorHAnsi" w:eastAsiaTheme="minorEastAsia" w:hAnsiTheme="minorHAnsi" w:cstheme="minorBidi"/>
            <w:color w:val="auto"/>
            <w:sz w:val="22"/>
            <w:szCs w:val="22"/>
          </w:rPr>
          <w:tab/>
        </w:r>
        <w:r w:rsidRPr="001344B0">
          <w:rPr>
            <w:rStyle w:val="Hyperlink"/>
          </w:rPr>
          <w:t>Compute Snapshot Creation and Deletion without traffic load</w:t>
        </w:r>
        <w:r>
          <w:rPr>
            <w:webHidden/>
          </w:rPr>
          <w:tab/>
        </w:r>
        <w:r>
          <w:rPr>
            <w:webHidden/>
          </w:rPr>
          <w:fldChar w:fldCharType="begin"/>
        </w:r>
        <w:r>
          <w:rPr>
            <w:webHidden/>
          </w:rPr>
          <w:instrText xml:space="preserve"> PAGEREF _Toc477880952 \h </w:instrText>
        </w:r>
        <w:r>
          <w:rPr>
            <w:webHidden/>
          </w:rPr>
        </w:r>
      </w:ins>
      <w:r>
        <w:rPr>
          <w:webHidden/>
        </w:rPr>
        <w:fldChar w:fldCharType="separate"/>
      </w:r>
      <w:ins w:id="724" w:author="Seggelke, Klaus" w:date="2017-03-21T17:30:00Z">
        <w:r>
          <w:rPr>
            <w:webHidden/>
          </w:rPr>
          <w:t>26</w:t>
        </w:r>
        <w:r>
          <w:rPr>
            <w:webHidden/>
          </w:rPr>
          <w:fldChar w:fldCharType="end"/>
        </w:r>
        <w:r w:rsidRPr="001344B0">
          <w:rPr>
            <w:rStyle w:val="Hyperlink"/>
          </w:rPr>
          <w:fldChar w:fldCharType="end"/>
        </w:r>
      </w:ins>
    </w:p>
    <w:p w:rsidR="00FE6CD4" w:rsidRDefault="00FE6CD4">
      <w:pPr>
        <w:pStyle w:val="TOC1"/>
        <w:rPr>
          <w:ins w:id="725" w:author="Seggelke, Klaus" w:date="2017-03-21T17:30:00Z"/>
          <w:rFonts w:asciiTheme="minorHAnsi" w:eastAsiaTheme="minorEastAsia" w:hAnsiTheme="minorHAnsi" w:cstheme="minorBidi"/>
          <w:color w:val="auto"/>
          <w:sz w:val="22"/>
          <w:szCs w:val="22"/>
        </w:rPr>
      </w:pPr>
      <w:ins w:id="726" w:author="Seggelke, Klaus" w:date="2017-03-21T17:30:00Z">
        <w:r w:rsidRPr="001344B0">
          <w:rPr>
            <w:rStyle w:val="Hyperlink"/>
          </w:rPr>
          <w:fldChar w:fldCharType="begin"/>
        </w:r>
        <w:r w:rsidRPr="001344B0">
          <w:rPr>
            <w:rStyle w:val="Hyperlink"/>
          </w:rPr>
          <w:instrText xml:space="preserve"> </w:instrText>
        </w:r>
        <w:r>
          <w:instrText>HYPERLINK \l "_Toc477880953"</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TC.VNF.SNAPSHOT.002</w:t>
        </w:r>
        <w:r>
          <w:rPr>
            <w:rFonts w:asciiTheme="minorHAnsi" w:eastAsiaTheme="minorEastAsia" w:hAnsiTheme="minorHAnsi" w:cstheme="minorBidi"/>
            <w:color w:val="auto"/>
            <w:sz w:val="22"/>
            <w:szCs w:val="22"/>
          </w:rPr>
          <w:tab/>
        </w:r>
        <w:r w:rsidRPr="001344B0">
          <w:rPr>
            <w:rStyle w:val="Hyperlink"/>
          </w:rPr>
          <w:t>Compute Snapshot Creation and Deletion under normal traffic load</w:t>
        </w:r>
        <w:r>
          <w:rPr>
            <w:webHidden/>
          </w:rPr>
          <w:tab/>
        </w:r>
        <w:r>
          <w:rPr>
            <w:webHidden/>
          </w:rPr>
          <w:fldChar w:fldCharType="begin"/>
        </w:r>
        <w:r>
          <w:rPr>
            <w:webHidden/>
          </w:rPr>
          <w:instrText xml:space="preserve"> PAGEREF _Toc477880953 \h </w:instrText>
        </w:r>
        <w:r>
          <w:rPr>
            <w:webHidden/>
          </w:rPr>
        </w:r>
      </w:ins>
      <w:r>
        <w:rPr>
          <w:webHidden/>
        </w:rPr>
        <w:fldChar w:fldCharType="separate"/>
      </w:r>
      <w:ins w:id="727" w:author="Seggelke, Klaus" w:date="2017-03-21T17:30:00Z">
        <w:r>
          <w:rPr>
            <w:webHidden/>
          </w:rPr>
          <w:t>26</w:t>
        </w:r>
        <w:r>
          <w:rPr>
            <w:webHidden/>
          </w:rPr>
          <w:fldChar w:fldCharType="end"/>
        </w:r>
        <w:r w:rsidRPr="001344B0">
          <w:rPr>
            <w:rStyle w:val="Hyperlink"/>
          </w:rPr>
          <w:fldChar w:fldCharType="end"/>
        </w:r>
      </w:ins>
    </w:p>
    <w:p w:rsidR="00FE6CD4" w:rsidRDefault="00FE6CD4">
      <w:pPr>
        <w:pStyle w:val="TOC1"/>
        <w:rPr>
          <w:ins w:id="728" w:author="Seggelke, Klaus" w:date="2017-03-21T17:30:00Z"/>
          <w:rFonts w:asciiTheme="minorHAnsi" w:eastAsiaTheme="minorEastAsia" w:hAnsiTheme="minorHAnsi" w:cstheme="minorBidi"/>
          <w:color w:val="auto"/>
          <w:sz w:val="22"/>
          <w:szCs w:val="22"/>
        </w:rPr>
      </w:pPr>
      <w:ins w:id="729" w:author="Seggelke, Klaus" w:date="2017-03-21T17:30:00Z">
        <w:r w:rsidRPr="001344B0">
          <w:rPr>
            <w:rStyle w:val="Hyperlink"/>
          </w:rPr>
          <w:fldChar w:fldCharType="begin"/>
        </w:r>
        <w:r w:rsidRPr="001344B0">
          <w:rPr>
            <w:rStyle w:val="Hyperlink"/>
          </w:rPr>
          <w:instrText xml:space="preserve"> </w:instrText>
        </w:r>
        <w:r>
          <w:instrText>HYPERLINK \l "_Toc477880954"</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TC.VNF.SNAPSHOT.003</w:t>
        </w:r>
        <w:r>
          <w:rPr>
            <w:rFonts w:asciiTheme="minorHAnsi" w:eastAsiaTheme="minorEastAsia" w:hAnsiTheme="minorHAnsi" w:cstheme="minorBidi"/>
            <w:color w:val="auto"/>
            <w:sz w:val="22"/>
            <w:szCs w:val="22"/>
          </w:rPr>
          <w:tab/>
        </w:r>
        <w:r w:rsidRPr="001344B0">
          <w:rPr>
            <w:rStyle w:val="Hyperlink"/>
          </w:rPr>
          <w:t>Compute Snapshot Instantiation</w:t>
        </w:r>
        <w:r>
          <w:rPr>
            <w:webHidden/>
          </w:rPr>
          <w:tab/>
        </w:r>
        <w:r>
          <w:rPr>
            <w:webHidden/>
          </w:rPr>
          <w:fldChar w:fldCharType="begin"/>
        </w:r>
        <w:r>
          <w:rPr>
            <w:webHidden/>
          </w:rPr>
          <w:instrText xml:space="preserve"> PAGEREF _Toc477880954 \h </w:instrText>
        </w:r>
        <w:r>
          <w:rPr>
            <w:webHidden/>
          </w:rPr>
        </w:r>
      </w:ins>
      <w:r>
        <w:rPr>
          <w:webHidden/>
        </w:rPr>
        <w:fldChar w:fldCharType="separate"/>
      </w:r>
      <w:ins w:id="730" w:author="Seggelke, Klaus" w:date="2017-03-21T17:30:00Z">
        <w:r>
          <w:rPr>
            <w:webHidden/>
          </w:rPr>
          <w:t>27</w:t>
        </w:r>
        <w:r>
          <w:rPr>
            <w:webHidden/>
          </w:rPr>
          <w:fldChar w:fldCharType="end"/>
        </w:r>
        <w:r w:rsidRPr="001344B0">
          <w:rPr>
            <w:rStyle w:val="Hyperlink"/>
          </w:rPr>
          <w:fldChar w:fldCharType="end"/>
        </w:r>
      </w:ins>
    </w:p>
    <w:p w:rsidR="00FE6CD4" w:rsidRDefault="00FE6CD4">
      <w:pPr>
        <w:pStyle w:val="TOC1"/>
        <w:rPr>
          <w:ins w:id="731" w:author="Seggelke, Klaus" w:date="2017-03-21T17:30:00Z"/>
          <w:rFonts w:asciiTheme="minorHAnsi" w:eastAsiaTheme="minorEastAsia" w:hAnsiTheme="minorHAnsi" w:cstheme="minorBidi"/>
          <w:color w:val="auto"/>
          <w:sz w:val="22"/>
          <w:szCs w:val="22"/>
        </w:rPr>
      </w:pPr>
      <w:ins w:id="732" w:author="Seggelke, Klaus" w:date="2017-03-21T17:30:00Z">
        <w:r w:rsidRPr="001344B0">
          <w:rPr>
            <w:rStyle w:val="Hyperlink"/>
          </w:rPr>
          <w:fldChar w:fldCharType="begin"/>
        </w:r>
        <w:r w:rsidRPr="001344B0">
          <w:rPr>
            <w:rStyle w:val="Hyperlink"/>
          </w:rPr>
          <w:instrText xml:space="preserve"> </w:instrText>
        </w:r>
        <w:r>
          <w:instrText>HYPERLINK \l "_Toc477880955"</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TC.VNF.SNAPSHOT.004</w:t>
        </w:r>
        <w:r>
          <w:rPr>
            <w:rFonts w:asciiTheme="minorHAnsi" w:eastAsiaTheme="minorEastAsia" w:hAnsiTheme="minorHAnsi" w:cstheme="minorBidi"/>
            <w:color w:val="auto"/>
            <w:sz w:val="22"/>
            <w:szCs w:val="22"/>
          </w:rPr>
          <w:tab/>
        </w:r>
        <w:r w:rsidRPr="001344B0">
          <w:rPr>
            <w:rStyle w:val="Hyperlink"/>
          </w:rPr>
          <w:t>Storage Snapshot Creation and Deletion</w:t>
        </w:r>
        <w:r>
          <w:rPr>
            <w:webHidden/>
          </w:rPr>
          <w:tab/>
        </w:r>
        <w:r>
          <w:rPr>
            <w:webHidden/>
          </w:rPr>
          <w:fldChar w:fldCharType="begin"/>
        </w:r>
        <w:r>
          <w:rPr>
            <w:webHidden/>
          </w:rPr>
          <w:instrText xml:space="preserve"> PAGEREF _Toc477880955 \h </w:instrText>
        </w:r>
        <w:r>
          <w:rPr>
            <w:webHidden/>
          </w:rPr>
        </w:r>
      </w:ins>
      <w:r>
        <w:rPr>
          <w:webHidden/>
        </w:rPr>
        <w:fldChar w:fldCharType="separate"/>
      </w:r>
      <w:ins w:id="733" w:author="Seggelke, Klaus" w:date="2017-03-21T17:30:00Z">
        <w:r>
          <w:rPr>
            <w:webHidden/>
          </w:rPr>
          <w:t>28</w:t>
        </w:r>
        <w:r>
          <w:rPr>
            <w:webHidden/>
          </w:rPr>
          <w:fldChar w:fldCharType="end"/>
        </w:r>
        <w:r w:rsidRPr="001344B0">
          <w:rPr>
            <w:rStyle w:val="Hyperlink"/>
          </w:rPr>
          <w:fldChar w:fldCharType="end"/>
        </w:r>
      </w:ins>
    </w:p>
    <w:p w:rsidR="00FE6CD4" w:rsidRDefault="00FE6CD4">
      <w:pPr>
        <w:pStyle w:val="TOC1"/>
        <w:rPr>
          <w:ins w:id="734" w:author="Seggelke, Klaus" w:date="2017-03-21T17:30:00Z"/>
          <w:rFonts w:asciiTheme="minorHAnsi" w:eastAsiaTheme="minorEastAsia" w:hAnsiTheme="minorHAnsi" w:cstheme="minorBidi"/>
          <w:color w:val="auto"/>
          <w:sz w:val="22"/>
          <w:szCs w:val="22"/>
        </w:rPr>
      </w:pPr>
      <w:ins w:id="735" w:author="Seggelke, Klaus" w:date="2017-03-21T17:30:00Z">
        <w:r w:rsidRPr="001344B0">
          <w:rPr>
            <w:rStyle w:val="Hyperlink"/>
          </w:rPr>
          <w:fldChar w:fldCharType="begin"/>
        </w:r>
        <w:r w:rsidRPr="001344B0">
          <w:rPr>
            <w:rStyle w:val="Hyperlink"/>
          </w:rPr>
          <w:instrText xml:space="preserve"> </w:instrText>
        </w:r>
        <w:r>
          <w:instrText>HYPERLINK \l "_Toc477880956"</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TC.VNF.SNAPSHOT.005</w:t>
        </w:r>
        <w:r>
          <w:rPr>
            <w:rFonts w:asciiTheme="minorHAnsi" w:eastAsiaTheme="minorEastAsia" w:hAnsiTheme="minorHAnsi" w:cstheme="minorBidi"/>
            <w:color w:val="auto"/>
            <w:sz w:val="22"/>
            <w:szCs w:val="22"/>
          </w:rPr>
          <w:tab/>
        </w:r>
        <w:r w:rsidRPr="001344B0">
          <w:rPr>
            <w:rStyle w:val="Hyperlink"/>
          </w:rPr>
          <w:t>Storage Snapshot Instantiation</w:t>
        </w:r>
        <w:r>
          <w:rPr>
            <w:webHidden/>
          </w:rPr>
          <w:tab/>
        </w:r>
        <w:r>
          <w:rPr>
            <w:webHidden/>
          </w:rPr>
          <w:fldChar w:fldCharType="begin"/>
        </w:r>
        <w:r>
          <w:rPr>
            <w:webHidden/>
          </w:rPr>
          <w:instrText xml:space="preserve"> PAGEREF _Toc477880956 \h </w:instrText>
        </w:r>
        <w:r>
          <w:rPr>
            <w:webHidden/>
          </w:rPr>
        </w:r>
      </w:ins>
      <w:r>
        <w:rPr>
          <w:webHidden/>
        </w:rPr>
        <w:fldChar w:fldCharType="separate"/>
      </w:r>
      <w:ins w:id="736" w:author="Seggelke, Klaus" w:date="2017-03-21T17:30:00Z">
        <w:r>
          <w:rPr>
            <w:webHidden/>
          </w:rPr>
          <w:t>28</w:t>
        </w:r>
        <w:r>
          <w:rPr>
            <w:webHidden/>
          </w:rPr>
          <w:fldChar w:fldCharType="end"/>
        </w:r>
        <w:r w:rsidRPr="001344B0">
          <w:rPr>
            <w:rStyle w:val="Hyperlink"/>
          </w:rPr>
          <w:fldChar w:fldCharType="end"/>
        </w:r>
      </w:ins>
    </w:p>
    <w:p w:rsidR="00FE6CD4" w:rsidRDefault="00FE6CD4">
      <w:pPr>
        <w:pStyle w:val="TOC1"/>
        <w:rPr>
          <w:ins w:id="737" w:author="Seggelke, Klaus" w:date="2017-03-21T17:30:00Z"/>
          <w:rFonts w:asciiTheme="minorHAnsi" w:eastAsiaTheme="minorEastAsia" w:hAnsiTheme="minorHAnsi" w:cstheme="minorBidi"/>
          <w:color w:val="auto"/>
          <w:sz w:val="22"/>
          <w:szCs w:val="22"/>
        </w:rPr>
      </w:pPr>
      <w:ins w:id="738" w:author="Seggelke, Klaus" w:date="2017-03-21T17:30:00Z">
        <w:r w:rsidRPr="001344B0">
          <w:rPr>
            <w:rStyle w:val="Hyperlink"/>
          </w:rPr>
          <w:fldChar w:fldCharType="begin"/>
        </w:r>
        <w:r w:rsidRPr="001344B0">
          <w:rPr>
            <w:rStyle w:val="Hyperlink"/>
          </w:rPr>
          <w:instrText xml:space="preserve"> </w:instrText>
        </w:r>
        <w:r>
          <w:instrText>HYPERLINK \l "_Toc477880957"</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TC.VNFD.Coding.001</w:t>
        </w:r>
        <w:r>
          <w:rPr>
            <w:rFonts w:asciiTheme="minorHAnsi" w:eastAsiaTheme="minorEastAsia" w:hAnsiTheme="minorHAnsi" w:cstheme="minorBidi"/>
            <w:color w:val="auto"/>
            <w:sz w:val="22"/>
            <w:szCs w:val="22"/>
          </w:rPr>
          <w:tab/>
        </w:r>
        <w:r w:rsidRPr="001344B0">
          <w:rPr>
            <w:rStyle w:val="Hyperlink"/>
          </w:rPr>
          <w:t>VNFD XML Coding Validation</w:t>
        </w:r>
        <w:r>
          <w:rPr>
            <w:webHidden/>
          </w:rPr>
          <w:tab/>
        </w:r>
        <w:r>
          <w:rPr>
            <w:webHidden/>
          </w:rPr>
          <w:fldChar w:fldCharType="begin"/>
        </w:r>
        <w:r>
          <w:rPr>
            <w:webHidden/>
          </w:rPr>
          <w:instrText xml:space="preserve"> PAGEREF _Toc477880957 \h </w:instrText>
        </w:r>
        <w:r>
          <w:rPr>
            <w:webHidden/>
          </w:rPr>
        </w:r>
      </w:ins>
      <w:r>
        <w:rPr>
          <w:webHidden/>
        </w:rPr>
        <w:fldChar w:fldCharType="separate"/>
      </w:r>
      <w:ins w:id="739" w:author="Seggelke, Klaus" w:date="2017-03-21T17:30:00Z">
        <w:r>
          <w:rPr>
            <w:webHidden/>
          </w:rPr>
          <w:t>31</w:t>
        </w:r>
        <w:r>
          <w:rPr>
            <w:webHidden/>
          </w:rPr>
          <w:fldChar w:fldCharType="end"/>
        </w:r>
        <w:r w:rsidRPr="001344B0">
          <w:rPr>
            <w:rStyle w:val="Hyperlink"/>
          </w:rPr>
          <w:fldChar w:fldCharType="end"/>
        </w:r>
      </w:ins>
    </w:p>
    <w:p w:rsidR="00FE6CD4" w:rsidRDefault="00FE6CD4">
      <w:pPr>
        <w:pStyle w:val="TOC1"/>
        <w:rPr>
          <w:ins w:id="740" w:author="Seggelke, Klaus" w:date="2017-03-21T17:30:00Z"/>
          <w:rFonts w:asciiTheme="minorHAnsi" w:eastAsiaTheme="minorEastAsia" w:hAnsiTheme="minorHAnsi" w:cstheme="minorBidi"/>
          <w:color w:val="auto"/>
          <w:sz w:val="22"/>
          <w:szCs w:val="22"/>
        </w:rPr>
      </w:pPr>
      <w:ins w:id="741" w:author="Seggelke, Klaus" w:date="2017-03-21T17:30:00Z">
        <w:r w:rsidRPr="001344B0">
          <w:rPr>
            <w:rStyle w:val="Hyperlink"/>
          </w:rPr>
          <w:fldChar w:fldCharType="begin"/>
        </w:r>
        <w:r w:rsidRPr="001344B0">
          <w:rPr>
            <w:rStyle w:val="Hyperlink"/>
          </w:rPr>
          <w:instrText xml:space="preserve"> </w:instrText>
        </w:r>
        <w:r>
          <w:instrText>HYPERLINK \l "_Toc477880958"</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TC.VNFD.Coding.002</w:t>
        </w:r>
        <w:r>
          <w:rPr>
            <w:rFonts w:asciiTheme="minorHAnsi" w:eastAsiaTheme="minorEastAsia" w:hAnsiTheme="minorHAnsi" w:cstheme="minorBidi"/>
            <w:color w:val="auto"/>
            <w:sz w:val="22"/>
            <w:szCs w:val="22"/>
          </w:rPr>
          <w:tab/>
        </w:r>
        <w:r w:rsidRPr="001344B0">
          <w:rPr>
            <w:rStyle w:val="Hyperlink"/>
          </w:rPr>
          <w:t>VNFD YANG Coding Validation</w:t>
        </w:r>
        <w:r>
          <w:rPr>
            <w:webHidden/>
          </w:rPr>
          <w:tab/>
        </w:r>
        <w:r>
          <w:rPr>
            <w:webHidden/>
          </w:rPr>
          <w:fldChar w:fldCharType="begin"/>
        </w:r>
        <w:r>
          <w:rPr>
            <w:webHidden/>
          </w:rPr>
          <w:instrText xml:space="preserve"> PAGEREF _Toc477880958 \h </w:instrText>
        </w:r>
        <w:r>
          <w:rPr>
            <w:webHidden/>
          </w:rPr>
        </w:r>
      </w:ins>
      <w:r>
        <w:rPr>
          <w:webHidden/>
        </w:rPr>
        <w:fldChar w:fldCharType="separate"/>
      </w:r>
      <w:ins w:id="742" w:author="Seggelke, Klaus" w:date="2017-03-21T17:30:00Z">
        <w:r>
          <w:rPr>
            <w:webHidden/>
          </w:rPr>
          <w:t>31</w:t>
        </w:r>
        <w:r>
          <w:rPr>
            <w:webHidden/>
          </w:rPr>
          <w:fldChar w:fldCharType="end"/>
        </w:r>
        <w:r w:rsidRPr="001344B0">
          <w:rPr>
            <w:rStyle w:val="Hyperlink"/>
          </w:rPr>
          <w:fldChar w:fldCharType="end"/>
        </w:r>
      </w:ins>
    </w:p>
    <w:p w:rsidR="00FE6CD4" w:rsidRDefault="00FE6CD4">
      <w:pPr>
        <w:pStyle w:val="TOC1"/>
        <w:rPr>
          <w:ins w:id="743" w:author="Seggelke, Klaus" w:date="2017-03-21T17:30:00Z"/>
          <w:rFonts w:asciiTheme="minorHAnsi" w:eastAsiaTheme="minorEastAsia" w:hAnsiTheme="minorHAnsi" w:cstheme="minorBidi"/>
          <w:color w:val="auto"/>
          <w:sz w:val="22"/>
          <w:szCs w:val="22"/>
        </w:rPr>
      </w:pPr>
      <w:ins w:id="744" w:author="Seggelke, Klaus" w:date="2017-03-21T17:30:00Z">
        <w:r w:rsidRPr="001344B0">
          <w:rPr>
            <w:rStyle w:val="Hyperlink"/>
          </w:rPr>
          <w:fldChar w:fldCharType="begin"/>
        </w:r>
        <w:r w:rsidRPr="001344B0">
          <w:rPr>
            <w:rStyle w:val="Hyperlink"/>
          </w:rPr>
          <w:instrText xml:space="preserve"> </w:instrText>
        </w:r>
        <w:r>
          <w:instrText>HYPERLINK \l "_Toc477880959"</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TC.VNFD.Base.001</w:t>
        </w:r>
        <w:r>
          <w:rPr>
            <w:rFonts w:asciiTheme="minorHAnsi" w:eastAsiaTheme="minorEastAsia" w:hAnsiTheme="minorHAnsi" w:cstheme="minorBidi"/>
            <w:color w:val="auto"/>
            <w:sz w:val="22"/>
            <w:szCs w:val="22"/>
          </w:rPr>
          <w:tab/>
        </w:r>
        <w:r w:rsidRPr="001344B0">
          <w:rPr>
            <w:rStyle w:val="Hyperlink"/>
          </w:rPr>
          <w:t>VNFD Base unit validation</w:t>
        </w:r>
        <w:r>
          <w:rPr>
            <w:webHidden/>
          </w:rPr>
          <w:tab/>
        </w:r>
        <w:r>
          <w:rPr>
            <w:webHidden/>
          </w:rPr>
          <w:fldChar w:fldCharType="begin"/>
        </w:r>
        <w:r>
          <w:rPr>
            <w:webHidden/>
          </w:rPr>
          <w:instrText xml:space="preserve"> PAGEREF _Toc477880959 \h </w:instrText>
        </w:r>
        <w:r>
          <w:rPr>
            <w:webHidden/>
          </w:rPr>
        </w:r>
      </w:ins>
      <w:r>
        <w:rPr>
          <w:webHidden/>
        </w:rPr>
        <w:fldChar w:fldCharType="separate"/>
      </w:r>
      <w:ins w:id="745" w:author="Seggelke, Klaus" w:date="2017-03-21T17:30:00Z">
        <w:r>
          <w:rPr>
            <w:webHidden/>
          </w:rPr>
          <w:t>32</w:t>
        </w:r>
        <w:r>
          <w:rPr>
            <w:webHidden/>
          </w:rPr>
          <w:fldChar w:fldCharType="end"/>
        </w:r>
        <w:r w:rsidRPr="001344B0">
          <w:rPr>
            <w:rStyle w:val="Hyperlink"/>
          </w:rPr>
          <w:fldChar w:fldCharType="end"/>
        </w:r>
      </w:ins>
    </w:p>
    <w:p w:rsidR="00FE6CD4" w:rsidRDefault="00FE6CD4">
      <w:pPr>
        <w:pStyle w:val="TOC1"/>
        <w:rPr>
          <w:ins w:id="746" w:author="Seggelke, Klaus" w:date="2017-03-21T17:30:00Z"/>
          <w:rFonts w:asciiTheme="minorHAnsi" w:eastAsiaTheme="minorEastAsia" w:hAnsiTheme="minorHAnsi" w:cstheme="minorBidi"/>
          <w:color w:val="auto"/>
          <w:sz w:val="22"/>
          <w:szCs w:val="22"/>
        </w:rPr>
      </w:pPr>
      <w:ins w:id="747" w:author="Seggelke, Klaus" w:date="2017-03-21T17:30:00Z">
        <w:r w:rsidRPr="001344B0">
          <w:rPr>
            <w:rStyle w:val="Hyperlink"/>
          </w:rPr>
          <w:fldChar w:fldCharType="begin"/>
        </w:r>
        <w:r w:rsidRPr="001344B0">
          <w:rPr>
            <w:rStyle w:val="Hyperlink"/>
          </w:rPr>
          <w:instrText xml:space="preserve"> </w:instrText>
        </w:r>
        <w:r>
          <w:instrText>HYPERLINK \l "_Toc477880960"</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TC.VNFD.Base.002</w:t>
        </w:r>
        <w:r>
          <w:rPr>
            <w:rFonts w:asciiTheme="minorHAnsi" w:eastAsiaTheme="minorEastAsia" w:hAnsiTheme="minorHAnsi" w:cstheme="minorBidi"/>
            <w:color w:val="auto"/>
            <w:sz w:val="22"/>
            <w:szCs w:val="22"/>
          </w:rPr>
          <w:tab/>
        </w:r>
        <w:r w:rsidRPr="001344B0">
          <w:rPr>
            <w:rStyle w:val="Hyperlink"/>
          </w:rPr>
          <w:t>VNFD validation for VNF release deployment</w:t>
        </w:r>
        <w:r>
          <w:rPr>
            <w:webHidden/>
          </w:rPr>
          <w:tab/>
        </w:r>
        <w:r>
          <w:rPr>
            <w:webHidden/>
          </w:rPr>
          <w:fldChar w:fldCharType="begin"/>
        </w:r>
        <w:r>
          <w:rPr>
            <w:webHidden/>
          </w:rPr>
          <w:instrText xml:space="preserve"> PAGEREF _Toc477880960 \h </w:instrText>
        </w:r>
        <w:r>
          <w:rPr>
            <w:webHidden/>
          </w:rPr>
        </w:r>
      </w:ins>
      <w:r>
        <w:rPr>
          <w:webHidden/>
        </w:rPr>
        <w:fldChar w:fldCharType="separate"/>
      </w:r>
      <w:ins w:id="748" w:author="Seggelke, Klaus" w:date="2017-03-21T17:30:00Z">
        <w:r>
          <w:rPr>
            <w:webHidden/>
          </w:rPr>
          <w:t>33</w:t>
        </w:r>
        <w:r>
          <w:rPr>
            <w:webHidden/>
          </w:rPr>
          <w:fldChar w:fldCharType="end"/>
        </w:r>
        <w:r w:rsidRPr="001344B0">
          <w:rPr>
            <w:rStyle w:val="Hyperlink"/>
          </w:rPr>
          <w:fldChar w:fldCharType="end"/>
        </w:r>
      </w:ins>
    </w:p>
    <w:p w:rsidR="00FE6CD4" w:rsidRDefault="00FE6CD4">
      <w:pPr>
        <w:pStyle w:val="TOC1"/>
        <w:rPr>
          <w:ins w:id="749" w:author="Seggelke, Klaus" w:date="2017-03-21T17:30:00Z"/>
          <w:rFonts w:asciiTheme="minorHAnsi" w:eastAsiaTheme="minorEastAsia" w:hAnsiTheme="minorHAnsi" w:cstheme="minorBidi"/>
          <w:color w:val="auto"/>
          <w:sz w:val="22"/>
          <w:szCs w:val="22"/>
        </w:rPr>
      </w:pPr>
      <w:ins w:id="750" w:author="Seggelke, Klaus" w:date="2017-03-21T17:30:00Z">
        <w:r w:rsidRPr="001344B0">
          <w:rPr>
            <w:rStyle w:val="Hyperlink"/>
          </w:rPr>
          <w:fldChar w:fldCharType="begin"/>
        </w:r>
        <w:r w:rsidRPr="001344B0">
          <w:rPr>
            <w:rStyle w:val="Hyperlink"/>
          </w:rPr>
          <w:instrText xml:space="preserve"> </w:instrText>
        </w:r>
        <w:r>
          <w:instrText>HYPERLINK \l "_Toc477880961"</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TC.VNFD.VDU.001</w:t>
        </w:r>
        <w:r>
          <w:rPr>
            <w:rFonts w:asciiTheme="minorHAnsi" w:eastAsiaTheme="minorEastAsia" w:hAnsiTheme="minorHAnsi" w:cstheme="minorBidi"/>
            <w:color w:val="auto"/>
            <w:sz w:val="22"/>
            <w:szCs w:val="22"/>
          </w:rPr>
          <w:tab/>
        </w:r>
        <w:r w:rsidRPr="001344B0">
          <w:rPr>
            <w:rStyle w:val="Hyperlink"/>
            <w:lang w:eastAsia="zh-CN"/>
          </w:rPr>
          <w:t>VNFD:VDU Base Unit</w:t>
        </w:r>
        <w:r w:rsidRPr="001344B0">
          <w:rPr>
            <w:rStyle w:val="Hyperlink"/>
          </w:rPr>
          <w:t xml:space="preserve"> validation</w:t>
        </w:r>
        <w:r>
          <w:rPr>
            <w:webHidden/>
          </w:rPr>
          <w:tab/>
        </w:r>
        <w:r>
          <w:rPr>
            <w:webHidden/>
          </w:rPr>
          <w:fldChar w:fldCharType="begin"/>
        </w:r>
        <w:r>
          <w:rPr>
            <w:webHidden/>
          </w:rPr>
          <w:instrText xml:space="preserve"> PAGEREF _Toc477880961 \h </w:instrText>
        </w:r>
        <w:r>
          <w:rPr>
            <w:webHidden/>
          </w:rPr>
        </w:r>
      </w:ins>
      <w:r>
        <w:rPr>
          <w:webHidden/>
        </w:rPr>
        <w:fldChar w:fldCharType="separate"/>
      </w:r>
      <w:ins w:id="751" w:author="Seggelke, Klaus" w:date="2017-03-21T17:30:00Z">
        <w:r>
          <w:rPr>
            <w:webHidden/>
          </w:rPr>
          <w:t>34</w:t>
        </w:r>
        <w:r>
          <w:rPr>
            <w:webHidden/>
          </w:rPr>
          <w:fldChar w:fldCharType="end"/>
        </w:r>
        <w:r w:rsidRPr="001344B0">
          <w:rPr>
            <w:rStyle w:val="Hyperlink"/>
          </w:rPr>
          <w:fldChar w:fldCharType="end"/>
        </w:r>
      </w:ins>
    </w:p>
    <w:p w:rsidR="00FE6CD4" w:rsidRDefault="00FE6CD4">
      <w:pPr>
        <w:pStyle w:val="TOC1"/>
        <w:rPr>
          <w:ins w:id="752" w:author="Seggelke, Klaus" w:date="2017-03-21T17:30:00Z"/>
          <w:rFonts w:asciiTheme="minorHAnsi" w:eastAsiaTheme="minorEastAsia" w:hAnsiTheme="minorHAnsi" w:cstheme="minorBidi"/>
          <w:color w:val="auto"/>
          <w:sz w:val="22"/>
          <w:szCs w:val="22"/>
        </w:rPr>
      </w:pPr>
      <w:ins w:id="753" w:author="Seggelke, Klaus" w:date="2017-03-21T17:30:00Z">
        <w:r w:rsidRPr="001344B0">
          <w:rPr>
            <w:rStyle w:val="Hyperlink"/>
          </w:rPr>
          <w:fldChar w:fldCharType="begin"/>
        </w:r>
        <w:r w:rsidRPr="001344B0">
          <w:rPr>
            <w:rStyle w:val="Hyperlink"/>
          </w:rPr>
          <w:instrText xml:space="preserve"> </w:instrText>
        </w:r>
        <w:r>
          <w:instrText>HYPERLINK \l "_Toc477880962"</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TC.VNFD.VDU.002</w:t>
        </w:r>
        <w:r>
          <w:rPr>
            <w:rFonts w:asciiTheme="minorHAnsi" w:eastAsiaTheme="minorEastAsia" w:hAnsiTheme="minorHAnsi" w:cstheme="minorBidi"/>
            <w:color w:val="auto"/>
            <w:sz w:val="22"/>
            <w:szCs w:val="22"/>
          </w:rPr>
          <w:tab/>
        </w:r>
        <w:r w:rsidRPr="001344B0">
          <w:rPr>
            <w:rStyle w:val="Hyperlink"/>
            <w:lang w:eastAsia="zh-CN"/>
          </w:rPr>
          <w:t>VNFD:VDU Base Unit</w:t>
        </w:r>
        <w:r w:rsidRPr="001344B0">
          <w:rPr>
            <w:rStyle w:val="Hyperlink"/>
          </w:rPr>
          <w:t xml:space="preserve"> validation</w:t>
        </w:r>
        <w:r>
          <w:rPr>
            <w:webHidden/>
          </w:rPr>
          <w:tab/>
        </w:r>
        <w:r>
          <w:rPr>
            <w:webHidden/>
          </w:rPr>
          <w:fldChar w:fldCharType="begin"/>
        </w:r>
        <w:r>
          <w:rPr>
            <w:webHidden/>
          </w:rPr>
          <w:instrText xml:space="preserve"> PAGEREF _Toc477880962 \h </w:instrText>
        </w:r>
        <w:r>
          <w:rPr>
            <w:webHidden/>
          </w:rPr>
        </w:r>
      </w:ins>
      <w:r>
        <w:rPr>
          <w:webHidden/>
        </w:rPr>
        <w:fldChar w:fldCharType="separate"/>
      </w:r>
      <w:ins w:id="754" w:author="Seggelke, Klaus" w:date="2017-03-21T17:30:00Z">
        <w:r>
          <w:rPr>
            <w:webHidden/>
          </w:rPr>
          <w:t>36</w:t>
        </w:r>
        <w:r>
          <w:rPr>
            <w:webHidden/>
          </w:rPr>
          <w:fldChar w:fldCharType="end"/>
        </w:r>
        <w:r w:rsidRPr="001344B0">
          <w:rPr>
            <w:rStyle w:val="Hyperlink"/>
          </w:rPr>
          <w:fldChar w:fldCharType="end"/>
        </w:r>
      </w:ins>
    </w:p>
    <w:p w:rsidR="00FE6CD4" w:rsidRDefault="00FE6CD4">
      <w:pPr>
        <w:pStyle w:val="TOC1"/>
        <w:rPr>
          <w:ins w:id="755" w:author="Seggelke, Klaus" w:date="2017-03-21T17:30:00Z"/>
          <w:rFonts w:asciiTheme="minorHAnsi" w:eastAsiaTheme="minorEastAsia" w:hAnsiTheme="minorHAnsi" w:cstheme="minorBidi"/>
          <w:color w:val="auto"/>
          <w:sz w:val="22"/>
          <w:szCs w:val="22"/>
        </w:rPr>
      </w:pPr>
      <w:ins w:id="756" w:author="Seggelke, Klaus" w:date="2017-03-21T17:30:00Z">
        <w:r w:rsidRPr="001344B0">
          <w:rPr>
            <w:rStyle w:val="Hyperlink"/>
          </w:rPr>
          <w:fldChar w:fldCharType="begin"/>
        </w:r>
        <w:r w:rsidRPr="001344B0">
          <w:rPr>
            <w:rStyle w:val="Hyperlink"/>
          </w:rPr>
          <w:instrText xml:space="preserve"> </w:instrText>
        </w:r>
        <w:r>
          <w:instrText>HYPERLINK \l "_Toc477880963"</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TC.VNFD.VDU.003</w:t>
        </w:r>
        <w:r>
          <w:rPr>
            <w:rFonts w:asciiTheme="minorHAnsi" w:eastAsiaTheme="minorEastAsia" w:hAnsiTheme="minorHAnsi" w:cstheme="minorBidi"/>
            <w:color w:val="auto"/>
            <w:sz w:val="22"/>
            <w:szCs w:val="22"/>
          </w:rPr>
          <w:tab/>
        </w:r>
        <w:r w:rsidRPr="001344B0">
          <w:rPr>
            <w:rStyle w:val="Hyperlink"/>
            <w:lang w:eastAsia="zh-CN"/>
          </w:rPr>
          <w:t>VNFD:VDU CPU Unit</w:t>
        </w:r>
        <w:r w:rsidRPr="001344B0">
          <w:rPr>
            <w:rStyle w:val="Hyperlink"/>
          </w:rPr>
          <w:t xml:space="preserve"> validation</w:t>
        </w:r>
        <w:r>
          <w:rPr>
            <w:webHidden/>
          </w:rPr>
          <w:tab/>
        </w:r>
        <w:r>
          <w:rPr>
            <w:webHidden/>
          </w:rPr>
          <w:fldChar w:fldCharType="begin"/>
        </w:r>
        <w:r>
          <w:rPr>
            <w:webHidden/>
          </w:rPr>
          <w:instrText xml:space="preserve"> PAGEREF _Toc477880963 \h </w:instrText>
        </w:r>
        <w:r>
          <w:rPr>
            <w:webHidden/>
          </w:rPr>
        </w:r>
      </w:ins>
      <w:r>
        <w:rPr>
          <w:webHidden/>
        </w:rPr>
        <w:fldChar w:fldCharType="separate"/>
      </w:r>
      <w:ins w:id="757" w:author="Seggelke, Klaus" w:date="2017-03-21T17:30:00Z">
        <w:r>
          <w:rPr>
            <w:webHidden/>
          </w:rPr>
          <w:t>36</w:t>
        </w:r>
        <w:r>
          <w:rPr>
            <w:webHidden/>
          </w:rPr>
          <w:fldChar w:fldCharType="end"/>
        </w:r>
        <w:r w:rsidRPr="001344B0">
          <w:rPr>
            <w:rStyle w:val="Hyperlink"/>
          </w:rPr>
          <w:fldChar w:fldCharType="end"/>
        </w:r>
      </w:ins>
    </w:p>
    <w:p w:rsidR="00FE6CD4" w:rsidRDefault="00FE6CD4">
      <w:pPr>
        <w:pStyle w:val="TOC1"/>
        <w:rPr>
          <w:ins w:id="758" w:author="Seggelke, Klaus" w:date="2017-03-21T17:30:00Z"/>
          <w:rFonts w:asciiTheme="minorHAnsi" w:eastAsiaTheme="minorEastAsia" w:hAnsiTheme="minorHAnsi" w:cstheme="minorBidi"/>
          <w:color w:val="auto"/>
          <w:sz w:val="22"/>
          <w:szCs w:val="22"/>
        </w:rPr>
      </w:pPr>
      <w:ins w:id="759" w:author="Seggelke, Klaus" w:date="2017-03-21T17:30:00Z">
        <w:r w:rsidRPr="001344B0">
          <w:rPr>
            <w:rStyle w:val="Hyperlink"/>
          </w:rPr>
          <w:fldChar w:fldCharType="begin"/>
        </w:r>
        <w:r w:rsidRPr="001344B0">
          <w:rPr>
            <w:rStyle w:val="Hyperlink"/>
          </w:rPr>
          <w:instrText xml:space="preserve"> </w:instrText>
        </w:r>
        <w:r>
          <w:instrText>HYPERLINK \l "_Toc477880964"</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TC.VNFD.VDU.004</w:t>
        </w:r>
        <w:r>
          <w:rPr>
            <w:rFonts w:asciiTheme="minorHAnsi" w:eastAsiaTheme="minorEastAsia" w:hAnsiTheme="minorHAnsi" w:cstheme="minorBidi"/>
            <w:color w:val="auto"/>
            <w:sz w:val="22"/>
            <w:szCs w:val="22"/>
          </w:rPr>
          <w:tab/>
        </w:r>
        <w:r w:rsidRPr="001344B0">
          <w:rPr>
            <w:rStyle w:val="Hyperlink"/>
            <w:lang w:eastAsia="zh-CN"/>
          </w:rPr>
          <w:t>VNFD:VDU Memory Unit</w:t>
        </w:r>
        <w:r w:rsidRPr="001344B0">
          <w:rPr>
            <w:rStyle w:val="Hyperlink"/>
          </w:rPr>
          <w:t xml:space="preserve"> validation</w:t>
        </w:r>
        <w:r>
          <w:rPr>
            <w:webHidden/>
          </w:rPr>
          <w:tab/>
        </w:r>
        <w:r>
          <w:rPr>
            <w:webHidden/>
          </w:rPr>
          <w:fldChar w:fldCharType="begin"/>
        </w:r>
        <w:r>
          <w:rPr>
            <w:webHidden/>
          </w:rPr>
          <w:instrText xml:space="preserve"> PAGEREF _Toc477880964 \h </w:instrText>
        </w:r>
        <w:r>
          <w:rPr>
            <w:webHidden/>
          </w:rPr>
        </w:r>
      </w:ins>
      <w:r>
        <w:rPr>
          <w:webHidden/>
        </w:rPr>
        <w:fldChar w:fldCharType="separate"/>
      </w:r>
      <w:ins w:id="760" w:author="Seggelke, Klaus" w:date="2017-03-21T17:30:00Z">
        <w:r>
          <w:rPr>
            <w:webHidden/>
          </w:rPr>
          <w:t>38</w:t>
        </w:r>
        <w:r>
          <w:rPr>
            <w:webHidden/>
          </w:rPr>
          <w:fldChar w:fldCharType="end"/>
        </w:r>
        <w:r w:rsidRPr="001344B0">
          <w:rPr>
            <w:rStyle w:val="Hyperlink"/>
          </w:rPr>
          <w:fldChar w:fldCharType="end"/>
        </w:r>
      </w:ins>
    </w:p>
    <w:p w:rsidR="00FE6CD4" w:rsidRDefault="00FE6CD4">
      <w:pPr>
        <w:pStyle w:val="TOC1"/>
        <w:rPr>
          <w:ins w:id="761" w:author="Seggelke, Klaus" w:date="2017-03-21T17:30:00Z"/>
          <w:rFonts w:asciiTheme="minorHAnsi" w:eastAsiaTheme="minorEastAsia" w:hAnsiTheme="minorHAnsi" w:cstheme="minorBidi"/>
          <w:color w:val="auto"/>
          <w:sz w:val="22"/>
          <w:szCs w:val="22"/>
        </w:rPr>
      </w:pPr>
      <w:ins w:id="762" w:author="Seggelke, Klaus" w:date="2017-03-21T17:30:00Z">
        <w:r w:rsidRPr="001344B0">
          <w:rPr>
            <w:rStyle w:val="Hyperlink"/>
          </w:rPr>
          <w:fldChar w:fldCharType="begin"/>
        </w:r>
        <w:r w:rsidRPr="001344B0">
          <w:rPr>
            <w:rStyle w:val="Hyperlink"/>
          </w:rPr>
          <w:instrText xml:space="preserve"> </w:instrText>
        </w:r>
        <w:r>
          <w:instrText>HYPERLINK \l "_Toc477880965"</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TC.VNFD.VDU.005</w:t>
        </w:r>
        <w:r>
          <w:rPr>
            <w:rFonts w:asciiTheme="minorHAnsi" w:eastAsiaTheme="minorEastAsia" w:hAnsiTheme="minorHAnsi" w:cstheme="minorBidi"/>
            <w:color w:val="auto"/>
            <w:sz w:val="22"/>
            <w:szCs w:val="22"/>
          </w:rPr>
          <w:tab/>
        </w:r>
        <w:r w:rsidRPr="001344B0">
          <w:rPr>
            <w:rStyle w:val="Hyperlink"/>
            <w:lang w:eastAsia="zh-CN"/>
          </w:rPr>
          <w:t>VNFD:VDU security Unit</w:t>
        </w:r>
        <w:r w:rsidRPr="001344B0">
          <w:rPr>
            <w:rStyle w:val="Hyperlink"/>
          </w:rPr>
          <w:t xml:space="preserve"> validation</w:t>
        </w:r>
        <w:r>
          <w:rPr>
            <w:webHidden/>
          </w:rPr>
          <w:tab/>
        </w:r>
        <w:r>
          <w:rPr>
            <w:webHidden/>
          </w:rPr>
          <w:fldChar w:fldCharType="begin"/>
        </w:r>
        <w:r>
          <w:rPr>
            <w:webHidden/>
          </w:rPr>
          <w:instrText xml:space="preserve"> PAGEREF _Toc477880965 \h </w:instrText>
        </w:r>
        <w:r>
          <w:rPr>
            <w:webHidden/>
          </w:rPr>
        </w:r>
      </w:ins>
      <w:r>
        <w:rPr>
          <w:webHidden/>
        </w:rPr>
        <w:fldChar w:fldCharType="separate"/>
      </w:r>
      <w:ins w:id="763" w:author="Seggelke, Klaus" w:date="2017-03-21T17:30:00Z">
        <w:r>
          <w:rPr>
            <w:webHidden/>
          </w:rPr>
          <w:t>39</w:t>
        </w:r>
        <w:r>
          <w:rPr>
            <w:webHidden/>
          </w:rPr>
          <w:fldChar w:fldCharType="end"/>
        </w:r>
        <w:r w:rsidRPr="001344B0">
          <w:rPr>
            <w:rStyle w:val="Hyperlink"/>
          </w:rPr>
          <w:fldChar w:fldCharType="end"/>
        </w:r>
      </w:ins>
    </w:p>
    <w:p w:rsidR="00FE6CD4" w:rsidRDefault="00FE6CD4">
      <w:pPr>
        <w:pStyle w:val="TOC1"/>
        <w:rPr>
          <w:ins w:id="764" w:author="Seggelke, Klaus" w:date="2017-03-21T17:30:00Z"/>
          <w:rFonts w:asciiTheme="minorHAnsi" w:eastAsiaTheme="minorEastAsia" w:hAnsiTheme="minorHAnsi" w:cstheme="minorBidi"/>
          <w:color w:val="auto"/>
          <w:sz w:val="22"/>
          <w:szCs w:val="22"/>
        </w:rPr>
      </w:pPr>
      <w:ins w:id="765" w:author="Seggelke, Klaus" w:date="2017-03-21T17:30:00Z">
        <w:r w:rsidRPr="001344B0">
          <w:rPr>
            <w:rStyle w:val="Hyperlink"/>
          </w:rPr>
          <w:fldChar w:fldCharType="begin"/>
        </w:r>
        <w:r w:rsidRPr="001344B0">
          <w:rPr>
            <w:rStyle w:val="Hyperlink"/>
          </w:rPr>
          <w:instrText xml:space="preserve"> </w:instrText>
        </w:r>
        <w:r>
          <w:instrText>HYPERLINK \l "_Toc477880966"</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TC.VNFD.VDU.006</w:t>
        </w:r>
        <w:r>
          <w:rPr>
            <w:rFonts w:asciiTheme="minorHAnsi" w:eastAsiaTheme="minorEastAsia" w:hAnsiTheme="minorHAnsi" w:cstheme="minorBidi"/>
            <w:color w:val="auto"/>
            <w:sz w:val="22"/>
            <w:szCs w:val="22"/>
          </w:rPr>
          <w:tab/>
        </w:r>
        <w:r w:rsidRPr="001344B0">
          <w:rPr>
            <w:rStyle w:val="Hyperlink"/>
            <w:lang w:eastAsia="zh-CN"/>
          </w:rPr>
          <w:t>VNFD:VDU HyperVisor Unit</w:t>
        </w:r>
        <w:r w:rsidRPr="001344B0">
          <w:rPr>
            <w:rStyle w:val="Hyperlink"/>
          </w:rPr>
          <w:t xml:space="preserve"> validation</w:t>
        </w:r>
        <w:r>
          <w:rPr>
            <w:webHidden/>
          </w:rPr>
          <w:tab/>
        </w:r>
        <w:r>
          <w:rPr>
            <w:webHidden/>
          </w:rPr>
          <w:fldChar w:fldCharType="begin"/>
        </w:r>
        <w:r>
          <w:rPr>
            <w:webHidden/>
          </w:rPr>
          <w:instrText xml:space="preserve"> PAGEREF _Toc477880966 \h </w:instrText>
        </w:r>
        <w:r>
          <w:rPr>
            <w:webHidden/>
          </w:rPr>
        </w:r>
      </w:ins>
      <w:r>
        <w:rPr>
          <w:webHidden/>
        </w:rPr>
        <w:fldChar w:fldCharType="separate"/>
      </w:r>
      <w:ins w:id="766" w:author="Seggelke, Klaus" w:date="2017-03-21T17:30:00Z">
        <w:r>
          <w:rPr>
            <w:webHidden/>
          </w:rPr>
          <w:t>39</w:t>
        </w:r>
        <w:r>
          <w:rPr>
            <w:webHidden/>
          </w:rPr>
          <w:fldChar w:fldCharType="end"/>
        </w:r>
        <w:r w:rsidRPr="001344B0">
          <w:rPr>
            <w:rStyle w:val="Hyperlink"/>
          </w:rPr>
          <w:fldChar w:fldCharType="end"/>
        </w:r>
      </w:ins>
    </w:p>
    <w:p w:rsidR="00FE6CD4" w:rsidRDefault="00FE6CD4">
      <w:pPr>
        <w:pStyle w:val="TOC1"/>
        <w:rPr>
          <w:ins w:id="767" w:author="Seggelke, Klaus" w:date="2017-03-21T17:30:00Z"/>
          <w:rFonts w:asciiTheme="minorHAnsi" w:eastAsiaTheme="minorEastAsia" w:hAnsiTheme="minorHAnsi" w:cstheme="minorBidi"/>
          <w:color w:val="auto"/>
          <w:sz w:val="22"/>
          <w:szCs w:val="22"/>
        </w:rPr>
      </w:pPr>
      <w:ins w:id="768" w:author="Seggelke, Klaus" w:date="2017-03-21T17:30:00Z">
        <w:r w:rsidRPr="001344B0">
          <w:rPr>
            <w:rStyle w:val="Hyperlink"/>
          </w:rPr>
          <w:fldChar w:fldCharType="begin"/>
        </w:r>
        <w:r w:rsidRPr="001344B0">
          <w:rPr>
            <w:rStyle w:val="Hyperlink"/>
          </w:rPr>
          <w:instrText xml:space="preserve"> </w:instrText>
        </w:r>
        <w:r>
          <w:instrText>HYPERLINK \l "_Toc477880967"</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TC.VNFD.VDU.007</w:t>
        </w:r>
        <w:r>
          <w:rPr>
            <w:rFonts w:asciiTheme="minorHAnsi" w:eastAsiaTheme="minorEastAsia" w:hAnsiTheme="minorHAnsi" w:cstheme="minorBidi"/>
            <w:color w:val="auto"/>
            <w:sz w:val="22"/>
            <w:szCs w:val="22"/>
          </w:rPr>
          <w:tab/>
        </w:r>
        <w:r w:rsidRPr="001344B0">
          <w:rPr>
            <w:rStyle w:val="Hyperlink"/>
            <w:lang w:eastAsia="zh-CN"/>
          </w:rPr>
          <w:t>VNFD:VDU Network Elements Unit</w:t>
        </w:r>
        <w:r w:rsidRPr="001344B0">
          <w:rPr>
            <w:rStyle w:val="Hyperlink"/>
          </w:rPr>
          <w:t xml:space="preserve"> validation</w:t>
        </w:r>
        <w:r>
          <w:rPr>
            <w:webHidden/>
          </w:rPr>
          <w:tab/>
        </w:r>
        <w:r>
          <w:rPr>
            <w:webHidden/>
          </w:rPr>
          <w:fldChar w:fldCharType="begin"/>
        </w:r>
        <w:r>
          <w:rPr>
            <w:webHidden/>
          </w:rPr>
          <w:instrText xml:space="preserve"> PAGEREF _Toc477880967 \h </w:instrText>
        </w:r>
        <w:r>
          <w:rPr>
            <w:webHidden/>
          </w:rPr>
        </w:r>
      </w:ins>
      <w:r>
        <w:rPr>
          <w:webHidden/>
        </w:rPr>
        <w:fldChar w:fldCharType="separate"/>
      </w:r>
      <w:ins w:id="769" w:author="Seggelke, Klaus" w:date="2017-03-21T17:30:00Z">
        <w:r>
          <w:rPr>
            <w:webHidden/>
          </w:rPr>
          <w:t>40</w:t>
        </w:r>
        <w:r>
          <w:rPr>
            <w:webHidden/>
          </w:rPr>
          <w:fldChar w:fldCharType="end"/>
        </w:r>
        <w:r w:rsidRPr="001344B0">
          <w:rPr>
            <w:rStyle w:val="Hyperlink"/>
          </w:rPr>
          <w:fldChar w:fldCharType="end"/>
        </w:r>
      </w:ins>
    </w:p>
    <w:p w:rsidR="00FE6CD4" w:rsidRDefault="00FE6CD4">
      <w:pPr>
        <w:pStyle w:val="TOC1"/>
        <w:rPr>
          <w:ins w:id="770" w:author="Seggelke, Klaus" w:date="2017-03-21T17:30:00Z"/>
          <w:rFonts w:asciiTheme="minorHAnsi" w:eastAsiaTheme="minorEastAsia" w:hAnsiTheme="minorHAnsi" w:cstheme="minorBidi"/>
          <w:color w:val="auto"/>
          <w:sz w:val="22"/>
          <w:szCs w:val="22"/>
        </w:rPr>
      </w:pPr>
      <w:ins w:id="771" w:author="Seggelke, Klaus" w:date="2017-03-21T17:30:00Z">
        <w:r w:rsidRPr="001344B0">
          <w:rPr>
            <w:rStyle w:val="Hyperlink"/>
          </w:rPr>
          <w:fldChar w:fldCharType="begin"/>
        </w:r>
        <w:r w:rsidRPr="001344B0">
          <w:rPr>
            <w:rStyle w:val="Hyperlink"/>
          </w:rPr>
          <w:instrText xml:space="preserve"> </w:instrText>
        </w:r>
        <w:r>
          <w:instrText>HYPERLINK \l "_Toc477880968"</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TC.VNFD.VDU.008</w:t>
        </w:r>
        <w:r>
          <w:rPr>
            <w:rFonts w:asciiTheme="minorHAnsi" w:eastAsiaTheme="minorEastAsia" w:hAnsiTheme="minorHAnsi" w:cstheme="minorBidi"/>
            <w:color w:val="auto"/>
            <w:sz w:val="22"/>
            <w:szCs w:val="22"/>
          </w:rPr>
          <w:tab/>
        </w:r>
        <w:r w:rsidRPr="001344B0">
          <w:rPr>
            <w:rStyle w:val="Hyperlink"/>
            <w:lang w:eastAsia="zh-CN"/>
          </w:rPr>
          <w:t xml:space="preserve">VNFD:VDU Virtual Switches </w:t>
        </w:r>
        <w:r w:rsidRPr="001344B0">
          <w:rPr>
            <w:rStyle w:val="Hyperlink"/>
          </w:rPr>
          <w:t>validation</w:t>
        </w:r>
        <w:r>
          <w:rPr>
            <w:webHidden/>
          </w:rPr>
          <w:tab/>
        </w:r>
        <w:r>
          <w:rPr>
            <w:webHidden/>
          </w:rPr>
          <w:fldChar w:fldCharType="begin"/>
        </w:r>
        <w:r>
          <w:rPr>
            <w:webHidden/>
          </w:rPr>
          <w:instrText xml:space="preserve"> PAGEREF _Toc477880968 \h </w:instrText>
        </w:r>
        <w:r>
          <w:rPr>
            <w:webHidden/>
          </w:rPr>
        </w:r>
      </w:ins>
      <w:r>
        <w:rPr>
          <w:webHidden/>
        </w:rPr>
        <w:fldChar w:fldCharType="separate"/>
      </w:r>
      <w:ins w:id="772" w:author="Seggelke, Klaus" w:date="2017-03-21T17:30:00Z">
        <w:r>
          <w:rPr>
            <w:webHidden/>
          </w:rPr>
          <w:t>41</w:t>
        </w:r>
        <w:r>
          <w:rPr>
            <w:webHidden/>
          </w:rPr>
          <w:fldChar w:fldCharType="end"/>
        </w:r>
        <w:r w:rsidRPr="001344B0">
          <w:rPr>
            <w:rStyle w:val="Hyperlink"/>
          </w:rPr>
          <w:fldChar w:fldCharType="end"/>
        </w:r>
      </w:ins>
    </w:p>
    <w:p w:rsidR="00FE6CD4" w:rsidRDefault="00FE6CD4">
      <w:pPr>
        <w:pStyle w:val="TOC1"/>
        <w:rPr>
          <w:ins w:id="773" w:author="Seggelke, Klaus" w:date="2017-03-21T17:30:00Z"/>
          <w:rFonts w:asciiTheme="minorHAnsi" w:eastAsiaTheme="minorEastAsia" w:hAnsiTheme="minorHAnsi" w:cstheme="minorBidi"/>
          <w:color w:val="auto"/>
          <w:sz w:val="22"/>
          <w:szCs w:val="22"/>
        </w:rPr>
      </w:pPr>
      <w:ins w:id="774" w:author="Seggelke, Klaus" w:date="2017-03-21T17:30:00Z">
        <w:r w:rsidRPr="001344B0">
          <w:rPr>
            <w:rStyle w:val="Hyperlink"/>
          </w:rPr>
          <w:fldChar w:fldCharType="begin"/>
        </w:r>
        <w:r w:rsidRPr="001344B0">
          <w:rPr>
            <w:rStyle w:val="Hyperlink"/>
          </w:rPr>
          <w:instrText xml:space="preserve"> </w:instrText>
        </w:r>
        <w:r>
          <w:instrText>HYPERLINK \l "_Toc477880969"</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TC.VNFD.VDU.009</w:t>
        </w:r>
        <w:r>
          <w:rPr>
            <w:rFonts w:asciiTheme="minorHAnsi" w:eastAsiaTheme="minorEastAsia" w:hAnsiTheme="minorHAnsi" w:cstheme="minorBidi"/>
            <w:color w:val="auto"/>
            <w:sz w:val="22"/>
            <w:szCs w:val="22"/>
          </w:rPr>
          <w:tab/>
        </w:r>
        <w:r w:rsidRPr="001344B0">
          <w:rPr>
            <w:rStyle w:val="Hyperlink"/>
            <w:lang w:eastAsia="zh-CN"/>
          </w:rPr>
          <w:t>VNFD:VDU General Reliability and Availability Unit</w:t>
        </w:r>
        <w:r w:rsidRPr="001344B0">
          <w:rPr>
            <w:rStyle w:val="Hyperlink"/>
          </w:rPr>
          <w:t xml:space="preserve"> validation</w:t>
        </w:r>
        <w:r>
          <w:rPr>
            <w:webHidden/>
          </w:rPr>
          <w:tab/>
        </w:r>
        <w:r>
          <w:rPr>
            <w:webHidden/>
          </w:rPr>
          <w:fldChar w:fldCharType="begin"/>
        </w:r>
        <w:r>
          <w:rPr>
            <w:webHidden/>
          </w:rPr>
          <w:instrText xml:space="preserve"> PAGEREF _Toc477880969 \h </w:instrText>
        </w:r>
        <w:r>
          <w:rPr>
            <w:webHidden/>
          </w:rPr>
        </w:r>
      </w:ins>
      <w:r>
        <w:rPr>
          <w:webHidden/>
        </w:rPr>
        <w:fldChar w:fldCharType="separate"/>
      </w:r>
      <w:ins w:id="775" w:author="Seggelke, Klaus" w:date="2017-03-21T17:30:00Z">
        <w:r>
          <w:rPr>
            <w:webHidden/>
          </w:rPr>
          <w:t>41</w:t>
        </w:r>
        <w:r>
          <w:rPr>
            <w:webHidden/>
          </w:rPr>
          <w:fldChar w:fldCharType="end"/>
        </w:r>
        <w:r w:rsidRPr="001344B0">
          <w:rPr>
            <w:rStyle w:val="Hyperlink"/>
          </w:rPr>
          <w:fldChar w:fldCharType="end"/>
        </w:r>
      </w:ins>
    </w:p>
    <w:p w:rsidR="00FE6CD4" w:rsidRDefault="00FE6CD4">
      <w:pPr>
        <w:pStyle w:val="TOC1"/>
        <w:rPr>
          <w:ins w:id="776" w:author="Seggelke, Klaus" w:date="2017-03-21T17:30:00Z"/>
          <w:rFonts w:asciiTheme="minorHAnsi" w:eastAsiaTheme="minorEastAsia" w:hAnsiTheme="minorHAnsi" w:cstheme="minorBidi"/>
          <w:color w:val="auto"/>
          <w:sz w:val="22"/>
          <w:szCs w:val="22"/>
        </w:rPr>
      </w:pPr>
      <w:ins w:id="777" w:author="Seggelke, Klaus" w:date="2017-03-21T17:30:00Z">
        <w:r w:rsidRPr="001344B0">
          <w:rPr>
            <w:rStyle w:val="Hyperlink"/>
          </w:rPr>
          <w:fldChar w:fldCharType="begin"/>
        </w:r>
        <w:r w:rsidRPr="001344B0">
          <w:rPr>
            <w:rStyle w:val="Hyperlink"/>
          </w:rPr>
          <w:instrText xml:space="preserve"> </w:instrText>
        </w:r>
        <w:r>
          <w:instrText>HYPERLINK \l "_Toc477880970"</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TC.VNFD.VDU.010</w:t>
        </w:r>
        <w:r>
          <w:rPr>
            <w:rFonts w:asciiTheme="minorHAnsi" w:eastAsiaTheme="minorEastAsia" w:hAnsiTheme="minorHAnsi" w:cstheme="minorBidi"/>
            <w:color w:val="auto"/>
            <w:sz w:val="22"/>
            <w:szCs w:val="22"/>
          </w:rPr>
          <w:tab/>
        </w:r>
        <w:r w:rsidRPr="001344B0">
          <w:rPr>
            <w:rStyle w:val="Hyperlink"/>
            <w:lang w:eastAsia="zh-CN"/>
          </w:rPr>
          <w:t>VNFD:VDU Storage Unit</w:t>
        </w:r>
        <w:r w:rsidRPr="001344B0">
          <w:rPr>
            <w:rStyle w:val="Hyperlink"/>
          </w:rPr>
          <w:t xml:space="preserve"> validation</w:t>
        </w:r>
        <w:r>
          <w:rPr>
            <w:webHidden/>
          </w:rPr>
          <w:tab/>
        </w:r>
        <w:r>
          <w:rPr>
            <w:webHidden/>
          </w:rPr>
          <w:fldChar w:fldCharType="begin"/>
        </w:r>
        <w:r>
          <w:rPr>
            <w:webHidden/>
          </w:rPr>
          <w:instrText xml:space="preserve"> PAGEREF _Toc477880970 \h </w:instrText>
        </w:r>
        <w:r>
          <w:rPr>
            <w:webHidden/>
          </w:rPr>
        </w:r>
      </w:ins>
      <w:r>
        <w:rPr>
          <w:webHidden/>
        </w:rPr>
        <w:fldChar w:fldCharType="separate"/>
      </w:r>
      <w:ins w:id="778" w:author="Seggelke, Klaus" w:date="2017-03-21T17:30:00Z">
        <w:r>
          <w:rPr>
            <w:webHidden/>
          </w:rPr>
          <w:t>42</w:t>
        </w:r>
        <w:r>
          <w:rPr>
            <w:webHidden/>
          </w:rPr>
          <w:fldChar w:fldCharType="end"/>
        </w:r>
        <w:r w:rsidRPr="001344B0">
          <w:rPr>
            <w:rStyle w:val="Hyperlink"/>
          </w:rPr>
          <w:fldChar w:fldCharType="end"/>
        </w:r>
      </w:ins>
    </w:p>
    <w:p w:rsidR="00FE6CD4" w:rsidRDefault="00FE6CD4">
      <w:pPr>
        <w:pStyle w:val="TOC1"/>
        <w:rPr>
          <w:ins w:id="779" w:author="Seggelke, Klaus" w:date="2017-03-21T17:30:00Z"/>
          <w:rFonts w:asciiTheme="minorHAnsi" w:eastAsiaTheme="minorEastAsia" w:hAnsiTheme="minorHAnsi" w:cstheme="minorBidi"/>
          <w:color w:val="auto"/>
          <w:sz w:val="22"/>
          <w:szCs w:val="22"/>
        </w:rPr>
      </w:pPr>
      <w:ins w:id="780" w:author="Seggelke, Klaus" w:date="2017-03-21T17:30:00Z">
        <w:r w:rsidRPr="001344B0">
          <w:rPr>
            <w:rStyle w:val="Hyperlink"/>
          </w:rPr>
          <w:fldChar w:fldCharType="begin"/>
        </w:r>
        <w:r w:rsidRPr="001344B0">
          <w:rPr>
            <w:rStyle w:val="Hyperlink"/>
          </w:rPr>
          <w:instrText xml:space="preserve"> </w:instrText>
        </w:r>
        <w:r>
          <w:instrText>HYPERLINK \l "_Toc477880971"</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TC.VNFD.VLINK.001</w:t>
        </w:r>
        <w:r>
          <w:rPr>
            <w:rFonts w:asciiTheme="minorHAnsi" w:eastAsiaTheme="minorEastAsia" w:hAnsiTheme="minorHAnsi" w:cstheme="minorBidi"/>
            <w:color w:val="auto"/>
            <w:sz w:val="22"/>
            <w:szCs w:val="22"/>
          </w:rPr>
          <w:tab/>
        </w:r>
        <w:r w:rsidRPr="001344B0">
          <w:rPr>
            <w:rStyle w:val="Hyperlink"/>
            <w:lang w:eastAsia="zh-CN"/>
          </w:rPr>
          <w:t>VNFD:VDU Virtual Link</w:t>
        </w:r>
        <w:r w:rsidRPr="001344B0">
          <w:rPr>
            <w:rStyle w:val="Hyperlink"/>
          </w:rPr>
          <w:t xml:space="preserve"> validation</w:t>
        </w:r>
        <w:r>
          <w:rPr>
            <w:webHidden/>
          </w:rPr>
          <w:tab/>
        </w:r>
        <w:r>
          <w:rPr>
            <w:webHidden/>
          </w:rPr>
          <w:fldChar w:fldCharType="begin"/>
        </w:r>
        <w:r>
          <w:rPr>
            <w:webHidden/>
          </w:rPr>
          <w:instrText xml:space="preserve"> PAGEREF _Toc477880971 \h </w:instrText>
        </w:r>
        <w:r>
          <w:rPr>
            <w:webHidden/>
          </w:rPr>
        </w:r>
      </w:ins>
      <w:r>
        <w:rPr>
          <w:webHidden/>
        </w:rPr>
        <w:fldChar w:fldCharType="separate"/>
      </w:r>
      <w:ins w:id="781" w:author="Seggelke, Klaus" w:date="2017-03-21T17:30:00Z">
        <w:r>
          <w:rPr>
            <w:webHidden/>
          </w:rPr>
          <w:t>42</w:t>
        </w:r>
        <w:r>
          <w:rPr>
            <w:webHidden/>
          </w:rPr>
          <w:fldChar w:fldCharType="end"/>
        </w:r>
        <w:r w:rsidRPr="001344B0">
          <w:rPr>
            <w:rStyle w:val="Hyperlink"/>
          </w:rPr>
          <w:fldChar w:fldCharType="end"/>
        </w:r>
      </w:ins>
    </w:p>
    <w:p w:rsidR="00FE6CD4" w:rsidRDefault="00FE6CD4">
      <w:pPr>
        <w:pStyle w:val="TOC1"/>
        <w:rPr>
          <w:ins w:id="782" w:author="Seggelke, Klaus" w:date="2017-03-21T17:30:00Z"/>
          <w:rFonts w:asciiTheme="minorHAnsi" w:eastAsiaTheme="minorEastAsia" w:hAnsiTheme="minorHAnsi" w:cstheme="minorBidi"/>
          <w:color w:val="auto"/>
          <w:sz w:val="22"/>
          <w:szCs w:val="22"/>
        </w:rPr>
      </w:pPr>
      <w:ins w:id="783" w:author="Seggelke, Klaus" w:date="2017-03-21T17:30:00Z">
        <w:r w:rsidRPr="001344B0">
          <w:rPr>
            <w:rStyle w:val="Hyperlink"/>
          </w:rPr>
          <w:fldChar w:fldCharType="begin"/>
        </w:r>
        <w:r w:rsidRPr="001344B0">
          <w:rPr>
            <w:rStyle w:val="Hyperlink"/>
          </w:rPr>
          <w:instrText xml:space="preserve"> </w:instrText>
        </w:r>
        <w:r>
          <w:instrText>HYPERLINK \l "_Toc477880972"</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TC.VNFD.ConPoint.001</w:t>
        </w:r>
        <w:r>
          <w:rPr>
            <w:rFonts w:asciiTheme="minorHAnsi" w:eastAsiaTheme="minorEastAsia" w:hAnsiTheme="minorHAnsi" w:cstheme="minorBidi"/>
            <w:color w:val="auto"/>
            <w:sz w:val="22"/>
            <w:szCs w:val="22"/>
          </w:rPr>
          <w:tab/>
        </w:r>
        <w:r w:rsidRPr="001344B0">
          <w:rPr>
            <w:rStyle w:val="Hyperlink"/>
            <w:lang w:eastAsia="zh-CN"/>
          </w:rPr>
          <w:t>VNFD Connection Points Unit</w:t>
        </w:r>
        <w:r w:rsidRPr="001344B0">
          <w:rPr>
            <w:rStyle w:val="Hyperlink"/>
          </w:rPr>
          <w:t xml:space="preserve"> validation</w:t>
        </w:r>
        <w:r>
          <w:rPr>
            <w:webHidden/>
          </w:rPr>
          <w:tab/>
        </w:r>
        <w:r>
          <w:rPr>
            <w:webHidden/>
          </w:rPr>
          <w:fldChar w:fldCharType="begin"/>
        </w:r>
        <w:r>
          <w:rPr>
            <w:webHidden/>
          </w:rPr>
          <w:instrText xml:space="preserve"> PAGEREF _Toc477880972 \h </w:instrText>
        </w:r>
        <w:r>
          <w:rPr>
            <w:webHidden/>
          </w:rPr>
        </w:r>
      </w:ins>
      <w:r>
        <w:rPr>
          <w:webHidden/>
        </w:rPr>
        <w:fldChar w:fldCharType="separate"/>
      </w:r>
      <w:ins w:id="784" w:author="Seggelke, Klaus" w:date="2017-03-21T17:30:00Z">
        <w:r>
          <w:rPr>
            <w:webHidden/>
          </w:rPr>
          <w:t>43</w:t>
        </w:r>
        <w:r>
          <w:rPr>
            <w:webHidden/>
          </w:rPr>
          <w:fldChar w:fldCharType="end"/>
        </w:r>
        <w:r w:rsidRPr="001344B0">
          <w:rPr>
            <w:rStyle w:val="Hyperlink"/>
          </w:rPr>
          <w:fldChar w:fldCharType="end"/>
        </w:r>
      </w:ins>
    </w:p>
    <w:p w:rsidR="00FE6CD4" w:rsidRDefault="00FE6CD4">
      <w:pPr>
        <w:pStyle w:val="TOC1"/>
        <w:rPr>
          <w:ins w:id="785" w:author="Seggelke, Klaus" w:date="2017-03-21T17:30:00Z"/>
          <w:rFonts w:asciiTheme="minorHAnsi" w:eastAsiaTheme="minorEastAsia" w:hAnsiTheme="minorHAnsi" w:cstheme="minorBidi"/>
          <w:color w:val="auto"/>
          <w:sz w:val="22"/>
          <w:szCs w:val="22"/>
        </w:rPr>
      </w:pPr>
      <w:ins w:id="786" w:author="Seggelke, Klaus" w:date="2017-03-21T17:30:00Z">
        <w:r w:rsidRPr="001344B0">
          <w:rPr>
            <w:rStyle w:val="Hyperlink"/>
          </w:rPr>
          <w:fldChar w:fldCharType="begin"/>
        </w:r>
        <w:r w:rsidRPr="001344B0">
          <w:rPr>
            <w:rStyle w:val="Hyperlink"/>
          </w:rPr>
          <w:instrText xml:space="preserve"> </w:instrText>
        </w:r>
        <w:r>
          <w:instrText>HYPERLINK \l "_Toc477880973"</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TC.VNFD.DEPLOY.001</w:t>
        </w:r>
        <w:r>
          <w:rPr>
            <w:rFonts w:asciiTheme="minorHAnsi" w:eastAsiaTheme="minorEastAsia" w:hAnsiTheme="minorHAnsi" w:cstheme="minorBidi"/>
            <w:color w:val="auto"/>
            <w:sz w:val="22"/>
            <w:szCs w:val="22"/>
          </w:rPr>
          <w:tab/>
        </w:r>
        <w:r w:rsidRPr="001344B0">
          <w:rPr>
            <w:rStyle w:val="Hyperlink"/>
            <w:lang w:eastAsia="zh-CN"/>
          </w:rPr>
          <w:t>VNFD Deployment Flavors Unit</w:t>
        </w:r>
        <w:r w:rsidRPr="001344B0">
          <w:rPr>
            <w:rStyle w:val="Hyperlink"/>
          </w:rPr>
          <w:t xml:space="preserve"> validation</w:t>
        </w:r>
        <w:r>
          <w:rPr>
            <w:webHidden/>
          </w:rPr>
          <w:tab/>
        </w:r>
        <w:r>
          <w:rPr>
            <w:webHidden/>
          </w:rPr>
          <w:fldChar w:fldCharType="begin"/>
        </w:r>
        <w:r>
          <w:rPr>
            <w:webHidden/>
          </w:rPr>
          <w:instrText xml:space="preserve"> PAGEREF _Toc477880973 \h </w:instrText>
        </w:r>
        <w:r>
          <w:rPr>
            <w:webHidden/>
          </w:rPr>
        </w:r>
      </w:ins>
      <w:r>
        <w:rPr>
          <w:webHidden/>
        </w:rPr>
        <w:fldChar w:fldCharType="separate"/>
      </w:r>
      <w:ins w:id="787" w:author="Seggelke, Klaus" w:date="2017-03-21T17:30:00Z">
        <w:r>
          <w:rPr>
            <w:webHidden/>
          </w:rPr>
          <w:t>44</w:t>
        </w:r>
        <w:r>
          <w:rPr>
            <w:webHidden/>
          </w:rPr>
          <w:fldChar w:fldCharType="end"/>
        </w:r>
        <w:r w:rsidRPr="001344B0">
          <w:rPr>
            <w:rStyle w:val="Hyperlink"/>
          </w:rPr>
          <w:fldChar w:fldCharType="end"/>
        </w:r>
      </w:ins>
    </w:p>
    <w:p w:rsidR="00FE6CD4" w:rsidRDefault="00FE6CD4">
      <w:pPr>
        <w:pStyle w:val="TOC1"/>
        <w:rPr>
          <w:ins w:id="788" w:author="Seggelke, Klaus" w:date="2017-03-21T17:30:00Z"/>
          <w:rFonts w:asciiTheme="minorHAnsi" w:eastAsiaTheme="minorEastAsia" w:hAnsiTheme="minorHAnsi" w:cstheme="minorBidi"/>
          <w:color w:val="auto"/>
          <w:sz w:val="22"/>
          <w:szCs w:val="22"/>
        </w:rPr>
      </w:pPr>
      <w:ins w:id="789" w:author="Seggelke, Klaus" w:date="2017-03-21T17:30:00Z">
        <w:r w:rsidRPr="001344B0">
          <w:rPr>
            <w:rStyle w:val="Hyperlink"/>
          </w:rPr>
          <w:fldChar w:fldCharType="begin"/>
        </w:r>
        <w:r w:rsidRPr="001344B0">
          <w:rPr>
            <w:rStyle w:val="Hyperlink"/>
          </w:rPr>
          <w:instrText xml:space="preserve"> </w:instrText>
        </w:r>
        <w:r>
          <w:instrText>HYPERLINK \l "_Toc477880974"</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TC.VNF.STATE.INST.001</w:t>
        </w:r>
        <w:r>
          <w:rPr>
            <w:rFonts w:asciiTheme="minorHAnsi" w:eastAsiaTheme="minorEastAsia" w:hAnsiTheme="minorHAnsi" w:cstheme="minorBidi"/>
            <w:color w:val="auto"/>
            <w:sz w:val="22"/>
            <w:szCs w:val="22"/>
          </w:rPr>
          <w:tab/>
        </w:r>
        <w:r w:rsidRPr="001344B0">
          <w:rPr>
            <w:rStyle w:val="Hyperlink"/>
          </w:rPr>
          <w:t>VNF Instantiation with configuration file</w:t>
        </w:r>
        <w:r>
          <w:rPr>
            <w:webHidden/>
          </w:rPr>
          <w:tab/>
        </w:r>
        <w:r>
          <w:rPr>
            <w:webHidden/>
          </w:rPr>
          <w:fldChar w:fldCharType="begin"/>
        </w:r>
        <w:r>
          <w:rPr>
            <w:webHidden/>
          </w:rPr>
          <w:instrText xml:space="preserve"> PAGEREF _Toc477880974 \h </w:instrText>
        </w:r>
        <w:r>
          <w:rPr>
            <w:webHidden/>
          </w:rPr>
        </w:r>
      </w:ins>
      <w:r>
        <w:rPr>
          <w:webHidden/>
        </w:rPr>
        <w:fldChar w:fldCharType="separate"/>
      </w:r>
      <w:ins w:id="790" w:author="Seggelke, Klaus" w:date="2017-03-21T17:30:00Z">
        <w:r>
          <w:rPr>
            <w:webHidden/>
          </w:rPr>
          <w:t>45</w:t>
        </w:r>
        <w:r>
          <w:rPr>
            <w:webHidden/>
          </w:rPr>
          <w:fldChar w:fldCharType="end"/>
        </w:r>
        <w:r w:rsidRPr="001344B0">
          <w:rPr>
            <w:rStyle w:val="Hyperlink"/>
          </w:rPr>
          <w:fldChar w:fldCharType="end"/>
        </w:r>
      </w:ins>
    </w:p>
    <w:p w:rsidR="00FE6CD4" w:rsidRDefault="00FE6CD4">
      <w:pPr>
        <w:pStyle w:val="TOC1"/>
        <w:rPr>
          <w:ins w:id="791" w:author="Seggelke, Klaus" w:date="2017-03-21T17:30:00Z"/>
          <w:rFonts w:asciiTheme="minorHAnsi" w:eastAsiaTheme="minorEastAsia" w:hAnsiTheme="minorHAnsi" w:cstheme="minorBidi"/>
          <w:color w:val="auto"/>
          <w:sz w:val="22"/>
          <w:szCs w:val="22"/>
        </w:rPr>
      </w:pPr>
      <w:ins w:id="792" w:author="Seggelke, Klaus" w:date="2017-03-21T17:30:00Z">
        <w:r w:rsidRPr="001344B0">
          <w:rPr>
            <w:rStyle w:val="Hyperlink"/>
          </w:rPr>
          <w:fldChar w:fldCharType="begin"/>
        </w:r>
        <w:r w:rsidRPr="001344B0">
          <w:rPr>
            <w:rStyle w:val="Hyperlink"/>
          </w:rPr>
          <w:instrText xml:space="preserve"> </w:instrText>
        </w:r>
        <w:r>
          <w:instrText>HYPERLINK \l "_Toc477880975"</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TC.VNF.STATE.INST.002</w:t>
        </w:r>
        <w:r>
          <w:rPr>
            <w:rFonts w:asciiTheme="minorHAnsi" w:eastAsiaTheme="minorEastAsia" w:hAnsiTheme="minorHAnsi" w:cstheme="minorBidi"/>
            <w:color w:val="auto"/>
            <w:sz w:val="22"/>
            <w:szCs w:val="22"/>
          </w:rPr>
          <w:tab/>
        </w:r>
        <w:r w:rsidRPr="001344B0">
          <w:rPr>
            <w:rStyle w:val="Hyperlink"/>
          </w:rPr>
          <w:t>VNF Instantiation with configuration file under load</w:t>
        </w:r>
        <w:r>
          <w:rPr>
            <w:webHidden/>
          </w:rPr>
          <w:tab/>
        </w:r>
        <w:r>
          <w:rPr>
            <w:webHidden/>
          </w:rPr>
          <w:fldChar w:fldCharType="begin"/>
        </w:r>
        <w:r>
          <w:rPr>
            <w:webHidden/>
          </w:rPr>
          <w:instrText xml:space="preserve"> PAGEREF _Toc477880975 \h </w:instrText>
        </w:r>
        <w:r>
          <w:rPr>
            <w:webHidden/>
          </w:rPr>
        </w:r>
      </w:ins>
      <w:r>
        <w:rPr>
          <w:webHidden/>
        </w:rPr>
        <w:fldChar w:fldCharType="separate"/>
      </w:r>
      <w:ins w:id="793" w:author="Seggelke, Klaus" w:date="2017-03-21T17:30:00Z">
        <w:r>
          <w:rPr>
            <w:webHidden/>
          </w:rPr>
          <w:t>46</w:t>
        </w:r>
        <w:r>
          <w:rPr>
            <w:webHidden/>
          </w:rPr>
          <w:fldChar w:fldCharType="end"/>
        </w:r>
        <w:r w:rsidRPr="001344B0">
          <w:rPr>
            <w:rStyle w:val="Hyperlink"/>
          </w:rPr>
          <w:fldChar w:fldCharType="end"/>
        </w:r>
      </w:ins>
    </w:p>
    <w:p w:rsidR="00FE6CD4" w:rsidRDefault="00FE6CD4">
      <w:pPr>
        <w:pStyle w:val="TOC1"/>
        <w:rPr>
          <w:ins w:id="794" w:author="Seggelke, Klaus" w:date="2017-03-21T17:30:00Z"/>
          <w:rFonts w:asciiTheme="minorHAnsi" w:eastAsiaTheme="minorEastAsia" w:hAnsiTheme="minorHAnsi" w:cstheme="minorBidi"/>
          <w:color w:val="auto"/>
          <w:sz w:val="22"/>
          <w:szCs w:val="22"/>
        </w:rPr>
      </w:pPr>
      <w:ins w:id="795" w:author="Seggelke, Klaus" w:date="2017-03-21T17:30:00Z">
        <w:r w:rsidRPr="001344B0">
          <w:rPr>
            <w:rStyle w:val="Hyperlink"/>
          </w:rPr>
          <w:fldChar w:fldCharType="begin"/>
        </w:r>
        <w:r w:rsidRPr="001344B0">
          <w:rPr>
            <w:rStyle w:val="Hyperlink"/>
          </w:rPr>
          <w:instrText xml:space="preserve"> </w:instrText>
        </w:r>
        <w:r>
          <w:instrText>HYPERLINK \l "_Toc477880976"</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TC.VNF.STATE.INST.003</w:t>
        </w:r>
        <w:r>
          <w:rPr>
            <w:rFonts w:asciiTheme="minorHAnsi" w:eastAsiaTheme="minorEastAsia" w:hAnsiTheme="minorHAnsi" w:cstheme="minorBidi"/>
            <w:color w:val="auto"/>
            <w:sz w:val="22"/>
            <w:szCs w:val="22"/>
          </w:rPr>
          <w:tab/>
        </w:r>
        <w:r w:rsidRPr="001344B0">
          <w:rPr>
            <w:rStyle w:val="Hyperlink"/>
          </w:rPr>
          <w:t>VNF Instantiation with active Element Management</w:t>
        </w:r>
        <w:r>
          <w:rPr>
            <w:webHidden/>
          </w:rPr>
          <w:tab/>
        </w:r>
        <w:r>
          <w:rPr>
            <w:webHidden/>
          </w:rPr>
          <w:fldChar w:fldCharType="begin"/>
        </w:r>
        <w:r>
          <w:rPr>
            <w:webHidden/>
          </w:rPr>
          <w:instrText xml:space="preserve"> PAGEREF _Toc477880976 \h </w:instrText>
        </w:r>
        <w:r>
          <w:rPr>
            <w:webHidden/>
          </w:rPr>
        </w:r>
      </w:ins>
      <w:r>
        <w:rPr>
          <w:webHidden/>
        </w:rPr>
        <w:fldChar w:fldCharType="separate"/>
      </w:r>
      <w:ins w:id="796" w:author="Seggelke, Klaus" w:date="2017-03-21T17:30:00Z">
        <w:r>
          <w:rPr>
            <w:webHidden/>
          </w:rPr>
          <w:t>47</w:t>
        </w:r>
        <w:r>
          <w:rPr>
            <w:webHidden/>
          </w:rPr>
          <w:fldChar w:fldCharType="end"/>
        </w:r>
        <w:r w:rsidRPr="001344B0">
          <w:rPr>
            <w:rStyle w:val="Hyperlink"/>
          </w:rPr>
          <w:fldChar w:fldCharType="end"/>
        </w:r>
      </w:ins>
    </w:p>
    <w:p w:rsidR="00FE6CD4" w:rsidRDefault="00FE6CD4">
      <w:pPr>
        <w:pStyle w:val="TOC1"/>
        <w:rPr>
          <w:ins w:id="797" w:author="Seggelke, Klaus" w:date="2017-03-21T17:30:00Z"/>
          <w:rFonts w:asciiTheme="minorHAnsi" w:eastAsiaTheme="minorEastAsia" w:hAnsiTheme="minorHAnsi" w:cstheme="minorBidi"/>
          <w:color w:val="auto"/>
          <w:sz w:val="22"/>
          <w:szCs w:val="22"/>
        </w:rPr>
      </w:pPr>
      <w:ins w:id="798" w:author="Seggelke, Klaus" w:date="2017-03-21T17:30:00Z">
        <w:r w:rsidRPr="001344B0">
          <w:rPr>
            <w:rStyle w:val="Hyperlink"/>
          </w:rPr>
          <w:fldChar w:fldCharType="begin"/>
        </w:r>
        <w:r w:rsidRPr="001344B0">
          <w:rPr>
            <w:rStyle w:val="Hyperlink"/>
          </w:rPr>
          <w:instrText xml:space="preserve"> </w:instrText>
        </w:r>
        <w:r>
          <w:instrText>HYPERLINK \l "_Toc477880977"</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TC.VNF.STATE.INST.004</w:t>
        </w:r>
        <w:r>
          <w:rPr>
            <w:rFonts w:asciiTheme="minorHAnsi" w:eastAsiaTheme="minorEastAsia" w:hAnsiTheme="minorHAnsi" w:cstheme="minorBidi"/>
            <w:color w:val="auto"/>
            <w:sz w:val="22"/>
            <w:szCs w:val="22"/>
          </w:rPr>
          <w:tab/>
        </w:r>
        <w:r w:rsidRPr="001344B0">
          <w:rPr>
            <w:rStyle w:val="Hyperlink"/>
          </w:rPr>
          <w:t>VNF Instantiation with active Element Management under traffic load</w:t>
        </w:r>
        <w:r>
          <w:rPr>
            <w:webHidden/>
          </w:rPr>
          <w:tab/>
        </w:r>
        <w:r>
          <w:rPr>
            <w:webHidden/>
          </w:rPr>
          <w:fldChar w:fldCharType="begin"/>
        </w:r>
        <w:r>
          <w:rPr>
            <w:webHidden/>
          </w:rPr>
          <w:instrText xml:space="preserve"> PAGEREF _Toc477880977 \h </w:instrText>
        </w:r>
        <w:r>
          <w:rPr>
            <w:webHidden/>
          </w:rPr>
        </w:r>
      </w:ins>
      <w:r>
        <w:rPr>
          <w:webHidden/>
        </w:rPr>
        <w:fldChar w:fldCharType="separate"/>
      </w:r>
      <w:ins w:id="799" w:author="Seggelke, Klaus" w:date="2017-03-21T17:30:00Z">
        <w:r>
          <w:rPr>
            <w:webHidden/>
          </w:rPr>
          <w:t>48</w:t>
        </w:r>
        <w:r>
          <w:rPr>
            <w:webHidden/>
          </w:rPr>
          <w:fldChar w:fldCharType="end"/>
        </w:r>
        <w:r w:rsidRPr="001344B0">
          <w:rPr>
            <w:rStyle w:val="Hyperlink"/>
          </w:rPr>
          <w:fldChar w:fldCharType="end"/>
        </w:r>
      </w:ins>
    </w:p>
    <w:p w:rsidR="00FE6CD4" w:rsidRDefault="00FE6CD4">
      <w:pPr>
        <w:pStyle w:val="TOC1"/>
        <w:rPr>
          <w:ins w:id="800" w:author="Seggelke, Klaus" w:date="2017-03-21T17:30:00Z"/>
          <w:rFonts w:asciiTheme="minorHAnsi" w:eastAsiaTheme="minorEastAsia" w:hAnsiTheme="minorHAnsi" w:cstheme="minorBidi"/>
          <w:color w:val="auto"/>
          <w:sz w:val="22"/>
          <w:szCs w:val="22"/>
        </w:rPr>
      </w:pPr>
      <w:ins w:id="801" w:author="Seggelke, Klaus" w:date="2017-03-21T17:30:00Z">
        <w:r w:rsidRPr="001344B0">
          <w:rPr>
            <w:rStyle w:val="Hyperlink"/>
          </w:rPr>
          <w:fldChar w:fldCharType="begin"/>
        </w:r>
        <w:r w:rsidRPr="001344B0">
          <w:rPr>
            <w:rStyle w:val="Hyperlink"/>
          </w:rPr>
          <w:instrText xml:space="preserve"> </w:instrText>
        </w:r>
        <w:r>
          <w:instrText>HYPERLINK \l "_Toc477880978"</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TC.VNF.STATE.INST.005</w:t>
        </w:r>
        <w:r>
          <w:rPr>
            <w:rFonts w:asciiTheme="minorHAnsi" w:eastAsiaTheme="minorEastAsia" w:hAnsiTheme="minorHAnsi" w:cstheme="minorBidi"/>
            <w:color w:val="auto"/>
            <w:sz w:val="22"/>
            <w:szCs w:val="22"/>
          </w:rPr>
          <w:tab/>
        </w:r>
        <w:r w:rsidRPr="001344B0">
          <w:rPr>
            <w:rStyle w:val="Hyperlink"/>
          </w:rPr>
          <w:t>VNF Instantiation with active Element Management with failed EM configuration</w:t>
        </w:r>
        <w:r>
          <w:rPr>
            <w:webHidden/>
          </w:rPr>
          <w:tab/>
        </w:r>
        <w:r>
          <w:rPr>
            <w:webHidden/>
          </w:rPr>
          <w:fldChar w:fldCharType="begin"/>
        </w:r>
        <w:r>
          <w:rPr>
            <w:webHidden/>
          </w:rPr>
          <w:instrText xml:space="preserve"> PAGEREF _Toc477880978 \h </w:instrText>
        </w:r>
        <w:r>
          <w:rPr>
            <w:webHidden/>
          </w:rPr>
        </w:r>
      </w:ins>
      <w:r>
        <w:rPr>
          <w:webHidden/>
        </w:rPr>
        <w:fldChar w:fldCharType="separate"/>
      </w:r>
      <w:ins w:id="802" w:author="Seggelke, Klaus" w:date="2017-03-21T17:30:00Z">
        <w:r>
          <w:rPr>
            <w:webHidden/>
          </w:rPr>
          <w:t>49</w:t>
        </w:r>
        <w:r>
          <w:rPr>
            <w:webHidden/>
          </w:rPr>
          <w:fldChar w:fldCharType="end"/>
        </w:r>
        <w:r w:rsidRPr="001344B0">
          <w:rPr>
            <w:rStyle w:val="Hyperlink"/>
          </w:rPr>
          <w:fldChar w:fldCharType="end"/>
        </w:r>
      </w:ins>
    </w:p>
    <w:p w:rsidR="00FE6CD4" w:rsidRDefault="00FE6CD4">
      <w:pPr>
        <w:pStyle w:val="TOC1"/>
        <w:rPr>
          <w:ins w:id="803" w:author="Seggelke, Klaus" w:date="2017-03-21T17:30:00Z"/>
          <w:rFonts w:asciiTheme="minorHAnsi" w:eastAsiaTheme="minorEastAsia" w:hAnsiTheme="minorHAnsi" w:cstheme="minorBidi"/>
          <w:color w:val="auto"/>
          <w:sz w:val="22"/>
          <w:szCs w:val="22"/>
        </w:rPr>
      </w:pPr>
      <w:ins w:id="804" w:author="Seggelke, Klaus" w:date="2017-03-21T17:30:00Z">
        <w:r w:rsidRPr="001344B0">
          <w:rPr>
            <w:rStyle w:val="Hyperlink"/>
          </w:rPr>
          <w:fldChar w:fldCharType="begin"/>
        </w:r>
        <w:r w:rsidRPr="001344B0">
          <w:rPr>
            <w:rStyle w:val="Hyperlink"/>
          </w:rPr>
          <w:instrText xml:space="preserve"> </w:instrText>
        </w:r>
        <w:r>
          <w:instrText>HYPERLINK \l "_Toc477880979"</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TC.VNF.STATE.INST.006</w:t>
        </w:r>
        <w:r>
          <w:rPr>
            <w:rFonts w:asciiTheme="minorHAnsi" w:eastAsiaTheme="minorEastAsia" w:hAnsiTheme="minorHAnsi" w:cstheme="minorBidi"/>
            <w:color w:val="auto"/>
            <w:sz w:val="22"/>
            <w:szCs w:val="22"/>
          </w:rPr>
          <w:tab/>
        </w:r>
        <w:r w:rsidRPr="001344B0">
          <w:rPr>
            <w:rStyle w:val="Hyperlink"/>
          </w:rPr>
          <w:t>VNF Instantiation with inactive Element Management</w:t>
        </w:r>
        <w:r>
          <w:rPr>
            <w:webHidden/>
          </w:rPr>
          <w:tab/>
        </w:r>
        <w:r>
          <w:rPr>
            <w:webHidden/>
          </w:rPr>
          <w:fldChar w:fldCharType="begin"/>
        </w:r>
        <w:r>
          <w:rPr>
            <w:webHidden/>
          </w:rPr>
          <w:instrText xml:space="preserve"> PAGEREF _Toc477880979 \h </w:instrText>
        </w:r>
        <w:r>
          <w:rPr>
            <w:webHidden/>
          </w:rPr>
        </w:r>
      </w:ins>
      <w:r>
        <w:rPr>
          <w:webHidden/>
        </w:rPr>
        <w:fldChar w:fldCharType="separate"/>
      </w:r>
      <w:ins w:id="805" w:author="Seggelke, Klaus" w:date="2017-03-21T17:30:00Z">
        <w:r>
          <w:rPr>
            <w:webHidden/>
          </w:rPr>
          <w:t>50</w:t>
        </w:r>
        <w:r>
          <w:rPr>
            <w:webHidden/>
          </w:rPr>
          <w:fldChar w:fldCharType="end"/>
        </w:r>
        <w:r w:rsidRPr="001344B0">
          <w:rPr>
            <w:rStyle w:val="Hyperlink"/>
          </w:rPr>
          <w:fldChar w:fldCharType="end"/>
        </w:r>
      </w:ins>
    </w:p>
    <w:p w:rsidR="00FE6CD4" w:rsidRDefault="00FE6CD4">
      <w:pPr>
        <w:pStyle w:val="TOC1"/>
        <w:rPr>
          <w:ins w:id="806" w:author="Seggelke, Klaus" w:date="2017-03-21T17:30:00Z"/>
          <w:rFonts w:asciiTheme="minorHAnsi" w:eastAsiaTheme="minorEastAsia" w:hAnsiTheme="minorHAnsi" w:cstheme="minorBidi"/>
          <w:color w:val="auto"/>
          <w:sz w:val="22"/>
          <w:szCs w:val="22"/>
        </w:rPr>
      </w:pPr>
      <w:ins w:id="807" w:author="Seggelke, Klaus" w:date="2017-03-21T17:30:00Z">
        <w:r w:rsidRPr="001344B0">
          <w:rPr>
            <w:rStyle w:val="Hyperlink"/>
          </w:rPr>
          <w:lastRenderedPageBreak/>
          <w:fldChar w:fldCharType="begin"/>
        </w:r>
        <w:r w:rsidRPr="001344B0">
          <w:rPr>
            <w:rStyle w:val="Hyperlink"/>
          </w:rPr>
          <w:instrText xml:space="preserve"> </w:instrText>
        </w:r>
        <w:r>
          <w:instrText>HYPERLINK \l "_Toc477880980"</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TC.VNF.STATE.INST.008</w:t>
        </w:r>
        <w:r>
          <w:rPr>
            <w:rFonts w:asciiTheme="minorHAnsi" w:eastAsiaTheme="minorEastAsia" w:hAnsiTheme="minorHAnsi" w:cstheme="minorBidi"/>
            <w:color w:val="auto"/>
            <w:sz w:val="22"/>
            <w:szCs w:val="22"/>
          </w:rPr>
          <w:tab/>
        </w:r>
        <w:r w:rsidRPr="001344B0">
          <w:rPr>
            <w:rStyle w:val="Hyperlink"/>
          </w:rPr>
          <w:t>VNF Instantiation Failure with missing required virtual resources</w:t>
        </w:r>
        <w:r>
          <w:rPr>
            <w:webHidden/>
          </w:rPr>
          <w:tab/>
        </w:r>
        <w:r>
          <w:rPr>
            <w:webHidden/>
          </w:rPr>
          <w:fldChar w:fldCharType="begin"/>
        </w:r>
        <w:r>
          <w:rPr>
            <w:webHidden/>
          </w:rPr>
          <w:instrText xml:space="preserve"> PAGEREF _Toc477880980 \h </w:instrText>
        </w:r>
        <w:r>
          <w:rPr>
            <w:webHidden/>
          </w:rPr>
        </w:r>
      </w:ins>
      <w:r>
        <w:rPr>
          <w:webHidden/>
        </w:rPr>
        <w:fldChar w:fldCharType="separate"/>
      </w:r>
      <w:ins w:id="808" w:author="Seggelke, Klaus" w:date="2017-03-21T17:30:00Z">
        <w:r>
          <w:rPr>
            <w:webHidden/>
          </w:rPr>
          <w:t>51</w:t>
        </w:r>
        <w:r>
          <w:rPr>
            <w:webHidden/>
          </w:rPr>
          <w:fldChar w:fldCharType="end"/>
        </w:r>
        <w:r w:rsidRPr="001344B0">
          <w:rPr>
            <w:rStyle w:val="Hyperlink"/>
          </w:rPr>
          <w:fldChar w:fldCharType="end"/>
        </w:r>
      </w:ins>
    </w:p>
    <w:p w:rsidR="00FE6CD4" w:rsidRDefault="00FE6CD4">
      <w:pPr>
        <w:pStyle w:val="TOC1"/>
        <w:rPr>
          <w:ins w:id="809" w:author="Seggelke, Klaus" w:date="2017-03-21T17:30:00Z"/>
          <w:rFonts w:asciiTheme="minorHAnsi" w:eastAsiaTheme="minorEastAsia" w:hAnsiTheme="minorHAnsi" w:cstheme="minorBidi"/>
          <w:color w:val="auto"/>
          <w:sz w:val="22"/>
          <w:szCs w:val="22"/>
        </w:rPr>
      </w:pPr>
      <w:ins w:id="810" w:author="Seggelke, Klaus" w:date="2017-03-21T17:30:00Z">
        <w:r w:rsidRPr="001344B0">
          <w:rPr>
            <w:rStyle w:val="Hyperlink"/>
          </w:rPr>
          <w:fldChar w:fldCharType="begin"/>
        </w:r>
        <w:r w:rsidRPr="001344B0">
          <w:rPr>
            <w:rStyle w:val="Hyperlink"/>
          </w:rPr>
          <w:instrText xml:space="preserve"> </w:instrText>
        </w:r>
        <w:r>
          <w:instrText>HYPERLINK \l "_Toc477880981"</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TC.VNF.STATE.INST.008.1</w:t>
        </w:r>
        <w:r>
          <w:rPr>
            <w:rFonts w:asciiTheme="minorHAnsi" w:eastAsiaTheme="minorEastAsia" w:hAnsiTheme="minorHAnsi" w:cstheme="minorBidi"/>
            <w:color w:val="auto"/>
            <w:sz w:val="22"/>
            <w:szCs w:val="22"/>
          </w:rPr>
          <w:tab/>
        </w:r>
        <w:r w:rsidRPr="001344B0">
          <w:rPr>
            <w:rStyle w:val="Hyperlink"/>
          </w:rPr>
          <w:t>VNF Instantiation Failure with missing required virtual resources “Incompatible vCPU type”</w:t>
        </w:r>
        <w:r>
          <w:rPr>
            <w:webHidden/>
          </w:rPr>
          <w:tab/>
        </w:r>
        <w:r>
          <w:rPr>
            <w:webHidden/>
          </w:rPr>
          <w:fldChar w:fldCharType="begin"/>
        </w:r>
        <w:r>
          <w:rPr>
            <w:webHidden/>
          </w:rPr>
          <w:instrText xml:space="preserve"> PAGEREF _Toc477880981 \h </w:instrText>
        </w:r>
        <w:r>
          <w:rPr>
            <w:webHidden/>
          </w:rPr>
        </w:r>
      </w:ins>
      <w:r>
        <w:rPr>
          <w:webHidden/>
        </w:rPr>
        <w:fldChar w:fldCharType="separate"/>
      </w:r>
      <w:ins w:id="811" w:author="Seggelke, Klaus" w:date="2017-03-21T17:30:00Z">
        <w:r>
          <w:rPr>
            <w:webHidden/>
          </w:rPr>
          <w:t>51</w:t>
        </w:r>
        <w:r>
          <w:rPr>
            <w:webHidden/>
          </w:rPr>
          <w:fldChar w:fldCharType="end"/>
        </w:r>
        <w:r w:rsidRPr="001344B0">
          <w:rPr>
            <w:rStyle w:val="Hyperlink"/>
          </w:rPr>
          <w:fldChar w:fldCharType="end"/>
        </w:r>
      </w:ins>
    </w:p>
    <w:p w:rsidR="00FE6CD4" w:rsidRDefault="00FE6CD4">
      <w:pPr>
        <w:pStyle w:val="TOC1"/>
        <w:rPr>
          <w:ins w:id="812" w:author="Seggelke, Klaus" w:date="2017-03-21T17:30:00Z"/>
          <w:rFonts w:asciiTheme="minorHAnsi" w:eastAsiaTheme="minorEastAsia" w:hAnsiTheme="minorHAnsi" w:cstheme="minorBidi"/>
          <w:color w:val="auto"/>
          <w:sz w:val="22"/>
          <w:szCs w:val="22"/>
        </w:rPr>
      </w:pPr>
      <w:ins w:id="813" w:author="Seggelke, Klaus" w:date="2017-03-21T17:30:00Z">
        <w:r w:rsidRPr="001344B0">
          <w:rPr>
            <w:rStyle w:val="Hyperlink"/>
          </w:rPr>
          <w:fldChar w:fldCharType="begin"/>
        </w:r>
        <w:r w:rsidRPr="001344B0">
          <w:rPr>
            <w:rStyle w:val="Hyperlink"/>
          </w:rPr>
          <w:instrText xml:space="preserve"> </w:instrText>
        </w:r>
        <w:r>
          <w:instrText>HYPERLINK \l "_Toc477880982"</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TC.VNF.STATE.INST.008.2</w:t>
        </w:r>
        <w:r>
          <w:rPr>
            <w:rFonts w:asciiTheme="minorHAnsi" w:eastAsiaTheme="minorEastAsia" w:hAnsiTheme="minorHAnsi" w:cstheme="minorBidi"/>
            <w:color w:val="auto"/>
            <w:sz w:val="22"/>
            <w:szCs w:val="22"/>
          </w:rPr>
          <w:tab/>
        </w:r>
        <w:r w:rsidRPr="001344B0">
          <w:rPr>
            <w:rStyle w:val="Hyperlink"/>
          </w:rPr>
          <w:t>VNF Instantiation Failure with missing required virtual resources “Instructions sets”</w:t>
        </w:r>
        <w:r>
          <w:rPr>
            <w:webHidden/>
          </w:rPr>
          <w:tab/>
        </w:r>
        <w:r>
          <w:rPr>
            <w:webHidden/>
          </w:rPr>
          <w:fldChar w:fldCharType="begin"/>
        </w:r>
        <w:r>
          <w:rPr>
            <w:webHidden/>
          </w:rPr>
          <w:instrText xml:space="preserve"> PAGEREF _Toc477880982 \h </w:instrText>
        </w:r>
        <w:r>
          <w:rPr>
            <w:webHidden/>
          </w:rPr>
        </w:r>
      </w:ins>
      <w:r>
        <w:rPr>
          <w:webHidden/>
        </w:rPr>
        <w:fldChar w:fldCharType="separate"/>
      </w:r>
      <w:ins w:id="814" w:author="Seggelke, Klaus" w:date="2017-03-21T17:30:00Z">
        <w:r>
          <w:rPr>
            <w:webHidden/>
          </w:rPr>
          <w:t>52</w:t>
        </w:r>
        <w:r>
          <w:rPr>
            <w:webHidden/>
          </w:rPr>
          <w:fldChar w:fldCharType="end"/>
        </w:r>
        <w:r w:rsidRPr="001344B0">
          <w:rPr>
            <w:rStyle w:val="Hyperlink"/>
          </w:rPr>
          <w:fldChar w:fldCharType="end"/>
        </w:r>
      </w:ins>
    </w:p>
    <w:p w:rsidR="00FE6CD4" w:rsidRDefault="00FE6CD4">
      <w:pPr>
        <w:pStyle w:val="TOC1"/>
        <w:rPr>
          <w:ins w:id="815" w:author="Seggelke, Klaus" w:date="2017-03-21T17:30:00Z"/>
          <w:rFonts w:asciiTheme="minorHAnsi" w:eastAsiaTheme="minorEastAsia" w:hAnsiTheme="minorHAnsi" w:cstheme="minorBidi"/>
          <w:color w:val="auto"/>
          <w:sz w:val="22"/>
          <w:szCs w:val="22"/>
        </w:rPr>
      </w:pPr>
      <w:ins w:id="816" w:author="Seggelke, Klaus" w:date="2017-03-21T17:30:00Z">
        <w:r w:rsidRPr="001344B0">
          <w:rPr>
            <w:rStyle w:val="Hyperlink"/>
          </w:rPr>
          <w:fldChar w:fldCharType="begin"/>
        </w:r>
        <w:r w:rsidRPr="001344B0">
          <w:rPr>
            <w:rStyle w:val="Hyperlink"/>
          </w:rPr>
          <w:instrText xml:space="preserve"> </w:instrText>
        </w:r>
        <w:r>
          <w:instrText>HYPERLINK \l "_Toc477880983"</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TC.VNF.STATE.INST.008.3</w:t>
        </w:r>
        <w:r>
          <w:rPr>
            <w:rFonts w:asciiTheme="minorHAnsi" w:eastAsiaTheme="minorEastAsia" w:hAnsiTheme="minorHAnsi" w:cstheme="minorBidi"/>
            <w:color w:val="auto"/>
            <w:sz w:val="22"/>
            <w:szCs w:val="22"/>
          </w:rPr>
          <w:tab/>
        </w:r>
        <w:r w:rsidRPr="001344B0">
          <w:rPr>
            <w:rStyle w:val="Hyperlink"/>
          </w:rPr>
          <w:t>VNF Instantiation Failure with missing required virtual resources “Specialized vNIC”</w:t>
        </w:r>
        <w:r>
          <w:rPr>
            <w:webHidden/>
          </w:rPr>
          <w:tab/>
        </w:r>
        <w:r>
          <w:rPr>
            <w:webHidden/>
          </w:rPr>
          <w:fldChar w:fldCharType="begin"/>
        </w:r>
        <w:r>
          <w:rPr>
            <w:webHidden/>
          </w:rPr>
          <w:instrText xml:space="preserve"> PAGEREF _Toc477880983 \h </w:instrText>
        </w:r>
        <w:r>
          <w:rPr>
            <w:webHidden/>
          </w:rPr>
        </w:r>
      </w:ins>
      <w:r>
        <w:rPr>
          <w:webHidden/>
        </w:rPr>
        <w:fldChar w:fldCharType="separate"/>
      </w:r>
      <w:ins w:id="817" w:author="Seggelke, Klaus" w:date="2017-03-21T17:30:00Z">
        <w:r>
          <w:rPr>
            <w:webHidden/>
          </w:rPr>
          <w:t>52</w:t>
        </w:r>
        <w:r>
          <w:rPr>
            <w:webHidden/>
          </w:rPr>
          <w:fldChar w:fldCharType="end"/>
        </w:r>
        <w:r w:rsidRPr="001344B0">
          <w:rPr>
            <w:rStyle w:val="Hyperlink"/>
          </w:rPr>
          <w:fldChar w:fldCharType="end"/>
        </w:r>
      </w:ins>
    </w:p>
    <w:p w:rsidR="00FE6CD4" w:rsidRDefault="00FE6CD4">
      <w:pPr>
        <w:pStyle w:val="TOC1"/>
        <w:rPr>
          <w:ins w:id="818" w:author="Seggelke, Klaus" w:date="2017-03-21T17:30:00Z"/>
          <w:rFonts w:asciiTheme="minorHAnsi" w:eastAsiaTheme="minorEastAsia" w:hAnsiTheme="minorHAnsi" w:cstheme="minorBidi"/>
          <w:color w:val="auto"/>
          <w:sz w:val="22"/>
          <w:szCs w:val="22"/>
        </w:rPr>
      </w:pPr>
      <w:ins w:id="819" w:author="Seggelke, Klaus" w:date="2017-03-21T17:30:00Z">
        <w:r w:rsidRPr="001344B0">
          <w:rPr>
            <w:rStyle w:val="Hyperlink"/>
          </w:rPr>
          <w:fldChar w:fldCharType="begin"/>
        </w:r>
        <w:r w:rsidRPr="001344B0">
          <w:rPr>
            <w:rStyle w:val="Hyperlink"/>
          </w:rPr>
          <w:instrText xml:space="preserve"> </w:instrText>
        </w:r>
        <w:r>
          <w:instrText>HYPERLINK \l "_Toc477880984"</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TC.VNF.STATE.INST.008.4</w:t>
        </w:r>
        <w:r>
          <w:rPr>
            <w:rFonts w:asciiTheme="minorHAnsi" w:eastAsiaTheme="minorEastAsia" w:hAnsiTheme="minorHAnsi" w:cstheme="minorBidi"/>
            <w:color w:val="auto"/>
            <w:sz w:val="22"/>
            <w:szCs w:val="22"/>
          </w:rPr>
          <w:tab/>
        </w:r>
        <w:r w:rsidRPr="001344B0">
          <w:rPr>
            <w:rStyle w:val="Hyperlink"/>
          </w:rPr>
          <w:t>VNF Instantiation Failure with missing required virtual resources “Hardware Acceleration, e.g. DPDK, SRIOV”</w:t>
        </w:r>
        <w:r>
          <w:rPr>
            <w:webHidden/>
          </w:rPr>
          <w:tab/>
        </w:r>
        <w:r>
          <w:rPr>
            <w:webHidden/>
          </w:rPr>
          <w:fldChar w:fldCharType="begin"/>
        </w:r>
        <w:r>
          <w:rPr>
            <w:webHidden/>
          </w:rPr>
          <w:instrText xml:space="preserve"> PAGEREF _Toc477880984 \h </w:instrText>
        </w:r>
        <w:r>
          <w:rPr>
            <w:webHidden/>
          </w:rPr>
        </w:r>
      </w:ins>
      <w:r>
        <w:rPr>
          <w:webHidden/>
        </w:rPr>
        <w:fldChar w:fldCharType="separate"/>
      </w:r>
      <w:ins w:id="820" w:author="Seggelke, Klaus" w:date="2017-03-21T17:30:00Z">
        <w:r>
          <w:rPr>
            <w:webHidden/>
          </w:rPr>
          <w:t>53</w:t>
        </w:r>
        <w:r>
          <w:rPr>
            <w:webHidden/>
          </w:rPr>
          <w:fldChar w:fldCharType="end"/>
        </w:r>
        <w:r w:rsidRPr="001344B0">
          <w:rPr>
            <w:rStyle w:val="Hyperlink"/>
          </w:rPr>
          <w:fldChar w:fldCharType="end"/>
        </w:r>
      </w:ins>
    </w:p>
    <w:p w:rsidR="00FE6CD4" w:rsidRDefault="00FE6CD4">
      <w:pPr>
        <w:pStyle w:val="TOC1"/>
        <w:rPr>
          <w:ins w:id="821" w:author="Seggelke, Klaus" w:date="2017-03-21T17:30:00Z"/>
          <w:rFonts w:asciiTheme="minorHAnsi" w:eastAsiaTheme="minorEastAsia" w:hAnsiTheme="minorHAnsi" w:cstheme="minorBidi"/>
          <w:color w:val="auto"/>
          <w:sz w:val="22"/>
          <w:szCs w:val="22"/>
        </w:rPr>
      </w:pPr>
      <w:ins w:id="822" w:author="Seggelke, Klaus" w:date="2017-03-21T17:30:00Z">
        <w:r w:rsidRPr="001344B0">
          <w:rPr>
            <w:rStyle w:val="Hyperlink"/>
          </w:rPr>
          <w:fldChar w:fldCharType="begin"/>
        </w:r>
        <w:r w:rsidRPr="001344B0">
          <w:rPr>
            <w:rStyle w:val="Hyperlink"/>
          </w:rPr>
          <w:instrText xml:space="preserve"> </w:instrText>
        </w:r>
        <w:r>
          <w:instrText>HYPERLINK \l "_Toc477880985"</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TC.VNF.STATE.INST.008.5</w:t>
        </w:r>
        <w:r>
          <w:rPr>
            <w:rFonts w:asciiTheme="minorHAnsi" w:eastAsiaTheme="minorEastAsia" w:hAnsiTheme="minorHAnsi" w:cstheme="minorBidi"/>
            <w:color w:val="auto"/>
            <w:sz w:val="22"/>
            <w:szCs w:val="22"/>
          </w:rPr>
          <w:tab/>
        </w:r>
        <w:r w:rsidRPr="001344B0">
          <w:rPr>
            <w:rStyle w:val="Hyperlink"/>
          </w:rPr>
          <w:t>VNF Instantiation Failure with missing required virtual resources “vMemory size”</w:t>
        </w:r>
        <w:r>
          <w:rPr>
            <w:webHidden/>
          </w:rPr>
          <w:tab/>
        </w:r>
        <w:r>
          <w:rPr>
            <w:webHidden/>
          </w:rPr>
          <w:fldChar w:fldCharType="begin"/>
        </w:r>
        <w:r>
          <w:rPr>
            <w:webHidden/>
          </w:rPr>
          <w:instrText xml:space="preserve"> PAGEREF _Toc477880985 \h </w:instrText>
        </w:r>
        <w:r>
          <w:rPr>
            <w:webHidden/>
          </w:rPr>
        </w:r>
      </w:ins>
      <w:r>
        <w:rPr>
          <w:webHidden/>
        </w:rPr>
        <w:fldChar w:fldCharType="separate"/>
      </w:r>
      <w:ins w:id="823" w:author="Seggelke, Klaus" w:date="2017-03-21T17:30:00Z">
        <w:r>
          <w:rPr>
            <w:webHidden/>
          </w:rPr>
          <w:t>53</w:t>
        </w:r>
        <w:r>
          <w:rPr>
            <w:webHidden/>
          </w:rPr>
          <w:fldChar w:fldCharType="end"/>
        </w:r>
        <w:r w:rsidRPr="001344B0">
          <w:rPr>
            <w:rStyle w:val="Hyperlink"/>
          </w:rPr>
          <w:fldChar w:fldCharType="end"/>
        </w:r>
      </w:ins>
    </w:p>
    <w:p w:rsidR="00FE6CD4" w:rsidRDefault="00FE6CD4">
      <w:pPr>
        <w:pStyle w:val="TOC1"/>
        <w:rPr>
          <w:ins w:id="824" w:author="Seggelke, Klaus" w:date="2017-03-21T17:30:00Z"/>
          <w:rFonts w:asciiTheme="minorHAnsi" w:eastAsiaTheme="minorEastAsia" w:hAnsiTheme="minorHAnsi" w:cstheme="minorBidi"/>
          <w:color w:val="auto"/>
          <w:sz w:val="22"/>
          <w:szCs w:val="22"/>
        </w:rPr>
      </w:pPr>
      <w:ins w:id="825" w:author="Seggelke, Klaus" w:date="2017-03-21T17:30:00Z">
        <w:r w:rsidRPr="001344B0">
          <w:rPr>
            <w:rStyle w:val="Hyperlink"/>
          </w:rPr>
          <w:fldChar w:fldCharType="begin"/>
        </w:r>
        <w:r w:rsidRPr="001344B0">
          <w:rPr>
            <w:rStyle w:val="Hyperlink"/>
          </w:rPr>
          <w:instrText xml:space="preserve"> </w:instrText>
        </w:r>
        <w:r>
          <w:instrText>HYPERLINK \l "_Toc477880986"</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TC.VNF.STATE.INST.008.6</w:t>
        </w:r>
        <w:r>
          <w:rPr>
            <w:rFonts w:asciiTheme="minorHAnsi" w:eastAsiaTheme="minorEastAsia" w:hAnsiTheme="minorHAnsi" w:cstheme="minorBidi"/>
            <w:color w:val="auto"/>
            <w:sz w:val="22"/>
            <w:szCs w:val="22"/>
          </w:rPr>
          <w:tab/>
        </w:r>
        <w:r w:rsidRPr="001344B0">
          <w:rPr>
            <w:rStyle w:val="Hyperlink"/>
          </w:rPr>
          <w:t>VNF Instantiation Failure with missing required virtual resources “vStorage type”</w:t>
        </w:r>
        <w:r>
          <w:rPr>
            <w:webHidden/>
          </w:rPr>
          <w:tab/>
        </w:r>
        <w:r>
          <w:rPr>
            <w:webHidden/>
          </w:rPr>
          <w:fldChar w:fldCharType="begin"/>
        </w:r>
        <w:r>
          <w:rPr>
            <w:webHidden/>
          </w:rPr>
          <w:instrText xml:space="preserve"> PAGEREF _Toc477880986 \h </w:instrText>
        </w:r>
        <w:r>
          <w:rPr>
            <w:webHidden/>
          </w:rPr>
        </w:r>
      </w:ins>
      <w:r>
        <w:rPr>
          <w:webHidden/>
        </w:rPr>
        <w:fldChar w:fldCharType="separate"/>
      </w:r>
      <w:ins w:id="826" w:author="Seggelke, Klaus" w:date="2017-03-21T17:30:00Z">
        <w:r>
          <w:rPr>
            <w:webHidden/>
          </w:rPr>
          <w:t>54</w:t>
        </w:r>
        <w:r>
          <w:rPr>
            <w:webHidden/>
          </w:rPr>
          <w:fldChar w:fldCharType="end"/>
        </w:r>
        <w:r w:rsidRPr="001344B0">
          <w:rPr>
            <w:rStyle w:val="Hyperlink"/>
          </w:rPr>
          <w:fldChar w:fldCharType="end"/>
        </w:r>
      </w:ins>
    </w:p>
    <w:p w:rsidR="00FE6CD4" w:rsidRDefault="00FE6CD4">
      <w:pPr>
        <w:pStyle w:val="TOC1"/>
        <w:rPr>
          <w:ins w:id="827" w:author="Seggelke, Klaus" w:date="2017-03-21T17:30:00Z"/>
          <w:rFonts w:asciiTheme="minorHAnsi" w:eastAsiaTheme="minorEastAsia" w:hAnsiTheme="minorHAnsi" w:cstheme="minorBidi"/>
          <w:color w:val="auto"/>
          <w:sz w:val="22"/>
          <w:szCs w:val="22"/>
        </w:rPr>
      </w:pPr>
      <w:ins w:id="828" w:author="Seggelke, Klaus" w:date="2017-03-21T17:30:00Z">
        <w:r w:rsidRPr="001344B0">
          <w:rPr>
            <w:rStyle w:val="Hyperlink"/>
          </w:rPr>
          <w:fldChar w:fldCharType="begin"/>
        </w:r>
        <w:r w:rsidRPr="001344B0">
          <w:rPr>
            <w:rStyle w:val="Hyperlink"/>
          </w:rPr>
          <w:instrText xml:space="preserve"> </w:instrText>
        </w:r>
        <w:r>
          <w:instrText>HYPERLINK \l "_Toc477880987"</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TC.VNF.STATE.INST.008.7</w:t>
        </w:r>
        <w:r>
          <w:rPr>
            <w:rFonts w:asciiTheme="minorHAnsi" w:eastAsiaTheme="minorEastAsia" w:hAnsiTheme="minorHAnsi" w:cstheme="minorBidi"/>
            <w:color w:val="auto"/>
            <w:sz w:val="22"/>
            <w:szCs w:val="22"/>
          </w:rPr>
          <w:tab/>
        </w:r>
        <w:r w:rsidRPr="001344B0">
          <w:rPr>
            <w:rStyle w:val="Hyperlink"/>
          </w:rPr>
          <w:t>VNF Instantiation Failure with missing required virtual resources “vStorage size”</w:t>
        </w:r>
        <w:r>
          <w:rPr>
            <w:webHidden/>
          </w:rPr>
          <w:tab/>
        </w:r>
        <w:r>
          <w:rPr>
            <w:webHidden/>
          </w:rPr>
          <w:fldChar w:fldCharType="begin"/>
        </w:r>
        <w:r>
          <w:rPr>
            <w:webHidden/>
          </w:rPr>
          <w:instrText xml:space="preserve"> PAGEREF _Toc477880987 \h </w:instrText>
        </w:r>
        <w:r>
          <w:rPr>
            <w:webHidden/>
          </w:rPr>
        </w:r>
      </w:ins>
      <w:r>
        <w:rPr>
          <w:webHidden/>
        </w:rPr>
        <w:fldChar w:fldCharType="separate"/>
      </w:r>
      <w:ins w:id="829" w:author="Seggelke, Klaus" w:date="2017-03-21T17:30:00Z">
        <w:r>
          <w:rPr>
            <w:webHidden/>
          </w:rPr>
          <w:t>54</w:t>
        </w:r>
        <w:r>
          <w:rPr>
            <w:webHidden/>
          </w:rPr>
          <w:fldChar w:fldCharType="end"/>
        </w:r>
        <w:r w:rsidRPr="001344B0">
          <w:rPr>
            <w:rStyle w:val="Hyperlink"/>
          </w:rPr>
          <w:fldChar w:fldCharType="end"/>
        </w:r>
      </w:ins>
    </w:p>
    <w:p w:rsidR="00FE6CD4" w:rsidRDefault="00FE6CD4">
      <w:pPr>
        <w:pStyle w:val="TOC1"/>
        <w:rPr>
          <w:ins w:id="830" w:author="Seggelke, Klaus" w:date="2017-03-21T17:30:00Z"/>
          <w:rFonts w:asciiTheme="minorHAnsi" w:eastAsiaTheme="minorEastAsia" w:hAnsiTheme="minorHAnsi" w:cstheme="minorBidi"/>
          <w:color w:val="auto"/>
          <w:sz w:val="22"/>
          <w:szCs w:val="22"/>
        </w:rPr>
      </w:pPr>
      <w:ins w:id="831" w:author="Seggelke, Klaus" w:date="2017-03-21T17:30:00Z">
        <w:r w:rsidRPr="001344B0">
          <w:rPr>
            <w:rStyle w:val="Hyperlink"/>
          </w:rPr>
          <w:fldChar w:fldCharType="begin"/>
        </w:r>
        <w:r w:rsidRPr="001344B0">
          <w:rPr>
            <w:rStyle w:val="Hyperlink"/>
          </w:rPr>
          <w:instrText xml:space="preserve"> </w:instrText>
        </w:r>
        <w:r>
          <w:instrText>HYPERLINK \l "_Toc477880988"</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TC.VNF.STATE.INST.008.8</w:t>
        </w:r>
        <w:r>
          <w:rPr>
            <w:rFonts w:asciiTheme="minorHAnsi" w:eastAsiaTheme="minorEastAsia" w:hAnsiTheme="minorHAnsi" w:cstheme="minorBidi"/>
            <w:color w:val="auto"/>
            <w:sz w:val="22"/>
            <w:szCs w:val="22"/>
          </w:rPr>
          <w:tab/>
        </w:r>
        <w:r w:rsidRPr="001344B0">
          <w:rPr>
            <w:rStyle w:val="Hyperlink"/>
          </w:rPr>
          <w:t>VNF Instantiation Failure with missing required virtual resources “vCPU counts”</w:t>
        </w:r>
        <w:r>
          <w:rPr>
            <w:webHidden/>
          </w:rPr>
          <w:tab/>
        </w:r>
        <w:r>
          <w:rPr>
            <w:webHidden/>
          </w:rPr>
          <w:fldChar w:fldCharType="begin"/>
        </w:r>
        <w:r>
          <w:rPr>
            <w:webHidden/>
          </w:rPr>
          <w:instrText xml:space="preserve"> PAGEREF _Toc477880988 \h </w:instrText>
        </w:r>
        <w:r>
          <w:rPr>
            <w:webHidden/>
          </w:rPr>
        </w:r>
      </w:ins>
      <w:r>
        <w:rPr>
          <w:webHidden/>
        </w:rPr>
        <w:fldChar w:fldCharType="separate"/>
      </w:r>
      <w:ins w:id="832" w:author="Seggelke, Klaus" w:date="2017-03-21T17:30:00Z">
        <w:r>
          <w:rPr>
            <w:webHidden/>
          </w:rPr>
          <w:t>55</w:t>
        </w:r>
        <w:r>
          <w:rPr>
            <w:webHidden/>
          </w:rPr>
          <w:fldChar w:fldCharType="end"/>
        </w:r>
        <w:r w:rsidRPr="001344B0">
          <w:rPr>
            <w:rStyle w:val="Hyperlink"/>
          </w:rPr>
          <w:fldChar w:fldCharType="end"/>
        </w:r>
      </w:ins>
    </w:p>
    <w:p w:rsidR="00FE6CD4" w:rsidRDefault="00FE6CD4">
      <w:pPr>
        <w:pStyle w:val="TOC1"/>
        <w:rPr>
          <w:ins w:id="833" w:author="Seggelke, Klaus" w:date="2017-03-21T17:30:00Z"/>
          <w:rFonts w:asciiTheme="minorHAnsi" w:eastAsiaTheme="minorEastAsia" w:hAnsiTheme="minorHAnsi" w:cstheme="minorBidi"/>
          <w:color w:val="auto"/>
          <w:sz w:val="22"/>
          <w:szCs w:val="22"/>
        </w:rPr>
      </w:pPr>
      <w:ins w:id="834" w:author="Seggelke, Klaus" w:date="2017-03-21T17:30:00Z">
        <w:r w:rsidRPr="001344B0">
          <w:rPr>
            <w:rStyle w:val="Hyperlink"/>
          </w:rPr>
          <w:fldChar w:fldCharType="begin"/>
        </w:r>
        <w:r w:rsidRPr="001344B0">
          <w:rPr>
            <w:rStyle w:val="Hyperlink"/>
          </w:rPr>
          <w:instrText xml:space="preserve"> </w:instrText>
        </w:r>
        <w:r>
          <w:instrText>HYPERLINK \l "_Toc477880989"</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TC.VNF.STATE.START.001</w:t>
        </w:r>
        <w:r>
          <w:rPr>
            <w:rFonts w:asciiTheme="minorHAnsi" w:eastAsiaTheme="minorEastAsia" w:hAnsiTheme="minorHAnsi" w:cstheme="minorBidi"/>
            <w:color w:val="auto"/>
            <w:sz w:val="22"/>
            <w:szCs w:val="22"/>
          </w:rPr>
          <w:tab/>
        </w:r>
        <w:r w:rsidRPr="001344B0">
          <w:rPr>
            <w:rStyle w:val="Hyperlink"/>
          </w:rPr>
          <w:t>VNF Start without traffic load</w:t>
        </w:r>
        <w:r>
          <w:rPr>
            <w:webHidden/>
          </w:rPr>
          <w:tab/>
        </w:r>
        <w:r>
          <w:rPr>
            <w:webHidden/>
          </w:rPr>
          <w:fldChar w:fldCharType="begin"/>
        </w:r>
        <w:r>
          <w:rPr>
            <w:webHidden/>
          </w:rPr>
          <w:instrText xml:space="preserve"> PAGEREF _Toc477880989 \h </w:instrText>
        </w:r>
        <w:r>
          <w:rPr>
            <w:webHidden/>
          </w:rPr>
        </w:r>
      </w:ins>
      <w:r>
        <w:rPr>
          <w:webHidden/>
        </w:rPr>
        <w:fldChar w:fldCharType="separate"/>
      </w:r>
      <w:ins w:id="835" w:author="Seggelke, Klaus" w:date="2017-03-21T17:30:00Z">
        <w:r>
          <w:rPr>
            <w:webHidden/>
          </w:rPr>
          <w:t>56</w:t>
        </w:r>
        <w:r>
          <w:rPr>
            <w:webHidden/>
          </w:rPr>
          <w:fldChar w:fldCharType="end"/>
        </w:r>
        <w:r w:rsidRPr="001344B0">
          <w:rPr>
            <w:rStyle w:val="Hyperlink"/>
          </w:rPr>
          <w:fldChar w:fldCharType="end"/>
        </w:r>
      </w:ins>
    </w:p>
    <w:p w:rsidR="00FE6CD4" w:rsidRDefault="00FE6CD4">
      <w:pPr>
        <w:pStyle w:val="TOC1"/>
        <w:rPr>
          <w:ins w:id="836" w:author="Seggelke, Klaus" w:date="2017-03-21T17:30:00Z"/>
          <w:rFonts w:asciiTheme="minorHAnsi" w:eastAsiaTheme="minorEastAsia" w:hAnsiTheme="minorHAnsi" w:cstheme="minorBidi"/>
          <w:color w:val="auto"/>
          <w:sz w:val="22"/>
          <w:szCs w:val="22"/>
        </w:rPr>
      </w:pPr>
      <w:ins w:id="837" w:author="Seggelke, Klaus" w:date="2017-03-21T17:30:00Z">
        <w:r w:rsidRPr="001344B0">
          <w:rPr>
            <w:rStyle w:val="Hyperlink"/>
          </w:rPr>
          <w:fldChar w:fldCharType="begin"/>
        </w:r>
        <w:r w:rsidRPr="001344B0">
          <w:rPr>
            <w:rStyle w:val="Hyperlink"/>
          </w:rPr>
          <w:instrText xml:space="preserve"> </w:instrText>
        </w:r>
        <w:r>
          <w:instrText>HYPERLINK \l "_Toc477880990"</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TC.VNF.STATE.START.002</w:t>
        </w:r>
        <w:r>
          <w:rPr>
            <w:rFonts w:asciiTheme="minorHAnsi" w:eastAsiaTheme="minorEastAsia" w:hAnsiTheme="minorHAnsi" w:cstheme="minorBidi"/>
            <w:color w:val="auto"/>
            <w:sz w:val="22"/>
            <w:szCs w:val="22"/>
          </w:rPr>
          <w:tab/>
        </w:r>
        <w:r w:rsidRPr="001344B0">
          <w:rPr>
            <w:rStyle w:val="Hyperlink"/>
          </w:rPr>
          <w:t>VNF Start under low traffic load and measure start time</w:t>
        </w:r>
        <w:r>
          <w:rPr>
            <w:webHidden/>
          </w:rPr>
          <w:tab/>
        </w:r>
        <w:r>
          <w:rPr>
            <w:webHidden/>
          </w:rPr>
          <w:fldChar w:fldCharType="begin"/>
        </w:r>
        <w:r>
          <w:rPr>
            <w:webHidden/>
          </w:rPr>
          <w:instrText xml:space="preserve"> PAGEREF _Toc477880990 \h </w:instrText>
        </w:r>
        <w:r>
          <w:rPr>
            <w:webHidden/>
          </w:rPr>
        </w:r>
      </w:ins>
      <w:r>
        <w:rPr>
          <w:webHidden/>
        </w:rPr>
        <w:fldChar w:fldCharType="separate"/>
      </w:r>
      <w:ins w:id="838" w:author="Seggelke, Klaus" w:date="2017-03-21T17:30:00Z">
        <w:r>
          <w:rPr>
            <w:webHidden/>
          </w:rPr>
          <w:t>56</w:t>
        </w:r>
        <w:r>
          <w:rPr>
            <w:webHidden/>
          </w:rPr>
          <w:fldChar w:fldCharType="end"/>
        </w:r>
        <w:r w:rsidRPr="001344B0">
          <w:rPr>
            <w:rStyle w:val="Hyperlink"/>
          </w:rPr>
          <w:fldChar w:fldCharType="end"/>
        </w:r>
      </w:ins>
    </w:p>
    <w:p w:rsidR="00FE6CD4" w:rsidRDefault="00FE6CD4">
      <w:pPr>
        <w:pStyle w:val="TOC1"/>
        <w:rPr>
          <w:ins w:id="839" w:author="Seggelke, Klaus" w:date="2017-03-21T17:30:00Z"/>
          <w:rFonts w:asciiTheme="minorHAnsi" w:eastAsiaTheme="minorEastAsia" w:hAnsiTheme="minorHAnsi" w:cstheme="minorBidi"/>
          <w:color w:val="auto"/>
          <w:sz w:val="22"/>
          <w:szCs w:val="22"/>
        </w:rPr>
      </w:pPr>
      <w:ins w:id="840" w:author="Seggelke, Klaus" w:date="2017-03-21T17:30:00Z">
        <w:r w:rsidRPr="001344B0">
          <w:rPr>
            <w:rStyle w:val="Hyperlink"/>
          </w:rPr>
          <w:fldChar w:fldCharType="begin"/>
        </w:r>
        <w:r w:rsidRPr="001344B0">
          <w:rPr>
            <w:rStyle w:val="Hyperlink"/>
          </w:rPr>
          <w:instrText xml:space="preserve"> </w:instrText>
        </w:r>
        <w:r>
          <w:instrText>HYPERLINK \l "_Toc477880991"</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TC.VNF.STATE.START.003</w:t>
        </w:r>
        <w:r>
          <w:rPr>
            <w:rFonts w:asciiTheme="minorHAnsi" w:eastAsiaTheme="minorEastAsia" w:hAnsiTheme="minorHAnsi" w:cstheme="minorBidi"/>
            <w:color w:val="auto"/>
            <w:sz w:val="22"/>
            <w:szCs w:val="22"/>
          </w:rPr>
          <w:tab/>
        </w:r>
        <w:r w:rsidRPr="001344B0">
          <w:rPr>
            <w:rStyle w:val="Hyperlink"/>
          </w:rPr>
          <w:t>VNF Start with normal traffic load and measure start time</w:t>
        </w:r>
        <w:r>
          <w:rPr>
            <w:webHidden/>
          </w:rPr>
          <w:tab/>
        </w:r>
        <w:r>
          <w:rPr>
            <w:webHidden/>
          </w:rPr>
          <w:fldChar w:fldCharType="begin"/>
        </w:r>
        <w:r>
          <w:rPr>
            <w:webHidden/>
          </w:rPr>
          <w:instrText xml:space="preserve"> PAGEREF _Toc477880991 \h </w:instrText>
        </w:r>
        <w:r>
          <w:rPr>
            <w:webHidden/>
          </w:rPr>
        </w:r>
      </w:ins>
      <w:r>
        <w:rPr>
          <w:webHidden/>
        </w:rPr>
        <w:fldChar w:fldCharType="separate"/>
      </w:r>
      <w:ins w:id="841" w:author="Seggelke, Klaus" w:date="2017-03-21T17:30:00Z">
        <w:r>
          <w:rPr>
            <w:webHidden/>
          </w:rPr>
          <w:t>57</w:t>
        </w:r>
        <w:r>
          <w:rPr>
            <w:webHidden/>
          </w:rPr>
          <w:fldChar w:fldCharType="end"/>
        </w:r>
        <w:r w:rsidRPr="001344B0">
          <w:rPr>
            <w:rStyle w:val="Hyperlink"/>
          </w:rPr>
          <w:fldChar w:fldCharType="end"/>
        </w:r>
      </w:ins>
    </w:p>
    <w:p w:rsidR="00FE6CD4" w:rsidRDefault="00FE6CD4">
      <w:pPr>
        <w:pStyle w:val="TOC1"/>
        <w:rPr>
          <w:ins w:id="842" w:author="Seggelke, Klaus" w:date="2017-03-21T17:30:00Z"/>
          <w:rFonts w:asciiTheme="minorHAnsi" w:eastAsiaTheme="minorEastAsia" w:hAnsiTheme="minorHAnsi" w:cstheme="minorBidi"/>
          <w:color w:val="auto"/>
          <w:sz w:val="22"/>
          <w:szCs w:val="22"/>
        </w:rPr>
      </w:pPr>
      <w:ins w:id="843" w:author="Seggelke, Klaus" w:date="2017-03-21T17:30:00Z">
        <w:r w:rsidRPr="001344B0">
          <w:rPr>
            <w:rStyle w:val="Hyperlink"/>
          </w:rPr>
          <w:fldChar w:fldCharType="begin"/>
        </w:r>
        <w:r w:rsidRPr="001344B0">
          <w:rPr>
            <w:rStyle w:val="Hyperlink"/>
          </w:rPr>
          <w:instrText xml:space="preserve"> </w:instrText>
        </w:r>
        <w:r>
          <w:instrText>HYPERLINK \l "_Toc477880992"</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TC.VNF.STATE.STOP.001</w:t>
        </w:r>
        <w:r>
          <w:rPr>
            <w:rFonts w:asciiTheme="minorHAnsi" w:eastAsiaTheme="minorEastAsia" w:hAnsiTheme="minorHAnsi" w:cstheme="minorBidi"/>
            <w:color w:val="auto"/>
            <w:sz w:val="22"/>
            <w:szCs w:val="22"/>
          </w:rPr>
          <w:tab/>
        </w:r>
        <w:r w:rsidRPr="001344B0">
          <w:rPr>
            <w:rStyle w:val="Hyperlink"/>
          </w:rPr>
          <w:t>VNF Stop without traffic load and measure stop time</w:t>
        </w:r>
        <w:r>
          <w:rPr>
            <w:webHidden/>
          </w:rPr>
          <w:tab/>
        </w:r>
        <w:r>
          <w:rPr>
            <w:webHidden/>
          </w:rPr>
          <w:fldChar w:fldCharType="begin"/>
        </w:r>
        <w:r>
          <w:rPr>
            <w:webHidden/>
          </w:rPr>
          <w:instrText xml:space="preserve"> PAGEREF _Toc477880992 \h </w:instrText>
        </w:r>
        <w:r>
          <w:rPr>
            <w:webHidden/>
          </w:rPr>
        </w:r>
      </w:ins>
      <w:r>
        <w:rPr>
          <w:webHidden/>
        </w:rPr>
        <w:fldChar w:fldCharType="separate"/>
      </w:r>
      <w:ins w:id="844" w:author="Seggelke, Klaus" w:date="2017-03-21T17:30:00Z">
        <w:r>
          <w:rPr>
            <w:webHidden/>
          </w:rPr>
          <w:t>58</w:t>
        </w:r>
        <w:r>
          <w:rPr>
            <w:webHidden/>
          </w:rPr>
          <w:fldChar w:fldCharType="end"/>
        </w:r>
        <w:r w:rsidRPr="001344B0">
          <w:rPr>
            <w:rStyle w:val="Hyperlink"/>
          </w:rPr>
          <w:fldChar w:fldCharType="end"/>
        </w:r>
      </w:ins>
    </w:p>
    <w:p w:rsidR="00FE6CD4" w:rsidRDefault="00FE6CD4">
      <w:pPr>
        <w:pStyle w:val="TOC1"/>
        <w:rPr>
          <w:ins w:id="845" w:author="Seggelke, Klaus" w:date="2017-03-21T17:30:00Z"/>
          <w:rFonts w:asciiTheme="minorHAnsi" w:eastAsiaTheme="minorEastAsia" w:hAnsiTheme="minorHAnsi" w:cstheme="minorBidi"/>
          <w:color w:val="auto"/>
          <w:sz w:val="22"/>
          <w:szCs w:val="22"/>
        </w:rPr>
      </w:pPr>
      <w:ins w:id="846" w:author="Seggelke, Klaus" w:date="2017-03-21T17:30:00Z">
        <w:r w:rsidRPr="001344B0">
          <w:rPr>
            <w:rStyle w:val="Hyperlink"/>
          </w:rPr>
          <w:fldChar w:fldCharType="begin"/>
        </w:r>
        <w:r w:rsidRPr="001344B0">
          <w:rPr>
            <w:rStyle w:val="Hyperlink"/>
          </w:rPr>
          <w:instrText xml:space="preserve"> </w:instrText>
        </w:r>
        <w:r>
          <w:instrText>HYPERLINK \l "_Toc477880993"</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TC.VNF.STATE.STOP.002</w:t>
        </w:r>
        <w:r>
          <w:rPr>
            <w:rFonts w:asciiTheme="minorHAnsi" w:eastAsiaTheme="minorEastAsia" w:hAnsiTheme="minorHAnsi" w:cstheme="minorBidi"/>
            <w:color w:val="auto"/>
            <w:sz w:val="22"/>
            <w:szCs w:val="22"/>
          </w:rPr>
          <w:tab/>
        </w:r>
        <w:r w:rsidRPr="001344B0">
          <w:rPr>
            <w:rStyle w:val="Hyperlink"/>
          </w:rPr>
          <w:t>VNF Stop with low traffic load and measure stop time</w:t>
        </w:r>
        <w:r>
          <w:rPr>
            <w:webHidden/>
          </w:rPr>
          <w:tab/>
        </w:r>
        <w:r>
          <w:rPr>
            <w:webHidden/>
          </w:rPr>
          <w:fldChar w:fldCharType="begin"/>
        </w:r>
        <w:r>
          <w:rPr>
            <w:webHidden/>
          </w:rPr>
          <w:instrText xml:space="preserve"> PAGEREF _Toc477880993 \h </w:instrText>
        </w:r>
        <w:r>
          <w:rPr>
            <w:webHidden/>
          </w:rPr>
        </w:r>
      </w:ins>
      <w:r>
        <w:rPr>
          <w:webHidden/>
        </w:rPr>
        <w:fldChar w:fldCharType="separate"/>
      </w:r>
      <w:ins w:id="847" w:author="Seggelke, Klaus" w:date="2017-03-21T17:30:00Z">
        <w:r>
          <w:rPr>
            <w:webHidden/>
          </w:rPr>
          <w:t>59</w:t>
        </w:r>
        <w:r>
          <w:rPr>
            <w:webHidden/>
          </w:rPr>
          <w:fldChar w:fldCharType="end"/>
        </w:r>
        <w:r w:rsidRPr="001344B0">
          <w:rPr>
            <w:rStyle w:val="Hyperlink"/>
          </w:rPr>
          <w:fldChar w:fldCharType="end"/>
        </w:r>
      </w:ins>
    </w:p>
    <w:p w:rsidR="00FE6CD4" w:rsidRDefault="00FE6CD4">
      <w:pPr>
        <w:pStyle w:val="TOC1"/>
        <w:rPr>
          <w:ins w:id="848" w:author="Seggelke, Klaus" w:date="2017-03-21T17:30:00Z"/>
          <w:rFonts w:asciiTheme="minorHAnsi" w:eastAsiaTheme="minorEastAsia" w:hAnsiTheme="minorHAnsi" w:cstheme="minorBidi"/>
          <w:color w:val="auto"/>
          <w:sz w:val="22"/>
          <w:szCs w:val="22"/>
        </w:rPr>
      </w:pPr>
      <w:ins w:id="849" w:author="Seggelke, Klaus" w:date="2017-03-21T17:30:00Z">
        <w:r w:rsidRPr="001344B0">
          <w:rPr>
            <w:rStyle w:val="Hyperlink"/>
          </w:rPr>
          <w:fldChar w:fldCharType="begin"/>
        </w:r>
        <w:r w:rsidRPr="001344B0">
          <w:rPr>
            <w:rStyle w:val="Hyperlink"/>
          </w:rPr>
          <w:instrText xml:space="preserve"> </w:instrText>
        </w:r>
        <w:r>
          <w:instrText>HYPERLINK \l "_Toc477880994"</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TC.VNF.STATE.STOP.003</w:t>
        </w:r>
        <w:r>
          <w:rPr>
            <w:rFonts w:asciiTheme="minorHAnsi" w:eastAsiaTheme="minorEastAsia" w:hAnsiTheme="minorHAnsi" w:cstheme="minorBidi"/>
            <w:color w:val="auto"/>
            <w:sz w:val="22"/>
            <w:szCs w:val="22"/>
          </w:rPr>
          <w:tab/>
        </w:r>
        <w:r w:rsidRPr="001344B0">
          <w:rPr>
            <w:rStyle w:val="Hyperlink"/>
          </w:rPr>
          <w:t>VNF Stop with normal traffic load and measure stop time</w:t>
        </w:r>
        <w:r>
          <w:rPr>
            <w:webHidden/>
          </w:rPr>
          <w:tab/>
        </w:r>
        <w:r>
          <w:rPr>
            <w:webHidden/>
          </w:rPr>
          <w:fldChar w:fldCharType="begin"/>
        </w:r>
        <w:r>
          <w:rPr>
            <w:webHidden/>
          </w:rPr>
          <w:instrText xml:space="preserve"> PAGEREF _Toc477880994 \h </w:instrText>
        </w:r>
        <w:r>
          <w:rPr>
            <w:webHidden/>
          </w:rPr>
        </w:r>
      </w:ins>
      <w:r>
        <w:rPr>
          <w:webHidden/>
        </w:rPr>
        <w:fldChar w:fldCharType="separate"/>
      </w:r>
      <w:ins w:id="850" w:author="Seggelke, Klaus" w:date="2017-03-21T17:30:00Z">
        <w:r>
          <w:rPr>
            <w:webHidden/>
          </w:rPr>
          <w:t>60</w:t>
        </w:r>
        <w:r>
          <w:rPr>
            <w:webHidden/>
          </w:rPr>
          <w:fldChar w:fldCharType="end"/>
        </w:r>
        <w:r w:rsidRPr="001344B0">
          <w:rPr>
            <w:rStyle w:val="Hyperlink"/>
          </w:rPr>
          <w:fldChar w:fldCharType="end"/>
        </w:r>
      </w:ins>
    </w:p>
    <w:p w:rsidR="00FE6CD4" w:rsidRDefault="00FE6CD4">
      <w:pPr>
        <w:pStyle w:val="TOC1"/>
        <w:rPr>
          <w:ins w:id="851" w:author="Seggelke, Klaus" w:date="2017-03-21T17:30:00Z"/>
          <w:rFonts w:asciiTheme="minorHAnsi" w:eastAsiaTheme="minorEastAsia" w:hAnsiTheme="minorHAnsi" w:cstheme="minorBidi"/>
          <w:color w:val="auto"/>
          <w:sz w:val="22"/>
          <w:szCs w:val="22"/>
        </w:rPr>
      </w:pPr>
      <w:ins w:id="852" w:author="Seggelke, Klaus" w:date="2017-03-21T17:30:00Z">
        <w:r w:rsidRPr="001344B0">
          <w:rPr>
            <w:rStyle w:val="Hyperlink"/>
          </w:rPr>
          <w:fldChar w:fldCharType="begin"/>
        </w:r>
        <w:r w:rsidRPr="001344B0">
          <w:rPr>
            <w:rStyle w:val="Hyperlink"/>
          </w:rPr>
          <w:instrText xml:space="preserve"> </w:instrText>
        </w:r>
        <w:r>
          <w:instrText>HYPERLINK \l "_Toc477880995"</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TC.VNF.STATE.TERM.001</w:t>
        </w:r>
        <w:r>
          <w:rPr>
            <w:rFonts w:asciiTheme="minorHAnsi" w:eastAsiaTheme="minorEastAsia" w:hAnsiTheme="minorHAnsi" w:cstheme="minorBidi"/>
            <w:color w:val="auto"/>
            <w:sz w:val="22"/>
            <w:szCs w:val="22"/>
          </w:rPr>
          <w:tab/>
        </w:r>
        <w:r w:rsidRPr="001344B0">
          <w:rPr>
            <w:rStyle w:val="Hyperlink"/>
          </w:rPr>
          <w:t>VNF terminate from VNF state STARTED without traffic load</w:t>
        </w:r>
        <w:r>
          <w:rPr>
            <w:webHidden/>
          </w:rPr>
          <w:tab/>
        </w:r>
        <w:r>
          <w:rPr>
            <w:webHidden/>
          </w:rPr>
          <w:fldChar w:fldCharType="begin"/>
        </w:r>
        <w:r>
          <w:rPr>
            <w:webHidden/>
          </w:rPr>
          <w:instrText xml:space="preserve"> PAGEREF _Toc477880995 \h </w:instrText>
        </w:r>
        <w:r>
          <w:rPr>
            <w:webHidden/>
          </w:rPr>
        </w:r>
      </w:ins>
      <w:r>
        <w:rPr>
          <w:webHidden/>
        </w:rPr>
        <w:fldChar w:fldCharType="separate"/>
      </w:r>
      <w:ins w:id="853" w:author="Seggelke, Klaus" w:date="2017-03-21T17:30:00Z">
        <w:r>
          <w:rPr>
            <w:webHidden/>
          </w:rPr>
          <w:t>61</w:t>
        </w:r>
        <w:r>
          <w:rPr>
            <w:webHidden/>
          </w:rPr>
          <w:fldChar w:fldCharType="end"/>
        </w:r>
        <w:r w:rsidRPr="001344B0">
          <w:rPr>
            <w:rStyle w:val="Hyperlink"/>
          </w:rPr>
          <w:fldChar w:fldCharType="end"/>
        </w:r>
      </w:ins>
    </w:p>
    <w:p w:rsidR="00FE6CD4" w:rsidRDefault="00FE6CD4">
      <w:pPr>
        <w:pStyle w:val="TOC1"/>
        <w:rPr>
          <w:ins w:id="854" w:author="Seggelke, Klaus" w:date="2017-03-21T17:30:00Z"/>
          <w:rFonts w:asciiTheme="minorHAnsi" w:eastAsiaTheme="minorEastAsia" w:hAnsiTheme="minorHAnsi" w:cstheme="minorBidi"/>
          <w:color w:val="auto"/>
          <w:sz w:val="22"/>
          <w:szCs w:val="22"/>
        </w:rPr>
      </w:pPr>
      <w:ins w:id="855" w:author="Seggelke, Klaus" w:date="2017-03-21T17:30:00Z">
        <w:r w:rsidRPr="001344B0">
          <w:rPr>
            <w:rStyle w:val="Hyperlink"/>
          </w:rPr>
          <w:fldChar w:fldCharType="begin"/>
        </w:r>
        <w:r w:rsidRPr="001344B0">
          <w:rPr>
            <w:rStyle w:val="Hyperlink"/>
          </w:rPr>
          <w:instrText xml:space="preserve"> </w:instrText>
        </w:r>
        <w:r>
          <w:instrText>HYPERLINK \l "_Toc477880996"</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TC.VNF.STATE.TERM.002</w:t>
        </w:r>
        <w:r>
          <w:rPr>
            <w:rFonts w:asciiTheme="minorHAnsi" w:eastAsiaTheme="minorEastAsia" w:hAnsiTheme="minorHAnsi" w:cstheme="minorBidi"/>
            <w:color w:val="auto"/>
            <w:sz w:val="22"/>
            <w:szCs w:val="22"/>
          </w:rPr>
          <w:tab/>
        </w:r>
        <w:r w:rsidRPr="001344B0">
          <w:rPr>
            <w:rStyle w:val="Hyperlink"/>
          </w:rPr>
          <w:t>VNF terminate from VNF state STARTED with low traffic load</w:t>
        </w:r>
        <w:r>
          <w:rPr>
            <w:webHidden/>
          </w:rPr>
          <w:tab/>
        </w:r>
        <w:r>
          <w:rPr>
            <w:webHidden/>
          </w:rPr>
          <w:fldChar w:fldCharType="begin"/>
        </w:r>
        <w:r>
          <w:rPr>
            <w:webHidden/>
          </w:rPr>
          <w:instrText xml:space="preserve"> PAGEREF _Toc477880996 \h </w:instrText>
        </w:r>
        <w:r>
          <w:rPr>
            <w:webHidden/>
          </w:rPr>
        </w:r>
      </w:ins>
      <w:r>
        <w:rPr>
          <w:webHidden/>
        </w:rPr>
        <w:fldChar w:fldCharType="separate"/>
      </w:r>
      <w:ins w:id="856" w:author="Seggelke, Klaus" w:date="2017-03-21T17:30:00Z">
        <w:r>
          <w:rPr>
            <w:webHidden/>
          </w:rPr>
          <w:t>61</w:t>
        </w:r>
        <w:r>
          <w:rPr>
            <w:webHidden/>
          </w:rPr>
          <w:fldChar w:fldCharType="end"/>
        </w:r>
        <w:r w:rsidRPr="001344B0">
          <w:rPr>
            <w:rStyle w:val="Hyperlink"/>
          </w:rPr>
          <w:fldChar w:fldCharType="end"/>
        </w:r>
      </w:ins>
    </w:p>
    <w:p w:rsidR="00FE6CD4" w:rsidRDefault="00FE6CD4">
      <w:pPr>
        <w:pStyle w:val="TOC1"/>
        <w:rPr>
          <w:ins w:id="857" w:author="Seggelke, Klaus" w:date="2017-03-21T17:30:00Z"/>
          <w:rFonts w:asciiTheme="minorHAnsi" w:eastAsiaTheme="minorEastAsia" w:hAnsiTheme="minorHAnsi" w:cstheme="minorBidi"/>
          <w:color w:val="auto"/>
          <w:sz w:val="22"/>
          <w:szCs w:val="22"/>
        </w:rPr>
      </w:pPr>
      <w:ins w:id="858" w:author="Seggelke, Klaus" w:date="2017-03-21T17:30:00Z">
        <w:r w:rsidRPr="001344B0">
          <w:rPr>
            <w:rStyle w:val="Hyperlink"/>
          </w:rPr>
          <w:fldChar w:fldCharType="begin"/>
        </w:r>
        <w:r w:rsidRPr="001344B0">
          <w:rPr>
            <w:rStyle w:val="Hyperlink"/>
          </w:rPr>
          <w:instrText xml:space="preserve"> </w:instrText>
        </w:r>
        <w:r>
          <w:instrText>HYPERLINK \l "_Toc477880997"</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TC.VNF.STATE.TERM.003</w:t>
        </w:r>
        <w:r>
          <w:rPr>
            <w:rFonts w:asciiTheme="minorHAnsi" w:eastAsiaTheme="minorEastAsia" w:hAnsiTheme="minorHAnsi" w:cstheme="minorBidi"/>
            <w:color w:val="auto"/>
            <w:sz w:val="22"/>
            <w:szCs w:val="22"/>
          </w:rPr>
          <w:tab/>
        </w:r>
        <w:r w:rsidRPr="001344B0">
          <w:rPr>
            <w:rStyle w:val="Hyperlink"/>
          </w:rPr>
          <w:t>VNF terminate from VNF state STARTED  with normal traffic load</w:t>
        </w:r>
        <w:r>
          <w:rPr>
            <w:webHidden/>
          </w:rPr>
          <w:tab/>
        </w:r>
        <w:r>
          <w:rPr>
            <w:webHidden/>
          </w:rPr>
          <w:fldChar w:fldCharType="begin"/>
        </w:r>
        <w:r>
          <w:rPr>
            <w:webHidden/>
          </w:rPr>
          <w:instrText xml:space="preserve"> PAGEREF _Toc477880997 \h </w:instrText>
        </w:r>
        <w:r>
          <w:rPr>
            <w:webHidden/>
          </w:rPr>
        </w:r>
      </w:ins>
      <w:r>
        <w:rPr>
          <w:webHidden/>
        </w:rPr>
        <w:fldChar w:fldCharType="separate"/>
      </w:r>
      <w:ins w:id="859" w:author="Seggelke, Klaus" w:date="2017-03-21T17:30:00Z">
        <w:r>
          <w:rPr>
            <w:webHidden/>
          </w:rPr>
          <w:t>62</w:t>
        </w:r>
        <w:r>
          <w:rPr>
            <w:webHidden/>
          </w:rPr>
          <w:fldChar w:fldCharType="end"/>
        </w:r>
        <w:r w:rsidRPr="001344B0">
          <w:rPr>
            <w:rStyle w:val="Hyperlink"/>
          </w:rPr>
          <w:fldChar w:fldCharType="end"/>
        </w:r>
      </w:ins>
    </w:p>
    <w:p w:rsidR="00FE6CD4" w:rsidRDefault="00FE6CD4">
      <w:pPr>
        <w:pStyle w:val="TOC1"/>
        <w:rPr>
          <w:ins w:id="860" w:author="Seggelke, Klaus" w:date="2017-03-21T17:30:00Z"/>
          <w:rFonts w:asciiTheme="minorHAnsi" w:eastAsiaTheme="minorEastAsia" w:hAnsiTheme="minorHAnsi" w:cstheme="minorBidi"/>
          <w:color w:val="auto"/>
          <w:sz w:val="22"/>
          <w:szCs w:val="22"/>
        </w:rPr>
      </w:pPr>
      <w:ins w:id="861" w:author="Seggelke, Klaus" w:date="2017-03-21T17:30:00Z">
        <w:r w:rsidRPr="001344B0">
          <w:rPr>
            <w:rStyle w:val="Hyperlink"/>
          </w:rPr>
          <w:fldChar w:fldCharType="begin"/>
        </w:r>
        <w:r w:rsidRPr="001344B0">
          <w:rPr>
            <w:rStyle w:val="Hyperlink"/>
          </w:rPr>
          <w:instrText xml:space="preserve"> </w:instrText>
        </w:r>
        <w:r>
          <w:instrText>HYPERLINK \l "_Toc477880998"</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TC.VNF.STATE.TERM.004</w:t>
        </w:r>
        <w:r>
          <w:rPr>
            <w:rFonts w:asciiTheme="minorHAnsi" w:eastAsiaTheme="minorEastAsia" w:hAnsiTheme="minorHAnsi" w:cstheme="minorBidi"/>
            <w:color w:val="auto"/>
            <w:sz w:val="22"/>
            <w:szCs w:val="22"/>
          </w:rPr>
          <w:tab/>
        </w:r>
        <w:r w:rsidRPr="001344B0">
          <w:rPr>
            <w:rStyle w:val="Hyperlink"/>
          </w:rPr>
          <w:t>VNF terminate from state STOPPED without load</w:t>
        </w:r>
        <w:r>
          <w:rPr>
            <w:webHidden/>
          </w:rPr>
          <w:tab/>
        </w:r>
        <w:r>
          <w:rPr>
            <w:webHidden/>
          </w:rPr>
          <w:fldChar w:fldCharType="begin"/>
        </w:r>
        <w:r>
          <w:rPr>
            <w:webHidden/>
          </w:rPr>
          <w:instrText xml:space="preserve"> PAGEREF _Toc477880998 \h </w:instrText>
        </w:r>
        <w:r>
          <w:rPr>
            <w:webHidden/>
          </w:rPr>
        </w:r>
      </w:ins>
      <w:r>
        <w:rPr>
          <w:webHidden/>
        </w:rPr>
        <w:fldChar w:fldCharType="separate"/>
      </w:r>
      <w:ins w:id="862" w:author="Seggelke, Klaus" w:date="2017-03-21T17:30:00Z">
        <w:r>
          <w:rPr>
            <w:webHidden/>
          </w:rPr>
          <w:t>63</w:t>
        </w:r>
        <w:r>
          <w:rPr>
            <w:webHidden/>
          </w:rPr>
          <w:fldChar w:fldCharType="end"/>
        </w:r>
        <w:r w:rsidRPr="001344B0">
          <w:rPr>
            <w:rStyle w:val="Hyperlink"/>
          </w:rPr>
          <w:fldChar w:fldCharType="end"/>
        </w:r>
      </w:ins>
    </w:p>
    <w:p w:rsidR="00FE6CD4" w:rsidRDefault="00FE6CD4">
      <w:pPr>
        <w:pStyle w:val="TOC1"/>
        <w:rPr>
          <w:ins w:id="863" w:author="Seggelke, Klaus" w:date="2017-03-21T17:30:00Z"/>
          <w:rFonts w:asciiTheme="minorHAnsi" w:eastAsiaTheme="minorEastAsia" w:hAnsiTheme="minorHAnsi" w:cstheme="minorBidi"/>
          <w:color w:val="auto"/>
          <w:sz w:val="22"/>
          <w:szCs w:val="22"/>
        </w:rPr>
      </w:pPr>
      <w:ins w:id="864" w:author="Seggelke, Klaus" w:date="2017-03-21T17:30:00Z">
        <w:r w:rsidRPr="001344B0">
          <w:rPr>
            <w:rStyle w:val="Hyperlink"/>
          </w:rPr>
          <w:fldChar w:fldCharType="begin"/>
        </w:r>
        <w:r w:rsidRPr="001344B0">
          <w:rPr>
            <w:rStyle w:val="Hyperlink"/>
          </w:rPr>
          <w:instrText xml:space="preserve"> </w:instrText>
        </w:r>
        <w:r>
          <w:instrText>HYPERLINK \l "_Toc477880999"</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TC.VNF.STATE.TERM.005</w:t>
        </w:r>
        <w:r>
          <w:rPr>
            <w:rFonts w:asciiTheme="minorHAnsi" w:eastAsiaTheme="minorEastAsia" w:hAnsiTheme="minorHAnsi" w:cstheme="minorBidi"/>
            <w:color w:val="auto"/>
            <w:sz w:val="22"/>
            <w:szCs w:val="22"/>
          </w:rPr>
          <w:tab/>
        </w:r>
        <w:r w:rsidRPr="001344B0">
          <w:rPr>
            <w:rStyle w:val="Hyperlink"/>
          </w:rPr>
          <w:t>VNF terminate from VNF state STOPPED with low traffic load</w:t>
        </w:r>
        <w:r>
          <w:rPr>
            <w:webHidden/>
          </w:rPr>
          <w:tab/>
        </w:r>
        <w:r>
          <w:rPr>
            <w:webHidden/>
          </w:rPr>
          <w:fldChar w:fldCharType="begin"/>
        </w:r>
        <w:r>
          <w:rPr>
            <w:webHidden/>
          </w:rPr>
          <w:instrText xml:space="preserve"> PAGEREF _Toc477880999 \h </w:instrText>
        </w:r>
        <w:r>
          <w:rPr>
            <w:webHidden/>
          </w:rPr>
        </w:r>
      </w:ins>
      <w:r>
        <w:rPr>
          <w:webHidden/>
        </w:rPr>
        <w:fldChar w:fldCharType="separate"/>
      </w:r>
      <w:ins w:id="865" w:author="Seggelke, Klaus" w:date="2017-03-21T17:30:00Z">
        <w:r>
          <w:rPr>
            <w:webHidden/>
          </w:rPr>
          <w:t>63</w:t>
        </w:r>
        <w:r>
          <w:rPr>
            <w:webHidden/>
          </w:rPr>
          <w:fldChar w:fldCharType="end"/>
        </w:r>
        <w:r w:rsidRPr="001344B0">
          <w:rPr>
            <w:rStyle w:val="Hyperlink"/>
          </w:rPr>
          <w:fldChar w:fldCharType="end"/>
        </w:r>
      </w:ins>
    </w:p>
    <w:p w:rsidR="00FE6CD4" w:rsidRDefault="00FE6CD4">
      <w:pPr>
        <w:pStyle w:val="TOC1"/>
        <w:rPr>
          <w:ins w:id="866" w:author="Seggelke, Klaus" w:date="2017-03-21T17:30:00Z"/>
          <w:rFonts w:asciiTheme="minorHAnsi" w:eastAsiaTheme="minorEastAsia" w:hAnsiTheme="minorHAnsi" w:cstheme="minorBidi"/>
          <w:color w:val="auto"/>
          <w:sz w:val="22"/>
          <w:szCs w:val="22"/>
        </w:rPr>
      </w:pPr>
      <w:ins w:id="867" w:author="Seggelke, Klaus" w:date="2017-03-21T17:30:00Z">
        <w:r w:rsidRPr="001344B0">
          <w:rPr>
            <w:rStyle w:val="Hyperlink"/>
          </w:rPr>
          <w:fldChar w:fldCharType="begin"/>
        </w:r>
        <w:r w:rsidRPr="001344B0">
          <w:rPr>
            <w:rStyle w:val="Hyperlink"/>
          </w:rPr>
          <w:instrText xml:space="preserve"> </w:instrText>
        </w:r>
        <w:r>
          <w:instrText>HYPERLINK \l "_Toc477881000"</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TC.VNF.STATE.UPDATE.001</w:t>
        </w:r>
        <w:r>
          <w:rPr>
            <w:rFonts w:asciiTheme="minorHAnsi" w:eastAsiaTheme="minorEastAsia" w:hAnsiTheme="minorHAnsi" w:cstheme="minorBidi"/>
            <w:color w:val="auto"/>
            <w:sz w:val="22"/>
            <w:szCs w:val="22"/>
          </w:rPr>
          <w:tab/>
        </w:r>
        <w:r w:rsidRPr="001344B0">
          <w:rPr>
            <w:rStyle w:val="Hyperlink"/>
          </w:rPr>
          <w:t>VNF upgrade, update or rollback in VNF state STARTED without traffic</w:t>
        </w:r>
        <w:r>
          <w:rPr>
            <w:webHidden/>
          </w:rPr>
          <w:tab/>
        </w:r>
        <w:r>
          <w:rPr>
            <w:webHidden/>
          </w:rPr>
          <w:fldChar w:fldCharType="begin"/>
        </w:r>
        <w:r>
          <w:rPr>
            <w:webHidden/>
          </w:rPr>
          <w:instrText xml:space="preserve"> PAGEREF _Toc477881000 \h </w:instrText>
        </w:r>
        <w:r>
          <w:rPr>
            <w:webHidden/>
          </w:rPr>
        </w:r>
      </w:ins>
      <w:r>
        <w:rPr>
          <w:webHidden/>
        </w:rPr>
        <w:fldChar w:fldCharType="separate"/>
      </w:r>
      <w:ins w:id="868" w:author="Seggelke, Klaus" w:date="2017-03-21T17:30:00Z">
        <w:r>
          <w:rPr>
            <w:webHidden/>
          </w:rPr>
          <w:t>64</w:t>
        </w:r>
        <w:r>
          <w:rPr>
            <w:webHidden/>
          </w:rPr>
          <w:fldChar w:fldCharType="end"/>
        </w:r>
        <w:r w:rsidRPr="001344B0">
          <w:rPr>
            <w:rStyle w:val="Hyperlink"/>
          </w:rPr>
          <w:fldChar w:fldCharType="end"/>
        </w:r>
      </w:ins>
    </w:p>
    <w:p w:rsidR="00FE6CD4" w:rsidRDefault="00FE6CD4">
      <w:pPr>
        <w:pStyle w:val="TOC1"/>
        <w:rPr>
          <w:ins w:id="869" w:author="Seggelke, Klaus" w:date="2017-03-21T17:30:00Z"/>
          <w:rFonts w:asciiTheme="minorHAnsi" w:eastAsiaTheme="minorEastAsia" w:hAnsiTheme="minorHAnsi" w:cstheme="minorBidi"/>
          <w:color w:val="auto"/>
          <w:sz w:val="22"/>
          <w:szCs w:val="22"/>
        </w:rPr>
      </w:pPr>
      <w:ins w:id="870" w:author="Seggelke, Klaus" w:date="2017-03-21T17:30:00Z">
        <w:r w:rsidRPr="001344B0">
          <w:rPr>
            <w:rStyle w:val="Hyperlink"/>
          </w:rPr>
          <w:fldChar w:fldCharType="begin"/>
        </w:r>
        <w:r w:rsidRPr="001344B0">
          <w:rPr>
            <w:rStyle w:val="Hyperlink"/>
          </w:rPr>
          <w:instrText xml:space="preserve"> </w:instrText>
        </w:r>
        <w:r>
          <w:instrText>HYPERLINK \l "_Toc477881001"</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TC.VNF.STATE.UPDATE.002</w:t>
        </w:r>
        <w:r>
          <w:rPr>
            <w:rFonts w:asciiTheme="minorHAnsi" w:eastAsiaTheme="minorEastAsia" w:hAnsiTheme="minorHAnsi" w:cstheme="minorBidi"/>
            <w:color w:val="auto"/>
            <w:sz w:val="22"/>
            <w:szCs w:val="22"/>
          </w:rPr>
          <w:tab/>
        </w:r>
        <w:r w:rsidRPr="001344B0">
          <w:rPr>
            <w:rStyle w:val="Hyperlink"/>
          </w:rPr>
          <w:t>VNF upgrade, update or rollback in VNF state STOPPED</w:t>
        </w:r>
        <w:r>
          <w:rPr>
            <w:webHidden/>
          </w:rPr>
          <w:tab/>
        </w:r>
        <w:r>
          <w:rPr>
            <w:webHidden/>
          </w:rPr>
          <w:fldChar w:fldCharType="begin"/>
        </w:r>
        <w:r>
          <w:rPr>
            <w:webHidden/>
          </w:rPr>
          <w:instrText xml:space="preserve"> PAGEREF _Toc477881001 \h </w:instrText>
        </w:r>
        <w:r>
          <w:rPr>
            <w:webHidden/>
          </w:rPr>
        </w:r>
      </w:ins>
      <w:r>
        <w:rPr>
          <w:webHidden/>
        </w:rPr>
        <w:fldChar w:fldCharType="separate"/>
      </w:r>
      <w:ins w:id="871" w:author="Seggelke, Klaus" w:date="2017-03-21T17:30:00Z">
        <w:r>
          <w:rPr>
            <w:webHidden/>
          </w:rPr>
          <w:t>65</w:t>
        </w:r>
        <w:r>
          <w:rPr>
            <w:webHidden/>
          </w:rPr>
          <w:fldChar w:fldCharType="end"/>
        </w:r>
        <w:r w:rsidRPr="001344B0">
          <w:rPr>
            <w:rStyle w:val="Hyperlink"/>
          </w:rPr>
          <w:fldChar w:fldCharType="end"/>
        </w:r>
      </w:ins>
    </w:p>
    <w:p w:rsidR="00FE6CD4" w:rsidRDefault="00FE6CD4">
      <w:pPr>
        <w:pStyle w:val="TOC1"/>
        <w:rPr>
          <w:ins w:id="872" w:author="Seggelke, Klaus" w:date="2017-03-21T17:30:00Z"/>
          <w:rFonts w:asciiTheme="minorHAnsi" w:eastAsiaTheme="minorEastAsia" w:hAnsiTheme="minorHAnsi" w:cstheme="minorBidi"/>
          <w:color w:val="auto"/>
          <w:sz w:val="22"/>
          <w:szCs w:val="22"/>
        </w:rPr>
      </w:pPr>
      <w:ins w:id="873" w:author="Seggelke, Klaus" w:date="2017-03-21T17:30:00Z">
        <w:r w:rsidRPr="001344B0">
          <w:rPr>
            <w:rStyle w:val="Hyperlink"/>
          </w:rPr>
          <w:fldChar w:fldCharType="begin"/>
        </w:r>
        <w:r w:rsidRPr="001344B0">
          <w:rPr>
            <w:rStyle w:val="Hyperlink"/>
          </w:rPr>
          <w:instrText xml:space="preserve"> </w:instrText>
        </w:r>
        <w:r>
          <w:instrText>HYPERLINK \l "_Toc477881002"</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TC.VNF.STATE.UPDATE.004</w:t>
        </w:r>
        <w:r>
          <w:rPr>
            <w:rFonts w:asciiTheme="minorHAnsi" w:eastAsiaTheme="minorEastAsia" w:hAnsiTheme="minorHAnsi" w:cstheme="minorBidi"/>
            <w:color w:val="auto"/>
            <w:sz w:val="22"/>
            <w:szCs w:val="22"/>
          </w:rPr>
          <w:tab/>
        </w:r>
        <w:r w:rsidRPr="001344B0">
          <w:rPr>
            <w:rStyle w:val="Hyperlink"/>
          </w:rPr>
          <w:t>VNF upgrade, update or rollback in VNF state STARTED with low traffic</w:t>
        </w:r>
        <w:r>
          <w:rPr>
            <w:webHidden/>
          </w:rPr>
          <w:tab/>
        </w:r>
        <w:r>
          <w:rPr>
            <w:webHidden/>
          </w:rPr>
          <w:fldChar w:fldCharType="begin"/>
        </w:r>
        <w:r>
          <w:rPr>
            <w:webHidden/>
          </w:rPr>
          <w:instrText xml:space="preserve"> PAGEREF _Toc477881002 \h </w:instrText>
        </w:r>
        <w:r>
          <w:rPr>
            <w:webHidden/>
          </w:rPr>
        </w:r>
      </w:ins>
      <w:r>
        <w:rPr>
          <w:webHidden/>
        </w:rPr>
        <w:fldChar w:fldCharType="separate"/>
      </w:r>
      <w:ins w:id="874" w:author="Seggelke, Klaus" w:date="2017-03-21T17:30:00Z">
        <w:r>
          <w:rPr>
            <w:webHidden/>
          </w:rPr>
          <w:t>66</w:t>
        </w:r>
        <w:r>
          <w:rPr>
            <w:webHidden/>
          </w:rPr>
          <w:fldChar w:fldCharType="end"/>
        </w:r>
        <w:r w:rsidRPr="001344B0">
          <w:rPr>
            <w:rStyle w:val="Hyperlink"/>
          </w:rPr>
          <w:fldChar w:fldCharType="end"/>
        </w:r>
      </w:ins>
    </w:p>
    <w:p w:rsidR="00FE6CD4" w:rsidRDefault="00FE6CD4">
      <w:pPr>
        <w:pStyle w:val="TOC1"/>
        <w:rPr>
          <w:ins w:id="875" w:author="Seggelke, Klaus" w:date="2017-03-21T17:30:00Z"/>
          <w:rFonts w:asciiTheme="minorHAnsi" w:eastAsiaTheme="minorEastAsia" w:hAnsiTheme="minorHAnsi" w:cstheme="minorBidi"/>
          <w:color w:val="auto"/>
          <w:sz w:val="22"/>
          <w:szCs w:val="22"/>
        </w:rPr>
      </w:pPr>
      <w:ins w:id="876" w:author="Seggelke, Klaus" w:date="2017-03-21T17:30:00Z">
        <w:r w:rsidRPr="001344B0">
          <w:rPr>
            <w:rStyle w:val="Hyperlink"/>
          </w:rPr>
          <w:fldChar w:fldCharType="begin"/>
        </w:r>
        <w:r w:rsidRPr="001344B0">
          <w:rPr>
            <w:rStyle w:val="Hyperlink"/>
          </w:rPr>
          <w:instrText xml:space="preserve"> </w:instrText>
        </w:r>
        <w:r>
          <w:instrText>HYPERLINK \l "_Toc477881003"</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TC.VNF.STATE.UPDATE.005</w:t>
        </w:r>
        <w:r>
          <w:rPr>
            <w:rFonts w:asciiTheme="minorHAnsi" w:eastAsiaTheme="minorEastAsia" w:hAnsiTheme="minorHAnsi" w:cstheme="minorBidi"/>
            <w:color w:val="auto"/>
            <w:sz w:val="22"/>
            <w:szCs w:val="22"/>
          </w:rPr>
          <w:tab/>
        </w:r>
        <w:r w:rsidRPr="001344B0">
          <w:rPr>
            <w:rStyle w:val="Hyperlink"/>
          </w:rPr>
          <w:t>VNF upgrade, update or rollback in state Active with normal traffic</w:t>
        </w:r>
        <w:r>
          <w:rPr>
            <w:webHidden/>
          </w:rPr>
          <w:tab/>
        </w:r>
        <w:r>
          <w:rPr>
            <w:webHidden/>
          </w:rPr>
          <w:fldChar w:fldCharType="begin"/>
        </w:r>
        <w:r>
          <w:rPr>
            <w:webHidden/>
          </w:rPr>
          <w:instrText xml:space="preserve"> PAGEREF _Toc477881003 \h </w:instrText>
        </w:r>
        <w:r>
          <w:rPr>
            <w:webHidden/>
          </w:rPr>
        </w:r>
      </w:ins>
      <w:r>
        <w:rPr>
          <w:webHidden/>
        </w:rPr>
        <w:fldChar w:fldCharType="separate"/>
      </w:r>
      <w:ins w:id="877" w:author="Seggelke, Klaus" w:date="2017-03-21T17:30:00Z">
        <w:r>
          <w:rPr>
            <w:webHidden/>
          </w:rPr>
          <w:t>67</w:t>
        </w:r>
        <w:r>
          <w:rPr>
            <w:webHidden/>
          </w:rPr>
          <w:fldChar w:fldCharType="end"/>
        </w:r>
        <w:r w:rsidRPr="001344B0">
          <w:rPr>
            <w:rStyle w:val="Hyperlink"/>
          </w:rPr>
          <w:fldChar w:fldCharType="end"/>
        </w:r>
      </w:ins>
    </w:p>
    <w:p w:rsidR="00FE6CD4" w:rsidRDefault="00FE6CD4">
      <w:pPr>
        <w:pStyle w:val="TOC1"/>
        <w:rPr>
          <w:ins w:id="878" w:author="Seggelke, Klaus" w:date="2017-03-21T17:30:00Z"/>
          <w:rFonts w:asciiTheme="minorHAnsi" w:eastAsiaTheme="minorEastAsia" w:hAnsiTheme="minorHAnsi" w:cstheme="minorBidi"/>
          <w:color w:val="auto"/>
          <w:sz w:val="22"/>
          <w:szCs w:val="22"/>
        </w:rPr>
      </w:pPr>
      <w:ins w:id="879" w:author="Seggelke, Klaus" w:date="2017-03-21T17:30:00Z">
        <w:r w:rsidRPr="001344B0">
          <w:rPr>
            <w:rStyle w:val="Hyperlink"/>
          </w:rPr>
          <w:fldChar w:fldCharType="begin"/>
        </w:r>
        <w:r w:rsidRPr="001344B0">
          <w:rPr>
            <w:rStyle w:val="Hyperlink"/>
          </w:rPr>
          <w:instrText xml:space="preserve"> </w:instrText>
        </w:r>
        <w:r>
          <w:instrText>HYPERLINK \l "_Toc477881004"</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TC.VNF.SCALE.UP.001</w:t>
        </w:r>
        <w:r>
          <w:rPr>
            <w:rFonts w:asciiTheme="minorHAnsi" w:eastAsiaTheme="minorEastAsia" w:hAnsiTheme="minorHAnsi" w:cstheme="minorBidi"/>
            <w:color w:val="auto"/>
            <w:sz w:val="22"/>
            <w:szCs w:val="22"/>
          </w:rPr>
          <w:tab/>
        </w:r>
        <w:r w:rsidRPr="001344B0">
          <w:rPr>
            <w:rStyle w:val="Hyperlink"/>
          </w:rPr>
          <w:t>Scale-up VNF instance</w:t>
        </w:r>
        <w:r>
          <w:rPr>
            <w:webHidden/>
          </w:rPr>
          <w:tab/>
        </w:r>
        <w:r>
          <w:rPr>
            <w:webHidden/>
          </w:rPr>
          <w:fldChar w:fldCharType="begin"/>
        </w:r>
        <w:r>
          <w:rPr>
            <w:webHidden/>
          </w:rPr>
          <w:instrText xml:space="preserve"> PAGEREF _Toc477881004 \h </w:instrText>
        </w:r>
        <w:r>
          <w:rPr>
            <w:webHidden/>
          </w:rPr>
        </w:r>
      </w:ins>
      <w:r>
        <w:rPr>
          <w:webHidden/>
        </w:rPr>
        <w:fldChar w:fldCharType="separate"/>
      </w:r>
      <w:ins w:id="880" w:author="Seggelke, Klaus" w:date="2017-03-21T17:30:00Z">
        <w:r>
          <w:rPr>
            <w:webHidden/>
          </w:rPr>
          <w:t>68</w:t>
        </w:r>
        <w:r>
          <w:rPr>
            <w:webHidden/>
          </w:rPr>
          <w:fldChar w:fldCharType="end"/>
        </w:r>
        <w:r w:rsidRPr="001344B0">
          <w:rPr>
            <w:rStyle w:val="Hyperlink"/>
          </w:rPr>
          <w:fldChar w:fldCharType="end"/>
        </w:r>
      </w:ins>
    </w:p>
    <w:p w:rsidR="00FE6CD4" w:rsidRDefault="00FE6CD4">
      <w:pPr>
        <w:pStyle w:val="TOC1"/>
        <w:rPr>
          <w:ins w:id="881" w:author="Seggelke, Klaus" w:date="2017-03-21T17:30:00Z"/>
          <w:rFonts w:asciiTheme="minorHAnsi" w:eastAsiaTheme="minorEastAsia" w:hAnsiTheme="minorHAnsi" w:cstheme="minorBidi"/>
          <w:color w:val="auto"/>
          <w:sz w:val="22"/>
          <w:szCs w:val="22"/>
        </w:rPr>
      </w:pPr>
      <w:ins w:id="882" w:author="Seggelke, Klaus" w:date="2017-03-21T17:30:00Z">
        <w:r w:rsidRPr="001344B0">
          <w:rPr>
            <w:rStyle w:val="Hyperlink"/>
          </w:rPr>
          <w:fldChar w:fldCharType="begin"/>
        </w:r>
        <w:r w:rsidRPr="001344B0">
          <w:rPr>
            <w:rStyle w:val="Hyperlink"/>
          </w:rPr>
          <w:instrText xml:space="preserve"> </w:instrText>
        </w:r>
        <w:r>
          <w:instrText>HYPERLINK \l "_Toc477881005"</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TC.VNF.SCALE.UP.001.1</w:t>
        </w:r>
        <w:r>
          <w:rPr>
            <w:rFonts w:asciiTheme="minorHAnsi" w:eastAsiaTheme="minorEastAsia" w:hAnsiTheme="minorHAnsi" w:cstheme="minorBidi"/>
            <w:color w:val="auto"/>
            <w:sz w:val="22"/>
            <w:szCs w:val="22"/>
          </w:rPr>
          <w:tab/>
        </w:r>
        <w:r w:rsidRPr="001344B0">
          <w:rPr>
            <w:rStyle w:val="Hyperlink"/>
          </w:rPr>
          <w:t>Scale-up VNF instance with On-demand Scaling event generated by MANO</w:t>
        </w:r>
        <w:r>
          <w:rPr>
            <w:webHidden/>
          </w:rPr>
          <w:tab/>
        </w:r>
        <w:r>
          <w:rPr>
            <w:webHidden/>
          </w:rPr>
          <w:fldChar w:fldCharType="begin"/>
        </w:r>
        <w:r>
          <w:rPr>
            <w:webHidden/>
          </w:rPr>
          <w:instrText xml:space="preserve"> PAGEREF _Toc477881005 \h </w:instrText>
        </w:r>
        <w:r>
          <w:rPr>
            <w:webHidden/>
          </w:rPr>
        </w:r>
      </w:ins>
      <w:r>
        <w:rPr>
          <w:webHidden/>
        </w:rPr>
        <w:fldChar w:fldCharType="separate"/>
      </w:r>
      <w:ins w:id="883" w:author="Seggelke, Klaus" w:date="2017-03-21T17:30:00Z">
        <w:r>
          <w:rPr>
            <w:webHidden/>
          </w:rPr>
          <w:t>69</w:t>
        </w:r>
        <w:r>
          <w:rPr>
            <w:webHidden/>
          </w:rPr>
          <w:fldChar w:fldCharType="end"/>
        </w:r>
        <w:r w:rsidRPr="001344B0">
          <w:rPr>
            <w:rStyle w:val="Hyperlink"/>
          </w:rPr>
          <w:fldChar w:fldCharType="end"/>
        </w:r>
      </w:ins>
    </w:p>
    <w:p w:rsidR="00FE6CD4" w:rsidRDefault="00FE6CD4">
      <w:pPr>
        <w:pStyle w:val="TOC1"/>
        <w:rPr>
          <w:ins w:id="884" w:author="Seggelke, Klaus" w:date="2017-03-21T17:30:00Z"/>
          <w:rFonts w:asciiTheme="minorHAnsi" w:eastAsiaTheme="minorEastAsia" w:hAnsiTheme="minorHAnsi" w:cstheme="minorBidi"/>
          <w:color w:val="auto"/>
          <w:sz w:val="22"/>
          <w:szCs w:val="22"/>
        </w:rPr>
      </w:pPr>
      <w:ins w:id="885" w:author="Seggelke, Klaus" w:date="2017-03-21T17:30:00Z">
        <w:r w:rsidRPr="001344B0">
          <w:rPr>
            <w:rStyle w:val="Hyperlink"/>
          </w:rPr>
          <w:fldChar w:fldCharType="begin"/>
        </w:r>
        <w:r w:rsidRPr="001344B0">
          <w:rPr>
            <w:rStyle w:val="Hyperlink"/>
          </w:rPr>
          <w:instrText xml:space="preserve"> </w:instrText>
        </w:r>
        <w:r>
          <w:instrText>HYPERLINK \l "_Toc477881006"</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TC.VNF.SCALE.UP.001.2</w:t>
        </w:r>
        <w:r>
          <w:rPr>
            <w:rFonts w:asciiTheme="minorHAnsi" w:eastAsiaTheme="minorEastAsia" w:hAnsiTheme="minorHAnsi" w:cstheme="minorBidi"/>
            <w:color w:val="auto"/>
            <w:sz w:val="22"/>
            <w:szCs w:val="22"/>
          </w:rPr>
          <w:tab/>
        </w:r>
        <w:r w:rsidRPr="001344B0">
          <w:rPr>
            <w:rStyle w:val="Hyperlink"/>
          </w:rPr>
          <w:t>Scale-up VNF instance with On-demand Scaling event generated by VNF</w:t>
        </w:r>
        <w:r>
          <w:rPr>
            <w:webHidden/>
          </w:rPr>
          <w:tab/>
        </w:r>
        <w:r>
          <w:rPr>
            <w:webHidden/>
          </w:rPr>
          <w:fldChar w:fldCharType="begin"/>
        </w:r>
        <w:r>
          <w:rPr>
            <w:webHidden/>
          </w:rPr>
          <w:instrText xml:space="preserve"> PAGEREF _Toc477881006 \h </w:instrText>
        </w:r>
        <w:r>
          <w:rPr>
            <w:webHidden/>
          </w:rPr>
        </w:r>
      </w:ins>
      <w:r>
        <w:rPr>
          <w:webHidden/>
        </w:rPr>
        <w:fldChar w:fldCharType="separate"/>
      </w:r>
      <w:ins w:id="886" w:author="Seggelke, Klaus" w:date="2017-03-21T17:30:00Z">
        <w:r>
          <w:rPr>
            <w:webHidden/>
          </w:rPr>
          <w:t>70</w:t>
        </w:r>
        <w:r>
          <w:rPr>
            <w:webHidden/>
          </w:rPr>
          <w:fldChar w:fldCharType="end"/>
        </w:r>
        <w:r w:rsidRPr="001344B0">
          <w:rPr>
            <w:rStyle w:val="Hyperlink"/>
          </w:rPr>
          <w:fldChar w:fldCharType="end"/>
        </w:r>
      </w:ins>
    </w:p>
    <w:p w:rsidR="00FE6CD4" w:rsidRDefault="00FE6CD4">
      <w:pPr>
        <w:pStyle w:val="TOC1"/>
        <w:rPr>
          <w:ins w:id="887" w:author="Seggelke, Klaus" w:date="2017-03-21T17:30:00Z"/>
          <w:rFonts w:asciiTheme="minorHAnsi" w:eastAsiaTheme="minorEastAsia" w:hAnsiTheme="minorHAnsi" w:cstheme="minorBidi"/>
          <w:color w:val="auto"/>
          <w:sz w:val="22"/>
          <w:szCs w:val="22"/>
        </w:rPr>
      </w:pPr>
      <w:ins w:id="888" w:author="Seggelke, Klaus" w:date="2017-03-21T17:30:00Z">
        <w:r w:rsidRPr="001344B0">
          <w:rPr>
            <w:rStyle w:val="Hyperlink"/>
          </w:rPr>
          <w:fldChar w:fldCharType="begin"/>
        </w:r>
        <w:r w:rsidRPr="001344B0">
          <w:rPr>
            <w:rStyle w:val="Hyperlink"/>
          </w:rPr>
          <w:instrText xml:space="preserve"> </w:instrText>
        </w:r>
        <w:r>
          <w:instrText>HYPERLINK \l "_Toc477881007"</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TC.VNF.SCALE.UP.001.3</w:t>
        </w:r>
        <w:r>
          <w:rPr>
            <w:rFonts w:asciiTheme="minorHAnsi" w:eastAsiaTheme="minorEastAsia" w:hAnsiTheme="minorHAnsi" w:cstheme="minorBidi"/>
            <w:color w:val="auto"/>
            <w:sz w:val="22"/>
            <w:szCs w:val="22"/>
          </w:rPr>
          <w:tab/>
        </w:r>
        <w:r w:rsidRPr="001344B0">
          <w:rPr>
            <w:rStyle w:val="Hyperlink"/>
          </w:rPr>
          <w:t>Scale-up VNF instance with On-demand Scaling event generated by VIM</w:t>
        </w:r>
        <w:r>
          <w:rPr>
            <w:webHidden/>
          </w:rPr>
          <w:tab/>
        </w:r>
        <w:r>
          <w:rPr>
            <w:webHidden/>
          </w:rPr>
          <w:fldChar w:fldCharType="begin"/>
        </w:r>
        <w:r>
          <w:rPr>
            <w:webHidden/>
          </w:rPr>
          <w:instrText xml:space="preserve"> PAGEREF _Toc477881007 \h </w:instrText>
        </w:r>
        <w:r>
          <w:rPr>
            <w:webHidden/>
          </w:rPr>
        </w:r>
      </w:ins>
      <w:r>
        <w:rPr>
          <w:webHidden/>
        </w:rPr>
        <w:fldChar w:fldCharType="separate"/>
      </w:r>
      <w:ins w:id="889" w:author="Seggelke, Klaus" w:date="2017-03-21T17:30:00Z">
        <w:r>
          <w:rPr>
            <w:webHidden/>
          </w:rPr>
          <w:t>71</w:t>
        </w:r>
        <w:r>
          <w:rPr>
            <w:webHidden/>
          </w:rPr>
          <w:fldChar w:fldCharType="end"/>
        </w:r>
        <w:r w:rsidRPr="001344B0">
          <w:rPr>
            <w:rStyle w:val="Hyperlink"/>
          </w:rPr>
          <w:fldChar w:fldCharType="end"/>
        </w:r>
      </w:ins>
    </w:p>
    <w:p w:rsidR="00FE6CD4" w:rsidRDefault="00FE6CD4">
      <w:pPr>
        <w:pStyle w:val="TOC1"/>
        <w:rPr>
          <w:ins w:id="890" w:author="Seggelke, Klaus" w:date="2017-03-21T17:30:00Z"/>
          <w:rFonts w:asciiTheme="minorHAnsi" w:eastAsiaTheme="minorEastAsia" w:hAnsiTheme="minorHAnsi" w:cstheme="minorBidi"/>
          <w:color w:val="auto"/>
          <w:sz w:val="22"/>
          <w:szCs w:val="22"/>
        </w:rPr>
      </w:pPr>
      <w:ins w:id="891" w:author="Seggelke, Klaus" w:date="2017-03-21T17:30:00Z">
        <w:r w:rsidRPr="001344B0">
          <w:rPr>
            <w:rStyle w:val="Hyperlink"/>
          </w:rPr>
          <w:fldChar w:fldCharType="begin"/>
        </w:r>
        <w:r w:rsidRPr="001344B0">
          <w:rPr>
            <w:rStyle w:val="Hyperlink"/>
          </w:rPr>
          <w:instrText xml:space="preserve"> </w:instrText>
        </w:r>
        <w:r>
          <w:instrText>HYPERLINK \l "_Toc477881008"</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TC.VNF.SCALE.UP.001.4</w:t>
        </w:r>
        <w:r>
          <w:rPr>
            <w:rFonts w:asciiTheme="minorHAnsi" w:eastAsiaTheme="minorEastAsia" w:hAnsiTheme="minorHAnsi" w:cstheme="minorBidi"/>
            <w:color w:val="auto"/>
            <w:sz w:val="22"/>
            <w:szCs w:val="22"/>
          </w:rPr>
          <w:tab/>
        </w:r>
        <w:r w:rsidRPr="001344B0">
          <w:rPr>
            <w:rStyle w:val="Hyperlink"/>
          </w:rPr>
          <w:t>Scale-up VNF instance with On-demand Scaling event generated by EM</w:t>
        </w:r>
        <w:r>
          <w:rPr>
            <w:webHidden/>
          </w:rPr>
          <w:tab/>
        </w:r>
        <w:r>
          <w:rPr>
            <w:webHidden/>
          </w:rPr>
          <w:fldChar w:fldCharType="begin"/>
        </w:r>
        <w:r>
          <w:rPr>
            <w:webHidden/>
          </w:rPr>
          <w:instrText xml:space="preserve"> PAGEREF _Toc477881008 \h </w:instrText>
        </w:r>
        <w:r>
          <w:rPr>
            <w:webHidden/>
          </w:rPr>
        </w:r>
      </w:ins>
      <w:r>
        <w:rPr>
          <w:webHidden/>
        </w:rPr>
        <w:fldChar w:fldCharType="separate"/>
      </w:r>
      <w:ins w:id="892" w:author="Seggelke, Klaus" w:date="2017-03-21T17:30:00Z">
        <w:r>
          <w:rPr>
            <w:webHidden/>
          </w:rPr>
          <w:t>72</w:t>
        </w:r>
        <w:r>
          <w:rPr>
            <w:webHidden/>
          </w:rPr>
          <w:fldChar w:fldCharType="end"/>
        </w:r>
        <w:r w:rsidRPr="001344B0">
          <w:rPr>
            <w:rStyle w:val="Hyperlink"/>
          </w:rPr>
          <w:fldChar w:fldCharType="end"/>
        </w:r>
      </w:ins>
    </w:p>
    <w:p w:rsidR="00FE6CD4" w:rsidRDefault="00FE6CD4">
      <w:pPr>
        <w:pStyle w:val="TOC1"/>
        <w:rPr>
          <w:ins w:id="893" w:author="Seggelke, Klaus" w:date="2017-03-21T17:30:00Z"/>
          <w:rFonts w:asciiTheme="minorHAnsi" w:eastAsiaTheme="minorEastAsia" w:hAnsiTheme="minorHAnsi" w:cstheme="minorBidi"/>
          <w:color w:val="auto"/>
          <w:sz w:val="22"/>
          <w:szCs w:val="22"/>
        </w:rPr>
      </w:pPr>
      <w:ins w:id="894" w:author="Seggelke, Klaus" w:date="2017-03-21T17:30:00Z">
        <w:r w:rsidRPr="001344B0">
          <w:rPr>
            <w:rStyle w:val="Hyperlink"/>
          </w:rPr>
          <w:fldChar w:fldCharType="begin"/>
        </w:r>
        <w:r w:rsidRPr="001344B0">
          <w:rPr>
            <w:rStyle w:val="Hyperlink"/>
          </w:rPr>
          <w:instrText xml:space="preserve"> </w:instrText>
        </w:r>
        <w:r>
          <w:instrText>HYPERLINK \l "_Toc477881009"</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TC.VNF.SCALE.UP.001.5</w:t>
        </w:r>
        <w:r>
          <w:rPr>
            <w:rFonts w:asciiTheme="minorHAnsi" w:eastAsiaTheme="minorEastAsia" w:hAnsiTheme="minorHAnsi" w:cstheme="minorBidi"/>
            <w:color w:val="auto"/>
            <w:sz w:val="22"/>
            <w:szCs w:val="22"/>
          </w:rPr>
          <w:tab/>
        </w:r>
        <w:r w:rsidRPr="001344B0">
          <w:rPr>
            <w:rStyle w:val="Hyperlink"/>
          </w:rPr>
          <w:t>Scale-up VNF instance with Manual Scaling event generated by MANO</w:t>
        </w:r>
        <w:r>
          <w:rPr>
            <w:webHidden/>
          </w:rPr>
          <w:tab/>
        </w:r>
        <w:r>
          <w:rPr>
            <w:webHidden/>
          </w:rPr>
          <w:fldChar w:fldCharType="begin"/>
        </w:r>
        <w:r>
          <w:rPr>
            <w:webHidden/>
          </w:rPr>
          <w:instrText xml:space="preserve"> PAGEREF _Toc477881009 \h </w:instrText>
        </w:r>
        <w:r>
          <w:rPr>
            <w:webHidden/>
          </w:rPr>
        </w:r>
      </w:ins>
      <w:r>
        <w:rPr>
          <w:webHidden/>
        </w:rPr>
        <w:fldChar w:fldCharType="separate"/>
      </w:r>
      <w:ins w:id="895" w:author="Seggelke, Klaus" w:date="2017-03-21T17:30:00Z">
        <w:r>
          <w:rPr>
            <w:webHidden/>
          </w:rPr>
          <w:t>72</w:t>
        </w:r>
        <w:r>
          <w:rPr>
            <w:webHidden/>
          </w:rPr>
          <w:fldChar w:fldCharType="end"/>
        </w:r>
        <w:r w:rsidRPr="001344B0">
          <w:rPr>
            <w:rStyle w:val="Hyperlink"/>
          </w:rPr>
          <w:fldChar w:fldCharType="end"/>
        </w:r>
      </w:ins>
    </w:p>
    <w:p w:rsidR="00FE6CD4" w:rsidRDefault="00FE6CD4">
      <w:pPr>
        <w:pStyle w:val="TOC1"/>
        <w:rPr>
          <w:ins w:id="896" w:author="Seggelke, Klaus" w:date="2017-03-21T17:30:00Z"/>
          <w:rFonts w:asciiTheme="minorHAnsi" w:eastAsiaTheme="minorEastAsia" w:hAnsiTheme="minorHAnsi" w:cstheme="minorBidi"/>
          <w:color w:val="auto"/>
          <w:sz w:val="22"/>
          <w:szCs w:val="22"/>
        </w:rPr>
      </w:pPr>
      <w:ins w:id="897" w:author="Seggelke, Klaus" w:date="2017-03-21T17:30:00Z">
        <w:r w:rsidRPr="001344B0">
          <w:rPr>
            <w:rStyle w:val="Hyperlink"/>
          </w:rPr>
          <w:fldChar w:fldCharType="begin"/>
        </w:r>
        <w:r w:rsidRPr="001344B0">
          <w:rPr>
            <w:rStyle w:val="Hyperlink"/>
          </w:rPr>
          <w:instrText xml:space="preserve"> </w:instrText>
        </w:r>
        <w:r>
          <w:instrText>HYPERLINK \l "_Toc477881010"</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TC.VNF.SCALE.UP.001.6</w:t>
        </w:r>
        <w:r>
          <w:rPr>
            <w:rFonts w:asciiTheme="minorHAnsi" w:eastAsiaTheme="minorEastAsia" w:hAnsiTheme="minorHAnsi" w:cstheme="minorBidi"/>
            <w:color w:val="auto"/>
            <w:sz w:val="22"/>
            <w:szCs w:val="22"/>
          </w:rPr>
          <w:tab/>
        </w:r>
        <w:r w:rsidRPr="001344B0">
          <w:rPr>
            <w:rStyle w:val="Hyperlink"/>
          </w:rPr>
          <w:t>Scale-up VNF instance with Manual Scaling event generated by VNF</w:t>
        </w:r>
        <w:r>
          <w:rPr>
            <w:webHidden/>
          </w:rPr>
          <w:tab/>
        </w:r>
        <w:r>
          <w:rPr>
            <w:webHidden/>
          </w:rPr>
          <w:fldChar w:fldCharType="begin"/>
        </w:r>
        <w:r>
          <w:rPr>
            <w:webHidden/>
          </w:rPr>
          <w:instrText xml:space="preserve"> PAGEREF _Toc477881010 \h </w:instrText>
        </w:r>
        <w:r>
          <w:rPr>
            <w:webHidden/>
          </w:rPr>
        </w:r>
      </w:ins>
      <w:r>
        <w:rPr>
          <w:webHidden/>
        </w:rPr>
        <w:fldChar w:fldCharType="separate"/>
      </w:r>
      <w:ins w:id="898" w:author="Seggelke, Klaus" w:date="2017-03-21T17:30:00Z">
        <w:r>
          <w:rPr>
            <w:webHidden/>
          </w:rPr>
          <w:t>73</w:t>
        </w:r>
        <w:r>
          <w:rPr>
            <w:webHidden/>
          </w:rPr>
          <w:fldChar w:fldCharType="end"/>
        </w:r>
        <w:r w:rsidRPr="001344B0">
          <w:rPr>
            <w:rStyle w:val="Hyperlink"/>
          </w:rPr>
          <w:fldChar w:fldCharType="end"/>
        </w:r>
      </w:ins>
    </w:p>
    <w:p w:rsidR="00FE6CD4" w:rsidRDefault="00FE6CD4">
      <w:pPr>
        <w:pStyle w:val="TOC1"/>
        <w:rPr>
          <w:ins w:id="899" w:author="Seggelke, Klaus" w:date="2017-03-21T17:30:00Z"/>
          <w:rFonts w:asciiTheme="minorHAnsi" w:eastAsiaTheme="minorEastAsia" w:hAnsiTheme="minorHAnsi" w:cstheme="minorBidi"/>
          <w:color w:val="auto"/>
          <w:sz w:val="22"/>
          <w:szCs w:val="22"/>
        </w:rPr>
      </w:pPr>
      <w:ins w:id="900" w:author="Seggelke, Klaus" w:date="2017-03-21T17:30:00Z">
        <w:r w:rsidRPr="001344B0">
          <w:rPr>
            <w:rStyle w:val="Hyperlink"/>
          </w:rPr>
          <w:fldChar w:fldCharType="begin"/>
        </w:r>
        <w:r w:rsidRPr="001344B0">
          <w:rPr>
            <w:rStyle w:val="Hyperlink"/>
          </w:rPr>
          <w:instrText xml:space="preserve"> </w:instrText>
        </w:r>
        <w:r>
          <w:instrText>HYPERLINK \l "_Toc477881011"</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TC.VNF.SCALE.UP.001.7</w:t>
        </w:r>
        <w:r>
          <w:rPr>
            <w:rFonts w:asciiTheme="minorHAnsi" w:eastAsiaTheme="minorEastAsia" w:hAnsiTheme="minorHAnsi" w:cstheme="minorBidi"/>
            <w:color w:val="auto"/>
            <w:sz w:val="22"/>
            <w:szCs w:val="22"/>
          </w:rPr>
          <w:tab/>
        </w:r>
        <w:r w:rsidRPr="001344B0">
          <w:rPr>
            <w:rStyle w:val="Hyperlink"/>
          </w:rPr>
          <w:t>Scale-up VNF instance with Manual Scaling event generated by EM</w:t>
        </w:r>
        <w:r>
          <w:rPr>
            <w:webHidden/>
          </w:rPr>
          <w:tab/>
        </w:r>
        <w:r>
          <w:rPr>
            <w:webHidden/>
          </w:rPr>
          <w:fldChar w:fldCharType="begin"/>
        </w:r>
        <w:r>
          <w:rPr>
            <w:webHidden/>
          </w:rPr>
          <w:instrText xml:space="preserve"> PAGEREF _Toc477881011 \h </w:instrText>
        </w:r>
        <w:r>
          <w:rPr>
            <w:webHidden/>
          </w:rPr>
        </w:r>
      </w:ins>
      <w:r>
        <w:rPr>
          <w:webHidden/>
        </w:rPr>
        <w:fldChar w:fldCharType="separate"/>
      </w:r>
      <w:ins w:id="901" w:author="Seggelke, Klaus" w:date="2017-03-21T17:30:00Z">
        <w:r>
          <w:rPr>
            <w:webHidden/>
          </w:rPr>
          <w:t>74</w:t>
        </w:r>
        <w:r>
          <w:rPr>
            <w:webHidden/>
          </w:rPr>
          <w:fldChar w:fldCharType="end"/>
        </w:r>
        <w:r w:rsidRPr="001344B0">
          <w:rPr>
            <w:rStyle w:val="Hyperlink"/>
          </w:rPr>
          <w:fldChar w:fldCharType="end"/>
        </w:r>
      </w:ins>
    </w:p>
    <w:p w:rsidR="00FE6CD4" w:rsidRDefault="00FE6CD4">
      <w:pPr>
        <w:pStyle w:val="TOC1"/>
        <w:rPr>
          <w:ins w:id="902" w:author="Seggelke, Klaus" w:date="2017-03-21T17:30:00Z"/>
          <w:rFonts w:asciiTheme="minorHAnsi" w:eastAsiaTheme="minorEastAsia" w:hAnsiTheme="minorHAnsi" w:cstheme="minorBidi"/>
          <w:color w:val="auto"/>
          <w:sz w:val="22"/>
          <w:szCs w:val="22"/>
        </w:rPr>
      </w:pPr>
      <w:ins w:id="903" w:author="Seggelke, Klaus" w:date="2017-03-21T17:30:00Z">
        <w:r w:rsidRPr="001344B0">
          <w:rPr>
            <w:rStyle w:val="Hyperlink"/>
          </w:rPr>
          <w:fldChar w:fldCharType="begin"/>
        </w:r>
        <w:r w:rsidRPr="001344B0">
          <w:rPr>
            <w:rStyle w:val="Hyperlink"/>
          </w:rPr>
          <w:instrText xml:space="preserve"> </w:instrText>
        </w:r>
        <w:r>
          <w:instrText>HYPERLINK \l "_Toc477881012"</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TC.VNF.SCALE.UP.002</w:t>
        </w:r>
        <w:r>
          <w:rPr>
            <w:rFonts w:asciiTheme="minorHAnsi" w:eastAsiaTheme="minorEastAsia" w:hAnsiTheme="minorHAnsi" w:cstheme="minorBidi"/>
            <w:color w:val="auto"/>
            <w:sz w:val="22"/>
            <w:szCs w:val="22"/>
          </w:rPr>
          <w:tab/>
        </w:r>
        <w:r w:rsidRPr="001344B0">
          <w:rPr>
            <w:rStyle w:val="Hyperlink"/>
          </w:rPr>
          <w:t>Max scale-up VNF instance</w:t>
        </w:r>
        <w:r>
          <w:rPr>
            <w:webHidden/>
          </w:rPr>
          <w:tab/>
        </w:r>
        <w:r>
          <w:rPr>
            <w:webHidden/>
          </w:rPr>
          <w:fldChar w:fldCharType="begin"/>
        </w:r>
        <w:r>
          <w:rPr>
            <w:webHidden/>
          </w:rPr>
          <w:instrText xml:space="preserve"> PAGEREF _Toc477881012 \h </w:instrText>
        </w:r>
        <w:r>
          <w:rPr>
            <w:webHidden/>
          </w:rPr>
        </w:r>
      </w:ins>
      <w:r>
        <w:rPr>
          <w:webHidden/>
        </w:rPr>
        <w:fldChar w:fldCharType="separate"/>
      </w:r>
      <w:ins w:id="904" w:author="Seggelke, Klaus" w:date="2017-03-21T17:30:00Z">
        <w:r>
          <w:rPr>
            <w:webHidden/>
          </w:rPr>
          <w:t>75</w:t>
        </w:r>
        <w:r>
          <w:rPr>
            <w:webHidden/>
          </w:rPr>
          <w:fldChar w:fldCharType="end"/>
        </w:r>
        <w:r w:rsidRPr="001344B0">
          <w:rPr>
            <w:rStyle w:val="Hyperlink"/>
          </w:rPr>
          <w:fldChar w:fldCharType="end"/>
        </w:r>
      </w:ins>
    </w:p>
    <w:p w:rsidR="00FE6CD4" w:rsidRDefault="00FE6CD4">
      <w:pPr>
        <w:pStyle w:val="TOC1"/>
        <w:rPr>
          <w:ins w:id="905" w:author="Seggelke, Klaus" w:date="2017-03-21T17:30:00Z"/>
          <w:rFonts w:asciiTheme="minorHAnsi" w:eastAsiaTheme="minorEastAsia" w:hAnsiTheme="minorHAnsi" w:cstheme="minorBidi"/>
          <w:color w:val="auto"/>
          <w:sz w:val="22"/>
          <w:szCs w:val="22"/>
        </w:rPr>
      </w:pPr>
      <w:ins w:id="906" w:author="Seggelke, Klaus" w:date="2017-03-21T17:30:00Z">
        <w:r w:rsidRPr="001344B0">
          <w:rPr>
            <w:rStyle w:val="Hyperlink"/>
          </w:rPr>
          <w:fldChar w:fldCharType="begin"/>
        </w:r>
        <w:r w:rsidRPr="001344B0">
          <w:rPr>
            <w:rStyle w:val="Hyperlink"/>
          </w:rPr>
          <w:instrText xml:space="preserve"> </w:instrText>
        </w:r>
        <w:r>
          <w:instrText>HYPERLINK \l "_Toc477881013"</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TC.VNF.SCALE.UP.003</w:t>
        </w:r>
        <w:r>
          <w:rPr>
            <w:rFonts w:asciiTheme="minorHAnsi" w:eastAsiaTheme="minorEastAsia" w:hAnsiTheme="minorHAnsi" w:cstheme="minorBidi"/>
            <w:color w:val="auto"/>
            <w:sz w:val="22"/>
            <w:szCs w:val="22"/>
          </w:rPr>
          <w:tab/>
        </w:r>
        <w:r w:rsidRPr="001344B0">
          <w:rPr>
            <w:rStyle w:val="Hyperlink"/>
          </w:rPr>
          <w:t>Scale-down VNF instance</w:t>
        </w:r>
        <w:r>
          <w:rPr>
            <w:webHidden/>
          </w:rPr>
          <w:tab/>
        </w:r>
        <w:r>
          <w:rPr>
            <w:webHidden/>
          </w:rPr>
          <w:fldChar w:fldCharType="begin"/>
        </w:r>
        <w:r>
          <w:rPr>
            <w:webHidden/>
          </w:rPr>
          <w:instrText xml:space="preserve"> PAGEREF _Toc477881013 \h </w:instrText>
        </w:r>
        <w:r>
          <w:rPr>
            <w:webHidden/>
          </w:rPr>
        </w:r>
      </w:ins>
      <w:r>
        <w:rPr>
          <w:webHidden/>
        </w:rPr>
        <w:fldChar w:fldCharType="separate"/>
      </w:r>
      <w:ins w:id="907" w:author="Seggelke, Klaus" w:date="2017-03-21T17:30:00Z">
        <w:r>
          <w:rPr>
            <w:webHidden/>
          </w:rPr>
          <w:t>76</w:t>
        </w:r>
        <w:r>
          <w:rPr>
            <w:webHidden/>
          </w:rPr>
          <w:fldChar w:fldCharType="end"/>
        </w:r>
        <w:r w:rsidRPr="001344B0">
          <w:rPr>
            <w:rStyle w:val="Hyperlink"/>
          </w:rPr>
          <w:fldChar w:fldCharType="end"/>
        </w:r>
      </w:ins>
    </w:p>
    <w:p w:rsidR="00FE6CD4" w:rsidRDefault="00FE6CD4">
      <w:pPr>
        <w:pStyle w:val="TOC1"/>
        <w:rPr>
          <w:ins w:id="908" w:author="Seggelke, Klaus" w:date="2017-03-21T17:30:00Z"/>
          <w:rFonts w:asciiTheme="minorHAnsi" w:eastAsiaTheme="minorEastAsia" w:hAnsiTheme="minorHAnsi" w:cstheme="minorBidi"/>
          <w:color w:val="auto"/>
          <w:sz w:val="22"/>
          <w:szCs w:val="22"/>
        </w:rPr>
      </w:pPr>
      <w:ins w:id="909" w:author="Seggelke, Klaus" w:date="2017-03-21T17:30:00Z">
        <w:r w:rsidRPr="001344B0">
          <w:rPr>
            <w:rStyle w:val="Hyperlink"/>
          </w:rPr>
          <w:fldChar w:fldCharType="begin"/>
        </w:r>
        <w:r w:rsidRPr="001344B0">
          <w:rPr>
            <w:rStyle w:val="Hyperlink"/>
          </w:rPr>
          <w:instrText xml:space="preserve"> </w:instrText>
        </w:r>
        <w:r>
          <w:instrText>HYPERLINK \l "_Toc477881014"</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TC.VNF.SCALE.UP.003.1</w:t>
        </w:r>
        <w:r>
          <w:rPr>
            <w:rFonts w:asciiTheme="minorHAnsi" w:eastAsiaTheme="minorEastAsia" w:hAnsiTheme="minorHAnsi" w:cstheme="minorBidi"/>
            <w:color w:val="auto"/>
            <w:sz w:val="22"/>
            <w:szCs w:val="22"/>
          </w:rPr>
          <w:tab/>
        </w:r>
        <w:r w:rsidRPr="001344B0">
          <w:rPr>
            <w:rStyle w:val="Hyperlink"/>
          </w:rPr>
          <w:t>Scale-down VNF instance with On-demand Scaling event generated by MANO</w:t>
        </w:r>
        <w:r>
          <w:rPr>
            <w:webHidden/>
          </w:rPr>
          <w:tab/>
        </w:r>
        <w:r>
          <w:rPr>
            <w:webHidden/>
          </w:rPr>
          <w:fldChar w:fldCharType="begin"/>
        </w:r>
        <w:r>
          <w:rPr>
            <w:webHidden/>
          </w:rPr>
          <w:instrText xml:space="preserve"> PAGEREF _Toc477881014 \h </w:instrText>
        </w:r>
        <w:r>
          <w:rPr>
            <w:webHidden/>
          </w:rPr>
        </w:r>
      </w:ins>
      <w:r>
        <w:rPr>
          <w:webHidden/>
        </w:rPr>
        <w:fldChar w:fldCharType="separate"/>
      </w:r>
      <w:ins w:id="910" w:author="Seggelke, Klaus" w:date="2017-03-21T17:30:00Z">
        <w:r>
          <w:rPr>
            <w:webHidden/>
          </w:rPr>
          <w:t>78</w:t>
        </w:r>
        <w:r>
          <w:rPr>
            <w:webHidden/>
          </w:rPr>
          <w:fldChar w:fldCharType="end"/>
        </w:r>
        <w:r w:rsidRPr="001344B0">
          <w:rPr>
            <w:rStyle w:val="Hyperlink"/>
          </w:rPr>
          <w:fldChar w:fldCharType="end"/>
        </w:r>
      </w:ins>
    </w:p>
    <w:p w:rsidR="00FE6CD4" w:rsidRDefault="00FE6CD4">
      <w:pPr>
        <w:pStyle w:val="TOC1"/>
        <w:rPr>
          <w:ins w:id="911" w:author="Seggelke, Klaus" w:date="2017-03-21T17:30:00Z"/>
          <w:rFonts w:asciiTheme="minorHAnsi" w:eastAsiaTheme="minorEastAsia" w:hAnsiTheme="minorHAnsi" w:cstheme="minorBidi"/>
          <w:color w:val="auto"/>
          <w:sz w:val="22"/>
          <w:szCs w:val="22"/>
        </w:rPr>
      </w:pPr>
      <w:ins w:id="912" w:author="Seggelke, Klaus" w:date="2017-03-21T17:30:00Z">
        <w:r w:rsidRPr="001344B0">
          <w:rPr>
            <w:rStyle w:val="Hyperlink"/>
          </w:rPr>
          <w:fldChar w:fldCharType="begin"/>
        </w:r>
        <w:r w:rsidRPr="001344B0">
          <w:rPr>
            <w:rStyle w:val="Hyperlink"/>
          </w:rPr>
          <w:instrText xml:space="preserve"> </w:instrText>
        </w:r>
        <w:r>
          <w:instrText>HYPERLINK \l "_Toc477881015"</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TC.VNF.SCALE.UP.003.2</w:t>
        </w:r>
        <w:r>
          <w:rPr>
            <w:rFonts w:asciiTheme="minorHAnsi" w:eastAsiaTheme="minorEastAsia" w:hAnsiTheme="minorHAnsi" w:cstheme="minorBidi"/>
            <w:color w:val="auto"/>
            <w:sz w:val="22"/>
            <w:szCs w:val="22"/>
          </w:rPr>
          <w:tab/>
        </w:r>
        <w:r w:rsidRPr="001344B0">
          <w:rPr>
            <w:rStyle w:val="Hyperlink"/>
          </w:rPr>
          <w:t>Scale-down VNF instance with On-demand Scaling event generated by VNF</w:t>
        </w:r>
        <w:r>
          <w:rPr>
            <w:webHidden/>
          </w:rPr>
          <w:tab/>
        </w:r>
        <w:r>
          <w:rPr>
            <w:webHidden/>
          </w:rPr>
          <w:fldChar w:fldCharType="begin"/>
        </w:r>
        <w:r>
          <w:rPr>
            <w:webHidden/>
          </w:rPr>
          <w:instrText xml:space="preserve"> PAGEREF _Toc477881015 \h </w:instrText>
        </w:r>
        <w:r>
          <w:rPr>
            <w:webHidden/>
          </w:rPr>
        </w:r>
      </w:ins>
      <w:r>
        <w:rPr>
          <w:webHidden/>
        </w:rPr>
        <w:fldChar w:fldCharType="separate"/>
      </w:r>
      <w:ins w:id="913" w:author="Seggelke, Klaus" w:date="2017-03-21T17:30:00Z">
        <w:r>
          <w:rPr>
            <w:webHidden/>
          </w:rPr>
          <w:t>79</w:t>
        </w:r>
        <w:r>
          <w:rPr>
            <w:webHidden/>
          </w:rPr>
          <w:fldChar w:fldCharType="end"/>
        </w:r>
        <w:r w:rsidRPr="001344B0">
          <w:rPr>
            <w:rStyle w:val="Hyperlink"/>
          </w:rPr>
          <w:fldChar w:fldCharType="end"/>
        </w:r>
      </w:ins>
    </w:p>
    <w:p w:rsidR="00FE6CD4" w:rsidRDefault="00FE6CD4">
      <w:pPr>
        <w:pStyle w:val="TOC1"/>
        <w:rPr>
          <w:ins w:id="914" w:author="Seggelke, Klaus" w:date="2017-03-21T17:30:00Z"/>
          <w:rFonts w:asciiTheme="minorHAnsi" w:eastAsiaTheme="minorEastAsia" w:hAnsiTheme="minorHAnsi" w:cstheme="minorBidi"/>
          <w:color w:val="auto"/>
          <w:sz w:val="22"/>
          <w:szCs w:val="22"/>
        </w:rPr>
      </w:pPr>
      <w:ins w:id="915" w:author="Seggelke, Klaus" w:date="2017-03-21T17:30:00Z">
        <w:r w:rsidRPr="001344B0">
          <w:rPr>
            <w:rStyle w:val="Hyperlink"/>
          </w:rPr>
          <w:fldChar w:fldCharType="begin"/>
        </w:r>
        <w:r w:rsidRPr="001344B0">
          <w:rPr>
            <w:rStyle w:val="Hyperlink"/>
          </w:rPr>
          <w:instrText xml:space="preserve"> </w:instrText>
        </w:r>
        <w:r>
          <w:instrText>HYPERLINK \l "_Toc477881016"</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TC.VNF.SCALE.UP.003.3</w:t>
        </w:r>
        <w:r>
          <w:rPr>
            <w:rFonts w:asciiTheme="minorHAnsi" w:eastAsiaTheme="minorEastAsia" w:hAnsiTheme="minorHAnsi" w:cstheme="minorBidi"/>
            <w:color w:val="auto"/>
            <w:sz w:val="22"/>
            <w:szCs w:val="22"/>
          </w:rPr>
          <w:tab/>
        </w:r>
        <w:r w:rsidRPr="001344B0">
          <w:rPr>
            <w:rStyle w:val="Hyperlink"/>
          </w:rPr>
          <w:t>Scale-down VNF instance with On-demand Scaling event generated by VIM</w:t>
        </w:r>
        <w:r>
          <w:rPr>
            <w:webHidden/>
          </w:rPr>
          <w:tab/>
        </w:r>
        <w:r>
          <w:rPr>
            <w:webHidden/>
          </w:rPr>
          <w:fldChar w:fldCharType="begin"/>
        </w:r>
        <w:r>
          <w:rPr>
            <w:webHidden/>
          </w:rPr>
          <w:instrText xml:space="preserve"> PAGEREF _Toc477881016 \h </w:instrText>
        </w:r>
        <w:r>
          <w:rPr>
            <w:webHidden/>
          </w:rPr>
        </w:r>
      </w:ins>
      <w:r>
        <w:rPr>
          <w:webHidden/>
        </w:rPr>
        <w:fldChar w:fldCharType="separate"/>
      </w:r>
      <w:ins w:id="916" w:author="Seggelke, Klaus" w:date="2017-03-21T17:30:00Z">
        <w:r>
          <w:rPr>
            <w:webHidden/>
          </w:rPr>
          <w:t>80</w:t>
        </w:r>
        <w:r>
          <w:rPr>
            <w:webHidden/>
          </w:rPr>
          <w:fldChar w:fldCharType="end"/>
        </w:r>
        <w:r w:rsidRPr="001344B0">
          <w:rPr>
            <w:rStyle w:val="Hyperlink"/>
          </w:rPr>
          <w:fldChar w:fldCharType="end"/>
        </w:r>
      </w:ins>
    </w:p>
    <w:p w:rsidR="00FE6CD4" w:rsidRDefault="00FE6CD4">
      <w:pPr>
        <w:pStyle w:val="TOC1"/>
        <w:rPr>
          <w:ins w:id="917" w:author="Seggelke, Klaus" w:date="2017-03-21T17:30:00Z"/>
          <w:rFonts w:asciiTheme="minorHAnsi" w:eastAsiaTheme="minorEastAsia" w:hAnsiTheme="minorHAnsi" w:cstheme="minorBidi"/>
          <w:color w:val="auto"/>
          <w:sz w:val="22"/>
          <w:szCs w:val="22"/>
        </w:rPr>
      </w:pPr>
      <w:ins w:id="918" w:author="Seggelke, Klaus" w:date="2017-03-21T17:30:00Z">
        <w:r w:rsidRPr="001344B0">
          <w:rPr>
            <w:rStyle w:val="Hyperlink"/>
          </w:rPr>
          <w:lastRenderedPageBreak/>
          <w:fldChar w:fldCharType="begin"/>
        </w:r>
        <w:r w:rsidRPr="001344B0">
          <w:rPr>
            <w:rStyle w:val="Hyperlink"/>
          </w:rPr>
          <w:instrText xml:space="preserve"> </w:instrText>
        </w:r>
        <w:r>
          <w:instrText>HYPERLINK \l "_Toc477881017"</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TC.VNF.SCALE.UP.003.4</w:t>
        </w:r>
        <w:r>
          <w:rPr>
            <w:rFonts w:asciiTheme="minorHAnsi" w:eastAsiaTheme="minorEastAsia" w:hAnsiTheme="minorHAnsi" w:cstheme="minorBidi"/>
            <w:color w:val="auto"/>
            <w:sz w:val="22"/>
            <w:szCs w:val="22"/>
          </w:rPr>
          <w:tab/>
        </w:r>
        <w:r w:rsidRPr="001344B0">
          <w:rPr>
            <w:rStyle w:val="Hyperlink"/>
          </w:rPr>
          <w:t>Scale-down VNF instance with On-demand Scaling event generated by EM</w:t>
        </w:r>
        <w:r>
          <w:rPr>
            <w:webHidden/>
          </w:rPr>
          <w:tab/>
        </w:r>
        <w:r>
          <w:rPr>
            <w:webHidden/>
          </w:rPr>
          <w:fldChar w:fldCharType="begin"/>
        </w:r>
        <w:r>
          <w:rPr>
            <w:webHidden/>
          </w:rPr>
          <w:instrText xml:space="preserve"> PAGEREF _Toc477881017 \h </w:instrText>
        </w:r>
        <w:r>
          <w:rPr>
            <w:webHidden/>
          </w:rPr>
        </w:r>
      </w:ins>
      <w:r>
        <w:rPr>
          <w:webHidden/>
        </w:rPr>
        <w:fldChar w:fldCharType="separate"/>
      </w:r>
      <w:ins w:id="919" w:author="Seggelke, Klaus" w:date="2017-03-21T17:30:00Z">
        <w:r>
          <w:rPr>
            <w:webHidden/>
          </w:rPr>
          <w:t>81</w:t>
        </w:r>
        <w:r>
          <w:rPr>
            <w:webHidden/>
          </w:rPr>
          <w:fldChar w:fldCharType="end"/>
        </w:r>
        <w:r w:rsidRPr="001344B0">
          <w:rPr>
            <w:rStyle w:val="Hyperlink"/>
          </w:rPr>
          <w:fldChar w:fldCharType="end"/>
        </w:r>
      </w:ins>
    </w:p>
    <w:p w:rsidR="00FE6CD4" w:rsidRDefault="00FE6CD4">
      <w:pPr>
        <w:pStyle w:val="TOC1"/>
        <w:rPr>
          <w:ins w:id="920" w:author="Seggelke, Klaus" w:date="2017-03-21T17:30:00Z"/>
          <w:rFonts w:asciiTheme="minorHAnsi" w:eastAsiaTheme="minorEastAsia" w:hAnsiTheme="minorHAnsi" w:cstheme="minorBidi"/>
          <w:color w:val="auto"/>
          <w:sz w:val="22"/>
          <w:szCs w:val="22"/>
        </w:rPr>
      </w:pPr>
      <w:ins w:id="921" w:author="Seggelke, Klaus" w:date="2017-03-21T17:30:00Z">
        <w:r w:rsidRPr="001344B0">
          <w:rPr>
            <w:rStyle w:val="Hyperlink"/>
          </w:rPr>
          <w:fldChar w:fldCharType="begin"/>
        </w:r>
        <w:r w:rsidRPr="001344B0">
          <w:rPr>
            <w:rStyle w:val="Hyperlink"/>
          </w:rPr>
          <w:instrText xml:space="preserve"> </w:instrText>
        </w:r>
        <w:r>
          <w:instrText>HYPERLINK \l "_Toc477881018"</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TC.VNF.SCALE.UP.003.5</w:t>
        </w:r>
        <w:r>
          <w:rPr>
            <w:rFonts w:asciiTheme="minorHAnsi" w:eastAsiaTheme="minorEastAsia" w:hAnsiTheme="minorHAnsi" w:cstheme="minorBidi"/>
            <w:color w:val="auto"/>
            <w:sz w:val="22"/>
            <w:szCs w:val="22"/>
          </w:rPr>
          <w:tab/>
        </w:r>
        <w:r w:rsidRPr="001344B0">
          <w:rPr>
            <w:rStyle w:val="Hyperlink"/>
          </w:rPr>
          <w:t>Scale-down VNF instance with Manual Scaling event generated by MANO</w:t>
        </w:r>
        <w:r>
          <w:rPr>
            <w:webHidden/>
          </w:rPr>
          <w:tab/>
        </w:r>
        <w:r>
          <w:rPr>
            <w:webHidden/>
          </w:rPr>
          <w:fldChar w:fldCharType="begin"/>
        </w:r>
        <w:r>
          <w:rPr>
            <w:webHidden/>
          </w:rPr>
          <w:instrText xml:space="preserve"> PAGEREF _Toc477881018 \h </w:instrText>
        </w:r>
        <w:r>
          <w:rPr>
            <w:webHidden/>
          </w:rPr>
        </w:r>
      </w:ins>
      <w:r>
        <w:rPr>
          <w:webHidden/>
        </w:rPr>
        <w:fldChar w:fldCharType="separate"/>
      </w:r>
      <w:ins w:id="922" w:author="Seggelke, Klaus" w:date="2017-03-21T17:30:00Z">
        <w:r>
          <w:rPr>
            <w:webHidden/>
          </w:rPr>
          <w:t>82</w:t>
        </w:r>
        <w:r>
          <w:rPr>
            <w:webHidden/>
          </w:rPr>
          <w:fldChar w:fldCharType="end"/>
        </w:r>
        <w:r w:rsidRPr="001344B0">
          <w:rPr>
            <w:rStyle w:val="Hyperlink"/>
          </w:rPr>
          <w:fldChar w:fldCharType="end"/>
        </w:r>
      </w:ins>
    </w:p>
    <w:p w:rsidR="00FE6CD4" w:rsidRDefault="00FE6CD4">
      <w:pPr>
        <w:pStyle w:val="TOC1"/>
        <w:rPr>
          <w:ins w:id="923" w:author="Seggelke, Klaus" w:date="2017-03-21T17:30:00Z"/>
          <w:rFonts w:asciiTheme="minorHAnsi" w:eastAsiaTheme="minorEastAsia" w:hAnsiTheme="minorHAnsi" w:cstheme="minorBidi"/>
          <w:color w:val="auto"/>
          <w:sz w:val="22"/>
          <w:szCs w:val="22"/>
        </w:rPr>
      </w:pPr>
      <w:ins w:id="924" w:author="Seggelke, Klaus" w:date="2017-03-21T17:30:00Z">
        <w:r w:rsidRPr="001344B0">
          <w:rPr>
            <w:rStyle w:val="Hyperlink"/>
          </w:rPr>
          <w:fldChar w:fldCharType="begin"/>
        </w:r>
        <w:r w:rsidRPr="001344B0">
          <w:rPr>
            <w:rStyle w:val="Hyperlink"/>
          </w:rPr>
          <w:instrText xml:space="preserve"> </w:instrText>
        </w:r>
        <w:r>
          <w:instrText>HYPERLINK \l "_Toc477881019"</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TC.VNF.SCALE.UP.003.6</w:t>
        </w:r>
        <w:r>
          <w:rPr>
            <w:rFonts w:asciiTheme="minorHAnsi" w:eastAsiaTheme="minorEastAsia" w:hAnsiTheme="minorHAnsi" w:cstheme="minorBidi"/>
            <w:color w:val="auto"/>
            <w:sz w:val="22"/>
            <w:szCs w:val="22"/>
          </w:rPr>
          <w:tab/>
        </w:r>
        <w:r w:rsidRPr="001344B0">
          <w:rPr>
            <w:rStyle w:val="Hyperlink"/>
          </w:rPr>
          <w:t>Scale-down VNF instance with Manual Scaling event generated by VNF</w:t>
        </w:r>
        <w:r>
          <w:rPr>
            <w:webHidden/>
          </w:rPr>
          <w:tab/>
        </w:r>
        <w:r>
          <w:rPr>
            <w:webHidden/>
          </w:rPr>
          <w:fldChar w:fldCharType="begin"/>
        </w:r>
        <w:r>
          <w:rPr>
            <w:webHidden/>
          </w:rPr>
          <w:instrText xml:space="preserve"> PAGEREF _Toc477881019 \h </w:instrText>
        </w:r>
        <w:r>
          <w:rPr>
            <w:webHidden/>
          </w:rPr>
        </w:r>
      </w:ins>
      <w:r>
        <w:rPr>
          <w:webHidden/>
        </w:rPr>
        <w:fldChar w:fldCharType="separate"/>
      </w:r>
      <w:ins w:id="925" w:author="Seggelke, Klaus" w:date="2017-03-21T17:30:00Z">
        <w:r>
          <w:rPr>
            <w:webHidden/>
          </w:rPr>
          <w:t>82</w:t>
        </w:r>
        <w:r>
          <w:rPr>
            <w:webHidden/>
          </w:rPr>
          <w:fldChar w:fldCharType="end"/>
        </w:r>
        <w:r w:rsidRPr="001344B0">
          <w:rPr>
            <w:rStyle w:val="Hyperlink"/>
          </w:rPr>
          <w:fldChar w:fldCharType="end"/>
        </w:r>
      </w:ins>
    </w:p>
    <w:p w:rsidR="00FE6CD4" w:rsidRDefault="00FE6CD4">
      <w:pPr>
        <w:pStyle w:val="TOC1"/>
        <w:rPr>
          <w:ins w:id="926" w:author="Seggelke, Klaus" w:date="2017-03-21T17:30:00Z"/>
          <w:rFonts w:asciiTheme="minorHAnsi" w:eastAsiaTheme="minorEastAsia" w:hAnsiTheme="minorHAnsi" w:cstheme="minorBidi"/>
          <w:color w:val="auto"/>
          <w:sz w:val="22"/>
          <w:szCs w:val="22"/>
        </w:rPr>
      </w:pPr>
      <w:ins w:id="927" w:author="Seggelke, Klaus" w:date="2017-03-21T17:30:00Z">
        <w:r w:rsidRPr="001344B0">
          <w:rPr>
            <w:rStyle w:val="Hyperlink"/>
          </w:rPr>
          <w:fldChar w:fldCharType="begin"/>
        </w:r>
        <w:r w:rsidRPr="001344B0">
          <w:rPr>
            <w:rStyle w:val="Hyperlink"/>
          </w:rPr>
          <w:instrText xml:space="preserve"> </w:instrText>
        </w:r>
        <w:r>
          <w:instrText>HYPERLINK \l "_Toc477881020"</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TC.VNF.SCALE.UP.003.6</w:t>
        </w:r>
        <w:r>
          <w:rPr>
            <w:rFonts w:asciiTheme="minorHAnsi" w:eastAsiaTheme="minorEastAsia" w:hAnsiTheme="minorHAnsi" w:cstheme="minorBidi"/>
            <w:color w:val="auto"/>
            <w:sz w:val="22"/>
            <w:szCs w:val="22"/>
          </w:rPr>
          <w:tab/>
        </w:r>
        <w:r w:rsidRPr="001344B0">
          <w:rPr>
            <w:rStyle w:val="Hyperlink"/>
          </w:rPr>
          <w:t>Scale-down VNF instance with Manual Scaling event generated by EM</w:t>
        </w:r>
        <w:r>
          <w:rPr>
            <w:webHidden/>
          </w:rPr>
          <w:tab/>
        </w:r>
        <w:r>
          <w:rPr>
            <w:webHidden/>
          </w:rPr>
          <w:fldChar w:fldCharType="begin"/>
        </w:r>
        <w:r>
          <w:rPr>
            <w:webHidden/>
          </w:rPr>
          <w:instrText xml:space="preserve"> PAGEREF _Toc477881020 \h </w:instrText>
        </w:r>
        <w:r>
          <w:rPr>
            <w:webHidden/>
          </w:rPr>
        </w:r>
      </w:ins>
      <w:r>
        <w:rPr>
          <w:webHidden/>
        </w:rPr>
        <w:fldChar w:fldCharType="separate"/>
      </w:r>
      <w:ins w:id="928" w:author="Seggelke, Klaus" w:date="2017-03-21T17:30:00Z">
        <w:r>
          <w:rPr>
            <w:webHidden/>
          </w:rPr>
          <w:t>83</w:t>
        </w:r>
        <w:r>
          <w:rPr>
            <w:webHidden/>
          </w:rPr>
          <w:fldChar w:fldCharType="end"/>
        </w:r>
        <w:r w:rsidRPr="001344B0">
          <w:rPr>
            <w:rStyle w:val="Hyperlink"/>
          </w:rPr>
          <w:fldChar w:fldCharType="end"/>
        </w:r>
      </w:ins>
    </w:p>
    <w:p w:rsidR="00FE6CD4" w:rsidRDefault="00FE6CD4">
      <w:pPr>
        <w:pStyle w:val="TOC1"/>
        <w:rPr>
          <w:ins w:id="929" w:author="Seggelke, Klaus" w:date="2017-03-21T17:30:00Z"/>
          <w:rFonts w:asciiTheme="minorHAnsi" w:eastAsiaTheme="minorEastAsia" w:hAnsiTheme="minorHAnsi" w:cstheme="minorBidi"/>
          <w:color w:val="auto"/>
          <w:sz w:val="22"/>
          <w:szCs w:val="22"/>
        </w:rPr>
      </w:pPr>
      <w:ins w:id="930" w:author="Seggelke, Klaus" w:date="2017-03-21T17:30:00Z">
        <w:r w:rsidRPr="001344B0">
          <w:rPr>
            <w:rStyle w:val="Hyperlink"/>
          </w:rPr>
          <w:fldChar w:fldCharType="begin"/>
        </w:r>
        <w:r w:rsidRPr="001344B0">
          <w:rPr>
            <w:rStyle w:val="Hyperlink"/>
          </w:rPr>
          <w:instrText xml:space="preserve"> </w:instrText>
        </w:r>
        <w:r>
          <w:instrText>HYPERLINK \l "_Toc477881021"</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TC.VNF.SCALE.UP.004</w:t>
        </w:r>
        <w:r>
          <w:rPr>
            <w:rFonts w:asciiTheme="minorHAnsi" w:eastAsiaTheme="minorEastAsia" w:hAnsiTheme="minorHAnsi" w:cstheme="minorBidi"/>
            <w:color w:val="auto"/>
            <w:sz w:val="22"/>
            <w:szCs w:val="22"/>
          </w:rPr>
          <w:tab/>
        </w:r>
        <w:r w:rsidRPr="001344B0">
          <w:rPr>
            <w:rStyle w:val="Hyperlink"/>
          </w:rPr>
          <w:t>Max vResource limit reached before max VNFD limit for Scale-Up</w:t>
        </w:r>
        <w:r>
          <w:rPr>
            <w:webHidden/>
          </w:rPr>
          <w:tab/>
        </w:r>
        <w:r>
          <w:rPr>
            <w:webHidden/>
          </w:rPr>
          <w:fldChar w:fldCharType="begin"/>
        </w:r>
        <w:r>
          <w:rPr>
            <w:webHidden/>
          </w:rPr>
          <w:instrText xml:space="preserve"> PAGEREF _Toc477881021 \h </w:instrText>
        </w:r>
        <w:r>
          <w:rPr>
            <w:webHidden/>
          </w:rPr>
        </w:r>
      </w:ins>
      <w:r>
        <w:rPr>
          <w:webHidden/>
        </w:rPr>
        <w:fldChar w:fldCharType="separate"/>
      </w:r>
      <w:ins w:id="931" w:author="Seggelke, Klaus" w:date="2017-03-21T17:30:00Z">
        <w:r>
          <w:rPr>
            <w:webHidden/>
          </w:rPr>
          <w:t>84</w:t>
        </w:r>
        <w:r>
          <w:rPr>
            <w:webHidden/>
          </w:rPr>
          <w:fldChar w:fldCharType="end"/>
        </w:r>
        <w:r w:rsidRPr="001344B0">
          <w:rPr>
            <w:rStyle w:val="Hyperlink"/>
          </w:rPr>
          <w:fldChar w:fldCharType="end"/>
        </w:r>
      </w:ins>
    </w:p>
    <w:p w:rsidR="00FE6CD4" w:rsidRDefault="00FE6CD4">
      <w:pPr>
        <w:pStyle w:val="TOC1"/>
        <w:rPr>
          <w:ins w:id="932" w:author="Seggelke, Klaus" w:date="2017-03-21T17:30:00Z"/>
          <w:rFonts w:asciiTheme="minorHAnsi" w:eastAsiaTheme="minorEastAsia" w:hAnsiTheme="minorHAnsi" w:cstheme="minorBidi"/>
          <w:color w:val="auto"/>
          <w:sz w:val="22"/>
          <w:szCs w:val="22"/>
        </w:rPr>
      </w:pPr>
      <w:ins w:id="933" w:author="Seggelke, Klaus" w:date="2017-03-21T17:30:00Z">
        <w:r w:rsidRPr="001344B0">
          <w:rPr>
            <w:rStyle w:val="Hyperlink"/>
          </w:rPr>
          <w:fldChar w:fldCharType="begin"/>
        </w:r>
        <w:r w:rsidRPr="001344B0">
          <w:rPr>
            <w:rStyle w:val="Hyperlink"/>
          </w:rPr>
          <w:instrText xml:space="preserve"> </w:instrText>
        </w:r>
        <w:r>
          <w:instrText>HYPERLINK \l "_Toc477881022"</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TC.VNF.SCALE.UP.005</w:t>
        </w:r>
        <w:r>
          <w:rPr>
            <w:rFonts w:asciiTheme="minorHAnsi" w:eastAsiaTheme="minorEastAsia" w:hAnsiTheme="minorHAnsi" w:cstheme="minorBidi"/>
            <w:color w:val="auto"/>
            <w:sz w:val="22"/>
            <w:szCs w:val="22"/>
          </w:rPr>
          <w:tab/>
        </w:r>
        <w:r w:rsidRPr="001344B0">
          <w:rPr>
            <w:rStyle w:val="Hyperlink"/>
          </w:rPr>
          <w:t>Removal of virtualized specialized hardware acceleration for Scale-Up</w:t>
        </w:r>
        <w:r>
          <w:rPr>
            <w:webHidden/>
          </w:rPr>
          <w:tab/>
        </w:r>
        <w:r>
          <w:rPr>
            <w:webHidden/>
          </w:rPr>
          <w:fldChar w:fldCharType="begin"/>
        </w:r>
        <w:r>
          <w:rPr>
            <w:webHidden/>
          </w:rPr>
          <w:instrText xml:space="preserve"> PAGEREF _Toc477881022 \h </w:instrText>
        </w:r>
        <w:r>
          <w:rPr>
            <w:webHidden/>
          </w:rPr>
        </w:r>
      </w:ins>
      <w:r>
        <w:rPr>
          <w:webHidden/>
        </w:rPr>
        <w:fldChar w:fldCharType="separate"/>
      </w:r>
      <w:ins w:id="934" w:author="Seggelke, Klaus" w:date="2017-03-21T17:30:00Z">
        <w:r>
          <w:rPr>
            <w:webHidden/>
          </w:rPr>
          <w:t>86</w:t>
        </w:r>
        <w:r>
          <w:rPr>
            <w:webHidden/>
          </w:rPr>
          <w:fldChar w:fldCharType="end"/>
        </w:r>
        <w:r w:rsidRPr="001344B0">
          <w:rPr>
            <w:rStyle w:val="Hyperlink"/>
          </w:rPr>
          <w:fldChar w:fldCharType="end"/>
        </w:r>
      </w:ins>
    </w:p>
    <w:p w:rsidR="00FE6CD4" w:rsidRDefault="00FE6CD4">
      <w:pPr>
        <w:pStyle w:val="TOC1"/>
        <w:rPr>
          <w:ins w:id="935" w:author="Seggelke, Klaus" w:date="2017-03-21T17:30:00Z"/>
          <w:rFonts w:asciiTheme="minorHAnsi" w:eastAsiaTheme="minorEastAsia" w:hAnsiTheme="minorHAnsi" w:cstheme="minorBidi"/>
          <w:color w:val="auto"/>
          <w:sz w:val="22"/>
          <w:szCs w:val="22"/>
        </w:rPr>
      </w:pPr>
      <w:ins w:id="936" w:author="Seggelke, Klaus" w:date="2017-03-21T17:30:00Z">
        <w:r w:rsidRPr="001344B0">
          <w:rPr>
            <w:rStyle w:val="Hyperlink"/>
          </w:rPr>
          <w:fldChar w:fldCharType="begin"/>
        </w:r>
        <w:r w:rsidRPr="001344B0">
          <w:rPr>
            <w:rStyle w:val="Hyperlink"/>
          </w:rPr>
          <w:instrText xml:space="preserve"> </w:instrText>
        </w:r>
        <w:r>
          <w:instrText>HYPERLINK \l "_Toc477881023"</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TC.VNFC.SCALE.OUT.001</w:t>
        </w:r>
        <w:r>
          <w:rPr>
            <w:rFonts w:asciiTheme="minorHAnsi" w:eastAsiaTheme="minorEastAsia" w:hAnsiTheme="minorHAnsi" w:cstheme="minorBidi"/>
            <w:color w:val="auto"/>
            <w:sz w:val="22"/>
            <w:szCs w:val="22"/>
          </w:rPr>
          <w:tab/>
        </w:r>
        <w:r w:rsidRPr="001344B0">
          <w:rPr>
            <w:rStyle w:val="Hyperlink"/>
          </w:rPr>
          <w:t>Scale-Out VNFC instance</w:t>
        </w:r>
        <w:r>
          <w:rPr>
            <w:webHidden/>
          </w:rPr>
          <w:tab/>
        </w:r>
        <w:r>
          <w:rPr>
            <w:webHidden/>
          </w:rPr>
          <w:fldChar w:fldCharType="begin"/>
        </w:r>
        <w:r>
          <w:rPr>
            <w:webHidden/>
          </w:rPr>
          <w:instrText xml:space="preserve"> PAGEREF _Toc477881023 \h </w:instrText>
        </w:r>
        <w:r>
          <w:rPr>
            <w:webHidden/>
          </w:rPr>
        </w:r>
      </w:ins>
      <w:r>
        <w:rPr>
          <w:webHidden/>
        </w:rPr>
        <w:fldChar w:fldCharType="separate"/>
      </w:r>
      <w:ins w:id="937" w:author="Seggelke, Klaus" w:date="2017-03-21T17:30:00Z">
        <w:r>
          <w:rPr>
            <w:webHidden/>
          </w:rPr>
          <w:t>87</w:t>
        </w:r>
        <w:r>
          <w:rPr>
            <w:webHidden/>
          </w:rPr>
          <w:fldChar w:fldCharType="end"/>
        </w:r>
        <w:r w:rsidRPr="001344B0">
          <w:rPr>
            <w:rStyle w:val="Hyperlink"/>
          </w:rPr>
          <w:fldChar w:fldCharType="end"/>
        </w:r>
      </w:ins>
    </w:p>
    <w:p w:rsidR="00FE6CD4" w:rsidRDefault="00FE6CD4">
      <w:pPr>
        <w:pStyle w:val="TOC1"/>
        <w:rPr>
          <w:ins w:id="938" w:author="Seggelke, Klaus" w:date="2017-03-21T17:30:00Z"/>
          <w:rFonts w:asciiTheme="minorHAnsi" w:eastAsiaTheme="minorEastAsia" w:hAnsiTheme="minorHAnsi" w:cstheme="minorBidi"/>
          <w:color w:val="auto"/>
          <w:sz w:val="22"/>
          <w:szCs w:val="22"/>
        </w:rPr>
      </w:pPr>
      <w:ins w:id="939" w:author="Seggelke, Klaus" w:date="2017-03-21T17:30:00Z">
        <w:r w:rsidRPr="001344B0">
          <w:rPr>
            <w:rStyle w:val="Hyperlink"/>
          </w:rPr>
          <w:fldChar w:fldCharType="begin"/>
        </w:r>
        <w:r w:rsidRPr="001344B0">
          <w:rPr>
            <w:rStyle w:val="Hyperlink"/>
          </w:rPr>
          <w:instrText xml:space="preserve"> </w:instrText>
        </w:r>
        <w:r>
          <w:instrText>HYPERLINK \l "_Toc477881024"</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TC.VNFC.SCALE.OUT.001.1</w:t>
        </w:r>
        <w:r>
          <w:rPr>
            <w:rFonts w:asciiTheme="minorHAnsi" w:eastAsiaTheme="minorEastAsia" w:hAnsiTheme="minorHAnsi" w:cstheme="minorBidi"/>
            <w:color w:val="auto"/>
            <w:sz w:val="22"/>
            <w:szCs w:val="22"/>
          </w:rPr>
          <w:tab/>
        </w:r>
        <w:r w:rsidRPr="001344B0">
          <w:rPr>
            <w:rStyle w:val="Hyperlink"/>
          </w:rPr>
          <w:t xml:space="preserve">Scale-Out VNFC instance </w:t>
        </w:r>
        <w:r w:rsidRPr="001344B0">
          <w:rPr>
            <w:rStyle w:val="Hyperlink"/>
            <w:rFonts w:ascii="Tahoma" w:hAnsi="Tahoma" w:cs="Tahoma"/>
          </w:rPr>
          <w:t>with On-demand Scaling event generated by MANO</w:t>
        </w:r>
        <w:r>
          <w:rPr>
            <w:webHidden/>
          </w:rPr>
          <w:tab/>
        </w:r>
        <w:r>
          <w:rPr>
            <w:webHidden/>
          </w:rPr>
          <w:fldChar w:fldCharType="begin"/>
        </w:r>
        <w:r>
          <w:rPr>
            <w:webHidden/>
          </w:rPr>
          <w:instrText xml:space="preserve"> PAGEREF _Toc477881024 \h </w:instrText>
        </w:r>
        <w:r>
          <w:rPr>
            <w:webHidden/>
          </w:rPr>
        </w:r>
      </w:ins>
      <w:r>
        <w:rPr>
          <w:webHidden/>
        </w:rPr>
        <w:fldChar w:fldCharType="separate"/>
      </w:r>
      <w:ins w:id="940" w:author="Seggelke, Klaus" w:date="2017-03-21T17:30:00Z">
        <w:r>
          <w:rPr>
            <w:webHidden/>
          </w:rPr>
          <w:t>88</w:t>
        </w:r>
        <w:r>
          <w:rPr>
            <w:webHidden/>
          </w:rPr>
          <w:fldChar w:fldCharType="end"/>
        </w:r>
        <w:r w:rsidRPr="001344B0">
          <w:rPr>
            <w:rStyle w:val="Hyperlink"/>
          </w:rPr>
          <w:fldChar w:fldCharType="end"/>
        </w:r>
      </w:ins>
    </w:p>
    <w:p w:rsidR="00FE6CD4" w:rsidRDefault="00FE6CD4">
      <w:pPr>
        <w:pStyle w:val="TOC1"/>
        <w:rPr>
          <w:ins w:id="941" w:author="Seggelke, Klaus" w:date="2017-03-21T17:30:00Z"/>
          <w:rFonts w:asciiTheme="minorHAnsi" w:eastAsiaTheme="minorEastAsia" w:hAnsiTheme="minorHAnsi" w:cstheme="minorBidi"/>
          <w:color w:val="auto"/>
          <w:sz w:val="22"/>
          <w:szCs w:val="22"/>
        </w:rPr>
      </w:pPr>
      <w:ins w:id="942" w:author="Seggelke, Klaus" w:date="2017-03-21T17:30:00Z">
        <w:r w:rsidRPr="001344B0">
          <w:rPr>
            <w:rStyle w:val="Hyperlink"/>
          </w:rPr>
          <w:fldChar w:fldCharType="begin"/>
        </w:r>
        <w:r w:rsidRPr="001344B0">
          <w:rPr>
            <w:rStyle w:val="Hyperlink"/>
          </w:rPr>
          <w:instrText xml:space="preserve"> </w:instrText>
        </w:r>
        <w:r>
          <w:instrText>HYPERLINK \l "_Toc477881025"</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TC.VNFC.SCALE.OUT.001.2</w:t>
        </w:r>
        <w:r>
          <w:rPr>
            <w:rFonts w:asciiTheme="minorHAnsi" w:eastAsiaTheme="minorEastAsia" w:hAnsiTheme="minorHAnsi" w:cstheme="minorBidi"/>
            <w:color w:val="auto"/>
            <w:sz w:val="22"/>
            <w:szCs w:val="22"/>
          </w:rPr>
          <w:tab/>
        </w:r>
        <w:r w:rsidRPr="001344B0">
          <w:rPr>
            <w:rStyle w:val="Hyperlink"/>
          </w:rPr>
          <w:t xml:space="preserve">Scale-Out VNFC instance </w:t>
        </w:r>
        <w:r w:rsidRPr="001344B0">
          <w:rPr>
            <w:rStyle w:val="Hyperlink"/>
            <w:rFonts w:ascii="Tahoma" w:hAnsi="Tahoma" w:cs="Tahoma"/>
          </w:rPr>
          <w:t>with On-demand Scaling event generated by VNF</w:t>
        </w:r>
        <w:r>
          <w:rPr>
            <w:webHidden/>
          </w:rPr>
          <w:tab/>
        </w:r>
        <w:r>
          <w:rPr>
            <w:webHidden/>
          </w:rPr>
          <w:fldChar w:fldCharType="begin"/>
        </w:r>
        <w:r>
          <w:rPr>
            <w:webHidden/>
          </w:rPr>
          <w:instrText xml:space="preserve"> PAGEREF _Toc477881025 \h </w:instrText>
        </w:r>
        <w:r>
          <w:rPr>
            <w:webHidden/>
          </w:rPr>
        </w:r>
      </w:ins>
      <w:r>
        <w:rPr>
          <w:webHidden/>
        </w:rPr>
        <w:fldChar w:fldCharType="separate"/>
      </w:r>
      <w:ins w:id="943" w:author="Seggelke, Klaus" w:date="2017-03-21T17:30:00Z">
        <w:r>
          <w:rPr>
            <w:webHidden/>
          </w:rPr>
          <w:t>89</w:t>
        </w:r>
        <w:r>
          <w:rPr>
            <w:webHidden/>
          </w:rPr>
          <w:fldChar w:fldCharType="end"/>
        </w:r>
        <w:r w:rsidRPr="001344B0">
          <w:rPr>
            <w:rStyle w:val="Hyperlink"/>
          </w:rPr>
          <w:fldChar w:fldCharType="end"/>
        </w:r>
      </w:ins>
    </w:p>
    <w:p w:rsidR="00FE6CD4" w:rsidRDefault="00FE6CD4">
      <w:pPr>
        <w:pStyle w:val="TOC1"/>
        <w:rPr>
          <w:ins w:id="944" w:author="Seggelke, Klaus" w:date="2017-03-21T17:30:00Z"/>
          <w:rFonts w:asciiTheme="minorHAnsi" w:eastAsiaTheme="minorEastAsia" w:hAnsiTheme="minorHAnsi" w:cstheme="minorBidi"/>
          <w:color w:val="auto"/>
          <w:sz w:val="22"/>
          <w:szCs w:val="22"/>
        </w:rPr>
      </w:pPr>
      <w:ins w:id="945" w:author="Seggelke, Klaus" w:date="2017-03-21T17:30:00Z">
        <w:r w:rsidRPr="001344B0">
          <w:rPr>
            <w:rStyle w:val="Hyperlink"/>
          </w:rPr>
          <w:fldChar w:fldCharType="begin"/>
        </w:r>
        <w:r w:rsidRPr="001344B0">
          <w:rPr>
            <w:rStyle w:val="Hyperlink"/>
          </w:rPr>
          <w:instrText xml:space="preserve"> </w:instrText>
        </w:r>
        <w:r>
          <w:instrText>HYPERLINK \l "_Toc477881026"</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TC.VNFC.SCALE.OUT.001.3</w:t>
        </w:r>
        <w:r>
          <w:rPr>
            <w:rFonts w:asciiTheme="minorHAnsi" w:eastAsiaTheme="minorEastAsia" w:hAnsiTheme="minorHAnsi" w:cstheme="minorBidi"/>
            <w:color w:val="auto"/>
            <w:sz w:val="22"/>
            <w:szCs w:val="22"/>
          </w:rPr>
          <w:tab/>
        </w:r>
        <w:r w:rsidRPr="001344B0">
          <w:rPr>
            <w:rStyle w:val="Hyperlink"/>
          </w:rPr>
          <w:t xml:space="preserve">Scale-Out VNFC instance </w:t>
        </w:r>
        <w:r w:rsidRPr="001344B0">
          <w:rPr>
            <w:rStyle w:val="Hyperlink"/>
            <w:rFonts w:ascii="Tahoma" w:hAnsi="Tahoma" w:cs="Tahoma"/>
          </w:rPr>
          <w:t>with On-demand Scaling event generated by VIM</w:t>
        </w:r>
        <w:r>
          <w:rPr>
            <w:webHidden/>
          </w:rPr>
          <w:tab/>
        </w:r>
        <w:r>
          <w:rPr>
            <w:webHidden/>
          </w:rPr>
          <w:fldChar w:fldCharType="begin"/>
        </w:r>
        <w:r>
          <w:rPr>
            <w:webHidden/>
          </w:rPr>
          <w:instrText xml:space="preserve"> PAGEREF _Toc477881026 \h </w:instrText>
        </w:r>
        <w:r>
          <w:rPr>
            <w:webHidden/>
          </w:rPr>
        </w:r>
      </w:ins>
      <w:r>
        <w:rPr>
          <w:webHidden/>
        </w:rPr>
        <w:fldChar w:fldCharType="separate"/>
      </w:r>
      <w:ins w:id="946" w:author="Seggelke, Klaus" w:date="2017-03-21T17:30:00Z">
        <w:r>
          <w:rPr>
            <w:webHidden/>
          </w:rPr>
          <w:t>90</w:t>
        </w:r>
        <w:r>
          <w:rPr>
            <w:webHidden/>
          </w:rPr>
          <w:fldChar w:fldCharType="end"/>
        </w:r>
        <w:r w:rsidRPr="001344B0">
          <w:rPr>
            <w:rStyle w:val="Hyperlink"/>
          </w:rPr>
          <w:fldChar w:fldCharType="end"/>
        </w:r>
      </w:ins>
    </w:p>
    <w:p w:rsidR="00FE6CD4" w:rsidRDefault="00FE6CD4">
      <w:pPr>
        <w:pStyle w:val="TOC1"/>
        <w:rPr>
          <w:ins w:id="947" w:author="Seggelke, Klaus" w:date="2017-03-21T17:30:00Z"/>
          <w:rFonts w:asciiTheme="minorHAnsi" w:eastAsiaTheme="minorEastAsia" w:hAnsiTheme="minorHAnsi" w:cstheme="minorBidi"/>
          <w:color w:val="auto"/>
          <w:sz w:val="22"/>
          <w:szCs w:val="22"/>
        </w:rPr>
      </w:pPr>
      <w:ins w:id="948" w:author="Seggelke, Klaus" w:date="2017-03-21T17:30:00Z">
        <w:r w:rsidRPr="001344B0">
          <w:rPr>
            <w:rStyle w:val="Hyperlink"/>
          </w:rPr>
          <w:fldChar w:fldCharType="begin"/>
        </w:r>
        <w:r w:rsidRPr="001344B0">
          <w:rPr>
            <w:rStyle w:val="Hyperlink"/>
          </w:rPr>
          <w:instrText xml:space="preserve"> </w:instrText>
        </w:r>
        <w:r>
          <w:instrText>HYPERLINK \l "_Toc477881027"</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TC.VNFC.SCALE.OUT.001.4</w:t>
        </w:r>
        <w:r>
          <w:rPr>
            <w:rFonts w:asciiTheme="minorHAnsi" w:eastAsiaTheme="minorEastAsia" w:hAnsiTheme="minorHAnsi" w:cstheme="minorBidi"/>
            <w:color w:val="auto"/>
            <w:sz w:val="22"/>
            <w:szCs w:val="22"/>
          </w:rPr>
          <w:tab/>
        </w:r>
        <w:r w:rsidRPr="001344B0">
          <w:rPr>
            <w:rStyle w:val="Hyperlink"/>
          </w:rPr>
          <w:t xml:space="preserve">Scale-Out VNFC instance </w:t>
        </w:r>
        <w:r w:rsidRPr="001344B0">
          <w:rPr>
            <w:rStyle w:val="Hyperlink"/>
            <w:rFonts w:ascii="Tahoma" w:hAnsi="Tahoma" w:cs="Tahoma"/>
          </w:rPr>
          <w:t>with On-demand Scaling event generated by EM</w:t>
        </w:r>
        <w:r>
          <w:rPr>
            <w:webHidden/>
          </w:rPr>
          <w:tab/>
        </w:r>
        <w:r>
          <w:rPr>
            <w:webHidden/>
          </w:rPr>
          <w:fldChar w:fldCharType="begin"/>
        </w:r>
        <w:r>
          <w:rPr>
            <w:webHidden/>
          </w:rPr>
          <w:instrText xml:space="preserve"> PAGEREF _Toc477881027 \h </w:instrText>
        </w:r>
        <w:r>
          <w:rPr>
            <w:webHidden/>
          </w:rPr>
        </w:r>
      </w:ins>
      <w:r>
        <w:rPr>
          <w:webHidden/>
        </w:rPr>
        <w:fldChar w:fldCharType="separate"/>
      </w:r>
      <w:ins w:id="949" w:author="Seggelke, Klaus" w:date="2017-03-21T17:30:00Z">
        <w:r>
          <w:rPr>
            <w:webHidden/>
          </w:rPr>
          <w:t>91</w:t>
        </w:r>
        <w:r>
          <w:rPr>
            <w:webHidden/>
          </w:rPr>
          <w:fldChar w:fldCharType="end"/>
        </w:r>
        <w:r w:rsidRPr="001344B0">
          <w:rPr>
            <w:rStyle w:val="Hyperlink"/>
          </w:rPr>
          <w:fldChar w:fldCharType="end"/>
        </w:r>
      </w:ins>
    </w:p>
    <w:p w:rsidR="00FE6CD4" w:rsidRDefault="00FE6CD4">
      <w:pPr>
        <w:pStyle w:val="TOC1"/>
        <w:rPr>
          <w:ins w:id="950" w:author="Seggelke, Klaus" w:date="2017-03-21T17:30:00Z"/>
          <w:rFonts w:asciiTheme="minorHAnsi" w:eastAsiaTheme="minorEastAsia" w:hAnsiTheme="minorHAnsi" w:cstheme="minorBidi"/>
          <w:color w:val="auto"/>
          <w:sz w:val="22"/>
          <w:szCs w:val="22"/>
        </w:rPr>
      </w:pPr>
      <w:ins w:id="951" w:author="Seggelke, Klaus" w:date="2017-03-21T17:30:00Z">
        <w:r w:rsidRPr="001344B0">
          <w:rPr>
            <w:rStyle w:val="Hyperlink"/>
          </w:rPr>
          <w:fldChar w:fldCharType="begin"/>
        </w:r>
        <w:r w:rsidRPr="001344B0">
          <w:rPr>
            <w:rStyle w:val="Hyperlink"/>
          </w:rPr>
          <w:instrText xml:space="preserve"> </w:instrText>
        </w:r>
        <w:r>
          <w:instrText>HYPERLINK \l "_Toc477881028"</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TC.VNFC.SCALE.OUT.001.5</w:t>
        </w:r>
        <w:r>
          <w:rPr>
            <w:rFonts w:asciiTheme="minorHAnsi" w:eastAsiaTheme="minorEastAsia" w:hAnsiTheme="minorHAnsi" w:cstheme="minorBidi"/>
            <w:color w:val="auto"/>
            <w:sz w:val="22"/>
            <w:szCs w:val="22"/>
          </w:rPr>
          <w:tab/>
        </w:r>
        <w:r w:rsidRPr="001344B0">
          <w:rPr>
            <w:rStyle w:val="Hyperlink"/>
          </w:rPr>
          <w:t xml:space="preserve">Scale-Out VNFC instance </w:t>
        </w:r>
        <w:r w:rsidRPr="001344B0">
          <w:rPr>
            <w:rStyle w:val="Hyperlink"/>
            <w:rFonts w:ascii="Tahoma" w:hAnsi="Tahoma" w:cs="Tahoma"/>
          </w:rPr>
          <w:t>with Manual Scaling event generated by MANO</w:t>
        </w:r>
        <w:r>
          <w:rPr>
            <w:webHidden/>
          </w:rPr>
          <w:tab/>
        </w:r>
        <w:r>
          <w:rPr>
            <w:webHidden/>
          </w:rPr>
          <w:fldChar w:fldCharType="begin"/>
        </w:r>
        <w:r>
          <w:rPr>
            <w:webHidden/>
          </w:rPr>
          <w:instrText xml:space="preserve"> PAGEREF _Toc477881028 \h </w:instrText>
        </w:r>
        <w:r>
          <w:rPr>
            <w:webHidden/>
          </w:rPr>
        </w:r>
      </w:ins>
      <w:r>
        <w:rPr>
          <w:webHidden/>
        </w:rPr>
        <w:fldChar w:fldCharType="separate"/>
      </w:r>
      <w:ins w:id="952" w:author="Seggelke, Klaus" w:date="2017-03-21T17:30:00Z">
        <w:r>
          <w:rPr>
            <w:webHidden/>
          </w:rPr>
          <w:t>92</w:t>
        </w:r>
        <w:r>
          <w:rPr>
            <w:webHidden/>
          </w:rPr>
          <w:fldChar w:fldCharType="end"/>
        </w:r>
        <w:r w:rsidRPr="001344B0">
          <w:rPr>
            <w:rStyle w:val="Hyperlink"/>
          </w:rPr>
          <w:fldChar w:fldCharType="end"/>
        </w:r>
      </w:ins>
    </w:p>
    <w:p w:rsidR="00FE6CD4" w:rsidRDefault="00FE6CD4">
      <w:pPr>
        <w:pStyle w:val="TOC1"/>
        <w:rPr>
          <w:ins w:id="953" w:author="Seggelke, Klaus" w:date="2017-03-21T17:30:00Z"/>
          <w:rFonts w:asciiTheme="minorHAnsi" w:eastAsiaTheme="minorEastAsia" w:hAnsiTheme="minorHAnsi" w:cstheme="minorBidi"/>
          <w:color w:val="auto"/>
          <w:sz w:val="22"/>
          <w:szCs w:val="22"/>
        </w:rPr>
      </w:pPr>
      <w:ins w:id="954" w:author="Seggelke, Klaus" w:date="2017-03-21T17:30:00Z">
        <w:r w:rsidRPr="001344B0">
          <w:rPr>
            <w:rStyle w:val="Hyperlink"/>
          </w:rPr>
          <w:fldChar w:fldCharType="begin"/>
        </w:r>
        <w:r w:rsidRPr="001344B0">
          <w:rPr>
            <w:rStyle w:val="Hyperlink"/>
          </w:rPr>
          <w:instrText xml:space="preserve"> </w:instrText>
        </w:r>
        <w:r>
          <w:instrText>HYPERLINK \l "_Toc477881029"</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TC.VNFC.SCALE.OUT.001.6</w:t>
        </w:r>
        <w:r>
          <w:rPr>
            <w:rFonts w:asciiTheme="minorHAnsi" w:eastAsiaTheme="minorEastAsia" w:hAnsiTheme="minorHAnsi" w:cstheme="minorBidi"/>
            <w:color w:val="auto"/>
            <w:sz w:val="22"/>
            <w:szCs w:val="22"/>
          </w:rPr>
          <w:tab/>
        </w:r>
        <w:r w:rsidRPr="001344B0">
          <w:rPr>
            <w:rStyle w:val="Hyperlink"/>
          </w:rPr>
          <w:t xml:space="preserve">Scale-Out VNFC instance </w:t>
        </w:r>
        <w:r w:rsidRPr="001344B0">
          <w:rPr>
            <w:rStyle w:val="Hyperlink"/>
            <w:rFonts w:ascii="Tahoma" w:hAnsi="Tahoma" w:cs="Tahoma"/>
          </w:rPr>
          <w:t>with Manual Scaling event generated by VNF</w:t>
        </w:r>
        <w:r>
          <w:rPr>
            <w:webHidden/>
          </w:rPr>
          <w:tab/>
        </w:r>
        <w:r>
          <w:rPr>
            <w:webHidden/>
          </w:rPr>
          <w:fldChar w:fldCharType="begin"/>
        </w:r>
        <w:r>
          <w:rPr>
            <w:webHidden/>
          </w:rPr>
          <w:instrText xml:space="preserve"> PAGEREF _Toc477881029 \h </w:instrText>
        </w:r>
        <w:r>
          <w:rPr>
            <w:webHidden/>
          </w:rPr>
        </w:r>
      </w:ins>
      <w:r>
        <w:rPr>
          <w:webHidden/>
        </w:rPr>
        <w:fldChar w:fldCharType="separate"/>
      </w:r>
      <w:ins w:id="955" w:author="Seggelke, Klaus" w:date="2017-03-21T17:30:00Z">
        <w:r>
          <w:rPr>
            <w:webHidden/>
          </w:rPr>
          <w:t>92</w:t>
        </w:r>
        <w:r>
          <w:rPr>
            <w:webHidden/>
          </w:rPr>
          <w:fldChar w:fldCharType="end"/>
        </w:r>
        <w:r w:rsidRPr="001344B0">
          <w:rPr>
            <w:rStyle w:val="Hyperlink"/>
          </w:rPr>
          <w:fldChar w:fldCharType="end"/>
        </w:r>
      </w:ins>
    </w:p>
    <w:p w:rsidR="00FE6CD4" w:rsidRDefault="00FE6CD4">
      <w:pPr>
        <w:pStyle w:val="TOC1"/>
        <w:rPr>
          <w:ins w:id="956" w:author="Seggelke, Klaus" w:date="2017-03-21T17:30:00Z"/>
          <w:rFonts w:asciiTheme="minorHAnsi" w:eastAsiaTheme="minorEastAsia" w:hAnsiTheme="minorHAnsi" w:cstheme="minorBidi"/>
          <w:color w:val="auto"/>
          <w:sz w:val="22"/>
          <w:szCs w:val="22"/>
        </w:rPr>
      </w:pPr>
      <w:ins w:id="957" w:author="Seggelke, Klaus" w:date="2017-03-21T17:30:00Z">
        <w:r w:rsidRPr="001344B0">
          <w:rPr>
            <w:rStyle w:val="Hyperlink"/>
          </w:rPr>
          <w:fldChar w:fldCharType="begin"/>
        </w:r>
        <w:r w:rsidRPr="001344B0">
          <w:rPr>
            <w:rStyle w:val="Hyperlink"/>
          </w:rPr>
          <w:instrText xml:space="preserve"> </w:instrText>
        </w:r>
        <w:r>
          <w:instrText>HYPERLINK \l "_Toc477881030"</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TC.VNFC.SCALE.OUT.001.7</w:t>
        </w:r>
        <w:r>
          <w:rPr>
            <w:rFonts w:asciiTheme="minorHAnsi" w:eastAsiaTheme="minorEastAsia" w:hAnsiTheme="minorHAnsi" w:cstheme="minorBidi"/>
            <w:color w:val="auto"/>
            <w:sz w:val="22"/>
            <w:szCs w:val="22"/>
          </w:rPr>
          <w:tab/>
        </w:r>
        <w:r w:rsidRPr="001344B0">
          <w:rPr>
            <w:rStyle w:val="Hyperlink"/>
          </w:rPr>
          <w:t xml:space="preserve">Scale-Out VNFC instance </w:t>
        </w:r>
        <w:r w:rsidRPr="001344B0">
          <w:rPr>
            <w:rStyle w:val="Hyperlink"/>
            <w:rFonts w:ascii="Tahoma" w:hAnsi="Tahoma" w:cs="Tahoma"/>
          </w:rPr>
          <w:t>with Manual Scaling event generated by EM</w:t>
        </w:r>
        <w:r>
          <w:rPr>
            <w:webHidden/>
          </w:rPr>
          <w:tab/>
        </w:r>
        <w:r>
          <w:rPr>
            <w:webHidden/>
          </w:rPr>
          <w:fldChar w:fldCharType="begin"/>
        </w:r>
        <w:r>
          <w:rPr>
            <w:webHidden/>
          </w:rPr>
          <w:instrText xml:space="preserve"> PAGEREF _Toc477881030 \h </w:instrText>
        </w:r>
        <w:r>
          <w:rPr>
            <w:webHidden/>
          </w:rPr>
        </w:r>
      </w:ins>
      <w:r>
        <w:rPr>
          <w:webHidden/>
        </w:rPr>
        <w:fldChar w:fldCharType="separate"/>
      </w:r>
      <w:ins w:id="958" w:author="Seggelke, Klaus" w:date="2017-03-21T17:30:00Z">
        <w:r>
          <w:rPr>
            <w:webHidden/>
          </w:rPr>
          <w:t>93</w:t>
        </w:r>
        <w:r>
          <w:rPr>
            <w:webHidden/>
          </w:rPr>
          <w:fldChar w:fldCharType="end"/>
        </w:r>
        <w:r w:rsidRPr="001344B0">
          <w:rPr>
            <w:rStyle w:val="Hyperlink"/>
          </w:rPr>
          <w:fldChar w:fldCharType="end"/>
        </w:r>
      </w:ins>
    </w:p>
    <w:p w:rsidR="00FE6CD4" w:rsidRDefault="00FE6CD4">
      <w:pPr>
        <w:pStyle w:val="TOC1"/>
        <w:rPr>
          <w:ins w:id="959" w:author="Seggelke, Klaus" w:date="2017-03-21T17:30:00Z"/>
          <w:rFonts w:asciiTheme="minorHAnsi" w:eastAsiaTheme="minorEastAsia" w:hAnsiTheme="minorHAnsi" w:cstheme="minorBidi"/>
          <w:color w:val="auto"/>
          <w:sz w:val="22"/>
          <w:szCs w:val="22"/>
        </w:rPr>
      </w:pPr>
      <w:ins w:id="960" w:author="Seggelke, Klaus" w:date="2017-03-21T17:30:00Z">
        <w:r w:rsidRPr="001344B0">
          <w:rPr>
            <w:rStyle w:val="Hyperlink"/>
          </w:rPr>
          <w:fldChar w:fldCharType="begin"/>
        </w:r>
        <w:r w:rsidRPr="001344B0">
          <w:rPr>
            <w:rStyle w:val="Hyperlink"/>
          </w:rPr>
          <w:instrText xml:space="preserve"> </w:instrText>
        </w:r>
        <w:r>
          <w:instrText>HYPERLINK \l "_Toc477881031"</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TC.VNFC.SCALE.OUT.002</w:t>
        </w:r>
        <w:r>
          <w:rPr>
            <w:rFonts w:asciiTheme="minorHAnsi" w:eastAsiaTheme="minorEastAsia" w:hAnsiTheme="minorHAnsi" w:cstheme="minorBidi"/>
            <w:color w:val="auto"/>
            <w:sz w:val="22"/>
            <w:szCs w:val="22"/>
          </w:rPr>
          <w:tab/>
        </w:r>
        <w:r w:rsidRPr="001344B0">
          <w:rPr>
            <w:rStyle w:val="Hyperlink"/>
          </w:rPr>
          <w:t>Max scale-out VNFC instance</w:t>
        </w:r>
        <w:r>
          <w:rPr>
            <w:webHidden/>
          </w:rPr>
          <w:tab/>
        </w:r>
        <w:r>
          <w:rPr>
            <w:webHidden/>
          </w:rPr>
          <w:fldChar w:fldCharType="begin"/>
        </w:r>
        <w:r>
          <w:rPr>
            <w:webHidden/>
          </w:rPr>
          <w:instrText xml:space="preserve"> PAGEREF _Toc477881031 \h </w:instrText>
        </w:r>
        <w:r>
          <w:rPr>
            <w:webHidden/>
          </w:rPr>
        </w:r>
      </w:ins>
      <w:r>
        <w:rPr>
          <w:webHidden/>
        </w:rPr>
        <w:fldChar w:fldCharType="separate"/>
      </w:r>
      <w:ins w:id="961" w:author="Seggelke, Klaus" w:date="2017-03-21T17:30:00Z">
        <w:r>
          <w:rPr>
            <w:webHidden/>
          </w:rPr>
          <w:t>94</w:t>
        </w:r>
        <w:r>
          <w:rPr>
            <w:webHidden/>
          </w:rPr>
          <w:fldChar w:fldCharType="end"/>
        </w:r>
        <w:r w:rsidRPr="001344B0">
          <w:rPr>
            <w:rStyle w:val="Hyperlink"/>
          </w:rPr>
          <w:fldChar w:fldCharType="end"/>
        </w:r>
      </w:ins>
    </w:p>
    <w:p w:rsidR="00FE6CD4" w:rsidRDefault="00FE6CD4">
      <w:pPr>
        <w:pStyle w:val="TOC1"/>
        <w:rPr>
          <w:ins w:id="962" w:author="Seggelke, Klaus" w:date="2017-03-21T17:30:00Z"/>
          <w:rFonts w:asciiTheme="minorHAnsi" w:eastAsiaTheme="minorEastAsia" w:hAnsiTheme="minorHAnsi" w:cstheme="minorBidi"/>
          <w:color w:val="auto"/>
          <w:sz w:val="22"/>
          <w:szCs w:val="22"/>
        </w:rPr>
      </w:pPr>
      <w:ins w:id="963" w:author="Seggelke, Klaus" w:date="2017-03-21T17:30:00Z">
        <w:r w:rsidRPr="001344B0">
          <w:rPr>
            <w:rStyle w:val="Hyperlink"/>
          </w:rPr>
          <w:fldChar w:fldCharType="begin"/>
        </w:r>
        <w:r w:rsidRPr="001344B0">
          <w:rPr>
            <w:rStyle w:val="Hyperlink"/>
          </w:rPr>
          <w:instrText xml:space="preserve"> </w:instrText>
        </w:r>
        <w:r>
          <w:instrText>HYPERLINK \l "_Toc477881032"</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TC.VNFC.SCALE.OUT.003</w:t>
        </w:r>
        <w:r>
          <w:rPr>
            <w:rFonts w:asciiTheme="minorHAnsi" w:eastAsiaTheme="minorEastAsia" w:hAnsiTheme="minorHAnsi" w:cstheme="minorBidi"/>
            <w:color w:val="auto"/>
            <w:sz w:val="22"/>
            <w:szCs w:val="22"/>
          </w:rPr>
          <w:tab/>
        </w:r>
        <w:r w:rsidRPr="001344B0">
          <w:rPr>
            <w:rStyle w:val="Hyperlink"/>
          </w:rPr>
          <w:t>Scale-in VNFC instance</w:t>
        </w:r>
        <w:r>
          <w:rPr>
            <w:webHidden/>
          </w:rPr>
          <w:tab/>
        </w:r>
        <w:r>
          <w:rPr>
            <w:webHidden/>
          </w:rPr>
          <w:fldChar w:fldCharType="begin"/>
        </w:r>
        <w:r>
          <w:rPr>
            <w:webHidden/>
          </w:rPr>
          <w:instrText xml:space="preserve"> PAGEREF _Toc477881032 \h </w:instrText>
        </w:r>
        <w:r>
          <w:rPr>
            <w:webHidden/>
          </w:rPr>
        </w:r>
      </w:ins>
      <w:r>
        <w:rPr>
          <w:webHidden/>
        </w:rPr>
        <w:fldChar w:fldCharType="separate"/>
      </w:r>
      <w:ins w:id="964" w:author="Seggelke, Klaus" w:date="2017-03-21T17:30:00Z">
        <w:r>
          <w:rPr>
            <w:webHidden/>
          </w:rPr>
          <w:t>95</w:t>
        </w:r>
        <w:r>
          <w:rPr>
            <w:webHidden/>
          </w:rPr>
          <w:fldChar w:fldCharType="end"/>
        </w:r>
        <w:r w:rsidRPr="001344B0">
          <w:rPr>
            <w:rStyle w:val="Hyperlink"/>
          </w:rPr>
          <w:fldChar w:fldCharType="end"/>
        </w:r>
      </w:ins>
    </w:p>
    <w:p w:rsidR="00FE6CD4" w:rsidRDefault="00FE6CD4">
      <w:pPr>
        <w:pStyle w:val="TOC1"/>
        <w:rPr>
          <w:ins w:id="965" w:author="Seggelke, Klaus" w:date="2017-03-21T17:30:00Z"/>
          <w:rFonts w:asciiTheme="minorHAnsi" w:eastAsiaTheme="minorEastAsia" w:hAnsiTheme="minorHAnsi" w:cstheme="minorBidi"/>
          <w:color w:val="auto"/>
          <w:sz w:val="22"/>
          <w:szCs w:val="22"/>
        </w:rPr>
      </w:pPr>
      <w:ins w:id="966" w:author="Seggelke, Klaus" w:date="2017-03-21T17:30:00Z">
        <w:r w:rsidRPr="001344B0">
          <w:rPr>
            <w:rStyle w:val="Hyperlink"/>
          </w:rPr>
          <w:fldChar w:fldCharType="begin"/>
        </w:r>
        <w:r w:rsidRPr="001344B0">
          <w:rPr>
            <w:rStyle w:val="Hyperlink"/>
          </w:rPr>
          <w:instrText xml:space="preserve"> </w:instrText>
        </w:r>
        <w:r>
          <w:instrText>HYPERLINK \l "_Toc477881033"</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TC.VNFC.SCALE.OUT.003.1</w:t>
        </w:r>
        <w:r>
          <w:rPr>
            <w:rFonts w:asciiTheme="minorHAnsi" w:eastAsiaTheme="minorEastAsia" w:hAnsiTheme="minorHAnsi" w:cstheme="minorBidi"/>
            <w:color w:val="auto"/>
            <w:sz w:val="22"/>
            <w:szCs w:val="22"/>
          </w:rPr>
          <w:tab/>
        </w:r>
        <w:r w:rsidRPr="001344B0">
          <w:rPr>
            <w:rStyle w:val="Hyperlink"/>
          </w:rPr>
          <w:t>Scale-in VNFC instance with On-demand Scaling event generated by MANO</w:t>
        </w:r>
        <w:r>
          <w:rPr>
            <w:webHidden/>
          </w:rPr>
          <w:tab/>
        </w:r>
        <w:r>
          <w:rPr>
            <w:webHidden/>
          </w:rPr>
          <w:fldChar w:fldCharType="begin"/>
        </w:r>
        <w:r>
          <w:rPr>
            <w:webHidden/>
          </w:rPr>
          <w:instrText xml:space="preserve"> PAGEREF _Toc477881033 \h </w:instrText>
        </w:r>
        <w:r>
          <w:rPr>
            <w:webHidden/>
          </w:rPr>
        </w:r>
      </w:ins>
      <w:r>
        <w:rPr>
          <w:webHidden/>
        </w:rPr>
        <w:fldChar w:fldCharType="separate"/>
      </w:r>
      <w:ins w:id="967" w:author="Seggelke, Klaus" w:date="2017-03-21T17:30:00Z">
        <w:r>
          <w:rPr>
            <w:webHidden/>
          </w:rPr>
          <w:t>97</w:t>
        </w:r>
        <w:r>
          <w:rPr>
            <w:webHidden/>
          </w:rPr>
          <w:fldChar w:fldCharType="end"/>
        </w:r>
        <w:r w:rsidRPr="001344B0">
          <w:rPr>
            <w:rStyle w:val="Hyperlink"/>
          </w:rPr>
          <w:fldChar w:fldCharType="end"/>
        </w:r>
      </w:ins>
    </w:p>
    <w:p w:rsidR="00FE6CD4" w:rsidRDefault="00FE6CD4">
      <w:pPr>
        <w:pStyle w:val="TOC1"/>
        <w:rPr>
          <w:ins w:id="968" w:author="Seggelke, Klaus" w:date="2017-03-21T17:30:00Z"/>
          <w:rFonts w:asciiTheme="minorHAnsi" w:eastAsiaTheme="minorEastAsia" w:hAnsiTheme="minorHAnsi" w:cstheme="minorBidi"/>
          <w:color w:val="auto"/>
          <w:sz w:val="22"/>
          <w:szCs w:val="22"/>
        </w:rPr>
      </w:pPr>
      <w:ins w:id="969" w:author="Seggelke, Klaus" w:date="2017-03-21T17:30:00Z">
        <w:r w:rsidRPr="001344B0">
          <w:rPr>
            <w:rStyle w:val="Hyperlink"/>
          </w:rPr>
          <w:fldChar w:fldCharType="begin"/>
        </w:r>
        <w:r w:rsidRPr="001344B0">
          <w:rPr>
            <w:rStyle w:val="Hyperlink"/>
          </w:rPr>
          <w:instrText xml:space="preserve"> </w:instrText>
        </w:r>
        <w:r>
          <w:instrText>HYPERLINK \l "_Toc477881034"</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TC.VNFC.SCALE.OUT.003.2</w:t>
        </w:r>
        <w:r>
          <w:rPr>
            <w:rFonts w:asciiTheme="minorHAnsi" w:eastAsiaTheme="minorEastAsia" w:hAnsiTheme="minorHAnsi" w:cstheme="minorBidi"/>
            <w:color w:val="auto"/>
            <w:sz w:val="22"/>
            <w:szCs w:val="22"/>
          </w:rPr>
          <w:tab/>
        </w:r>
        <w:r w:rsidRPr="001344B0">
          <w:rPr>
            <w:rStyle w:val="Hyperlink"/>
          </w:rPr>
          <w:t>Scale-in VNFC instance with On-demand Scaling event generated by VNF</w:t>
        </w:r>
        <w:r>
          <w:rPr>
            <w:webHidden/>
          </w:rPr>
          <w:tab/>
        </w:r>
        <w:r>
          <w:rPr>
            <w:webHidden/>
          </w:rPr>
          <w:fldChar w:fldCharType="begin"/>
        </w:r>
        <w:r>
          <w:rPr>
            <w:webHidden/>
          </w:rPr>
          <w:instrText xml:space="preserve"> PAGEREF _Toc477881034 \h </w:instrText>
        </w:r>
        <w:r>
          <w:rPr>
            <w:webHidden/>
          </w:rPr>
        </w:r>
      </w:ins>
      <w:r>
        <w:rPr>
          <w:webHidden/>
        </w:rPr>
        <w:fldChar w:fldCharType="separate"/>
      </w:r>
      <w:ins w:id="970" w:author="Seggelke, Klaus" w:date="2017-03-21T17:30:00Z">
        <w:r>
          <w:rPr>
            <w:webHidden/>
          </w:rPr>
          <w:t>98</w:t>
        </w:r>
        <w:r>
          <w:rPr>
            <w:webHidden/>
          </w:rPr>
          <w:fldChar w:fldCharType="end"/>
        </w:r>
        <w:r w:rsidRPr="001344B0">
          <w:rPr>
            <w:rStyle w:val="Hyperlink"/>
          </w:rPr>
          <w:fldChar w:fldCharType="end"/>
        </w:r>
      </w:ins>
    </w:p>
    <w:p w:rsidR="00FE6CD4" w:rsidRDefault="00FE6CD4">
      <w:pPr>
        <w:pStyle w:val="TOC1"/>
        <w:rPr>
          <w:ins w:id="971" w:author="Seggelke, Klaus" w:date="2017-03-21T17:30:00Z"/>
          <w:rFonts w:asciiTheme="minorHAnsi" w:eastAsiaTheme="minorEastAsia" w:hAnsiTheme="minorHAnsi" w:cstheme="minorBidi"/>
          <w:color w:val="auto"/>
          <w:sz w:val="22"/>
          <w:szCs w:val="22"/>
        </w:rPr>
      </w:pPr>
      <w:ins w:id="972" w:author="Seggelke, Klaus" w:date="2017-03-21T17:30:00Z">
        <w:r w:rsidRPr="001344B0">
          <w:rPr>
            <w:rStyle w:val="Hyperlink"/>
          </w:rPr>
          <w:fldChar w:fldCharType="begin"/>
        </w:r>
        <w:r w:rsidRPr="001344B0">
          <w:rPr>
            <w:rStyle w:val="Hyperlink"/>
          </w:rPr>
          <w:instrText xml:space="preserve"> </w:instrText>
        </w:r>
        <w:r>
          <w:instrText>HYPERLINK \l "_Toc477881035"</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TC.VNFC.SCALE.OUT.003.3</w:t>
        </w:r>
        <w:r>
          <w:rPr>
            <w:rFonts w:asciiTheme="minorHAnsi" w:eastAsiaTheme="minorEastAsia" w:hAnsiTheme="minorHAnsi" w:cstheme="minorBidi"/>
            <w:color w:val="auto"/>
            <w:sz w:val="22"/>
            <w:szCs w:val="22"/>
          </w:rPr>
          <w:tab/>
        </w:r>
        <w:r w:rsidRPr="001344B0">
          <w:rPr>
            <w:rStyle w:val="Hyperlink"/>
          </w:rPr>
          <w:t>Scale-in VNFC instance with On-demand Scaling event generated by VIM</w:t>
        </w:r>
        <w:r>
          <w:rPr>
            <w:webHidden/>
          </w:rPr>
          <w:tab/>
        </w:r>
        <w:r>
          <w:rPr>
            <w:webHidden/>
          </w:rPr>
          <w:fldChar w:fldCharType="begin"/>
        </w:r>
        <w:r>
          <w:rPr>
            <w:webHidden/>
          </w:rPr>
          <w:instrText xml:space="preserve"> PAGEREF _Toc477881035 \h </w:instrText>
        </w:r>
        <w:r>
          <w:rPr>
            <w:webHidden/>
          </w:rPr>
        </w:r>
      </w:ins>
      <w:r>
        <w:rPr>
          <w:webHidden/>
        </w:rPr>
        <w:fldChar w:fldCharType="separate"/>
      </w:r>
      <w:ins w:id="973" w:author="Seggelke, Klaus" w:date="2017-03-21T17:30:00Z">
        <w:r>
          <w:rPr>
            <w:webHidden/>
          </w:rPr>
          <w:t>99</w:t>
        </w:r>
        <w:r>
          <w:rPr>
            <w:webHidden/>
          </w:rPr>
          <w:fldChar w:fldCharType="end"/>
        </w:r>
        <w:r w:rsidRPr="001344B0">
          <w:rPr>
            <w:rStyle w:val="Hyperlink"/>
          </w:rPr>
          <w:fldChar w:fldCharType="end"/>
        </w:r>
      </w:ins>
    </w:p>
    <w:p w:rsidR="00FE6CD4" w:rsidRDefault="00FE6CD4">
      <w:pPr>
        <w:pStyle w:val="TOC1"/>
        <w:rPr>
          <w:ins w:id="974" w:author="Seggelke, Klaus" w:date="2017-03-21T17:30:00Z"/>
          <w:rFonts w:asciiTheme="minorHAnsi" w:eastAsiaTheme="minorEastAsia" w:hAnsiTheme="minorHAnsi" w:cstheme="minorBidi"/>
          <w:color w:val="auto"/>
          <w:sz w:val="22"/>
          <w:szCs w:val="22"/>
        </w:rPr>
      </w:pPr>
      <w:ins w:id="975" w:author="Seggelke, Klaus" w:date="2017-03-21T17:30:00Z">
        <w:r w:rsidRPr="001344B0">
          <w:rPr>
            <w:rStyle w:val="Hyperlink"/>
          </w:rPr>
          <w:fldChar w:fldCharType="begin"/>
        </w:r>
        <w:r w:rsidRPr="001344B0">
          <w:rPr>
            <w:rStyle w:val="Hyperlink"/>
          </w:rPr>
          <w:instrText xml:space="preserve"> </w:instrText>
        </w:r>
        <w:r>
          <w:instrText>HYPERLINK \l "_Toc477881036"</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TC.VNFC.SCALE.OUT.003.4</w:t>
        </w:r>
        <w:r>
          <w:rPr>
            <w:rFonts w:asciiTheme="minorHAnsi" w:eastAsiaTheme="minorEastAsia" w:hAnsiTheme="minorHAnsi" w:cstheme="minorBidi"/>
            <w:color w:val="auto"/>
            <w:sz w:val="22"/>
            <w:szCs w:val="22"/>
          </w:rPr>
          <w:tab/>
        </w:r>
        <w:r w:rsidRPr="001344B0">
          <w:rPr>
            <w:rStyle w:val="Hyperlink"/>
          </w:rPr>
          <w:t>Scale-in VNFC instance with On-demand Scaling event generated by EM</w:t>
        </w:r>
        <w:r>
          <w:rPr>
            <w:webHidden/>
          </w:rPr>
          <w:tab/>
        </w:r>
        <w:r>
          <w:rPr>
            <w:webHidden/>
          </w:rPr>
          <w:fldChar w:fldCharType="begin"/>
        </w:r>
        <w:r>
          <w:rPr>
            <w:webHidden/>
          </w:rPr>
          <w:instrText xml:space="preserve"> PAGEREF _Toc477881036 \h </w:instrText>
        </w:r>
        <w:r>
          <w:rPr>
            <w:webHidden/>
          </w:rPr>
        </w:r>
      </w:ins>
      <w:r>
        <w:rPr>
          <w:webHidden/>
        </w:rPr>
        <w:fldChar w:fldCharType="separate"/>
      </w:r>
      <w:ins w:id="976" w:author="Seggelke, Klaus" w:date="2017-03-21T17:30:00Z">
        <w:r>
          <w:rPr>
            <w:webHidden/>
          </w:rPr>
          <w:t>100</w:t>
        </w:r>
        <w:r>
          <w:rPr>
            <w:webHidden/>
          </w:rPr>
          <w:fldChar w:fldCharType="end"/>
        </w:r>
        <w:r w:rsidRPr="001344B0">
          <w:rPr>
            <w:rStyle w:val="Hyperlink"/>
          </w:rPr>
          <w:fldChar w:fldCharType="end"/>
        </w:r>
      </w:ins>
    </w:p>
    <w:p w:rsidR="00FE6CD4" w:rsidRDefault="00FE6CD4">
      <w:pPr>
        <w:pStyle w:val="TOC1"/>
        <w:rPr>
          <w:ins w:id="977" w:author="Seggelke, Klaus" w:date="2017-03-21T17:30:00Z"/>
          <w:rFonts w:asciiTheme="minorHAnsi" w:eastAsiaTheme="minorEastAsia" w:hAnsiTheme="minorHAnsi" w:cstheme="minorBidi"/>
          <w:color w:val="auto"/>
          <w:sz w:val="22"/>
          <w:szCs w:val="22"/>
        </w:rPr>
      </w:pPr>
      <w:ins w:id="978" w:author="Seggelke, Klaus" w:date="2017-03-21T17:30:00Z">
        <w:r w:rsidRPr="001344B0">
          <w:rPr>
            <w:rStyle w:val="Hyperlink"/>
          </w:rPr>
          <w:fldChar w:fldCharType="begin"/>
        </w:r>
        <w:r w:rsidRPr="001344B0">
          <w:rPr>
            <w:rStyle w:val="Hyperlink"/>
          </w:rPr>
          <w:instrText xml:space="preserve"> </w:instrText>
        </w:r>
        <w:r>
          <w:instrText>HYPERLINK \l "_Toc477881037"</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TC.VNFC.SCALE.OUT.003.5</w:t>
        </w:r>
        <w:r>
          <w:rPr>
            <w:rFonts w:asciiTheme="minorHAnsi" w:eastAsiaTheme="minorEastAsia" w:hAnsiTheme="minorHAnsi" w:cstheme="minorBidi"/>
            <w:color w:val="auto"/>
            <w:sz w:val="22"/>
            <w:szCs w:val="22"/>
          </w:rPr>
          <w:tab/>
        </w:r>
        <w:r w:rsidRPr="001344B0">
          <w:rPr>
            <w:rStyle w:val="Hyperlink"/>
          </w:rPr>
          <w:t>Scale-in VNFC instance with Manual Scaling event generated by MANO</w:t>
        </w:r>
        <w:r>
          <w:rPr>
            <w:webHidden/>
          </w:rPr>
          <w:tab/>
        </w:r>
        <w:r>
          <w:rPr>
            <w:webHidden/>
          </w:rPr>
          <w:fldChar w:fldCharType="begin"/>
        </w:r>
        <w:r>
          <w:rPr>
            <w:webHidden/>
          </w:rPr>
          <w:instrText xml:space="preserve"> PAGEREF _Toc477881037 \h </w:instrText>
        </w:r>
        <w:r>
          <w:rPr>
            <w:webHidden/>
          </w:rPr>
        </w:r>
      </w:ins>
      <w:r>
        <w:rPr>
          <w:webHidden/>
        </w:rPr>
        <w:fldChar w:fldCharType="separate"/>
      </w:r>
      <w:ins w:id="979" w:author="Seggelke, Klaus" w:date="2017-03-21T17:30:00Z">
        <w:r>
          <w:rPr>
            <w:webHidden/>
          </w:rPr>
          <w:t>100</w:t>
        </w:r>
        <w:r>
          <w:rPr>
            <w:webHidden/>
          </w:rPr>
          <w:fldChar w:fldCharType="end"/>
        </w:r>
        <w:r w:rsidRPr="001344B0">
          <w:rPr>
            <w:rStyle w:val="Hyperlink"/>
          </w:rPr>
          <w:fldChar w:fldCharType="end"/>
        </w:r>
      </w:ins>
    </w:p>
    <w:p w:rsidR="00FE6CD4" w:rsidRDefault="00FE6CD4">
      <w:pPr>
        <w:pStyle w:val="TOC1"/>
        <w:rPr>
          <w:ins w:id="980" w:author="Seggelke, Klaus" w:date="2017-03-21T17:30:00Z"/>
          <w:rFonts w:asciiTheme="minorHAnsi" w:eastAsiaTheme="minorEastAsia" w:hAnsiTheme="minorHAnsi" w:cstheme="minorBidi"/>
          <w:color w:val="auto"/>
          <w:sz w:val="22"/>
          <w:szCs w:val="22"/>
        </w:rPr>
      </w:pPr>
      <w:ins w:id="981" w:author="Seggelke, Klaus" w:date="2017-03-21T17:30:00Z">
        <w:r w:rsidRPr="001344B0">
          <w:rPr>
            <w:rStyle w:val="Hyperlink"/>
          </w:rPr>
          <w:fldChar w:fldCharType="begin"/>
        </w:r>
        <w:r w:rsidRPr="001344B0">
          <w:rPr>
            <w:rStyle w:val="Hyperlink"/>
          </w:rPr>
          <w:instrText xml:space="preserve"> </w:instrText>
        </w:r>
        <w:r>
          <w:instrText>HYPERLINK \l "_Toc477881038"</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TC.VNFC.SCALE.OUT.003.6</w:t>
        </w:r>
        <w:r>
          <w:rPr>
            <w:rFonts w:asciiTheme="minorHAnsi" w:eastAsiaTheme="minorEastAsia" w:hAnsiTheme="minorHAnsi" w:cstheme="minorBidi"/>
            <w:color w:val="auto"/>
            <w:sz w:val="22"/>
            <w:szCs w:val="22"/>
          </w:rPr>
          <w:tab/>
        </w:r>
        <w:r w:rsidRPr="001344B0">
          <w:rPr>
            <w:rStyle w:val="Hyperlink"/>
          </w:rPr>
          <w:t>Scale-in VNFC instance with Manual Scaling event generated by VNF</w:t>
        </w:r>
        <w:r>
          <w:rPr>
            <w:webHidden/>
          </w:rPr>
          <w:tab/>
        </w:r>
        <w:r>
          <w:rPr>
            <w:webHidden/>
          </w:rPr>
          <w:fldChar w:fldCharType="begin"/>
        </w:r>
        <w:r>
          <w:rPr>
            <w:webHidden/>
          </w:rPr>
          <w:instrText xml:space="preserve"> PAGEREF _Toc477881038 \h </w:instrText>
        </w:r>
        <w:r>
          <w:rPr>
            <w:webHidden/>
          </w:rPr>
        </w:r>
      </w:ins>
      <w:r>
        <w:rPr>
          <w:webHidden/>
        </w:rPr>
        <w:fldChar w:fldCharType="separate"/>
      </w:r>
      <w:ins w:id="982" w:author="Seggelke, Klaus" w:date="2017-03-21T17:30:00Z">
        <w:r>
          <w:rPr>
            <w:webHidden/>
          </w:rPr>
          <w:t>101</w:t>
        </w:r>
        <w:r>
          <w:rPr>
            <w:webHidden/>
          </w:rPr>
          <w:fldChar w:fldCharType="end"/>
        </w:r>
        <w:r w:rsidRPr="001344B0">
          <w:rPr>
            <w:rStyle w:val="Hyperlink"/>
          </w:rPr>
          <w:fldChar w:fldCharType="end"/>
        </w:r>
      </w:ins>
    </w:p>
    <w:p w:rsidR="00FE6CD4" w:rsidRDefault="00FE6CD4">
      <w:pPr>
        <w:pStyle w:val="TOC1"/>
        <w:rPr>
          <w:ins w:id="983" w:author="Seggelke, Klaus" w:date="2017-03-21T17:30:00Z"/>
          <w:rFonts w:asciiTheme="minorHAnsi" w:eastAsiaTheme="minorEastAsia" w:hAnsiTheme="minorHAnsi" w:cstheme="minorBidi"/>
          <w:color w:val="auto"/>
          <w:sz w:val="22"/>
          <w:szCs w:val="22"/>
        </w:rPr>
      </w:pPr>
      <w:ins w:id="984" w:author="Seggelke, Klaus" w:date="2017-03-21T17:30:00Z">
        <w:r w:rsidRPr="001344B0">
          <w:rPr>
            <w:rStyle w:val="Hyperlink"/>
          </w:rPr>
          <w:fldChar w:fldCharType="begin"/>
        </w:r>
        <w:r w:rsidRPr="001344B0">
          <w:rPr>
            <w:rStyle w:val="Hyperlink"/>
          </w:rPr>
          <w:instrText xml:space="preserve"> </w:instrText>
        </w:r>
        <w:r>
          <w:instrText>HYPERLINK \l "_Toc477881039"</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TC.VNFC.SCALE.OUT.003.7</w:t>
        </w:r>
        <w:r>
          <w:rPr>
            <w:rFonts w:asciiTheme="minorHAnsi" w:eastAsiaTheme="minorEastAsia" w:hAnsiTheme="minorHAnsi" w:cstheme="minorBidi"/>
            <w:color w:val="auto"/>
            <w:sz w:val="22"/>
            <w:szCs w:val="22"/>
          </w:rPr>
          <w:tab/>
        </w:r>
        <w:r w:rsidRPr="001344B0">
          <w:rPr>
            <w:rStyle w:val="Hyperlink"/>
          </w:rPr>
          <w:t>Scale-in VNFC instance with Manual Scaling event generated by EM</w:t>
        </w:r>
        <w:r>
          <w:rPr>
            <w:webHidden/>
          </w:rPr>
          <w:tab/>
        </w:r>
        <w:r>
          <w:rPr>
            <w:webHidden/>
          </w:rPr>
          <w:fldChar w:fldCharType="begin"/>
        </w:r>
        <w:r>
          <w:rPr>
            <w:webHidden/>
          </w:rPr>
          <w:instrText xml:space="preserve"> PAGEREF _Toc477881039 \h </w:instrText>
        </w:r>
        <w:r>
          <w:rPr>
            <w:webHidden/>
          </w:rPr>
        </w:r>
      </w:ins>
      <w:r>
        <w:rPr>
          <w:webHidden/>
        </w:rPr>
        <w:fldChar w:fldCharType="separate"/>
      </w:r>
      <w:ins w:id="985" w:author="Seggelke, Klaus" w:date="2017-03-21T17:30:00Z">
        <w:r>
          <w:rPr>
            <w:webHidden/>
          </w:rPr>
          <w:t>102</w:t>
        </w:r>
        <w:r>
          <w:rPr>
            <w:webHidden/>
          </w:rPr>
          <w:fldChar w:fldCharType="end"/>
        </w:r>
        <w:r w:rsidRPr="001344B0">
          <w:rPr>
            <w:rStyle w:val="Hyperlink"/>
          </w:rPr>
          <w:fldChar w:fldCharType="end"/>
        </w:r>
      </w:ins>
    </w:p>
    <w:p w:rsidR="00FE6CD4" w:rsidRDefault="00FE6CD4">
      <w:pPr>
        <w:pStyle w:val="TOC1"/>
        <w:rPr>
          <w:ins w:id="986" w:author="Seggelke, Klaus" w:date="2017-03-21T17:30:00Z"/>
          <w:rFonts w:asciiTheme="minorHAnsi" w:eastAsiaTheme="minorEastAsia" w:hAnsiTheme="minorHAnsi" w:cstheme="minorBidi"/>
          <w:color w:val="auto"/>
          <w:sz w:val="22"/>
          <w:szCs w:val="22"/>
        </w:rPr>
      </w:pPr>
      <w:ins w:id="987" w:author="Seggelke, Klaus" w:date="2017-03-21T17:30:00Z">
        <w:r w:rsidRPr="001344B0">
          <w:rPr>
            <w:rStyle w:val="Hyperlink"/>
          </w:rPr>
          <w:fldChar w:fldCharType="begin"/>
        </w:r>
        <w:r w:rsidRPr="001344B0">
          <w:rPr>
            <w:rStyle w:val="Hyperlink"/>
          </w:rPr>
          <w:instrText xml:space="preserve"> </w:instrText>
        </w:r>
        <w:r>
          <w:instrText>HYPERLINK \l "_Toc477881040"</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TC.VNFC.SCALE.OUT.004</w:t>
        </w:r>
        <w:r>
          <w:rPr>
            <w:rFonts w:asciiTheme="minorHAnsi" w:eastAsiaTheme="minorEastAsia" w:hAnsiTheme="minorHAnsi" w:cstheme="minorBidi"/>
            <w:color w:val="auto"/>
            <w:sz w:val="22"/>
            <w:szCs w:val="22"/>
          </w:rPr>
          <w:tab/>
        </w:r>
        <w:r w:rsidRPr="001344B0">
          <w:rPr>
            <w:rStyle w:val="Hyperlink"/>
          </w:rPr>
          <w:t>Max vResource VNFC limit reached before max VNFD limit for scale-out</w:t>
        </w:r>
        <w:r>
          <w:rPr>
            <w:webHidden/>
          </w:rPr>
          <w:tab/>
        </w:r>
        <w:r>
          <w:rPr>
            <w:webHidden/>
          </w:rPr>
          <w:fldChar w:fldCharType="begin"/>
        </w:r>
        <w:r>
          <w:rPr>
            <w:webHidden/>
          </w:rPr>
          <w:instrText xml:space="preserve"> PAGEREF _Toc477881040 \h </w:instrText>
        </w:r>
        <w:r>
          <w:rPr>
            <w:webHidden/>
          </w:rPr>
        </w:r>
      </w:ins>
      <w:r>
        <w:rPr>
          <w:webHidden/>
        </w:rPr>
        <w:fldChar w:fldCharType="separate"/>
      </w:r>
      <w:ins w:id="988" w:author="Seggelke, Klaus" w:date="2017-03-21T17:30:00Z">
        <w:r>
          <w:rPr>
            <w:webHidden/>
          </w:rPr>
          <w:t>103</w:t>
        </w:r>
        <w:r>
          <w:rPr>
            <w:webHidden/>
          </w:rPr>
          <w:fldChar w:fldCharType="end"/>
        </w:r>
        <w:r w:rsidRPr="001344B0">
          <w:rPr>
            <w:rStyle w:val="Hyperlink"/>
          </w:rPr>
          <w:fldChar w:fldCharType="end"/>
        </w:r>
      </w:ins>
    </w:p>
    <w:p w:rsidR="00FE6CD4" w:rsidRDefault="00FE6CD4">
      <w:pPr>
        <w:pStyle w:val="TOC1"/>
        <w:rPr>
          <w:ins w:id="989" w:author="Seggelke, Klaus" w:date="2017-03-21T17:30:00Z"/>
          <w:rFonts w:asciiTheme="minorHAnsi" w:eastAsiaTheme="minorEastAsia" w:hAnsiTheme="minorHAnsi" w:cstheme="minorBidi"/>
          <w:color w:val="auto"/>
          <w:sz w:val="22"/>
          <w:szCs w:val="22"/>
        </w:rPr>
      </w:pPr>
      <w:ins w:id="990" w:author="Seggelke, Klaus" w:date="2017-03-21T17:30:00Z">
        <w:r w:rsidRPr="001344B0">
          <w:rPr>
            <w:rStyle w:val="Hyperlink"/>
          </w:rPr>
          <w:fldChar w:fldCharType="begin"/>
        </w:r>
        <w:r w:rsidRPr="001344B0">
          <w:rPr>
            <w:rStyle w:val="Hyperlink"/>
          </w:rPr>
          <w:instrText xml:space="preserve"> </w:instrText>
        </w:r>
        <w:r>
          <w:instrText>HYPERLINK \l "_Toc477881041"</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TC.VNFC.SCALE.OUT.005</w:t>
        </w:r>
        <w:r>
          <w:rPr>
            <w:rFonts w:asciiTheme="minorHAnsi" w:eastAsiaTheme="minorEastAsia" w:hAnsiTheme="minorHAnsi" w:cstheme="minorBidi"/>
            <w:color w:val="auto"/>
            <w:sz w:val="22"/>
            <w:szCs w:val="22"/>
          </w:rPr>
          <w:tab/>
        </w:r>
        <w:r w:rsidRPr="001344B0">
          <w:rPr>
            <w:rStyle w:val="Hyperlink"/>
          </w:rPr>
          <w:t>Removal of virtualized specialized hardware acceleration for VNFC scale-in</w:t>
        </w:r>
        <w:r>
          <w:rPr>
            <w:webHidden/>
          </w:rPr>
          <w:tab/>
        </w:r>
        <w:r>
          <w:rPr>
            <w:webHidden/>
          </w:rPr>
          <w:fldChar w:fldCharType="begin"/>
        </w:r>
        <w:r>
          <w:rPr>
            <w:webHidden/>
          </w:rPr>
          <w:instrText xml:space="preserve"> PAGEREF _Toc477881041 \h </w:instrText>
        </w:r>
        <w:r>
          <w:rPr>
            <w:webHidden/>
          </w:rPr>
        </w:r>
      </w:ins>
      <w:r>
        <w:rPr>
          <w:webHidden/>
        </w:rPr>
        <w:fldChar w:fldCharType="separate"/>
      </w:r>
      <w:ins w:id="991" w:author="Seggelke, Klaus" w:date="2017-03-21T17:30:00Z">
        <w:r>
          <w:rPr>
            <w:webHidden/>
          </w:rPr>
          <w:t>105</w:t>
        </w:r>
        <w:r>
          <w:rPr>
            <w:webHidden/>
          </w:rPr>
          <w:fldChar w:fldCharType="end"/>
        </w:r>
        <w:r w:rsidRPr="001344B0">
          <w:rPr>
            <w:rStyle w:val="Hyperlink"/>
          </w:rPr>
          <w:fldChar w:fldCharType="end"/>
        </w:r>
      </w:ins>
    </w:p>
    <w:p w:rsidR="00FE6CD4" w:rsidRDefault="00FE6CD4">
      <w:pPr>
        <w:pStyle w:val="TOC1"/>
        <w:rPr>
          <w:ins w:id="992" w:author="Seggelke, Klaus" w:date="2017-03-21T17:30:00Z"/>
          <w:rFonts w:asciiTheme="minorHAnsi" w:eastAsiaTheme="minorEastAsia" w:hAnsiTheme="minorHAnsi" w:cstheme="minorBidi"/>
          <w:color w:val="auto"/>
          <w:sz w:val="22"/>
          <w:szCs w:val="22"/>
        </w:rPr>
      </w:pPr>
      <w:ins w:id="993" w:author="Seggelke, Klaus" w:date="2017-03-21T17:30:00Z">
        <w:r w:rsidRPr="001344B0">
          <w:rPr>
            <w:rStyle w:val="Hyperlink"/>
          </w:rPr>
          <w:fldChar w:fldCharType="begin"/>
        </w:r>
        <w:r w:rsidRPr="001344B0">
          <w:rPr>
            <w:rStyle w:val="Hyperlink"/>
          </w:rPr>
          <w:instrText xml:space="preserve"> </w:instrText>
        </w:r>
        <w:r>
          <w:instrText>HYPERLINK \l "_Toc477881042"</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TC.VNF.SCALE.OUT.001</w:t>
        </w:r>
        <w:r>
          <w:rPr>
            <w:rFonts w:asciiTheme="minorHAnsi" w:eastAsiaTheme="minorEastAsia" w:hAnsiTheme="minorHAnsi" w:cstheme="minorBidi"/>
            <w:color w:val="auto"/>
            <w:sz w:val="22"/>
            <w:szCs w:val="22"/>
          </w:rPr>
          <w:tab/>
        </w:r>
        <w:r w:rsidRPr="001344B0">
          <w:rPr>
            <w:rStyle w:val="Hyperlink"/>
          </w:rPr>
          <w:t>Scale-Out VNF instance</w:t>
        </w:r>
        <w:r>
          <w:rPr>
            <w:webHidden/>
          </w:rPr>
          <w:tab/>
        </w:r>
        <w:r>
          <w:rPr>
            <w:webHidden/>
          </w:rPr>
          <w:fldChar w:fldCharType="begin"/>
        </w:r>
        <w:r>
          <w:rPr>
            <w:webHidden/>
          </w:rPr>
          <w:instrText xml:space="preserve"> PAGEREF _Toc477881042 \h </w:instrText>
        </w:r>
        <w:r>
          <w:rPr>
            <w:webHidden/>
          </w:rPr>
        </w:r>
      </w:ins>
      <w:r>
        <w:rPr>
          <w:webHidden/>
        </w:rPr>
        <w:fldChar w:fldCharType="separate"/>
      </w:r>
      <w:ins w:id="994" w:author="Seggelke, Klaus" w:date="2017-03-21T17:30:00Z">
        <w:r>
          <w:rPr>
            <w:webHidden/>
          </w:rPr>
          <w:t>106</w:t>
        </w:r>
        <w:r>
          <w:rPr>
            <w:webHidden/>
          </w:rPr>
          <w:fldChar w:fldCharType="end"/>
        </w:r>
        <w:r w:rsidRPr="001344B0">
          <w:rPr>
            <w:rStyle w:val="Hyperlink"/>
          </w:rPr>
          <w:fldChar w:fldCharType="end"/>
        </w:r>
      </w:ins>
    </w:p>
    <w:p w:rsidR="00FE6CD4" w:rsidRDefault="00FE6CD4">
      <w:pPr>
        <w:pStyle w:val="TOC1"/>
        <w:rPr>
          <w:ins w:id="995" w:author="Seggelke, Klaus" w:date="2017-03-21T17:30:00Z"/>
          <w:rFonts w:asciiTheme="minorHAnsi" w:eastAsiaTheme="minorEastAsia" w:hAnsiTheme="minorHAnsi" w:cstheme="minorBidi"/>
          <w:color w:val="auto"/>
          <w:sz w:val="22"/>
          <w:szCs w:val="22"/>
        </w:rPr>
      </w:pPr>
      <w:ins w:id="996" w:author="Seggelke, Klaus" w:date="2017-03-21T17:30:00Z">
        <w:r w:rsidRPr="001344B0">
          <w:rPr>
            <w:rStyle w:val="Hyperlink"/>
          </w:rPr>
          <w:fldChar w:fldCharType="begin"/>
        </w:r>
        <w:r w:rsidRPr="001344B0">
          <w:rPr>
            <w:rStyle w:val="Hyperlink"/>
          </w:rPr>
          <w:instrText xml:space="preserve"> </w:instrText>
        </w:r>
        <w:r>
          <w:instrText>HYPERLINK \l "_Toc477881043"</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TC.VNF.SCALE.OUT.001.1</w:t>
        </w:r>
        <w:r>
          <w:rPr>
            <w:rFonts w:asciiTheme="minorHAnsi" w:eastAsiaTheme="minorEastAsia" w:hAnsiTheme="minorHAnsi" w:cstheme="minorBidi"/>
            <w:color w:val="auto"/>
            <w:sz w:val="22"/>
            <w:szCs w:val="22"/>
          </w:rPr>
          <w:tab/>
        </w:r>
        <w:r w:rsidRPr="001344B0">
          <w:rPr>
            <w:rStyle w:val="Hyperlink"/>
          </w:rPr>
          <w:t xml:space="preserve">Scale-Out VNF instance </w:t>
        </w:r>
        <w:r w:rsidRPr="001344B0">
          <w:rPr>
            <w:rStyle w:val="Hyperlink"/>
            <w:rFonts w:ascii="Tahoma" w:hAnsi="Tahoma" w:cs="Tahoma"/>
          </w:rPr>
          <w:t>with On-demand Scaling event generated by MANO</w:t>
        </w:r>
        <w:r>
          <w:rPr>
            <w:webHidden/>
          </w:rPr>
          <w:tab/>
        </w:r>
        <w:r>
          <w:rPr>
            <w:webHidden/>
          </w:rPr>
          <w:fldChar w:fldCharType="begin"/>
        </w:r>
        <w:r>
          <w:rPr>
            <w:webHidden/>
          </w:rPr>
          <w:instrText xml:space="preserve"> PAGEREF _Toc477881043 \h </w:instrText>
        </w:r>
        <w:r>
          <w:rPr>
            <w:webHidden/>
          </w:rPr>
        </w:r>
      </w:ins>
      <w:r>
        <w:rPr>
          <w:webHidden/>
        </w:rPr>
        <w:fldChar w:fldCharType="separate"/>
      </w:r>
      <w:ins w:id="997" w:author="Seggelke, Klaus" w:date="2017-03-21T17:30:00Z">
        <w:r>
          <w:rPr>
            <w:webHidden/>
          </w:rPr>
          <w:t>107</w:t>
        </w:r>
        <w:r>
          <w:rPr>
            <w:webHidden/>
          </w:rPr>
          <w:fldChar w:fldCharType="end"/>
        </w:r>
        <w:r w:rsidRPr="001344B0">
          <w:rPr>
            <w:rStyle w:val="Hyperlink"/>
          </w:rPr>
          <w:fldChar w:fldCharType="end"/>
        </w:r>
      </w:ins>
    </w:p>
    <w:p w:rsidR="00FE6CD4" w:rsidRDefault="00FE6CD4">
      <w:pPr>
        <w:pStyle w:val="TOC1"/>
        <w:rPr>
          <w:ins w:id="998" w:author="Seggelke, Klaus" w:date="2017-03-21T17:30:00Z"/>
          <w:rFonts w:asciiTheme="minorHAnsi" w:eastAsiaTheme="minorEastAsia" w:hAnsiTheme="minorHAnsi" w:cstheme="minorBidi"/>
          <w:color w:val="auto"/>
          <w:sz w:val="22"/>
          <w:szCs w:val="22"/>
        </w:rPr>
      </w:pPr>
      <w:ins w:id="999" w:author="Seggelke, Klaus" w:date="2017-03-21T17:30:00Z">
        <w:r w:rsidRPr="001344B0">
          <w:rPr>
            <w:rStyle w:val="Hyperlink"/>
          </w:rPr>
          <w:fldChar w:fldCharType="begin"/>
        </w:r>
        <w:r w:rsidRPr="001344B0">
          <w:rPr>
            <w:rStyle w:val="Hyperlink"/>
          </w:rPr>
          <w:instrText xml:space="preserve"> </w:instrText>
        </w:r>
        <w:r>
          <w:instrText>HYPERLINK \l "_Toc477881044"</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TC.VNF.SCALE.OUT.001.2</w:t>
        </w:r>
        <w:r>
          <w:rPr>
            <w:rFonts w:asciiTheme="minorHAnsi" w:eastAsiaTheme="minorEastAsia" w:hAnsiTheme="minorHAnsi" w:cstheme="minorBidi"/>
            <w:color w:val="auto"/>
            <w:sz w:val="22"/>
            <w:szCs w:val="22"/>
          </w:rPr>
          <w:tab/>
        </w:r>
        <w:r w:rsidRPr="001344B0">
          <w:rPr>
            <w:rStyle w:val="Hyperlink"/>
          </w:rPr>
          <w:t xml:space="preserve">Scale-Out VNF instance </w:t>
        </w:r>
        <w:r w:rsidRPr="001344B0">
          <w:rPr>
            <w:rStyle w:val="Hyperlink"/>
            <w:rFonts w:ascii="Tahoma" w:hAnsi="Tahoma" w:cs="Tahoma"/>
          </w:rPr>
          <w:t>with On-demand Scaling event generated by VNF</w:t>
        </w:r>
        <w:r>
          <w:rPr>
            <w:webHidden/>
          </w:rPr>
          <w:tab/>
        </w:r>
        <w:r>
          <w:rPr>
            <w:webHidden/>
          </w:rPr>
          <w:fldChar w:fldCharType="begin"/>
        </w:r>
        <w:r>
          <w:rPr>
            <w:webHidden/>
          </w:rPr>
          <w:instrText xml:space="preserve"> PAGEREF _Toc477881044 \h </w:instrText>
        </w:r>
        <w:r>
          <w:rPr>
            <w:webHidden/>
          </w:rPr>
        </w:r>
      </w:ins>
      <w:r>
        <w:rPr>
          <w:webHidden/>
        </w:rPr>
        <w:fldChar w:fldCharType="separate"/>
      </w:r>
      <w:ins w:id="1000" w:author="Seggelke, Klaus" w:date="2017-03-21T17:30:00Z">
        <w:r>
          <w:rPr>
            <w:webHidden/>
          </w:rPr>
          <w:t>108</w:t>
        </w:r>
        <w:r>
          <w:rPr>
            <w:webHidden/>
          </w:rPr>
          <w:fldChar w:fldCharType="end"/>
        </w:r>
        <w:r w:rsidRPr="001344B0">
          <w:rPr>
            <w:rStyle w:val="Hyperlink"/>
          </w:rPr>
          <w:fldChar w:fldCharType="end"/>
        </w:r>
      </w:ins>
    </w:p>
    <w:p w:rsidR="00FE6CD4" w:rsidRDefault="00FE6CD4">
      <w:pPr>
        <w:pStyle w:val="TOC1"/>
        <w:rPr>
          <w:ins w:id="1001" w:author="Seggelke, Klaus" w:date="2017-03-21T17:30:00Z"/>
          <w:rFonts w:asciiTheme="minorHAnsi" w:eastAsiaTheme="minorEastAsia" w:hAnsiTheme="minorHAnsi" w:cstheme="minorBidi"/>
          <w:color w:val="auto"/>
          <w:sz w:val="22"/>
          <w:szCs w:val="22"/>
        </w:rPr>
      </w:pPr>
      <w:ins w:id="1002" w:author="Seggelke, Klaus" w:date="2017-03-21T17:30:00Z">
        <w:r w:rsidRPr="001344B0">
          <w:rPr>
            <w:rStyle w:val="Hyperlink"/>
          </w:rPr>
          <w:fldChar w:fldCharType="begin"/>
        </w:r>
        <w:r w:rsidRPr="001344B0">
          <w:rPr>
            <w:rStyle w:val="Hyperlink"/>
          </w:rPr>
          <w:instrText xml:space="preserve"> </w:instrText>
        </w:r>
        <w:r>
          <w:instrText>HYPERLINK \l "_Toc477881045"</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TC.VNF.SCALE.OUT.001.3</w:t>
        </w:r>
        <w:r>
          <w:rPr>
            <w:rFonts w:asciiTheme="minorHAnsi" w:eastAsiaTheme="minorEastAsia" w:hAnsiTheme="minorHAnsi" w:cstheme="minorBidi"/>
            <w:color w:val="auto"/>
            <w:sz w:val="22"/>
            <w:szCs w:val="22"/>
          </w:rPr>
          <w:tab/>
        </w:r>
        <w:r w:rsidRPr="001344B0">
          <w:rPr>
            <w:rStyle w:val="Hyperlink"/>
          </w:rPr>
          <w:t xml:space="preserve">Scale-Out VNF instance </w:t>
        </w:r>
        <w:r w:rsidRPr="001344B0">
          <w:rPr>
            <w:rStyle w:val="Hyperlink"/>
            <w:rFonts w:ascii="Tahoma" w:hAnsi="Tahoma" w:cs="Tahoma"/>
          </w:rPr>
          <w:t>with On-demand Scaling event generated by VIM</w:t>
        </w:r>
        <w:r>
          <w:rPr>
            <w:webHidden/>
          </w:rPr>
          <w:tab/>
        </w:r>
        <w:r>
          <w:rPr>
            <w:webHidden/>
          </w:rPr>
          <w:fldChar w:fldCharType="begin"/>
        </w:r>
        <w:r>
          <w:rPr>
            <w:webHidden/>
          </w:rPr>
          <w:instrText xml:space="preserve"> PAGEREF _Toc477881045 \h </w:instrText>
        </w:r>
        <w:r>
          <w:rPr>
            <w:webHidden/>
          </w:rPr>
        </w:r>
      </w:ins>
      <w:r>
        <w:rPr>
          <w:webHidden/>
        </w:rPr>
        <w:fldChar w:fldCharType="separate"/>
      </w:r>
      <w:ins w:id="1003" w:author="Seggelke, Klaus" w:date="2017-03-21T17:30:00Z">
        <w:r>
          <w:rPr>
            <w:webHidden/>
          </w:rPr>
          <w:t>109</w:t>
        </w:r>
        <w:r>
          <w:rPr>
            <w:webHidden/>
          </w:rPr>
          <w:fldChar w:fldCharType="end"/>
        </w:r>
        <w:r w:rsidRPr="001344B0">
          <w:rPr>
            <w:rStyle w:val="Hyperlink"/>
          </w:rPr>
          <w:fldChar w:fldCharType="end"/>
        </w:r>
      </w:ins>
    </w:p>
    <w:p w:rsidR="00FE6CD4" w:rsidRDefault="00FE6CD4">
      <w:pPr>
        <w:pStyle w:val="TOC1"/>
        <w:rPr>
          <w:ins w:id="1004" w:author="Seggelke, Klaus" w:date="2017-03-21T17:30:00Z"/>
          <w:rFonts w:asciiTheme="minorHAnsi" w:eastAsiaTheme="minorEastAsia" w:hAnsiTheme="minorHAnsi" w:cstheme="minorBidi"/>
          <w:color w:val="auto"/>
          <w:sz w:val="22"/>
          <w:szCs w:val="22"/>
        </w:rPr>
      </w:pPr>
      <w:ins w:id="1005" w:author="Seggelke, Klaus" w:date="2017-03-21T17:30:00Z">
        <w:r w:rsidRPr="001344B0">
          <w:rPr>
            <w:rStyle w:val="Hyperlink"/>
          </w:rPr>
          <w:fldChar w:fldCharType="begin"/>
        </w:r>
        <w:r w:rsidRPr="001344B0">
          <w:rPr>
            <w:rStyle w:val="Hyperlink"/>
          </w:rPr>
          <w:instrText xml:space="preserve"> </w:instrText>
        </w:r>
        <w:r>
          <w:instrText>HYPERLINK \l "_Toc477881046"</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TC.VNF.SCALE.OUT.001.4</w:t>
        </w:r>
        <w:r>
          <w:rPr>
            <w:rFonts w:asciiTheme="minorHAnsi" w:eastAsiaTheme="minorEastAsia" w:hAnsiTheme="minorHAnsi" w:cstheme="minorBidi"/>
            <w:color w:val="auto"/>
            <w:sz w:val="22"/>
            <w:szCs w:val="22"/>
          </w:rPr>
          <w:tab/>
        </w:r>
        <w:r w:rsidRPr="001344B0">
          <w:rPr>
            <w:rStyle w:val="Hyperlink"/>
          </w:rPr>
          <w:t xml:space="preserve">Scale-Out VNF instance </w:t>
        </w:r>
        <w:r w:rsidRPr="001344B0">
          <w:rPr>
            <w:rStyle w:val="Hyperlink"/>
            <w:rFonts w:ascii="Tahoma" w:hAnsi="Tahoma" w:cs="Tahoma"/>
          </w:rPr>
          <w:t>with On-demand Scaling event generated by EM</w:t>
        </w:r>
        <w:r>
          <w:rPr>
            <w:webHidden/>
          </w:rPr>
          <w:tab/>
        </w:r>
        <w:r>
          <w:rPr>
            <w:webHidden/>
          </w:rPr>
          <w:fldChar w:fldCharType="begin"/>
        </w:r>
        <w:r>
          <w:rPr>
            <w:webHidden/>
          </w:rPr>
          <w:instrText xml:space="preserve"> PAGEREF _Toc477881046 \h </w:instrText>
        </w:r>
        <w:r>
          <w:rPr>
            <w:webHidden/>
          </w:rPr>
        </w:r>
      </w:ins>
      <w:r>
        <w:rPr>
          <w:webHidden/>
        </w:rPr>
        <w:fldChar w:fldCharType="separate"/>
      </w:r>
      <w:ins w:id="1006" w:author="Seggelke, Klaus" w:date="2017-03-21T17:30:00Z">
        <w:r>
          <w:rPr>
            <w:webHidden/>
          </w:rPr>
          <w:t>110</w:t>
        </w:r>
        <w:r>
          <w:rPr>
            <w:webHidden/>
          </w:rPr>
          <w:fldChar w:fldCharType="end"/>
        </w:r>
        <w:r w:rsidRPr="001344B0">
          <w:rPr>
            <w:rStyle w:val="Hyperlink"/>
          </w:rPr>
          <w:fldChar w:fldCharType="end"/>
        </w:r>
      </w:ins>
    </w:p>
    <w:p w:rsidR="00FE6CD4" w:rsidRDefault="00FE6CD4">
      <w:pPr>
        <w:pStyle w:val="TOC1"/>
        <w:rPr>
          <w:ins w:id="1007" w:author="Seggelke, Klaus" w:date="2017-03-21T17:30:00Z"/>
          <w:rFonts w:asciiTheme="minorHAnsi" w:eastAsiaTheme="minorEastAsia" w:hAnsiTheme="minorHAnsi" w:cstheme="minorBidi"/>
          <w:color w:val="auto"/>
          <w:sz w:val="22"/>
          <w:szCs w:val="22"/>
        </w:rPr>
      </w:pPr>
      <w:ins w:id="1008" w:author="Seggelke, Klaus" w:date="2017-03-21T17:30:00Z">
        <w:r w:rsidRPr="001344B0">
          <w:rPr>
            <w:rStyle w:val="Hyperlink"/>
          </w:rPr>
          <w:fldChar w:fldCharType="begin"/>
        </w:r>
        <w:r w:rsidRPr="001344B0">
          <w:rPr>
            <w:rStyle w:val="Hyperlink"/>
          </w:rPr>
          <w:instrText xml:space="preserve"> </w:instrText>
        </w:r>
        <w:r>
          <w:instrText>HYPERLINK \l "_Toc477881047"</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TC.VNF.SCALE.OUT.001.5</w:t>
        </w:r>
        <w:r>
          <w:rPr>
            <w:rFonts w:asciiTheme="minorHAnsi" w:eastAsiaTheme="minorEastAsia" w:hAnsiTheme="minorHAnsi" w:cstheme="minorBidi"/>
            <w:color w:val="auto"/>
            <w:sz w:val="22"/>
            <w:szCs w:val="22"/>
          </w:rPr>
          <w:tab/>
        </w:r>
        <w:r w:rsidRPr="001344B0">
          <w:rPr>
            <w:rStyle w:val="Hyperlink"/>
          </w:rPr>
          <w:t xml:space="preserve">Scale-Out VNF instance </w:t>
        </w:r>
        <w:r w:rsidRPr="001344B0">
          <w:rPr>
            <w:rStyle w:val="Hyperlink"/>
            <w:rFonts w:ascii="Tahoma" w:hAnsi="Tahoma" w:cs="Tahoma"/>
          </w:rPr>
          <w:t>with Manual Scaling event generated by MANO</w:t>
        </w:r>
        <w:r>
          <w:rPr>
            <w:webHidden/>
          </w:rPr>
          <w:tab/>
        </w:r>
        <w:r>
          <w:rPr>
            <w:webHidden/>
          </w:rPr>
          <w:fldChar w:fldCharType="begin"/>
        </w:r>
        <w:r>
          <w:rPr>
            <w:webHidden/>
          </w:rPr>
          <w:instrText xml:space="preserve"> PAGEREF _Toc477881047 \h </w:instrText>
        </w:r>
        <w:r>
          <w:rPr>
            <w:webHidden/>
          </w:rPr>
        </w:r>
      </w:ins>
      <w:r>
        <w:rPr>
          <w:webHidden/>
        </w:rPr>
        <w:fldChar w:fldCharType="separate"/>
      </w:r>
      <w:ins w:id="1009" w:author="Seggelke, Klaus" w:date="2017-03-21T17:30:00Z">
        <w:r>
          <w:rPr>
            <w:webHidden/>
          </w:rPr>
          <w:t>110</w:t>
        </w:r>
        <w:r>
          <w:rPr>
            <w:webHidden/>
          </w:rPr>
          <w:fldChar w:fldCharType="end"/>
        </w:r>
        <w:r w:rsidRPr="001344B0">
          <w:rPr>
            <w:rStyle w:val="Hyperlink"/>
          </w:rPr>
          <w:fldChar w:fldCharType="end"/>
        </w:r>
      </w:ins>
    </w:p>
    <w:p w:rsidR="00FE6CD4" w:rsidRDefault="00FE6CD4">
      <w:pPr>
        <w:pStyle w:val="TOC1"/>
        <w:rPr>
          <w:ins w:id="1010" w:author="Seggelke, Klaus" w:date="2017-03-21T17:30:00Z"/>
          <w:rFonts w:asciiTheme="minorHAnsi" w:eastAsiaTheme="minorEastAsia" w:hAnsiTheme="minorHAnsi" w:cstheme="minorBidi"/>
          <w:color w:val="auto"/>
          <w:sz w:val="22"/>
          <w:szCs w:val="22"/>
        </w:rPr>
      </w:pPr>
      <w:ins w:id="1011" w:author="Seggelke, Klaus" w:date="2017-03-21T17:30:00Z">
        <w:r w:rsidRPr="001344B0">
          <w:rPr>
            <w:rStyle w:val="Hyperlink"/>
          </w:rPr>
          <w:fldChar w:fldCharType="begin"/>
        </w:r>
        <w:r w:rsidRPr="001344B0">
          <w:rPr>
            <w:rStyle w:val="Hyperlink"/>
          </w:rPr>
          <w:instrText xml:space="preserve"> </w:instrText>
        </w:r>
        <w:r>
          <w:instrText>HYPERLINK \l "_Toc477881048"</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TC.VNF.SCALE.OUT.001.6</w:t>
        </w:r>
        <w:r>
          <w:rPr>
            <w:rFonts w:asciiTheme="minorHAnsi" w:eastAsiaTheme="minorEastAsia" w:hAnsiTheme="minorHAnsi" w:cstheme="minorBidi"/>
            <w:color w:val="auto"/>
            <w:sz w:val="22"/>
            <w:szCs w:val="22"/>
          </w:rPr>
          <w:tab/>
        </w:r>
        <w:r w:rsidRPr="001344B0">
          <w:rPr>
            <w:rStyle w:val="Hyperlink"/>
          </w:rPr>
          <w:t xml:space="preserve">Scale-Out VNF instance </w:t>
        </w:r>
        <w:r w:rsidRPr="001344B0">
          <w:rPr>
            <w:rStyle w:val="Hyperlink"/>
            <w:rFonts w:ascii="Tahoma" w:hAnsi="Tahoma" w:cs="Tahoma"/>
          </w:rPr>
          <w:t>with Manual Scaling event generated by VNF</w:t>
        </w:r>
        <w:r>
          <w:rPr>
            <w:webHidden/>
          </w:rPr>
          <w:tab/>
        </w:r>
        <w:r>
          <w:rPr>
            <w:webHidden/>
          </w:rPr>
          <w:fldChar w:fldCharType="begin"/>
        </w:r>
        <w:r>
          <w:rPr>
            <w:webHidden/>
          </w:rPr>
          <w:instrText xml:space="preserve"> PAGEREF _Toc477881048 \h </w:instrText>
        </w:r>
        <w:r>
          <w:rPr>
            <w:webHidden/>
          </w:rPr>
        </w:r>
      </w:ins>
      <w:r>
        <w:rPr>
          <w:webHidden/>
        </w:rPr>
        <w:fldChar w:fldCharType="separate"/>
      </w:r>
      <w:ins w:id="1012" w:author="Seggelke, Klaus" w:date="2017-03-21T17:30:00Z">
        <w:r>
          <w:rPr>
            <w:webHidden/>
          </w:rPr>
          <w:t>111</w:t>
        </w:r>
        <w:r>
          <w:rPr>
            <w:webHidden/>
          </w:rPr>
          <w:fldChar w:fldCharType="end"/>
        </w:r>
        <w:r w:rsidRPr="001344B0">
          <w:rPr>
            <w:rStyle w:val="Hyperlink"/>
          </w:rPr>
          <w:fldChar w:fldCharType="end"/>
        </w:r>
      </w:ins>
    </w:p>
    <w:p w:rsidR="00FE6CD4" w:rsidRDefault="00FE6CD4">
      <w:pPr>
        <w:pStyle w:val="TOC1"/>
        <w:rPr>
          <w:ins w:id="1013" w:author="Seggelke, Klaus" w:date="2017-03-21T17:30:00Z"/>
          <w:rFonts w:asciiTheme="minorHAnsi" w:eastAsiaTheme="minorEastAsia" w:hAnsiTheme="minorHAnsi" w:cstheme="minorBidi"/>
          <w:color w:val="auto"/>
          <w:sz w:val="22"/>
          <w:szCs w:val="22"/>
        </w:rPr>
      </w:pPr>
      <w:ins w:id="1014" w:author="Seggelke, Klaus" w:date="2017-03-21T17:30:00Z">
        <w:r w:rsidRPr="001344B0">
          <w:rPr>
            <w:rStyle w:val="Hyperlink"/>
          </w:rPr>
          <w:fldChar w:fldCharType="begin"/>
        </w:r>
        <w:r w:rsidRPr="001344B0">
          <w:rPr>
            <w:rStyle w:val="Hyperlink"/>
          </w:rPr>
          <w:instrText xml:space="preserve"> </w:instrText>
        </w:r>
        <w:r>
          <w:instrText>HYPERLINK \l "_Toc477881049"</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TC.VNF.SCALE.OUT.001.7</w:t>
        </w:r>
        <w:r>
          <w:rPr>
            <w:rFonts w:asciiTheme="minorHAnsi" w:eastAsiaTheme="minorEastAsia" w:hAnsiTheme="minorHAnsi" w:cstheme="minorBidi"/>
            <w:color w:val="auto"/>
            <w:sz w:val="22"/>
            <w:szCs w:val="22"/>
          </w:rPr>
          <w:tab/>
        </w:r>
        <w:r w:rsidRPr="001344B0">
          <w:rPr>
            <w:rStyle w:val="Hyperlink"/>
          </w:rPr>
          <w:t xml:space="preserve">Scale-Out VNF instance </w:t>
        </w:r>
        <w:r w:rsidRPr="001344B0">
          <w:rPr>
            <w:rStyle w:val="Hyperlink"/>
            <w:rFonts w:ascii="Tahoma" w:hAnsi="Tahoma" w:cs="Tahoma"/>
          </w:rPr>
          <w:t>with Manual Scaling event generated by EM</w:t>
        </w:r>
        <w:r>
          <w:rPr>
            <w:webHidden/>
          </w:rPr>
          <w:tab/>
        </w:r>
        <w:r>
          <w:rPr>
            <w:webHidden/>
          </w:rPr>
          <w:fldChar w:fldCharType="begin"/>
        </w:r>
        <w:r>
          <w:rPr>
            <w:webHidden/>
          </w:rPr>
          <w:instrText xml:space="preserve"> PAGEREF _Toc477881049 \h </w:instrText>
        </w:r>
        <w:r>
          <w:rPr>
            <w:webHidden/>
          </w:rPr>
        </w:r>
      </w:ins>
      <w:r>
        <w:rPr>
          <w:webHidden/>
        </w:rPr>
        <w:fldChar w:fldCharType="separate"/>
      </w:r>
      <w:ins w:id="1015" w:author="Seggelke, Klaus" w:date="2017-03-21T17:30:00Z">
        <w:r>
          <w:rPr>
            <w:webHidden/>
          </w:rPr>
          <w:t>112</w:t>
        </w:r>
        <w:r>
          <w:rPr>
            <w:webHidden/>
          </w:rPr>
          <w:fldChar w:fldCharType="end"/>
        </w:r>
        <w:r w:rsidRPr="001344B0">
          <w:rPr>
            <w:rStyle w:val="Hyperlink"/>
          </w:rPr>
          <w:fldChar w:fldCharType="end"/>
        </w:r>
      </w:ins>
    </w:p>
    <w:p w:rsidR="00FE6CD4" w:rsidRDefault="00FE6CD4">
      <w:pPr>
        <w:pStyle w:val="TOC1"/>
        <w:rPr>
          <w:ins w:id="1016" w:author="Seggelke, Klaus" w:date="2017-03-21T17:30:00Z"/>
          <w:rFonts w:asciiTheme="minorHAnsi" w:eastAsiaTheme="minorEastAsia" w:hAnsiTheme="minorHAnsi" w:cstheme="minorBidi"/>
          <w:color w:val="auto"/>
          <w:sz w:val="22"/>
          <w:szCs w:val="22"/>
        </w:rPr>
      </w:pPr>
      <w:ins w:id="1017" w:author="Seggelke, Klaus" w:date="2017-03-21T17:30:00Z">
        <w:r w:rsidRPr="001344B0">
          <w:rPr>
            <w:rStyle w:val="Hyperlink"/>
          </w:rPr>
          <w:fldChar w:fldCharType="begin"/>
        </w:r>
        <w:r w:rsidRPr="001344B0">
          <w:rPr>
            <w:rStyle w:val="Hyperlink"/>
          </w:rPr>
          <w:instrText xml:space="preserve"> </w:instrText>
        </w:r>
        <w:r>
          <w:instrText>HYPERLINK \l "_Toc477881050"</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TC.VNF.SCALE.OUT.002</w:t>
        </w:r>
        <w:r>
          <w:rPr>
            <w:rFonts w:asciiTheme="minorHAnsi" w:eastAsiaTheme="minorEastAsia" w:hAnsiTheme="minorHAnsi" w:cstheme="minorBidi"/>
            <w:color w:val="auto"/>
            <w:sz w:val="22"/>
            <w:szCs w:val="22"/>
          </w:rPr>
          <w:tab/>
        </w:r>
        <w:r w:rsidRPr="001344B0">
          <w:rPr>
            <w:rStyle w:val="Hyperlink"/>
          </w:rPr>
          <w:t>Max scale-out VNF instance</w:t>
        </w:r>
        <w:r>
          <w:rPr>
            <w:webHidden/>
          </w:rPr>
          <w:tab/>
        </w:r>
        <w:r>
          <w:rPr>
            <w:webHidden/>
          </w:rPr>
          <w:fldChar w:fldCharType="begin"/>
        </w:r>
        <w:r>
          <w:rPr>
            <w:webHidden/>
          </w:rPr>
          <w:instrText xml:space="preserve"> PAGEREF _Toc477881050 \h </w:instrText>
        </w:r>
        <w:r>
          <w:rPr>
            <w:webHidden/>
          </w:rPr>
        </w:r>
      </w:ins>
      <w:r>
        <w:rPr>
          <w:webHidden/>
        </w:rPr>
        <w:fldChar w:fldCharType="separate"/>
      </w:r>
      <w:ins w:id="1018" w:author="Seggelke, Klaus" w:date="2017-03-21T17:30:00Z">
        <w:r>
          <w:rPr>
            <w:webHidden/>
          </w:rPr>
          <w:t>113</w:t>
        </w:r>
        <w:r>
          <w:rPr>
            <w:webHidden/>
          </w:rPr>
          <w:fldChar w:fldCharType="end"/>
        </w:r>
        <w:r w:rsidRPr="001344B0">
          <w:rPr>
            <w:rStyle w:val="Hyperlink"/>
          </w:rPr>
          <w:fldChar w:fldCharType="end"/>
        </w:r>
      </w:ins>
    </w:p>
    <w:p w:rsidR="00FE6CD4" w:rsidRDefault="00FE6CD4">
      <w:pPr>
        <w:pStyle w:val="TOC1"/>
        <w:rPr>
          <w:ins w:id="1019" w:author="Seggelke, Klaus" w:date="2017-03-21T17:30:00Z"/>
          <w:rFonts w:asciiTheme="minorHAnsi" w:eastAsiaTheme="minorEastAsia" w:hAnsiTheme="minorHAnsi" w:cstheme="minorBidi"/>
          <w:color w:val="auto"/>
          <w:sz w:val="22"/>
          <w:szCs w:val="22"/>
        </w:rPr>
      </w:pPr>
      <w:ins w:id="1020" w:author="Seggelke, Klaus" w:date="2017-03-21T17:30:00Z">
        <w:r w:rsidRPr="001344B0">
          <w:rPr>
            <w:rStyle w:val="Hyperlink"/>
          </w:rPr>
          <w:fldChar w:fldCharType="begin"/>
        </w:r>
        <w:r w:rsidRPr="001344B0">
          <w:rPr>
            <w:rStyle w:val="Hyperlink"/>
          </w:rPr>
          <w:instrText xml:space="preserve"> </w:instrText>
        </w:r>
        <w:r>
          <w:instrText>HYPERLINK \l "_Toc477881051"</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TC.VNF.SCALE.OUT.003</w:t>
        </w:r>
        <w:r>
          <w:rPr>
            <w:rFonts w:asciiTheme="minorHAnsi" w:eastAsiaTheme="minorEastAsia" w:hAnsiTheme="minorHAnsi" w:cstheme="minorBidi"/>
            <w:color w:val="auto"/>
            <w:sz w:val="22"/>
            <w:szCs w:val="22"/>
          </w:rPr>
          <w:tab/>
        </w:r>
        <w:r w:rsidRPr="001344B0">
          <w:rPr>
            <w:rStyle w:val="Hyperlink"/>
          </w:rPr>
          <w:t>Scale-in VNF instance</w:t>
        </w:r>
        <w:r>
          <w:rPr>
            <w:webHidden/>
          </w:rPr>
          <w:tab/>
        </w:r>
        <w:r>
          <w:rPr>
            <w:webHidden/>
          </w:rPr>
          <w:fldChar w:fldCharType="begin"/>
        </w:r>
        <w:r>
          <w:rPr>
            <w:webHidden/>
          </w:rPr>
          <w:instrText xml:space="preserve"> PAGEREF _Toc477881051 \h </w:instrText>
        </w:r>
        <w:r>
          <w:rPr>
            <w:webHidden/>
          </w:rPr>
        </w:r>
      </w:ins>
      <w:r>
        <w:rPr>
          <w:webHidden/>
        </w:rPr>
        <w:fldChar w:fldCharType="separate"/>
      </w:r>
      <w:ins w:id="1021" w:author="Seggelke, Klaus" w:date="2017-03-21T17:30:00Z">
        <w:r>
          <w:rPr>
            <w:webHidden/>
          </w:rPr>
          <w:t>114</w:t>
        </w:r>
        <w:r>
          <w:rPr>
            <w:webHidden/>
          </w:rPr>
          <w:fldChar w:fldCharType="end"/>
        </w:r>
        <w:r w:rsidRPr="001344B0">
          <w:rPr>
            <w:rStyle w:val="Hyperlink"/>
          </w:rPr>
          <w:fldChar w:fldCharType="end"/>
        </w:r>
      </w:ins>
    </w:p>
    <w:p w:rsidR="00FE6CD4" w:rsidRDefault="00FE6CD4">
      <w:pPr>
        <w:pStyle w:val="TOC1"/>
        <w:rPr>
          <w:ins w:id="1022" w:author="Seggelke, Klaus" w:date="2017-03-21T17:30:00Z"/>
          <w:rFonts w:asciiTheme="minorHAnsi" w:eastAsiaTheme="minorEastAsia" w:hAnsiTheme="minorHAnsi" w:cstheme="minorBidi"/>
          <w:color w:val="auto"/>
          <w:sz w:val="22"/>
          <w:szCs w:val="22"/>
        </w:rPr>
      </w:pPr>
      <w:ins w:id="1023" w:author="Seggelke, Klaus" w:date="2017-03-21T17:30:00Z">
        <w:r w:rsidRPr="001344B0">
          <w:rPr>
            <w:rStyle w:val="Hyperlink"/>
          </w:rPr>
          <w:fldChar w:fldCharType="begin"/>
        </w:r>
        <w:r w:rsidRPr="001344B0">
          <w:rPr>
            <w:rStyle w:val="Hyperlink"/>
          </w:rPr>
          <w:instrText xml:space="preserve"> </w:instrText>
        </w:r>
        <w:r>
          <w:instrText>HYPERLINK \l "_Toc477881052"</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TC.VNF.SCALE.OUT.003.1</w:t>
        </w:r>
        <w:r>
          <w:rPr>
            <w:rFonts w:asciiTheme="minorHAnsi" w:eastAsiaTheme="minorEastAsia" w:hAnsiTheme="minorHAnsi" w:cstheme="minorBidi"/>
            <w:color w:val="auto"/>
            <w:sz w:val="22"/>
            <w:szCs w:val="22"/>
          </w:rPr>
          <w:tab/>
        </w:r>
        <w:r w:rsidRPr="001344B0">
          <w:rPr>
            <w:rStyle w:val="Hyperlink"/>
          </w:rPr>
          <w:t>Scale-in VNF instance with On-demand Scaling event generated by MANO</w:t>
        </w:r>
        <w:r>
          <w:rPr>
            <w:webHidden/>
          </w:rPr>
          <w:tab/>
        </w:r>
        <w:r>
          <w:rPr>
            <w:webHidden/>
          </w:rPr>
          <w:fldChar w:fldCharType="begin"/>
        </w:r>
        <w:r>
          <w:rPr>
            <w:webHidden/>
          </w:rPr>
          <w:instrText xml:space="preserve"> PAGEREF _Toc477881052 \h </w:instrText>
        </w:r>
        <w:r>
          <w:rPr>
            <w:webHidden/>
          </w:rPr>
        </w:r>
      </w:ins>
      <w:r>
        <w:rPr>
          <w:webHidden/>
        </w:rPr>
        <w:fldChar w:fldCharType="separate"/>
      </w:r>
      <w:ins w:id="1024" w:author="Seggelke, Klaus" w:date="2017-03-21T17:30:00Z">
        <w:r>
          <w:rPr>
            <w:webHidden/>
          </w:rPr>
          <w:t>116</w:t>
        </w:r>
        <w:r>
          <w:rPr>
            <w:webHidden/>
          </w:rPr>
          <w:fldChar w:fldCharType="end"/>
        </w:r>
        <w:r w:rsidRPr="001344B0">
          <w:rPr>
            <w:rStyle w:val="Hyperlink"/>
          </w:rPr>
          <w:fldChar w:fldCharType="end"/>
        </w:r>
      </w:ins>
    </w:p>
    <w:p w:rsidR="00FE6CD4" w:rsidRDefault="00FE6CD4">
      <w:pPr>
        <w:pStyle w:val="TOC1"/>
        <w:rPr>
          <w:ins w:id="1025" w:author="Seggelke, Klaus" w:date="2017-03-21T17:30:00Z"/>
          <w:rFonts w:asciiTheme="minorHAnsi" w:eastAsiaTheme="minorEastAsia" w:hAnsiTheme="minorHAnsi" w:cstheme="minorBidi"/>
          <w:color w:val="auto"/>
          <w:sz w:val="22"/>
          <w:szCs w:val="22"/>
        </w:rPr>
      </w:pPr>
      <w:ins w:id="1026" w:author="Seggelke, Klaus" w:date="2017-03-21T17:30:00Z">
        <w:r w:rsidRPr="001344B0">
          <w:rPr>
            <w:rStyle w:val="Hyperlink"/>
          </w:rPr>
          <w:fldChar w:fldCharType="begin"/>
        </w:r>
        <w:r w:rsidRPr="001344B0">
          <w:rPr>
            <w:rStyle w:val="Hyperlink"/>
          </w:rPr>
          <w:instrText xml:space="preserve"> </w:instrText>
        </w:r>
        <w:r>
          <w:instrText>HYPERLINK \l "_Toc477881053"</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TC.VNF.SCALE.OUT.003.2</w:t>
        </w:r>
        <w:r>
          <w:rPr>
            <w:rFonts w:asciiTheme="minorHAnsi" w:eastAsiaTheme="minorEastAsia" w:hAnsiTheme="minorHAnsi" w:cstheme="minorBidi"/>
            <w:color w:val="auto"/>
            <w:sz w:val="22"/>
            <w:szCs w:val="22"/>
          </w:rPr>
          <w:tab/>
        </w:r>
        <w:r w:rsidRPr="001344B0">
          <w:rPr>
            <w:rStyle w:val="Hyperlink"/>
          </w:rPr>
          <w:t>Scale-in VNF instance with On-demand Scaling event generated by VNF</w:t>
        </w:r>
        <w:r>
          <w:rPr>
            <w:webHidden/>
          </w:rPr>
          <w:tab/>
        </w:r>
        <w:r>
          <w:rPr>
            <w:webHidden/>
          </w:rPr>
          <w:fldChar w:fldCharType="begin"/>
        </w:r>
        <w:r>
          <w:rPr>
            <w:webHidden/>
          </w:rPr>
          <w:instrText xml:space="preserve"> PAGEREF _Toc477881053 \h </w:instrText>
        </w:r>
        <w:r>
          <w:rPr>
            <w:webHidden/>
          </w:rPr>
        </w:r>
      </w:ins>
      <w:r>
        <w:rPr>
          <w:webHidden/>
        </w:rPr>
        <w:fldChar w:fldCharType="separate"/>
      </w:r>
      <w:ins w:id="1027" w:author="Seggelke, Klaus" w:date="2017-03-21T17:30:00Z">
        <w:r>
          <w:rPr>
            <w:webHidden/>
          </w:rPr>
          <w:t>117</w:t>
        </w:r>
        <w:r>
          <w:rPr>
            <w:webHidden/>
          </w:rPr>
          <w:fldChar w:fldCharType="end"/>
        </w:r>
        <w:r w:rsidRPr="001344B0">
          <w:rPr>
            <w:rStyle w:val="Hyperlink"/>
          </w:rPr>
          <w:fldChar w:fldCharType="end"/>
        </w:r>
      </w:ins>
    </w:p>
    <w:p w:rsidR="00FE6CD4" w:rsidRDefault="00FE6CD4">
      <w:pPr>
        <w:pStyle w:val="TOC1"/>
        <w:rPr>
          <w:ins w:id="1028" w:author="Seggelke, Klaus" w:date="2017-03-21T17:30:00Z"/>
          <w:rFonts w:asciiTheme="minorHAnsi" w:eastAsiaTheme="minorEastAsia" w:hAnsiTheme="minorHAnsi" w:cstheme="minorBidi"/>
          <w:color w:val="auto"/>
          <w:sz w:val="22"/>
          <w:szCs w:val="22"/>
        </w:rPr>
      </w:pPr>
      <w:ins w:id="1029" w:author="Seggelke, Klaus" w:date="2017-03-21T17:30:00Z">
        <w:r w:rsidRPr="001344B0">
          <w:rPr>
            <w:rStyle w:val="Hyperlink"/>
          </w:rPr>
          <w:lastRenderedPageBreak/>
          <w:fldChar w:fldCharType="begin"/>
        </w:r>
        <w:r w:rsidRPr="001344B0">
          <w:rPr>
            <w:rStyle w:val="Hyperlink"/>
          </w:rPr>
          <w:instrText xml:space="preserve"> </w:instrText>
        </w:r>
        <w:r>
          <w:instrText>HYPERLINK \l "_Toc477881054"</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TC.VNF.SCALE.OUT.003.3</w:t>
        </w:r>
        <w:r>
          <w:rPr>
            <w:rFonts w:asciiTheme="minorHAnsi" w:eastAsiaTheme="minorEastAsia" w:hAnsiTheme="minorHAnsi" w:cstheme="minorBidi"/>
            <w:color w:val="auto"/>
            <w:sz w:val="22"/>
            <w:szCs w:val="22"/>
          </w:rPr>
          <w:tab/>
        </w:r>
        <w:r w:rsidRPr="001344B0">
          <w:rPr>
            <w:rStyle w:val="Hyperlink"/>
          </w:rPr>
          <w:t>Scale-in VNF instance with On-demand Scaling event generated by VIM</w:t>
        </w:r>
        <w:r>
          <w:rPr>
            <w:webHidden/>
          </w:rPr>
          <w:tab/>
        </w:r>
        <w:r>
          <w:rPr>
            <w:webHidden/>
          </w:rPr>
          <w:fldChar w:fldCharType="begin"/>
        </w:r>
        <w:r>
          <w:rPr>
            <w:webHidden/>
          </w:rPr>
          <w:instrText xml:space="preserve"> PAGEREF _Toc477881054 \h </w:instrText>
        </w:r>
        <w:r>
          <w:rPr>
            <w:webHidden/>
          </w:rPr>
        </w:r>
      </w:ins>
      <w:r>
        <w:rPr>
          <w:webHidden/>
        </w:rPr>
        <w:fldChar w:fldCharType="separate"/>
      </w:r>
      <w:ins w:id="1030" w:author="Seggelke, Klaus" w:date="2017-03-21T17:30:00Z">
        <w:r>
          <w:rPr>
            <w:webHidden/>
          </w:rPr>
          <w:t>118</w:t>
        </w:r>
        <w:r>
          <w:rPr>
            <w:webHidden/>
          </w:rPr>
          <w:fldChar w:fldCharType="end"/>
        </w:r>
        <w:r w:rsidRPr="001344B0">
          <w:rPr>
            <w:rStyle w:val="Hyperlink"/>
          </w:rPr>
          <w:fldChar w:fldCharType="end"/>
        </w:r>
      </w:ins>
    </w:p>
    <w:p w:rsidR="00FE6CD4" w:rsidRDefault="00FE6CD4">
      <w:pPr>
        <w:pStyle w:val="TOC1"/>
        <w:rPr>
          <w:ins w:id="1031" w:author="Seggelke, Klaus" w:date="2017-03-21T17:30:00Z"/>
          <w:rFonts w:asciiTheme="minorHAnsi" w:eastAsiaTheme="minorEastAsia" w:hAnsiTheme="minorHAnsi" w:cstheme="minorBidi"/>
          <w:color w:val="auto"/>
          <w:sz w:val="22"/>
          <w:szCs w:val="22"/>
        </w:rPr>
      </w:pPr>
      <w:ins w:id="1032" w:author="Seggelke, Klaus" w:date="2017-03-21T17:30:00Z">
        <w:r w:rsidRPr="001344B0">
          <w:rPr>
            <w:rStyle w:val="Hyperlink"/>
          </w:rPr>
          <w:fldChar w:fldCharType="begin"/>
        </w:r>
        <w:r w:rsidRPr="001344B0">
          <w:rPr>
            <w:rStyle w:val="Hyperlink"/>
          </w:rPr>
          <w:instrText xml:space="preserve"> </w:instrText>
        </w:r>
        <w:r>
          <w:instrText>HYPERLINK \l "_Toc477881055"</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TC.VNF.SCALE.OUT.003.4</w:t>
        </w:r>
        <w:r>
          <w:rPr>
            <w:rFonts w:asciiTheme="minorHAnsi" w:eastAsiaTheme="minorEastAsia" w:hAnsiTheme="minorHAnsi" w:cstheme="minorBidi"/>
            <w:color w:val="auto"/>
            <w:sz w:val="22"/>
            <w:szCs w:val="22"/>
          </w:rPr>
          <w:tab/>
        </w:r>
        <w:r w:rsidRPr="001344B0">
          <w:rPr>
            <w:rStyle w:val="Hyperlink"/>
          </w:rPr>
          <w:t>Scale-in VNF instance with On-demand Scaling event generated by EM</w:t>
        </w:r>
        <w:r>
          <w:rPr>
            <w:webHidden/>
          </w:rPr>
          <w:tab/>
        </w:r>
        <w:r>
          <w:rPr>
            <w:webHidden/>
          </w:rPr>
          <w:fldChar w:fldCharType="begin"/>
        </w:r>
        <w:r>
          <w:rPr>
            <w:webHidden/>
          </w:rPr>
          <w:instrText xml:space="preserve"> PAGEREF _Toc477881055 \h </w:instrText>
        </w:r>
        <w:r>
          <w:rPr>
            <w:webHidden/>
          </w:rPr>
        </w:r>
      </w:ins>
      <w:r>
        <w:rPr>
          <w:webHidden/>
        </w:rPr>
        <w:fldChar w:fldCharType="separate"/>
      </w:r>
      <w:ins w:id="1033" w:author="Seggelke, Klaus" w:date="2017-03-21T17:30:00Z">
        <w:r>
          <w:rPr>
            <w:webHidden/>
          </w:rPr>
          <w:t>118</w:t>
        </w:r>
        <w:r>
          <w:rPr>
            <w:webHidden/>
          </w:rPr>
          <w:fldChar w:fldCharType="end"/>
        </w:r>
        <w:r w:rsidRPr="001344B0">
          <w:rPr>
            <w:rStyle w:val="Hyperlink"/>
          </w:rPr>
          <w:fldChar w:fldCharType="end"/>
        </w:r>
      </w:ins>
    </w:p>
    <w:p w:rsidR="00FE6CD4" w:rsidRDefault="00FE6CD4">
      <w:pPr>
        <w:pStyle w:val="TOC1"/>
        <w:rPr>
          <w:ins w:id="1034" w:author="Seggelke, Klaus" w:date="2017-03-21T17:30:00Z"/>
          <w:rFonts w:asciiTheme="minorHAnsi" w:eastAsiaTheme="minorEastAsia" w:hAnsiTheme="minorHAnsi" w:cstheme="minorBidi"/>
          <w:color w:val="auto"/>
          <w:sz w:val="22"/>
          <w:szCs w:val="22"/>
        </w:rPr>
      </w:pPr>
      <w:ins w:id="1035" w:author="Seggelke, Klaus" w:date="2017-03-21T17:30:00Z">
        <w:r w:rsidRPr="001344B0">
          <w:rPr>
            <w:rStyle w:val="Hyperlink"/>
          </w:rPr>
          <w:fldChar w:fldCharType="begin"/>
        </w:r>
        <w:r w:rsidRPr="001344B0">
          <w:rPr>
            <w:rStyle w:val="Hyperlink"/>
          </w:rPr>
          <w:instrText xml:space="preserve"> </w:instrText>
        </w:r>
        <w:r>
          <w:instrText>HYPERLINK \l "_Toc477881056"</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TC.VNF.SCALE.OUT.003.5</w:t>
        </w:r>
        <w:r>
          <w:rPr>
            <w:rFonts w:asciiTheme="minorHAnsi" w:eastAsiaTheme="minorEastAsia" w:hAnsiTheme="minorHAnsi" w:cstheme="minorBidi"/>
            <w:color w:val="auto"/>
            <w:sz w:val="22"/>
            <w:szCs w:val="22"/>
          </w:rPr>
          <w:tab/>
        </w:r>
        <w:r w:rsidRPr="001344B0">
          <w:rPr>
            <w:rStyle w:val="Hyperlink"/>
          </w:rPr>
          <w:t>Scale-in VNF instance with Manual Scaling event generated by MANO</w:t>
        </w:r>
        <w:r>
          <w:rPr>
            <w:webHidden/>
          </w:rPr>
          <w:tab/>
        </w:r>
        <w:r>
          <w:rPr>
            <w:webHidden/>
          </w:rPr>
          <w:fldChar w:fldCharType="begin"/>
        </w:r>
        <w:r>
          <w:rPr>
            <w:webHidden/>
          </w:rPr>
          <w:instrText xml:space="preserve"> PAGEREF _Toc477881056 \h </w:instrText>
        </w:r>
        <w:r>
          <w:rPr>
            <w:webHidden/>
          </w:rPr>
        </w:r>
      </w:ins>
      <w:r>
        <w:rPr>
          <w:webHidden/>
        </w:rPr>
        <w:fldChar w:fldCharType="separate"/>
      </w:r>
      <w:ins w:id="1036" w:author="Seggelke, Klaus" w:date="2017-03-21T17:30:00Z">
        <w:r>
          <w:rPr>
            <w:webHidden/>
          </w:rPr>
          <w:t>119</w:t>
        </w:r>
        <w:r>
          <w:rPr>
            <w:webHidden/>
          </w:rPr>
          <w:fldChar w:fldCharType="end"/>
        </w:r>
        <w:r w:rsidRPr="001344B0">
          <w:rPr>
            <w:rStyle w:val="Hyperlink"/>
          </w:rPr>
          <w:fldChar w:fldCharType="end"/>
        </w:r>
      </w:ins>
    </w:p>
    <w:p w:rsidR="00FE6CD4" w:rsidRDefault="00FE6CD4">
      <w:pPr>
        <w:pStyle w:val="TOC1"/>
        <w:rPr>
          <w:ins w:id="1037" w:author="Seggelke, Klaus" w:date="2017-03-21T17:30:00Z"/>
          <w:rFonts w:asciiTheme="minorHAnsi" w:eastAsiaTheme="minorEastAsia" w:hAnsiTheme="minorHAnsi" w:cstheme="minorBidi"/>
          <w:color w:val="auto"/>
          <w:sz w:val="22"/>
          <w:szCs w:val="22"/>
        </w:rPr>
      </w:pPr>
      <w:ins w:id="1038" w:author="Seggelke, Klaus" w:date="2017-03-21T17:30:00Z">
        <w:r w:rsidRPr="001344B0">
          <w:rPr>
            <w:rStyle w:val="Hyperlink"/>
          </w:rPr>
          <w:fldChar w:fldCharType="begin"/>
        </w:r>
        <w:r w:rsidRPr="001344B0">
          <w:rPr>
            <w:rStyle w:val="Hyperlink"/>
          </w:rPr>
          <w:instrText xml:space="preserve"> </w:instrText>
        </w:r>
        <w:r>
          <w:instrText>HYPERLINK \l "_Toc477881057"</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TC.VNF.SCALE.OUT.003.6</w:t>
        </w:r>
        <w:r>
          <w:rPr>
            <w:rFonts w:asciiTheme="minorHAnsi" w:eastAsiaTheme="minorEastAsia" w:hAnsiTheme="minorHAnsi" w:cstheme="minorBidi"/>
            <w:color w:val="auto"/>
            <w:sz w:val="22"/>
            <w:szCs w:val="22"/>
          </w:rPr>
          <w:tab/>
        </w:r>
        <w:r w:rsidRPr="001344B0">
          <w:rPr>
            <w:rStyle w:val="Hyperlink"/>
          </w:rPr>
          <w:t>Scale-in VNF instance with Manual Scaling event generated by VNF</w:t>
        </w:r>
        <w:r>
          <w:rPr>
            <w:webHidden/>
          </w:rPr>
          <w:tab/>
        </w:r>
        <w:r>
          <w:rPr>
            <w:webHidden/>
          </w:rPr>
          <w:fldChar w:fldCharType="begin"/>
        </w:r>
        <w:r>
          <w:rPr>
            <w:webHidden/>
          </w:rPr>
          <w:instrText xml:space="preserve"> PAGEREF _Toc477881057 \h </w:instrText>
        </w:r>
        <w:r>
          <w:rPr>
            <w:webHidden/>
          </w:rPr>
        </w:r>
      </w:ins>
      <w:r>
        <w:rPr>
          <w:webHidden/>
        </w:rPr>
        <w:fldChar w:fldCharType="separate"/>
      </w:r>
      <w:ins w:id="1039" w:author="Seggelke, Klaus" w:date="2017-03-21T17:30:00Z">
        <w:r>
          <w:rPr>
            <w:webHidden/>
          </w:rPr>
          <w:t>120</w:t>
        </w:r>
        <w:r>
          <w:rPr>
            <w:webHidden/>
          </w:rPr>
          <w:fldChar w:fldCharType="end"/>
        </w:r>
        <w:r w:rsidRPr="001344B0">
          <w:rPr>
            <w:rStyle w:val="Hyperlink"/>
          </w:rPr>
          <w:fldChar w:fldCharType="end"/>
        </w:r>
      </w:ins>
    </w:p>
    <w:p w:rsidR="00FE6CD4" w:rsidRDefault="00FE6CD4">
      <w:pPr>
        <w:pStyle w:val="TOC1"/>
        <w:rPr>
          <w:ins w:id="1040" w:author="Seggelke, Klaus" w:date="2017-03-21T17:30:00Z"/>
          <w:rFonts w:asciiTheme="minorHAnsi" w:eastAsiaTheme="minorEastAsia" w:hAnsiTheme="minorHAnsi" w:cstheme="minorBidi"/>
          <w:color w:val="auto"/>
          <w:sz w:val="22"/>
          <w:szCs w:val="22"/>
        </w:rPr>
      </w:pPr>
      <w:ins w:id="1041" w:author="Seggelke, Klaus" w:date="2017-03-21T17:30:00Z">
        <w:r w:rsidRPr="001344B0">
          <w:rPr>
            <w:rStyle w:val="Hyperlink"/>
          </w:rPr>
          <w:fldChar w:fldCharType="begin"/>
        </w:r>
        <w:r w:rsidRPr="001344B0">
          <w:rPr>
            <w:rStyle w:val="Hyperlink"/>
          </w:rPr>
          <w:instrText xml:space="preserve"> </w:instrText>
        </w:r>
        <w:r>
          <w:instrText>HYPERLINK \l "_Toc477881058"</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TC.VNF.SCALE.OUT.003.7</w:t>
        </w:r>
        <w:r>
          <w:rPr>
            <w:rFonts w:asciiTheme="minorHAnsi" w:eastAsiaTheme="minorEastAsia" w:hAnsiTheme="minorHAnsi" w:cstheme="minorBidi"/>
            <w:color w:val="auto"/>
            <w:sz w:val="22"/>
            <w:szCs w:val="22"/>
          </w:rPr>
          <w:tab/>
        </w:r>
        <w:r w:rsidRPr="001344B0">
          <w:rPr>
            <w:rStyle w:val="Hyperlink"/>
          </w:rPr>
          <w:t>Scale-in VNF instance with Manual Scaling event generated by EM</w:t>
        </w:r>
        <w:r>
          <w:rPr>
            <w:webHidden/>
          </w:rPr>
          <w:tab/>
        </w:r>
        <w:r>
          <w:rPr>
            <w:webHidden/>
          </w:rPr>
          <w:fldChar w:fldCharType="begin"/>
        </w:r>
        <w:r>
          <w:rPr>
            <w:webHidden/>
          </w:rPr>
          <w:instrText xml:space="preserve"> PAGEREF _Toc477881058 \h </w:instrText>
        </w:r>
        <w:r>
          <w:rPr>
            <w:webHidden/>
          </w:rPr>
        </w:r>
      </w:ins>
      <w:r>
        <w:rPr>
          <w:webHidden/>
        </w:rPr>
        <w:fldChar w:fldCharType="separate"/>
      </w:r>
      <w:ins w:id="1042" w:author="Seggelke, Klaus" w:date="2017-03-21T17:30:00Z">
        <w:r>
          <w:rPr>
            <w:webHidden/>
          </w:rPr>
          <w:t>121</w:t>
        </w:r>
        <w:r>
          <w:rPr>
            <w:webHidden/>
          </w:rPr>
          <w:fldChar w:fldCharType="end"/>
        </w:r>
        <w:r w:rsidRPr="001344B0">
          <w:rPr>
            <w:rStyle w:val="Hyperlink"/>
          </w:rPr>
          <w:fldChar w:fldCharType="end"/>
        </w:r>
      </w:ins>
    </w:p>
    <w:p w:rsidR="00FE6CD4" w:rsidRDefault="00FE6CD4">
      <w:pPr>
        <w:pStyle w:val="TOC1"/>
        <w:rPr>
          <w:ins w:id="1043" w:author="Seggelke, Klaus" w:date="2017-03-21T17:30:00Z"/>
          <w:rFonts w:asciiTheme="minorHAnsi" w:eastAsiaTheme="minorEastAsia" w:hAnsiTheme="minorHAnsi" w:cstheme="minorBidi"/>
          <w:color w:val="auto"/>
          <w:sz w:val="22"/>
          <w:szCs w:val="22"/>
        </w:rPr>
      </w:pPr>
      <w:ins w:id="1044" w:author="Seggelke, Klaus" w:date="2017-03-21T17:30:00Z">
        <w:r w:rsidRPr="001344B0">
          <w:rPr>
            <w:rStyle w:val="Hyperlink"/>
          </w:rPr>
          <w:fldChar w:fldCharType="begin"/>
        </w:r>
        <w:r w:rsidRPr="001344B0">
          <w:rPr>
            <w:rStyle w:val="Hyperlink"/>
          </w:rPr>
          <w:instrText xml:space="preserve"> </w:instrText>
        </w:r>
        <w:r>
          <w:instrText>HYPERLINK \l "_Toc477881059"</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TC.VNF.SCALE.OUT.004</w:t>
        </w:r>
        <w:r>
          <w:rPr>
            <w:rFonts w:asciiTheme="minorHAnsi" w:eastAsiaTheme="minorEastAsia" w:hAnsiTheme="minorHAnsi" w:cstheme="minorBidi"/>
            <w:color w:val="auto"/>
            <w:sz w:val="22"/>
            <w:szCs w:val="22"/>
          </w:rPr>
          <w:tab/>
        </w:r>
        <w:r w:rsidRPr="001344B0">
          <w:rPr>
            <w:rStyle w:val="Hyperlink"/>
          </w:rPr>
          <w:t>Max vResource limit reached before max VNFD limit for VNF scale-out</w:t>
        </w:r>
        <w:r>
          <w:rPr>
            <w:webHidden/>
          </w:rPr>
          <w:tab/>
        </w:r>
        <w:r>
          <w:rPr>
            <w:webHidden/>
          </w:rPr>
          <w:fldChar w:fldCharType="begin"/>
        </w:r>
        <w:r>
          <w:rPr>
            <w:webHidden/>
          </w:rPr>
          <w:instrText xml:space="preserve"> PAGEREF _Toc477881059 \h </w:instrText>
        </w:r>
        <w:r>
          <w:rPr>
            <w:webHidden/>
          </w:rPr>
        </w:r>
      </w:ins>
      <w:r>
        <w:rPr>
          <w:webHidden/>
        </w:rPr>
        <w:fldChar w:fldCharType="separate"/>
      </w:r>
      <w:ins w:id="1045" w:author="Seggelke, Klaus" w:date="2017-03-21T17:30:00Z">
        <w:r>
          <w:rPr>
            <w:webHidden/>
          </w:rPr>
          <w:t>122</w:t>
        </w:r>
        <w:r>
          <w:rPr>
            <w:webHidden/>
          </w:rPr>
          <w:fldChar w:fldCharType="end"/>
        </w:r>
        <w:r w:rsidRPr="001344B0">
          <w:rPr>
            <w:rStyle w:val="Hyperlink"/>
          </w:rPr>
          <w:fldChar w:fldCharType="end"/>
        </w:r>
      </w:ins>
    </w:p>
    <w:p w:rsidR="00FE6CD4" w:rsidRDefault="00FE6CD4">
      <w:pPr>
        <w:pStyle w:val="TOC1"/>
        <w:rPr>
          <w:ins w:id="1046" w:author="Seggelke, Klaus" w:date="2017-03-21T17:30:00Z"/>
          <w:rFonts w:asciiTheme="minorHAnsi" w:eastAsiaTheme="minorEastAsia" w:hAnsiTheme="minorHAnsi" w:cstheme="minorBidi"/>
          <w:color w:val="auto"/>
          <w:sz w:val="22"/>
          <w:szCs w:val="22"/>
        </w:rPr>
      </w:pPr>
      <w:ins w:id="1047" w:author="Seggelke, Klaus" w:date="2017-03-21T17:30:00Z">
        <w:r w:rsidRPr="001344B0">
          <w:rPr>
            <w:rStyle w:val="Hyperlink"/>
          </w:rPr>
          <w:fldChar w:fldCharType="begin"/>
        </w:r>
        <w:r w:rsidRPr="001344B0">
          <w:rPr>
            <w:rStyle w:val="Hyperlink"/>
          </w:rPr>
          <w:instrText xml:space="preserve"> </w:instrText>
        </w:r>
        <w:r>
          <w:instrText>HYPERLINK \l "_Toc477881060"</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TC.VNF.SCALE.OUT.005</w:t>
        </w:r>
        <w:r>
          <w:rPr>
            <w:rFonts w:asciiTheme="minorHAnsi" w:eastAsiaTheme="minorEastAsia" w:hAnsiTheme="minorHAnsi" w:cstheme="minorBidi"/>
            <w:color w:val="auto"/>
            <w:sz w:val="22"/>
            <w:szCs w:val="22"/>
          </w:rPr>
          <w:tab/>
        </w:r>
        <w:r w:rsidRPr="001344B0">
          <w:rPr>
            <w:rStyle w:val="Hyperlink"/>
          </w:rPr>
          <w:t>Removal of virtualized specialized hardware acceleration for VNF scale-in</w:t>
        </w:r>
        <w:r>
          <w:rPr>
            <w:webHidden/>
          </w:rPr>
          <w:tab/>
        </w:r>
        <w:r>
          <w:rPr>
            <w:webHidden/>
          </w:rPr>
          <w:fldChar w:fldCharType="begin"/>
        </w:r>
        <w:r>
          <w:rPr>
            <w:webHidden/>
          </w:rPr>
          <w:instrText xml:space="preserve"> PAGEREF _Toc477881060 \h </w:instrText>
        </w:r>
        <w:r>
          <w:rPr>
            <w:webHidden/>
          </w:rPr>
        </w:r>
      </w:ins>
      <w:r>
        <w:rPr>
          <w:webHidden/>
        </w:rPr>
        <w:fldChar w:fldCharType="separate"/>
      </w:r>
      <w:ins w:id="1048" w:author="Seggelke, Klaus" w:date="2017-03-21T17:30:00Z">
        <w:r>
          <w:rPr>
            <w:webHidden/>
          </w:rPr>
          <w:t>124</w:t>
        </w:r>
        <w:r>
          <w:rPr>
            <w:webHidden/>
          </w:rPr>
          <w:fldChar w:fldCharType="end"/>
        </w:r>
        <w:r w:rsidRPr="001344B0">
          <w:rPr>
            <w:rStyle w:val="Hyperlink"/>
          </w:rPr>
          <w:fldChar w:fldCharType="end"/>
        </w:r>
      </w:ins>
    </w:p>
    <w:p w:rsidR="00FE6CD4" w:rsidRDefault="00FE6CD4">
      <w:pPr>
        <w:pStyle w:val="TOC1"/>
        <w:rPr>
          <w:ins w:id="1049" w:author="Seggelke, Klaus" w:date="2017-03-21T17:30:00Z"/>
          <w:rFonts w:asciiTheme="minorHAnsi" w:eastAsiaTheme="minorEastAsia" w:hAnsiTheme="minorHAnsi" w:cstheme="minorBidi"/>
          <w:color w:val="auto"/>
          <w:sz w:val="22"/>
          <w:szCs w:val="22"/>
        </w:rPr>
      </w:pPr>
      <w:ins w:id="1050" w:author="Seggelke, Klaus" w:date="2017-03-21T17:30:00Z">
        <w:r w:rsidRPr="001344B0">
          <w:rPr>
            <w:rStyle w:val="Hyperlink"/>
          </w:rPr>
          <w:fldChar w:fldCharType="begin"/>
        </w:r>
        <w:r w:rsidRPr="001344B0">
          <w:rPr>
            <w:rStyle w:val="Hyperlink"/>
          </w:rPr>
          <w:instrText xml:space="preserve"> </w:instrText>
        </w:r>
        <w:r>
          <w:instrText>HYPERLINK \l "_Toc477881061"</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TC.VNF.MIGRATE.001</w:t>
        </w:r>
        <w:r>
          <w:rPr>
            <w:rFonts w:asciiTheme="minorHAnsi" w:eastAsiaTheme="minorEastAsia" w:hAnsiTheme="minorHAnsi" w:cstheme="minorBidi"/>
            <w:color w:val="auto"/>
            <w:sz w:val="22"/>
            <w:szCs w:val="22"/>
          </w:rPr>
          <w:tab/>
        </w:r>
        <w:r w:rsidRPr="001344B0">
          <w:rPr>
            <w:rStyle w:val="Hyperlink"/>
          </w:rPr>
          <w:t>Migration of virtual resource with live migration set without traffic load</w:t>
        </w:r>
        <w:r>
          <w:rPr>
            <w:webHidden/>
          </w:rPr>
          <w:tab/>
        </w:r>
        <w:r>
          <w:rPr>
            <w:webHidden/>
          </w:rPr>
          <w:fldChar w:fldCharType="begin"/>
        </w:r>
        <w:r>
          <w:rPr>
            <w:webHidden/>
          </w:rPr>
          <w:instrText xml:space="preserve"> PAGEREF _Toc477881061 \h </w:instrText>
        </w:r>
        <w:r>
          <w:rPr>
            <w:webHidden/>
          </w:rPr>
        </w:r>
      </w:ins>
      <w:r>
        <w:rPr>
          <w:webHidden/>
        </w:rPr>
        <w:fldChar w:fldCharType="separate"/>
      </w:r>
      <w:ins w:id="1051" w:author="Seggelke, Klaus" w:date="2017-03-21T17:30:00Z">
        <w:r>
          <w:rPr>
            <w:webHidden/>
          </w:rPr>
          <w:t>125</w:t>
        </w:r>
        <w:r>
          <w:rPr>
            <w:webHidden/>
          </w:rPr>
          <w:fldChar w:fldCharType="end"/>
        </w:r>
        <w:r w:rsidRPr="001344B0">
          <w:rPr>
            <w:rStyle w:val="Hyperlink"/>
          </w:rPr>
          <w:fldChar w:fldCharType="end"/>
        </w:r>
      </w:ins>
    </w:p>
    <w:p w:rsidR="00FE6CD4" w:rsidRDefault="00FE6CD4">
      <w:pPr>
        <w:pStyle w:val="TOC1"/>
        <w:rPr>
          <w:ins w:id="1052" w:author="Seggelke, Klaus" w:date="2017-03-21T17:30:00Z"/>
          <w:rFonts w:asciiTheme="minorHAnsi" w:eastAsiaTheme="minorEastAsia" w:hAnsiTheme="minorHAnsi" w:cstheme="minorBidi"/>
          <w:color w:val="auto"/>
          <w:sz w:val="22"/>
          <w:szCs w:val="22"/>
        </w:rPr>
      </w:pPr>
      <w:ins w:id="1053" w:author="Seggelke, Klaus" w:date="2017-03-21T17:30:00Z">
        <w:r w:rsidRPr="001344B0">
          <w:rPr>
            <w:rStyle w:val="Hyperlink"/>
          </w:rPr>
          <w:fldChar w:fldCharType="begin"/>
        </w:r>
        <w:r w:rsidRPr="001344B0">
          <w:rPr>
            <w:rStyle w:val="Hyperlink"/>
          </w:rPr>
          <w:instrText xml:space="preserve"> </w:instrText>
        </w:r>
        <w:r>
          <w:instrText>HYPERLINK \l "_Toc477881062"</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TC.VNF.MIGRATE.002</w:t>
        </w:r>
        <w:r>
          <w:rPr>
            <w:rFonts w:asciiTheme="minorHAnsi" w:eastAsiaTheme="minorEastAsia" w:hAnsiTheme="minorHAnsi" w:cstheme="minorBidi"/>
            <w:color w:val="auto"/>
            <w:sz w:val="22"/>
            <w:szCs w:val="22"/>
          </w:rPr>
          <w:tab/>
        </w:r>
        <w:r w:rsidRPr="001344B0">
          <w:rPr>
            <w:rStyle w:val="Hyperlink"/>
          </w:rPr>
          <w:t>Migration of virtual resource with live migration set under traffic load</w:t>
        </w:r>
        <w:r>
          <w:rPr>
            <w:webHidden/>
          </w:rPr>
          <w:tab/>
        </w:r>
        <w:r>
          <w:rPr>
            <w:webHidden/>
          </w:rPr>
          <w:fldChar w:fldCharType="begin"/>
        </w:r>
        <w:r>
          <w:rPr>
            <w:webHidden/>
          </w:rPr>
          <w:instrText xml:space="preserve"> PAGEREF _Toc477881062 \h </w:instrText>
        </w:r>
        <w:r>
          <w:rPr>
            <w:webHidden/>
          </w:rPr>
        </w:r>
      </w:ins>
      <w:r>
        <w:rPr>
          <w:webHidden/>
        </w:rPr>
        <w:fldChar w:fldCharType="separate"/>
      </w:r>
      <w:ins w:id="1054" w:author="Seggelke, Klaus" w:date="2017-03-21T17:30:00Z">
        <w:r>
          <w:rPr>
            <w:webHidden/>
          </w:rPr>
          <w:t>126</w:t>
        </w:r>
        <w:r>
          <w:rPr>
            <w:webHidden/>
          </w:rPr>
          <w:fldChar w:fldCharType="end"/>
        </w:r>
        <w:r w:rsidRPr="001344B0">
          <w:rPr>
            <w:rStyle w:val="Hyperlink"/>
          </w:rPr>
          <w:fldChar w:fldCharType="end"/>
        </w:r>
      </w:ins>
    </w:p>
    <w:p w:rsidR="00FE6CD4" w:rsidRDefault="00FE6CD4">
      <w:pPr>
        <w:pStyle w:val="TOC1"/>
        <w:rPr>
          <w:ins w:id="1055" w:author="Seggelke, Klaus" w:date="2017-03-21T17:30:00Z"/>
          <w:rFonts w:asciiTheme="minorHAnsi" w:eastAsiaTheme="minorEastAsia" w:hAnsiTheme="minorHAnsi" w:cstheme="minorBidi"/>
          <w:color w:val="auto"/>
          <w:sz w:val="22"/>
          <w:szCs w:val="22"/>
        </w:rPr>
      </w:pPr>
      <w:ins w:id="1056" w:author="Seggelke, Klaus" w:date="2017-03-21T17:30:00Z">
        <w:r w:rsidRPr="001344B0">
          <w:rPr>
            <w:rStyle w:val="Hyperlink"/>
          </w:rPr>
          <w:fldChar w:fldCharType="begin"/>
        </w:r>
        <w:r w:rsidRPr="001344B0">
          <w:rPr>
            <w:rStyle w:val="Hyperlink"/>
          </w:rPr>
          <w:instrText xml:space="preserve"> </w:instrText>
        </w:r>
        <w:r>
          <w:instrText>HYPERLINK \l "_Toc477881063"</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TC.VNF.MIGRATE.003</w:t>
        </w:r>
        <w:r>
          <w:rPr>
            <w:rFonts w:asciiTheme="minorHAnsi" w:eastAsiaTheme="minorEastAsia" w:hAnsiTheme="minorHAnsi" w:cstheme="minorBidi"/>
            <w:color w:val="auto"/>
            <w:sz w:val="22"/>
            <w:szCs w:val="22"/>
          </w:rPr>
          <w:tab/>
        </w:r>
        <w:r w:rsidRPr="001344B0">
          <w:rPr>
            <w:rStyle w:val="Hyperlink"/>
          </w:rPr>
          <w:t>Migration of virtual resource with offline migration set without traffic load</w:t>
        </w:r>
        <w:r>
          <w:rPr>
            <w:webHidden/>
          </w:rPr>
          <w:tab/>
        </w:r>
        <w:r>
          <w:rPr>
            <w:webHidden/>
          </w:rPr>
          <w:fldChar w:fldCharType="begin"/>
        </w:r>
        <w:r>
          <w:rPr>
            <w:webHidden/>
          </w:rPr>
          <w:instrText xml:space="preserve"> PAGEREF _Toc477881063 \h </w:instrText>
        </w:r>
        <w:r>
          <w:rPr>
            <w:webHidden/>
          </w:rPr>
        </w:r>
      </w:ins>
      <w:r>
        <w:rPr>
          <w:webHidden/>
        </w:rPr>
        <w:fldChar w:fldCharType="separate"/>
      </w:r>
      <w:ins w:id="1057" w:author="Seggelke, Klaus" w:date="2017-03-21T17:30:00Z">
        <w:r>
          <w:rPr>
            <w:webHidden/>
          </w:rPr>
          <w:t>127</w:t>
        </w:r>
        <w:r>
          <w:rPr>
            <w:webHidden/>
          </w:rPr>
          <w:fldChar w:fldCharType="end"/>
        </w:r>
        <w:r w:rsidRPr="001344B0">
          <w:rPr>
            <w:rStyle w:val="Hyperlink"/>
          </w:rPr>
          <w:fldChar w:fldCharType="end"/>
        </w:r>
      </w:ins>
    </w:p>
    <w:p w:rsidR="00FE6CD4" w:rsidRDefault="00FE6CD4">
      <w:pPr>
        <w:pStyle w:val="TOC1"/>
        <w:rPr>
          <w:ins w:id="1058" w:author="Seggelke, Klaus" w:date="2017-03-21T17:30:00Z"/>
          <w:rFonts w:asciiTheme="minorHAnsi" w:eastAsiaTheme="minorEastAsia" w:hAnsiTheme="minorHAnsi" w:cstheme="minorBidi"/>
          <w:color w:val="auto"/>
          <w:sz w:val="22"/>
          <w:szCs w:val="22"/>
        </w:rPr>
      </w:pPr>
      <w:ins w:id="1059" w:author="Seggelke, Klaus" w:date="2017-03-21T17:30:00Z">
        <w:r w:rsidRPr="001344B0">
          <w:rPr>
            <w:rStyle w:val="Hyperlink"/>
          </w:rPr>
          <w:fldChar w:fldCharType="begin"/>
        </w:r>
        <w:r w:rsidRPr="001344B0">
          <w:rPr>
            <w:rStyle w:val="Hyperlink"/>
          </w:rPr>
          <w:instrText xml:space="preserve"> </w:instrText>
        </w:r>
        <w:r>
          <w:instrText>HYPERLINK \l "_Toc477881064"</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TC.VNF.MIGRATE.004</w:t>
        </w:r>
        <w:r>
          <w:rPr>
            <w:rFonts w:asciiTheme="minorHAnsi" w:eastAsiaTheme="minorEastAsia" w:hAnsiTheme="minorHAnsi" w:cstheme="minorBidi"/>
            <w:color w:val="auto"/>
            <w:sz w:val="22"/>
            <w:szCs w:val="22"/>
          </w:rPr>
          <w:tab/>
        </w:r>
        <w:r w:rsidRPr="001344B0">
          <w:rPr>
            <w:rStyle w:val="Hyperlink"/>
          </w:rPr>
          <w:t>Migration of virtual resource with offline migration set under traffic load</w:t>
        </w:r>
        <w:r>
          <w:rPr>
            <w:webHidden/>
          </w:rPr>
          <w:tab/>
        </w:r>
        <w:r>
          <w:rPr>
            <w:webHidden/>
          </w:rPr>
          <w:fldChar w:fldCharType="begin"/>
        </w:r>
        <w:r>
          <w:rPr>
            <w:webHidden/>
          </w:rPr>
          <w:instrText xml:space="preserve"> PAGEREF _Toc477881064 \h </w:instrText>
        </w:r>
        <w:r>
          <w:rPr>
            <w:webHidden/>
          </w:rPr>
        </w:r>
      </w:ins>
      <w:r>
        <w:rPr>
          <w:webHidden/>
        </w:rPr>
        <w:fldChar w:fldCharType="separate"/>
      </w:r>
      <w:ins w:id="1060" w:author="Seggelke, Klaus" w:date="2017-03-21T17:30:00Z">
        <w:r>
          <w:rPr>
            <w:webHidden/>
          </w:rPr>
          <w:t>128</w:t>
        </w:r>
        <w:r>
          <w:rPr>
            <w:webHidden/>
          </w:rPr>
          <w:fldChar w:fldCharType="end"/>
        </w:r>
        <w:r w:rsidRPr="001344B0">
          <w:rPr>
            <w:rStyle w:val="Hyperlink"/>
          </w:rPr>
          <w:fldChar w:fldCharType="end"/>
        </w:r>
      </w:ins>
    </w:p>
    <w:p w:rsidR="00FE6CD4" w:rsidRDefault="00FE6CD4">
      <w:pPr>
        <w:pStyle w:val="TOC1"/>
        <w:rPr>
          <w:ins w:id="1061" w:author="Seggelke, Klaus" w:date="2017-03-21T17:30:00Z"/>
          <w:rFonts w:asciiTheme="minorHAnsi" w:eastAsiaTheme="minorEastAsia" w:hAnsiTheme="minorHAnsi" w:cstheme="minorBidi"/>
          <w:color w:val="auto"/>
          <w:sz w:val="22"/>
          <w:szCs w:val="22"/>
        </w:rPr>
      </w:pPr>
      <w:ins w:id="1062" w:author="Seggelke, Klaus" w:date="2017-03-21T17:30:00Z">
        <w:r w:rsidRPr="001344B0">
          <w:rPr>
            <w:rStyle w:val="Hyperlink"/>
          </w:rPr>
          <w:fldChar w:fldCharType="begin"/>
        </w:r>
        <w:r w:rsidRPr="001344B0">
          <w:rPr>
            <w:rStyle w:val="Hyperlink"/>
          </w:rPr>
          <w:instrText xml:space="preserve"> </w:instrText>
        </w:r>
        <w:r>
          <w:instrText>HYPERLINK \l "_Toc477881065"</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TC.VNF.VNETWORK.001</w:t>
        </w:r>
        <w:r>
          <w:rPr>
            <w:rFonts w:asciiTheme="minorHAnsi" w:eastAsiaTheme="minorEastAsia" w:hAnsiTheme="minorHAnsi" w:cstheme="minorBidi"/>
            <w:color w:val="auto"/>
            <w:sz w:val="22"/>
            <w:szCs w:val="22"/>
          </w:rPr>
          <w:tab/>
        </w:r>
        <w:r w:rsidRPr="001344B0">
          <w:rPr>
            <w:rStyle w:val="Hyperlink"/>
          </w:rPr>
          <w:t>vNetworks resources</w:t>
        </w:r>
        <w:r>
          <w:rPr>
            <w:webHidden/>
          </w:rPr>
          <w:tab/>
        </w:r>
        <w:r>
          <w:rPr>
            <w:webHidden/>
          </w:rPr>
          <w:fldChar w:fldCharType="begin"/>
        </w:r>
        <w:r>
          <w:rPr>
            <w:webHidden/>
          </w:rPr>
          <w:instrText xml:space="preserve"> PAGEREF _Toc477881065 \h </w:instrText>
        </w:r>
        <w:r>
          <w:rPr>
            <w:webHidden/>
          </w:rPr>
        </w:r>
      </w:ins>
      <w:r>
        <w:rPr>
          <w:webHidden/>
        </w:rPr>
        <w:fldChar w:fldCharType="separate"/>
      </w:r>
      <w:ins w:id="1063" w:author="Seggelke, Klaus" w:date="2017-03-21T17:30:00Z">
        <w:r>
          <w:rPr>
            <w:webHidden/>
          </w:rPr>
          <w:t>129</w:t>
        </w:r>
        <w:r>
          <w:rPr>
            <w:webHidden/>
          </w:rPr>
          <w:fldChar w:fldCharType="end"/>
        </w:r>
        <w:r w:rsidRPr="001344B0">
          <w:rPr>
            <w:rStyle w:val="Hyperlink"/>
          </w:rPr>
          <w:fldChar w:fldCharType="end"/>
        </w:r>
      </w:ins>
    </w:p>
    <w:p w:rsidR="00FE6CD4" w:rsidRDefault="00FE6CD4">
      <w:pPr>
        <w:pStyle w:val="TOC1"/>
        <w:rPr>
          <w:ins w:id="1064" w:author="Seggelke, Klaus" w:date="2017-03-21T17:30:00Z"/>
          <w:rFonts w:asciiTheme="minorHAnsi" w:eastAsiaTheme="minorEastAsia" w:hAnsiTheme="minorHAnsi" w:cstheme="minorBidi"/>
          <w:color w:val="auto"/>
          <w:sz w:val="22"/>
          <w:szCs w:val="22"/>
        </w:rPr>
      </w:pPr>
      <w:ins w:id="1065" w:author="Seggelke, Klaus" w:date="2017-03-21T17:30:00Z">
        <w:r w:rsidRPr="001344B0">
          <w:rPr>
            <w:rStyle w:val="Hyperlink"/>
          </w:rPr>
          <w:fldChar w:fldCharType="begin"/>
        </w:r>
        <w:r w:rsidRPr="001344B0">
          <w:rPr>
            <w:rStyle w:val="Hyperlink"/>
          </w:rPr>
          <w:instrText xml:space="preserve"> </w:instrText>
        </w:r>
        <w:r>
          <w:instrText>HYPERLINK \l "_Toc477881066"</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TC.VNF.VNETWORK.002</w:t>
        </w:r>
        <w:r>
          <w:rPr>
            <w:rFonts w:asciiTheme="minorHAnsi" w:eastAsiaTheme="minorEastAsia" w:hAnsiTheme="minorHAnsi" w:cstheme="minorBidi"/>
            <w:color w:val="auto"/>
            <w:sz w:val="22"/>
            <w:szCs w:val="22"/>
          </w:rPr>
          <w:tab/>
        </w:r>
        <w:r w:rsidRPr="001344B0">
          <w:rPr>
            <w:rStyle w:val="Hyperlink"/>
          </w:rPr>
          <w:t>VNFM is able to modify the bandwidth of the vNetwork</w:t>
        </w:r>
        <w:r>
          <w:rPr>
            <w:webHidden/>
          </w:rPr>
          <w:tab/>
        </w:r>
        <w:r>
          <w:rPr>
            <w:webHidden/>
          </w:rPr>
          <w:fldChar w:fldCharType="begin"/>
        </w:r>
        <w:r>
          <w:rPr>
            <w:webHidden/>
          </w:rPr>
          <w:instrText xml:space="preserve"> PAGEREF _Toc477881066 \h </w:instrText>
        </w:r>
        <w:r>
          <w:rPr>
            <w:webHidden/>
          </w:rPr>
        </w:r>
      </w:ins>
      <w:r>
        <w:rPr>
          <w:webHidden/>
        </w:rPr>
        <w:fldChar w:fldCharType="separate"/>
      </w:r>
      <w:ins w:id="1066" w:author="Seggelke, Klaus" w:date="2017-03-21T17:30:00Z">
        <w:r>
          <w:rPr>
            <w:webHidden/>
          </w:rPr>
          <w:t>130</w:t>
        </w:r>
        <w:r>
          <w:rPr>
            <w:webHidden/>
          </w:rPr>
          <w:fldChar w:fldCharType="end"/>
        </w:r>
        <w:r w:rsidRPr="001344B0">
          <w:rPr>
            <w:rStyle w:val="Hyperlink"/>
          </w:rPr>
          <w:fldChar w:fldCharType="end"/>
        </w:r>
      </w:ins>
    </w:p>
    <w:p w:rsidR="00FE6CD4" w:rsidRDefault="00FE6CD4">
      <w:pPr>
        <w:pStyle w:val="TOC1"/>
        <w:rPr>
          <w:ins w:id="1067" w:author="Seggelke, Klaus" w:date="2017-03-21T17:30:00Z"/>
          <w:rFonts w:asciiTheme="minorHAnsi" w:eastAsiaTheme="minorEastAsia" w:hAnsiTheme="minorHAnsi" w:cstheme="minorBidi"/>
          <w:color w:val="auto"/>
          <w:sz w:val="22"/>
          <w:szCs w:val="22"/>
        </w:rPr>
      </w:pPr>
      <w:ins w:id="1068" w:author="Seggelke, Klaus" w:date="2017-03-21T17:30:00Z">
        <w:r w:rsidRPr="001344B0">
          <w:rPr>
            <w:rStyle w:val="Hyperlink"/>
          </w:rPr>
          <w:fldChar w:fldCharType="begin"/>
        </w:r>
        <w:r w:rsidRPr="001344B0">
          <w:rPr>
            <w:rStyle w:val="Hyperlink"/>
          </w:rPr>
          <w:instrText xml:space="preserve"> </w:instrText>
        </w:r>
        <w:r>
          <w:instrText>HYPERLINK \l "_Toc477881067"</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TC.VNF.VSTORAGE.001</w:t>
        </w:r>
        <w:r>
          <w:rPr>
            <w:rFonts w:asciiTheme="minorHAnsi" w:eastAsiaTheme="minorEastAsia" w:hAnsiTheme="minorHAnsi" w:cstheme="minorBidi"/>
            <w:color w:val="auto"/>
            <w:sz w:val="22"/>
            <w:szCs w:val="22"/>
          </w:rPr>
          <w:tab/>
        </w:r>
        <w:r w:rsidRPr="001344B0">
          <w:rPr>
            <w:rStyle w:val="Hyperlink"/>
          </w:rPr>
          <w:t>Increase of vStorage</w:t>
        </w:r>
        <w:r>
          <w:rPr>
            <w:webHidden/>
          </w:rPr>
          <w:tab/>
        </w:r>
        <w:r>
          <w:rPr>
            <w:webHidden/>
          </w:rPr>
          <w:fldChar w:fldCharType="begin"/>
        </w:r>
        <w:r>
          <w:rPr>
            <w:webHidden/>
          </w:rPr>
          <w:instrText xml:space="preserve"> PAGEREF _Toc477881067 \h </w:instrText>
        </w:r>
        <w:r>
          <w:rPr>
            <w:webHidden/>
          </w:rPr>
        </w:r>
      </w:ins>
      <w:r>
        <w:rPr>
          <w:webHidden/>
        </w:rPr>
        <w:fldChar w:fldCharType="separate"/>
      </w:r>
      <w:ins w:id="1069" w:author="Seggelke, Klaus" w:date="2017-03-21T17:30:00Z">
        <w:r>
          <w:rPr>
            <w:webHidden/>
          </w:rPr>
          <w:t>132</w:t>
        </w:r>
        <w:r>
          <w:rPr>
            <w:webHidden/>
          </w:rPr>
          <w:fldChar w:fldCharType="end"/>
        </w:r>
        <w:r w:rsidRPr="001344B0">
          <w:rPr>
            <w:rStyle w:val="Hyperlink"/>
          </w:rPr>
          <w:fldChar w:fldCharType="end"/>
        </w:r>
      </w:ins>
    </w:p>
    <w:p w:rsidR="00FE6CD4" w:rsidRDefault="00FE6CD4">
      <w:pPr>
        <w:pStyle w:val="TOC1"/>
        <w:rPr>
          <w:ins w:id="1070" w:author="Seggelke, Klaus" w:date="2017-03-21T17:30:00Z"/>
          <w:rFonts w:asciiTheme="minorHAnsi" w:eastAsiaTheme="minorEastAsia" w:hAnsiTheme="minorHAnsi" w:cstheme="minorBidi"/>
          <w:color w:val="auto"/>
          <w:sz w:val="22"/>
          <w:szCs w:val="22"/>
        </w:rPr>
      </w:pPr>
      <w:ins w:id="1071" w:author="Seggelke, Klaus" w:date="2017-03-21T17:30:00Z">
        <w:r w:rsidRPr="001344B0">
          <w:rPr>
            <w:rStyle w:val="Hyperlink"/>
          </w:rPr>
          <w:fldChar w:fldCharType="begin"/>
        </w:r>
        <w:r w:rsidRPr="001344B0">
          <w:rPr>
            <w:rStyle w:val="Hyperlink"/>
          </w:rPr>
          <w:instrText xml:space="preserve"> </w:instrText>
        </w:r>
        <w:r>
          <w:instrText>HYPERLINK \l "_Toc477881068"</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TC.VNF.VSTORAGE.002</w:t>
        </w:r>
        <w:r>
          <w:rPr>
            <w:rFonts w:asciiTheme="minorHAnsi" w:eastAsiaTheme="minorEastAsia" w:hAnsiTheme="minorHAnsi" w:cstheme="minorBidi"/>
            <w:color w:val="auto"/>
            <w:sz w:val="22"/>
            <w:szCs w:val="22"/>
          </w:rPr>
          <w:tab/>
        </w:r>
        <w:r w:rsidRPr="001344B0">
          <w:rPr>
            <w:rStyle w:val="Hyperlink"/>
          </w:rPr>
          <w:t>Decrease of vStorage</w:t>
        </w:r>
        <w:r>
          <w:rPr>
            <w:webHidden/>
          </w:rPr>
          <w:tab/>
        </w:r>
        <w:r>
          <w:rPr>
            <w:webHidden/>
          </w:rPr>
          <w:fldChar w:fldCharType="begin"/>
        </w:r>
        <w:r>
          <w:rPr>
            <w:webHidden/>
          </w:rPr>
          <w:instrText xml:space="preserve"> PAGEREF _Toc477881068 \h </w:instrText>
        </w:r>
        <w:r>
          <w:rPr>
            <w:webHidden/>
          </w:rPr>
        </w:r>
      </w:ins>
      <w:r>
        <w:rPr>
          <w:webHidden/>
        </w:rPr>
        <w:fldChar w:fldCharType="separate"/>
      </w:r>
      <w:ins w:id="1072" w:author="Seggelke, Klaus" w:date="2017-03-21T17:30:00Z">
        <w:r>
          <w:rPr>
            <w:webHidden/>
          </w:rPr>
          <w:t>133</w:t>
        </w:r>
        <w:r>
          <w:rPr>
            <w:webHidden/>
          </w:rPr>
          <w:fldChar w:fldCharType="end"/>
        </w:r>
        <w:r w:rsidRPr="001344B0">
          <w:rPr>
            <w:rStyle w:val="Hyperlink"/>
          </w:rPr>
          <w:fldChar w:fldCharType="end"/>
        </w:r>
      </w:ins>
    </w:p>
    <w:p w:rsidR="00FE6CD4" w:rsidRDefault="00FE6CD4">
      <w:pPr>
        <w:pStyle w:val="TOC1"/>
        <w:rPr>
          <w:ins w:id="1073" w:author="Seggelke, Klaus" w:date="2017-03-21T17:30:00Z"/>
          <w:rFonts w:asciiTheme="minorHAnsi" w:eastAsiaTheme="minorEastAsia" w:hAnsiTheme="minorHAnsi" w:cstheme="minorBidi"/>
          <w:color w:val="auto"/>
          <w:sz w:val="22"/>
          <w:szCs w:val="22"/>
        </w:rPr>
      </w:pPr>
      <w:ins w:id="1074" w:author="Seggelke, Klaus" w:date="2017-03-21T17:30:00Z">
        <w:r w:rsidRPr="001344B0">
          <w:rPr>
            <w:rStyle w:val="Hyperlink"/>
          </w:rPr>
          <w:fldChar w:fldCharType="begin"/>
        </w:r>
        <w:r w:rsidRPr="001344B0">
          <w:rPr>
            <w:rStyle w:val="Hyperlink"/>
          </w:rPr>
          <w:instrText xml:space="preserve"> </w:instrText>
        </w:r>
        <w:r>
          <w:instrText>HYPERLINK \l "_Toc477881069"</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TC.VNF.FAULT.001</w:t>
        </w:r>
        <w:r>
          <w:rPr>
            <w:rFonts w:asciiTheme="minorHAnsi" w:eastAsiaTheme="minorEastAsia" w:hAnsiTheme="minorHAnsi" w:cstheme="minorBidi"/>
            <w:color w:val="auto"/>
            <w:sz w:val="22"/>
            <w:szCs w:val="22"/>
          </w:rPr>
          <w:tab/>
        </w:r>
        <w:r w:rsidRPr="001344B0">
          <w:rPr>
            <w:rStyle w:val="Hyperlink"/>
          </w:rPr>
          <w:t>vCPU resource fault notification subscription and notification</w:t>
        </w:r>
        <w:r>
          <w:rPr>
            <w:webHidden/>
          </w:rPr>
          <w:tab/>
        </w:r>
        <w:r>
          <w:rPr>
            <w:webHidden/>
          </w:rPr>
          <w:fldChar w:fldCharType="begin"/>
        </w:r>
        <w:r>
          <w:rPr>
            <w:webHidden/>
          </w:rPr>
          <w:instrText xml:space="preserve"> PAGEREF _Toc477881069 \h </w:instrText>
        </w:r>
        <w:r>
          <w:rPr>
            <w:webHidden/>
          </w:rPr>
        </w:r>
      </w:ins>
      <w:r>
        <w:rPr>
          <w:webHidden/>
        </w:rPr>
        <w:fldChar w:fldCharType="separate"/>
      </w:r>
      <w:ins w:id="1075" w:author="Seggelke, Klaus" w:date="2017-03-21T17:30:00Z">
        <w:r>
          <w:rPr>
            <w:webHidden/>
          </w:rPr>
          <w:t>134</w:t>
        </w:r>
        <w:r>
          <w:rPr>
            <w:webHidden/>
          </w:rPr>
          <w:fldChar w:fldCharType="end"/>
        </w:r>
        <w:r w:rsidRPr="001344B0">
          <w:rPr>
            <w:rStyle w:val="Hyperlink"/>
          </w:rPr>
          <w:fldChar w:fldCharType="end"/>
        </w:r>
      </w:ins>
    </w:p>
    <w:p w:rsidR="00FE6CD4" w:rsidRDefault="00FE6CD4">
      <w:pPr>
        <w:pStyle w:val="TOC1"/>
        <w:rPr>
          <w:ins w:id="1076" w:author="Seggelke, Klaus" w:date="2017-03-21T17:30:00Z"/>
          <w:rFonts w:asciiTheme="minorHAnsi" w:eastAsiaTheme="minorEastAsia" w:hAnsiTheme="minorHAnsi" w:cstheme="minorBidi"/>
          <w:color w:val="auto"/>
          <w:sz w:val="22"/>
          <w:szCs w:val="22"/>
        </w:rPr>
      </w:pPr>
      <w:ins w:id="1077" w:author="Seggelke, Klaus" w:date="2017-03-21T17:30:00Z">
        <w:r w:rsidRPr="001344B0">
          <w:rPr>
            <w:rStyle w:val="Hyperlink"/>
          </w:rPr>
          <w:fldChar w:fldCharType="begin"/>
        </w:r>
        <w:r w:rsidRPr="001344B0">
          <w:rPr>
            <w:rStyle w:val="Hyperlink"/>
          </w:rPr>
          <w:instrText xml:space="preserve"> </w:instrText>
        </w:r>
        <w:r>
          <w:instrText>HYPERLINK \l "_Toc477881070"</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TC.VNF.FAULT.002</w:t>
        </w:r>
        <w:r>
          <w:rPr>
            <w:rFonts w:asciiTheme="minorHAnsi" w:eastAsiaTheme="minorEastAsia" w:hAnsiTheme="minorHAnsi" w:cstheme="minorBidi"/>
            <w:color w:val="auto"/>
            <w:sz w:val="22"/>
            <w:szCs w:val="22"/>
          </w:rPr>
          <w:tab/>
        </w:r>
        <w:r w:rsidRPr="001344B0">
          <w:rPr>
            <w:rStyle w:val="Hyperlink"/>
          </w:rPr>
          <w:t>Double vCPU resource fault notification subscription and notification</w:t>
        </w:r>
        <w:r>
          <w:rPr>
            <w:webHidden/>
          </w:rPr>
          <w:tab/>
        </w:r>
        <w:r>
          <w:rPr>
            <w:webHidden/>
          </w:rPr>
          <w:fldChar w:fldCharType="begin"/>
        </w:r>
        <w:r>
          <w:rPr>
            <w:webHidden/>
          </w:rPr>
          <w:instrText xml:space="preserve"> PAGEREF _Toc477881070 \h </w:instrText>
        </w:r>
        <w:r>
          <w:rPr>
            <w:webHidden/>
          </w:rPr>
        </w:r>
      </w:ins>
      <w:r>
        <w:rPr>
          <w:webHidden/>
        </w:rPr>
        <w:fldChar w:fldCharType="separate"/>
      </w:r>
      <w:ins w:id="1078" w:author="Seggelke, Klaus" w:date="2017-03-21T17:30:00Z">
        <w:r>
          <w:rPr>
            <w:webHidden/>
          </w:rPr>
          <w:t>135</w:t>
        </w:r>
        <w:r>
          <w:rPr>
            <w:webHidden/>
          </w:rPr>
          <w:fldChar w:fldCharType="end"/>
        </w:r>
        <w:r w:rsidRPr="001344B0">
          <w:rPr>
            <w:rStyle w:val="Hyperlink"/>
          </w:rPr>
          <w:fldChar w:fldCharType="end"/>
        </w:r>
      </w:ins>
    </w:p>
    <w:p w:rsidR="00FE6CD4" w:rsidRDefault="00FE6CD4">
      <w:pPr>
        <w:pStyle w:val="TOC1"/>
        <w:rPr>
          <w:ins w:id="1079" w:author="Seggelke, Klaus" w:date="2017-03-21T17:30:00Z"/>
          <w:rFonts w:asciiTheme="minorHAnsi" w:eastAsiaTheme="minorEastAsia" w:hAnsiTheme="minorHAnsi" w:cstheme="minorBidi"/>
          <w:color w:val="auto"/>
          <w:sz w:val="22"/>
          <w:szCs w:val="22"/>
        </w:rPr>
      </w:pPr>
      <w:ins w:id="1080" w:author="Seggelke, Klaus" w:date="2017-03-21T17:30:00Z">
        <w:r w:rsidRPr="001344B0">
          <w:rPr>
            <w:rStyle w:val="Hyperlink"/>
          </w:rPr>
          <w:fldChar w:fldCharType="begin"/>
        </w:r>
        <w:r w:rsidRPr="001344B0">
          <w:rPr>
            <w:rStyle w:val="Hyperlink"/>
          </w:rPr>
          <w:instrText xml:space="preserve"> </w:instrText>
        </w:r>
        <w:r>
          <w:instrText>HYPERLINK \l "_Toc477881071"</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TC.VNF.FAULT.003</w:t>
        </w:r>
        <w:r>
          <w:rPr>
            <w:rFonts w:asciiTheme="minorHAnsi" w:eastAsiaTheme="minorEastAsia" w:hAnsiTheme="minorHAnsi" w:cstheme="minorBidi"/>
            <w:color w:val="auto"/>
            <w:sz w:val="22"/>
            <w:szCs w:val="22"/>
          </w:rPr>
          <w:tab/>
        </w:r>
        <w:r w:rsidRPr="001344B0">
          <w:rPr>
            <w:rStyle w:val="Hyperlink"/>
          </w:rPr>
          <w:t>vMemory resource fault notification subscription and notification</w:t>
        </w:r>
        <w:r>
          <w:rPr>
            <w:webHidden/>
          </w:rPr>
          <w:tab/>
        </w:r>
        <w:r>
          <w:rPr>
            <w:webHidden/>
          </w:rPr>
          <w:fldChar w:fldCharType="begin"/>
        </w:r>
        <w:r>
          <w:rPr>
            <w:webHidden/>
          </w:rPr>
          <w:instrText xml:space="preserve"> PAGEREF _Toc477881071 \h </w:instrText>
        </w:r>
        <w:r>
          <w:rPr>
            <w:webHidden/>
          </w:rPr>
        </w:r>
      </w:ins>
      <w:r>
        <w:rPr>
          <w:webHidden/>
        </w:rPr>
        <w:fldChar w:fldCharType="separate"/>
      </w:r>
      <w:ins w:id="1081" w:author="Seggelke, Klaus" w:date="2017-03-21T17:30:00Z">
        <w:r>
          <w:rPr>
            <w:webHidden/>
          </w:rPr>
          <w:t>137</w:t>
        </w:r>
        <w:r>
          <w:rPr>
            <w:webHidden/>
          </w:rPr>
          <w:fldChar w:fldCharType="end"/>
        </w:r>
        <w:r w:rsidRPr="001344B0">
          <w:rPr>
            <w:rStyle w:val="Hyperlink"/>
          </w:rPr>
          <w:fldChar w:fldCharType="end"/>
        </w:r>
      </w:ins>
    </w:p>
    <w:p w:rsidR="00FE6CD4" w:rsidRDefault="00FE6CD4">
      <w:pPr>
        <w:pStyle w:val="TOC1"/>
        <w:rPr>
          <w:ins w:id="1082" w:author="Seggelke, Klaus" w:date="2017-03-21T17:30:00Z"/>
          <w:rFonts w:asciiTheme="minorHAnsi" w:eastAsiaTheme="minorEastAsia" w:hAnsiTheme="minorHAnsi" w:cstheme="minorBidi"/>
          <w:color w:val="auto"/>
          <w:sz w:val="22"/>
          <w:szCs w:val="22"/>
        </w:rPr>
      </w:pPr>
      <w:ins w:id="1083" w:author="Seggelke, Klaus" w:date="2017-03-21T17:30:00Z">
        <w:r w:rsidRPr="001344B0">
          <w:rPr>
            <w:rStyle w:val="Hyperlink"/>
          </w:rPr>
          <w:fldChar w:fldCharType="begin"/>
        </w:r>
        <w:r w:rsidRPr="001344B0">
          <w:rPr>
            <w:rStyle w:val="Hyperlink"/>
          </w:rPr>
          <w:instrText xml:space="preserve"> </w:instrText>
        </w:r>
        <w:r>
          <w:instrText>HYPERLINK \l "_Toc477881072"</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TC.VNF.FAULT.004</w:t>
        </w:r>
        <w:r>
          <w:rPr>
            <w:rFonts w:asciiTheme="minorHAnsi" w:eastAsiaTheme="minorEastAsia" w:hAnsiTheme="minorHAnsi" w:cstheme="minorBidi"/>
            <w:color w:val="auto"/>
            <w:sz w:val="22"/>
            <w:szCs w:val="22"/>
          </w:rPr>
          <w:tab/>
        </w:r>
        <w:r w:rsidRPr="001344B0">
          <w:rPr>
            <w:rStyle w:val="Hyperlink"/>
          </w:rPr>
          <w:t>vNetwork resource fault notification subscription and notification</w:t>
        </w:r>
        <w:r>
          <w:rPr>
            <w:webHidden/>
          </w:rPr>
          <w:tab/>
        </w:r>
        <w:r>
          <w:rPr>
            <w:webHidden/>
          </w:rPr>
          <w:fldChar w:fldCharType="begin"/>
        </w:r>
        <w:r>
          <w:rPr>
            <w:webHidden/>
          </w:rPr>
          <w:instrText xml:space="preserve"> PAGEREF _Toc477881072 \h </w:instrText>
        </w:r>
        <w:r>
          <w:rPr>
            <w:webHidden/>
          </w:rPr>
        </w:r>
      </w:ins>
      <w:r>
        <w:rPr>
          <w:webHidden/>
        </w:rPr>
        <w:fldChar w:fldCharType="separate"/>
      </w:r>
      <w:ins w:id="1084" w:author="Seggelke, Klaus" w:date="2017-03-21T17:30:00Z">
        <w:r>
          <w:rPr>
            <w:webHidden/>
          </w:rPr>
          <w:t>138</w:t>
        </w:r>
        <w:r>
          <w:rPr>
            <w:webHidden/>
          </w:rPr>
          <w:fldChar w:fldCharType="end"/>
        </w:r>
        <w:r w:rsidRPr="001344B0">
          <w:rPr>
            <w:rStyle w:val="Hyperlink"/>
          </w:rPr>
          <w:fldChar w:fldCharType="end"/>
        </w:r>
      </w:ins>
    </w:p>
    <w:p w:rsidR="00FE6CD4" w:rsidRDefault="00FE6CD4">
      <w:pPr>
        <w:pStyle w:val="TOC1"/>
        <w:rPr>
          <w:ins w:id="1085" w:author="Seggelke, Klaus" w:date="2017-03-21T17:30:00Z"/>
          <w:rFonts w:asciiTheme="minorHAnsi" w:eastAsiaTheme="minorEastAsia" w:hAnsiTheme="minorHAnsi" w:cstheme="minorBidi"/>
          <w:color w:val="auto"/>
          <w:sz w:val="22"/>
          <w:szCs w:val="22"/>
        </w:rPr>
      </w:pPr>
      <w:ins w:id="1086" w:author="Seggelke, Klaus" w:date="2017-03-21T17:30:00Z">
        <w:r w:rsidRPr="001344B0">
          <w:rPr>
            <w:rStyle w:val="Hyperlink"/>
          </w:rPr>
          <w:fldChar w:fldCharType="begin"/>
        </w:r>
        <w:r w:rsidRPr="001344B0">
          <w:rPr>
            <w:rStyle w:val="Hyperlink"/>
          </w:rPr>
          <w:instrText xml:space="preserve"> </w:instrText>
        </w:r>
        <w:r>
          <w:instrText>HYPERLINK \l "_Toc477881073"</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TC.VNF.FAULT.005</w:t>
        </w:r>
        <w:r>
          <w:rPr>
            <w:rFonts w:asciiTheme="minorHAnsi" w:eastAsiaTheme="minorEastAsia" w:hAnsiTheme="minorHAnsi" w:cstheme="minorBidi"/>
            <w:color w:val="auto"/>
            <w:sz w:val="22"/>
            <w:szCs w:val="22"/>
          </w:rPr>
          <w:tab/>
        </w:r>
        <w:r w:rsidRPr="001344B0">
          <w:rPr>
            <w:rStyle w:val="Hyperlink"/>
          </w:rPr>
          <w:t>vStorage resource fault notification subscription and notification</w:t>
        </w:r>
        <w:r>
          <w:rPr>
            <w:webHidden/>
          </w:rPr>
          <w:tab/>
        </w:r>
        <w:r>
          <w:rPr>
            <w:webHidden/>
          </w:rPr>
          <w:fldChar w:fldCharType="begin"/>
        </w:r>
        <w:r>
          <w:rPr>
            <w:webHidden/>
          </w:rPr>
          <w:instrText xml:space="preserve"> PAGEREF _Toc477881073 \h </w:instrText>
        </w:r>
        <w:r>
          <w:rPr>
            <w:webHidden/>
          </w:rPr>
        </w:r>
      </w:ins>
      <w:r>
        <w:rPr>
          <w:webHidden/>
        </w:rPr>
        <w:fldChar w:fldCharType="separate"/>
      </w:r>
      <w:ins w:id="1087" w:author="Seggelke, Klaus" w:date="2017-03-21T17:30:00Z">
        <w:r>
          <w:rPr>
            <w:webHidden/>
          </w:rPr>
          <w:t>139</w:t>
        </w:r>
        <w:r>
          <w:rPr>
            <w:webHidden/>
          </w:rPr>
          <w:fldChar w:fldCharType="end"/>
        </w:r>
        <w:r w:rsidRPr="001344B0">
          <w:rPr>
            <w:rStyle w:val="Hyperlink"/>
          </w:rPr>
          <w:fldChar w:fldCharType="end"/>
        </w:r>
      </w:ins>
    </w:p>
    <w:p w:rsidR="00FE6CD4" w:rsidRDefault="00FE6CD4">
      <w:pPr>
        <w:pStyle w:val="TOC1"/>
        <w:rPr>
          <w:ins w:id="1088" w:author="Seggelke, Klaus" w:date="2017-03-21T17:30:00Z"/>
          <w:rFonts w:asciiTheme="minorHAnsi" w:eastAsiaTheme="minorEastAsia" w:hAnsiTheme="minorHAnsi" w:cstheme="minorBidi"/>
          <w:color w:val="auto"/>
          <w:sz w:val="22"/>
          <w:szCs w:val="22"/>
        </w:rPr>
      </w:pPr>
      <w:ins w:id="1089" w:author="Seggelke, Klaus" w:date="2017-03-21T17:30:00Z">
        <w:r w:rsidRPr="001344B0">
          <w:rPr>
            <w:rStyle w:val="Hyperlink"/>
          </w:rPr>
          <w:fldChar w:fldCharType="begin"/>
        </w:r>
        <w:r w:rsidRPr="001344B0">
          <w:rPr>
            <w:rStyle w:val="Hyperlink"/>
          </w:rPr>
          <w:instrText xml:space="preserve"> </w:instrText>
        </w:r>
        <w:r>
          <w:instrText>HYPERLINK \l "_Toc477881074"</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TC.VNF.RECOVERY.001</w:t>
        </w:r>
        <w:r>
          <w:rPr>
            <w:rFonts w:asciiTheme="minorHAnsi" w:eastAsiaTheme="minorEastAsia" w:hAnsiTheme="minorHAnsi" w:cstheme="minorBidi"/>
            <w:color w:val="auto"/>
            <w:sz w:val="22"/>
            <w:szCs w:val="22"/>
          </w:rPr>
          <w:tab/>
        </w:r>
        <w:r w:rsidRPr="001344B0">
          <w:rPr>
            <w:rStyle w:val="Hyperlink"/>
          </w:rPr>
          <w:t>Manual VNF recover of a faulty VNF</w:t>
        </w:r>
        <w:r>
          <w:rPr>
            <w:webHidden/>
          </w:rPr>
          <w:tab/>
        </w:r>
        <w:r>
          <w:rPr>
            <w:webHidden/>
          </w:rPr>
          <w:fldChar w:fldCharType="begin"/>
        </w:r>
        <w:r>
          <w:rPr>
            <w:webHidden/>
          </w:rPr>
          <w:instrText xml:space="preserve"> PAGEREF _Toc477881074 \h </w:instrText>
        </w:r>
        <w:r>
          <w:rPr>
            <w:webHidden/>
          </w:rPr>
        </w:r>
      </w:ins>
      <w:r>
        <w:rPr>
          <w:webHidden/>
        </w:rPr>
        <w:fldChar w:fldCharType="separate"/>
      </w:r>
      <w:ins w:id="1090" w:author="Seggelke, Klaus" w:date="2017-03-21T17:30:00Z">
        <w:r>
          <w:rPr>
            <w:webHidden/>
          </w:rPr>
          <w:t>140</w:t>
        </w:r>
        <w:r>
          <w:rPr>
            <w:webHidden/>
          </w:rPr>
          <w:fldChar w:fldCharType="end"/>
        </w:r>
        <w:r w:rsidRPr="001344B0">
          <w:rPr>
            <w:rStyle w:val="Hyperlink"/>
          </w:rPr>
          <w:fldChar w:fldCharType="end"/>
        </w:r>
      </w:ins>
    </w:p>
    <w:p w:rsidR="00FE6CD4" w:rsidRDefault="00FE6CD4">
      <w:pPr>
        <w:pStyle w:val="TOC1"/>
        <w:rPr>
          <w:ins w:id="1091" w:author="Seggelke, Klaus" w:date="2017-03-21T17:30:00Z"/>
          <w:rFonts w:asciiTheme="minorHAnsi" w:eastAsiaTheme="minorEastAsia" w:hAnsiTheme="minorHAnsi" w:cstheme="minorBidi"/>
          <w:color w:val="auto"/>
          <w:sz w:val="22"/>
          <w:szCs w:val="22"/>
        </w:rPr>
      </w:pPr>
      <w:ins w:id="1092" w:author="Seggelke, Klaus" w:date="2017-03-21T17:30:00Z">
        <w:r w:rsidRPr="001344B0">
          <w:rPr>
            <w:rStyle w:val="Hyperlink"/>
          </w:rPr>
          <w:fldChar w:fldCharType="begin"/>
        </w:r>
        <w:r w:rsidRPr="001344B0">
          <w:rPr>
            <w:rStyle w:val="Hyperlink"/>
          </w:rPr>
          <w:instrText xml:space="preserve"> </w:instrText>
        </w:r>
        <w:r>
          <w:instrText>HYPERLINK \l "_Toc477881075"</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TC.VNF.PERF.001</w:t>
        </w:r>
        <w:r>
          <w:rPr>
            <w:rFonts w:asciiTheme="minorHAnsi" w:eastAsiaTheme="minorEastAsia" w:hAnsiTheme="minorHAnsi" w:cstheme="minorBidi"/>
            <w:color w:val="auto"/>
            <w:sz w:val="22"/>
            <w:szCs w:val="22"/>
          </w:rPr>
          <w:tab/>
        </w:r>
        <w:r w:rsidRPr="001344B0">
          <w:rPr>
            <w:rStyle w:val="Hyperlink"/>
          </w:rPr>
          <w:t>vCPU resource performance data notification subscription and notification</w:t>
        </w:r>
        <w:r>
          <w:rPr>
            <w:webHidden/>
          </w:rPr>
          <w:tab/>
        </w:r>
        <w:r>
          <w:rPr>
            <w:webHidden/>
          </w:rPr>
          <w:fldChar w:fldCharType="begin"/>
        </w:r>
        <w:r>
          <w:rPr>
            <w:webHidden/>
          </w:rPr>
          <w:instrText xml:space="preserve"> PAGEREF _Toc477881075 \h </w:instrText>
        </w:r>
        <w:r>
          <w:rPr>
            <w:webHidden/>
          </w:rPr>
        </w:r>
      </w:ins>
      <w:r>
        <w:rPr>
          <w:webHidden/>
        </w:rPr>
        <w:fldChar w:fldCharType="separate"/>
      </w:r>
      <w:ins w:id="1093" w:author="Seggelke, Klaus" w:date="2017-03-21T17:30:00Z">
        <w:r>
          <w:rPr>
            <w:webHidden/>
          </w:rPr>
          <w:t>141</w:t>
        </w:r>
        <w:r>
          <w:rPr>
            <w:webHidden/>
          </w:rPr>
          <w:fldChar w:fldCharType="end"/>
        </w:r>
        <w:r w:rsidRPr="001344B0">
          <w:rPr>
            <w:rStyle w:val="Hyperlink"/>
          </w:rPr>
          <w:fldChar w:fldCharType="end"/>
        </w:r>
      </w:ins>
    </w:p>
    <w:p w:rsidR="00FE6CD4" w:rsidRDefault="00FE6CD4">
      <w:pPr>
        <w:pStyle w:val="TOC1"/>
        <w:rPr>
          <w:ins w:id="1094" w:author="Seggelke, Klaus" w:date="2017-03-21T17:30:00Z"/>
          <w:rFonts w:asciiTheme="minorHAnsi" w:eastAsiaTheme="minorEastAsia" w:hAnsiTheme="minorHAnsi" w:cstheme="minorBidi"/>
          <w:color w:val="auto"/>
          <w:sz w:val="22"/>
          <w:szCs w:val="22"/>
        </w:rPr>
      </w:pPr>
      <w:ins w:id="1095" w:author="Seggelke, Klaus" w:date="2017-03-21T17:30:00Z">
        <w:r w:rsidRPr="001344B0">
          <w:rPr>
            <w:rStyle w:val="Hyperlink"/>
          </w:rPr>
          <w:fldChar w:fldCharType="begin"/>
        </w:r>
        <w:r w:rsidRPr="001344B0">
          <w:rPr>
            <w:rStyle w:val="Hyperlink"/>
          </w:rPr>
          <w:instrText xml:space="preserve"> </w:instrText>
        </w:r>
        <w:r>
          <w:instrText>HYPERLINK \l "_Toc477881076"</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TC.VNF.PERF.002</w:t>
        </w:r>
        <w:r>
          <w:rPr>
            <w:rFonts w:asciiTheme="minorHAnsi" w:eastAsiaTheme="minorEastAsia" w:hAnsiTheme="minorHAnsi" w:cstheme="minorBidi"/>
            <w:color w:val="auto"/>
            <w:sz w:val="22"/>
            <w:szCs w:val="22"/>
          </w:rPr>
          <w:tab/>
        </w:r>
        <w:r w:rsidRPr="001344B0">
          <w:rPr>
            <w:rStyle w:val="Hyperlink"/>
          </w:rPr>
          <w:t>vMemory resource performance data notification subscription and notification</w:t>
        </w:r>
        <w:r>
          <w:rPr>
            <w:webHidden/>
          </w:rPr>
          <w:tab/>
        </w:r>
        <w:r>
          <w:rPr>
            <w:webHidden/>
          </w:rPr>
          <w:fldChar w:fldCharType="begin"/>
        </w:r>
        <w:r>
          <w:rPr>
            <w:webHidden/>
          </w:rPr>
          <w:instrText xml:space="preserve"> PAGEREF _Toc477881076 \h </w:instrText>
        </w:r>
        <w:r>
          <w:rPr>
            <w:webHidden/>
          </w:rPr>
        </w:r>
      </w:ins>
      <w:r>
        <w:rPr>
          <w:webHidden/>
        </w:rPr>
        <w:fldChar w:fldCharType="separate"/>
      </w:r>
      <w:ins w:id="1096" w:author="Seggelke, Klaus" w:date="2017-03-21T17:30:00Z">
        <w:r>
          <w:rPr>
            <w:webHidden/>
          </w:rPr>
          <w:t>142</w:t>
        </w:r>
        <w:r>
          <w:rPr>
            <w:webHidden/>
          </w:rPr>
          <w:fldChar w:fldCharType="end"/>
        </w:r>
        <w:r w:rsidRPr="001344B0">
          <w:rPr>
            <w:rStyle w:val="Hyperlink"/>
          </w:rPr>
          <w:fldChar w:fldCharType="end"/>
        </w:r>
      </w:ins>
    </w:p>
    <w:p w:rsidR="00FE6CD4" w:rsidRDefault="00FE6CD4">
      <w:pPr>
        <w:pStyle w:val="TOC1"/>
        <w:rPr>
          <w:ins w:id="1097" w:author="Seggelke, Klaus" w:date="2017-03-21T17:30:00Z"/>
          <w:rFonts w:asciiTheme="minorHAnsi" w:eastAsiaTheme="minorEastAsia" w:hAnsiTheme="minorHAnsi" w:cstheme="minorBidi"/>
          <w:color w:val="auto"/>
          <w:sz w:val="22"/>
          <w:szCs w:val="22"/>
        </w:rPr>
      </w:pPr>
      <w:ins w:id="1098" w:author="Seggelke, Klaus" w:date="2017-03-21T17:30:00Z">
        <w:r w:rsidRPr="001344B0">
          <w:rPr>
            <w:rStyle w:val="Hyperlink"/>
          </w:rPr>
          <w:fldChar w:fldCharType="begin"/>
        </w:r>
        <w:r w:rsidRPr="001344B0">
          <w:rPr>
            <w:rStyle w:val="Hyperlink"/>
          </w:rPr>
          <w:instrText xml:space="preserve"> </w:instrText>
        </w:r>
        <w:r>
          <w:instrText>HYPERLINK \l "_Toc477881077"</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TC.VNF.PERF.003</w:t>
        </w:r>
        <w:r>
          <w:rPr>
            <w:rFonts w:asciiTheme="minorHAnsi" w:eastAsiaTheme="minorEastAsia" w:hAnsiTheme="minorHAnsi" w:cstheme="minorBidi"/>
            <w:color w:val="auto"/>
            <w:sz w:val="22"/>
            <w:szCs w:val="22"/>
          </w:rPr>
          <w:tab/>
        </w:r>
        <w:r w:rsidRPr="001344B0">
          <w:rPr>
            <w:rStyle w:val="Hyperlink"/>
          </w:rPr>
          <w:t>vStorage resource performance data notification subscription and notification</w:t>
        </w:r>
        <w:r>
          <w:rPr>
            <w:webHidden/>
          </w:rPr>
          <w:tab/>
        </w:r>
        <w:r>
          <w:rPr>
            <w:webHidden/>
          </w:rPr>
          <w:fldChar w:fldCharType="begin"/>
        </w:r>
        <w:r>
          <w:rPr>
            <w:webHidden/>
          </w:rPr>
          <w:instrText xml:space="preserve"> PAGEREF _Toc477881077 \h </w:instrText>
        </w:r>
        <w:r>
          <w:rPr>
            <w:webHidden/>
          </w:rPr>
        </w:r>
      </w:ins>
      <w:r>
        <w:rPr>
          <w:webHidden/>
        </w:rPr>
        <w:fldChar w:fldCharType="separate"/>
      </w:r>
      <w:ins w:id="1099" w:author="Seggelke, Klaus" w:date="2017-03-21T17:30:00Z">
        <w:r>
          <w:rPr>
            <w:webHidden/>
          </w:rPr>
          <w:t>143</w:t>
        </w:r>
        <w:r>
          <w:rPr>
            <w:webHidden/>
          </w:rPr>
          <w:fldChar w:fldCharType="end"/>
        </w:r>
        <w:r w:rsidRPr="001344B0">
          <w:rPr>
            <w:rStyle w:val="Hyperlink"/>
          </w:rPr>
          <w:fldChar w:fldCharType="end"/>
        </w:r>
      </w:ins>
    </w:p>
    <w:p w:rsidR="00FE6CD4" w:rsidRDefault="00FE6CD4">
      <w:pPr>
        <w:pStyle w:val="TOC1"/>
        <w:rPr>
          <w:ins w:id="1100" w:author="Seggelke, Klaus" w:date="2017-03-21T17:30:00Z"/>
          <w:rFonts w:asciiTheme="minorHAnsi" w:eastAsiaTheme="minorEastAsia" w:hAnsiTheme="minorHAnsi" w:cstheme="minorBidi"/>
          <w:color w:val="auto"/>
          <w:sz w:val="22"/>
          <w:szCs w:val="22"/>
        </w:rPr>
      </w:pPr>
      <w:ins w:id="1101" w:author="Seggelke, Klaus" w:date="2017-03-21T17:30:00Z">
        <w:r w:rsidRPr="001344B0">
          <w:rPr>
            <w:rStyle w:val="Hyperlink"/>
          </w:rPr>
          <w:fldChar w:fldCharType="begin"/>
        </w:r>
        <w:r w:rsidRPr="001344B0">
          <w:rPr>
            <w:rStyle w:val="Hyperlink"/>
          </w:rPr>
          <w:instrText xml:space="preserve"> </w:instrText>
        </w:r>
        <w:r>
          <w:instrText>HYPERLINK \l "_Toc477881078"</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TC.VNF.PERF.004</w:t>
        </w:r>
        <w:r>
          <w:rPr>
            <w:rFonts w:asciiTheme="minorHAnsi" w:eastAsiaTheme="minorEastAsia" w:hAnsiTheme="minorHAnsi" w:cstheme="minorBidi"/>
            <w:color w:val="auto"/>
            <w:sz w:val="22"/>
            <w:szCs w:val="22"/>
          </w:rPr>
          <w:tab/>
        </w:r>
        <w:r w:rsidRPr="001344B0">
          <w:rPr>
            <w:rStyle w:val="Hyperlink"/>
          </w:rPr>
          <w:t>vCPU resource performance threshold notification subscription and notification</w:t>
        </w:r>
        <w:r>
          <w:rPr>
            <w:webHidden/>
          </w:rPr>
          <w:tab/>
        </w:r>
        <w:r>
          <w:rPr>
            <w:webHidden/>
          </w:rPr>
          <w:fldChar w:fldCharType="begin"/>
        </w:r>
        <w:r>
          <w:rPr>
            <w:webHidden/>
          </w:rPr>
          <w:instrText xml:space="preserve"> PAGEREF _Toc477881078 \h </w:instrText>
        </w:r>
        <w:r>
          <w:rPr>
            <w:webHidden/>
          </w:rPr>
        </w:r>
      </w:ins>
      <w:r>
        <w:rPr>
          <w:webHidden/>
        </w:rPr>
        <w:fldChar w:fldCharType="separate"/>
      </w:r>
      <w:ins w:id="1102" w:author="Seggelke, Klaus" w:date="2017-03-21T17:30:00Z">
        <w:r>
          <w:rPr>
            <w:webHidden/>
          </w:rPr>
          <w:t>145</w:t>
        </w:r>
        <w:r>
          <w:rPr>
            <w:webHidden/>
          </w:rPr>
          <w:fldChar w:fldCharType="end"/>
        </w:r>
        <w:r w:rsidRPr="001344B0">
          <w:rPr>
            <w:rStyle w:val="Hyperlink"/>
          </w:rPr>
          <w:fldChar w:fldCharType="end"/>
        </w:r>
      </w:ins>
    </w:p>
    <w:p w:rsidR="00FE6CD4" w:rsidRDefault="00FE6CD4">
      <w:pPr>
        <w:pStyle w:val="TOC1"/>
        <w:rPr>
          <w:ins w:id="1103" w:author="Seggelke, Klaus" w:date="2017-03-21T17:30:00Z"/>
          <w:rFonts w:asciiTheme="minorHAnsi" w:eastAsiaTheme="minorEastAsia" w:hAnsiTheme="minorHAnsi" w:cstheme="minorBidi"/>
          <w:color w:val="auto"/>
          <w:sz w:val="22"/>
          <w:szCs w:val="22"/>
        </w:rPr>
      </w:pPr>
      <w:ins w:id="1104" w:author="Seggelke, Klaus" w:date="2017-03-21T17:30:00Z">
        <w:r w:rsidRPr="001344B0">
          <w:rPr>
            <w:rStyle w:val="Hyperlink"/>
          </w:rPr>
          <w:fldChar w:fldCharType="begin"/>
        </w:r>
        <w:r w:rsidRPr="001344B0">
          <w:rPr>
            <w:rStyle w:val="Hyperlink"/>
          </w:rPr>
          <w:instrText xml:space="preserve"> </w:instrText>
        </w:r>
        <w:r>
          <w:instrText>HYPERLINK \l "_Toc477881079"</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TC.VNF.PERF.005</w:t>
        </w:r>
        <w:r>
          <w:rPr>
            <w:rFonts w:asciiTheme="minorHAnsi" w:eastAsiaTheme="minorEastAsia" w:hAnsiTheme="minorHAnsi" w:cstheme="minorBidi"/>
            <w:color w:val="auto"/>
            <w:sz w:val="22"/>
            <w:szCs w:val="22"/>
          </w:rPr>
          <w:tab/>
        </w:r>
        <w:r w:rsidRPr="001344B0">
          <w:rPr>
            <w:rStyle w:val="Hyperlink"/>
          </w:rPr>
          <w:t>vMemory resource performance threshold notification subscription and notification</w:t>
        </w:r>
        <w:r>
          <w:rPr>
            <w:webHidden/>
          </w:rPr>
          <w:tab/>
        </w:r>
        <w:r>
          <w:rPr>
            <w:webHidden/>
          </w:rPr>
          <w:fldChar w:fldCharType="begin"/>
        </w:r>
        <w:r>
          <w:rPr>
            <w:webHidden/>
          </w:rPr>
          <w:instrText xml:space="preserve"> PAGEREF _Toc477881079 \h </w:instrText>
        </w:r>
        <w:r>
          <w:rPr>
            <w:webHidden/>
          </w:rPr>
        </w:r>
      </w:ins>
      <w:r>
        <w:rPr>
          <w:webHidden/>
        </w:rPr>
        <w:fldChar w:fldCharType="separate"/>
      </w:r>
      <w:ins w:id="1105" w:author="Seggelke, Klaus" w:date="2017-03-21T17:30:00Z">
        <w:r>
          <w:rPr>
            <w:webHidden/>
          </w:rPr>
          <w:t>146</w:t>
        </w:r>
        <w:r>
          <w:rPr>
            <w:webHidden/>
          </w:rPr>
          <w:fldChar w:fldCharType="end"/>
        </w:r>
        <w:r w:rsidRPr="001344B0">
          <w:rPr>
            <w:rStyle w:val="Hyperlink"/>
          </w:rPr>
          <w:fldChar w:fldCharType="end"/>
        </w:r>
      </w:ins>
    </w:p>
    <w:p w:rsidR="00FE6CD4" w:rsidRDefault="00FE6CD4">
      <w:pPr>
        <w:pStyle w:val="TOC1"/>
        <w:rPr>
          <w:ins w:id="1106" w:author="Seggelke, Klaus" w:date="2017-03-21T17:30:00Z"/>
          <w:rFonts w:asciiTheme="minorHAnsi" w:eastAsiaTheme="minorEastAsia" w:hAnsiTheme="minorHAnsi" w:cstheme="minorBidi"/>
          <w:color w:val="auto"/>
          <w:sz w:val="22"/>
          <w:szCs w:val="22"/>
        </w:rPr>
      </w:pPr>
      <w:ins w:id="1107" w:author="Seggelke, Klaus" w:date="2017-03-21T17:30:00Z">
        <w:r w:rsidRPr="001344B0">
          <w:rPr>
            <w:rStyle w:val="Hyperlink"/>
          </w:rPr>
          <w:fldChar w:fldCharType="begin"/>
        </w:r>
        <w:r w:rsidRPr="001344B0">
          <w:rPr>
            <w:rStyle w:val="Hyperlink"/>
          </w:rPr>
          <w:instrText xml:space="preserve"> </w:instrText>
        </w:r>
        <w:r>
          <w:instrText>HYPERLINK \l "_Toc477881080"</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TC.VNF.PERF.006</w:t>
        </w:r>
        <w:r>
          <w:rPr>
            <w:rFonts w:asciiTheme="minorHAnsi" w:eastAsiaTheme="minorEastAsia" w:hAnsiTheme="minorHAnsi" w:cstheme="minorBidi"/>
            <w:color w:val="auto"/>
            <w:sz w:val="22"/>
            <w:szCs w:val="22"/>
          </w:rPr>
          <w:tab/>
        </w:r>
        <w:r w:rsidRPr="001344B0">
          <w:rPr>
            <w:rStyle w:val="Hyperlink"/>
          </w:rPr>
          <w:t>vStorage resource performance threshold notification subscription and notification</w:t>
        </w:r>
        <w:r>
          <w:rPr>
            <w:webHidden/>
          </w:rPr>
          <w:tab/>
        </w:r>
        <w:r>
          <w:rPr>
            <w:webHidden/>
          </w:rPr>
          <w:fldChar w:fldCharType="begin"/>
        </w:r>
        <w:r>
          <w:rPr>
            <w:webHidden/>
          </w:rPr>
          <w:instrText xml:space="preserve"> PAGEREF _Toc477881080 \h </w:instrText>
        </w:r>
        <w:r>
          <w:rPr>
            <w:webHidden/>
          </w:rPr>
        </w:r>
      </w:ins>
      <w:r>
        <w:rPr>
          <w:webHidden/>
        </w:rPr>
        <w:fldChar w:fldCharType="separate"/>
      </w:r>
      <w:ins w:id="1108" w:author="Seggelke, Klaus" w:date="2017-03-21T17:30:00Z">
        <w:r>
          <w:rPr>
            <w:webHidden/>
          </w:rPr>
          <w:t>147</w:t>
        </w:r>
        <w:r>
          <w:rPr>
            <w:webHidden/>
          </w:rPr>
          <w:fldChar w:fldCharType="end"/>
        </w:r>
        <w:r w:rsidRPr="001344B0">
          <w:rPr>
            <w:rStyle w:val="Hyperlink"/>
          </w:rPr>
          <w:fldChar w:fldCharType="end"/>
        </w:r>
      </w:ins>
    </w:p>
    <w:p w:rsidR="00FE6CD4" w:rsidRDefault="00FE6CD4">
      <w:pPr>
        <w:pStyle w:val="TOC1"/>
        <w:rPr>
          <w:ins w:id="1109" w:author="Seggelke, Klaus" w:date="2017-03-21T17:30:00Z"/>
          <w:rFonts w:asciiTheme="minorHAnsi" w:eastAsiaTheme="minorEastAsia" w:hAnsiTheme="minorHAnsi" w:cstheme="minorBidi"/>
          <w:color w:val="auto"/>
          <w:sz w:val="22"/>
          <w:szCs w:val="22"/>
        </w:rPr>
      </w:pPr>
      <w:ins w:id="1110" w:author="Seggelke, Klaus" w:date="2017-03-21T17:30:00Z">
        <w:r w:rsidRPr="001344B0">
          <w:rPr>
            <w:rStyle w:val="Hyperlink"/>
          </w:rPr>
          <w:fldChar w:fldCharType="begin"/>
        </w:r>
        <w:r w:rsidRPr="001344B0">
          <w:rPr>
            <w:rStyle w:val="Hyperlink"/>
          </w:rPr>
          <w:instrText xml:space="preserve"> </w:instrText>
        </w:r>
        <w:r>
          <w:instrText>HYPERLINK \l "_Toc477881081"</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TC.VNF.COMPLEX.001</w:t>
        </w:r>
        <w:r>
          <w:rPr>
            <w:rFonts w:asciiTheme="minorHAnsi" w:eastAsiaTheme="minorEastAsia" w:hAnsiTheme="minorHAnsi" w:cstheme="minorBidi"/>
            <w:color w:val="auto"/>
            <w:sz w:val="22"/>
            <w:szCs w:val="22"/>
          </w:rPr>
          <w:tab/>
        </w:r>
        <w:r w:rsidRPr="001344B0">
          <w:rPr>
            <w:rStyle w:val="Hyperlink"/>
          </w:rPr>
          <w:t>VNF Start and Scaling with max traffic load</w:t>
        </w:r>
        <w:r>
          <w:rPr>
            <w:webHidden/>
          </w:rPr>
          <w:tab/>
        </w:r>
        <w:r>
          <w:rPr>
            <w:webHidden/>
          </w:rPr>
          <w:fldChar w:fldCharType="begin"/>
        </w:r>
        <w:r>
          <w:rPr>
            <w:webHidden/>
          </w:rPr>
          <w:instrText xml:space="preserve"> PAGEREF _Toc477881081 \h </w:instrText>
        </w:r>
        <w:r>
          <w:rPr>
            <w:webHidden/>
          </w:rPr>
        </w:r>
      </w:ins>
      <w:r>
        <w:rPr>
          <w:webHidden/>
        </w:rPr>
        <w:fldChar w:fldCharType="separate"/>
      </w:r>
      <w:ins w:id="1111" w:author="Seggelke, Klaus" w:date="2017-03-21T17:30:00Z">
        <w:r>
          <w:rPr>
            <w:webHidden/>
          </w:rPr>
          <w:t>148</w:t>
        </w:r>
        <w:r>
          <w:rPr>
            <w:webHidden/>
          </w:rPr>
          <w:fldChar w:fldCharType="end"/>
        </w:r>
        <w:r w:rsidRPr="001344B0">
          <w:rPr>
            <w:rStyle w:val="Hyperlink"/>
          </w:rPr>
          <w:fldChar w:fldCharType="end"/>
        </w:r>
      </w:ins>
    </w:p>
    <w:p w:rsidR="00FE6CD4" w:rsidRDefault="00FE6CD4">
      <w:pPr>
        <w:pStyle w:val="TOC1"/>
        <w:rPr>
          <w:ins w:id="1112" w:author="Seggelke, Klaus" w:date="2017-03-21T17:30:00Z"/>
          <w:rFonts w:asciiTheme="minorHAnsi" w:eastAsiaTheme="minorEastAsia" w:hAnsiTheme="minorHAnsi" w:cstheme="minorBidi"/>
          <w:color w:val="auto"/>
          <w:sz w:val="22"/>
          <w:szCs w:val="22"/>
        </w:rPr>
      </w:pPr>
      <w:ins w:id="1113" w:author="Seggelke, Klaus" w:date="2017-03-21T17:30:00Z">
        <w:r w:rsidRPr="001344B0">
          <w:rPr>
            <w:rStyle w:val="Hyperlink"/>
          </w:rPr>
          <w:fldChar w:fldCharType="begin"/>
        </w:r>
        <w:r w:rsidRPr="001344B0">
          <w:rPr>
            <w:rStyle w:val="Hyperlink"/>
          </w:rPr>
          <w:instrText xml:space="preserve"> </w:instrText>
        </w:r>
        <w:r>
          <w:instrText>HYPERLINK \l "_Toc477881082"</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TC.VNF.COMPLEX.002</w:t>
        </w:r>
        <w:r>
          <w:rPr>
            <w:rFonts w:asciiTheme="minorHAnsi" w:eastAsiaTheme="minorEastAsia" w:hAnsiTheme="minorHAnsi" w:cstheme="minorBidi"/>
            <w:color w:val="auto"/>
            <w:sz w:val="22"/>
            <w:szCs w:val="22"/>
          </w:rPr>
          <w:tab/>
        </w:r>
        <w:r w:rsidRPr="001344B0">
          <w:rPr>
            <w:rStyle w:val="Hyperlink"/>
          </w:rPr>
          <w:t>Stop a max scale-up/scaled-out VNF instance in state Active under max traffic load</w:t>
        </w:r>
        <w:r>
          <w:rPr>
            <w:webHidden/>
          </w:rPr>
          <w:tab/>
        </w:r>
        <w:r>
          <w:rPr>
            <w:webHidden/>
          </w:rPr>
          <w:fldChar w:fldCharType="begin"/>
        </w:r>
        <w:r>
          <w:rPr>
            <w:webHidden/>
          </w:rPr>
          <w:instrText xml:space="preserve"> PAGEREF _Toc477881082 \h </w:instrText>
        </w:r>
        <w:r>
          <w:rPr>
            <w:webHidden/>
          </w:rPr>
        </w:r>
      </w:ins>
      <w:r>
        <w:rPr>
          <w:webHidden/>
        </w:rPr>
        <w:fldChar w:fldCharType="separate"/>
      </w:r>
      <w:ins w:id="1114" w:author="Seggelke, Klaus" w:date="2017-03-21T17:30:00Z">
        <w:r>
          <w:rPr>
            <w:webHidden/>
          </w:rPr>
          <w:t>149</w:t>
        </w:r>
        <w:r>
          <w:rPr>
            <w:webHidden/>
          </w:rPr>
          <w:fldChar w:fldCharType="end"/>
        </w:r>
        <w:r w:rsidRPr="001344B0">
          <w:rPr>
            <w:rStyle w:val="Hyperlink"/>
          </w:rPr>
          <w:fldChar w:fldCharType="end"/>
        </w:r>
      </w:ins>
    </w:p>
    <w:p w:rsidR="00FE6CD4" w:rsidRDefault="00FE6CD4">
      <w:pPr>
        <w:pStyle w:val="TOC1"/>
        <w:rPr>
          <w:ins w:id="1115" w:author="Seggelke, Klaus" w:date="2017-03-21T17:30:00Z"/>
          <w:rFonts w:asciiTheme="minorHAnsi" w:eastAsiaTheme="minorEastAsia" w:hAnsiTheme="minorHAnsi" w:cstheme="minorBidi"/>
          <w:color w:val="auto"/>
          <w:sz w:val="22"/>
          <w:szCs w:val="22"/>
        </w:rPr>
      </w:pPr>
      <w:ins w:id="1116" w:author="Seggelke, Klaus" w:date="2017-03-21T17:30:00Z">
        <w:r w:rsidRPr="001344B0">
          <w:rPr>
            <w:rStyle w:val="Hyperlink"/>
          </w:rPr>
          <w:fldChar w:fldCharType="begin"/>
        </w:r>
        <w:r w:rsidRPr="001344B0">
          <w:rPr>
            <w:rStyle w:val="Hyperlink"/>
          </w:rPr>
          <w:instrText xml:space="preserve"> </w:instrText>
        </w:r>
        <w:r>
          <w:instrText>HYPERLINK \l "_Toc477881083"</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TC.VNF.COMPLEX.003</w:t>
        </w:r>
        <w:r>
          <w:rPr>
            <w:rFonts w:asciiTheme="minorHAnsi" w:eastAsiaTheme="minorEastAsia" w:hAnsiTheme="minorHAnsi" w:cstheme="minorBidi"/>
            <w:color w:val="auto"/>
            <w:sz w:val="22"/>
            <w:szCs w:val="22"/>
          </w:rPr>
          <w:tab/>
        </w:r>
        <w:r w:rsidRPr="001344B0">
          <w:rPr>
            <w:rStyle w:val="Hyperlink"/>
          </w:rPr>
          <w:t>Terminate max scale-up/out VNF in state Active under max traffic load</w:t>
        </w:r>
        <w:r>
          <w:rPr>
            <w:webHidden/>
          </w:rPr>
          <w:tab/>
        </w:r>
        <w:r>
          <w:rPr>
            <w:webHidden/>
          </w:rPr>
          <w:fldChar w:fldCharType="begin"/>
        </w:r>
        <w:r>
          <w:rPr>
            <w:webHidden/>
          </w:rPr>
          <w:instrText xml:space="preserve"> PAGEREF _Toc477881083 \h </w:instrText>
        </w:r>
        <w:r>
          <w:rPr>
            <w:webHidden/>
          </w:rPr>
        </w:r>
      </w:ins>
      <w:r>
        <w:rPr>
          <w:webHidden/>
        </w:rPr>
        <w:fldChar w:fldCharType="separate"/>
      </w:r>
      <w:ins w:id="1117" w:author="Seggelke, Klaus" w:date="2017-03-21T17:30:00Z">
        <w:r>
          <w:rPr>
            <w:webHidden/>
          </w:rPr>
          <w:t>151</w:t>
        </w:r>
        <w:r>
          <w:rPr>
            <w:webHidden/>
          </w:rPr>
          <w:fldChar w:fldCharType="end"/>
        </w:r>
        <w:r w:rsidRPr="001344B0">
          <w:rPr>
            <w:rStyle w:val="Hyperlink"/>
          </w:rPr>
          <w:fldChar w:fldCharType="end"/>
        </w:r>
      </w:ins>
    </w:p>
    <w:p w:rsidR="00FE6CD4" w:rsidRDefault="00FE6CD4">
      <w:pPr>
        <w:pStyle w:val="TOC1"/>
        <w:rPr>
          <w:ins w:id="1118" w:author="Seggelke, Klaus" w:date="2017-03-21T17:30:00Z"/>
          <w:rFonts w:asciiTheme="minorHAnsi" w:eastAsiaTheme="minorEastAsia" w:hAnsiTheme="minorHAnsi" w:cstheme="minorBidi"/>
          <w:color w:val="auto"/>
          <w:sz w:val="22"/>
          <w:szCs w:val="22"/>
        </w:rPr>
      </w:pPr>
      <w:ins w:id="1119" w:author="Seggelke, Klaus" w:date="2017-03-21T17:30:00Z">
        <w:r w:rsidRPr="001344B0">
          <w:rPr>
            <w:rStyle w:val="Hyperlink"/>
          </w:rPr>
          <w:fldChar w:fldCharType="begin"/>
        </w:r>
        <w:r w:rsidRPr="001344B0">
          <w:rPr>
            <w:rStyle w:val="Hyperlink"/>
          </w:rPr>
          <w:instrText xml:space="preserve"> </w:instrText>
        </w:r>
        <w:r>
          <w:instrText>HYPERLINK \l "_Toc477881084"</w:instrText>
        </w:r>
        <w:r w:rsidRPr="001344B0">
          <w:rPr>
            <w:rStyle w:val="Hyperlink"/>
          </w:rPr>
          <w:instrText xml:space="preserve"> </w:instrText>
        </w:r>
        <w:r w:rsidRPr="001344B0">
          <w:rPr>
            <w:rStyle w:val="Hyperlink"/>
          </w:rPr>
        </w:r>
        <w:r w:rsidRPr="001344B0">
          <w:rPr>
            <w:rStyle w:val="Hyperlink"/>
          </w:rPr>
          <w:fldChar w:fldCharType="separate"/>
        </w:r>
        <w:r w:rsidRPr="001344B0">
          <w:rPr>
            <w:rStyle w:val="Hyperlink"/>
          </w:rPr>
          <w:t>TC.VNF.COMPLEX.004</w:t>
        </w:r>
        <w:r>
          <w:rPr>
            <w:rFonts w:asciiTheme="minorHAnsi" w:eastAsiaTheme="minorEastAsia" w:hAnsiTheme="minorHAnsi" w:cstheme="minorBidi"/>
            <w:color w:val="auto"/>
            <w:sz w:val="22"/>
            <w:szCs w:val="22"/>
          </w:rPr>
          <w:tab/>
        </w:r>
        <w:r w:rsidRPr="001344B0">
          <w:rPr>
            <w:rStyle w:val="Hyperlink"/>
          </w:rPr>
          <w:t>VNF upgrade, update or rollback in state Active with max traffic</w:t>
        </w:r>
        <w:r>
          <w:rPr>
            <w:webHidden/>
          </w:rPr>
          <w:tab/>
        </w:r>
        <w:r>
          <w:rPr>
            <w:webHidden/>
          </w:rPr>
          <w:fldChar w:fldCharType="begin"/>
        </w:r>
        <w:r>
          <w:rPr>
            <w:webHidden/>
          </w:rPr>
          <w:instrText xml:space="preserve"> PAGEREF _Toc477881084 \h </w:instrText>
        </w:r>
        <w:r>
          <w:rPr>
            <w:webHidden/>
          </w:rPr>
        </w:r>
      </w:ins>
      <w:r>
        <w:rPr>
          <w:webHidden/>
        </w:rPr>
        <w:fldChar w:fldCharType="separate"/>
      </w:r>
      <w:ins w:id="1120" w:author="Seggelke, Klaus" w:date="2017-03-21T17:30:00Z">
        <w:r>
          <w:rPr>
            <w:webHidden/>
          </w:rPr>
          <w:t>152</w:t>
        </w:r>
        <w:r>
          <w:rPr>
            <w:webHidden/>
          </w:rPr>
          <w:fldChar w:fldCharType="end"/>
        </w:r>
        <w:r w:rsidRPr="001344B0">
          <w:rPr>
            <w:rStyle w:val="Hyperlink"/>
          </w:rPr>
          <w:fldChar w:fldCharType="end"/>
        </w:r>
      </w:ins>
    </w:p>
    <w:p w:rsidR="00A57497" w:rsidDel="00B40BBD" w:rsidRDefault="00A57497">
      <w:pPr>
        <w:pStyle w:val="TOC1"/>
        <w:rPr>
          <w:del w:id="1121" w:author="Seggelke, Klaus" w:date="2017-03-21T14:43:00Z"/>
          <w:rFonts w:asciiTheme="minorHAnsi" w:eastAsiaTheme="minorEastAsia" w:hAnsiTheme="minorHAnsi" w:cstheme="minorBidi"/>
          <w:color w:val="auto"/>
          <w:sz w:val="22"/>
          <w:szCs w:val="22"/>
        </w:rPr>
      </w:pPr>
      <w:del w:id="1122" w:author="Seggelke, Klaus" w:date="2017-03-21T14:43:00Z">
        <w:r w:rsidRPr="00B40BBD" w:rsidDel="00B40BBD">
          <w:rPr>
            <w:rFonts w:cs="Arial"/>
            <w:sz w:val="22"/>
            <w:rPrChange w:id="1123" w:author="Seggelke, Klaus" w:date="2017-03-21T14:43:00Z">
              <w:rPr>
                <w:rStyle w:val="Hyperlink"/>
              </w:rPr>
            </w:rPrChange>
          </w:rPr>
          <w:delText>TC.VNF.PKG.001</w:delText>
        </w:r>
        <w:r w:rsidDel="00B40BBD">
          <w:rPr>
            <w:rFonts w:asciiTheme="minorHAnsi" w:eastAsiaTheme="minorEastAsia" w:hAnsiTheme="minorHAnsi" w:cstheme="minorBidi"/>
            <w:color w:val="auto"/>
            <w:sz w:val="22"/>
            <w:szCs w:val="22"/>
          </w:rPr>
          <w:tab/>
        </w:r>
        <w:r w:rsidRPr="00B40BBD" w:rsidDel="00B40BBD">
          <w:rPr>
            <w:rFonts w:cs="Arial"/>
            <w:sz w:val="22"/>
            <w:rPrChange w:id="1124" w:author="Seggelke, Klaus" w:date="2017-03-21T14:43:00Z">
              <w:rPr>
                <w:rStyle w:val="Hyperlink"/>
              </w:rPr>
            </w:rPrChange>
          </w:rPr>
          <w:delText>VNF Package Content Validation</w:delText>
        </w:r>
        <w:r w:rsidDel="00B40BBD">
          <w:rPr>
            <w:webHidden/>
          </w:rPr>
          <w:tab/>
        </w:r>
      </w:del>
      <w:del w:id="1125" w:author="Seggelke, Klaus" w:date="2017-03-21T10:29:00Z">
        <w:r w:rsidDel="00FA278F">
          <w:rPr>
            <w:webHidden/>
          </w:rPr>
          <w:delText>17</w:delText>
        </w:r>
      </w:del>
    </w:p>
    <w:p w:rsidR="00A57497" w:rsidDel="00B40BBD" w:rsidRDefault="00A57497">
      <w:pPr>
        <w:pStyle w:val="TOC1"/>
        <w:rPr>
          <w:del w:id="1126" w:author="Seggelke, Klaus" w:date="2017-03-21T14:43:00Z"/>
          <w:rFonts w:asciiTheme="minorHAnsi" w:eastAsiaTheme="minorEastAsia" w:hAnsiTheme="minorHAnsi" w:cstheme="minorBidi"/>
          <w:color w:val="auto"/>
          <w:sz w:val="22"/>
          <w:szCs w:val="22"/>
        </w:rPr>
      </w:pPr>
      <w:del w:id="1127" w:author="Seggelke, Klaus" w:date="2017-03-21T14:43:00Z">
        <w:r w:rsidRPr="00B40BBD" w:rsidDel="00B40BBD">
          <w:rPr>
            <w:rFonts w:cs="Arial"/>
            <w:sz w:val="22"/>
            <w:rPrChange w:id="1128" w:author="Seggelke, Klaus" w:date="2017-03-21T14:43:00Z">
              <w:rPr>
                <w:rStyle w:val="Hyperlink"/>
              </w:rPr>
            </w:rPrChange>
          </w:rPr>
          <w:delText>TC.VNF.PKG.002</w:delText>
        </w:r>
        <w:r w:rsidDel="00B40BBD">
          <w:rPr>
            <w:rFonts w:asciiTheme="minorHAnsi" w:eastAsiaTheme="minorEastAsia" w:hAnsiTheme="minorHAnsi" w:cstheme="minorBidi"/>
            <w:color w:val="auto"/>
            <w:sz w:val="22"/>
            <w:szCs w:val="22"/>
          </w:rPr>
          <w:tab/>
        </w:r>
        <w:r w:rsidRPr="00B40BBD" w:rsidDel="00B40BBD">
          <w:rPr>
            <w:rFonts w:cs="Arial"/>
            <w:sz w:val="22"/>
            <w:rPrChange w:id="1129" w:author="Seggelke, Klaus" w:date="2017-03-21T14:43:00Z">
              <w:rPr>
                <w:rStyle w:val="Hyperlink"/>
              </w:rPr>
            </w:rPrChange>
          </w:rPr>
          <w:delText>VNF Package Onboarding</w:delText>
        </w:r>
        <w:r w:rsidDel="00B40BBD">
          <w:rPr>
            <w:webHidden/>
          </w:rPr>
          <w:tab/>
        </w:r>
      </w:del>
      <w:del w:id="1130" w:author="Seggelke, Klaus" w:date="2017-03-21T10:29:00Z">
        <w:r w:rsidDel="00FA278F">
          <w:rPr>
            <w:webHidden/>
          </w:rPr>
          <w:delText>18</w:delText>
        </w:r>
      </w:del>
    </w:p>
    <w:p w:rsidR="00A57497" w:rsidDel="00B40BBD" w:rsidRDefault="00A57497">
      <w:pPr>
        <w:pStyle w:val="TOC1"/>
        <w:rPr>
          <w:del w:id="1131" w:author="Seggelke, Klaus" w:date="2017-03-21T14:43:00Z"/>
          <w:rFonts w:asciiTheme="minorHAnsi" w:eastAsiaTheme="minorEastAsia" w:hAnsiTheme="minorHAnsi" w:cstheme="minorBidi"/>
          <w:color w:val="auto"/>
          <w:sz w:val="22"/>
          <w:szCs w:val="22"/>
        </w:rPr>
      </w:pPr>
      <w:del w:id="1132" w:author="Seggelke, Klaus" w:date="2017-03-21T14:43:00Z">
        <w:r w:rsidRPr="00B40BBD" w:rsidDel="00B40BBD">
          <w:rPr>
            <w:rFonts w:cs="Arial"/>
            <w:sz w:val="22"/>
            <w:rPrChange w:id="1133" w:author="Seggelke, Klaus" w:date="2017-03-21T14:43:00Z">
              <w:rPr>
                <w:rStyle w:val="Hyperlink"/>
              </w:rPr>
            </w:rPrChange>
          </w:rPr>
          <w:delText>TC.VNF.IMAGE.001</w:delText>
        </w:r>
        <w:r w:rsidDel="00B40BBD">
          <w:rPr>
            <w:rFonts w:asciiTheme="minorHAnsi" w:eastAsiaTheme="minorEastAsia" w:hAnsiTheme="minorHAnsi" w:cstheme="minorBidi"/>
            <w:color w:val="auto"/>
            <w:sz w:val="22"/>
            <w:szCs w:val="22"/>
          </w:rPr>
          <w:tab/>
        </w:r>
        <w:r w:rsidRPr="00B40BBD" w:rsidDel="00B40BBD">
          <w:rPr>
            <w:rFonts w:cs="Arial"/>
            <w:sz w:val="22"/>
            <w:rPrChange w:id="1134" w:author="Seggelke, Klaus" w:date="2017-03-21T14:43:00Z">
              <w:rPr>
                <w:rStyle w:val="Hyperlink"/>
              </w:rPr>
            </w:rPrChange>
          </w:rPr>
          <w:delText>Software Image Retrieval with single vendor release without filter</w:delText>
        </w:r>
        <w:r w:rsidDel="00B40BBD">
          <w:rPr>
            <w:webHidden/>
          </w:rPr>
          <w:tab/>
        </w:r>
      </w:del>
      <w:del w:id="1135" w:author="Seggelke, Klaus" w:date="2017-03-21T10:29:00Z">
        <w:r w:rsidDel="00FA278F">
          <w:rPr>
            <w:webHidden/>
          </w:rPr>
          <w:delText>19</w:delText>
        </w:r>
      </w:del>
    </w:p>
    <w:p w:rsidR="00A57497" w:rsidDel="00B40BBD" w:rsidRDefault="00A57497">
      <w:pPr>
        <w:pStyle w:val="TOC1"/>
        <w:rPr>
          <w:del w:id="1136" w:author="Seggelke, Klaus" w:date="2017-03-21T14:43:00Z"/>
          <w:rFonts w:asciiTheme="minorHAnsi" w:eastAsiaTheme="minorEastAsia" w:hAnsiTheme="minorHAnsi" w:cstheme="minorBidi"/>
          <w:color w:val="auto"/>
          <w:sz w:val="22"/>
          <w:szCs w:val="22"/>
        </w:rPr>
      </w:pPr>
      <w:del w:id="1137" w:author="Seggelke, Klaus" w:date="2017-03-21T14:43:00Z">
        <w:r w:rsidRPr="00B40BBD" w:rsidDel="00B40BBD">
          <w:rPr>
            <w:rFonts w:cs="Arial"/>
            <w:sz w:val="22"/>
            <w:rPrChange w:id="1138" w:author="Seggelke, Klaus" w:date="2017-03-21T14:43:00Z">
              <w:rPr>
                <w:rStyle w:val="Hyperlink"/>
              </w:rPr>
            </w:rPrChange>
          </w:rPr>
          <w:delText>TC.VNF.IMAGE.002</w:delText>
        </w:r>
        <w:r w:rsidDel="00B40BBD">
          <w:rPr>
            <w:rFonts w:asciiTheme="minorHAnsi" w:eastAsiaTheme="minorEastAsia" w:hAnsiTheme="minorHAnsi" w:cstheme="minorBidi"/>
            <w:color w:val="auto"/>
            <w:sz w:val="22"/>
            <w:szCs w:val="22"/>
          </w:rPr>
          <w:tab/>
        </w:r>
        <w:r w:rsidRPr="00B40BBD" w:rsidDel="00B40BBD">
          <w:rPr>
            <w:rFonts w:cs="Arial"/>
            <w:sz w:val="22"/>
            <w:rPrChange w:id="1139" w:author="Seggelke, Klaus" w:date="2017-03-21T14:43:00Z">
              <w:rPr>
                <w:rStyle w:val="Hyperlink"/>
              </w:rPr>
            </w:rPrChange>
          </w:rPr>
          <w:delText>Software Image Retrieval with single vendor release with filters</w:delText>
        </w:r>
        <w:r w:rsidDel="00B40BBD">
          <w:rPr>
            <w:webHidden/>
          </w:rPr>
          <w:tab/>
        </w:r>
      </w:del>
      <w:del w:id="1140" w:author="Seggelke, Klaus" w:date="2017-03-21T10:29:00Z">
        <w:r w:rsidDel="00FA278F">
          <w:rPr>
            <w:webHidden/>
          </w:rPr>
          <w:delText>19</w:delText>
        </w:r>
      </w:del>
    </w:p>
    <w:p w:rsidR="00A57497" w:rsidDel="00B40BBD" w:rsidRDefault="00A57497">
      <w:pPr>
        <w:pStyle w:val="TOC1"/>
        <w:rPr>
          <w:del w:id="1141" w:author="Seggelke, Klaus" w:date="2017-03-21T14:43:00Z"/>
          <w:rFonts w:asciiTheme="minorHAnsi" w:eastAsiaTheme="minorEastAsia" w:hAnsiTheme="minorHAnsi" w:cstheme="minorBidi"/>
          <w:color w:val="auto"/>
          <w:sz w:val="22"/>
          <w:szCs w:val="22"/>
        </w:rPr>
      </w:pPr>
      <w:del w:id="1142" w:author="Seggelke, Klaus" w:date="2017-03-21T14:43:00Z">
        <w:r w:rsidRPr="00B40BBD" w:rsidDel="00B40BBD">
          <w:rPr>
            <w:rFonts w:cs="Arial"/>
            <w:sz w:val="22"/>
            <w:rPrChange w:id="1143" w:author="Seggelke, Klaus" w:date="2017-03-21T14:43:00Z">
              <w:rPr>
                <w:rStyle w:val="Hyperlink"/>
              </w:rPr>
            </w:rPrChange>
          </w:rPr>
          <w:delText>TC.VNF.IMAGE.003</w:delText>
        </w:r>
        <w:r w:rsidDel="00B40BBD">
          <w:rPr>
            <w:rFonts w:asciiTheme="minorHAnsi" w:eastAsiaTheme="minorEastAsia" w:hAnsiTheme="minorHAnsi" w:cstheme="minorBidi"/>
            <w:color w:val="auto"/>
            <w:sz w:val="22"/>
            <w:szCs w:val="22"/>
          </w:rPr>
          <w:tab/>
        </w:r>
        <w:r w:rsidRPr="00B40BBD" w:rsidDel="00B40BBD">
          <w:rPr>
            <w:rFonts w:cs="Arial"/>
            <w:sz w:val="22"/>
            <w:rPrChange w:id="1144" w:author="Seggelke, Klaus" w:date="2017-03-21T14:43:00Z">
              <w:rPr>
                <w:rStyle w:val="Hyperlink"/>
              </w:rPr>
            </w:rPrChange>
          </w:rPr>
          <w:delText>Software Image Retrieval with multi vendor release</w:delText>
        </w:r>
        <w:r w:rsidDel="00B40BBD">
          <w:rPr>
            <w:webHidden/>
          </w:rPr>
          <w:tab/>
        </w:r>
      </w:del>
      <w:del w:id="1145" w:author="Seggelke, Klaus" w:date="2017-03-21T10:29:00Z">
        <w:r w:rsidDel="00FA278F">
          <w:rPr>
            <w:webHidden/>
          </w:rPr>
          <w:delText>20</w:delText>
        </w:r>
      </w:del>
    </w:p>
    <w:p w:rsidR="00A57497" w:rsidDel="00B40BBD" w:rsidRDefault="00A57497">
      <w:pPr>
        <w:pStyle w:val="TOC1"/>
        <w:rPr>
          <w:del w:id="1146" w:author="Seggelke, Klaus" w:date="2017-03-21T14:43:00Z"/>
          <w:rFonts w:asciiTheme="minorHAnsi" w:eastAsiaTheme="minorEastAsia" w:hAnsiTheme="minorHAnsi" w:cstheme="minorBidi"/>
          <w:color w:val="auto"/>
          <w:sz w:val="22"/>
          <w:szCs w:val="22"/>
        </w:rPr>
      </w:pPr>
      <w:del w:id="1147" w:author="Seggelke, Klaus" w:date="2017-03-21T14:43:00Z">
        <w:r w:rsidRPr="00B40BBD" w:rsidDel="00B40BBD">
          <w:rPr>
            <w:rFonts w:cs="Arial"/>
            <w:sz w:val="22"/>
            <w:rPrChange w:id="1148" w:author="Seggelke, Klaus" w:date="2017-03-21T14:43:00Z">
              <w:rPr>
                <w:rStyle w:val="Hyperlink"/>
              </w:rPr>
            </w:rPrChange>
          </w:rPr>
          <w:delText>TC.VNF.IMAGE.004</w:delText>
        </w:r>
        <w:r w:rsidDel="00B40BBD">
          <w:rPr>
            <w:rFonts w:asciiTheme="minorHAnsi" w:eastAsiaTheme="minorEastAsia" w:hAnsiTheme="minorHAnsi" w:cstheme="minorBidi"/>
            <w:color w:val="auto"/>
            <w:sz w:val="22"/>
            <w:szCs w:val="22"/>
          </w:rPr>
          <w:tab/>
        </w:r>
        <w:r w:rsidRPr="00B40BBD" w:rsidDel="00B40BBD">
          <w:rPr>
            <w:rFonts w:cs="Arial"/>
            <w:sz w:val="22"/>
            <w:rPrChange w:id="1149" w:author="Seggelke, Klaus" w:date="2017-03-21T14:43:00Z">
              <w:rPr>
                <w:rStyle w:val="Hyperlink"/>
              </w:rPr>
            </w:rPrChange>
          </w:rPr>
          <w:delText>Life-Cycle management information</w:delText>
        </w:r>
        <w:r w:rsidDel="00B40BBD">
          <w:rPr>
            <w:webHidden/>
          </w:rPr>
          <w:tab/>
        </w:r>
      </w:del>
      <w:del w:id="1150" w:author="Seggelke, Klaus" w:date="2017-03-21T10:29:00Z">
        <w:r w:rsidDel="00FA278F">
          <w:rPr>
            <w:webHidden/>
          </w:rPr>
          <w:delText>21</w:delText>
        </w:r>
      </w:del>
    </w:p>
    <w:p w:rsidR="00A57497" w:rsidDel="00B40BBD" w:rsidRDefault="00A57497">
      <w:pPr>
        <w:pStyle w:val="TOC1"/>
        <w:rPr>
          <w:del w:id="1151" w:author="Seggelke, Klaus" w:date="2017-03-21T14:43:00Z"/>
          <w:rFonts w:asciiTheme="minorHAnsi" w:eastAsiaTheme="minorEastAsia" w:hAnsiTheme="minorHAnsi" w:cstheme="minorBidi"/>
          <w:color w:val="auto"/>
          <w:sz w:val="22"/>
          <w:szCs w:val="22"/>
        </w:rPr>
      </w:pPr>
      <w:del w:id="1152" w:author="Seggelke, Klaus" w:date="2017-03-21T14:43:00Z">
        <w:r w:rsidRPr="00B40BBD" w:rsidDel="00B40BBD">
          <w:rPr>
            <w:rFonts w:cs="Arial"/>
            <w:sz w:val="22"/>
            <w:rPrChange w:id="1153" w:author="Seggelke, Klaus" w:date="2017-03-21T14:43:00Z">
              <w:rPr>
                <w:rStyle w:val="Hyperlink"/>
              </w:rPr>
            </w:rPrChange>
          </w:rPr>
          <w:delText>TC.VNF.SNAPSHOT.001</w:delText>
        </w:r>
        <w:r w:rsidDel="00B40BBD">
          <w:rPr>
            <w:rFonts w:asciiTheme="minorHAnsi" w:eastAsiaTheme="minorEastAsia" w:hAnsiTheme="minorHAnsi" w:cstheme="minorBidi"/>
            <w:color w:val="auto"/>
            <w:sz w:val="22"/>
            <w:szCs w:val="22"/>
          </w:rPr>
          <w:tab/>
        </w:r>
        <w:r w:rsidRPr="00B40BBD" w:rsidDel="00B40BBD">
          <w:rPr>
            <w:rFonts w:cs="Arial"/>
            <w:sz w:val="22"/>
            <w:rPrChange w:id="1154" w:author="Seggelke, Klaus" w:date="2017-03-21T14:43:00Z">
              <w:rPr>
                <w:rStyle w:val="Hyperlink"/>
              </w:rPr>
            </w:rPrChange>
          </w:rPr>
          <w:delText>Compute Snapshot Creation and Deletion without traffic load</w:delText>
        </w:r>
        <w:r w:rsidDel="00B40BBD">
          <w:rPr>
            <w:webHidden/>
          </w:rPr>
          <w:tab/>
        </w:r>
      </w:del>
      <w:del w:id="1155" w:author="Seggelke, Klaus" w:date="2017-03-21T10:29:00Z">
        <w:r w:rsidDel="00FA278F">
          <w:rPr>
            <w:webHidden/>
          </w:rPr>
          <w:delText>22</w:delText>
        </w:r>
      </w:del>
    </w:p>
    <w:p w:rsidR="00A57497" w:rsidDel="00B40BBD" w:rsidRDefault="00A57497">
      <w:pPr>
        <w:pStyle w:val="TOC1"/>
        <w:rPr>
          <w:del w:id="1156" w:author="Seggelke, Klaus" w:date="2017-03-21T14:43:00Z"/>
          <w:rFonts w:asciiTheme="minorHAnsi" w:eastAsiaTheme="minorEastAsia" w:hAnsiTheme="minorHAnsi" w:cstheme="minorBidi"/>
          <w:color w:val="auto"/>
          <w:sz w:val="22"/>
          <w:szCs w:val="22"/>
        </w:rPr>
      </w:pPr>
      <w:del w:id="1157" w:author="Seggelke, Klaus" w:date="2017-03-21T14:43:00Z">
        <w:r w:rsidRPr="00B40BBD" w:rsidDel="00B40BBD">
          <w:rPr>
            <w:rFonts w:cs="Arial"/>
            <w:sz w:val="22"/>
            <w:rPrChange w:id="1158" w:author="Seggelke, Klaus" w:date="2017-03-21T14:43:00Z">
              <w:rPr>
                <w:rStyle w:val="Hyperlink"/>
              </w:rPr>
            </w:rPrChange>
          </w:rPr>
          <w:delText>TC.VNF.SNAPSHOT.002</w:delText>
        </w:r>
        <w:r w:rsidDel="00B40BBD">
          <w:rPr>
            <w:rFonts w:asciiTheme="minorHAnsi" w:eastAsiaTheme="minorEastAsia" w:hAnsiTheme="minorHAnsi" w:cstheme="minorBidi"/>
            <w:color w:val="auto"/>
            <w:sz w:val="22"/>
            <w:szCs w:val="22"/>
          </w:rPr>
          <w:tab/>
        </w:r>
        <w:r w:rsidRPr="00B40BBD" w:rsidDel="00B40BBD">
          <w:rPr>
            <w:rFonts w:cs="Arial"/>
            <w:sz w:val="22"/>
            <w:rPrChange w:id="1159" w:author="Seggelke, Klaus" w:date="2017-03-21T14:43:00Z">
              <w:rPr>
                <w:rStyle w:val="Hyperlink"/>
              </w:rPr>
            </w:rPrChange>
          </w:rPr>
          <w:delText>Compute Snapshot Creation and Deletion under normal traffic load</w:delText>
        </w:r>
        <w:r w:rsidDel="00B40BBD">
          <w:rPr>
            <w:webHidden/>
          </w:rPr>
          <w:tab/>
        </w:r>
      </w:del>
      <w:del w:id="1160" w:author="Seggelke, Klaus" w:date="2017-03-21T10:29:00Z">
        <w:r w:rsidDel="00FA278F">
          <w:rPr>
            <w:webHidden/>
          </w:rPr>
          <w:delText>22</w:delText>
        </w:r>
      </w:del>
    </w:p>
    <w:p w:rsidR="00A57497" w:rsidDel="00B40BBD" w:rsidRDefault="00A57497">
      <w:pPr>
        <w:pStyle w:val="TOC1"/>
        <w:rPr>
          <w:del w:id="1161" w:author="Seggelke, Klaus" w:date="2017-03-21T14:43:00Z"/>
          <w:rFonts w:asciiTheme="minorHAnsi" w:eastAsiaTheme="minorEastAsia" w:hAnsiTheme="minorHAnsi" w:cstheme="minorBidi"/>
          <w:color w:val="auto"/>
          <w:sz w:val="22"/>
          <w:szCs w:val="22"/>
        </w:rPr>
      </w:pPr>
      <w:del w:id="1162" w:author="Seggelke, Klaus" w:date="2017-03-21T14:43:00Z">
        <w:r w:rsidRPr="00B40BBD" w:rsidDel="00B40BBD">
          <w:rPr>
            <w:rFonts w:cs="Arial"/>
            <w:sz w:val="22"/>
            <w:rPrChange w:id="1163" w:author="Seggelke, Klaus" w:date="2017-03-21T14:43:00Z">
              <w:rPr>
                <w:rStyle w:val="Hyperlink"/>
              </w:rPr>
            </w:rPrChange>
          </w:rPr>
          <w:delText>TC.VNF.SNAPSHOT.003</w:delText>
        </w:r>
        <w:r w:rsidDel="00B40BBD">
          <w:rPr>
            <w:rFonts w:asciiTheme="minorHAnsi" w:eastAsiaTheme="minorEastAsia" w:hAnsiTheme="minorHAnsi" w:cstheme="minorBidi"/>
            <w:color w:val="auto"/>
            <w:sz w:val="22"/>
            <w:szCs w:val="22"/>
          </w:rPr>
          <w:tab/>
        </w:r>
        <w:r w:rsidRPr="00B40BBD" w:rsidDel="00B40BBD">
          <w:rPr>
            <w:rFonts w:cs="Arial"/>
            <w:sz w:val="22"/>
            <w:rPrChange w:id="1164" w:author="Seggelke, Klaus" w:date="2017-03-21T14:43:00Z">
              <w:rPr>
                <w:rStyle w:val="Hyperlink"/>
              </w:rPr>
            </w:rPrChange>
          </w:rPr>
          <w:delText>Compute Snapshot Instantiation</w:delText>
        </w:r>
        <w:r w:rsidDel="00B40BBD">
          <w:rPr>
            <w:webHidden/>
          </w:rPr>
          <w:tab/>
        </w:r>
      </w:del>
      <w:del w:id="1165" w:author="Seggelke, Klaus" w:date="2017-03-21T10:29:00Z">
        <w:r w:rsidDel="00FA278F">
          <w:rPr>
            <w:webHidden/>
          </w:rPr>
          <w:delText>23</w:delText>
        </w:r>
      </w:del>
    </w:p>
    <w:p w:rsidR="00A57497" w:rsidDel="00B40BBD" w:rsidRDefault="00A57497">
      <w:pPr>
        <w:pStyle w:val="TOC1"/>
        <w:rPr>
          <w:del w:id="1166" w:author="Seggelke, Klaus" w:date="2017-03-21T14:43:00Z"/>
          <w:rFonts w:asciiTheme="minorHAnsi" w:eastAsiaTheme="minorEastAsia" w:hAnsiTheme="minorHAnsi" w:cstheme="minorBidi"/>
          <w:color w:val="auto"/>
          <w:sz w:val="22"/>
          <w:szCs w:val="22"/>
        </w:rPr>
      </w:pPr>
      <w:del w:id="1167" w:author="Seggelke, Klaus" w:date="2017-03-21T14:43:00Z">
        <w:r w:rsidRPr="00B40BBD" w:rsidDel="00B40BBD">
          <w:rPr>
            <w:rFonts w:cs="Arial"/>
            <w:sz w:val="22"/>
            <w:rPrChange w:id="1168" w:author="Seggelke, Klaus" w:date="2017-03-21T14:43:00Z">
              <w:rPr>
                <w:rStyle w:val="Hyperlink"/>
              </w:rPr>
            </w:rPrChange>
          </w:rPr>
          <w:delText>TC.VNF.SNAPSHOT.004</w:delText>
        </w:r>
        <w:r w:rsidDel="00B40BBD">
          <w:rPr>
            <w:rFonts w:asciiTheme="minorHAnsi" w:eastAsiaTheme="minorEastAsia" w:hAnsiTheme="minorHAnsi" w:cstheme="minorBidi"/>
            <w:color w:val="auto"/>
            <w:sz w:val="22"/>
            <w:szCs w:val="22"/>
          </w:rPr>
          <w:tab/>
        </w:r>
        <w:r w:rsidRPr="00B40BBD" w:rsidDel="00B40BBD">
          <w:rPr>
            <w:rFonts w:cs="Arial"/>
            <w:sz w:val="22"/>
            <w:rPrChange w:id="1169" w:author="Seggelke, Klaus" w:date="2017-03-21T14:43:00Z">
              <w:rPr>
                <w:rStyle w:val="Hyperlink"/>
              </w:rPr>
            </w:rPrChange>
          </w:rPr>
          <w:delText>Storage Snapshot Creation and Deletion</w:delText>
        </w:r>
        <w:r w:rsidDel="00B40BBD">
          <w:rPr>
            <w:webHidden/>
          </w:rPr>
          <w:tab/>
        </w:r>
      </w:del>
      <w:del w:id="1170" w:author="Seggelke, Klaus" w:date="2017-03-21T10:29:00Z">
        <w:r w:rsidDel="00FA278F">
          <w:rPr>
            <w:webHidden/>
          </w:rPr>
          <w:delText>24</w:delText>
        </w:r>
      </w:del>
    </w:p>
    <w:p w:rsidR="00A57497" w:rsidDel="00B40BBD" w:rsidRDefault="00A57497">
      <w:pPr>
        <w:pStyle w:val="TOC1"/>
        <w:rPr>
          <w:del w:id="1171" w:author="Seggelke, Klaus" w:date="2017-03-21T14:43:00Z"/>
          <w:rFonts w:asciiTheme="minorHAnsi" w:eastAsiaTheme="minorEastAsia" w:hAnsiTheme="minorHAnsi" w:cstheme="minorBidi"/>
          <w:color w:val="auto"/>
          <w:sz w:val="22"/>
          <w:szCs w:val="22"/>
        </w:rPr>
      </w:pPr>
      <w:del w:id="1172" w:author="Seggelke, Klaus" w:date="2017-03-21T14:43:00Z">
        <w:r w:rsidRPr="00B40BBD" w:rsidDel="00B40BBD">
          <w:rPr>
            <w:rFonts w:cs="Arial"/>
            <w:sz w:val="22"/>
            <w:rPrChange w:id="1173" w:author="Seggelke, Klaus" w:date="2017-03-21T14:43:00Z">
              <w:rPr>
                <w:rStyle w:val="Hyperlink"/>
              </w:rPr>
            </w:rPrChange>
          </w:rPr>
          <w:delText>TC.VNF.SNAPSHOT.005</w:delText>
        </w:r>
        <w:r w:rsidDel="00B40BBD">
          <w:rPr>
            <w:rFonts w:asciiTheme="minorHAnsi" w:eastAsiaTheme="minorEastAsia" w:hAnsiTheme="minorHAnsi" w:cstheme="minorBidi"/>
            <w:color w:val="auto"/>
            <w:sz w:val="22"/>
            <w:szCs w:val="22"/>
          </w:rPr>
          <w:tab/>
        </w:r>
        <w:r w:rsidRPr="00B40BBD" w:rsidDel="00B40BBD">
          <w:rPr>
            <w:rFonts w:cs="Arial"/>
            <w:sz w:val="22"/>
            <w:rPrChange w:id="1174" w:author="Seggelke, Klaus" w:date="2017-03-21T14:43:00Z">
              <w:rPr>
                <w:rStyle w:val="Hyperlink"/>
              </w:rPr>
            </w:rPrChange>
          </w:rPr>
          <w:delText>Storage Snapshot Instantiation</w:delText>
        </w:r>
        <w:r w:rsidDel="00B40BBD">
          <w:rPr>
            <w:webHidden/>
          </w:rPr>
          <w:tab/>
        </w:r>
      </w:del>
      <w:del w:id="1175" w:author="Seggelke, Klaus" w:date="2017-03-21T10:29:00Z">
        <w:r w:rsidDel="00FA278F">
          <w:rPr>
            <w:webHidden/>
          </w:rPr>
          <w:delText>24</w:delText>
        </w:r>
      </w:del>
    </w:p>
    <w:p w:rsidR="00A57497" w:rsidDel="00B40BBD" w:rsidRDefault="00A57497">
      <w:pPr>
        <w:pStyle w:val="TOC1"/>
        <w:rPr>
          <w:del w:id="1176" w:author="Seggelke, Klaus" w:date="2017-03-21T14:43:00Z"/>
          <w:rFonts w:asciiTheme="minorHAnsi" w:eastAsiaTheme="minorEastAsia" w:hAnsiTheme="minorHAnsi" w:cstheme="minorBidi"/>
          <w:color w:val="auto"/>
          <w:sz w:val="22"/>
          <w:szCs w:val="22"/>
        </w:rPr>
      </w:pPr>
      <w:del w:id="1177" w:author="Seggelke, Klaus" w:date="2017-03-21T14:43:00Z">
        <w:r w:rsidRPr="00B40BBD" w:rsidDel="00B40BBD">
          <w:rPr>
            <w:rFonts w:cs="Arial"/>
            <w:sz w:val="22"/>
            <w:rPrChange w:id="1178" w:author="Seggelke, Klaus" w:date="2017-03-21T14:43:00Z">
              <w:rPr>
                <w:rStyle w:val="Hyperlink"/>
              </w:rPr>
            </w:rPrChange>
          </w:rPr>
          <w:delText>TC.VNFD.Coding.001</w:delText>
        </w:r>
        <w:r w:rsidDel="00B40BBD">
          <w:rPr>
            <w:rFonts w:asciiTheme="minorHAnsi" w:eastAsiaTheme="minorEastAsia" w:hAnsiTheme="minorHAnsi" w:cstheme="minorBidi"/>
            <w:color w:val="auto"/>
            <w:sz w:val="22"/>
            <w:szCs w:val="22"/>
          </w:rPr>
          <w:tab/>
        </w:r>
        <w:r w:rsidRPr="00B40BBD" w:rsidDel="00B40BBD">
          <w:rPr>
            <w:rFonts w:cs="Arial"/>
            <w:sz w:val="22"/>
            <w:rPrChange w:id="1179" w:author="Seggelke, Klaus" w:date="2017-03-21T14:43:00Z">
              <w:rPr>
                <w:rStyle w:val="Hyperlink"/>
              </w:rPr>
            </w:rPrChange>
          </w:rPr>
          <w:delText>VNFD XML Coding Validation</w:delText>
        </w:r>
        <w:r w:rsidDel="00B40BBD">
          <w:rPr>
            <w:webHidden/>
          </w:rPr>
          <w:tab/>
        </w:r>
      </w:del>
      <w:del w:id="1180" w:author="Seggelke, Klaus" w:date="2017-03-21T10:29:00Z">
        <w:r w:rsidDel="00FA278F">
          <w:rPr>
            <w:webHidden/>
          </w:rPr>
          <w:delText>27</w:delText>
        </w:r>
      </w:del>
    </w:p>
    <w:p w:rsidR="00A57497" w:rsidDel="00B40BBD" w:rsidRDefault="00A57497">
      <w:pPr>
        <w:pStyle w:val="TOC1"/>
        <w:rPr>
          <w:del w:id="1181" w:author="Seggelke, Klaus" w:date="2017-03-21T14:43:00Z"/>
          <w:rFonts w:asciiTheme="minorHAnsi" w:eastAsiaTheme="minorEastAsia" w:hAnsiTheme="minorHAnsi" w:cstheme="minorBidi"/>
          <w:color w:val="auto"/>
          <w:sz w:val="22"/>
          <w:szCs w:val="22"/>
        </w:rPr>
      </w:pPr>
      <w:del w:id="1182" w:author="Seggelke, Klaus" w:date="2017-03-21T14:43:00Z">
        <w:r w:rsidRPr="00B40BBD" w:rsidDel="00B40BBD">
          <w:rPr>
            <w:rFonts w:cs="Arial"/>
            <w:sz w:val="22"/>
            <w:rPrChange w:id="1183" w:author="Seggelke, Klaus" w:date="2017-03-21T14:43:00Z">
              <w:rPr>
                <w:rStyle w:val="Hyperlink"/>
              </w:rPr>
            </w:rPrChange>
          </w:rPr>
          <w:delText>TC.VNFD.Coding.002</w:delText>
        </w:r>
        <w:r w:rsidDel="00B40BBD">
          <w:rPr>
            <w:rFonts w:asciiTheme="minorHAnsi" w:eastAsiaTheme="minorEastAsia" w:hAnsiTheme="minorHAnsi" w:cstheme="minorBidi"/>
            <w:color w:val="auto"/>
            <w:sz w:val="22"/>
            <w:szCs w:val="22"/>
          </w:rPr>
          <w:tab/>
        </w:r>
        <w:r w:rsidRPr="00B40BBD" w:rsidDel="00B40BBD">
          <w:rPr>
            <w:rFonts w:cs="Arial"/>
            <w:sz w:val="22"/>
            <w:rPrChange w:id="1184" w:author="Seggelke, Klaus" w:date="2017-03-21T14:43:00Z">
              <w:rPr>
                <w:rStyle w:val="Hyperlink"/>
              </w:rPr>
            </w:rPrChange>
          </w:rPr>
          <w:delText>VNFD YANG Coding Validation</w:delText>
        </w:r>
        <w:r w:rsidDel="00B40BBD">
          <w:rPr>
            <w:webHidden/>
          </w:rPr>
          <w:tab/>
        </w:r>
      </w:del>
      <w:del w:id="1185" w:author="Seggelke, Klaus" w:date="2017-03-21T10:29:00Z">
        <w:r w:rsidDel="00FA278F">
          <w:rPr>
            <w:webHidden/>
          </w:rPr>
          <w:delText>27</w:delText>
        </w:r>
      </w:del>
    </w:p>
    <w:p w:rsidR="00A57497" w:rsidDel="00B40BBD" w:rsidRDefault="00A57497">
      <w:pPr>
        <w:pStyle w:val="TOC1"/>
        <w:rPr>
          <w:del w:id="1186" w:author="Seggelke, Klaus" w:date="2017-03-21T14:43:00Z"/>
          <w:rFonts w:asciiTheme="minorHAnsi" w:eastAsiaTheme="minorEastAsia" w:hAnsiTheme="minorHAnsi" w:cstheme="minorBidi"/>
          <w:color w:val="auto"/>
          <w:sz w:val="22"/>
          <w:szCs w:val="22"/>
        </w:rPr>
      </w:pPr>
      <w:del w:id="1187" w:author="Seggelke, Klaus" w:date="2017-03-21T14:43:00Z">
        <w:r w:rsidRPr="00B40BBD" w:rsidDel="00B40BBD">
          <w:rPr>
            <w:rFonts w:cs="Arial"/>
            <w:sz w:val="22"/>
            <w:rPrChange w:id="1188" w:author="Seggelke, Klaus" w:date="2017-03-21T14:43:00Z">
              <w:rPr>
                <w:rStyle w:val="Hyperlink"/>
              </w:rPr>
            </w:rPrChange>
          </w:rPr>
          <w:delText>TC.VNFD.Base.001</w:delText>
        </w:r>
        <w:r w:rsidDel="00B40BBD">
          <w:rPr>
            <w:rFonts w:asciiTheme="minorHAnsi" w:eastAsiaTheme="minorEastAsia" w:hAnsiTheme="minorHAnsi" w:cstheme="minorBidi"/>
            <w:color w:val="auto"/>
            <w:sz w:val="22"/>
            <w:szCs w:val="22"/>
          </w:rPr>
          <w:tab/>
        </w:r>
        <w:r w:rsidRPr="00B40BBD" w:rsidDel="00B40BBD">
          <w:rPr>
            <w:rFonts w:cs="Arial"/>
            <w:sz w:val="22"/>
            <w:rPrChange w:id="1189" w:author="Seggelke, Klaus" w:date="2017-03-21T14:43:00Z">
              <w:rPr>
                <w:rStyle w:val="Hyperlink"/>
              </w:rPr>
            </w:rPrChange>
          </w:rPr>
          <w:delText>VNFD Base unit validation</w:delText>
        </w:r>
        <w:r w:rsidDel="00B40BBD">
          <w:rPr>
            <w:webHidden/>
          </w:rPr>
          <w:tab/>
        </w:r>
      </w:del>
      <w:del w:id="1190" w:author="Seggelke, Klaus" w:date="2017-03-21T10:29:00Z">
        <w:r w:rsidDel="00FA278F">
          <w:rPr>
            <w:webHidden/>
          </w:rPr>
          <w:delText>28</w:delText>
        </w:r>
      </w:del>
    </w:p>
    <w:p w:rsidR="00A57497" w:rsidDel="00B40BBD" w:rsidRDefault="00A57497">
      <w:pPr>
        <w:pStyle w:val="TOC1"/>
        <w:rPr>
          <w:del w:id="1191" w:author="Seggelke, Klaus" w:date="2017-03-21T14:43:00Z"/>
          <w:rFonts w:asciiTheme="minorHAnsi" w:eastAsiaTheme="minorEastAsia" w:hAnsiTheme="minorHAnsi" w:cstheme="minorBidi"/>
          <w:color w:val="auto"/>
          <w:sz w:val="22"/>
          <w:szCs w:val="22"/>
        </w:rPr>
      </w:pPr>
      <w:del w:id="1192" w:author="Seggelke, Klaus" w:date="2017-03-21T14:43:00Z">
        <w:r w:rsidRPr="00B40BBD" w:rsidDel="00B40BBD">
          <w:rPr>
            <w:rFonts w:cs="Arial"/>
            <w:sz w:val="22"/>
            <w:rPrChange w:id="1193" w:author="Seggelke, Klaus" w:date="2017-03-21T14:43:00Z">
              <w:rPr>
                <w:rStyle w:val="Hyperlink"/>
              </w:rPr>
            </w:rPrChange>
          </w:rPr>
          <w:delText>TC.VNFD.Base.002</w:delText>
        </w:r>
        <w:r w:rsidDel="00B40BBD">
          <w:rPr>
            <w:rFonts w:asciiTheme="minorHAnsi" w:eastAsiaTheme="minorEastAsia" w:hAnsiTheme="minorHAnsi" w:cstheme="minorBidi"/>
            <w:color w:val="auto"/>
            <w:sz w:val="22"/>
            <w:szCs w:val="22"/>
          </w:rPr>
          <w:tab/>
        </w:r>
        <w:r w:rsidRPr="00B40BBD" w:rsidDel="00B40BBD">
          <w:rPr>
            <w:rFonts w:cs="Arial"/>
            <w:sz w:val="22"/>
            <w:rPrChange w:id="1194" w:author="Seggelke, Klaus" w:date="2017-03-21T14:43:00Z">
              <w:rPr>
                <w:rStyle w:val="Hyperlink"/>
              </w:rPr>
            </w:rPrChange>
          </w:rPr>
          <w:delText>VNFD validation for VNF release deployment</w:delText>
        </w:r>
        <w:r w:rsidDel="00B40BBD">
          <w:rPr>
            <w:webHidden/>
          </w:rPr>
          <w:tab/>
        </w:r>
      </w:del>
      <w:del w:id="1195" w:author="Seggelke, Klaus" w:date="2017-03-21T10:29:00Z">
        <w:r w:rsidDel="00FA278F">
          <w:rPr>
            <w:webHidden/>
          </w:rPr>
          <w:delText>29</w:delText>
        </w:r>
      </w:del>
    </w:p>
    <w:p w:rsidR="00A57497" w:rsidDel="00B40BBD" w:rsidRDefault="00A57497">
      <w:pPr>
        <w:pStyle w:val="TOC1"/>
        <w:rPr>
          <w:del w:id="1196" w:author="Seggelke, Klaus" w:date="2017-03-21T14:43:00Z"/>
          <w:rFonts w:asciiTheme="minorHAnsi" w:eastAsiaTheme="minorEastAsia" w:hAnsiTheme="minorHAnsi" w:cstheme="minorBidi"/>
          <w:color w:val="auto"/>
          <w:sz w:val="22"/>
          <w:szCs w:val="22"/>
        </w:rPr>
      </w:pPr>
      <w:del w:id="1197" w:author="Seggelke, Klaus" w:date="2017-03-21T14:43:00Z">
        <w:r w:rsidRPr="00B40BBD" w:rsidDel="00B40BBD">
          <w:rPr>
            <w:rFonts w:cs="Arial"/>
            <w:sz w:val="22"/>
            <w:rPrChange w:id="1198" w:author="Seggelke, Klaus" w:date="2017-03-21T14:43:00Z">
              <w:rPr>
                <w:rStyle w:val="Hyperlink"/>
              </w:rPr>
            </w:rPrChange>
          </w:rPr>
          <w:delText>TC.VNFD.VDU.001</w:delText>
        </w:r>
        <w:r w:rsidDel="00B40BBD">
          <w:rPr>
            <w:rFonts w:asciiTheme="minorHAnsi" w:eastAsiaTheme="minorEastAsia" w:hAnsiTheme="minorHAnsi" w:cstheme="minorBidi"/>
            <w:color w:val="auto"/>
            <w:sz w:val="22"/>
            <w:szCs w:val="22"/>
          </w:rPr>
          <w:tab/>
        </w:r>
        <w:r w:rsidRPr="00B40BBD" w:rsidDel="00B40BBD">
          <w:rPr>
            <w:rFonts w:cs="Arial"/>
            <w:sz w:val="22"/>
            <w:lang w:eastAsia="zh-CN"/>
            <w:rPrChange w:id="1199" w:author="Seggelke, Klaus" w:date="2017-03-21T14:43:00Z">
              <w:rPr>
                <w:rStyle w:val="Hyperlink"/>
                <w:lang w:eastAsia="zh-CN"/>
              </w:rPr>
            </w:rPrChange>
          </w:rPr>
          <w:delText>VNFD:VDU Base Unit</w:delText>
        </w:r>
        <w:r w:rsidRPr="00B40BBD" w:rsidDel="00B40BBD">
          <w:rPr>
            <w:rFonts w:cs="Arial"/>
            <w:sz w:val="22"/>
            <w:rPrChange w:id="1200" w:author="Seggelke, Klaus" w:date="2017-03-21T14:43:00Z">
              <w:rPr>
                <w:rStyle w:val="Hyperlink"/>
              </w:rPr>
            </w:rPrChange>
          </w:rPr>
          <w:delText xml:space="preserve"> validation</w:delText>
        </w:r>
        <w:r w:rsidDel="00B40BBD">
          <w:rPr>
            <w:webHidden/>
          </w:rPr>
          <w:tab/>
        </w:r>
      </w:del>
      <w:del w:id="1201" w:author="Seggelke, Klaus" w:date="2017-03-21T10:29:00Z">
        <w:r w:rsidDel="00FA278F">
          <w:rPr>
            <w:webHidden/>
          </w:rPr>
          <w:delText>30</w:delText>
        </w:r>
      </w:del>
    </w:p>
    <w:p w:rsidR="00A57497" w:rsidDel="00B40BBD" w:rsidRDefault="00A57497">
      <w:pPr>
        <w:pStyle w:val="TOC1"/>
        <w:rPr>
          <w:del w:id="1202" w:author="Seggelke, Klaus" w:date="2017-03-21T14:43:00Z"/>
          <w:rFonts w:asciiTheme="minorHAnsi" w:eastAsiaTheme="minorEastAsia" w:hAnsiTheme="minorHAnsi" w:cstheme="minorBidi"/>
          <w:color w:val="auto"/>
          <w:sz w:val="22"/>
          <w:szCs w:val="22"/>
        </w:rPr>
      </w:pPr>
      <w:del w:id="1203" w:author="Seggelke, Klaus" w:date="2017-03-21T14:43:00Z">
        <w:r w:rsidRPr="00B40BBD" w:rsidDel="00B40BBD">
          <w:rPr>
            <w:rFonts w:cs="Arial"/>
            <w:sz w:val="22"/>
            <w:rPrChange w:id="1204" w:author="Seggelke, Klaus" w:date="2017-03-21T14:43:00Z">
              <w:rPr>
                <w:rStyle w:val="Hyperlink"/>
              </w:rPr>
            </w:rPrChange>
          </w:rPr>
          <w:delText>TC.VNFD.VDU.002</w:delText>
        </w:r>
        <w:r w:rsidDel="00B40BBD">
          <w:rPr>
            <w:rFonts w:asciiTheme="minorHAnsi" w:eastAsiaTheme="minorEastAsia" w:hAnsiTheme="minorHAnsi" w:cstheme="minorBidi"/>
            <w:color w:val="auto"/>
            <w:sz w:val="22"/>
            <w:szCs w:val="22"/>
          </w:rPr>
          <w:tab/>
        </w:r>
        <w:r w:rsidRPr="00B40BBD" w:rsidDel="00B40BBD">
          <w:rPr>
            <w:rFonts w:cs="Arial"/>
            <w:sz w:val="22"/>
            <w:lang w:eastAsia="zh-CN"/>
            <w:rPrChange w:id="1205" w:author="Seggelke, Klaus" w:date="2017-03-21T14:43:00Z">
              <w:rPr>
                <w:rStyle w:val="Hyperlink"/>
                <w:lang w:eastAsia="zh-CN"/>
              </w:rPr>
            </w:rPrChange>
          </w:rPr>
          <w:delText>VNFD:VDU Base Unit</w:delText>
        </w:r>
        <w:r w:rsidRPr="00B40BBD" w:rsidDel="00B40BBD">
          <w:rPr>
            <w:rFonts w:cs="Arial"/>
            <w:sz w:val="22"/>
            <w:rPrChange w:id="1206" w:author="Seggelke, Klaus" w:date="2017-03-21T14:43:00Z">
              <w:rPr>
                <w:rStyle w:val="Hyperlink"/>
              </w:rPr>
            </w:rPrChange>
          </w:rPr>
          <w:delText xml:space="preserve"> validation</w:delText>
        </w:r>
        <w:r w:rsidDel="00B40BBD">
          <w:rPr>
            <w:webHidden/>
          </w:rPr>
          <w:tab/>
        </w:r>
      </w:del>
      <w:del w:id="1207" w:author="Seggelke, Klaus" w:date="2017-03-21T10:29:00Z">
        <w:r w:rsidDel="00FA278F">
          <w:rPr>
            <w:webHidden/>
          </w:rPr>
          <w:delText>32</w:delText>
        </w:r>
      </w:del>
    </w:p>
    <w:p w:rsidR="00A57497" w:rsidDel="00B40BBD" w:rsidRDefault="00A57497">
      <w:pPr>
        <w:pStyle w:val="TOC1"/>
        <w:rPr>
          <w:del w:id="1208" w:author="Seggelke, Klaus" w:date="2017-03-21T14:43:00Z"/>
          <w:rFonts w:asciiTheme="minorHAnsi" w:eastAsiaTheme="minorEastAsia" w:hAnsiTheme="minorHAnsi" w:cstheme="minorBidi"/>
          <w:color w:val="auto"/>
          <w:sz w:val="22"/>
          <w:szCs w:val="22"/>
        </w:rPr>
      </w:pPr>
      <w:del w:id="1209" w:author="Seggelke, Klaus" w:date="2017-03-21T14:43:00Z">
        <w:r w:rsidRPr="00B40BBD" w:rsidDel="00B40BBD">
          <w:rPr>
            <w:rFonts w:cs="Arial"/>
            <w:sz w:val="22"/>
            <w:rPrChange w:id="1210" w:author="Seggelke, Klaus" w:date="2017-03-21T14:43:00Z">
              <w:rPr>
                <w:rStyle w:val="Hyperlink"/>
              </w:rPr>
            </w:rPrChange>
          </w:rPr>
          <w:delText>TC.VNFD.VDU.003</w:delText>
        </w:r>
        <w:r w:rsidDel="00B40BBD">
          <w:rPr>
            <w:rFonts w:asciiTheme="minorHAnsi" w:eastAsiaTheme="minorEastAsia" w:hAnsiTheme="minorHAnsi" w:cstheme="minorBidi"/>
            <w:color w:val="auto"/>
            <w:sz w:val="22"/>
            <w:szCs w:val="22"/>
          </w:rPr>
          <w:tab/>
        </w:r>
        <w:r w:rsidRPr="00B40BBD" w:rsidDel="00B40BBD">
          <w:rPr>
            <w:rFonts w:cs="Arial"/>
            <w:sz w:val="22"/>
            <w:lang w:eastAsia="zh-CN"/>
            <w:rPrChange w:id="1211" w:author="Seggelke, Klaus" w:date="2017-03-21T14:43:00Z">
              <w:rPr>
                <w:rStyle w:val="Hyperlink"/>
                <w:lang w:eastAsia="zh-CN"/>
              </w:rPr>
            </w:rPrChange>
          </w:rPr>
          <w:delText>VNFD:VDU CPU Unit</w:delText>
        </w:r>
        <w:r w:rsidRPr="00B40BBD" w:rsidDel="00B40BBD">
          <w:rPr>
            <w:rFonts w:cs="Arial"/>
            <w:sz w:val="22"/>
            <w:rPrChange w:id="1212" w:author="Seggelke, Klaus" w:date="2017-03-21T14:43:00Z">
              <w:rPr>
                <w:rStyle w:val="Hyperlink"/>
              </w:rPr>
            </w:rPrChange>
          </w:rPr>
          <w:delText xml:space="preserve"> validation</w:delText>
        </w:r>
        <w:r w:rsidDel="00B40BBD">
          <w:rPr>
            <w:webHidden/>
          </w:rPr>
          <w:tab/>
        </w:r>
      </w:del>
      <w:del w:id="1213" w:author="Seggelke, Klaus" w:date="2017-03-21T10:29:00Z">
        <w:r w:rsidDel="00FA278F">
          <w:rPr>
            <w:webHidden/>
          </w:rPr>
          <w:delText>32</w:delText>
        </w:r>
      </w:del>
    </w:p>
    <w:p w:rsidR="00A57497" w:rsidDel="00B40BBD" w:rsidRDefault="00A57497">
      <w:pPr>
        <w:pStyle w:val="TOC1"/>
        <w:rPr>
          <w:del w:id="1214" w:author="Seggelke, Klaus" w:date="2017-03-21T14:43:00Z"/>
          <w:rFonts w:asciiTheme="minorHAnsi" w:eastAsiaTheme="minorEastAsia" w:hAnsiTheme="minorHAnsi" w:cstheme="minorBidi"/>
          <w:color w:val="auto"/>
          <w:sz w:val="22"/>
          <w:szCs w:val="22"/>
        </w:rPr>
      </w:pPr>
      <w:del w:id="1215" w:author="Seggelke, Klaus" w:date="2017-03-21T14:43:00Z">
        <w:r w:rsidRPr="00B40BBD" w:rsidDel="00B40BBD">
          <w:rPr>
            <w:rFonts w:cs="Arial"/>
            <w:sz w:val="22"/>
            <w:rPrChange w:id="1216" w:author="Seggelke, Klaus" w:date="2017-03-21T14:43:00Z">
              <w:rPr>
                <w:rStyle w:val="Hyperlink"/>
              </w:rPr>
            </w:rPrChange>
          </w:rPr>
          <w:delText>TC.VNFD.VDU.004</w:delText>
        </w:r>
        <w:r w:rsidDel="00B40BBD">
          <w:rPr>
            <w:rFonts w:asciiTheme="minorHAnsi" w:eastAsiaTheme="minorEastAsia" w:hAnsiTheme="minorHAnsi" w:cstheme="minorBidi"/>
            <w:color w:val="auto"/>
            <w:sz w:val="22"/>
            <w:szCs w:val="22"/>
          </w:rPr>
          <w:tab/>
        </w:r>
        <w:r w:rsidRPr="00B40BBD" w:rsidDel="00B40BBD">
          <w:rPr>
            <w:rFonts w:cs="Arial"/>
            <w:sz w:val="22"/>
            <w:lang w:eastAsia="zh-CN"/>
            <w:rPrChange w:id="1217" w:author="Seggelke, Klaus" w:date="2017-03-21T14:43:00Z">
              <w:rPr>
                <w:rStyle w:val="Hyperlink"/>
                <w:lang w:eastAsia="zh-CN"/>
              </w:rPr>
            </w:rPrChange>
          </w:rPr>
          <w:delText>VNFD:VDU Memory Unit</w:delText>
        </w:r>
        <w:r w:rsidRPr="00B40BBD" w:rsidDel="00B40BBD">
          <w:rPr>
            <w:rFonts w:cs="Arial"/>
            <w:sz w:val="22"/>
            <w:rPrChange w:id="1218" w:author="Seggelke, Klaus" w:date="2017-03-21T14:43:00Z">
              <w:rPr>
                <w:rStyle w:val="Hyperlink"/>
              </w:rPr>
            </w:rPrChange>
          </w:rPr>
          <w:delText xml:space="preserve"> validation</w:delText>
        </w:r>
        <w:r w:rsidDel="00B40BBD">
          <w:rPr>
            <w:webHidden/>
          </w:rPr>
          <w:tab/>
        </w:r>
      </w:del>
      <w:del w:id="1219" w:author="Seggelke, Klaus" w:date="2017-03-21T10:29:00Z">
        <w:r w:rsidDel="00FA278F">
          <w:rPr>
            <w:webHidden/>
          </w:rPr>
          <w:delText>34</w:delText>
        </w:r>
      </w:del>
    </w:p>
    <w:p w:rsidR="00A57497" w:rsidDel="00B40BBD" w:rsidRDefault="00A57497">
      <w:pPr>
        <w:pStyle w:val="TOC1"/>
        <w:rPr>
          <w:del w:id="1220" w:author="Seggelke, Klaus" w:date="2017-03-21T14:43:00Z"/>
          <w:rFonts w:asciiTheme="minorHAnsi" w:eastAsiaTheme="minorEastAsia" w:hAnsiTheme="minorHAnsi" w:cstheme="minorBidi"/>
          <w:color w:val="auto"/>
          <w:sz w:val="22"/>
          <w:szCs w:val="22"/>
        </w:rPr>
      </w:pPr>
      <w:del w:id="1221" w:author="Seggelke, Klaus" w:date="2017-03-21T14:43:00Z">
        <w:r w:rsidRPr="00B40BBD" w:rsidDel="00B40BBD">
          <w:rPr>
            <w:rFonts w:cs="Arial"/>
            <w:sz w:val="22"/>
            <w:rPrChange w:id="1222" w:author="Seggelke, Klaus" w:date="2017-03-21T14:43:00Z">
              <w:rPr>
                <w:rStyle w:val="Hyperlink"/>
              </w:rPr>
            </w:rPrChange>
          </w:rPr>
          <w:delText>TC.VNFD.VDU.005</w:delText>
        </w:r>
        <w:r w:rsidDel="00B40BBD">
          <w:rPr>
            <w:rFonts w:asciiTheme="minorHAnsi" w:eastAsiaTheme="minorEastAsia" w:hAnsiTheme="minorHAnsi" w:cstheme="minorBidi"/>
            <w:color w:val="auto"/>
            <w:sz w:val="22"/>
            <w:szCs w:val="22"/>
          </w:rPr>
          <w:tab/>
        </w:r>
        <w:r w:rsidRPr="00B40BBD" w:rsidDel="00B40BBD">
          <w:rPr>
            <w:rFonts w:cs="Arial"/>
            <w:sz w:val="22"/>
            <w:lang w:eastAsia="zh-CN"/>
            <w:rPrChange w:id="1223" w:author="Seggelke, Klaus" w:date="2017-03-21T14:43:00Z">
              <w:rPr>
                <w:rStyle w:val="Hyperlink"/>
                <w:lang w:eastAsia="zh-CN"/>
              </w:rPr>
            </w:rPrChange>
          </w:rPr>
          <w:delText>VNFD:VDU security Unit</w:delText>
        </w:r>
        <w:r w:rsidRPr="00B40BBD" w:rsidDel="00B40BBD">
          <w:rPr>
            <w:rFonts w:cs="Arial"/>
            <w:sz w:val="22"/>
            <w:rPrChange w:id="1224" w:author="Seggelke, Klaus" w:date="2017-03-21T14:43:00Z">
              <w:rPr>
                <w:rStyle w:val="Hyperlink"/>
              </w:rPr>
            </w:rPrChange>
          </w:rPr>
          <w:delText xml:space="preserve"> validation</w:delText>
        </w:r>
        <w:r w:rsidDel="00B40BBD">
          <w:rPr>
            <w:webHidden/>
          </w:rPr>
          <w:tab/>
        </w:r>
      </w:del>
      <w:del w:id="1225" w:author="Seggelke, Klaus" w:date="2017-03-21T10:29:00Z">
        <w:r w:rsidDel="00FA278F">
          <w:rPr>
            <w:webHidden/>
          </w:rPr>
          <w:delText>35</w:delText>
        </w:r>
      </w:del>
    </w:p>
    <w:p w:rsidR="00A57497" w:rsidDel="00B40BBD" w:rsidRDefault="00A57497">
      <w:pPr>
        <w:pStyle w:val="TOC1"/>
        <w:rPr>
          <w:del w:id="1226" w:author="Seggelke, Klaus" w:date="2017-03-21T14:43:00Z"/>
          <w:rFonts w:asciiTheme="minorHAnsi" w:eastAsiaTheme="minorEastAsia" w:hAnsiTheme="minorHAnsi" w:cstheme="minorBidi"/>
          <w:color w:val="auto"/>
          <w:sz w:val="22"/>
          <w:szCs w:val="22"/>
        </w:rPr>
      </w:pPr>
      <w:del w:id="1227" w:author="Seggelke, Klaus" w:date="2017-03-21T14:43:00Z">
        <w:r w:rsidRPr="00B40BBD" w:rsidDel="00B40BBD">
          <w:rPr>
            <w:rFonts w:cs="Arial"/>
            <w:sz w:val="22"/>
            <w:rPrChange w:id="1228" w:author="Seggelke, Klaus" w:date="2017-03-21T14:43:00Z">
              <w:rPr>
                <w:rStyle w:val="Hyperlink"/>
              </w:rPr>
            </w:rPrChange>
          </w:rPr>
          <w:delText>TC.VNFD.VDU.006</w:delText>
        </w:r>
        <w:r w:rsidDel="00B40BBD">
          <w:rPr>
            <w:rFonts w:asciiTheme="minorHAnsi" w:eastAsiaTheme="minorEastAsia" w:hAnsiTheme="minorHAnsi" w:cstheme="minorBidi"/>
            <w:color w:val="auto"/>
            <w:sz w:val="22"/>
            <w:szCs w:val="22"/>
          </w:rPr>
          <w:tab/>
        </w:r>
        <w:r w:rsidRPr="00B40BBD" w:rsidDel="00B40BBD">
          <w:rPr>
            <w:rFonts w:cs="Arial"/>
            <w:sz w:val="22"/>
            <w:lang w:eastAsia="zh-CN"/>
            <w:rPrChange w:id="1229" w:author="Seggelke, Klaus" w:date="2017-03-21T14:43:00Z">
              <w:rPr>
                <w:rStyle w:val="Hyperlink"/>
                <w:lang w:eastAsia="zh-CN"/>
              </w:rPr>
            </w:rPrChange>
          </w:rPr>
          <w:delText>VNFD:VDU HyperVisor Unit</w:delText>
        </w:r>
        <w:r w:rsidRPr="00B40BBD" w:rsidDel="00B40BBD">
          <w:rPr>
            <w:rFonts w:cs="Arial"/>
            <w:sz w:val="22"/>
            <w:rPrChange w:id="1230" w:author="Seggelke, Klaus" w:date="2017-03-21T14:43:00Z">
              <w:rPr>
                <w:rStyle w:val="Hyperlink"/>
              </w:rPr>
            </w:rPrChange>
          </w:rPr>
          <w:delText xml:space="preserve"> validation</w:delText>
        </w:r>
        <w:r w:rsidDel="00B40BBD">
          <w:rPr>
            <w:webHidden/>
          </w:rPr>
          <w:tab/>
        </w:r>
      </w:del>
      <w:del w:id="1231" w:author="Seggelke, Klaus" w:date="2017-03-21T10:29:00Z">
        <w:r w:rsidDel="00FA278F">
          <w:rPr>
            <w:webHidden/>
          </w:rPr>
          <w:delText>35</w:delText>
        </w:r>
      </w:del>
    </w:p>
    <w:p w:rsidR="00A57497" w:rsidDel="00B40BBD" w:rsidRDefault="00A57497">
      <w:pPr>
        <w:pStyle w:val="TOC1"/>
        <w:rPr>
          <w:del w:id="1232" w:author="Seggelke, Klaus" w:date="2017-03-21T14:43:00Z"/>
          <w:rFonts w:asciiTheme="minorHAnsi" w:eastAsiaTheme="minorEastAsia" w:hAnsiTheme="minorHAnsi" w:cstheme="minorBidi"/>
          <w:color w:val="auto"/>
          <w:sz w:val="22"/>
          <w:szCs w:val="22"/>
        </w:rPr>
      </w:pPr>
      <w:del w:id="1233" w:author="Seggelke, Klaus" w:date="2017-03-21T14:43:00Z">
        <w:r w:rsidRPr="00B40BBD" w:rsidDel="00B40BBD">
          <w:rPr>
            <w:rFonts w:cs="Arial"/>
            <w:sz w:val="22"/>
            <w:rPrChange w:id="1234" w:author="Seggelke, Klaus" w:date="2017-03-21T14:43:00Z">
              <w:rPr>
                <w:rStyle w:val="Hyperlink"/>
              </w:rPr>
            </w:rPrChange>
          </w:rPr>
          <w:delText>TC.VNFD.VDU.007</w:delText>
        </w:r>
        <w:r w:rsidDel="00B40BBD">
          <w:rPr>
            <w:rFonts w:asciiTheme="minorHAnsi" w:eastAsiaTheme="minorEastAsia" w:hAnsiTheme="minorHAnsi" w:cstheme="minorBidi"/>
            <w:color w:val="auto"/>
            <w:sz w:val="22"/>
            <w:szCs w:val="22"/>
          </w:rPr>
          <w:tab/>
        </w:r>
        <w:r w:rsidRPr="00B40BBD" w:rsidDel="00B40BBD">
          <w:rPr>
            <w:rFonts w:cs="Arial"/>
            <w:sz w:val="22"/>
            <w:lang w:eastAsia="zh-CN"/>
            <w:rPrChange w:id="1235" w:author="Seggelke, Klaus" w:date="2017-03-21T14:43:00Z">
              <w:rPr>
                <w:rStyle w:val="Hyperlink"/>
                <w:lang w:eastAsia="zh-CN"/>
              </w:rPr>
            </w:rPrChange>
          </w:rPr>
          <w:delText>VNFD:VDU Network Elements Unit</w:delText>
        </w:r>
        <w:r w:rsidRPr="00B40BBD" w:rsidDel="00B40BBD">
          <w:rPr>
            <w:rFonts w:cs="Arial"/>
            <w:sz w:val="22"/>
            <w:rPrChange w:id="1236" w:author="Seggelke, Klaus" w:date="2017-03-21T14:43:00Z">
              <w:rPr>
                <w:rStyle w:val="Hyperlink"/>
              </w:rPr>
            </w:rPrChange>
          </w:rPr>
          <w:delText xml:space="preserve"> validation</w:delText>
        </w:r>
        <w:r w:rsidDel="00B40BBD">
          <w:rPr>
            <w:webHidden/>
          </w:rPr>
          <w:tab/>
        </w:r>
      </w:del>
      <w:del w:id="1237" w:author="Seggelke, Klaus" w:date="2017-03-21T10:29:00Z">
        <w:r w:rsidDel="00FA278F">
          <w:rPr>
            <w:webHidden/>
          </w:rPr>
          <w:delText>36</w:delText>
        </w:r>
      </w:del>
    </w:p>
    <w:p w:rsidR="00A57497" w:rsidDel="00B40BBD" w:rsidRDefault="00A57497">
      <w:pPr>
        <w:pStyle w:val="TOC1"/>
        <w:rPr>
          <w:del w:id="1238" w:author="Seggelke, Klaus" w:date="2017-03-21T14:43:00Z"/>
          <w:rFonts w:asciiTheme="minorHAnsi" w:eastAsiaTheme="minorEastAsia" w:hAnsiTheme="minorHAnsi" w:cstheme="minorBidi"/>
          <w:color w:val="auto"/>
          <w:sz w:val="22"/>
          <w:szCs w:val="22"/>
        </w:rPr>
      </w:pPr>
      <w:del w:id="1239" w:author="Seggelke, Klaus" w:date="2017-03-21T14:43:00Z">
        <w:r w:rsidRPr="00B40BBD" w:rsidDel="00B40BBD">
          <w:rPr>
            <w:rFonts w:cs="Arial"/>
            <w:sz w:val="22"/>
            <w:rPrChange w:id="1240" w:author="Seggelke, Klaus" w:date="2017-03-21T14:43:00Z">
              <w:rPr>
                <w:rStyle w:val="Hyperlink"/>
              </w:rPr>
            </w:rPrChange>
          </w:rPr>
          <w:delText>TC.VNFD.VDU.008</w:delText>
        </w:r>
        <w:r w:rsidDel="00B40BBD">
          <w:rPr>
            <w:rFonts w:asciiTheme="minorHAnsi" w:eastAsiaTheme="minorEastAsia" w:hAnsiTheme="minorHAnsi" w:cstheme="minorBidi"/>
            <w:color w:val="auto"/>
            <w:sz w:val="22"/>
            <w:szCs w:val="22"/>
          </w:rPr>
          <w:tab/>
        </w:r>
        <w:r w:rsidRPr="00B40BBD" w:rsidDel="00B40BBD">
          <w:rPr>
            <w:rFonts w:cs="Arial"/>
            <w:sz w:val="22"/>
            <w:lang w:eastAsia="zh-CN"/>
            <w:rPrChange w:id="1241" w:author="Seggelke, Klaus" w:date="2017-03-21T14:43:00Z">
              <w:rPr>
                <w:rStyle w:val="Hyperlink"/>
                <w:lang w:eastAsia="zh-CN"/>
              </w:rPr>
            </w:rPrChange>
          </w:rPr>
          <w:delText xml:space="preserve">VNFD:VDU Virtual Switches </w:delText>
        </w:r>
        <w:r w:rsidRPr="00B40BBD" w:rsidDel="00B40BBD">
          <w:rPr>
            <w:rFonts w:cs="Arial"/>
            <w:sz w:val="22"/>
            <w:rPrChange w:id="1242" w:author="Seggelke, Klaus" w:date="2017-03-21T14:43:00Z">
              <w:rPr>
                <w:rStyle w:val="Hyperlink"/>
              </w:rPr>
            </w:rPrChange>
          </w:rPr>
          <w:delText>validation</w:delText>
        </w:r>
        <w:r w:rsidDel="00B40BBD">
          <w:rPr>
            <w:webHidden/>
          </w:rPr>
          <w:tab/>
        </w:r>
      </w:del>
      <w:del w:id="1243" w:author="Seggelke, Klaus" w:date="2017-03-21T10:29:00Z">
        <w:r w:rsidDel="00FA278F">
          <w:rPr>
            <w:webHidden/>
          </w:rPr>
          <w:delText>37</w:delText>
        </w:r>
      </w:del>
    </w:p>
    <w:p w:rsidR="00A57497" w:rsidDel="00B40BBD" w:rsidRDefault="00A57497">
      <w:pPr>
        <w:pStyle w:val="TOC1"/>
        <w:rPr>
          <w:del w:id="1244" w:author="Seggelke, Klaus" w:date="2017-03-21T14:43:00Z"/>
          <w:rFonts w:asciiTheme="minorHAnsi" w:eastAsiaTheme="minorEastAsia" w:hAnsiTheme="minorHAnsi" w:cstheme="minorBidi"/>
          <w:color w:val="auto"/>
          <w:sz w:val="22"/>
          <w:szCs w:val="22"/>
        </w:rPr>
      </w:pPr>
      <w:del w:id="1245" w:author="Seggelke, Klaus" w:date="2017-03-21T14:43:00Z">
        <w:r w:rsidRPr="00B40BBD" w:rsidDel="00B40BBD">
          <w:rPr>
            <w:rFonts w:cs="Arial"/>
            <w:sz w:val="22"/>
            <w:rPrChange w:id="1246" w:author="Seggelke, Klaus" w:date="2017-03-21T14:43:00Z">
              <w:rPr>
                <w:rStyle w:val="Hyperlink"/>
              </w:rPr>
            </w:rPrChange>
          </w:rPr>
          <w:delText>TC.VNFD.VDU.009</w:delText>
        </w:r>
        <w:r w:rsidDel="00B40BBD">
          <w:rPr>
            <w:rFonts w:asciiTheme="minorHAnsi" w:eastAsiaTheme="minorEastAsia" w:hAnsiTheme="minorHAnsi" w:cstheme="minorBidi"/>
            <w:color w:val="auto"/>
            <w:sz w:val="22"/>
            <w:szCs w:val="22"/>
          </w:rPr>
          <w:tab/>
        </w:r>
        <w:r w:rsidRPr="00B40BBD" w:rsidDel="00B40BBD">
          <w:rPr>
            <w:rFonts w:cs="Arial"/>
            <w:sz w:val="22"/>
            <w:lang w:eastAsia="zh-CN"/>
            <w:rPrChange w:id="1247" w:author="Seggelke, Klaus" w:date="2017-03-21T14:43:00Z">
              <w:rPr>
                <w:rStyle w:val="Hyperlink"/>
                <w:lang w:eastAsia="zh-CN"/>
              </w:rPr>
            </w:rPrChange>
          </w:rPr>
          <w:delText>VNFD:VDU General Reliability and Availability Unit</w:delText>
        </w:r>
        <w:r w:rsidRPr="00B40BBD" w:rsidDel="00B40BBD">
          <w:rPr>
            <w:rFonts w:cs="Arial"/>
            <w:sz w:val="22"/>
            <w:rPrChange w:id="1248" w:author="Seggelke, Klaus" w:date="2017-03-21T14:43:00Z">
              <w:rPr>
                <w:rStyle w:val="Hyperlink"/>
              </w:rPr>
            </w:rPrChange>
          </w:rPr>
          <w:delText xml:space="preserve"> validation</w:delText>
        </w:r>
        <w:r w:rsidDel="00B40BBD">
          <w:rPr>
            <w:webHidden/>
          </w:rPr>
          <w:tab/>
        </w:r>
      </w:del>
      <w:del w:id="1249" w:author="Seggelke, Klaus" w:date="2017-03-21T10:29:00Z">
        <w:r w:rsidDel="00FA278F">
          <w:rPr>
            <w:webHidden/>
          </w:rPr>
          <w:delText>37</w:delText>
        </w:r>
      </w:del>
    </w:p>
    <w:p w:rsidR="00A57497" w:rsidDel="00B40BBD" w:rsidRDefault="00A57497">
      <w:pPr>
        <w:pStyle w:val="TOC1"/>
        <w:rPr>
          <w:del w:id="1250" w:author="Seggelke, Klaus" w:date="2017-03-21T14:43:00Z"/>
          <w:rFonts w:asciiTheme="minorHAnsi" w:eastAsiaTheme="minorEastAsia" w:hAnsiTheme="minorHAnsi" w:cstheme="minorBidi"/>
          <w:color w:val="auto"/>
          <w:sz w:val="22"/>
          <w:szCs w:val="22"/>
        </w:rPr>
      </w:pPr>
      <w:del w:id="1251" w:author="Seggelke, Klaus" w:date="2017-03-21T14:43:00Z">
        <w:r w:rsidRPr="00B40BBD" w:rsidDel="00B40BBD">
          <w:rPr>
            <w:rFonts w:cs="Arial"/>
            <w:sz w:val="22"/>
            <w:rPrChange w:id="1252" w:author="Seggelke, Klaus" w:date="2017-03-21T14:43:00Z">
              <w:rPr>
                <w:rStyle w:val="Hyperlink"/>
              </w:rPr>
            </w:rPrChange>
          </w:rPr>
          <w:delText>TC.VNFD.VDU.010</w:delText>
        </w:r>
        <w:r w:rsidDel="00B40BBD">
          <w:rPr>
            <w:rFonts w:asciiTheme="minorHAnsi" w:eastAsiaTheme="minorEastAsia" w:hAnsiTheme="minorHAnsi" w:cstheme="minorBidi"/>
            <w:color w:val="auto"/>
            <w:sz w:val="22"/>
            <w:szCs w:val="22"/>
          </w:rPr>
          <w:tab/>
        </w:r>
        <w:r w:rsidRPr="00B40BBD" w:rsidDel="00B40BBD">
          <w:rPr>
            <w:rFonts w:cs="Arial"/>
            <w:sz w:val="22"/>
            <w:lang w:eastAsia="zh-CN"/>
            <w:rPrChange w:id="1253" w:author="Seggelke, Klaus" w:date="2017-03-21T14:43:00Z">
              <w:rPr>
                <w:rStyle w:val="Hyperlink"/>
                <w:lang w:eastAsia="zh-CN"/>
              </w:rPr>
            </w:rPrChange>
          </w:rPr>
          <w:delText>VNFD:VDU Storage Unit</w:delText>
        </w:r>
        <w:r w:rsidRPr="00B40BBD" w:rsidDel="00B40BBD">
          <w:rPr>
            <w:rFonts w:cs="Arial"/>
            <w:sz w:val="22"/>
            <w:rPrChange w:id="1254" w:author="Seggelke, Klaus" w:date="2017-03-21T14:43:00Z">
              <w:rPr>
                <w:rStyle w:val="Hyperlink"/>
              </w:rPr>
            </w:rPrChange>
          </w:rPr>
          <w:delText xml:space="preserve"> validation</w:delText>
        </w:r>
        <w:r w:rsidDel="00B40BBD">
          <w:rPr>
            <w:webHidden/>
          </w:rPr>
          <w:tab/>
        </w:r>
      </w:del>
      <w:del w:id="1255" w:author="Seggelke, Klaus" w:date="2017-03-21T10:29:00Z">
        <w:r w:rsidDel="00FA278F">
          <w:rPr>
            <w:webHidden/>
          </w:rPr>
          <w:delText>38</w:delText>
        </w:r>
      </w:del>
    </w:p>
    <w:p w:rsidR="00A57497" w:rsidDel="00B40BBD" w:rsidRDefault="00A57497">
      <w:pPr>
        <w:pStyle w:val="TOC1"/>
        <w:rPr>
          <w:del w:id="1256" w:author="Seggelke, Klaus" w:date="2017-03-21T14:43:00Z"/>
          <w:rFonts w:asciiTheme="minorHAnsi" w:eastAsiaTheme="minorEastAsia" w:hAnsiTheme="minorHAnsi" w:cstheme="minorBidi"/>
          <w:color w:val="auto"/>
          <w:sz w:val="22"/>
          <w:szCs w:val="22"/>
        </w:rPr>
      </w:pPr>
      <w:del w:id="1257" w:author="Seggelke, Klaus" w:date="2017-03-21T14:43:00Z">
        <w:r w:rsidRPr="00B40BBD" w:rsidDel="00B40BBD">
          <w:rPr>
            <w:rFonts w:cs="Arial"/>
            <w:sz w:val="22"/>
            <w:rPrChange w:id="1258" w:author="Seggelke, Klaus" w:date="2017-03-21T14:43:00Z">
              <w:rPr>
                <w:rStyle w:val="Hyperlink"/>
              </w:rPr>
            </w:rPrChange>
          </w:rPr>
          <w:delText>TC.VNFD.VLINK.001</w:delText>
        </w:r>
        <w:r w:rsidDel="00B40BBD">
          <w:rPr>
            <w:rFonts w:asciiTheme="minorHAnsi" w:eastAsiaTheme="minorEastAsia" w:hAnsiTheme="minorHAnsi" w:cstheme="minorBidi"/>
            <w:color w:val="auto"/>
            <w:sz w:val="22"/>
            <w:szCs w:val="22"/>
          </w:rPr>
          <w:tab/>
        </w:r>
        <w:r w:rsidRPr="00B40BBD" w:rsidDel="00B40BBD">
          <w:rPr>
            <w:rFonts w:cs="Arial"/>
            <w:sz w:val="22"/>
            <w:lang w:eastAsia="zh-CN"/>
            <w:rPrChange w:id="1259" w:author="Seggelke, Klaus" w:date="2017-03-21T14:43:00Z">
              <w:rPr>
                <w:rStyle w:val="Hyperlink"/>
                <w:lang w:eastAsia="zh-CN"/>
              </w:rPr>
            </w:rPrChange>
          </w:rPr>
          <w:delText>VNFD:VDU Virtual Link</w:delText>
        </w:r>
        <w:r w:rsidRPr="00B40BBD" w:rsidDel="00B40BBD">
          <w:rPr>
            <w:rFonts w:cs="Arial"/>
            <w:sz w:val="22"/>
            <w:rPrChange w:id="1260" w:author="Seggelke, Klaus" w:date="2017-03-21T14:43:00Z">
              <w:rPr>
                <w:rStyle w:val="Hyperlink"/>
              </w:rPr>
            </w:rPrChange>
          </w:rPr>
          <w:delText xml:space="preserve"> validation</w:delText>
        </w:r>
        <w:r w:rsidDel="00B40BBD">
          <w:rPr>
            <w:webHidden/>
          </w:rPr>
          <w:tab/>
        </w:r>
      </w:del>
      <w:del w:id="1261" w:author="Seggelke, Klaus" w:date="2017-03-21T10:29:00Z">
        <w:r w:rsidDel="00FA278F">
          <w:rPr>
            <w:webHidden/>
          </w:rPr>
          <w:delText>38</w:delText>
        </w:r>
      </w:del>
    </w:p>
    <w:p w:rsidR="00A57497" w:rsidDel="00B40BBD" w:rsidRDefault="00A57497">
      <w:pPr>
        <w:pStyle w:val="TOC1"/>
        <w:rPr>
          <w:del w:id="1262" w:author="Seggelke, Klaus" w:date="2017-03-21T14:43:00Z"/>
          <w:rFonts w:asciiTheme="minorHAnsi" w:eastAsiaTheme="minorEastAsia" w:hAnsiTheme="minorHAnsi" w:cstheme="minorBidi"/>
          <w:color w:val="auto"/>
          <w:sz w:val="22"/>
          <w:szCs w:val="22"/>
        </w:rPr>
      </w:pPr>
      <w:del w:id="1263" w:author="Seggelke, Klaus" w:date="2017-03-21T14:43:00Z">
        <w:r w:rsidRPr="00B40BBD" w:rsidDel="00B40BBD">
          <w:rPr>
            <w:rFonts w:cs="Arial"/>
            <w:sz w:val="22"/>
            <w:rPrChange w:id="1264" w:author="Seggelke, Klaus" w:date="2017-03-21T14:43:00Z">
              <w:rPr>
                <w:rStyle w:val="Hyperlink"/>
              </w:rPr>
            </w:rPrChange>
          </w:rPr>
          <w:delText>TC.VNFD.ConPoint.001</w:delText>
        </w:r>
        <w:r w:rsidDel="00B40BBD">
          <w:rPr>
            <w:rFonts w:asciiTheme="minorHAnsi" w:eastAsiaTheme="minorEastAsia" w:hAnsiTheme="minorHAnsi" w:cstheme="minorBidi"/>
            <w:color w:val="auto"/>
            <w:sz w:val="22"/>
            <w:szCs w:val="22"/>
          </w:rPr>
          <w:tab/>
        </w:r>
        <w:r w:rsidRPr="00B40BBD" w:rsidDel="00B40BBD">
          <w:rPr>
            <w:rFonts w:cs="Arial"/>
            <w:sz w:val="22"/>
            <w:lang w:eastAsia="zh-CN"/>
            <w:rPrChange w:id="1265" w:author="Seggelke, Klaus" w:date="2017-03-21T14:43:00Z">
              <w:rPr>
                <w:rStyle w:val="Hyperlink"/>
                <w:lang w:eastAsia="zh-CN"/>
              </w:rPr>
            </w:rPrChange>
          </w:rPr>
          <w:delText>VNFD Connection Points Unit</w:delText>
        </w:r>
        <w:r w:rsidRPr="00B40BBD" w:rsidDel="00B40BBD">
          <w:rPr>
            <w:rFonts w:cs="Arial"/>
            <w:sz w:val="22"/>
            <w:rPrChange w:id="1266" w:author="Seggelke, Klaus" w:date="2017-03-21T14:43:00Z">
              <w:rPr>
                <w:rStyle w:val="Hyperlink"/>
              </w:rPr>
            </w:rPrChange>
          </w:rPr>
          <w:delText xml:space="preserve"> validation</w:delText>
        </w:r>
        <w:r w:rsidDel="00B40BBD">
          <w:rPr>
            <w:webHidden/>
          </w:rPr>
          <w:tab/>
        </w:r>
      </w:del>
      <w:del w:id="1267" w:author="Seggelke, Klaus" w:date="2017-03-21T10:29:00Z">
        <w:r w:rsidDel="00FA278F">
          <w:rPr>
            <w:webHidden/>
          </w:rPr>
          <w:delText>39</w:delText>
        </w:r>
      </w:del>
    </w:p>
    <w:p w:rsidR="00A57497" w:rsidDel="00B40BBD" w:rsidRDefault="00A57497">
      <w:pPr>
        <w:pStyle w:val="TOC1"/>
        <w:rPr>
          <w:del w:id="1268" w:author="Seggelke, Klaus" w:date="2017-03-21T14:43:00Z"/>
          <w:rFonts w:asciiTheme="minorHAnsi" w:eastAsiaTheme="minorEastAsia" w:hAnsiTheme="minorHAnsi" w:cstheme="minorBidi"/>
          <w:color w:val="auto"/>
          <w:sz w:val="22"/>
          <w:szCs w:val="22"/>
        </w:rPr>
      </w:pPr>
      <w:del w:id="1269" w:author="Seggelke, Klaus" w:date="2017-03-21T14:43:00Z">
        <w:r w:rsidRPr="00B40BBD" w:rsidDel="00B40BBD">
          <w:rPr>
            <w:rFonts w:cs="Arial"/>
            <w:sz w:val="22"/>
            <w:rPrChange w:id="1270" w:author="Seggelke, Klaus" w:date="2017-03-21T14:43:00Z">
              <w:rPr>
                <w:rStyle w:val="Hyperlink"/>
              </w:rPr>
            </w:rPrChange>
          </w:rPr>
          <w:delText>TC.VNFD.DEPLOY.001</w:delText>
        </w:r>
        <w:r w:rsidDel="00B40BBD">
          <w:rPr>
            <w:rFonts w:asciiTheme="minorHAnsi" w:eastAsiaTheme="minorEastAsia" w:hAnsiTheme="minorHAnsi" w:cstheme="minorBidi"/>
            <w:color w:val="auto"/>
            <w:sz w:val="22"/>
            <w:szCs w:val="22"/>
          </w:rPr>
          <w:tab/>
        </w:r>
        <w:r w:rsidRPr="00B40BBD" w:rsidDel="00B40BBD">
          <w:rPr>
            <w:rFonts w:cs="Arial"/>
            <w:sz w:val="22"/>
            <w:lang w:eastAsia="zh-CN"/>
            <w:rPrChange w:id="1271" w:author="Seggelke, Klaus" w:date="2017-03-21T14:43:00Z">
              <w:rPr>
                <w:rStyle w:val="Hyperlink"/>
                <w:lang w:eastAsia="zh-CN"/>
              </w:rPr>
            </w:rPrChange>
          </w:rPr>
          <w:delText>VNFD Deployment Flavors Unit</w:delText>
        </w:r>
        <w:r w:rsidRPr="00B40BBD" w:rsidDel="00B40BBD">
          <w:rPr>
            <w:rFonts w:cs="Arial"/>
            <w:sz w:val="22"/>
            <w:rPrChange w:id="1272" w:author="Seggelke, Klaus" w:date="2017-03-21T14:43:00Z">
              <w:rPr>
                <w:rStyle w:val="Hyperlink"/>
              </w:rPr>
            </w:rPrChange>
          </w:rPr>
          <w:delText xml:space="preserve"> validation</w:delText>
        </w:r>
        <w:r w:rsidDel="00B40BBD">
          <w:rPr>
            <w:webHidden/>
          </w:rPr>
          <w:tab/>
        </w:r>
      </w:del>
      <w:del w:id="1273" w:author="Seggelke, Klaus" w:date="2017-03-21T10:29:00Z">
        <w:r w:rsidDel="00FA278F">
          <w:rPr>
            <w:webHidden/>
          </w:rPr>
          <w:delText>40</w:delText>
        </w:r>
      </w:del>
    </w:p>
    <w:p w:rsidR="00A57497" w:rsidDel="00B40BBD" w:rsidRDefault="00A57497">
      <w:pPr>
        <w:pStyle w:val="TOC1"/>
        <w:rPr>
          <w:del w:id="1274" w:author="Seggelke, Klaus" w:date="2017-03-21T14:43:00Z"/>
          <w:rFonts w:asciiTheme="minorHAnsi" w:eastAsiaTheme="minorEastAsia" w:hAnsiTheme="minorHAnsi" w:cstheme="minorBidi"/>
          <w:color w:val="auto"/>
          <w:sz w:val="22"/>
          <w:szCs w:val="22"/>
        </w:rPr>
      </w:pPr>
      <w:del w:id="1275" w:author="Seggelke, Klaus" w:date="2017-03-21T14:43:00Z">
        <w:r w:rsidRPr="00B40BBD" w:rsidDel="00B40BBD">
          <w:rPr>
            <w:rFonts w:cs="Arial"/>
            <w:sz w:val="22"/>
            <w:rPrChange w:id="1276" w:author="Seggelke, Klaus" w:date="2017-03-21T14:43:00Z">
              <w:rPr>
                <w:rStyle w:val="Hyperlink"/>
              </w:rPr>
            </w:rPrChange>
          </w:rPr>
          <w:delText>TC.VNF.STATE.INST.001</w:delText>
        </w:r>
        <w:r w:rsidDel="00B40BBD">
          <w:rPr>
            <w:rFonts w:asciiTheme="minorHAnsi" w:eastAsiaTheme="minorEastAsia" w:hAnsiTheme="minorHAnsi" w:cstheme="minorBidi"/>
            <w:color w:val="auto"/>
            <w:sz w:val="22"/>
            <w:szCs w:val="22"/>
          </w:rPr>
          <w:tab/>
        </w:r>
        <w:r w:rsidRPr="00B40BBD" w:rsidDel="00B40BBD">
          <w:rPr>
            <w:rFonts w:cs="Arial"/>
            <w:sz w:val="22"/>
            <w:rPrChange w:id="1277" w:author="Seggelke, Klaus" w:date="2017-03-21T14:43:00Z">
              <w:rPr>
                <w:rStyle w:val="Hyperlink"/>
              </w:rPr>
            </w:rPrChange>
          </w:rPr>
          <w:delText>VNF Instantiation without Element Management with configuration file without traffic</w:delText>
        </w:r>
        <w:r w:rsidDel="00B40BBD">
          <w:rPr>
            <w:webHidden/>
          </w:rPr>
          <w:tab/>
        </w:r>
      </w:del>
      <w:del w:id="1278" w:author="Seggelke, Klaus" w:date="2017-03-21T10:29:00Z">
        <w:r w:rsidDel="00FA278F">
          <w:rPr>
            <w:webHidden/>
          </w:rPr>
          <w:delText>41</w:delText>
        </w:r>
      </w:del>
    </w:p>
    <w:p w:rsidR="00A57497" w:rsidDel="00B40BBD" w:rsidRDefault="00A57497">
      <w:pPr>
        <w:pStyle w:val="TOC1"/>
        <w:rPr>
          <w:del w:id="1279" w:author="Seggelke, Klaus" w:date="2017-03-21T14:43:00Z"/>
          <w:rFonts w:asciiTheme="minorHAnsi" w:eastAsiaTheme="minorEastAsia" w:hAnsiTheme="minorHAnsi" w:cstheme="minorBidi"/>
          <w:color w:val="auto"/>
          <w:sz w:val="22"/>
          <w:szCs w:val="22"/>
        </w:rPr>
      </w:pPr>
      <w:del w:id="1280" w:author="Seggelke, Klaus" w:date="2017-03-21T14:43:00Z">
        <w:r w:rsidRPr="00B40BBD" w:rsidDel="00B40BBD">
          <w:rPr>
            <w:rFonts w:cs="Arial"/>
            <w:sz w:val="22"/>
            <w:rPrChange w:id="1281" w:author="Seggelke, Klaus" w:date="2017-03-21T14:43:00Z">
              <w:rPr>
                <w:rStyle w:val="Hyperlink"/>
              </w:rPr>
            </w:rPrChange>
          </w:rPr>
          <w:delText>TC.VNF.STATE.INST.002</w:delText>
        </w:r>
        <w:r w:rsidDel="00B40BBD">
          <w:rPr>
            <w:rFonts w:asciiTheme="minorHAnsi" w:eastAsiaTheme="minorEastAsia" w:hAnsiTheme="minorHAnsi" w:cstheme="minorBidi"/>
            <w:color w:val="auto"/>
            <w:sz w:val="22"/>
            <w:szCs w:val="22"/>
          </w:rPr>
          <w:tab/>
        </w:r>
        <w:r w:rsidRPr="00B40BBD" w:rsidDel="00B40BBD">
          <w:rPr>
            <w:rFonts w:cs="Arial"/>
            <w:sz w:val="22"/>
            <w:rPrChange w:id="1282" w:author="Seggelke, Klaus" w:date="2017-03-21T14:43:00Z">
              <w:rPr>
                <w:rStyle w:val="Hyperlink"/>
              </w:rPr>
            </w:rPrChange>
          </w:rPr>
          <w:delText>VNF Instantiation without Element Management without traffic without configuration file</w:delText>
        </w:r>
        <w:r w:rsidDel="00B40BBD">
          <w:rPr>
            <w:webHidden/>
          </w:rPr>
          <w:tab/>
        </w:r>
      </w:del>
      <w:del w:id="1283" w:author="Seggelke, Klaus" w:date="2017-03-21T10:29:00Z">
        <w:r w:rsidDel="00FA278F">
          <w:rPr>
            <w:webHidden/>
          </w:rPr>
          <w:delText>42</w:delText>
        </w:r>
      </w:del>
    </w:p>
    <w:p w:rsidR="00A57497" w:rsidDel="00B40BBD" w:rsidRDefault="00A57497">
      <w:pPr>
        <w:pStyle w:val="TOC1"/>
        <w:rPr>
          <w:del w:id="1284" w:author="Seggelke, Klaus" w:date="2017-03-21T14:43:00Z"/>
          <w:rFonts w:asciiTheme="minorHAnsi" w:eastAsiaTheme="minorEastAsia" w:hAnsiTheme="minorHAnsi" w:cstheme="minorBidi"/>
          <w:color w:val="auto"/>
          <w:sz w:val="22"/>
          <w:szCs w:val="22"/>
        </w:rPr>
      </w:pPr>
      <w:del w:id="1285" w:author="Seggelke, Klaus" w:date="2017-03-21T14:43:00Z">
        <w:r w:rsidRPr="00B40BBD" w:rsidDel="00B40BBD">
          <w:rPr>
            <w:rFonts w:cs="Arial"/>
            <w:sz w:val="22"/>
            <w:rPrChange w:id="1286" w:author="Seggelke, Klaus" w:date="2017-03-21T14:43:00Z">
              <w:rPr>
                <w:rStyle w:val="Hyperlink"/>
              </w:rPr>
            </w:rPrChange>
          </w:rPr>
          <w:delText>TC.VNF.STATE.INST.003</w:delText>
        </w:r>
        <w:r w:rsidDel="00B40BBD">
          <w:rPr>
            <w:rFonts w:asciiTheme="minorHAnsi" w:eastAsiaTheme="minorEastAsia" w:hAnsiTheme="minorHAnsi" w:cstheme="minorBidi"/>
            <w:color w:val="auto"/>
            <w:sz w:val="22"/>
            <w:szCs w:val="22"/>
          </w:rPr>
          <w:tab/>
        </w:r>
        <w:r w:rsidRPr="00B40BBD" w:rsidDel="00B40BBD">
          <w:rPr>
            <w:rFonts w:cs="Arial"/>
            <w:sz w:val="22"/>
            <w:rPrChange w:id="1287" w:author="Seggelke, Klaus" w:date="2017-03-21T14:43:00Z">
              <w:rPr>
                <w:rStyle w:val="Hyperlink"/>
              </w:rPr>
            </w:rPrChange>
          </w:rPr>
          <w:delText>VNF Instantiation including active Element Management without traffic</w:delText>
        </w:r>
        <w:r w:rsidDel="00B40BBD">
          <w:rPr>
            <w:webHidden/>
          </w:rPr>
          <w:tab/>
        </w:r>
      </w:del>
      <w:del w:id="1288" w:author="Seggelke, Klaus" w:date="2017-03-21T10:29:00Z">
        <w:r w:rsidDel="00FA278F">
          <w:rPr>
            <w:webHidden/>
          </w:rPr>
          <w:delText>43</w:delText>
        </w:r>
      </w:del>
    </w:p>
    <w:p w:rsidR="00A57497" w:rsidDel="00B40BBD" w:rsidRDefault="00A57497">
      <w:pPr>
        <w:pStyle w:val="TOC1"/>
        <w:rPr>
          <w:del w:id="1289" w:author="Seggelke, Klaus" w:date="2017-03-21T14:43:00Z"/>
          <w:rFonts w:asciiTheme="minorHAnsi" w:eastAsiaTheme="minorEastAsia" w:hAnsiTheme="minorHAnsi" w:cstheme="minorBidi"/>
          <w:color w:val="auto"/>
          <w:sz w:val="22"/>
          <w:szCs w:val="22"/>
        </w:rPr>
      </w:pPr>
      <w:del w:id="1290" w:author="Seggelke, Klaus" w:date="2017-03-21T14:43:00Z">
        <w:r w:rsidRPr="00B40BBD" w:rsidDel="00B40BBD">
          <w:rPr>
            <w:rFonts w:cs="Arial"/>
            <w:sz w:val="22"/>
            <w:rPrChange w:id="1291" w:author="Seggelke, Klaus" w:date="2017-03-21T14:43:00Z">
              <w:rPr>
                <w:rStyle w:val="Hyperlink"/>
              </w:rPr>
            </w:rPrChange>
          </w:rPr>
          <w:delText>TC.VNF.STATE.INST.004</w:delText>
        </w:r>
        <w:r w:rsidDel="00B40BBD">
          <w:rPr>
            <w:rFonts w:asciiTheme="minorHAnsi" w:eastAsiaTheme="minorEastAsia" w:hAnsiTheme="minorHAnsi" w:cstheme="minorBidi"/>
            <w:color w:val="auto"/>
            <w:sz w:val="22"/>
            <w:szCs w:val="22"/>
          </w:rPr>
          <w:tab/>
        </w:r>
        <w:r w:rsidRPr="00B40BBD" w:rsidDel="00B40BBD">
          <w:rPr>
            <w:rFonts w:cs="Arial"/>
            <w:sz w:val="22"/>
            <w:rPrChange w:id="1292" w:author="Seggelke, Klaus" w:date="2017-03-21T14:43:00Z">
              <w:rPr>
                <w:rStyle w:val="Hyperlink"/>
              </w:rPr>
            </w:rPrChange>
          </w:rPr>
          <w:delText>VNF Instantiation with active Element Management without traffic and failed EM configuration</w:delText>
        </w:r>
        <w:r w:rsidDel="00B40BBD">
          <w:rPr>
            <w:webHidden/>
          </w:rPr>
          <w:tab/>
        </w:r>
      </w:del>
      <w:del w:id="1293" w:author="Seggelke, Klaus" w:date="2017-03-21T10:29:00Z">
        <w:r w:rsidDel="00FA278F">
          <w:rPr>
            <w:webHidden/>
          </w:rPr>
          <w:delText>44</w:delText>
        </w:r>
      </w:del>
    </w:p>
    <w:p w:rsidR="00A57497" w:rsidDel="00B40BBD" w:rsidRDefault="00A57497">
      <w:pPr>
        <w:pStyle w:val="TOC1"/>
        <w:rPr>
          <w:del w:id="1294" w:author="Seggelke, Klaus" w:date="2017-03-21T14:43:00Z"/>
          <w:rFonts w:asciiTheme="minorHAnsi" w:eastAsiaTheme="minorEastAsia" w:hAnsiTheme="minorHAnsi" w:cstheme="minorBidi"/>
          <w:color w:val="auto"/>
          <w:sz w:val="22"/>
          <w:szCs w:val="22"/>
        </w:rPr>
      </w:pPr>
      <w:del w:id="1295" w:author="Seggelke, Klaus" w:date="2017-03-21T14:43:00Z">
        <w:r w:rsidRPr="00B40BBD" w:rsidDel="00B40BBD">
          <w:rPr>
            <w:rFonts w:cs="Arial"/>
            <w:sz w:val="22"/>
            <w:rPrChange w:id="1296" w:author="Seggelke, Klaus" w:date="2017-03-21T14:43:00Z">
              <w:rPr>
                <w:rStyle w:val="Hyperlink"/>
              </w:rPr>
            </w:rPrChange>
          </w:rPr>
          <w:delText>TC.VNF.STATE.INST.005</w:delText>
        </w:r>
        <w:r w:rsidDel="00B40BBD">
          <w:rPr>
            <w:rFonts w:asciiTheme="minorHAnsi" w:eastAsiaTheme="minorEastAsia" w:hAnsiTheme="minorHAnsi" w:cstheme="minorBidi"/>
            <w:color w:val="auto"/>
            <w:sz w:val="22"/>
            <w:szCs w:val="22"/>
          </w:rPr>
          <w:tab/>
        </w:r>
        <w:r w:rsidRPr="00B40BBD" w:rsidDel="00B40BBD">
          <w:rPr>
            <w:rFonts w:cs="Arial"/>
            <w:sz w:val="22"/>
            <w:rPrChange w:id="1297" w:author="Seggelke, Klaus" w:date="2017-03-21T14:43:00Z">
              <w:rPr>
                <w:rStyle w:val="Hyperlink"/>
              </w:rPr>
            </w:rPrChange>
          </w:rPr>
          <w:delText>VNF Instantiation with inactive Element Management without traffic</w:delText>
        </w:r>
        <w:r w:rsidDel="00B40BBD">
          <w:rPr>
            <w:webHidden/>
          </w:rPr>
          <w:tab/>
        </w:r>
      </w:del>
      <w:del w:id="1298" w:author="Seggelke, Klaus" w:date="2017-03-21T10:29:00Z">
        <w:r w:rsidDel="00FA278F">
          <w:rPr>
            <w:webHidden/>
          </w:rPr>
          <w:delText>45</w:delText>
        </w:r>
      </w:del>
    </w:p>
    <w:p w:rsidR="00A57497" w:rsidDel="00B40BBD" w:rsidRDefault="00A57497">
      <w:pPr>
        <w:pStyle w:val="TOC1"/>
        <w:rPr>
          <w:del w:id="1299" w:author="Seggelke, Klaus" w:date="2017-03-21T14:43:00Z"/>
          <w:rFonts w:asciiTheme="minorHAnsi" w:eastAsiaTheme="minorEastAsia" w:hAnsiTheme="minorHAnsi" w:cstheme="minorBidi"/>
          <w:color w:val="auto"/>
          <w:sz w:val="22"/>
          <w:szCs w:val="22"/>
        </w:rPr>
      </w:pPr>
      <w:del w:id="1300" w:author="Seggelke, Klaus" w:date="2017-03-21T14:43:00Z">
        <w:r w:rsidRPr="00B40BBD" w:rsidDel="00B40BBD">
          <w:rPr>
            <w:rFonts w:cs="Arial"/>
            <w:sz w:val="22"/>
            <w:rPrChange w:id="1301" w:author="Seggelke, Klaus" w:date="2017-03-21T14:43:00Z">
              <w:rPr>
                <w:rStyle w:val="Hyperlink"/>
              </w:rPr>
            </w:rPrChange>
          </w:rPr>
          <w:delText>TC.VNF.STATE.INST.007</w:delText>
        </w:r>
        <w:r w:rsidDel="00B40BBD">
          <w:rPr>
            <w:rFonts w:asciiTheme="minorHAnsi" w:eastAsiaTheme="minorEastAsia" w:hAnsiTheme="minorHAnsi" w:cstheme="minorBidi"/>
            <w:color w:val="auto"/>
            <w:sz w:val="22"/>
            <w:szCs w:val="22"/>
          </w:rPr>
          <w:tab/>
        </w:r>
        <w:r w:rsidRPr="00B40BBD" w:rsidDel="00B40BBD">
          <w:rPr>
            <w:rFonts w:cs="Arial"/>
            <w:sz w:val="22"/>
            <w:rPrChange w:id="1302" w:author="Seggelke, Klaus" w:date="2017-03-21T14:43:00Z">
              <w:rPr>
                <w:rStyle w:val="Hyperlink"/>
              </w:rPr>
            </w:rPrChange>
          </w:rPr>
          <w:delText>VNF Instantiation without Element Management or inactive Element Management with traffic</w:delText>
        </w:r>
        <w:r w:rsidDel="00B40BBD">
          <w:rPr>
            <w:webHidden/>
          </w:rPr>
          <w:tab/>
        </w:r>
      </w:del>
      <w:del w:id="1303" w:author="Seggelke, Klaus" w:date="2017-03-21T10:29:00Z">
        <w:r w:rsidDel="00FA278F">
          <w:rPr>
            <w:webHidden/>
          </w:rPr>
          <w:delText>45</w:delText>
        </w:r>
      </w:del>
    </w:p>
    <w:p w:rsidR="00A57497" w:rsidDel="00B40BBD" w:rsidRDefault="00A57497">
      <w:pPr>
        <w:pStyle w:val="TOC1"/>
        <w:rPr>
          <w:del w:id="1304" w:author="Seggelke, Klaus" w:date="2017-03-21T14:43:00Z"/>
          <w:rFonts w:asciiTheme="minorHAnsi" w:eastAsiaTheme="minorEastAsia" w:hAnsiTheme="minorHAnsi" w:cstheme="minorBidi"/>
          <w:color w:val="auto"/>
          <w:sz w:val="22"/>
          <w:szCs w:val="22"/>
        </w:rPr>
      </w:pPr>
      <w:del w:id="1305" w:author="Seggelke, Klaus" w:date="2017-03-21T14:43:00Z">
        <w:r w:rsidRPr="00B40BBD" w:rsidDel="00B40BBD">
          <w:rPr>
            <w:rFonts w:cs="Arial"/>
            <w:sz w:val="22"/>
            <w:rPrChange w:id="1306" w:author="Seggelke, Klaus" w:date="2017-03-21T14:43:00Z">
              <w:rPr>
                <w:rStyle w:val="Hyperlink"/>
              </w:rPr>
            </w:rPrChange>
          </w:rPr>
          <w:delText>TC.VNF.STATE.INST.008</w:delText>
        </w:r>
        <w:r w:rsidDel="00B40BBD">
          <w:rPr>
            <w:rFonts w:asciiTheme="minorHAnsi" w:eastAsiaTheme="minorEastAsia" w:hAnsiTheme="minorHAnsi" w:cstheme="minorBidi"/>
            <w:color w:val="auto"/>
            <w:sz w:val="22"/>
            <w:szCs w:val="22"/>
          </w:rPr>
          <w:tab/>
        </w:r>
        <w:r w:rsidRPr="00B40BBD" w:rsidDel="00B40BBD">
          <w:rPr>
            <w:rFonts w:cs="Arial"/>
            <w:sz w:val="22"/>
            <w:rPrChange w:id="1307" w:author="Seggelke, Klaus" w:date="2017-03-21T14:43:00Z">
              <w:rPr>
                <w:rStyle w:val="Hyperlink"/>
              </w:rPr>
            </w:rPrChange>
          </w:rPr>
          <w:delText>VNF Instantiation including active Element Management with traffic</w:delText>
        </w:r>
        <w:r w:rsidDel="00B40BBD">
          <w:rPr>
            <w:webHidden/>
          </w:rPr>
          <w:tab/>
        </w:r>
      </w:del>
      <w:del w:id="1308" w:author="Seggelke, Klaus" w:date="2017-03-21T10:29:00Z">
        <w:r w:rsidDel="00FA278F">
          <w:rPr>
            <w:webHidden/>
          </w:rPr>
          <w:delText>46</w:delText>
        </w:r>
      </w:del>
    </w:p>
    <w:p w:rsidR="00A57497" w:rsidDel="00B40BBD" w:rsidRDefault="00A57497">
      <w:pPr>
        <w:pStyle w:val="TOC1"/>
        <w:rPr>
          <w:del w:id="1309" w:author="Seggelke, Klaus" w:date="2017-03-21T14:43:00Z"/>
          <w:rFonts w:asciiTheme="minorHAnsi" w:eastAsiaTheme="minorEastAsia" w:hAnsiTheme="minorHAnsi" w:cstheme="minorBidi"/>
          <w:color w:val="auto"/>
          <w:sz w:val="22"/>
          <w:szCs w:val="22"/>
        </w:rPr>
      </w:pPr>
      <w:del w:id="1310" w:author="Seggelke, Klaus" w:date="2017-03-21T14:43:00Z">
        <w:r w:rsidRPr="00B40BBD" w:rsidDel="00B40BBD">
          <w:rPr>
            <w:rFonts w:cs="Arial"/>
            <w:sz w:val="22"/>
            <w:rPrChange w:id="1311" w:author="Seggelke, Klaus" w:date="2017-03-21T14:43:00Z">
              <w:rPr>
                <w:rStyle w:val="Hyperlink"/>
              </w:rPr>
            </w:rPrChange>
          </w:rPr>
          <w:delText>TC.VNF.STATE.INST.006</w:delText>
        </w:r>
        <w:r w:rsidDel="00B40BBD">
          <w:rPr>
            <w:rFonts w:asciiTheme="minorHAnsi" w:eastAsiaTheme="minorEastAsia" w:hAnsiTheme="minorHAnsi" w:cstheme="minorBidi"/>
            <w:color w:val="auto"/>
            <w:sz w:val="22"/>
            <w:szCs w:val="22"/>
          </w:rPr>
          <w:tab/>
        </w:r>
        <w:r w:rsidRPr="00B40BBD" w:rsidDel="00B40BBD">
          <w:rPr>
            <w:rFonts w:cs="Arial"/>
            <w:sz w:val="22"/>
            <w:rPrChange w:id="1312" w:author="Seggelke, Klaus" w:date="2017-03-21T14:43:00Z">
              <w:rPr>
                <w:rStyle w:val="Hyperlink"/>
              </w:rPr>
            </w:rPrChange>
          </w:rPr>
          <w:delText>VNF Instantiation Failure with missing required virtual resources</w:delText>
        </w:r>
        <w:r w:rsidDel="00B40BBD">
          <w:rPr>
            <w:webHidden/>
          </w:rPr>
          <w:tab/>
        </w:r>
      </w:del>
      <w:del w:id="1313" w:author="Seggelke, Klaus" w:date="2017-03-21T10:29:00Z">
        <w:r w:rsidDel="00FA278F">
          <w:rPr>
            <w:webHidden/>
          </w:rPr>
          <w:delText>47</w:delText>
        </w:r>
      </w:del>
    </w:p>
    <w:p w:rsidR="00A57497" w:rsidDel="00B40BBD" w:rsidRDefault="00A57497">
      <w:pPr>
        <w:pStyle w:val="TOC1"/>
        <w:rPr>
          <w:del w:id="1314" w:author="Seggelke, Klaus" w:date="2017-03-21T14:43:00Z"/>
          <w:rFonts w:asciiTheme="minorHAnsi" w:eastAsiaTheme="minorEastAsia" w:hAnsiTheme="minorHAnsi" w:cstheme="minorBidi"/>
          <w:color w:val="auto"/>
          <w:sz w:val="22"/>
          <w:szCs w:val="22"/>
        </w:rPr>
      </w:pPr>
      <w:del w:id="1315" w:author="Seggelke, Klaus" w:date="2017-03-21T14:43:00Z">
        <w:r w:rsidRPr="00B40BBD" w:rsidDel="00B40BBD">
          <w:rPr>
            <w:rFonts w:cs="Arial"/>
            <w:sz w:val="22"/>
            <w:rPrChange w:id="1316" w:author="Seggelke, Klaus" w:date="2017-03-21T14:43:00Z">
              <w:rPr>
                <w:rStyle w:val="Hyperlink"/>
              </w:rPr>
            </w:rPrChange>
          </w:rPr>
          <w:delText>TC.VNF.STATE.INST.006.1</w:delText>
        </w:r>
        <w:r w:rsidDel="00B40BBD">
          <w:rPr>
            <w:rFonts w:asciiTheme="minorHAnsi" w:eastAsiaTheme="minorEastAsia" w:hAnsiTheme="minorHAnsi" w:cstheme="minorBidi"/>
            <w:color w:val="auto"/>
            <w:sz w:val="22"/>
            <w:szCs w:val="22"/>
          </w:rPr>
          <w:tab/>
        </w:r>
        <w:r w:rsidRPr="00B40BBD" w:rsidDel="00B40BBD">
          <w:rPr>
            <w:rFonts w:cs="Arial"/>
            <w:sz w:val="22"/>
            <w:rPrChange w:id="1317" w:author="Seggelke, Klaus" w:date="2017-03-21T14:43:00Z">
              <w:rPr>
                <w:rStyle w:val="Hyperlink"/>
              </w:rPr>
            </w:rPrChange>
          </w:rPr>
          <w:delText>VNF Instantiation Failure with missing required virtual resources “Incompatible vCPU type”</w:delText>
        </w:r>
        <w:r w:rsidDel="00B40BBD">
          <w:rPr>
            <w:webHidden/>
          </w:rPr>
          <w:tab/>
        </w:r>
      </w:del>
      <w:del w:id="1318" w:author="Seggelke, Klaus" w:date="2017-03-21T10:29:00Z">
        <w:r w:rsidDel="00FA278F">
          <w:rPr>
            <w:webHidden/>
          </w:rPr>
          <w:delText>48</w:delText>
        </w:r>
      </w:del>
    </w:p>
    <w:p w:rsidR="00A57497" w:rsidDel="00B40BBD" w:rsidRDefault="00A57497">
      <w:pPr>
        <w:pStyle w:val="TOC1"/>
        <w:rPr>
          <w:del w:id="1319" w:author="Seggelke, Klaus" w:date="2017-03-21T14:43:00Z"/>
          <w:rFonts w:asciiTheme="minorHAnsi" w:eastAsiaTheme="minorEastAsia" w:hAnsiTheme="minorHAnsi" w:cstheme="minorBidi"/>
          <w:color w:val="auto"/>
          <w:sz w:val="22"/>
          <w:szCs w:val="22"/>
        </w:rPr>
      </w:pPr>
      <w:del w:id="1320" w:author="Seggelke, Klaus" w:date="2017-03-21T14:43:00Z">
        <w:r w:rsidRPr="00B40BBD" w:rsidDel="00B40BBD">
          <w:rPr>
            <w:rFonts w:cs="Arial"/>
            <w:sz w:val="22"/>
            <w:rPrChange w:id="1321" w:author="Seggelke, Klaus" w:date="2017-03-21T14:43:00Z">
              <w:rPr>
                <w:rStyle w:val="Hyperlink"/>
              </w:rPr>
            </w:rPrChange>
          </w:rPr>
          <w:delText>TC.VNF.STATE.INST.006.2</w:delText>
        </w:r>
        <w:r w:rsidDel="00B40BBD">
          <w:rPr>
            <w:rFonts w:asciiTheme="minorHAnsi" w:eastAsiaTheme="minorEastAsia" w:hAnsiTheme="minorHAnsi" w:cstheme="minorBidi"/>
            <w:color w:val="auto"/>
            <w:sz w:val="22"/>
            <w:szCs w:val="22"/>
          </w:rPr>
          <w:tab/>
        </w:r>
        <w:r w:rsidRPr="00B40BBD" w:rsidDel="00B40BBD">
          <w:rPr>
            <w:rFonts w:cs="Arial"/>
            <w:sz w:val="22"/>
            <w:rPrChange w:id="1322" w:author="Seggelke, Klaus" w:date="2017-03-21T14:43:00Z">
              <w:rPr>
                <w:rStyle w:val="Hyperlink"/>
              </w:rPr>
            </w:rPrChange>
          </w:rPr>
          <w:delText>VNF Instantiation Failure with missing required virtual resources “Instructions sets”</w:delText>
        </w:r>
        <w:r w:rsidDel="00B40BBD">
          <w:rPr>
            <w:webHidden/>
          </w:rPr>
          <w:tab/>
        </w:r>
      </w:del>
      <w:del w:id="1323" w:author="Seggelke, Klaus" w:date="2017-03-21T10:29:00Z">
        <w:r w:rsidDel="00FA278F">
          <w:rPr>
            <w:webHidden/>
          </w:rPr>
          <w:delText>48</w:delText>
        </w:r>
      </w:del>
    </w:p>
    <w:p w:rsidR="00A57497" w:rsidDel="00B40BBD" w:rsidRDefault="00A57497">
      <w:pPr>
        <w:pStyle w:val="TOC1"/>
        <w:rPr>
          <w:del w:id="1324" w:author="Seggelke, Klaus" w:date="2017-03-21T14:43:00Z"/>
          <w:rFonts w:asciiTheme="minorHAnsi" w:eastAsiaTheme="minorEastAsia" w:hAnsiTheme="minorHAnsi" w:cstheme="minorBidi"/>
          <w:color w:val="auto"/>
          <w:sz w:val="22"/>
          <w:szCs w:val="22"/>
        </w:rPr>
      </w:pPr>
      <w:del w:id="1325" w:author="Seggelke, Klaus" w:date="2017-03-21T14:43:00Z">
        <w:r w:rsidRPr="00B40BBD" w:rsidDel="00B40BBD">
          <w:rPr>
            <w:rFonts w:cs="Arial"/>
            <w:sz w:val="22"/>
            <w:rPrChange w:id="1326" w:author="Seggelke, Klaus" w:date="2017-03-21T14:43:00Z">
              <w:rPr>
                <w:rStyle w:val="Hyperlink"/>
              </w:rPr>
            </w:rPrChange>
          </w:rPr>
          <w:delText>TC.VNF.STATE.INST.006.3</w:delText>
        </w:r>
        <w:r w:rsidDel="00B40BBD">
          <w:rPr>
            <w:rFonts w:asciiTheme="minorHAnsi" w:eastAsiaTheme="minorEastAsia" w:hAnsiTheme="minorHAnsi" w:cstheme="minorBidi"/>
            <w:color w:val="auto"/>
            <w:sz w:val="22"/>
            <w:szCs w:val="22"/>
          </w:rPr>
          <w:tab/>
        </w:r>
        <w:r w:rsidRPr="00B40BBD" w:rsidDel="00B40BBD">
          <w:rPr>
            <w:rFonts w:cs="Arial"/>
            <w:sz w:val="22"/>
            <w:rPrChange w:id="1327" w:author="Seggelke, Klaus" w:date="2017-03-21T14:43:00Z">
              <w:rPr>
                <w:rStyle w:val="Hyperlink"/>
              </w:rPr>
            </w:rPrChange>
          </w:rPr>
          <w:delText>VNF Instantiation Failure with missing required virtual resources “Specialized vNIC”</w:delText>
        </w:r>
        <w:r w:rsidDel="00B40BBD">
          <w:rPr>
            <w:webHidden/>
          </w:rPr>
          <w:tab/>
        </w:r>
      </w:del>
      <w:del w:id="1328" w:author="Seggelke, Klaus" w:date="2017-03-21T10:29:00Z">
        <w:r w:rsidDel="00FA278F">
          <w:rPr>
            <w:webHidden/>
          </w:rPr>
          <w:delText>49</w:delText>
        </w:r>
      </w:del>
    </w:p>
    <w:p w:rsidR="00A57497" w:rsidDel="00B40BBD" w:rsidRDefault="00A57497">
      <w:pPr>
        <w:pStyle w:val="TOC1"/>
        <w:rPr>
          <w:del w:id="1329" w:author="Seggelke, Klaus" w:date="2017-03-21T14:43:00Z"/>
          <w:rFonts w:asciiTheme="minorHAnsi" w:eastAsiaTheme="minorEastAsia" w:hAnsiTheme="minorHAnsi" w:cstheme="minorBidi"/>
          <w:color w:val="auto"/>
          <w:sz w:val="22"/>
          <w:szCs w:val="22"/>
        </w:rPr>
      </w:pPr>
      <w:del w:id="1330" w:author="Seggelke, Klaus" w:date="2017-03-21T14:43:00Z">
        <w:r w:rsidRPr="00B40BBD" w:rsidDel="00B40BBD">
          <w:rPr>
            <w:rFonts w:cs="Arial"/>
            <w:sz w:val="22"/>
            <w:rPrChange w:id="1331" w:author="Seggelke, Klaus" w:date="2017-03-21T14:43:00Z">
              <w:rPr>
                <w:rStyle w:val="Hyperlink"/>
              </w:rPr>
            </w:rPrChange>
          </w:rPr>
          <w:delText>TC.VNF.STATE.INST.006.4</w:delText>
        </w:r>
        <w:r w:rsidDel="00B40BBD">
          <w:rPr>
            <w:rFonts w:asciiTheme="minorHAnsi" w:eastAsiaTheme="minorEastAsia" w:hAnsiTheme="minorHAnsi" w:cstheme="minorBidi"/>
            <w:color w:val="auto"/>
            <w:sz w:val="22"/>
            <w:szCs w:val="22"/>
          </w:rPr>
          <w:tab/>
        </w:r>
        <w:r w:rsidRPr="00B40BBD" w:rsidDel="00B40BBD">
          <w:rPr>
            <w:rFonts w:cs="Arial"/>
            <w:sz w:val="22"/>
            <w:rPrChange w:id="1332" w:author="Seggelke, Klaus" w:date="2017-03-21T14:43:00Z">
              <w:rPr>
                <w:rStyle w:val="Hyperlink"/>
              </w:rPr>
            </w:rPrChange>
          </w:rPr>
          <w:delText>VNF Instantiation Failure with missing required virtual resources “Hardware Acceleration, e.g. DPDK, SRIOV”</w:delText>
        </w:r>
        <w:r w:rsidDel="00B40BBD">
          <w:rPr>
            <w:webHidden/>
          </w:rPr>
          <w:tab/>
        </w:r>
      </w:del>
      <w:del w:id="1333" w:author="Seggelke, Klaus" w:date="2017-03-21T10:29:00Z">
        <w:r w:rsidDel="00FA278F">
          <w:rPr>
            <w:webHidden/>
          </w:rPr>
          <w:delText>49</w:delText>
        </w:r>
      </w:del>
    </w:p>
    <w:p w:rsidR="00A57497" w:rsidDel="00B40BBD" w:rsidRDefault="00A57497">
      <w:pPr>
        <w:pStyle w:val="TOC1"/>
        <w:rPr>
          <w:del w:id="1334" w:author="Seggelke, Klaus" w:date="2017-03-21T14:43:00Z"/>
          <w:rFonts w:asciiTheme="minorHAnsi" w:eastAsiaTheme="minorEastAsia" w:hAnsiTheme="minorHAnsi" w:cstheme="minorBidi"/>
          <w:color w:val="auto"/>
          <w:sz w:val="22"/>
          <w:szCs w:val="22"/>
        </w:rPr>
      </w:pPr>
      <w:del w:id="1335" w:author="Seggelke, Klaus" w:date="2017-03-21T14:43:00Z">
        <w:r w:rsidRPr="00B40BBD" w:rsidDel="00B40BBD">
          <w:rPr>
            <w:rFonts w:cs="Arial"/>
            <w:sz w:val="22"/>
            <w:rPrChange w:id="1336" w:author="Seggelke, Klaus" w:date="2017-03-21T14:43:00Z">
              <w:rPr>
                <w:rStyle w:val="Hyperlink"/>
              </w:rPr>
            </w:rPrChange>
          </w:rPr>
          <w:delText>TC.VNF.STATE.INST.006.5</w:delText>
        </w:r>
        <w:r w:rsidDel="00B40BBD">
          <w:rPr>
            <w:rFonts w:asciiTheme="minorHAnsi" w:eastAsiaTheme="minorEastAsia" w:hAnsiTheme="minorHAnsi" w:cstheme="minorBidi"/>
            <w:color w:val="auto"/>
            <w:sz w:val="22"/>
            <w:szCs w:val="22"/>
          </w:rPr>
          <w:tab/>
        </w:r>
        <w:r w:rsidRPr="00B40BBD" w:rsidDel="00B40BBD">
          <w:rPr>
            <w:rFonts w:cs="Arial"/>
            <w:sz w:val="22"/>
            <w:rPrChange w:id="1337" w:author="Seggelke, Klaus" w:date="2017-03-21T14:43:00Z">
              <w:rPr>
                <w:rStyle w:val="Hyperlink"/>
              </w:rPr>
            </w:rPrChange>
          </w:rPr>
          <w:delText>VNF Instantiation Failure with missing required virtual resources “vMemory size”</w:delText>
        </w:r>
        <w:r w:rsidDel="00B40BBD">
          <w:rPr>
            <w:webHidden/>
          </w:rPr>
          <w:tab/>
        </w:r>
      </w:del>
      <w:del w:id="1338" w:author="Seggelke, Klaus" w:date="2017-03-21T10:29:00Z">
        <w:r w:rsidDel="00FA278F">
          <w:rPr>
            <w:webHidden/>
          </w:rPr>
          <w:delText>50</w:delText>
        </w:r>
      </w:del>
    </w:p>
    <w:p w:rsidR="00A57497" w:rsidDel="00B40BBD" w:rsidRDefault="00A57497">
      <w:pPr>
        <w:pStyle w:val="TOC1"/>
        <w:rPr>
          <w:del w:id="1339" w:author="Seggelke, Klaus" w:date="2017-03-21T14:43:00Z"/>
          <w:rFonts w:asciiTheme="minorHAnsi" w:eastAsiaTheme="minorEastAsia" w:hAnsiTheme="minorHAnsi" w:cstheme="minorBidi"/>
          <w:color w:val="auto"/>
          <w:sz w:val="22"/>
          <w:szCs w:val="22"/>
        </w:rPr>
      </w:pPr>
      <w:del w:id="1340" w:author="Seggelke, Klaus" w:date="2017-03-21T14:43:00Z">
        <w:r w:rsidRPr="00B40BBD" w:rsidDel="00B40BBD">
          <w:rPr>
            <w:rFonts w:cs="Arial"/>
            <w:sz w:val="22"/>
            <w:rPrChange w:id="1341" w:author="Seggelke, Klaus" w:date="2017-03-21T14:43:00Z">
              <w:rPr>
                <w:rStyle w:val="Hyperlink"/>
              </w:rPr>
            </w:rPrChange>
          </w:rPr>
          <w:delText>TC.VNF.STATE.INST.006.6</w:delText>
        </w:r>
        <w:r w:rsidDel="00B40BBD">
          <w:rPr>
            <w:rFonts w:asciiTheme="minorHAnsi" w:eastAsiaTheme="minorEastAsia" w:hAnsiTheme="minorHAnsi" w:cstheme="minorBidi"/>
            <w:color w:val="auto"/>
            <w:sz w:val="22"/>
            <w:szCs w:val="22"/>
          </w:rPr>
          <w:tab/>
        </w:r>
        <w:r w:rsidRPr="00B40BBD" w:rsidDel="00B40BBD">
          <w:rPr>
            <w:rFonts w:cs="Arial"/>
            <w:sz w:val="22"/>
            <w:rPrChange w:id="1342" w:author="Seggelke, Klaus" w:date="2017-03-21T14:43:00Z">
              <w:rPr>
                <w:rStyle w:val="Hyperlink"/>
              </w:rPr>
            </w:rPrChange>
          </w:rPr>
          <w:delText>VNF Instantiation Failure with missing required virtual resources “vStorage type”</w:delText>
        </w:r>
        <w:r w:rsidDel="00B40BBD">
          <w:rPr>
            <w:webHidden/>
          </w:rPr>
          <w:tab/>
        </w:r>
      </w:del>
      <w:del w:id="1343" w:author="Seggelke, Klaus" w:date="2017-03-21T10:29:00Z">
        <w:r w:rsidDel="00FA278F">
          <w:rPr>
            <w:webHidden/>
          </w:rPr>
          <w:delText>50</w:delText>
        </w:r>
      </w:del>
    </w:p>
    <w:p w:rsidR="00A57497" w:rsidDel="00B40BBD" w:rsidRDefault="00A57497">
      <w:pPr>
        <w:pStyle w:val="TOC1"/>
        <w:rPr>
          <w:del w:id="1344" w:author="Seggelke, Klaus" w:date="2017-03-21T14:43:00Z"/>
          <w:rFonts w:asciiTheme="minorHAnsi" w:eastAsiaTheme="minorEastAsia" w:hAnsiTheme="minorHAnsi" w:cstheme="minorBidi"/>
          <w:color w:val="auto"/>
          <w:sz w:val="22"/>
          <w:szCs w:val="22"/>
        </w:rPr>
      </w:pPr>
      <w:del w:id="1345" w:author="Seggelke, Klaus" w:date="2017-03-21T14:43:00Z">
        <w:r w:rsidRPr="00B40BBD" w:rsidDel="00B40BBD">
          <w:rPr>
            <w:rFonts w:cs="Arial"/>
            <w:sz w:val="22"/>
            <w:rPrChange w:id="1346" w:author="Seggelke, Klaus" w:date="2017-03-21T14:43:00Z">
              <w:rPr>
                <w:rStyle w:val="Hyperlink"/>
              </w:rPr>
            </w:rPrChange>
          </w:rPr>
          <w:delText>TC.VNF.STATE.INST.006.7</w:delText>
        </w:r>
        <w:r w:rsidDel="00B40BBD">
          <w:rPr>
            <w:rFonts w:asciiTheme="minorHAnsi" w:eastAsiaTheme="minorEastAsia" w:hAnsiTheme="minorHAnsi" w:cstheme="minorBidi"/>
            <w:color w:val="auto"/>
            <w:sz w:val="22"/>
            <w:szCs w:val="22"/>
          </w:rPr>
          <w:tab/>
        </w:r>
        <w:r w:rsidRPr="00B40BBD" w:rsidDel="00B40BBD">
          <w:rPr>
            <w:rFonts w:cs="Arial"/>
            <w:sz w:val="22"/>
            <w:rPrChange w:id="1347" w:author="Seggelke, Klaus" w:date="2017-03-21T14:43:00Z">
              <w:rPr>
                <w:rStyle w:val="Hyperlink"/>
              </w:rPr>
            </w:rPrChange>
          </w:rPr>
          <w:delText>VNF Instantiation Failure with missing required virtual resources “vStorage size”</w:delText>
        </w:r>
        <w:r w:rsidDel="00B40BBD">
          <w:rPr>
            <w:webHidden/>
          </w:rPr>
          <w:tab/>
        </w:r>
      </w:del>
      <w:del w:id="1348" w:author="Seggelke, Klaus" w:date="2017-03-21T10:29:00Z">
        <w:r w:rsidDel="00FA278F">
          <w:rPr>
            <w:webHidden/>
          </w:rPr>
          <w:delText>51</w:delText>
        </w:r>
      </w:del>
    </w:p>
    <w:p w:rsidR="00A57497" w:rsidDel="00B40BBD" w:rsidRDefault="00A57497">
      <w:pPr>
        <w:pStyle w:val="TOC1"/>
        <w:rPr>
          <w:del w:id="1349" w:author="Seggelke, Klaus" w:date="2017-03-21T14:43:00Z"/>
          <w:rFonts w:asciiTheme="minorHAnsi" w:eastAsiaTheme="minorEastAsia" w:hAnsiTheme="minorHAnsi" w:cstheme="minorBidi"/>
          <w:color w:val="auto"/>
          <w:sz w:val="22"/>
          <w:szCs w:val="22"/>
        </w:rPr>
      </w:pPr>
      <w:del w:id="1350" w:author="Seggelke, Klaus" w:date="2017-03-21T14:43:00Z">
        <w:r w:rsidRPr="00B40BBD" w:rsidDel="00B40BBD">
          <w:rPr>
            <w:rFonts w:cs="Arial"/>
            <w:sz w:val="22"/>
            <w:rPrChange w:id="1351" w:author="Seggelke, Klaus" w:date="2017-03-21T14:43:00Z">
              <w:rPr>
                <w:rStyle w:val="Hyperlink"/>
              </w:rPr>
            </w:rPrChange>
          </w:rPr>
          <w:delText>TC.VNF.STATE.INST.006.8</w:delText>
        </w:r>
        <w:r w:rsidDel="00B40BBD">
          <w:rPr>
            <w:rFonts w:asciiTheme="minorHAnsi" w:eastAsiaTheme="minorEastAsia" w:hAnsiTheme="minorHAnsi" w:cstheme="minorBidi"/>
            <w:color w:val="auto"/>
            <w:sz w:val="22"/>
            <w:szCs w:val="22"/>
          </w:rPr>
          <w:tab/>
        </w:r>
        <w:r w:rsidRPr="00B40BBD" w:rsidDel="00B40BBD">
          <w:rPr>
            <w:rFonts w:cs="Arial"/>
            <w:sz w:val="22"/>
            <w:rPrChange w:id="1352" w:author="Seggelke, Klaus" w:date="2017-03-21T14:43:00Z">
              <w:rPr>
                <w:rStyle w:val="Hyperlink"/>
              </w:rPr>
            </w:rPrChange>
          </w:rPr>
          <w:delText>VNF Instantiation Failure with missing required virtual resources “vCPU counts”</w:delText>
        </w:r>
        <w:r w:rsidDel="00B40BBD">
          <w:rPr>
            <w:webHidden/>
          </w:rPr>
          <w:tab/>
        </w:r>
      </w:del>
      <w:del w:id="1353" w:author="Seggelke, Klaus" w:date="2017-03-21T10:29:00Z">
        <w:r w:rsidDel="00FA278F">
          <w:rPr>
            <w:webHidden/>
          </w:rPr>
          <w:delText>51</w:delText>
        </w:r>
      </w:del>
    </w:p>
    <w:p w:rsidR="00A57497" w:rsidDel="00B40BBD" w:rsidRDefault="00A57497">
      <w:pPr>
        <w:pStyle w:val="TOC1"/>
        <w:rPr>
          <w:del w:id="1354" w:author="Seggelke, Klaus" w:date="2017-03-21T14:43:00Z"/>
          <w:rFonts w:asciiTheme="minorHAnsi" w:eastAsiaTheme="minorEastAsia" w:hAnsiTheme="minorHAnsi" w:cstheme="minorBidi"/>
          <w:color w:val="auto"/>
          <w:sz w:val="22"/>
          <w:szCs w:val="22"/>
        </w:rPr>
      </w:pPr>
      <w:del w:id="1355" w:author="Seggelke, Klaus" w:date="2017-03-21T14:43:00Z">
        <w:r w:rsidRPr="00B40BBD" w:rsidDel="00B40BBD">
          <w:rPr>
            <w:rFonts w:cs="Arial"/>
            <w:sz w:val="22"/>
            <w:rPrChange w:id="1356" w:author="Seggelke, Klaus" w:date="2017-03-21T14:43:00Z">
              <w:rPr>
                <w:rStyle w:val="Hyperlink"/>
              </w:rPr>
            </w:rPrChange>
          </w:rPr>
          <w:delText>TC.VNF.STATE.START.001</w:delText>
        </w:r>
        <w:r w:rsidDel="00B40BBD">
          <w:rPr>
            <w:rFonts w:asciiTheme="minorHAnsi" w:eastAsiaTheme="minorEastAsia" w:hAnsiTheme="minorHAnsi" w:cstheme="minorBidi"/>
            <w:color w:val="auto"/>
            <w:sz w:val="22"/>
            <w:szCs w:val="22"/>
          </w:rPr>
          <w:tab/>
        </w:r>
        <w:r w:rsidRPr="00B40BBD" w:rsidDel="00B40BBD">
          <w:rPr>
            <w:rFonts w:cs="Arial"/>
            <w:sz w:val="22"/>
            <w:rPrChange w:id="1357" w:author="Seggelke, Klaus" w:date="2017-03-21T14:43:00Z">
              <w:rPr>
                <w:rStyle w:val="Hyperlink"/>
              </w:rPr>
            </w:rPrChange>
          </w:rPr>
          <w:delText>VNF Start without traffic load</w:delText>
        </w:r>
        <w:r w:rsidDel="00B40BBD">
          <w:rPr>
            <w:webHidden/>
          </w:rPr>
          <w:tab/>
        </w:r>
      </w:del>
      <w:del w:id="1358" w:author="Seggelke, Klaus" w:date="2017-03-21T10:29:00Z">
        <w:r w:rsidDel="00FA278F">
          <w:rPr>
            <w:webHidden/>
          </w:rPr>
          <w:delText>52</w:delText>
        </w:r>
      </w:del>
    </w:p>
    <w:p w:rsidR="00A57497" w:rsidDel="00B40BBD" w:rsidRDefault="00A57497">
      <w:pPr>
        <w:pStyle w:val="TOC1"/>
        <w:rPr>
          <w:del w:id="1359" w:author="Seggelke, Klaus" w:date="2017-03-21T14:43:00Z"/>
          <w:rFonts w:asciiTheme="minorHAnsi" w:eastAsiaTheme="minorEastAsia" w:hAnsiTheme="minorHAnsi" w:cstheme="minorBidi"/>
          <w:color w:val="auto"/>
          <w:sz w:val="22"/>
          <w:szCs w:val="22"/>
        </w:rPr>
      </w:pPr>
      <w:del w:id="1360" w:author="Seggelke, Klaus" w:date="2017-03-21T14:43:00Z">
        <w:r w:rsidRPr="00B40BBD" w:rsidDel="00B40BBD">
          <w:rPr>
            <w:rFonts w:cs="Arial"/>
            <w:sz w:val="22"/>
            <w:rPrChange w:id="1361" w:author="Seggelke, Klaus" w:date="2017-03-21T14:43:00Z">
              <w:rPr>
                <w:rStyle w:val="Hyperlink"/>
              </w:rPr>
            </w:rPrChange>
          </w:rPr>
          <w:delText>TC.VNF.STATE.START.002</w:delText>
        </w:r>
        <w:r w:rsidDel="00B40BBD">
          <w:rPr>
            <w:rFonts w:asciiTheme="minorHAnsi" w:eastAsiaTheme="minorEastAsia" w:hAnsiTheme="minorHAnsi" w:cstheme="minorBidi"/>
            <w:color w:val="auto"/>
            <w:sz w:val="22"/>
            <w:szCs w:val="22"/>
          </w:rPr>
          <w:tab/>
        </w:r>
        <w:r w:rsidRPr="00B40BBD" w:rsidDel="00B40BBD">
          <w:rPr>
            <w:rFonts w:cs="Arial"/>
            <w:sz w:val="22"/>
            <w:rPrChange w:id="1362" w:author="Seggelke, Klaus" w:date="2017-03-21T14:43:00Z">
              <w:rPr>
                <w:rStyle w:val="Hyperlink"/>
              </w:rPr>
            </w:rPrChange>
          </w:rPr>
          <w:delText>VNF Start under low traffic load and measure start time</w:delText>
        </w:r>
        <w:r w:rsidDel="00B40BBD">
          <w:rPr>
            <w:webHidden/>
          </w:rPr>
          <w:tab/>
        </w:r>
      </w:del>
      <w:del w:id="1363" w:author="Seggelke, Klaus" w:date="2017-03-21T10:29:00Z">
        <w:r w:rsidDel="00FA278F">
          <w:rPr>
            <w:webHidden/>
          </w:rPr>
          <w:delText>53</w:delText>
        </w:r>
      </w:del>
    </w:p>
    <w:p w:rsidR="00A57497" w:rsidDel="00B40BBD" w:rsidRDefault="00A57497">
      <w:pPr>
        <w:pStyle w:val="TOC1"/>
        <w:rPr>
          <w:del w:id="1364" w:author="Seggelke, Klaus" w:date="2017-03-21T14:43:00Z"/>
          <w:rFonts w:asciiTheme="minorHAnsi" w:eastAsiaTheme="minorEastAsia" w:hAnsiTheme="minorHAnsi" w:cstheme="minorBidi"/>
          <w:color w:val="auto"/>
          <w:sz w:val="22"/>
          <w:szCs w:val="22"/>
        </w:rPr>
      </w:pPr>
      <w:del w:id="1365" w:author="Seggelke, Klaus" w:date="2017-03-21T14:43:00Z">
        <w:r w:rsidRPr="00B40BBD" w:rsidDel="00B40BBD">
          <w:rPr>
            <w:rFonts w:cs="Arial"/>
            <w:sz w:val="22"/>
            <w:rPrChange w:id="1366" w:author="Seggelke, Klaus" w:date="2017-03-21T14:43:00Z">
              <w:rPr>
                <w:rStyle w:val="Hyperlink"/>
              </w:rPr>
            </w:rPrChange>
          </w:rPr>
          <w:delText>TC.VNF.STATE.START.004</w:delText>
        </w:r>
        <w:r w:rsidDel="00B40BBD">
          <w:rPr>
            <w:rFonts w:asciiTheme="minorHAnsi" w:eastAsiaTheme="minorEastAsia" w:hAnsiTheme="minorHAnsi" w:cstheme="minorBidi"/>
            <w:color w:val="auto"/>
            <w:sz w:val="22"/>
            <w:szCs w:val="22"/>
          </w:rPr>
          <w:tab/>
        </w:r>
        <w:r w:rsidRPr="00B40BBD" w:rsidDel="00B40BBD">
          <w:rPr>
            <w:rFonts w:cs="Arial"/>
            <w:sz w:val="22"/>
            <w:rPrChange w:id="1367" w:author="Seggelke, Klaus" w:date="2017-03-21T14:43:00Z">
              <w:rPr>
                <w:rStyle w:val="Hyperlink"/>
              </w:rPr>
            </w:rPrChange>
          </w:rPr>
          <w:delText>VNF Start with normal traffic load and measure start time</w:delText>
        </w:r>
        <w:r w:rsidDel="00B40BBD">
          <w:rPr>
            <w:webHidden/>
          </w:rPr>
          <w:tab/>
        </w:r>
      </w:del>
      <w:del w:id="1368" w:author="Seggelke, Klaus" w:date="2017-03-21T10:29:00Z">
        <w:r w:rsidDel="00FA278F">
          <w:rPr>
            <w:webHidden/>
          </w:rPr>
          <w:delText>53</w:delText>
        </w:r>
      </w:del>
    </w:p>
    <w:p w:rsidR="00A57497" w:rsidDel="00B40BBD" w:rsidRDefault="00A57497">
      <w:pPr>
        <w:pStyle w:val="TOC1"/>
        <w:rPr>
          <w:del w:id="1369" w:author="Seggelke, Klaus" w:date="2017-03-21T14:43:00Z"/>
          <w:rFonts w:asciiTheme="minorHAnsi" w:eastAsiaTheme="minorEastAsia" w:hAnsiTheme="minorHAnsi" w:cstheme="minorBidi"/>
          <w:color w:val="auto"/>
          <w:sz w:val="22"/>
          <w:szCs w:val="22"/>
        </w:rPr>
      </w:pPr>
      <w:del w:id="1370" w:author="Seggelke, Klaus" w:date="2017-03-21T14:43:00Z">
        <w:r w:rsidRPr="00B40BBD" w:rsidDel="00B40BBD">
          <w:rPr>
            <w:rFonts w:cs="Arial"/>
            <w:sz w:val="22"/>
            <w:rPrChange w:id="1371" w:author="Seggelke, Klaus" w:date="2017-03-21T14:43:00Z">
              <w:rPr>
                <w:rStyle w:val="Hyperlink"/>
              </w:rPr>
            </w:rPrChange>
          </w:rPr>
          <w:delText>TC.VNF.STATE.STOP.001</w:delText>
        </w:r>
        <w:r w:rsidDel="00B40BBD">
          <w:rPr>
            <w:rFonts w:asciiTheme="minorHAnsi" w:eastAsiaTheme="minorEastAsia" w:hAnsiTheme="minorHAnsi" w:cstheme="minorBidi"/>
            <w:color w:val="auto"/>
            <w:sz w:val="22"/>
            <w:szCs w:val="22"/>
          </w:rPr>
          <w:tab/>
        </w:r>
        <w:r w:rsidRPr="00B40BBD" w:rsidDel="00B40BBD">
          <w:rPr>
            <w:rFonts w:cs="Arial"/>
            <w:sz w:val="22"/>
            <w:rPrChange w:id="1372" w:author="Seggelke, Klaus" w:date="2017-03-21T14:43:00Z">
              <w:rPr>
                <w:rStyle w:val="Hyperlink"/>
              </w:rPr>
            </w:rPrChange>
          </w:rPr>
          <w:delText>VNF Stop without traffic load and measure stop time</w:delText>
        </w:r>
        <w:r w:rsidDel="00B40BBD">
          <w:rPr>
            <w:webHidden/>
          </w:rPr>
          <w:tab/>
        </w:r>
      </w:del>
      <w:del w:id="1373" w:author="Seggelke, Klaus" w:date="2017-03-21T10:29:00Z">
        <w:r w:rsidDel="00FA278F">
          <w:rPr>
            <w:webHidden/>
          </w:rPr>
          <w:delText>54</w:delText>
        </w:r>
      </w:del>
    </w:p>
    <w:p w:rsidR="00A57497" w:rsidDel="00B40BBD" w:rsidRDefault="00A57497">
      <w:pPr>
        <w:pStyle w:val="TOC1"/>
        <w:rPr>
          <w:del w:id="1374" w:author="Seggelke, Klaus" w:date="2017-03-21T14:43:00Z"/>
          <w:rFonts w:asciiTheme="minorHAnsi" w:eastAsiaTheme="minorEastAsia" w:hAnsiTheme="minorHAnsi" w:cstheme="minorBidi"/>
          <w:color w:val="auto"/>
          <w:sz w:val="22"/>
          <w:szCs w:val="22"/>
        </w:rPr>
      </w:pPr>
      <w:del w:id="1375" w:author="Seggelke, Klaus" w:date="2017-03-21T14:43:00Z">
        <w:r w:rsidRPr="00B40BBD" w:rsidDel="00B40BBD">
          <w:rPr>
            <w:rFonts w:cs="Arial"/>
            <w:sz w:val="22"/>
            <w:rPrChange w:id="1376" w:author="Seggelke, Klaus" w:date="2017-03-21T14:43:00Z">
              <w:rPr>
                <w:rStyle w:val="Hyperlink"/>
              </w:rPr>
            </w:rPrChange>
          </w:rPr>
          <w:delText>TC.VNF.STATE.STOP.002</w:delText>
        </w:r>
        <w:r w:rsidDel="00B40BBD">
          <w:rPr>
            <w:rFonts w:asciiTheme="minorHAnsi" w:eastAsiaTheme="minorEastAsia" w:hAnsiTheme="minorHAnsi" w:cstheme="minorBidi"/>
            <w:color w:val="auto"/>
            <w:sz w:val="22"/>
            <w:szCs w:val="22"/>
          </w:rPr>
          <w:tab/>
        </w:r>
        <w:r w:rsidRPr="00B40BBD" w:rsidDel="00B40BBD">
          <w:rPr>
            <w:rFonts w:cs="Arial"/>
            <w:sz w:val="22"/>
            <w:rPrChange w:id="1377" w:author="Seggelke, Klaus" w:date="2017-03-21T14:43:00Z">
              <w:rPr>
                <w:rStyle w:val="Hyperlink"/>
              </w:rPr>
            </w:rPrChange>
          </w:rPr>
          <w:delText>VNF Stop with low traffic load and measure stop time</w:delText>
        </w:r>
        <w:r w:rsidDel="00B40BBD">
          <w:rPr>
            <w:webHidden/>
          </w:rPr>
          <w:tab/>
        </w:r>
      </w:del>
      <w:del w:id="1378" w:author="Seggelke, Klaus" w:date="2017-03-21T10:29:00Z">
        <w:r w:rsidDel="00FA278F">
          <w:rPr>
            <w:webHidden/>
          </w:rPr>
          <w:delText>55</w:delText>
        </w:r>
      </w:del>
    </w:p>
    <w:p w:rsidR="00A57497" w:rsidDel="00B40BBD" w:rsidRDefault="00A57497">
      <w:pPr>
        <w:pStyle w:val="TOC1"/>
        <w:rPr>
          <w:del w:id="1379" w:author="Seggelke, Klaus" w:date="2017-03-21T14:43:00Z"/>
          <w:rFonts w:asciiTheme="minorHAnsi" w:eastAsiaTheme="minorEastAsia" w:hAnsiTheme="minorHAnsi" w:cstheme="minorBidi"/>
          <w:color w:val="auto"/>
          <w:sz w:val="22"/>
          <w:szCs w:val="22"/>
        </w:rPr>
      </w:pPr>
      <w:del w:id="1380" w:author="Seggelke, Klaus" w:date="2017-03-21T14:43:00Z">
        <w:r w:rsidRPr="00B40BBD" w:rsidDel="00B40BBD">
          <w:rPr>
            <w:rFonts w:cs="Arial"/>
            <w:sz w:val="22"/>
            <w:rPrChange w:id="1381" w:author="Seggelke, Klaus" w:date="2017-03-21T14:43:00Z">
              <w:rPr>
                <w:rStyle w:val="Hyperlink"/>
              </w:rPr>
            </w:rPrChange>
          </w:rPr>
          <w:delText>TC.VNF.STATE.STOP.003</w:delText>
        </w:r>
        <w:r w:rsidDel="00B40BBD">
          <w:rPr>
            <w:rFonts w:asciiTheme="minorHAnsi" w:eastAsiaTheme="minorEastAsia" w:hAnsiTheme="minorHAnsi" w:cstheme="minorBidi"/>
            <w:color w:val="auto"/>
            <w:sz w:val="22"/>
            <w:szCs w:val="22"/>
          </w:rPr>
          <w:tab/>
        </w:r>
        <w:r w:rsidRPr="00B40BBD" w:rsidDel="00B40BBD">
          <w:rPr>
            <w:rFonts w:cs="Arial"/>
            <w:sz w:val="22"/>
            <w:rPrChange w:id="1382" w:author="Seggelke, Klaus" w:date="2017-03-21T14:43:00Z">
              <w:rPr>
                <w:rStyle w:val="Hyperlink"/>
              </w:rPr>
            </w:rPrChange>
          </w:rPr>
          <w:delText>VNF Stop with normal traffic load and measure stop time</w:delText>
        </w:r>
        <w:r w:rsidDel="00B40BBD">
          <w:rPr>
            <w:webHidden/>
          </w:rPr>
          <w:tab/>
        </w:r>
      </w:del>
      <w:del w:id="1383" w:author="Seggelke, Klaus" w:date="2017-03-21T10:29:00Z">
        <w:r w:rsidDel="00FA278F">
          <w:rPr>
            <w:webHidden/>
          </w:rPr>
          <w:delText>56</w:delText>
        </w:r>
      </w:del>
    </w:p>
    <w:p w:rsidR="00A57497" w:rsidDel="00B40BBD" w:rsidRDefault="00A57497">
      <w:pPr>
        <w:pStyle w:val="TOC1"/>
        <w:rPr>
          <w:del w:id="1384" w:author="Seggelke, Klaus" w:date="2017-03-21T14:43:00Z"/>
          <w:rFonts w:asciiTheme="minorHAnsi" w:eastAsiaTheme="minorEastAsia" w:hAnsiTheme="minorHAnsi" w:cstheme="minorBidi"/>
          <w:color w:val="auto"/>
          <w:sz w:val="22"/>
          <w:szCs w:val="22"/>
        </w:rPr>
      </w:pPr>
      <w:del w:id="1385" w:author="Seggelke, Klaus" w:date="2017-03-21T14:43:00Z">
        <w:r w:rsidRPr="00B40BBD" w:rsidDel="00B40BBD">
          <w:rPr>
            <w:rFonts w:cs="Arial"/>
            <w:sz w:val="22"/>
            <w:rPrChange w:id="1386" w:author="Seggelke, Klaus" w:date="2017-03-21T14:43:00Z">
              <w:rPr>
                <w:rStyle w:val="Hyperlink"/>
              </w:rPr>
            </w:rPrChange>
          </w:rPr>
          <w:delText>TC.VNF.STATE.TERM.001</w:delText>
        </w:r>
        <w:r w:rsidDel="00B40BBD">
          <w:rPr>
            <w:rFonts w:asciiTheme="minorHAnsi" w:eastAsiaTheme="minorEastAsia" w:hAnsiTheme="minorHAnsi" w:cstheme="minorBidi"/>
            <w:color w:val="auto"/>
            <w:sz w:val="22"/>
            <w:szCs w:val="22"/>
          </w:rPr>
          <w:tab/>
        </w:r>
        <w:r w:rsidRPr="00B40BBD" w:rsidDel="00B40BBD">
          <w:rPr>
            <w:rFonts w:cs="Arial"/>
            <w:sz w:val="22"/>
            <w:rPrChange w:id="1387" w:author="Seggelke, Klaus" w:date="2017-03-21T14:43:00Z">
              <w:rPr>
                <w:rStyle w:val="Hyperlink"/>
              </w:rPr>
            </w:rPrChange>
          </w:rPr>
          <w:delText>VNF terminate from VNF state STARTED without traffic load</w:delText>
        </w:r>
        <w:r w:rsidDel="00B40BBD">
          <w:rPr>
            <w:webHidden/>
          </w:rPr>
          <w:tab/>
        </w:r>
      </w:del>
      <w:del w:id="1388" w:author="Seggelke, Klaus" w:date="2017-03-21T10:29:00Z">
        <w:r w:rsidDel="00FA278F">
          <w:rPr>
            <w:webHidden/>
          </w:rPr>
          <w:delText>57</w:delText>
        </w:r>
      </w:del>
    </w:p>
    <w:p w:rsidR="00A57497" w:rsidDel="00B40BBD" w:rsidRDefault="00A57497">
      <w:pPr>
        <w:pStyle w:val="TOC1"/>
        <w:rPr>
          <w:del w:id="1389" w:author="Seggelke, Klaus" w:date="2017-03-21T14:43:00Z"/>
          <w:rFonts w:asciiTheme="minorHAnsi" w:eastAsiaTheme="minorEastAsia" w:hAnsiTheme="minorHAnsi" w:cstheme="minorBidi"/>
          <w:color w:val="auto"/>
          <w:sz w:val="22"/>
          <w:szCs w:val="22"/>
        </w:rPr>
      </w:pPr>
      <w:del w:id="1390" w:author="Seggelke, Klaus" w:date="2017-03-21T14:43:00Z">
        <w:r w:rsidRPr="00B40BBD" w:rsidDel="00B40BBD">
          <w:rPr>
            <w:rFonts w:cs="Arial"/>
            <w:sz w:val="22"/>
            <w:rPrChange w:id="1391" w:author="Seggelke, Klaus" w:date="2017-03-21T14:43:00Z">
              <w:rPr>
                <w:rStyle w:val="Hyperlink"/>
              </w:rPr>
            </w:rPrChange>
          </w:rPr>
          <w:delText>TC.VNF.STATE.TERM.002</w:delText>
        </w:r>
        <w:r w:rsidDel="00B40BBD">
          <w:rPr>
            <w:rFonts w:asciiTheme="minorHAnsi" w:eastAsiaTheme="minorEastAsia" w:hAnsiTheme="minorHAnsi" w:cstheme="minorBidi"/>
            <w:color w:val="auto"/>
            <w:sz w:val="22"/>
            <w:szCs w:val="22"/>
          </w:rPr>
          <w:tab/>
        </w:r>
        <w:r w:rsidRPr="00B40BBD" w:rsidDel="00B40BBD">
          <w:rPr>
            <w:rFonts w:cs="Arial"/>
            <w:sz w:val="22"/>
            <w:rPrChange w:id="1392" w:author="Seggelke, Klaus" w:date="2017-03-21T14:43:00Z">
              <w:rPr>
                <w:rStyle w:val="Hyperlink"/>
              </w:rPr>
            </w:rPrChange>
          </w:rPr>
          <w:delText>VNF terminate from VNF state STARTED with low traffic load</w:delText>
        </w:r>
        <w:r w:rsidDel="00B40BBD">
          <w:rPr>
            <w:webHidden/>
          </w:rPr>
          <w:tab/>
        </w:r>
      </w:del>
      <w:del w:id="1393" w:author="Seggelke, Klaus" w:date="2017-03-21T10:29:00Z">
        <w:r w:rsidDel="00FA278F">
          <w:rPr>
            <w:webHidden/>
          </w:rPr>
          <w:delText>57</w:delText>
        </w:r>
      </w:del>
    </w:p>
    <w:p w:rsidR="00A57497" w:rsidDel="00B40BBD" w:rsidRDefault="00A57497">
      <w:pPr>
        <w:pStyle w:val="TOC1"/>
        <w:rPr>
          <w:del w:id="1394" w:author="Seggelke, Klaus" w:date="2017-03-21T14:43:00Z"/>
          <w:rFonts w:asciiTheme="minorHAnsi" w:eastAsiaTheme="minorEastAsia" w:hAnsiTheme="minorHAnsi" w:cstheme="minorBidi"/>
          <w:color w:val="auto"/>
          <w:sz w:val="22"/>
          <w:szCs w:val="22"/>
        </w:rPr>
      </w:pPr>
      <w:del w:id="1395" w:author="Seggelke, Klaus" w:date="2017-03-21T14:43:00Z">
        <w:r w:rsidRPr="00B40BBD" w:rsidDel="00B40BBD">
          <w:rPr>
            <w:rFonts w:cs="Arial"/>
            <w:sz w:val="22"/>
            <w:rPrChange w:id="1396" w:author="Seggelke, Klaus" w:date="2017-03-21T14:43:00Z">
              <w:rPr>
                <w:rStyle w:val="Hyperlink"/>
              </w:rPr>
            </w:rPrChange>
          </w:rPr>
          <w:delText>TC.VNF.STATE.TERM.003</w:delText>
        </w:r>
        <w:r w:rsidDel="00B40BBD">
          <w:rPr>
            <w:rFonts w:asciiTheme="minorHAnsi" w:eastAsiaTheme="minorEastAsia" w:hAnsiTheme="minorHAnsi" w:cstheme="minorBidi"/>
            <w:color w:val="auto"/>
            <w:sz w:val="22"/>
            <w:szCs w:val="22"/>
          </w:rPr>
          <w:tab/>
        </w:r>
        <w:r w:rsidRPr="00B40BBD" w:rsidDel="00B40BBD">
          <w:rPr>
            <w:rFonts w:cs="Arial"/>
            <w:sz w:val="22"/>
            <w:rPrChange w:id="1397" w:author="Seggelke, Klaus" w:date="2017-03-21T14:43:00Z">
              <w:rPr>
                <w:rStyle w:val="Hyperlink"/>
              </w:rPr>
            </w:rPrChange>
          </w:rPr>
          <w:delText>VNF terminate from VNF state STARTED  with normal traffic load</w:delText>
        </w:r>
        <w:r w:rsidDel="00B40BBD">
          <w:rPr>
            <w:webHidden/>
          </w:rPr>
          <w:tab/>
        </w:r>
      </w:del>
      <w:del w:id="1398" w:author="Seggelke, Klaus" w:date="2017-03-21T10:29:00Z">
        <w:r w:rsidDel="00FA278F">
          <w:rPr>
            <w:webHidden/>
          </w:rPr>
          <w:delText>58</w:delText>
        </w:r>
      </w:del>
    </w:p>
    <w:p w:rsidR="00A57497" w:rsidDel="00B40BBD" w:rsidRDefault="00A57497">
      <w:pPr>
        <w:pStyle w:val="TOC1"/>
        <w:rPr>
          <w:del w:id="1399" w:author="Seggelke, Klaus" w:date="2017-03-21T14:43:00Z"/>
          <w:rFonts w:asciiTheme="minorHAnsi" w:eastAsiaTheme="minorEastAsia" w:hAnsiTheme="minorHAnsi" w:cstheme="minorBidi"/>
          <w:color w:val="auto"/>
          <w:sz w:val="22"/>
          <w:szCs w:val="22"/>
        </w:rPr>
      </w:pPr>
      <w:del w:id="1400" w:author="Seggelke, Klaus" w:date="2017-03-21T14:43:00Z">
        <w:r w:rsidRPr="00B40BBD" w:rsidDel="00B40BBD">
          <w:rPr>
            <w:rFonts w:cs="Arial"/>
            <w:sz w:val="22"/>
            <w:rPrChange w:id="1401" w:author="Seggelke, Klaus" w:date="2017-03-21T14:43:00Z">
              <w:rPr>
                <w:rStyle w:val="Hyperlink"/>
              </w:rPr>
            </w:rPrChange>
          </w:rPr>
          <w:delText>TC.VNF.STATE.TERM.004</w:delText>
        </w:r>
        <w:r w:rsidDel="00B40BBD">
          <w:rPr>
            <w:rFonts w:asciiTheme="minorHAnsi" w:eastAsiaTheme="minorEastAsia" w:hAnsiTheme="minorHAnsi" w:cstheme="minorBidi"/>
            <w:color w:val="auto"/>
            <w:sz w:val="22"/>
            <w:szCs w:val="22"/>
          </w:rPr>
          <w:tab/>
        </w:r>
        <w:r w:rsidRPr="00B40BBD" w:rsidDel="00B40BBD">
          <w:rPr>
            <w:rFonts w:cs="Arial"/>
            <w:sz w:val="22"/>
            <w:rPrChange w:id="1402" w:author="Seggelke, Klaus" w:date="2017-03-21T14:43:00Z">
              <w:rPr>
                <w:rStyle w:val="Hyperlink"/>
              </w:rPr>
            </w:rPrChange>
          </w:rPr>
          <w:delText>VNF terminate from state STOPPED without load</w:delText>
        </w:r>
        <w:r w:rsidDel="00B40BBD">
          <w:rPr>
            <w:webHidden/>
          </w:rPr>
          <w:tab/>
        </w:r>
      </w:del>
      <w:del w:id="1403" w:author="Seggelke, Klaus" w:date="2017-03-21T10:29:00Z">
        <w:r w:rsidDel="00FA278F">
          <w:rPr>
            <w:webHidden/>
          </w:rPr>
          <w:delText>59</w:delText>
        </w:r>
      </w:del>
    </w:p>
    <w:p w:rsidR="00A57497" w:rsidDel="00B40BBD" w:rsidRDefault="00A57497">
      <w:pPr>
        <w:pStyle w:val="TOC1"/>
        <w:rPr>
          <w:del w:id="1404" w:author="Seggelke, Klaus" w:date="2017-03-21T14:43:00Z"/>
          <w:rFonts w:asciiTheme="minorHAnsi" w:eastAsiaTheme="minorEastAsia" w:hAnsiTheme="minorHAnsi" w:cstheme="minorBidi"/>
          <w:color w:val="auto"/>
          <w:sz w:val="22"/>
          <w:szCs w:val="22"/>
        </w:rPr>
      </w:pPr>
      <w:del w:id="1405" w:author="Seggelke, Klaus" w:date="2017-03-21T14:43:00Z">
        <w:r w:rsidRPr="00B40BBD" w:rsidDel="00B40BBD">
          <w:rPr>
            <w:rFonts w:cs="Arial"/>
            <w:sz w:val="22"/>
            <w:rPrChange w:id="1406" w:author="Seggelke, Klaus" w:date="2017-03-21T14:43:00Z">
              <w:rPr>
                <w:rStyle w:val="Hyperlink"/>
              </w:rPr>
            </w:rPrChange>
          </w:rPr>
          <w:delText>TC.VNF.STATE.TERM.005</w:delText>
        </w:r>
        <w:r w:rsidDel="00B40BBD">
          <w:rPr>
            <w:rFonts w:asciiTheme="minorHAnsi" w:eastAsiaTheme="minorEastAsia" w:hAnsiTheme="minorHAnsi" w:cstheme="minorBidi"/>
            <w:color w:val="auto"/>
            <w:sz w:val="22"/>
            <w:szCs w:val="22"/>
          </w:rPr>
          <w:tab/>
        </w:r>
        <w:r w:rsidRPr="00B40BBD" w:rsidDel="00B40BBD">
          <w:rPr>
            <w:rFonts w:cs="Arial"/>
            <w:sz w:val="22"/>
            <w:rPrChange w:id="1407" w:author="Seggelke, Klaus" w:date="2017-03-21T14:43:00Z">
              <w:rPr>
                <w:rStyle w:val="Hyperlink"/>
              </w:rPr>
            </w:rPrChange>
          </w:rPr>
          <w:delText>VNF terminate from VNF state STOPPED with load</w:delText>
        </w:r>
        <w:r w:rsidDel="00B40BBD">
          <w:rPr>
            <w:webHidden/>
          </w:rPr>
          <w:tab/>
        </w:r>
      </w:del>
      <w:del w:id="1408" w:author="Seggelke, Klaus" w:date="2017-03-21T10:29:00Z">
        <w:r w:rsidDel="00FA278F">
          <w:rPr>
            <w:webHidden/>
          </w:rPr>
          <w:delText>59</w:delText>
        </w:r>
      </w:del>
    </w:p>
    <w:p w:rsidR="00A57497" w:rsidDel="00B40BBD" w:rsidRDefault="00A57497">
      <w:pPr>
        <w:pStyle w:val="TOC1"/>
        <w:rPr>
          <w:del w:id="1409" w:author="Seggelke, Klaus" w:date="2017-03-21T14:43:00Z"/>
          <w:rFonts w:asciiTheme="minorHAnsi" w:eastAsiaTheme="minorEastAsia" w:hAnsiTheme="minorHAnsi" w:cstheme="minorBidi"/>
          <w:color w:val="auto"/>
          <w:sz w:val="22"/>
          <w:szCs w:val="22"/>
        </w:rPr>
      </w:pPr>
      <w:del w:id="1410" w:author="Seggelke, Klaus" w:date="2017-03-21T14:43:00Z">
        <w:r w:rsidRPr="00B40BBD" w:rsidDel="00B40BBD">
          <w:rPr>
            <w:rFonts w:cs="Arial"/>
            <w:sz w:val="22"/>
            <w:rPrChange w:id="1411" w:author="Seggelke, Klaus" w:date="2017-03-21T14:43:00Z">
              <w:rPr>
                <w:rStyle w:val="Hyperlink"/>
              </w:rPr>
            </w:rPrChange>
          </w:rPr>
          <w:delText>TC.VNF.STATE.UPDATE.001</w:delText>
        </w:r>
        <w:r w:rsidDel="00B40BBD">
          <w:rPr>
            <w:rFonts w:asciiTheme="minorHAnsi" w:eastAsiaTheme="minorEastAsia" w:hAnsiTheme="minorHAnsi" w:cstheme="minorBidi"/>
            <w:color w:val="auto"/>
            <w:sz w:val="22"/>
            <w:szCs w:val="22"/>
          </w:rPr>
          <w:tab/>
        </w:r>
        <w:r w:rsidRPr="00B40BBD" w:rsidDel="00B40BBD">
          <w:rPr>
            <w:rFonts w:cs="Arial"/>
            <w:sz w:val="22"/>
            <w:rPrChange w:id="1412" w:author="Seggelke, Klaus" w:date="2017-03-21T14:43:00Z">
              <w:rPr>
                <w:rStyle w:val="Hyperlink"/>
              </w:rPr>
            </w:rPrChange>
          </w:rPr>
          <w:delText>VNF upgrade, update or rollback in VNF state STARTED without traffic</w:delText>
        </w:r>
        <w:r w:rsidDel="00B40BBD">
          <w:rPr>
            <w:webHidden/>
          </w:rPr>
          <w:tab/>
        </w:r>
      </w:del>
      <w:del w:id="1413" w:author="Seggelke, Klaus" w:date="2017-03-21T10:29:00Z">
        <w:r w:rsidDel="00FA278F">
          <w:rPr>
            <w:webHidden/>
          </w:rPr>
          <w:delText>60</w:delText>
        </w:r>
      </w:del>
    </w:p>
    <w:p w:rsidR="00A57497" w:rsidDel="00B40BBD" w:rsidRDefault="00A57497">
      <w:pPr>
        <w:pStyle w:val="TOC1"/>
        <w:rPr>
          <w:del w:id="1414" w:author="Seggelke, Klaus" w:date="2017-03-21T14:43:00Z"/>
          <w:rFonts w:asciiTheme="minorHAnsi" w:eastAsiaTheme="minorEastAsia" w:hAnsiTheme="minorHAnsi" w:cstheme="minorBidi"/>
          <w:color w:val="auto"/>
          <w:sz w:val="22"/>
          <w:szCs w:val="22"/>
        </w:rPr>
      </w:pPr>
      <w:del w:id="1415" w:author="Seggelke, Klaus" w:date="2017-03-21T14:43:00Z">
        <w:r w:rsidRPr="00B40BBD" w:rsidDel="00B40BBD">
          <w:rPr>
            <w:rFonts w:cs="Arial"/>
            <w:sz w:val="22"/>
            <w:rPrChange w:id="1416" w:author="Seggelke, Klaus" w:date="2017-03-21T14:43:00Z">
              <w:rPr>
                <w:rStyle w:val="Hyperlink"/>
              </w:rPr>
            </w:rPrChange>
          </w:rPr>
          <w:delText>TC.VNF.STATE.UPDATE.002</w:delText>
        </w:r>
        <w:r w:rsidDel="00B40BBD">
          <w:rPr>
            <w:rFonts w:asciiTheme="minorHAnsi" w:eastAsiaTheme="minorEastAsia" w:hAnsiTheme="minorHAnsi" w:cstheme="minorBidi"/>
            <w:color w:val="auto"/>
            <w:sz w:val="22"/>
            <w:szCs w:val="22"/>
          </w:rPr>
          <w:tab/>
        </w:r>
        <w:r w:rsidRPr="00B40BBD" w:rsidDel="00B40BBD">
          <w:rPr>
            <w:rFonts w:cs="Arial"/>
            <w:sz w:val="22"/>
            <w:rPrChange w:id="1417" w:author="Seggelke, Klaus" w:date="2017-03-21T14:43:00Z">
              <w:rPr>
                <w:rStyle w:val="Hyperlink"/>
              </w:rPr>
            </w:rPrChange>
          </w:rPr>
          <w:delText>VNF upgrade, update or rollback in VNF state STOPPED</w:delText>
        </w:r>
        <w:r w:rsidDel="00B40BBD">
          <w:rPr>
            <w:webHidden/>
          </w:rPr>
          <w:tab/>
        </w:r>
      </w:del>
      <w:del w:id="1418" w:author="Seggelke, Klaus" w:date="2017-03-21T10:29:00Z">
        <w:r w:rsidDel="00FA278F">
          <w:rPr>
            <w:webHidden/>
          </w:rPr>
          <w:delText>61</w:delText>
        </w:r>
      </w:del>
    </w:p>
    <w:p w:rsidR="00A57497" w:rsidDel="00B40BBD" w:rsidRDefault="00A57497">
      <w:pPr>
        <w:pStyle w:val="TOC1"/>
        <w:rPr>
          <w:del w:id="1419" w:author="Seggelke, Klaus" w:date="2017-03-21T14:43:00Z"/>
          <w:rFonts w:asciiTheme="minorHAnsi" w:eastAsiaTheme="minorEastAsia" w:hAnsiTheme="minorHAnsi" w:cstheme="minorBidi"/>
          <w:color w:val="auto"/>
          <w:sz w:val="22"/>
          <w:szCs w:val="22"/>
        </w:rPr>
      </w:pPr>
      <w:del w:id="1420" w:author="Seggelke, Klaus" w:date="2017-03-21T14:43:00Z">
        <w:r w:rsidRPr="00B40BBD" w:rsidDel="00B40BBD">
          <w:rPr>
            <w:rFonts w:cs="Arial"/>
            <w:sz w:val="22"/>
            <w:rPrChange w:id="1421" w:author="Seggelke, Klaus" w:date="2017-03-21T14:43:00Z">
              <w:rPr>
                <w:rStyle w:val="Hyperlink"/>
              </w:rPr>
            </w:rPrChange>
          </w:rPr>
          <w:delText>TC.VNF.STATE.UPDATE.004</w:delText>
        </w:r>
        <w:r w:rsidDel="00B40BBD">
          <w:rPr>
            <w:rFonts w:asciiTheme="minorHAnsi" w:eastAsiaTheme="minorEastAsia" w:hAnsiTheme="minorHAnsi" w:cstheme="minorBidi"/>
            <w:color w:val="auto"/>
            <w:sz w:val="22"/>
            <w:szCs w:val="22"/>
          </w:rPr>
          <w:tab/>
        </w:r>
        <w:r w:rsidRPr="00B40BBD" w:rsidDel="00B40BBD">
          <w:rPr>
            <w:rFonts w:cs="Arial"/>
            <w:sz w:val="22"/>
            <w:rPrChange w:id="1422" w:author="Seggelke, Klaus" w:date="2017-03-21T14:43:00Z">
              <w:rPr>
                <w:rStyle w:val="Hyperlink"/>
              </w:rPr>
            </w:rPrChange>
          </w:rPr>
          <w:delText>VNF upgrade, update or rollback in VNF state STARTED with low traffic</w:delText>
        </w:r>
        <w:r w:rsidDel="00B40BBD">
          <w:rPr>
            <w:webHidden/>
          </w:rPr>
          <w:tab/>
        </w:r>
      </w:del>
      <w:del w:id="1423" w:author="Seggelke, Klaus" w:date="2017-03-21T10:29:00Z">
        <w:r w:rsidDel="00FA278F">
          <w:rPr>
            <w:webHidden/>
          </w:rPr>
          <w:delText>62</w:delText>
        </w:r>
      </w:del>
    </w:p>
    <w:p w:rsidR="00A57497" w:rsidDel="00B40BBD" w:rsidRDefault="00A57497">
      <w:pPr>
        <w:pStyle w:val="TOC1"/>
        <w:rPr>
          <w:del w:id="1424" w:author="Seggelke, Klaus" w:date="2017-03-21T14:43:00Z"/>
          <w:rFonts w:asciiTheme="minorHAnsi" w:eastAsiaTheme="minorEastAsia" w:hAnsiTheme="minorHAnsi" w:cstheme="minorBidi"/>
          <w:color w:val="auto"/>
          <w:sz w:val="22"/>
          <w:szCs w:val="22"/>
        </w:rPr>
      </w:pPr>
      <w:del w:id="1425" w:author="Seggelke, Klaus" w:date="2017-03-21T14:43:00Z">
        <w:r w:rsidRPr="00B40BBD" w:rsidDel="00B40BBD">
          <w:rPr>
            <w:rFonts w:cs="Arial"/>
            <w:sz w:val="22"/>
            <w:rPrChange w:id="1426" w:author="Seggelke, Klaus" w:date="2017-03-21T14:43:00Z">
              <w:rPr>
                <w:rStyle w:val="Hyperlink"/>
              </w:rPr>
            </w:rPrChange>
          </w:rPr>
          <w:delText>TC.VNF.STATE.UPDATE.005</w:delText>
        </w:r>
        <w:r w:rsidDel="00B40BBD">
          <w:rPr>
            <w:rFonts w:asciiTheme="minorHAnsi" w:eastAsiaTheme="minorEastAsia" w:hAnsiTheme="minorHAnsi" w:cstheme="minorBidi"/>
            <w:color w:val="auto"/>
            <w:sz w:val="22"/>
            <w:szCs w:val="22"/>
          </w:rPr>
          <w:tab/>
        </w:r>
        <w:r w:rsidRPr="00B40BBD" w:rsidDel="00B40BBD">
          <w:rPr>
            <w:rFonts w:cs="Arial"/>
            <w:sz w:val="22"/>
            <w:rPrChange w:id="1427" w:author="Seggelke, Klaus" w:date="2017-03-21T14:43:00Z">
              <w:rPr>
                <w:rStyle w:val="Hyperlink"/>
              </w:rPr>
            </w:rPrChange>
          </w:rPr>
          <w:delText>VNF upgrade, update or rollback in state Active with normal traffic</w:delText>
        </w:r>
        <w:r w:rsidDel="00B40BBD">
          <w:rPr>
            <w:webHidden/>
          </w:rPr>
          <w:tab/>
        </w:r>
      </w:del>
      <w:del w:id="1428" w:author="Seggelke, Klaus" w:date="2017-03-21T10:29:00Z">
        <w:r w:rsidDel="00FA278F">
          <w:rPr>
            <w:webHidden/>
          </w:rPr>
          <w:delText>63</w:delText>
        </w:r>
      </w:del>
    </w:p>
    <w:p w:rsidR="00A57497" w:rsidDel="00B40BBD" w:rsidRDefault="00A57497">
      <w:pPr>
        <w:pStyle w:val="TOC1"/>
        <w:rPr>
          <w:del w:id="1429" w:author="Seggelke, Klaus" w:date="2017-03-21T14:43:00Z"/>
          <w:rFonts w:asciiTheme="minorHAnsi" w:eastAsiaTheme="minorEastAsia" w:hAnsiTheme="minorHAnsi" w:cstheme="minorBidi"/>
          <w:color w:val="auto"/>
          <w:sz w:val="22"/>
          <w:szCs w:val="22"/>
        </w:rPr>
      </w:pPr>
      <w:del w:id="1430" w:author="Seggelke, Klaus" w:date="2017-03-21T14:43:00Z">
        <w:r w:rsidRPr="00B40BBD" w:rsidDel="00B40BBD">
          <w:rPr>
            <w:rFonts w:cs="Arial"/>
            <w:sz w:val="22"/>
            <w:rPrChange w:id="1431" w:author="Seggelke, Klaus" w:date="2017-03-21T14:43:00Z">
              <w:rPr>
                <w:rStyle w:val="Hyperlink"/>
              </w:rPr>
            </w:rPrChange>
          </w:rPr>
          <w:delText>TC.VNF.SCALE.UP.001</w:delText>
        </w:r>
        <w:r w:rsidDel="00B40BBD">
          <w:rPr>
            <w:rFonts w:asciiTheme="minorHAnsi" w:eastAsiaTheme="minorEastAsia" w:hAnsiTheme="minorHAnsi" w:cstheme="minorBidi"/>
            <w:color w:val="auto"/>
            <w:sz w:val="22"/>
            <w:szCs w:val="22"/>
          </w:rPr>
          <w:tab/>
        </w:r>
        <w:r w:rsidRPr="00B40BBD" w:rsidDel="00B40BBD">
          <w:rPr>
            <w:rFonts w:cs="Arial"/>
            <w:sz w:val="22"/>
            <w:rPrChange w:id="1432" w:author="Seggelke, Klaus" w:date="2017-03-21T14:43:00Z">
              <w:rPr>
                <w:rStyle w:val="Hyperlink"/>
              </w:rPr>
            </w:rPrChange>
          </w:rPr>
          <w:delText>Scale-up VNF instance</w:delText>
        </w:r>
        <w:r w:rsidDel="00B40BBD">
          <w:rPr>
            <w:webHidden/>
          </w:rPr>
          <w:tab/>
        </w:r>
      </w:del>
      <w:del w:id="1433" w:author="Seggelke, Klaus" w:date="2017-03-21T10:29:00Z">
        <w:r w:rsidDel="00FA278F">
          <w:rPr>
            <w:webHidden/>
          </w:rPr>
          <w:delText>64</w:delText>
        </w:r>
      </w:del>
    </w:p>
    <w:p w:rsidR="00A57497" w:rsidDel="00B40BBD" w:rsidRDefault="00A57497">
      <w:pPr>
        <w:pStyle w:val="TOC1"/>
        <w:rPr>
          <w:del w:id="1434" w:author="Seggelke, Klaus" w:date="2017-03-21T14:43:00Z"/>
          <w:rFonts w:asciiTheme="minorHAnsi" w:eastAsiaTheme="minorEastAsia" w:hAnsiTheme="minorHAnsi" w:cstheme="minorBidi"/>
          <w:color w:val="auto"/>
          <w:sz w:val="22"/>
          <w:szCs w:val="22"/>
        </w:rPr>
      </w:pPr>
      <w:del w:id="1435" w:author="Seggelke, Klaus" w:date="2017-03-21T14:43:00Z">
        <w:r w:rsidRPr="00B40BBD" w:rsidDel="00B40BBD">
          <w:rPr>
            <w:rFonts w:cs="Arial"/>
            <w:sz w:val="22"/>
            <w:rPrChange w:id="1436" w:author="Seggelke, Klaus" w:date="2017-03-21T14:43:00Z">
              <w:rPr>
                <w:rStyle w:val="Hyperlink"/>
              </w:rPr>
            </w:rPrChange>
          </w:rPr>
          <w:delText>TC.VNF.SCALE.UP.002</w:delText>
        </w:r>
        <w:r w:rsidDel="00B40BBD">
          <w:rPr>
            <w:rFonts w:asciiTheme="minorHAnsi" w:eastAsiaTheme="minorEastAsia" w:hAnsiTheme="minorHAnsi" w:cstheme="minorBidi"/>
            <w:color w:val="auto"/>
            <w:sz w:val="22"/>
            <w:szCs w:val="22"/>
          </w:rPr>
          <w:tab/>
        </w:r>
        <w:r w:rsidRPr="00B40BBD" w:rsidDel="00B40BBD">
          <w:rPr>
            <w:rFonts w:cs="Arial"/>
            <w:sz w:val="22"/>
            <w:rPrChange w:id="1437" w:author="Seggelke, Klaus" w:date="2017-03-21T14:43:00Z">
              <w:rPr>
                <w:rStyle w:val="Hyperlink"/>
              </w:rPr>
            </w:rPrChange>
          </w:rPr>
          <w:delText>Max scale-up VNF instance</w:delText>
        </w:r>
        <w:r w:rsidDel="00B40BBD">
          <w:rPr>
            <w:webHidden/>
          </w:rPr>
          <w:tab/>
        </w:r>
      </w:del>
      <w:del w:id="1438" w:author="Seggelke, Klaus" w:date="2017-03-21T10:29:00Z">
        <w:r w:rsidDel="00FA278F">
          <w:rPr>
            <w:webHidden/>
          </w:rPr>
          <w:delText>65</w:delText>
        </w:r>
      </w:del>
    </w:p>
    <w:p w:rsidR="00A57497" w:rsidDel="00B40BBD" w:rsidRDefault="00A57497">
      <w:pPr>
        <w:pStyle w:val="TOC1"/>
        <w:rPr>
          <w:del w:id="1439" w:author="Seggelke, Klaus" w:date="2017-03-21T14:43:00Z"/>
          <w:rFonts w:asciiTheme="minorHAnsi" w:eastAsiaTheme="minorEastAsia" w:hAnsiTheme="minorHAnsi" w:cstheme="minorBidi"/>
          <w:color w:val="auto"/>
          <w:sz w:val="22"/>
          <w:szCs w:val="22"/>
        </w:rPr>
      </w:pPr>
      <w:del w:id="1440" w:author="Seggelke, Klaus" w:date="2017-03-21T14:43:00Z">
        <w:r w:rsidRPr="00B40BBD" w:rsidDel="00B40BBD">
          <w:rPr>
            <w:rFonts w:cs="Arial"/>
            <w:sz w:val="22"/>
            <w:rPrChange w:id="1441" w:author="Seggelke, Klaus" w:date="2017-03-21T14:43:00Z">
              <w:rPr>
                <w:rStyle w:val="Hyperlink"/>
              </w:rPr>
            </w:rPrChange>
          </w:rPr>
          <w:delText>TC.VNF.SCALE.UP.003</w:delText>
        </w:r>
        <w:r w:rsidDel="00B40BBD">
          <w:rPr>
            <w:rFonts w:asciiTheme="minorHAnsi" w:eastAsiaTheme="minorEastAsia" w:hAnsiTheme="minorHAnsi" w:cstheme="minorBidi"/>
            <w:color w:val="auto"/>
            <w:sz w:val="22"/>
            <w:szCs w:val="22"/>
          </w:rPr>
          <w:tab/>
        </w:r>
        <w:r w:rsidRPr="00B40BBD" w:rsidDel="00B40BBD">
          <w:rPr>
            <w:rFonts w:cs="Arial"/>
            <w:sz w:val="22"/>
            <w:rPrChange w:id="1442" w:author="Seggelke, Klaus" w:date="2017-03-21T14:43:00Z">
              <w:rPr>
                <w:rStyle w:val="Hyperlink"/>
              </w:rPr>
            </w:rPrChange>
          </w:rPr>
          <w:delText>Scale-down VNF instance</w:delText>
        </w:r>
        <w:r w:rsidDel="00B40BBD">
          <w:rPr>
            <w:webHidden/>
          </w:rPr>
          <w:tab/>
        </w:r>
      </w:del>
      <w:del w:id="1443" w:author="Seggelke, Klaus" w:date="2017-03-21T10:29:00Z">
        <w:r w:rsidDel="00FA278F">
          <w:rPr>
            <w:webHidden/>
          </w:rPr>
          <w:delText>66</w:delText>
        </w:r>
      </w:del>
    </w:p>
    <w:p w:rsidR="00A57497" w:rsidDel="00B40BBD" w:rsidRDefault="00A57497">
      <w:pPr>
        <w:pStyle w:val="TOC1"/>
        <w:rPr>
          <w:del w:id="1444" w:author="Seggelke, Klaus" w:date="2017-03-21T14:43:00Z"/>
          <w:rFonts w:asciiTheme="minorHAnsi" w:eastAsiaTheme="minorEastAsia" w:hAnsiTheme="minorHAnsi" w:cstheme="minorBidi"/>
          <w:color w:val="auto"/>
          <w:sz w:val="22"/>
          <w:szCs w:val="22"/>
        </w:rPr>
      </w:pPr>
      <w:del w:id="1445" w:author="Seggelke, Klaus" w:date="2017-03-21T14:43:00Z">
        <w:r w:rsidRPr="00B40BBD" w:rsidDel="00B40BBD">
          <w:rPr>
            <w:rFonts w:cs="Arial"/>
            <w:sz w:val="22"/>
            <w:rPrChange w:id="1446" w:author="Seggelke, Klaus" w:date="2017-03-21T14:43:00Z">
              <w:rPr>
                <w:rStyle w:val="Hyperlink"/>
              </w:rPr>
            </w:rPrChange>
          </w:rPr>
          <w:delText>TC.VNF.SCALE.UP.004</w:delText>
        </w:r>
        <w:r w:rsidDel="00B40BBD">
          <w:rPr>
            <w:rFonts w:asciiTheme="minorHAnsi" w:eastAsiaTheme="minorEastAsia" w:hAnsiTheme="minorHAnsi" w:cstheme="minorBidi"/>
            <w:color w:val="auto"/>
            <w:sz w:val="22"/>
            <w:szCs w:val="22"/>
          </w:rPr>
          <w:tab/>
        </w:r>
        <w:r w:rsidRPr="00B40BBD" w:rsidDel="00B40BBD">
          <w:rPr>
            <w:rFonts w:cs="Arial"/>
            <w:sz w:val="22"/>
            <w:rPrChange w:id="1447" w:author="Seggelke, Klaus" w:date="2017-03-21T14:43:00Z">
              <w:rPr>
                <w:rStyle w:val="Hyperlink"/>
              </w:rPr>
            </w:rPrChange>
          </w:rPr>
          <w:delText>Max vResource limit reached before max VNFD limit for Scale-Up</w:delText>
        </w:r>
        <w:r w:rsidDel="00B40BBD">
          <w:rPr>
            <w:webHidden/>
          </w:rPr>
          <w:tab/>
        </w:r>
      </w:del>
      <w:del w:id="1448" w:author="Seggelke, Klaus" w:date="2017-03-21T10:29:00Z">
        <w:r w:rsidDel="00FA278F">
          <w:rPr>
            <w:webHidden/>
          </w:rPr>
          <w:delText>68</w:delText>
        </w:r>
      </w:del>
    </w:p>
    <w:p w:rsidR="00A57497" w:rsidDel="00B40BBD" w:rsidRDefault="00A57497">
      <w:pPr>
        <w:pStyle w:val="TOC1"/>
        <w:rPr>
          <w:del w:id="1449" w:author="Seggelke, Klaus" w:date="2017-03-21T14:43:00Z"/>
          <w:rFonts w:asciiTheme="minorHAnsi" w:eastAsiaTheme="minorEastAsia" w:hAnsiTheme="minorHAnsi" w:cstheme="minorBidi"/>
          <w:color w:val="auto"/>
          <w:sz w:val="22"/>
          <w:szCs w:val="22"/>
        </w:rPr>
      </w:pPr>
      <w:del w:id="1450" w:author="Seggelke, Klaus" w:date="2017-03-21T14:43:00Z">
        <w:r w:rsidRPr="00B40BBD" w:rsidDel="00B40BBD">
          <w:rPr>
            <w:rFonts w:cs="Arial"/>
            <w:sz w:val="22"/>
            <w:rPrChange w:id="1451" w:author="Seggelke, Klaus" w:date="2017-03-21T14:43:00Z">
              <w:rPr>
                <w:rStyle w:val="Hyperlink"/>
              </w:rPr>
            </w:rPrChange>
          </w:rPr>
          <w:delText>TC.VNF.SCALE.UP.005</w:delText>
        </w:r>
        <w:r w:rsidDel="00B40BBD">
          <w:rPr>
            <w:rFonts w:asciiTheme="minorHAnsi" w:eastAsiaTheme="minorEastAsia" w:hAnsiTheme="minorHAnsi" w:cstheme="minorBidi"/>
            <w:color w:val="auto"/>
            <w:sz w:val="22"/>
            <w:szCs w:val="22"/>
          </w:rPr>
          <w:tab/>
        </w:r>
        <w:r w:rsidRPr="00B40BBD" w:rsidDel="00B40BBD">
          <w:rPr>
            <w:rFonts w:cs="Arial"/>
            <w:sz w:val="22"/>
            <w:rPrChange w:id="1452" w:author="Seggelke, Klaus" w:date="2017-03-21T14:43:00Z">
              <w:rPr>
                <w:rStyle w:val="Hyperlink"/>
              </w:rPr>
            </w:rPrChange>
          </w:rPr>
          <w:delText>Removal of virtualized specialized hardware acceleration for Scale-Up</w:delText>
        </w:r>
        <w:r w:rsidDel="00B40BBD">
          <w:rPr>
            <w:webHidden/>
          </w:rPr>
          <w:tab/>
        </w:r>
      </w:del>
      <w:del w:id="1453" w:author="Seggelke, Klaus" w:date="2017-03-21T10:29:00Z">
        <w:r w:rsidDel="00FA278F">
          <w:rPr>
            <w:webHidden/>
          </w:rPr>
          <w:delText>69</w:delText>
        </w:r>
      </w:del>
    </w:p>
    <w:p w:rsidR="00A57497" w:rsidDel="00B40BBD" w:rsidRDefault="00A57497">
      <w:pPr>
        <w:pStyle w:val="TOC1"/>
        <w:rPr>
          <w:del w:id="1454" w:author="Seggelke, Klaus" w:date="2017-03-21T14:43:00Z"/>
          <w:rFonts w:asciiTheme="minorHAnsi" w:eastAsiaTheme="minorEastAsia" w:hAnsiTheme="minorHAnsi" w:cstheme="minorBidi"/>
          <w:color w:val="auto"/>
          <w:sz w:val="22"/>
          <w:szCs w:val="22"/>
        </w:rPr>
      </w:pPr>
      <w:del w:id="1455" w:author="Seggelke, Klaus" w:date="2017-03-21T14:43:00Z">
        <w:r w:rsidRPr="00B40BBD" w:rsidDel="00B40BBD">
          <w:rPr>
            <w:rFonts w:cs="Arial"/>
            <w:sz w:val="22"/>
            <w:rPrChange w:id="1456" w:author="Seggelke, Klaus" w:date="2017-03-21T14:43:00Z">
              <w:rPr>
                <w:rStyle w:val="Hyperlink"/>
              </w:rPr>
            </w:rPrChange>
          </w:rPr>
          <w:delText>TC.VNF.SCALE.OUT.001</w:delText>
        </w:r>
        <w:r w:rsidDel="00B40BBD">
          <w:rPr>
            <w:rFonts w:asciiTheme="minorHAnsi" w:eastAsiaTheme="minorEastAsia" w:hAnsiTheme="minorHAnsi" w:cstheme="minorBidi"/>
            <w:color w:val="auto"/>
            <w:sz w:val="22"/>
            <w:szCs w:val="22"/>
          </w:rPr>
          <w:tab/>
        </w:r>
        <w:r w:rsidRPr="00B40BBD" w:rsidDel="00B40BBD">
          <w:rPr>
            <w:rFonts w:cs="Arial"/>
            <w:sz w:val="22"/>
            <w:rPrChange w:id="1457" w:author="Seggelke, Klaus" w:date="2017-03-21T14:43:00Z">
              <w:rPr>
                <w:rStyle w:val="Hyperlink"/>
              </w:rPr>
            </w:rPrChange>
          </w:rPr>
          <w:delText>Scale-Out VNF instance</w:delText>
        </w:r>
        <w:r w:rsidDel="00B40BBD">
          <w:rPr>
            <w:webHidden/>
          </w:rPr>
          <w:tab/>
        </w:r>
      </w:del>
      <w:del w:id="1458" w:author="Seggelke, Klaus" w:date="2017-03-21T10:29:00Z">
        <w:r w:rsidDel="00FA278F">
          <w:rPr>
            <w:webHidden/>
          </w:rPr>
          <w:delText>71</w:delText>
        </w:r>
      </w:del>
    </w:p>
    <w:p w:rsidR="00A57497" w:rsidDel="00B40BBD" w:rsidRDefault="00A57497">
      <w:pPr>
        <w:pStyle w:val="TOC1"/>
        <w:rPr>
          <w:del w:id="1459" w:author="Seggelke, Klaus" w:date="2017-03-21T14:43:00Z"/>
          <w:rFonts w:asciiTheme="minorHAnsi" w:eastAsiaTheme="minorEastAsia" w:hAnsiTheme="minorHAnsi" w:cstheme="minorBidi"/>
          <w:color w:val="auto"/>
          <w:sz w:val="22"/>
          <w:szCs w:val="22"/>
        </w:rPr>
      </w:pPr>
      <w:del w:id="1460" w:author="Seggelke, Klaus" w:date="2017-03-21T14:43:00Z">
        <w:r w:rsidRPr="00B40BBD" w:rsidDel="00B40BBD">
          <w:rPr>
            <w:rFonts w:cs="Arial"/>
            <w:sz w:val="22"/>
            <w:rPrChange w:id="1461" w:author="Seggelke, Klaus" w:date="2017-03-21T14:43:00Z">
              <w:rPr>
                <w:rStyle w:val="Hyperlink"/>
              </w:rPr>
            </w:rPrChange>
          </w:rPr>
          <w:delText>TC.VNF.SCALE.OUT.002</w:delText>
        </w:r>
        <w:r w:rsidDel="00B40BBD">
          <w:rPr>
            <w:rFonts w:asciiTheme="minorHAnsi" w:eastAsiaTheme="minorEastAsia" w:hAnsiTheme="minorHAnsi" w:cstheme="minorBidi"/>
            <w:color w:val="auto"/>
            <w:sz w:val="22"/>
            <w:szCs w:val="22"/>
          </w:rPr>
          <w:tab/>
        </w:r>
        <w:r w:rsidRPr="00B40BBD" w:rsidDel="00B40BBD">
          <w:rPr>
            <w:rFonts w:cs="Arial"/>
            <w:sz w:val="22"/>
            <w:rPrChange w:id="1462" w:author="Seggelke, Klaus" w:date="2017-03-21T14:43:00Z">
              <w:rPr>
                <w:rStyle w:val="Hyperlink"/>
              </w:rPr>
            </w:rPrChange>
          </w:rPr>
          <w:delText>Max scale-out VNF instance</w:delText>
        </w:r>
        <w:r w:rsidDel="00B40BBD">
          <w:rPr>
            <w:webHidden/>
          </w:rPr>
          <w:tab/>
        </w:r>
      </w:del>
      <w:del w:id="1463" w:author="Seggelke, Klaus" w:date="2017-03-21T10:29:00Z">
        <w:r w:rsidDel="00FA278F">
          <w:rPr>
            <w:webHidden/>
          </w:rPr>
          <w:delText>72</w:delText>
        </w:r>
      </w:del>
    </w:p>
    <w:p w:rsidR="00A57497" w:rsidDel="00B40BBD" w:rsidRDefault="00A57497">
      <w:pPr>
        <w:pStyle w:val="TOC1"/>
        <w:rPr>
          <w:del w:id="1464" w:author="Seggelke, Klaus" w:date="2017-03-21T14:43:00Z"/>
          <w:rFonts w:asciiTheme="minorHAnsi" w:eastAsiaTheme="minorEastAsia" w:hAnsiTheme="minorHAnsi" w:cstheme="minorBidi"/>
          <w:color w:val="auto"/>
          <w:sz w:val="22"/>
          <w:szCs w:val="22"/>
        </w:rPr>
      </w:pPr>
      <w:del w:id="1465" w:author="Seggelke, Klaus" w:date="2017-03-21T14:43:00Z">
        <w:r w:rsidRPr="00B40BBD" w:rsidDel="00B40BBD">
          <w:rPr>
            <w:rFonts w:cs="Arial"/>
            <w:sz w:val="22"/>
            <w:rPrChange w:id="1466" w:author="Seggelke, Klaus" w:date="2017-03-21T14:43:00Z">
              <w:rPr>
                <w:rStyle w:val="Hyperlink"/>
              </w:rPr>
            </w:rPrChange>
          </w:rPr>
          <w:delText>TC.VNF.SCALE.OUT.003</w:delText>
        </w:r>
        <w:r w:rsidDel="00B40BBD">
          <w:rPr>
            <w:rFonts w:asciiTheme="minorHAnsi" w:eastAsiaTheme="minorEastAsia" w:hAnsiTheme="minorHAnsi" w:cstheme="minorBidi"/>
            <w:color w:val="auto"/>
            <w:sz w:val="22"/>
            <w:szCs w:val="22"/>
          </w:rPr>
          <w:tab/>
        </w:r>
        <w:r w:rsidRPr="00B40BBD" w:rsidDel="00B40BBD">
          <w:rPr>
            <w:rFonts w:cs="Arial"/>
            <w:sz w:val="22"/>
            <w:rPrChange w:id="1467" w:author="Seggelke, Klaus" w:date="2017-03-21T14:43:00Z">
              <w:rPr>
                <w:rStyle w:val="Hyperlink"/>
              </w:rPr>
            </w:rPrChange>
          </w:rPr>
          <w:delText>Scale-in VNF instance</w:delText>
        </w:r>
        <w:r w:rsidDel="00B40BBD">
          <w:rPr>
            <w:webHidden/>
          </w:rPr>
          <w:tab/>
        </w:r>
      </w:del>
      <w:del w:id="1468" w:author="Seggelke, Klaus" w:date="2017-03-21T10:29:00Z">
        <w:r w:rsidDel="00FA278F">
          <w:rPr>
            <w:webHidden/>
          </w:rPr>
          <w:delText>73</w:delText>
        </w:r>
      </w:del>
    </w:p>
    <w:p w:rsidR="00A57497" w:rsidDel="00B40BBD" w:rsidRDefault="00A57497">
      <w:pPr>
        <w:pStyle w:val="TOC1"/>
        <w:rPr>
          <w:del w:id="1469" w:author="Seggelke, Klaus" w:date="2017-03-21T14:43:00Z"/>
          <w:rFonts w:asciiTheme="minorHAnsi" w:eastAsiaTheme="minorEastAsia" w:hAnsiTheme="minorHAnsi" w:cstheme="minorBidi"/>
          <w:color w:val="auto"/>
          <w:sz w:val="22"/>
          <w:szCs w:val="22"/>
        </w:rPr>
      </w:pPr>
      <w:del w:id="1470" w:author="Seggelke, Klaus" w:date="2017-03-21T14:43:00Z">
        <w:r w:rsidRPr="00B40BBD" w:rsidDel="00B40BBD">
          <w:rPr>
            <w:rFonts w:cs="Arial"/>
            <w:sz w:val="22"/>
            <w:rPrChange w:id="1471" w:author="Seggelke, Klaus" w:date="2017-03-21T14:43:00Z">
              <w:rPr>
                <w:rStyle w:val="Hyperlink"/>
              </w:rPr>
            </w:rPrChange>
          </w:rPr>
          <w:delText>TC.VNF.SCALE.OUT.004</w:delText>
        </w:r>
        <w:r w:rsidDel="00B40BBD">
          <w:rPr>
            <w:rFonts w:asciiTheme="minorHAnsi" w:eastAsiaTheme="minorEastAsia" w:hAnsiTheme="minorHAnsi" w:cstheme="minorBidi"/>
            <w:color w:val="auto"/>
            <w:sz w:val="22"/>
            <w:szCs w:val="22"/>
          </w:rPr>
          <w:tab/>
        </w:r>
        <w:r w:rsidRPr="00B40BBD" w:rsidDel="00B40BBD">
          <w:rPr>
            <w:rFonts w:cs="Arial"/>
            <w:sz w:val="22"/>
            <w:rPrChange w:id="1472" w:author="Seggelke, Klaus" w:date="2017-03-21T14:43:00Z">
              <w:rPr>
                <w:rStyle w:val="Hyperlink"/>
              </w:rPr>
            </w:rPrChange>
          </w:rPr>
          <w:delText>Max vResource limit reached before max VNFD limit for scale-out</w:delText>
        </w:r>
        <w:r w:rsidDel="00B40BBD">
          <w:rPr>
            <w:webHidden/>
          </w:rPr>
          <w:tab/>
        </w:r>
      </w:del>
      <w:del w:id="1473" w:author="Seggelke, Klaus" w:date="2017-03-21T10:29:00Z">
        <w:r w:rsidDel="00FA278F">
          <w:rPr>
            <w:webHidden/>
          </w:rPr>
          <w:delText>75</w:delText>
        </w:r>
      </w:del>
    </w:p>
    <w:p w:rsidR="00A57497" w:rsidDel="00B40BBD" w:rsidRDefault="00A57497">
      <w:pPr>
        <w:pStyle w:val="TOC1"/>
        <w:rPr>
          <w:del w:id="1474" w:author="Seggelke, Klaus" w:date="2017-03-21T14:43:00Z"/>
          <w:rFonts w:asciiTheme="minorHAnsi" w:eastAsiaTheme="minorEastAsia" w:hAnsiTheme="minorHAnsi" w:cstheme="minorBidi"/>
          <w:color w:val="auto"/>
          <w:sz w:val="22"/>
          <w:szCs w:val="22"/>
        </w:rPr>
      </w:pPr>
      <w:del w:id="1475" w:author="Seggelke, Klaus" w:date="2017-03-21T14:43:00Z">
        <w:r w:rsidRPr="00B40BBD" w:rsidDel="00B40BBD">
          <w:rPr>
            <w:rFonts w:cs="Arial"/>
            <w:sz w:val="22"/>
            <w:rPrChange w:id="1476" w:author="Seggelke, Klaus" w:date="2017-03-21T14:43:00Z">
              <w:rPr>
                <w:rStyle w:val="Hyperlink"/>
              </w:rPr>
            </w:rPrChange>
          </w:rPr>
          <w:delText>TC.VNF.SCALE.OUT.005</w:delText>
        </w:r>
        <w:r w:rsidDel="00B40BBD">
          <w:rPr>
            <w:rFonts w:asciiTheme="minorHAnsi" w:eastAsiaTheme="minorEastAsia" w:hAnsiTheme="minorHAnsi" w:cstheme="minorBidi"/>
            <w:color w:val="auto"/>
            <w:sz w:val="22"/>
            <w:szCs w:val="22"/>
          </w:rPr>
          <w:tab/>
        </w:r>
        <w:r w:rsidRPr="00B40BBD" w:rsidDel="00B40BBD">
          <w:rPr>
            <w:rFonts w:cs="Arial"/>
            <w:sz w:val="22"/>
            <w:rPrChange w:id="1477" w:author="Seggelke, Klaus" w:date="2017-03-21T14:43:00Z">
              <w:rPr>
                <w:rStyle w:val="Hyperlink"/>
              </w:rPr>
            </w:rPrChange>
          </w:rPr>
          <w:delText>Removal of virtualized specialized hardware acceleration for scale-in</w:delText>
        </w:r>
        <w:r w:rsidDel="00B40BBD">
          <w:rPr>
            <w:webHidden/>
          </w:rPr>
          <w:tab/>
        </w:r>
      </w:del>
      <w:del w:id="1478" w:author="Seggelke, Klaus" w:date="2017-03-21T10:29:00Z">
        <w:r w:rsidDel="00FA278F">
          <w:rPr>
            <w:webHidden/>
          </w:rPr>
          <w:delText>76</w:delText>
        </w:r>
      </w:del>
    </w:p>
    <w:p w:rsidR="00A57497" w:rsidDel="00B40BBD" w:rsidRDefault="00A57497">
      <w:pPr>
        <w:pStyle w:val="TOC1"/>
        <w:rPr>
          <w:del w:id="1479" w:author="Seggelke, Klaus" w:date="2017-03-21T14:43:00Z"/>
          <w:rFonts w:asciiTheme="minorHAnsi" w:eastAsiaTheme="minorEastAsia" w:hAnsiTheme="minorHAnsi" w:cstheme="minorBidi"/>
          <w:color w:val="auto"/>
          <w:sz w:val="22"/>
          <w:szCs w:val="22"/>
        </w:rPr>
      </w:pPr>
      <w:del w:id="1480" w:author="Seggelke, Klaus" w:date="2017-03-21T14:43:00Z">
        <w:r w:rsidRPr="00B40BBD" w:rsidDel="00B40BBD">
          <w:rPr>
            <w:rFonts w:cs="Arial"/>
            <w:sz w:val="22"/>
            <w:rPrChange w:id="1481" w:author="Seggelke, Klaus" w:date="2017-03-21T14:43:00Z">
              <w:rPr>
                <w:rStyle w:val="Hyperlink"/>
              </w:rPr>
            </w:rPrChange>
          </w:rPr>
          <w:delText>TC.VNF.MIGRATE.001</w:delText>
        </w:r>
        <w:r w:rsidDel="00B40BBD">
          <w:rPr>
            <w:rFonts w:asciiTheme="minorHAnsi" w:eastAsiaTheme="minorEastAsia" w:hAnsiTheme="minorHAnsi" w:cstheme="minorBidi"/>
            <w:color w:val="auto"/>
            <w:sz w:val="22"/>
            <w:szCs w:val="22"/>
          </w:rPr>
          <w:tab/>
        </w:r>
        <w:r w:rsidRPr="00B40BBD" w:rsidDel="00B40BBD">
          <w:rPr>
            <w:rFonts w:cs="Arial"/>
            <w:sz w:val="22"/>
            <w:rPrChange w:id="1482" w:author="Seggelke, Klaus" w:date="2017-03-21T14:43:00Z">
              <w:rPr>
                <w:rStyle w:val="Hyperlink"/>
              </w:rPr>
            </w:rPrChange>
          </w:rPr>
          <w:delText>Migration of virtual resource with live migration set without traffic load</w:delText>
        </w:r>
        <w:r w:rsidDel="00B40BBD">
          <w:rPr>
            <w:webHidden/>
          </w:rPr>
          <w:tab/>
        </w:r>
      </w:del>
      <w:del w:id="1483" w:author="Seggelke, Klaus" w:date="2017-03-21T10:29:00Z">
        <w:r w:rsidDel="00FA278F">
          <w:rPr>
            <w:webHidden/>
          </w:rPr>
          <w:delText>78</w:delText>
        </w:r>
      </w:del>
    </w:p>
    <w:p w:rsidR="00A57497" w:rsidDel="00B40BBD" w:rsidRDefault="00A57497">
      <w:pPr>
        <w:pStyle w:val="TOC1"/>
        <w:rPr>
          <w:del w:id="1484" w:author="Seggelke, Klaus" w:date="2017-03-21T14:43:00Z"/>
          <w:rFonts w:asciiTheme="minorHAnsi" w:eastAsiaTheme="minorEastAsia" w:hAnsiTheme="minorHAnsi" w:cstheme="minorBidi"/>
          <w:color w:val="auto"/>
          <w:sz w:val="22"/>
          <w:szCs w:val="22"/>
        </w:rPr>
      </w:pPr>
      <w:del w:id="1485" w:author="Seggelke, Klaus" w:date="2017-03-21T14:43:00Z">
        <w:r w:rsidRPr="00B40BBD" w:rsidDel="00B40BBD">
          <w:rPr>
            <w:rFonts w:cs="Arial"/>
            <w:sz w:val="22"/>
            <w:rPrChange w:id="1486" w:author="Seggelke, Klaus" w:date="2017-03-21T14:43:00Z">
              <w:rPr>
                <w:rStyle w:val="Hyperlink"/>
              </w:rPr>
            </w:rPrChange>
          </w:rPr>
          <w:delText>TC.VNF.MIGRATE.002</w:delText>
        </w:r>
        <w:r w:rsidDel="00B40BBD">
          <w:rPr>
            <w:rFonts w:asciiTheme="minorHAnsi" w:eastAsiaTheme="minorEastAsia" w:hAnsiTheme="minorHAnsi" w:cstheme="minorBidi"/>
            <w:color w:val="auto"/>
            <w:sz w:val="22"/>
            <w:szCs w:val="22"/>
          </w:rPr>
          <w:tab/>
        </w:r>
        <w:r w:rsidRPr="00B40BBD" w:rsidDel="00B40BBD">
          <w:rPr>
            <w:rFonts w:cs="Arial"/>
            <w:sz w:val="22"/>
            <w:rPrChange w:id="1487" w:author="Seggelke, Klaus" w:date="2017-03-21T14:43:00Z">
              <w:rPr>
                <w:rStyle w:val="Hyperlink"/>
              </w:rPr>
            </w:rPrChange>
          </w:rPr>
          <w:delText>Migration of virtual resource with live migration set under traffic load</w:delText>
        </w:r>
        <w:r w:rsidDel="00B40BBD">
          <w:rPr>
            <w:webHidden/>
          </w:rPr>
          <w:tab/>
        </w:r>
      </w:del>
      <w:del w:id="1488" w:author="Seggelke, Klaus" w:date="2017-03-21T10:29:00Z">
        <w:r w:rsidDel="00FA278F">
          <w:rPr>
            <w:webHidden/>
          </w:rPr>
          <w:delText>78</w:delText>
        </w:r>
      </w:del>
    </w:p>
    <w:p w:rsidR="00A57497" w:rsidDel="00B40BBD" w:rsidRDefault="00A57497">
      <w:pPr>
        <w:pStyle w:val="TOC1"/>
        <w:rPr>
          <w:del w:id="1489" w:author="Seggelke, Klaus" w:date="2017-03-21T14:43:00Z"/>
          <w:rFonts w:asciiTheme="minorHAnsi" w:eastAsiaTheme="minorEastAsia" w:hAnsiTheme="minorHAnsi" w:cstheme="minorBidi"/>
          <w:color w:val="auto"/>
          <w:sz w:val="22"/>
          <w:szCs w:val="22"/>
        </w:rPr>
      </w:pPr>
      <w:del w:id="1490" w:author="Seggelke, Klaus" w:date="2017-03-21T14:43:00Z">
        <w:r w:rsidRPr="00B40BBD" w:rsidDel="00B40BBD">
          <w:rPr>
            <w:rFonts w:cs="Arial"/>
            <w:sz w:val="22"/>
            <w:rPrChange w:id="1491" w:author="Seggelke, Klaus" w:date="2017-03-21T14:43:00Z">
              <w:rPr>
                <w:rStyle w:val="Hyperlink"/>
              </w:rPr>
            </w:rPrChange>
          </w:rPr>
          <w:delText>TC.VNF.MIGRATE.003</w:delText>
        </w:r>
        <w:r w:rsidDel="00B40BBD">
          <w:rPr>
            <w:rFonts w:asciiTheme="minorHAnsi" w:eastAsiaTheme="minorEastAsia" w:hAnsiTheme="minorHAnsi" w:cstheme="minorBidi"/>
            <w:color w:val="auto"/>
            <w:sz w:val="22"/>
            <w:szCs w:val="22"/>
          </w:rPr>
          <w:tab/>
        </w:r>
        <w:r w:rsidRPr="00B40BBD" w:rsidDel="00B40BBD">
          <w:rPr>
            <w:rFonts w:cs="Arial"/>
            <w:sz w:val="22"/>
            <w:rPrChange w:id="1492" w:author="Seggelke, Klaus" w:date="2017-03-21T14:43:00Z">
              <w:rPr>
                <w:rStyle w:val="Hyperlink"/>
              </w:rPr>
            </w:rPrChange>
          </w:rPr>
          <w:delText>Migration of virtual resource with offline migration set without traffic load</w:delText>
        </w:r>
        <w:r w:rsidDel="00B40BBD">
          <w:rPr>
            <w:webHidden/>
          </w:rPr>
          <w:tab/>
        </w:r>
      </w:del>
      <w:del w:id="1493" w:author="Seggelke, Klaus" w:date="2017-03-21T10:29:00Z">
        <w:r w:rsidDel="00FA278F">
          <w:rPr>
            <w:webHidden/>
          </w:rPr>
          <w:delText>79</w:delText>
        </w:r>
      </w:del>
    </w:p>
    <w:p w:rsidR="00A57497" w:rsidDel="00B40BBD" w:rsidRDefault="00A57497">
      <w:pPr>
        <w:pStyle w:val="TOC1"/>
        <w:rPr>
          <w:del w:id="1494" w:author="Seggelke, Klaus" w:date="2017-03-21T14:43:00Z"/>
          <w:rFonts w:asciiTheme="minorHAnsi" w:eastAsiaTheme="minorEastAsia" w:hAnsiTheme="minorHAnsi" w:cstheme="minorBidi"/>
          <w:color w:val="auto"/>
          <w:sz w:val="22"/>
          <w:szCs w:val="22"/>
        </w:rPr>
      </w:pPr>
      <w:del w:id="1495" w:author="Seggelke, Klaus" w:date="2017-03-21T14:43:00Z">
        <w:r w:rsidRPr="00B40BBD" w:rsidDel="00B40BBD">
          <w:rPr>
            <w:rFonts w:cs="Arial"/>
            <w:sz w:val="22"/>
            <w:rPrChange w:id="1496" w:author="Seggelke, Klaus" w:date="2017-03-21T14:43:00Z">
              <w:rPr>
                <w:rStyle w:val="Hyperlink"/>
              </w:rPr>
            </w:rPrChange>
          </w:rPr>
          <w:delText>TC.VNF.MIGRATE.004</w:delText>
        </w:r>
        <w:r w:rsidDel="00B40BBD">
          <w:rPr>
            <w:rFonts w:asciiTheme="minorHAnsi" w:eastAsiaTheme="minorEastAsia" w:hAnsiTheme="minorHAnsi" w:cstheme="minorBidi"/>
            <w:color w:val="auto"/>
            <w:sz w:val="22"/>
            <w:szCs w:val="22"/>
          </w:rPr>
          <w:tab/>
        </w:r>
        <w:r w:rsidRPr="00B40BBD" w:rsidDel="00B40BBD">
          <w:rPr>
            <w:rFonts w:cs="Arial"/>
            <w:sz w:val="22"/>
            <w:rPrChange w:id="1497" w:author="Seggelke, Klaus" w:date="2017-03-21T14:43:00Z">
              <w:rPr>
                <w:rStyle w:val="Hyperlink"/>
              </w:rPr>
            </w:rPrChange>
          </w:rPr>
          <w:delText>Migration of virtual resource with offline migration set under traffic load</w:delText>
        </w:r>
        <w:r w:rsidDel="00B40BBD">
          <w:rPr>
            <w:webHidden/>
          </w:rPr>
          <w:tab/>
        </w:r>
      </w:del>
      <w:del w:id="1498" w:author="Seggelke, Klaus" w:date="2017-03-21T10:29:00Z">
        <w:r w:rsidDel="00FA278F">
          <w:rPr>
            <w:webHidden/>
          </w:rPr>
          <w:delText>80</w:delText>
        </w:r>
      </w:del>
    </w:p>
    <w:p w:rsidR="00A57497" w:rsidDel="00B40BBD" w:rsidRDefault="00A57497">
      <w:pPr>
        <w:pStyle w:val="TOC1"/>
        <w:rPr>
          <w:del w:id="1499" w:author="Seggelke, Klaus" w:date="2017-03-21T14:43:00Z"/>
          <w:rFonts w:asciiTheme="minorHAnsi" w:eastAsiaTheme="minorEastAsia" w:hAnsiTheme="minorHAnsi" w:cstheme="minorBidi"/>
          <w:color w:val="auto"/>
          <w:sz w:val="22"/>
          <w:szCs w:val="22"/>
        </w:rPr>
      </w:pPr>
      <w:del w:id="1500" w:author="Seggelke, Klaus" w:date="2017-03-21T14:43:00Z">
        <w:r w:rsidRPr="00B40BBD" w:rsidDel="00B40BBD">
          <w:rPr>
            <w:rFonts w:cs="Arial"/>
            <w:sz w:val="22"/>
            <w:rPrChange w:id="1501" w:author="Seggelke, Klaus" w:date="2017-03-21T14:43:00Z">
              <w:rPr>
                <w:rStyle w:val="Hyperlink"/>
              </w:rPr>
            </w:rPrChange>
          </w:rPr>
          <w:delText>TC.VNF.VNETWORK.001</w:delText>
        </w:r>
        <w:r w:rsidDel="00B40BBD">
          <w:rPr>
            <w:rFonts w:asciiTheme="minorHAnsi" w:eastAsiaTheme="minorEastAsia" w:hAnsiTheme="minorHAnsi" w:cstheme="minorBidi"/>
            <w:color w:val="auto"/>
            <w:sz w:val="22"/>
            <w:szCs w:val="22"/>
          </w:rPr>
          <w:tab/>
        </w:r>
        <w:r w:rsidRPr="00B40BBD" w:rsidDel="00B40BBD">
          <w:rPr>
            <w:rFonts w:cs="Arial"/>
            <w:sz w:val="22"/>
            <w:rPrChange w:id="1502" w:author="Seggelke, Klaus" w:date="2017-03-21T14:43:00Z">
              <w:rPr>
                <w:rStyle w:val="Hyperlink"/>
              </w:rPr>
            </w:rPrChange>
          </w:rPr>
          <w:delText>vNetworks resources</w:delText>
        </w:r>
        <w:r w:rsidDel="00B40BBD">
          <w:rPr>
            <w:webHidden/>
          </w:rPr>
          <w:tab/>
        </w:r>
      </w:del>
      <w:del w:id="1503" w:author="Seggelke, Klaus" w:date="2017-03-21T10:29:00Z">
        <w:r w:rsidDel="00FA278F">
          <w:rPr>
            <w:webHidden/>
          </w:rPr>
          <w:delText>82</w:delText>
        </w:r>
      </w:del>
    </w:p>
    <w:p w:rsidR="00A57497" w:rsidDel="00B40BBD" w:rsidRDefault="00A57497">
      <w:pPr>
        <w:pStyle w:val="TOC1"/>
        <w:rPr>
          <w:del w:id="1504" w:author="Seggelke, Klaus" w:date="2017-03-21T14:43:00Z"/>
          <w:rFonts w:asciiTheme="minorHAnsi" w:eastAsiaTheme="minorEastAsia" w:hAnsiTheme="minorHAnsi" w:cstheme="minorBidi"/>
          <w:color w:val="auto"/>
          <w:sz w:val="22"/>
          <w:szCs w:val="22"/>
        </w:rPr>
      </w:pPr>
      <w:del w:id="1505" w:author="Seggelke, Klaus" w:date="2017-03-21T14:43:00Z">
        <w:r w:rsidRPr="00B40BBD" w:rsidDel="00B40BBD">
          <w:rPr>
            <w:rFonts w:cs="Arial"/>
            <w:sz w:val="22"/>
            <w:rPrChange w:id="1506" w:author="Seggelke, Klaus" w:date="2017-03-21T14:43:00Z">
              <w:rPr>
                <w:rStyle w:val="Hyperlink"/>
              </w:rPr>
            </w:rPrChange>
          </w:rPr>
          <w:delText>TC.VNF.VNETWORK.002</w:delText>
        </w:r>
        <w:r w:rsidDel="00B40BBD">
          <w:rPr>
            <w:rFonts w:asciiTheme="minorHAnsi" w:eastAsiaTheme="minorEastAsia" w:hAnsiTheme="minorHAnsi" w:cstheme="minorBidi"/>
            <w:color w:val="auto"/>
            <w:sz w:val="22"/>
            <w:szCs w:val="22"/>
          </w:rPr>
          <w:tab/>
        </w:r>
        <w:r w:rsidRPr="00B40BBD" w:rsidDel="00B40BBD">
          <w:rPr>
            <w:rFonts w:cs="Arial"/>
            <w:sz w:val="22"/>
            <w:rPrChange w:id="1507" w:author="Seggelke, Klaus" w:date="2017-03-21T14:43:00Z">
              <w:rPr>
                <w:rStyle w:val="Hyperlink"/>
              </w:rPr>
            </w:rPrChange>
          </w:rPr>
          <w:delText>VNFM is able to modify the bandwidth of the vNetwork</w:delText>
        </w:r>
        <w:r w:rsidDel="00B40BBD">
          <w:rPr>
            <w:webHidden/>
          </w:rPr>
          <w:tab/>
        </w:r>
      </w:del>
      <w:del w:id="1508" w:author="Seggelke, Klaus" w:date="2017-03-21T10:29:00Z">
        <w:r w:rsidDel="00FA278F">
          <w:rPr>
            <w:webHidden/>
          </w:rPr>
          <w:delText>83</w:delText>
        </w:r>
      </w:del>
    </w:p>
    <w:p w:rsidR="00A57497" w:rsidDel="00B40BBD" w:rsidRDefault="00A57497">
      <w:pPr>
        <w:pStyle w:val="TOC1"/>
        <w:rPr>
          <w:del w:id="1509" w:author="Seggelke, Klaus" w:date="2017-03-21T14:43:00Z"/>
          <w:rFonts w:asciiTheme="minorHAnsi" w:eastAsiaTheme="minorEastAsia" w:hAnsiTheme="minorHAnsi" w:cstheme="minorBidi"/>
          <w:color w:val="auto"/>
          <w:sz w:val="22"/>
          <w:szCs w:val="22"/>
        </w:rPr>
      </w:pPr>
      <w:del w:id="1510" w:author="Seggelke, Klaus" w:date="2017-03-21T14:43:00Z">
        <w:r w:rsidRPr="00B40BBD" w:rsidDel="00B40BBD">
          <w:rPr>
            <w:rFonts w:cs="Arial"/>
            <w:sz w:val="22"/>
            <w:rPrChange w:id="1511" w:author="Seggelke, Klaus" w:date="2017-03-21T14:43:00Z">
              <w:rPr>
                <w:rStyle w:val="Hyperlink"/>
              </w:rPr>
            </w:rPrChange>
          </w:rPr>
          <w:delText>TC.VNF.VSTORAGE.001</w:delText>
        </w:r>
        <w:r w:rsidDel="00B40BBD">
          <w:rPr>
            <w:rFonts w:asciiTheme="minorHAnsi" w:eastAsiaTheme="minorEastAsia" w:hAnsiTheme="minorHAnsi" w:cstheme="minorBidi"/>
            <w:color w:val="auto"/>
            <w:sz w:val="22"/>
            <w:szCs w:val="22"/>
          </w:rPr>
          <w:tab/>
        </w:r>
        <w:r w:rsidRPr="00B40BBD" w:rsidDel="00B40BBD">
          <w:rPr>
            <w:rFonts w:cs="Arial"/>
            <w:sz w:val="22"/>
            <w:rPrChange w:id="1512" w:author="Seggelke, Klaus" w:date="2017-03-21T14:43:00Z">
              <w:rPr>
                <w:rStyle w:val="Hyperlink"/>
              </w:rPr>
            </w:rPrChange>
          </w:rPr>
          <w:delText>Increase of vStorage</w:delText>
        </w:r>
        <w:r w:rsidDel="00B40BBD">
          <w:rPr>
            <w:webHidden/>
          </w:rPr>
          <w:tab/>
        </w:r>
      </w:del>
      <w:del w:id="1513" w:author="Seggelke, Klaus" w:date="2017-03-21T10:29:00Z">
        <w:r w:rsidDel="00FA278F">
          <w:rPr>
            <w:webHidden/>
          </w:rPr>
          <w:delText>84</w:delText>
        </w:r>
      </w:del>
    </w:p>
    <w:p w:rsidR="00A57497" w:rsidDel="00B40BBD" w:rsidRDefault="00A57497">
      <w:pPr>
        <w:pStyle w:val="TOC1"/>
        <w:rPr>
          <w:del w:id="1514" w:author="Seggelke, Klaus" w:date="2017-03-21T14:43:00Z"/>
          <w:rFonts w:asciiTheme="minorHAnsi" w:eastAsiaTheme="minorEastAsia" w:hAnsiTheme="minorHAnsi" w:cstheme="minorBidi"/>
          <w:color w:val="auto"/>
          <w:sz w:val="22"/>
          <w:szCs w:val="22"/>
        </w:rPr>
      </w:pPr>
      <w:del w:id="1515" w:author="Seggelke, Klaus" w:date="2017-03-21T14:43:00Z">
        <w:r w:rsidRPr="00B40BBD" w:rsidDel="00B40BBD">
          <w:rPr>
            <w:rFonts w:cs="Arial"/>
            <w:sz w:val="22"/>
            <w:rPrChange w:id="1516" w:author="Seggelke, Klaus" w:date="2017-03-21T14:43:00Z">
              <w:rPr>
                <w:rStyle w:val="Hyperlink"/>
              </w:rPr>
            </w:rPrChange>
          </w:rPr>
          <w:delText>TC.VNF.VSTORAGE.002</w:delText>
        </w:r>
        <w:r w:rsidDel="00B40BBD">
          <w:rPr>
            <w:rFonts w:asciiTheme="minorHAnsi" w:eastAsiaTheme="minorEastAsia" w:hAnsiTheme="minorHAnsi" w:cstheme="minorBidi"/>
            <w:color w:val="auto"/>
            <w:sz w:val="22"/>
            <w:szCs w:val="22"/>
          </w:rPr>
          <w:tab/>
        </w:r>
        <w:r w:rsidRPr="00B40BBD" w:rsidDel="00B40BBD">
          <w:rPr>
            <w:rFonts w:cs="Arial"/>
            <w:sz w:val="22"/>
            <w:rPrChange w:id="1517" w:author="Seggelke, Klaus" w:date="2017-03-21T14:43:00Z">
              <w:rPr>
                <w:rStyle w:val="Hyperlink"/>
              </w:rPr>
            </w:rPrChange>
          </w:rPr>
          <w:delText>Decrease of vStorage</w:delText>
        </w:r>
        <w:r w:rsidDel="00B40BBD">
          <w:rPr>
            <w:webHidden/>
          </w:rPr>
          <w:tab/>
        </w:r>
      </w:del>
      <w:del w:id="1518" w:author="Seggelke, Klaus" w:date="2017-03-21T10:29:00Z">
        <w:r w:rsidDel="00FA278F">
          <w:rPr>
            <w:webHidden/>
          </w:rPr>
          <w:delText>85</w:delText>
        </w:r>
      </w:del>
    </w:p>
    <w:p w:rsidR="00A57497" w:rsidDel="00B40BBD" w:rsidRDefault="00A57497">
      <w:pPr>
        <w:pStyle w:val="TOC1"/>
        <w:rPr>
          <w:del w:id="1519" w:author="Seggelke, Klaus" w:date="2017-03-21T14:43:00Z"/>
          <w:rFonts w:asciiTheme="minorHAnsi" w:eastAsiaTheme="minorEastAsia" w:hAnsiTheme="minorHAnsi" w:cstheme="minorBidi"/>
          <w:color w:val="auto"/>
          <w:sz w:val="22"/>
          <w:szCs w:val="22"/>
        </w:rPr>
      </w:pPr>
      <w:del w:id="1520" w:author="Seggelke, Klaus" w:date="2017-03-21T14:43:00Z">
        <w:r w:rsidRPr="00B40BBD" w:rsidDel="00B40BBD">
          <w:rPr>
            <w:rFonts w:cs="Arial"/>
            <w:sz w:val="22"/>
            <w:rPrChange w:id="1521" w:author="Seggelke, Klaus" w:date="2017-03-21T14:43:00Z">
              <w:rPr>
                <w:rStyle w:val="Hyperlink"/>
              </w:rPr>
            </w:rPrChange>
          </w:rPr>
          <w:delText>TC.VNF.FAULT.001</w:delText>
        </w:r>
        <w:r w:rsidDel="00B40BBD">
          <w:rPr>
            <w:rFonts w:asciiTheme="minorHAnsi" w:eastAsiaTheme="minorEastAsia" w:hAnsiTheme="minorHAnsi" w:cstheme="minorBidi"/>
            <w:color w:val="auto"/>
            <w:sz w:val="22"/>
            <w:szCs w:val="22"/>
          </w:rPr>
          <w:tab/>
        </w:r>
        <w:r w:rsidRPr="00B40BBD" w:rsidDel="00B40BBD">
          <w:rPr>
            <w:rFonts w:cs="Arial"/>
            <w:sz w:val="22"/>
            <w:rPrChange w:id="1522" w:author="Seggelke, Klaus" w:date="2017-03-21T14:43:00Z">
              <w:rPr>
                <w:rStyle w:val="Hyperlink"/>
              </w:rPr>
            </w:rPrChange>
          </w:rPr>
          <w:delText>vCPU resource fault notification subscription and notification</w:delText>
        </w:r>
        <w:r w:rsidDel="00B40BBD">
          <w:rPr>
            <w:webHidden/>
          </w:rPr>
          <w:tab/>
        </w:r>
      </w:del>
      <w:del w:id="1523" w:author="Seggelke, Klaus" w:date="2017-03-21T10:29:00Z">
        <w:r w:rsidDel="00FA278F">
          <w:rPr>
            <w:webHidden/>
          </w:rPr>
          <w:delText>87</w:delText>
        </w:r>
      </w:del>
    </w:p>
    <w:p w:rsidR="00A57497" w:rsidDel="00B40BBD" w:rsidRDefault="00A57497">
      <w:pPr>
        <w:pStyle w:val="TOC1"/>
        <w:rPr>
          <w:del w:id="1524" w:author="Seggelke, Klaus" w:date="2017-03-21T14:43:00Z"/>
          <w:rFonts w:asciiTheme="minorHAnsi" w:eastAsiaTheme="minorEastAsia" w:hAnsiTheme="minorHAnsi" w:cstheme="minorBidi"/>
          <w:color w:val="auto"/>
          <w:sz w:val="22"/>
          <w:szCs w:val="22"/>
        </w:rPr>
      </w:pPr>
      <w:del w:id="1525" w:author="Seggelke, Klaus" w:date="2017-03-21T14:43:00Z">
        <w:r w:rsidRPr="00B40BBD" w:rsidDel="00B40BBD">
          <w:rPr>
            <w:rFonts w:cs="Arial"/>
            <w:sz w:val="22"/>
            <w:rPrChange w:id="1526" w:author="Seggelke, Klaus" w:date="2017-03-21T14:43:00Z">
              <w:rPr>
                <w:rStyle w:val="Hyperlink"/>
              </w:rPr>
            </w:rPrChange>
          </w:rPr>
          <w:delText>TC.VNF.FAULT.002</w:delText>
        </w:r>
        <w:r w:rsidDel="00B40BBD">
          <w:rPr>
            <w:rFonts w:asciiTheme="minorHAnsi" w:eastAsiaTheme="minorEastAsia" w:hAnsiTheme="minorHAnsi" w:cstheme="minorBidi"/>
            <w:color w:val="auto"/>
            <w:sz w:val="22"/>
            <w:szCs w:val="22"/>
          </w:rPr>
          <w:tab/>
        </w:r>
        <w:r w:rsidRPr="00B40BBD" w:rsidDel="00B40BBD">
          <w:rPr>
            <w:rFonts w:cs="Arial"/>
            <w:sz w:val="22"/>
            <w:rPrChange w:id="1527" w:author="Seggelke, Klaus" w:date="2017-03-21T14:43:00Z">
              <w:rPr>
                <w:rStyle w:val="Hyperlink"/>
              </w:rPr>
            </w:rPrChange>
          </w:rPr>
          <w:delText>Double vCPU resource fault notification subscription and notification</w:delText>
        </w:r>
        <w:r w:rsidDel="00B40BBD">
          <w:rPr>
            <w:webHidden/>
          </w:rPr>
          <w:tab/>
        </w:r>
      </w:del>
      <w:del w:id="1528" w:author="Seggelke, Klaus" w:date="2017-03-21T10:29:00Z">
        <w:r w:rsidDel="00FA278F">
          <w:rPr>
            <w:webHidden/>
          </w:rPr>
          <w:delText>88</w:delText>
        </w:r>
      </w:del>
    </w:p>
    <w:p w:rsidR="00A57497" w:rsidDel="00B40BBD" w:rsidRDefault="00A57497">
      <w:pPr>
        <w:pStyle w:val="TOC1"/>
        <w:rPr>
          <w:del w:id="1529" w:author="Seggelke, Klaus" w:date="2017-03-21T14:43:00Z"/>
          <w:rFonts w:asciiTheme="minorHAnsi" w:eastAsiaTheme="minorEastAsia" w:hAnsiTheme="minorHAnsi" w:cstheme="minorBidi"/>
          <w:color w:val="auto"/>
          <w:sz w:val="22"/>
          <w:szCs w:val="22"/>
        </w:rPr>
      </w:pPr>
      <w:del w:id="1530" w:author="Seggelke, Klaus" w:date="2017-03-21T14:43:00Z">
        <w:r w:rsidRPr="00B40BBD" w:rsidDel="00B40BBD">
          <w:rPr>
            <w:rFonts w:cs="Arial"/>
            <w:sz w:val="22"/>
            <w:rPrChange w:id="1531" w:author="Seggelke, Klaus" w:date="2017-03-21T14:43:00Z">
              <w:rPr>
                <w:rStyle w:val="Hyperlink"/>
              </w:rPr>
            </w:rPrChange>
          </w:rPr>
          <w:delText>TC.VNF.FAULT.003</w:delText>
        </w:r>
        <w:r w:rsidDel="00B40BBD">
          <w:rPr>
            <w:rFonts w:asciiTheme="minorHAnsi" w:eastAsiaTheme="minorEastAsia" w:hAnsiTheme="minorHAnsi" w:cstheme="minorBidi"/>
            <w:color w:val="auto"/>
            <w:sz w:val="22"/>
            <w:szCs w:val="22"/>
          </w:rPr>
          <w:tab/>
        </w:r>
        <w:r w:rsidRPr="00B40BBD" w:rsidDel="00B40BBD">
          <w:rPr>
            <w:rFonts w:cs="Arial"/>
            <w:sz w:val="22"/>
            <w:rPrChange w:id="1532" w:author="Seggelke, Klaus" w:date="2017-03-21T14:43:00Z">
              <w:rPr>
                <w:rStyle w:val="Hyperlink"/>
              </w:rPr>
            </w:rPrChange>
          </w:rPr>
          <w:delText>vMemory resource fault notification subscription and notification</w:delText>
        </w:r>
        <w:r w:rsidDel="00B40BBD">
          <w:rPr>
            <w:webHidden/>
          </w:rPr>
          <w:tab/>
        </w:r>
      </w:del>
      <w:del w:id="1533" w:author="Seggelke, Klaus" w:date="2017-03-21T10:29:00Z">
        <w:r w:rsidDel="00FA278F">
          <w:rPr>
            <w:webHidden/>
          </w:rPr>
          <w:delText>89</w:delText>
        </w:r>
      </w:del>
    </w:p>
    <w:p w:rsidR="00A57497" w:rsidDel="00B40BBD" w:rsidRDefault="00A57497">
      <w:pPr>
        <w:pStyle w:val="TOC1"/>
        <w:rPr>
          <w:del w:id="1534" w:author="Seggelke, Klaus" w:date="2017-03-21T14:43:00Z"/>
          <w:rFonts w:asciiTheme="minorHAnsi" w:eastAsiaTheme="minorEastAsia" w:hAnsiTheme="minorHAnsi" w:cstheme="minorBidi"/>
          <w:color w:val="auto"/>
          <w:sz w:val="22"/>
          <w:szCs w:val="22"/>
        </w:rPr>
      </w:pPr>
      <w:del w:id="1535" w:author="Seggelke, Klaus" w:date="2017-03-21T14:43:00Z">
        <w:r w:rsidRPr="00B40BBD" w:rsidDel="00B40BBD">
          <w:rPr>
            <w:rFonts w:cs="Arial"/>
            <w:sz w:val="22"/>
            <w:rPrChange w:id="1536" w:author="Seggelke, Klaus" w:date="2017-03-21T14:43:00Z">
              <w:rPr>
                <w:rStyle w:val="Hyperlink"/>
              </w:rPr>
            </w:rPrChange>
          </w:rPr>
          <w:delText>TC.VNF.FAULT.004</w:delText>
        </w:r>
        <w:r w:rsidDel="00B40BBD">
          <w:rPr>
            <w:rFonts w:asciiTheme="minorHAnsi" w:eastAsiaTheme="minorEastAsia" w:hAnsiTheme="minorHAnsi" w:cstheme="minorBidi"/>
            <w:color w:val="auto"/>
            <w:sz w:val="22"/>
            <w:szCs w:val="22"/>
          </w:rPr>
          <w:tab/>
        </w:r>
        <w:r w:rsidRPr="00B40BBD" w:rsidDel="00B40BBD">
          <w:rPr>
            <w:rFonts w:cs="Arial"/>
            <w:sz w:val="22"/>
            <w:rPrChange w:id="1537" w:author="Seggelke, Klaus" w:date="2017-03-21T14:43:00Z">
              <w:rPr>
                <w:rStyle w:val="Hyperlink"/>
              </w:rPr>
            </w:rPrChange>
          </w:rPr>
          <w:delText>vNetwork resource fault notification subscription and notification</w:delText>
        </w:r>
        <w:r w:rsidDel="00B40BBD">
          <w:rPr>
            <w:webHidden/>
          </w:rPr>
          <w:tab/>
        </w:r>
      </w:del>
      <w:del w:id="1538" w:author="Seggelke, Klaus" w:date="2017-03-21T10:29:00Z">
        <w:r w:rsidDel="00FA278F">
          <w:rPr>
            <w:webHidden/>
          </w:rPr>
          <w:delText>90</w:delText>
        </w:r>
      </w:del>
    </w:p>
    <w:p w:rsidR="00A57497" w:rsidDel="00B40BBD" w:rsidRDefault="00A57497">
      <w:pPr>
        <w:pStyle w:val="TOC1"/>
        <w:rPr>
          <w:del w:id="1539" w:author="Seggelke, Klaus" w:date="2017-03-21T14:43:00Z"/>
          <w:rFonts w:asciiTheme="minorHAnsi" w:eastAsiaTheme="minorEastAsia" w:hAnsiTheme="minorHAnsi" w:cstheme="minorBidi"/>
          <w:color w:val="auto"/>
          <w:sz w:val="22"/>
          <w:szCs w:val="22"/>
        </w:rPr>
      </w:pPr>
      <w:del w:id="1540" w:author="Seggelke, Klaus" w:date="2017-03-21T14:43:00Z">
        <w:r w:rsidRPr="00B40BBD" w:rsidDel="00B40BBD">
          <w:rPr>
            <w:rFonts w:cs="Arial"/>
            <w:sz w:val="22"/>
            <w:rPrChange w:id="1541" w:author="Seggelke, Klaus" w:date="2017-03-21T14:43:00Z">
              <w:rPr>
                <w:rStyle w:val="Hyperlink"/>
              </w:rPr>
            </w:rPrChange>
          </w:rPr>
          <w:delText>TC.VNF.FAULT.005</w:delText>
        </w:r>
        <w:r w:rsidDel="00B40BBD">
          <w:rPr>
            <w:rFonts w:asciiTheme="minorHAnsi" w:eastAsiaTheme="minorEastAsia" w:hAnsiTheme="minorHAnsi" w:cstheme="minorBidi"/>
            <w:color w:val="auto"/>
            <w:sz w:val="22"/>
            <w:szCs w:val="22"/>
          </w:rPr>
          <w:tab/>
        </w:r>
        <w:r w:rsidRPr="00B40BBD" w:rsidDel="00B40BBD">
          <w:rPr>
            <w:rFonts w:cs="Arial"/>
            <w:sz w:val="22"/>
            <w:rPrChange w:id="1542" w:author="Seggelke, Klaus" w:date="2017-03-21T14:43:00Z">
              <w:rPr>
                <w:rStyle w:val="Hyperlink"/>
              </w:rPr>
            </w:rPrChange>
          </w:rPr>
          <w:delText>vStorage resource fault notification subscription and notification</w:delText>
        </w:r>
        <w:r w:rsidDel="00B40BBD">
          <w:rPr>
            <w:webHidden/>
          </w:rPr>
          <w:tab/>
        </w:r>
      </w:del>
      <w:del w:id="1543" w:author="Seggelke, Klaus" w:date="2017-03-21T10:29:00Z">
        <w:r w:rsidDel="00FA278F">
          <w:rPr>
            <w:webHidden/>
          </w:rPr>
          <w:delText>91</w:delText>
        </w:r>
      </w:del>
    </w:p>
    <w:p w:rsidR="00A57497" w:rsidDel="00B40BBD" w:rsidRDefault="00A57497">
      <w:pPr>
        <w:pStyle w:val="TOC1"/>
        <w:rPr>
          <w:del w:id="1544" w:author="Seggelke, Klaus" w:date="2017-03-21T14:43:00Z"/>
          <w:rFonts w:asciiTheme="minorHAnsi" w:eastAsiaTheme="minorEastAsia" w:hAnsiTheme="minorHAnsi" w:cstheme="minorBidi"/>
          <w:color w:val="auto"/>
          <w:sz w:val="22"/>
          <w:szCs w:val="22"/>
        </w:rPr>
      </w:pPr>
      <w:del w:id="1545" w:author="Seggelke, Klaus" w:date="2017-03-21T14:43:00Z">
        <w:r w:rsidRPr="00B40BBD" w:rsidDel="00B40BBD">
          <w:rPr>
            <w:rFonts w:cs="Arial"/>
            <w:sz w:val="22"/>
            <w:rPrChange w:id="1546" w:author="Seggelke, Klaus" w:date="2017-03-21T14:43:00Z">
              <w:rPr>
                <w:rStyle w:val="Hyperlink"/>
              </w:rPr>
            </w:rPrChange>
          </w:rPr>
          <w:delText>TC.VNF.RECOVERY.001</w:delText>
        </w:r>
        <w:r w:rsidDel="00B40BBD">
          <w:rPr>
            <w:rFonts w:asciiTheme="minorHAnsi" w:eastAsiaTheme="minorEastAsia" w:hAnsiTheme="minorHAnsi" w:cstheme="minorBidi"/>
            <w:color w:val="auto"/>
            <w:sz w:val="22"/>
            <w:szCs w:val="22"/>
          </w:rPr>
          <w:tab/>
        </w:r>
        <w:r w:rsidRPr="00B40BBD" w:rsidDel="00B40BBD">
          <w:rPr>
            <w:rFonts w:cs="Arial"/>
            <w:sz w:val="22"/>
            <w:rPrChange w:id="1547" w:author="Seggelke, Klaus" w:date="2017-03-21T14:43:00Z">
              <w:rPr>
                <w:rStyle w:val="Hyperlink"/>
              </w:rPr>
            </w:rPrChange>
          </w:rPr>
          <w:delText>Manual VNF recover of a faulty VNF</w:delText>
        </w:r>
        <w:r w:rsidDel="00B40BBD">
          <w:rPr>
            <w:webHidden/>
          </w:rPr>
          <w:tab/>
        </w:r>
      </w:del>
      <w:del w:id="1548" w:author="Seggelke, Klaus" w:date="2017-03-21T10:29:00Z">
        <w:r w:rsidDel="00FA278F">
          <w:rPr>
            <w:webHidden/>
          </w:rPr>
          <w:delText>92</w:delText>
        </w:r>
      </w:del>
    </w:p>
    <w:p w:rsidR="00A57497" w:rsidDel="00B40BBD" w:rsidRDefault="00A57497">
      <w:pPr>
        <w:pStyle w:val="TOC1"/>
        <w:rPr>
          <w:del w:id="1549" w:author="Seggelke, Klaus" w:date="2017-03-21T14:43:00Z"/>
          <w:rFonts w:asciiTheme="minorHAnsi" w:eastAsiaTheme="minorEastAsia" w:hAnsiTheme="minorHAnsi" w:cstheme="minorBidi"/>
          <w:color w:val="auto"/>
          <w:sz w:val="22"/>
          <w:szCs w:val="22"/>
        </w:rPr>
      </w:pPr>
      <w:del w:id="1550" w:author="Seggelke, Klaus" w:date="2017-03-21T14:43:00Z">
        <w:r w:rsidRPr="00B40BBD" w:rsidDel="00B40BBD">
          <w:rPr>
            <w:rFonts w:cs="Arial"/>
            <w:sz w:val="22"/>
            <w:rPrChange w:id="1551" w:author="Seggelke, Klaus" w:date="2017-03-21T14:43:00Z">
              <w:rPr>
                <w:rStyle w:val="Hyperlink"/>
              </w:rPr>
            </w:rPrChange>
          </w:rPr>
          <w:delText>TC.VNF.PERF.001</w:delText>
        </w:r>
        <w:r w:rsidDel="00B40BBD">
          <w:rPr>
            <w:rFonts w:asciiTheme="minorHAnsi" w:eastAsiaTheme="minorEastAsia" w:hAnsiTheme="minorHAnsi" w:cstheme="minorBidi"/>
            <w:color w:val="auto"/>
            <w:sz w:val="22"/>
            <w:szCs w:val="22"/>
          </w:rPr>
          <w:tab/>
        </w:r>
        <w:r w:rsidRPr="00B40BBD" w:rsidDel="00B40BBD">
          <w:rPr>
            <w:rFonts w:cs="Arial"/>
            <w:sz w:val="22"/>
            <w:rPrChange w:id="1552" w:author="Seggelke, Klaus" w:date="2017-03-21T14:43:00Z">
              <w:rPr>
                <w:rStyle w:val="Hyperlink"/>
              </w:rPr>
            </w:rPrChange>
          </w:rPr>
          <w:delText>vCPU resource performance data notification subscription and notification</w:delText>
        </w:r>
        <w:r w:rsidDel="00B40BBD">
          <w:rPr>
            <w:webHidden/>
          </w:rPr>
          <w:tab/>
        </w:r>
      </w:del>
      <w:del w:id="1553" w:author="Seggelke, Klaus" w:date="2017-03-21T10:29:00Z">
        <w:r w:rsidDel="00FA278F">
          <w:rPr>
            <w:webHidden/>
          </w:rPr>
          <w:delText>94</w:delText>
        </w:r>
      </w:del>
    </w:p>
    <w:p w:rsidR="00A57497" w:rsidDel="00B40BBD" w:rsidRDefault="00A57497">
      <w:pPr>
        <w:pStyle w:val="TOC1"/>
        <w:rPr>
          <w:del w:id="1554" w:author="Seggelke, Klaus" w:date="2017-03-21T14:43:00Z"/>
          <w:rFonts w:asciiTheme="minorHAnsi" w:eastAsiaTheme="minorEastAsia" w:hAnsiTheme="minorHAnsi" w:cstheme="minorBidi"/>
          <w:color w:val="auto"/>
          <w:sz w:val="22"/>
          <w:szCs w:val="22"/>
        </w:rPr>
      </w:pPr>
      <w:del w:id="1555" w:author="Seggelke, Klaus" w:date="2017-03-21T14:43:00Z">
        <w:r w:rsidRPr="00B40BBD" w:rsidDel="00B40BBD">
          <w:rPr>
            <w:rFonts w:cs="Arial"/>
            <w:sz w:val="22"/>
            <w:rPrChange w:id="1556" w:author="Seggelke, Klaus" w:date="2017-03-21T14:43:00Z">
              <w:rPr>
                <w:rStyle w:val="Hyperlink"/>
              </w:rPr>
            </w:rPrChange>
          </w:rPr>
          <w:delText>TC.VNF.PERF.002</w:delText>
        </w:r>
        <w:r w:rsidDel="00B40BBD">
          <w:rPr>
            <w:rFonts w:asciiTheme="minorHAnsi" w:eastAsiaTheme="minorEastAsia" w:hAnsiTheme="minorHAnsi" w:cstheme="minorBidi"/>
            <w:color w:val="auto"/>
            <w:sz w:val="22"/>
            <w:szCs w:val="22"/>
          </w:rPr>
          <w:tab/>
        </w:r>
        <w:r w:rsidRPr="00B40BBD" w:rsidDel="00B40BBD">
          <w:rPr>
            <w:rFonts w:cs="Arial"/>
            <w:sz w:val="22"/>
            <w:rPrChange w:id="1557" w:author="Seggelke, Klaus" w:date="2017-03-21T14:43:00Z">
              <w:rPr>
                <w:rStyle w:val="Hyperlink"/>
              </w:rPr>
            </w:rPrChange>
          </w:rPr>
          <w:delText>vMemory resource performance data notification subscription and notification</w:delText>
        </w:r>
        <w:r w:rsidDel="00B40BBD">
          <w:rPr>
            <w:webHidden/>
          </w:rPr>
          <w:tab/>
        </w:r>
      </w:del>
      <w:del w:id="1558" w:author="Seggelke, Klaus" w:date="2017-03-21T10:29:00Z">
        <w:r w:rsidDel="00FA278F">
          <w:rPr>
            <w:webHidden/>
          </w:rPr>
          <w:delText>95</w:delText>
        </w:r>
      </w:del>
    </w:p>
    <w:p w:rsidR="00A57497" w:rsidDel="00B40BBD" w:rsidRDefault="00A57497">
      <w:pPr>
        <w:pStyle w:val="TOC1"/>
        <w:rPr>
          <w:del w:id="1559" w:author="Seggelke, Klaus" w:date="2017-03-21T14:43:00Z"/>
          <w:rFonts w:asciiTheme="minorHAnsi" w:eastAsiaTheme="minorEastAsia" w:hAnsiTheme="minorHAnsi" w:cstheme="minorBidi"/>
          <w:color w:val="auto"/>
          <w:sz w:val="22"/>
          <w:szCs w:val="22"/>
        </w:rPr>
      </w:pPr>
      <w:del w:id="1560" w:author="Seggelke, Klaus" w:date="2017-03-21T14:43:00Z">
        <w:r w:rsidRPr="00B40BBD" w:rsidDel="00B40BBD">
          <w:rPr>
            <w:rFonts w:cs="Arial"/>
            <w:sz w:val="22"/>
            <w:rPrChange w:id="1561" w:author="Seggelke, Klaus" w:date="2017-03-21T14:43:00Z">
              <w:rPr>
                <w:rStyle w:val="Hyperlink"/>
              </w:rPr>
            </w:rPrChange>
          </w:rPr>
          <w:delText>TC.VNF.PERF.003</w:delText>
        </w:r>
        <w:r w:rsidDel="00B40BBD">
          <w:rPr>
            <w:rFonts w:asciiTheme="minorHAnsi" w:eastAsiaTheme="minorEastAsia" w:hAnsiTheme="minorHAnsi" w:cstheme="minorBidi"/>
            <w:color w:val="auto"/>
            <w:sz w:val="22"/>
            <w:szCs w:val="22"/>
          </w:rPr>
          <w:tab/>
        </w:r>
        <w:r w:rsidRPr="00B40BBD" w:rsidDel="00B40BBD">
          <w:rPr>
            <w:rFonts w:cs="Arial"/>
            <w:sz w:val="22"/>
            <w:rPrChange w:id="1562" w:author="Seggelke, Klaus" w:date="2017-03-21T14:43:00Z">
              <w:rPr>
                <w:rStyle w:val="Hyperlink"/>
              </w:rPr>
            </w:rPrChange>
          </w:rPr>
          <w:delText>vStorage resource performance data notification subscription and notification</w:delText>
        </w:r>
        <w:r w:rsidDel="00B40BBD">
          <w:rPr>
            <w:webHidden/>
          </w:rPr>
          <w:tab/>
        </w:r>
      </w:del>
      <w:del w:id="1563" w:author="Seggelke, Klaus" w:date="2017-03-21T10:29:00Z">
        <w:r w:rsidDel="00FA278F">
          <w:rPr>
            <w:webHidden/>
          </w:rPr>
          <w:delText>96</w:delText>
        </w:r>
      </w:del>
    </w:p>
    <w:p w:rsidR="00A57497" w:rsidDel="00B40BBD" w:rsidRDefault="00A57497">
      <w:pPr>
        <w:pStyle w:val="TOC1"/>
        <w:rPr>
          <w:del w:id="1564" w:author="Seggelke, Klaus" w:date="2017-03-21T14:43:00Z"/>
          <w:rFonts w:asciiTheme="minorHAnsi" w:eastAsiaTheme="minorEastAsia" w:hAnsiTheme="minorHAnsi" w:cstheme="minorBidi"/>
          <w:color w:val="auto"/>
          <w:sz w:val="22"/>
          <w:szCs w:val="22"/>
        </w:rPr>
      </w:pPr>
      <w:del w:id="1565" w:author="Seggelke, Klaus" w:date="2017-03-21T14:43:00Z">
        <w:r w:rsidRPr="00B40BBD" w:rsidDel="00B40BBD">
          <w:rPr>
            <w:rFonts w:cs="Arial"/>
            <w:sz w:val="22"/>
            <w:rPrChange w:id="1566" w:author="Seggelke, Klaus" w:date="2017-03-21T14:43:00Z">
              <w:rPr>
                <w:rStyle w:val="Hyperlink"/>
              </w:rPr>
            </w:rPrChange>
          </w:rPr>
          <w:delText>TC.VNF.PERF.004</w:delText>
        </w:r>
        <w:r w:rsidDel="00B40BBD">
          <w:rPr>
            <w:rFonts w:asciiTheme="minorHAnsi" w:eastAsiaTheme="minorEastAsia" w:hAnsiTheme="minorHAnsi" w:cstheme="minorBidi"/>
            <w:color w:val="auto"/>
            <w:sz w:val="22"/>
            <w:szCs w:val="22"/>
          </w:rPr>
          <w:tab/>
        </w:r>
        <w:r w:rsidRPr="00B40BBD" w:rsidDel="00B40BBD">
          <w:rPr>
            <w:rFonts w:cs="Arial"/>
            <w:sz w:val="22"/>
            <w:rPrChange w:id="1567" w:author="Seggelke, Klaus" w:date="2017-03-21T14:43:00Z">
              <w:rPr>
                <w:rStyle w:val="Hyperlink"/>
              </w:rPr>
            </w:rPrChange>
          </w:rPr>
          <w:delText>vCPU resource performance threshold notification subscription and notification</w:delText>
        </w:r>
        <w:r w:rsidDel="00B40BBD">
          <w:rPr>
            <w:webHidden/>
          </w:rPr>
          <w:tab/>
        </w:r>
      </w:del>
      <w:del w:id="1568" w:author="Seggelke, Klaus" w:date="2017-03-21T10:29:00Z">
        <w:r w:rsidDel="00FA278F">
          <w:rPr>
            <w:webHidden/>
          </w:rPr>
          <w:delText>97</w:delText>
        </w:r>
      </w:del>
    </w:p>
    <w:p w:rsidR="00A57497" w:rsidDel="00B40BBD" w:rsidRDefault="00A57497">
      <w:pPr>
        <w:pStyle w:val="TOC1"/>
        <w:rPr>
          <w:del w:id="1569" w:author="Seggelke, Klaus" w:date="2017-03-21T14:43:00Z"/>
          <w:rFonts w:asciiTheme="minorHAnsi" w:eastAsiaTheme="minorEastAsia" w:hAnsiTheme="minorHAnsi" w:cstheme="minorBidi"/>
          <w:color w:val="auto"/>
          <w:sz w:val="22"/>
          <w:szCs w:val="22"/>
        </w:rPr>
      </w:pPr>
      <w:del w:id="1570" w:author="Seggelke, Klaus" w:date="2017-03-21T14:43:00Z">
        <w:r w:rsidRPr="00B40BBD" w:rsidDel="00B40BBD">
          <w:rPr>
            <w:rFonts w:cs="Arial"/>
            <w:sz w:val="22"/>
            <w:rPrChange w:id="1571" w:author="Seggelke, Klaus" w:date="2017-03-21T14:43:00Z">
              <w:rPr>
                <w:rStyle w:val="Hyperlink"/>
              </w:rPr>
            </w:rPrChange>
          </w:rPr>
          <w:delText>TC.VNF.PERF.005</w:delText>
        </w:r>
        <w:r w:rsidDel="00B40BBD">
          <w:rPr>
            <w:rFonts w:asciiTheme="minorHAnsi" w:eastAsiaTheme="minorEastAsia" w:hAnsiTheme="minorHAnsi" w:cstheme="minorBidi"/>
            <w:color w:val="auto"/>
            <w:sz w:val="22"/>
            <w:szCs w:val="22"/>
          </w:rPr>
          <w:tab/>
        </w:r>
        <w:r w:rsidRPr="00B40BBD" w:rsidDel="00B40BBD">
          <w:rPr>
            <w:rFonts w:cs="Arial"/>
            <w:sz w:val="22"/>
            <w:rPrChange w:id="1572" w:author="Seggelke, Klaus" w:date="2017-03-21T14:43:00Z">
              <w:rPr>
                <w:rStyle w:val="Hyperlink"/>
              </w:rPr>
            </w:rPrChange>
          </w:rPr>
          <w:delText>vMemory resource performance threshold notification subscription and notification</w:delText>
        </w:r>
        <w:r w:rsidDel="00B40BBD">
          <w:rPr>
            <w:webHidden/>
          </w:rPr>
          <w:tab/>
        </w:r>
      </w:del>
      <w:del w:id="1573" w:author="Seggelke, Klaus" w:date="2017-03-21T10:29:00Z">
        <w:r w:rsidDel="00FA278F">
          <w:rPr>
            <w:webHidden/>
          </w:rPr>
          <w:delText>98</w:delText>
        </w:r>
      </w:del>
    </w:p>
    <w:p w:rsidR="00A57497" w:rsidDel="00B40BBD" w:rsidRDefault="00A57497">
      <w:pPr>
        <w:pStyle w:val="TOC1"/>
        <w:rPr>
          <w:del w:id="1574" w:author="Seggelke, Klaus" w:date="2017-03-21T14:43:00Z"/>
          <w:rFonts w:asciiTheme="minorHAnsi" w:eastAsiaTheme="minorEastAsia" w:hAnsiTheme="minorHAnsi" w:cstheme="minorBidi"/>
          <w:color w:val="auto"/>
          <w:sz w:val="22"/>
          <w:szCs w:val="22"/>
        </w:rPr>
      </w:pPr>
      <w:del w:id="1575" w:author="Seggelke, Klaus" w:date="2017-03-21T14:43:00Z">
        <w:r w:rsidRPr="00B40BBD" w:rsidDel="00B40BBD">
          <w:rPr>
            <w:rFonts w:cs="Arial"/>
            <w:sz w:val="22"/>
            <w:rPrChange w:id="1576" w:author="Seggelke, Klaus" w:date="2017-03-21T14:43:00Z">
              <w:rPr>
                <w:rStyle w:val="Hyperlink"/>
              </w:rPr>
            </w:rPrChange>
          </w:rPr>
          <w:delText>TC.VNF.PERF.006</w:delText>
        </w:r>
        <w:r w:rsidDel="00B40BBD">
          <w:rPr>
            <w:rFonts w:asciiTheme="minorHAnsi" w:eastAsiaTheme="minorEastAsia" w:hAnsiTheme="minorHAnsi" w:cstheme="minorBidi"/>
            <w:color w:val="auto"/>
            <w:sz w:val="22"/>
            <w:szCs w:val="22"/>
          </w:rPr>
          <w:tab/>
        </w:r>
        <w:r w:rsidRPr="00B40BBD" w:rsidDel="00B40BBD">
          <w:rPr>
            <w:rFonts w:cs="Arial"/>
            <w:sz w:val="22"/>
            <w:rPrChange w:id="1577" w:author="Seggelke, Klaus" w:date="2017-03-21T14:43:00Z">
              <w:rPr>
                <w:rStyle w:val="Hyperlink"/>
              </w:rPr>
            </w:rPrChange>
          </w:rPr>
          <w:delText>vStorage resource performance threshold notification subscription and notification</w:delText>
        </w:r>
        <w:r w:rsidDel="00B40BBD">
          <w:rPr>
            <w:webHidden/>
          </w:rPr>
          <w:tab/>
        </w:r>
      </w:del>
      <w:del w:id="1578" w:author="Seggelke, Klaus" w:date="2017-03-21T10:29:00Z">
        <w:r w:rsidDel="00FA278F">
          <w:rPr>
            <w:webHidden/>
          </w:rPr>
          <w:delText>99</w:delText>
        </w:r>
      </w:del>
    </w:p>
    <w:p w:rsidR="00A57497" w:rsidDel="00B40BBD" w:rsidRDefault="00A57497">
      <w:pPr>
        <w:pStyle w:val="TOC1"/>
        <w:rPr>
          <w:del w:id="1579" w:author="Seggelke, Klaus" w:date="2017-03-21T14:43:00Z"/>
          <w:rFonts w:asciiTheme="minorHAnsi" w:eastAsiaTheme="minorEastAsia" w:hAnsiTheme="minorHAnsi" w:cstheme="minorBidi"/>
          <w:color w:val="auto"/>
          <w:sz w:val="22"/>
          <w:szCs w:val="22"/>
        </w:rPr>
      </w:pPr>
      <w:del w:id="1580" w:author="Seggelke, Klaus" w:date="2017-03-21T14:43:00Z">
        <w:r w:rsidRPr="00B40BBD" w:rsidDel="00B40BBD">
          <w:rPr>
            <w:rFonts w:cs="Arial"/>
            <w:sz w:val="22"/>
            <w:rPrChange w:id="1581" w:author="Seggelke, Klaus" w:date="2017-03-21T14:43:00Z">
              <w:rPr>
                <w:rStyle w:val="Hyperlink"/>
              </w:rPr>
            </w:rPrChange>
          </w:rPr>
          <w:delText>TC.VNF.COMPLEX.001</w:delText>
        </w:r>
        <w:r w:rsidDel="00B40BBD">
          <w:rPr>
            <w:rFonts w:asciiTheme="minorHAnsi" w:eastAsiaTheme="minorEastAsia" w:hAnsiTheme="minorHAnsi" w:cstheme="minorBidi"/>
            <w:color w:val="auto"/>
            <w:sz w:val="22"/>
            <w:szCs w:val="22"/>
          </w:rPr>
          <w:tab/>
        </w:r>
        <w:r w:rsidRPr="00B40BBD" w:rsidDel="00B40BBD">
          <w:rPr>
            <w:rFonts w:cs="Arial"/>
            <w:sz w:val="22"/>
            <w:rPrChange w:id="1582" w:author="Seggelke, Klaus" w:date="2017-03-21T14:43:00Z">
              <w:rPr>
                <w:rStyle w:val="Hyperlink"/>
              </w:rPr>
            </w:rPrChange>
          </w:rPr>
          <w:delText>VNF Start and Scaling with max traffic load</w:delText>
        </w:r>
        <w:r w:rsidDel="00B40BBD">
          <w:rPr>
            <w:webHidden/>
          </w:rPr>
          <w:tab/>
        </w:r>
      </w:del>
      <w:del w:id="1583" w:author="Seggelke, Klaus" w:date="2017-03-21T10:29:00Z">
        <w:r w:rsidDel="00FA278F">
          <w:rPr>
            <w:webHidden/>
          </w:rPr>
          <w:delText>100</w:delText>
        </w:r>
      </w:del>
    </w:p>
    <w:p w:rsidR="00A57497" w:rsidDel="00B40BBD" w:rsidRDefault="00A57497">
      <w:pPr>
        <w:pStyle w:val="TOC1"/>
        <w:rPr>
          <w:del w:id="1584" w:author="Seggelke, Klaus" w:date="2017-03-21T14:43:00Z"/>
          <w:rFonts w:asciiTheme="minorHAnsi" w:eastAsiaTheme="minorEastAsia" w:hAnsiTheme="minorHAnsi" w:cstheme="minorBidi"/>
          <w:color w:val="auto"/>
          <w:sz w:val="22"/>
          <w:szCs w:val="22"/>
        </w:rPr>
      </w:pPr>
      <w:del w:id="1585" w:author="Seggelke, Klaus" w:date="2017-03-21T14:43:00Z">
        <w:r w:rsidRPr="00B40BBD" w:rsidDel="00B40BBD">
          <w:rPr>
            <w:rFonts w:cs="Arial"/>
            <w:sz w:val="22"/>
            <w:rPrChange w:id="1586" w:author="Seggelke, Klaus" w:date="2017-03-21T14:43:00Z">
              <w:rPr>
                <w:rStyle w:val="Hyperlink"/>
              </w:rPr>
            </w:rPrChange>
          </w:rPr>
          <w:delText>TC.VNF.COMPLEX.002</w:delText>
        </w:r>
        <w:r w:rsidDel="00B40BBD">
          <w:rPr>
            <w:rFonts w:asciiTheme="minorHAnsi" w:eastAsiaTheme="minorEastAsia" w:hAnsiTheme="minorHAnsi" w:cstheme="minorBidi"/>
            <w:color w:val="auto"/>
            <w:sz w:val="22"/>
            <w:szCs w:val="22"/>
          </w:rPr>
          <w:tab/>
        </w:r>
        <w:r w:rsidRPr="00B40BBD" w:rsidDel="00B40BBD">
          <w:rPr>
            <w:rFonts w:cs="Arial"/>
            <w:sz w:val="22"/>
            <w:rPrChange w:id="1587" w:author="Seggelke, Klaus" w:date="2017-03-21T14:43:00Z">
              <w:rPr>
                <w:rStyle w:val="Hyperlink"/>
              </w:rPr>
            </w:rPrChange>
          </w:rPr>
          <w:delText>Stop a max scale-up/scaled-out VNF instance in state Active under max traffic load</w:delText>
        </w:r>
        <w:r w:rsidDel="00B40BBD">
          <w:rPr>
            <w:webHidden/>
          </w:rPr>
          <w:tab/>
        </w:r>
      </w:del>
      <w:del w:id="1588" w:author="Seggelke, Klaus" w:date="2017-03-21T10:29:00Z">
        <w:r w:rsidDel="00FA278F">
          <w:rPr>
            <w:webHidden/>
          </w:rPr>
          <w:delText>102</w:delText>
        </w:r>
      </w:del>
    </w:p>
    <w:p w:rsidR="00A57497" w:rsidDel="00B40BBD" w:rsidRDefault="00A57497">
      <w:pPr>
        <w:pStyle w:val="TOC1"/>
        <w:rPr>
          <w:del w:id="1589" w:author="Seggelke, Klaus" w:date="2017-03-21T14:43:00Z"/>
          <w:rFonts w:asciiTheme="minorHAnsi" w:eastAsiaTheme="minorEastAsia" w:hAnsiTheme="minorHAnsi" w:cstheme="minorBidi"/>
          <w:color w:val="auto"/>
          <w:sz w:val="22"/>
          <w:szCs w:val="22"/>
        </w:rPr>
      </w:pPr>
      <w:del w:id="1590" w:author="Seggelke, Klaus" w:date="2017-03-21T14:43:00Z">
        <w:r w:rsidRPr="00B40BBD" w:rsidDel="00B40BBD">
          <w:rPr>
            <w:rFonts w:cs="Arial"/>
            <w:sz w:val="22"/>
            <w:rPrChange w:id="1591" w:author="Seggelke, Klaus" w:date="2017-03-21T14:43:00Z">
              <w:rPr>
                <w:rStyle w:val="Hyperlink"/>
              </w:rPr>
            </w:rPrChange>
          </w:rPr>
          <w:delText>TC.VNF.COMPLEX.003</w:delText>
        </w:r>
        <w:r w:rsidDel="00B40BBD">
          <w:rPr>
            <w:rFonts w:asciiTheme="minorHAnsi" w:eastAsiaTheme="minorEastAsia" w:hAnsiTheme="minorHAnsi" w:cstheme="minorBidi"/>
            <w:color w:val="auto"/>
            <w:sz w:val="22"/>
            <w:szCs w:val="22"/>
          </w:rPr>
          <w:tab/>
        </w:r>
        <w:r w:rsidRPr="00B40BBD" w:rsidDel="00B40BBD">
          <w:rPr>
            <w:rFonts w:cs="Arial"/>
            <w:sz w:val="22"/>
            <w:rPrChange w:id="1592" w:author="Seggelke, Klaus" w:date="2017-03-21T14:43:00Z">
              <w:rPr>
                <w:rStyle w:val="Hyperlink"/>
              </w:rPr>
            </w:rPrChange>
          </w:rPr>
          <w:delText>Terminate max scale-up/out VNF in state Active under max traffic load</w:delText>
        </w:r>
        <w:r w:rsidDel="00B40BBD">
          <w:rPr>
            <w:webHidden/>
          </w:rPr>
          <w:tab/>
        </w:r>
      </w:del>
      <w:del w:id="1593" w:author="Seggelke, Klaus" w:date="2017-03-21T10:29:00Z">
        <w:r w:rsidDel="00FA278F">
          <w:rPr>
            <w:webHidden/>
          </w:rPr>
          <w:delText>103</w:delText>
        </w:r>
      </w:del>
    </w:p>
    <w:p w:rsidR="00A57497" w:rsidDel="00B40BBD" w:rsidRDefault="00A57497">
      <w:pPr>
        <w:pStyle w:val="TOC1"/>
        <w:rPr>
          <w:del w:id="1594" w:author="Seggelke, Klaus" w:date="2017-03-21T14:43:00Z"/>
          <w:rFonts w:asciiTheme="minorHAnsi" w:eastAsiaTheme="minorEastAsia" w:hAnsiTheme="minorHAnsi" w:cstheme="minorBidi"/>
          <w:color w:val="auto"/>
          <w:sz w:val="22"/>
          <w:szCs w:val="22"/>
        </w:rPr>
      </w:pPr>
      <w:del w:id="1595" w:author="Seggelke, Klaus" w:date="2017-03-21T14:43:00Z">
        <w:r w:rsidRPr="00B40BBD" w:rsidDel="00B40BBD">
          <w:rPr>
            <w:rFonts w:cs="Arial"/>
            <w:sz w:val="22"/>
            <w:rPrChange w:id="1596" w:author="Seggelke, Klaus" w:date="2017-03-21T14:43:00Z">
              <w:rPr>
                <w:rStyle w:val="Hyperlink"/>
              </w:rPr>
            </w:rPrChange>
          </w:rPr>
          <w:delText>TC.VNF.COMPLEX.004</w:delText>
        </w:r>
        <w:r w:rsidDel="00B40BBD">
          <w:rPr>
            <w:rFonts w:asciiTheme="minorHAnsi" w:eastAsiaTheme="minorEastAsia" w:hAnsiTheme="minorHAnsi" w:cstheme="minorBidi"/>
            <w:color w:val="auto"/>
            <w:sz w:val="22"/>
            <w:szCs w:val="22"/>
          </w:rPr>
          <w:tab/>
        </w:r>
        <w:r w:rsidRPr="00B40BBD" w:rsidDel="00B40BBD">
          <w:rPr>
            <w:rFonts w:cs="Arial"/>
            <w:sz w:val="22"/>
            <w:rPrChange w:id="1597" w:author="Seggelke, Klaus" w:date="2017-03-21T14:43:00Z">
              <w:rPr>
                <w:rStyle w:val="Hyperlink"/>
              </w:rPr>
            </w:rPrChange>
          </w:rPr>
          <w:delText>VNF upgrade, update or rollback in state Active with max traffic</w:delText>
        </w:r>
        <w:r w:rsidDel="00B40BBD">
          <w:rPr>
            <w:webHidden/>
          </w:rPr>
          <w:tab/>
        </w:r>
      </w:del>
      <w:del w:id="1598" w:author="Seggelke, Klaus" w:date="2017-03-21T10:29:00Z">
        <w:r w:rsidDel="00FA278F">
          <w:rPr>
            <w:webHidden/>
          </w:rPr>
          <w:delText>104</w:delText>
        </w:r>
      </w:del>
    </w:p>
    <w:p w:rsidR="005A676A" w:rsidRDefault="005A676A" w:rsidP="005A676A">
      <w:pPr>
        <w:pStyle w:val="BodyText"/>
      </w:pPr>
      <w:r>
        <w:fldChar w:fldCharType="end"/>
      </w:r>
      <w:bookmarkEnd w:id="703"/>
    </w:p>
    <w:p w:rsidR="005A676A" w:rsidRDefault="005A676A">
      <w:pPr>
        <w:rPr>
          <w:color w:val="45525A" w:themeColor="text1"/>
          <w:sz w:val="24"/>
          <w:szCs w:val="24"/>
        </w:rPr>
      </w:pPr>
      <w:r>
        <w:br w:type="page"/>
      </w:r>
    </w:p>
    <w:p w:rsidR="005A676A" w:rsidRDefault="005A676A" w:rsidP="001C5F01">
      <w:pPr>
        <w:pStyle w:val="Heading1"/>
      </w:pPr>
      <w:bookmarkStart w:id="1599" w:name="_Toc477880800"/>
      <w:r>
        <w:lastRenderedPageBreak/>
        <w:t>Introduction</w:t>
      </w:r>
      <w:bookmarkEnd w:id="702"/>
      <w:bookmarkEnd w:id="1599"/>
    </w:p>
    <w:p w:rsidR="005A676A" w:rsidRDefault="005A676A" w:rsidP="00C35DDF">
      <w:pPr>
        <w:pStyle w:val="Heading2"/>
      </w:pPr>
      <w:bookmarkStart w:id="1600" w:name="_Toc454184330"/>
      <w:bookmarkStart w:id="1601" w:name="_Toc477880801"/>
      <w:r>
        <w:t>Overview</w:t>
      </w:r>
      <w:bookmarkEnd w:id="1600"/>
      <w:bookmarkEnd w:id="1601"/>
    </w:p>
    <w:p w:rsidR="00637153" w:rsidRDefault="005A676A" w:rsidP="005A676A">
      <w:pPr>
        <w:rPr>
          <w:lang w:eastAsia="zh-CN"/>
        </w:rPr>
      </w:pPr>
      <w:r>
        <w:rPr>
          <w:lang w:eastAsia="zh-CN"/>
        </w:rPr>
        <w:t xml:space="preserve">Network provider are challenged </w:t>
      </w:r>
      <w:r w:rsidR="00A90E48">
        <w:rPr>
          <w:lang w:eastAsia="zh-CN"/>
        </w:rPr>
        <w:t>by</w:t>
      </w:r>
      <w:r w:rsidR="00247DAB">
        <w:rPr>
          <w:lang w:eastAsia="zh-CN"/>
        </w:rPr>
        <w:t xml:space="preserve"> customer demands </w:t>
      </w:r>
      <w:r w:rsidR="00637153">
        <w:rPr>
          <w:lang w:eastAsia="zh-CN"/>
        </w:rPr>
        <w:t>to activate</w:t>
      </w:r>
      <w:r w:rsidR="00A90E48">
        <w:rPr>
          <w:lang w:eastAsia="zh-CN"/>
        </w:rPr>
        <w:t xml:space="preserve"> </w:t>
      </w:r>
      <w:r w:rsidR="00247DAB">
        <w:rPr>
          <w:lang w:eastAsia="zh-CN"/>
        </w:rPr>
        <w:t>new service</w:t>
      </w:r>
      <w:r w:rsidR="00637153">
        <w:rPr>
          <w:lang w:eastAsia="zh-CN"/>
        </w:rPr>
        <w:t>s</w:t>
      </w:r>
      <w:r w:rsidR="00247DAB">
        <w:rPr>
          <w:lang w:eastAsia="zh-CN"/>
        </w:rPr>
        <w:t xml:space="preserve"> </w:t>
      </w:r>
      <w:r w:rsidR="00637153">
        <w:rPr>
          <w:lang w:eastAsia="zh-CN"/>
        </w:rPr>
        <w:t>quickly</w:t>
      </w:r>
      <w:r>
        <w:rPr>
          <w:lang w:eastAsia="zh-CN"/>
        </w:rPr>
        <w:t>.</w:t>
      </w:r>
      <w:r w:rsidR="00637153">
        <w:rPr>
          <w:lang w:eastAsia="zh-CN"/>
        </w:rPr>
        <w:t xml:space="preserve"> Currently i</w:t>
      </w:r>
      <w:r>
        <w:rPr>
          <w:lang w:eastAsia="zh-CN"/>
        </w:rPr>
        <w:t>t takes a lo</w:t>
      </w:r>
      <w:r w:rsidR="00637153">
        <w:rPr>
          <w:lang w:eastAsia="zh-CN"/>
        </w:rPr>
        <w:t>ng</w:t>
      </w:r>
      <w:r>
        <w:rPr>
          <w:lang w:eastAsia="zh-CN"/>
        </w:rPr>
        <w:t xml:space="preserve"> time to configure dedicated devices to provide new services. The solutio</w:t>
      </w:r>
      <w:r w:rsidR="00A90E48">
        <w:rPr>
          <w:lang w:eastAsia="zh-CN"/>
        </w:rPr>
        <w:t>n is to transition the multiple</w:t>
      </w:r>
      <w:r>
        <w:rPr>
          <w:lang w:eastAsia="zh-CN"/>
        </w:rPr>
        <w:t xml:space="preserve"> network devices from a dedicated hardware device to a software driven eco system by using off-the-self servers. The software solution runs on commonly available servers and provide so much performance that it comes close to the performance of dedicated hardware. </w:t>
      </w:r>
      <w:r w:rsidR="00637153">
        <w:rPr>
          <w:lang w:eastAsia="zh-CN"/>
        </w:rPr>
        <w:t>A software based solution brings several advantages for the service providers:</w:t>
      </w:r>
    </w:p>
    <w:p w:rsidR="00637153" w:rsidRDefault="00637153" w:rsidP="00046106">
      <w:pPr>
        <w:pStyle w:val="ListParagraph"/>
        <w:numPr>
          <w:ilvl w:val="0"/>
          <w:numId w:val="21"/>
        </w:numPr>
        <w:rPr>
          <w:lang w:eastAsia="zh-CN"/>
        </w:rPr>
      </w:pPr>
      <w:r>
        <w:rPr>
          <w:lang w:eastAsia="zh-CN"/>
        </w:rPr>
        <w:t>Quick setup and fast service delivery to customer</w:t>
      </w:r>
    </w:p>
    <w:p w:rsidR="00637153" w:rsidRDefault="00637153" w:rsidP="00046106">
      <w:pPr>
        <w:pStyle w:val="ListParagraph"/>
        <w:numPr>
          <w:ilvl w:val="0"/>
          <w:numId w:val="21"/>
        </w:numPr>
        <w:rPr>
          <w:lang w:eastAsia="zh-CN"/>
        </w:rPr>
      </w:pPr>
      <w:r>
        <w:rPr>
          <w:lang w:eastAsia="zh-CN"/>
        </w:rPr>
        <w:t>Performance</w:t>
      </w:r>
      <w:r w:rsidR="00DE6966">
        <w:rPr>
          <w:lang w:eastAsia="zh-CN"/>
        </w:rPr>
        <w:t xml:space="preserve"> and</w:t>
      </w:r>
      <w:r>
        <w:rPr>
          <w:lang w:eastAsia="zh-CN"/>
        </w:rPr>
        <w:t xml:space="preserve"> scalability can be </w:t>
      </w:r>
      <w:r w:rsidR="00DE6966">
        <w:rPr>
          <w:lang w:eastAsia="zh-CN"/>
        </w:rPr>
        <w:t xml:space="preserve">dynamic and </w:t>
      </w:r>
      <w:r>
        <w:rPr>
          <w:lang w:eastAsia="zh-CN"/>
        </w:rPr>
        <w:t>time bound</w:t>
      </w:r>
    </w:p>
    <w:p w:rsidR="00637153" w:rsidRDefault="00637153" w:rsidP="00046106">
      <w:pPr>
        <w:pStyle w:val="ListParagraph"/>
        <w:numPr>
          <w:ilvl w:val="0"/>
          <w:numId w:val="21"/>
        </w:numPr>
        <w:rPr>
          <w:lang w:eastAsia="zh-CN"/>
        </w:rPr>
      </w:pPr>
      <w:r>
        <w:rPr>
          <w:lang w:eastAsia="zh-CN"/>
        </w:rPr>
        <w:t>Fewer hardware devices to maintain and configure</w:t>
      </w:r>
    </w:p>
    <w:p w:rsidR="00637153" w:rsidRDefault="00637153" w:rsidP="00046106">
      <w:pPr>
        <w:pStyle w:val="ListParagraph"/>
        <w:numPr>
          <w:ilvl w:val="0"/>
          <w:numId w:val="21"/>
        </w:numPr>
        <w:rPr>
          <w:lang w:eastAsia="zh-CN"/>
        </w:rPr>
      </w:pPr>
      <w:r>
        <w:rPr>
          <w:lang w:eastAsia="zh-CN"/>
        </w:rPr>
        <w:t>Higher hardware usage optimization</w:t>
      </w:r>
    </w:p>
    <w:p w:rsidR="00637153" w:rsidRDefault="00637153" w:rsidP="00046106">
      <w:pPr>
        <w:pStyle w:val="ListParagraph"/>
        <w:numPr>
          <w:ilvl w:val="0"/>
          <w:numId w:val="21"/>
        </w:numPr>
        <w:rPr>
          <w:lang w:eastAsia="zh-CN"/>
        </w:rPr>
      </w:pPr>
      <w:r>
        <w:rPr>
          <w:lang w:eastAsia="zh-CN"/>
        </w:rPr>
        <w:t>Fewer service personal</w:t>
      </w:r>
    </w:p>
    <w:p w:rsidR="00637153" w:rsidRDefault="00637153" w:rsidP="00046106">
      <w:pPr>
        <w:pStyle w:val="ListParagraph"/>
        <w:numPr>
          <w:ilvl w:val="0"/>
          <w:numId w:val="21"/>
        </w:numPr>
        <w:rPr>
          <w:lang w:eastAsia="zh-CN"/>
        </w:rPr>
      </w:pPr>
      <w:r>
        <w:rPr>
          <w:lang w:eastAsia="zh-CN"/>
        </w:rPr>
        <w:t>Centralized configuration, maintenance and control</w:t>
      </w:r>
    </w:p>
    <w:p w:rsidR="00FC4EF3" w:rsidRDefault="00FC4EF3" w:rsidP="005A676A">
      <w:pPr>
        <w:rPr>
          <w:lang w:eastAsia="zh-CN"/>
        </w:rPr>
      </w:pPr>
      <w:r>
        <w:rPr>
          <w:lang w:eastAsia="zh-CN"/>
        </w:rPr>
        <w:t xml:space="preserve">The following picture illustrates the NFV impact on service provider network by eliminating dedicated hardware and replacing it with NFV </w:t>
      </w:r>
      <w:r w:rsidR="000745CD">
        <w:rPr>
          <w:lang w:eastAsia="zh-CN"/>
        </w:rPr>
        <w:t xml:space="preserve">based </w:t>
      </w:r>
      <w:r>
        <w:rPr>
          <w:lang w:eastAsia="zh-CN"/>
        </w:rPr>
        <w:t>virtualized functionality.</w:t>
      </w:r>
      <w:r w:rsidR="000745CD">
        <w:rPr>
          <w:lang w:eastAsia="zh-CN"/>
        </w:rPr>
        <w:t xml:space="preserve"> The vE-CPE can be deployed at different locations pending on the required performance and throughput.</w:t>
      </w:r>
    </w:p>
    <w:p w:rsidR="00FC4EF3" w:rsidRDefault="00FC4EF3" w:rsidP="00FC4EF3">
      <w:pPr>
        <w:jc w:val="center"/>
        <w:rPr>
          <w:lang w:eastAsia="zh-CN"/>
        </w:rPr>
      </w:pPr>
      <w:r w:rsidRPr="00FC4EF3">
        <w:rPr>
          <w:noProof/>
        </w:rPr>
        <w:drawing>
          <wp:inline distT="0" distB="0" distL="0" distR="0" wp14:anchorId="0DD7544F" wp14:editId="18CA0736">
            <wp:extent cx="4433011" cy="2769227"/>
            <wp:effectExtent l="0" t="0" r="5715"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41598" cy="2774591"/>
                    </a:xfrm>
                    <a:prstGeom prst="rect">
                      <a:avLst/>
                    </a:prstGeom>
                    <a:noFill/>
                    <a:ln>
                      <a:noFill/>
                    </a:ln>
                    <a:extLst/>
                  </pic:spPr>
                </pic:pic>
              </a:graphicData>
            </a:graphic>
          </wp:inline>
        </w:drawing>
      </w:r>
    </w:p>
    <w:p w:rsidR="00FC4EF3" w:rsidRDefault="00FC4EF3" w:rsidP="005A676A">
      <w:pPr>
        <w:rPr>
          <w:lang w:eastAsia="zh-CN"/>
        </w:rPr>
      </w:pPr>
    </w:p>
    <w:p w:rsidR="005A676A" w:rsidRDefault="00184631" w:rsidP="005A676A">
      <w:pPr>
        <w:rPr>
          <w:lang w:eastAsia="zh-CN"/>
        </w:rPr>
      </w:pPr>
      <w:r>
        <w:rPr>
          <w:lang w:eastAsia="zh-CN"/>
        </w:rPr>
        <w:t>To allow competition, exchangeability and undependability</w:t>
      </w:r>
      <w:r w:rsidR="005A676A">
        <w:rPr>
          <w:lang w:eastAsia="zh-CN"/>
        </w:rPr>
        <w:t xml:space="preserve"> of one single provider, a well-define software architecture is required where modules can </w:t>
      </w:r>
      <w:r w:rsidR="00F706FC">
        <w:rPr>
          <w:lang w:eastAsia="zh-CN"/>
        </w:rPr>
        <w:t xml:space="preserve">be </w:t>
      </w:r>
      <w:r w:rsidR="005A676A">
        <w:rPr>
          <w:lang w:eastAsia="zh-CN"/>
        </w:rPr>
        <w:t>added and removed like a Lego system. NFV defines this overall software architecture of such system.</w:t>
      </w:r>
      <w:r w:rsidR="009461E8">
        <w:rPr>
          <w:lang w:eastAsia="zh-CN"/>
        </w:rPr>
        <w:t xml:space="preserve"> It transfers </w:t>
      </w:r>
      <w:r w:rsidR="00DE6966">
        <w:rPr>
          <w:lang w:eastAsia="zh-CN"/>
        </w:rPr>
        <w:t xml:space="preserve">the network functions of dedicated hardware devices to software based applications. This decouples the network functions from proprietary hardware without affecting the </w:t>
      </w:r>
      <w:r>
        <w:rPr>
          <w:lang w:eastAsia="zh-CN"/>
        </w:rPr>
        <w:t>functionality</w:t>
      </w:r>
      <w:r w:rsidR="00DE6966">
        <w:rPr>
          <w:lang w:eastAsia="zh-CN"/>
        </w:rPr>
        <w:t>.</w:t>
      </w:r>
    </w:p>
    <w:p w:rsidR="00FC4EF3" w:rsidRDefault="00FC4EF3" w:rsidP="005A676A">
      <w:pPr>
        <w:rPr>
          <w:lang w:eastAsia="zh-CN"/>
        </w:rPr>
      </w:pPr>
    </w:p>
    <w:p w:rsidR="00FC4EF3" w:rsidRPr="00FC4EF3" w:rsidRDefault="00FC4EF3" w:rsidP="005A676A">
      <w:pPr>
        <w:rPr>
          <w:u w:val="single"/>
          <w:lang w:eastAsia="zh-CN"/>
        </w:rPr>
      </w:pPr>
      <w:r w:rsidRPr="00FC4EF3">
        <w:rPr>
          <w:u w:val="single"/>
          <w:lang w:eastAsia="zh-CN"/>
        </w:rPr>
        <w:t>SDN (Service Defined Networks)</w:t>
      </w:r>
    </w:p>
    <w:p w:rsidR="00FC4EF3" w:rsidRDefault="00FC4EF3" w:rsidP="00FC4EF3">
      <w:pPr>
        <w:jc w:val="center"/>
        <w:rPr>
          <w:lang w:eastAsia="zh-CN"/>
        </w:rPr>
      </w:pPr>
      <w:r w:rsidRPr="00FC4EF3">
        <w:rPr>
          <w:noProof/>
        </w:rPr>
        <w:lastRenderedPageBreak/>
        <w:drawing>
          <wp:inline distT="0" distB="0" distL="0" distR="0" wp14:anchorId="1983520D" wp14:editId="5DEF6F5F">
            <wp:extent cx="3963543" cy="3510567"/>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3543" cy="3510567"/>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FC4EF3" w:rsidRDefault="00FC4EF3" w:rsidP="005A676A">
      <w:pPr>
        <w:rPr>
          <w:lang w:eastAsia="zh-CN"/>
        </w:rPr>
      </w:pPr>
    </w:p>
    <w:p w:rsidR="00DE6966" w:rsidRDefault="00DE6966" w:rsidP="005A676A">
      <w:pPr>
        <w:rPr>
          <w:lang w:eastAsia="zh-CN"/>
        </w:rPr>
      </w:pPr>
      <w:r>
        <w:rPr>
          <w:lang w:eastAsia="zh-CN"/>
        </w:rPr>
        <w:t>SDN (Service Defined Networks) is another architecture that is currently under heavy development and has major impacts already on the current eco system by forcing switch manufacture to expose well defined software interfaces. SDN takes on the actual network functionalities. Its architecture decouples the control plane from the data plane. This allows to create a centralized controller managing the network. The network devices allow programmability and exposing therefore flexibility.</w:t>
      </w:r>
    </w:p>
    <w:p w:rsidR="009461E8" w:rsidRDefault="009461E8" w:rsidP="009461E8">
      <w:pPr>
        <w:rPr>
          <w:lang w:eastAsia="zh-CN"/>
        </w:rPr>
      </w:pPr>
      <w:r w:rsidRPr="009461E8">
        <w:rPr>
          <w:lang w:eastAsia="zh-CN"/>
        </w:rPr>
        <w:t>SDN serves NFV by providing the programmable connectivity between NFVs Connections orc</w:t>
      </w:r>
      <w:r w:rsidR="00441EC7">
        <w:rPr>
          <w:lang w:eastAsia="zh-CN"/>
        </w:rPr>
        <w:t xml:space="preserve">hestrated by the SDN controller. </w:t>
      </w:r>
      <w:r w:rsidRPr="009461E8">
        <w:rPr>
          <w:lang w:eastAsia="zh-CN"/>
        </w:rPr>
        <w:t>NFV serves SDN by implementing its network functions in software, allowing SDN controller to be virtualized and run in the cloud, by adapting to needs of the moment</w:t>
      </w:r>
      <w:r w:rsidR="00441EC7">
        <w:rPr>
          <w:lang w:eastAsia="zh-CN"/>
        </w:rPr>
        <w:t>. Both c</w:t>
      </w:r>
      <w:r w:rsidRPr="009461E8">
        <w:rPr>
          <w:lang w:eastAsia="zh-CN"/>
        </w:rPr>
        <w:t>ombine very well and complement each other</w:t>
      </w:r>
      <w:r w:rsidR="00441EC7">
        <w:rPr>
          <w:lang w:eastAsia="zh-CN"/>
        </w:rPr>
        <w:t>.</w:t>
      </w:r>
    </w:p>
    <w:p w:rsidR="00FC4EF3" w:rsidRDefault="00FC4EF3" w:rsidP="005A676A">
      <w:pPr>
        <w:rPr>
          <w:lang w:eastAsia="zh-CN"/>
        </w:rPr>
      </w:pPr>
    </w:p>
    <w:p w:rsidR="005A676A" w:rsidRPr="00FC4EF3" w:rsidRDefault="00FC4EF3" w:rsidP="005A676A">
      <w:pPr>
        <w:rPr>
          <w:u w:val="single"/>
          <w:lang w:eastAsia="zh-CN"/>
        </w:rPr>
      </w:pPr>
      <w:r w:rsidRPr="00FC4EF3">
        <w:rPr>
          <w:u w:val="single"/>
          <w:lang w:eastAsia="zh-CN"/>
        </w:rPr>
        <w:t>NFV</w:t>
      </w:r>
    </w:p>
    <w:p w:rsidR="00FC4EF3" w:rsidRDefault="00FC4EF3" w:rsidP="005A676A">
      <w:pPr>
        <w:rPr>
          <w:lang w:eastAsia="zh-CN"/>
        </w:rPr>
      </w:pPr>
    </w:p>
    <w:p w:rsidR="00AA308E" w:rsidRDefault="00AA308E" w:rsidP="000745CD">
      <w:pPr>
        <w:jc w:val="center"/>
        <w:rPr>
          <w:lang w:eastAsia="zh-CN"/>
        </w:rPr>
      </w:pPr>
      <w:r>
        <w:rPr>
          <w:noProof/>
        </w:rPr>
        <w:drawing>
          <wp:inline distT="0" distB="0" distL="0" distR="0">
            <wp:extent cx="5591175" cy="2741228"/>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7004" cy="2753892"/>
                    </a:xfrm>
                    <a:prstGeom prst="rect">
                      <a:avLst/>
                    </a:prstGeom>
                    <a:noFill/>
                    <a:ln>
                      <a:noFill/>
                    </a:ln>
                  </pic:spPr>
                </pic:pic>
              </a:graphicData>
            </a:graphic>
          </wp:inline>
        </w:drawing>
      </w:r>
    </w:p>
    <w:p w:rsidR="005A676A" w:rsidRDefault="005A676A" w:rsidP="005A676A">
      <w:pPr>
        <w:rPr>
          <w:lang w:eastAsia="zh-CN"/>
        </w:rPr>
      </w:pPr>
    </w:p>
    <w:p w:rsidR="005A676A" w:rsidRPr="00323A50" w:rsidRDefault="005A676A" w:rsidP="005A676A">
      <w:pPr>
        <w:tabs>
          <w:tab w:val="num" w:pos="720"/>
        </w:tabs>
        <w:rPr>
          <w:lang w:eastAsia="zh-CN"/>
        </w:rPr>
      </w:pPr>
      <w:r w:rsidRPr="00323A50">
        <w:rPr>
          <w:lang w:eastAsia="zh-CN"/>
        </w:rPr>
        <w:t>Virtualized Network Function</w:t>
      </w:r>
      <w:r>
        <w:rPr>
          <w:lang w:eastAsia="zh-CN"/>
        </w:rPr>
        <w:t xml:space="preserve"> (</w:t>
      </w:r>
      <w:r w:rsidRPr="00323A50">
        <w:rPr>
          <w:lang w:eastAsia="zh-CN"/>
        </w:rPr>
        <w:t>VNF</w:t>
      </w:r>
      <w:r>
        <w:rPr>
          <w:lang w:eastAsia="zh-CN"/>
        </w:rPr>
        <w:t>)</w:t>
      </w:r>
      <w:r w:rsidRPr="00323A50">
        <w:rPr>
          <w:lang w:eastAsia="zh-CN"/>
        </w:rPr>
        <w:t xml:space="preserve"> runs on NFV Infrastructure (NFVI)</w:t>
      </w:r>
      <w:r>
        <w:rPr>
          <w:lang w:eastAsia="zh-CN"/>
        </w:rPr>
        <w:t xml:space="preserve">. A </w:t>
      </w:r>
      <w:r w:rsidRPr="00323A50">
        <w:rPr>
          <w:lang w:eastAsia="zh-CN"/>
        </w:rPr>
        <w:t>VNF is been orchestrated by NFV Orchestrator (NFVO) and VNF Manager</w:t>
      </w:r>
      <w:r>
        <w:rPr>
          <w:lang w:eastAsia="zh-CN"/>
        </w:rPr>
        <w:t>. It has w</w:t>
      </w:r>
      <w:r w:rsidRPr="00323A50">
        <w:rPr>
          <w:lang w:eastAsia="zh-CN"/>
        </w:rPr>
        <w:t>ell-defined reference points:</w:t>
      </w:r>
    </w:p>
    <w:p w:rsidR="005A676A" w:rsidRPr="00323A50" w:rsidRDefault="005A676A" w:rsidP="00046106">
      <w:pPr>
        <w:numPr>
          <w:ilvl w:val="1"/>
          <w:numId w:val="14"/>
        </w:numPr>
        <w:rPr>
          <w:lang w:eastAsia="zh-CN"/>
        </w:rPr>
      </w:pPr>
      <w:r w:rsidRPr="00323A50">
        <w:rPr>
          <w:lang w:eastAsia="zh-CN"/>
        </w:rPr>
        <w:t>SWA-1 – Interface to other VNF</w:t>
      </w:r>
    </w:p>
    <w:p w:rsidR="005A676A" w:rsidRPr="00323A50" w:rsidRDefault="005A676A" w:rsidP="00046106">
      <w:pPr>
        <w:numPr>
          <w:ilvl w:val="1"/>
          <w:numId w:val="14"/>
        </w:numPr>
        <w:rPr>
          <w:lang w:eastAsia="zh-CN"/>
        </w:rPr>
      </w:pPr>
      <w:r w:rsidRPr="00323A50">
        <w:rPr>
          <w:lang w:eastAsia="zh-CN"/>
        </w:rPr>
        <w:t>SWA-2 – Interface between two VNFC</w:t>
      </w:r>
    </w:p>
    <w:p w:rsidR="005A676A" w:rsidRPr="00323A50" w:rsidRDefault="005A676A" w:rsidP="00046106">
      <w:pPr>
        <w:numPr>
          <w:ilvl w:val="1"/>
          <w:numId w:val="14"/>
        </w:numPr>
        <w:rPr>
          <w:lang w:eastAsia="zh-CN"/>
        </w:rPr>
      </w:pPr>
      <w:r w:rsidRPr="00323A50">
        <w:rPr>
          <w:lang w:eastAsia="zh-CN"/>
        </w:rPr>
        <w:t>SWA-3 – Interface to VNF manager</w:t>
      </w:r>
    </w:p>
    <w:p w:rsidR="005A676A" w:rsidRPr="00323A50" w:rsidRDefault="005A676A" w:rsidP="00046106">
      <w:pPr>
        <w:numPr>
          <w:ilvl w:val="1"/>
          <w:numId w:val="14"/>
        </w:numPr>
        <w:rPr>
          <w:lang w:eastAsia="zh-CN"/>
        </w:rPr>
      </w:pPr>
      <w:r w:rsidRPr="00323A50">
        <w:rPr>
          <w:lang w:eastAsia="zh-CN"/>
        </w:rPr>
        <w:t>SWA-4 – Interface to Element Management (EM)</w:t>
      </w:r>
    </w:p>
    <w:p w:rsidR="005A676A" w:rsidRPr="00323A50" w:rsidRDefault="005A676A" w:rsidP="00046106">
      <w:pPr>
        <w:numPr>
          <w:ilvl w:val="1"/>
          <w:numId w:val="14"/>
        </w:numPr>
        <w:rPr>
          <w:lang w:eastAsia="zh-CN"/>
        </w:rPr>
      </w:pPr>
      <w:r w:rsidRPr="00323A50">
        <w:rPr>
          <w:lang w:eastAsia="zh-CN"/>
        </w:rPr>
        <w:t>SWA-5 – Interface to NFVI</w:t>
      </w:r>
    </w:p>
    <w:p w:rsidR="005A676A" w:rsidRDefault="005A676A" w:rsidP="005A676A">
      <w:pPr>
        <w:tabs>
          <w:tab w:val="num" w:pos="720"/>
        </w:tabs>
        <w:rPr>
          <w:lang w:eastAsia="zh-CN"/>
        </w:rPr>
      </w:pPr>
      <w:r>
        <w:rPr>
          <w:lang w:eastAsia="zh-CN"/>
        </w:rPr>
        <w:t>Once instantiated</w:t>
      </w:r>
      <w:r w:rsidR="00247DAB">
        <w:rPr>
          <w:lang w:eastAsia="zh-CN"/>
        </w:rPr>
        <w:t xml:space="preserve"> and activated, the VNF provides the required functionality by receiving packets, processing them, may manipulate the packets, may respond to a packet or forward the packet. Therefore, a VNF could be one of the two types:</w:t>
      </w:r>
    </w:p>
    <w:p w:rsidR="00247DAB" w:rsidRDefault="00247DAB" w:rsidP="00046106">
      <w:pPr>
        <w:pStyle w:val="ListParagraph"/>
        <w:numPr>
          <w:ilvl w:val="0"/>
          <w:numId w:val="20"/>
        </w:numPr>
        <w:tabs>
          <w:tab w:val="num" w:pos="720"/>
        </w:tabs>
        <w:rPr>
          <w:lang w:eastAsia="zh-CN"/>
        </w:rPr>
      </w:pPr>
      <w:r>
        <w:rPr>
          <w:lang w:eastAsia="zh-CN"/>
        </w:rPr>
        <w:t>Server VNF (e.g., HTTP server)</w:t>
      </w:r>
    </w:p>
    <w:p w:rsidR="00247DAB" w:rsidRDefault="00247DAB" w:rsidP="00046106">
      <w:pPr>
        <w:pStyle w:val="ListParagraph"/>
        <w:numPr>
          <w:ilvl w:val="0"/>
          <w:numId w:val="20"/>
        </w:numPr>
        <w:tabs>
          <w:tab w:val="num" w:pos="720"/>
        </w:tabs>
        <w:rPr>
          <w:lang w:eastAsia="zh-CN"/>
        </w:rPr>
      </w:pPr>
      <w:r>
        <w:rPr>
          <w:lang w:eastAsia="zh-CN"/>
        </w:rPr>
        <w:t>Transient VNF (e.g., switch, router, firewall)</w:t>
      </w:r>
    </w:p>
    <w:p w:rsidR="005A676A" w:rsidRDefault="005A676A" w:rsidP="005A676A">
      <w:pPr>
        <w:tabs>
          <w:tab w:val="num" w:pos="720"/>
        </w:tabs>
        <w:rPr>
          <w:lang w:eastAsia="zh-CN"/>
        </w:rPr>
      </w:pPr>
      <w:r>
        <w:rPr>
          <w:lang w:eastAsia="zh-CN"/>
        </w:rPr>
        <w:t>The following picture illustrates the reference points and the location of the responsibility.</w:t>
      </w:r>
    </w:p>
    <w:p w:rsidR="005A676A" w:rsidRDefault="005A676A" w:rsidP="000745CD">
      <w:pPr>
        <w:tabs>
          <w:tab w:val="num" w:pos="720"/>
        </w:tabs>
        <w:jc w:val="center"/>
        <w:rPr>
          <w:lang w:eastAsia="zh-CN"/>
        </w:rPr>
      </w:pPr>
      <w:r w:rsidRPr="00323A50">
        <w:rPr>
          <w:noProof/>
        </w:rPr>
        <w:drawing>
          <wp:inline distT="0" distB="0" distL="0" distR="0" wp14:anchorId="7543D25D" wp14:editId="45EA2C47">
            <wp:extent cx="4352544" cy="3697337"/>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2417" cy="3714219"/>
                    </a:xfrm>
                    <a:prstGeom prst="rect">
                      <a:avLst/>
                    </a:prstGeom>
                    <a:noFill/>
                    <a:ln>
                      <a:noFill/>
                    </a:ln>
                    <a:extLst/>
                  </pic:spPr>
                </pic:pic>
              </a:graphicData>
            </a:graphic>
          </wp:inline>
        </w:drawing>
      </w:r>
    </w:p>
    <w:p w:rsidR="005A676A" w:rsidRDefault="005A676A" w:rsidP="005A676A">
      <w:pPr>
        <w:tabs>
          <w:tab w:val="num" w:pos="720"/>
        </w:tabs>
        <w:rPr>
          <w:lang w:eastAsia="zh-CN"/>
        </w:rPr>
      </w:pPr>
    </w:p>
    <w:p w:rsidR="005A676A" w:rsidRPr="00323A50" w:rsidRDefault="005A676A" w:rsidP="005A676A">
      <w:pPr>
        <w:tabs>
          <w:tab w:val="num" w:pos="720"/>
        </w:tabs>
        <w:rPr>
          <w:lang w:eastAsia="zh-CN"/>
        </w:rPr>
      </w:pPr>
      <w:r w:rsidRPr="00323A50">
        <w:rPr>
          <w:lang w:eastAsia="zh-CN"/>
        </w:rPr>
        <w:t>Internal interfaces don’t need to be exposed</w:t>
      </w:r>
      <w:r>
        <w:rPr>
          <w:lang w:eastAsia="zh-CN"/>
        </w:rPr>
        <w:t xml:space="preserve"> and can change from one release to another release of the VNF. The </w:t>
      </w:r>
      <w:r w:rsidRPr="00323A50">
        <w:rPr>
          <w:lang w:eastAsia="zh-CN"/>
        </w:rPr>
        <w:t>VNF provider can divide the software into one or more VNF Components (VNFC)</w:t>
      </w:r>
      <w:r>
        <w:rPr>
          <w:lang w:eastAsia="zh-CN"/>
        </w:rPr>
        <w:t xml:space="preserve">. </w:t>
      </w:r>
      <w:r w:rsidRPr="00323A50">
        <w:rPr>
          <w:lang w:eastAsia="zh-CN"/>
        </w:rPr>
        <w:t>Each VNFC instance is mapped to a NFVI Virtualized Container Interface</w:t>
      </w:r>
      <w:r>
        <w:rPr>
          <w:lang w:eastAsia="zh-CN"/>
        </w:rPr>
        <w:t xml:space="preserve">. </w:t>
      </w:r>
      <w:r w:rsidRPr="00323A50">
        <w:rPr>
          <w:lang w:eastAsia="zh-CN"/>
        </w:rPr>
        <w:t>Functionality and Interfaces between VNFCs may change over time</w:t>
      </w:r>
      <w:r>
        <w:rPr>
          <w:lang w:eastAsia="zh-CN"/>
        </w:rPr>
        <w:t xml:space="preserve"> and considered as internal. Here the vendor has the flexibility to change its internal architecture. Any external interfaces should be kept and manipulated with care.</w:t>
      </w:r>
    </w:p>
    <w:p w:rsidR="005A676A" w:rsidRPr="005707D2" w:rsidRDefault="005A676A" w:rsidP="005A676A">
      <w:pPr>
        <w:rPr>
          <w:lang w:eastAsia="zh-CN"/>
        </w:rPr>
      </w:pPr>
    </w:p>
    <w:p w:rsidR="005A676A" w:rsidRDefault="005A676A" w:rsidP="00C35DDF">
      <w:pPr>
        <w:pStyle w:val="Heading2"/>
      </w:pPr>
      <w:bookmarkStart w:id="1602" w:name="_Toc454184331"/>
      <w:bookmarkStart w:id="1603" w:name="_Toc477880802"/>
      <w:r>
        <w:t>Objectives</w:t>
      </w:r>
      <w:bookmarkEnd w:id="1602"/>
      <w:bookmarkEnd w:id="1603"/>
    </w:p>
    <w:p w:rsidR="005A676A" w:rsidRDefault="00F54A9C" w:rsidP="005A676A">
      <w:pPr>
        <w:rPr>
          <w:lang w:eastAsia="zh-CN"/>
        </w:rPr>
      </w:pPr>
      <w:r>
        <w:rPr>
          <w:lang w:eastAsia="zh-CN"/>
        </w:rPr>
        <w:t>NFV validation can be divided into three different areas:</w:t>
      </w:r>
    </w:p>
    <w:p w:rsidR="00F54A9C" w:rsidRDefault="00F54A9C" w:rsidP="005A676A">
      <w:pPr>
        <w:rPr>
          <w:lang w:eastAsia="zh-CN"/>
        </w:rPr>
      </w:pPr>
    </w:p>
    <w:p w:rsidR="005A676A" w:rsidRDefault="00F54A9C" w:rsidP="00046106">
      <w:pPr>
        <w:pStyle w:val="ListParagraph"/>
        <w:numPr>
          <w:ilvl w:val="0"/>
          <w:numId w:val="18"/>
        </w:numPr>
        <w:rPr>
          <w:lang w:eastAsia="zh-CN"/>
        </w:rPr>
      </w:pPr>
      <w:r>
        <w:rPr>
          <w:lang w:eastAsia="zh-CN"/>
        </w:rPr>
        <w:t>NFVI validation</w:t>
      </w:r>
    </w:p>
    <w:p w:rsidR="00F54A9C" w:rsidRDefault="00F54A9C" w:rsidP="00046106">
      <w:pPr>
        <w:pStyle w:val="ListParagraph"/>
        <w:numPr>
          <w:ilvl w:val="0"/>
          <w:numId w:val="18"/>
        </w:numPr>
        <w:rPr>
          <w:lang w:eastAsia="zh-CN"/>
        </w:rPr>
      </w:pPr>
      <w:r>
        <w:rPr>
          <w:lang w:eastAsia="zh-CN"/>
        </w:rPr>
        <w:t>VNF Lifecycle Validation</w:t>
      </w:r>
    </w:p>
    <w:p w:rsidR="00F54A9C" w:rsidRDefault="00F54A9C" w:rsidP="00046106">
      <w:pPr>
        <w:pStyle w:val="ListParagraph"/>
        <w:numPr>
          <w:ilvl w:val="0"/>
          <w:numId w:val="18"/>
        </w:numPr>
        <w:rPr>
          <w:lang w:eastAsia="zh-CN"/>
        </w:rPr>
      </w:pPr>
      <w:r>
        <w:rPr>
          <w:lang w:eastAsia="zh-CN"/>
        </w:rPr>
        <w:t>VNF Function validation</w:t>
      </w:r>
    </w:p>
    <w:p w:rsidR="005A676A" w:rsidRDefault="005A676A" w:rsidP="005A676A">
      <w:pPr>
        <w:rPr>
          <w:lang w:eastAsia="zh-CN"/>
        </w:rPr>
      </w:pPr>
    </w:p>
    <w:p w:rsidR="00F54A9C" w:rsidRDefault="00F54A9C" w:rsidP="005A676A">
      <w:pPr>
        <w:rPr>
          <w:lang w:eastAsia="zh-CN"/>
        </w:rPr>
      </w:pPr>
      <w:r>
        <w:rPr>
          <w:lang w:eastAsia="zh-CN"/>
        </w:rPr>
        <w:t xml:space="preserve">The </w:t>
      </w:r>
      <w:r w:rsidRPr="00184631">
        <w:rPr>
          <w:b/>
          <w:lang w:eastAsia="zh-CN"/>
        </w:rPr>
        <w:t>NFVI validation</w:t>
      </w:r>
      <w:r>
        <w:rPr>
          <w:lang w:eastAsia="zh-CN"/>
        </w:rPr>
        <w:t xml:space="preserve"> is focused on the validation of the </w:t>
      </w:r>
      <w:r w:rsidR="00DF3650">
        <w:rPr>
          <w:lang w:eastAsia="zh-CN"/>
        </w:rPr>
        <w:t>NFVI layer. It concentrates on the virtual resource management, like vCPU, vMemory, vStorage, vNetwork and virtual image management</w:t>
      </w:r>
      <w:r w:rsidR="00184631">
        <w:rPr>
          <w:lang w:eastAsia="zh-CN"/>
        </w:rPr>
        <w:t xml:space="preserve"> and its performance</w:t>
      </w:r>
      <w:r w:rsidR="00DF3650">
        <w:rPr>
          <w:lang w:eastAsia="zh-CN"/>
        </w:rPr>
        <w:t>.</w:t>
      </w:r>
    </w:p>
    <w:p w:rsidR="00184631" w:rsidRDefault="00DF3650" w:rsidP="005A676A">
      <w:pPr>
        <w:rPr>
          <w:lang w:eastAsia="zh-CN"/>
        </w:rPr>
      </w:pPr>
      <w:r w:rsidRPr="00184631">
        <w:rPr>
          <w:b/>
          <w:lang w:eastAsia="zh-CN"/>
        </w:rPr>
        <w:t>VNF Lifecycle Management</w:t>
      </w:r>
      <w:r>
        <w:rPr>
          <w:lang w:eastAsia="zh-CN"/>
        </w:rPr>
        <w:t xml:space="preserve"> focuses on the life cycle management of the VNF. This includes instantiation, termination of a VNF, state managem</w:t>
      </w:r>
      <w:r w:rsidR="00184631">
        <w:rPr>
          <w:lang w:eastAsia="zh-CN"/>
        </w:rPr>
        <w:t>ent, scaling up/down or in/out.</w:t>
      </w:r>
    </w:p>
    <w:p w:rsidR="00A160C9" w:rsidRDefault="00DF3650" w:rsidP="005A676A">
      <w:pPr>
        <w:rPr>
          <w:lang w:eastAsia="zh-CN"/>
        </w:rPr>
      </w:pPr>
      <w:r>
        <w:rPr>
          <w:lang w:eastAsia="zh-CN"/>
        </w:rPr>
        <w:t xml:space="preserve">The </w:t>
      </w:r>
      <w:r w:rsidR="00184631">
        <w:rPr>
          <w:b/>
          <w:lang w:eastAsia="zh-CN"/>
        </w:rPr>
        <w:t>VNF F</w:t>
      </w:r>
      <w:r w:rsidRPr="00184631">
        <w:rPr>
          <w:b/>
          <w:lang w:eastAsia="zh-CN"/>
        </w:rPr>
        <w:t>unction</w:t>
      </w:r>
      <w:r>
        <w:rPr>
          <w:lang w:eastAsia="zh-CN"/>
        </w:rPr>
        <w:t xml:space="preserve"> validation main focus is to validate the actual functional operation of the VNF.</w:t>
      </w:r>
      <w:r w:rsidR="00A160C9">
        <w:rPr>
          <w:lang w:eastAsia="zh-CN"/>
        </w:rPr>
        <w:t xml:space="preserve"> The VNF functional validation can be divided into following parts:</w:t>
      </w:r>
    </w:p>
    <w:p w:rsidR="00A160C9" w:rsidRDefault="00A160C9" w:rsidP="00FD6C0C">
      <w:pPr>
        <w:pStyle w:val="ListParagraph"/>
        <w:numPr>
          <w:ilvl w:val="0"/>
          <w:numId w:val="143"/>
        </w:numPr>
        <w:rPr>
          <w:lang w:eastAsia="zh-CN"/>
        </w:rPr>
      </w:pPr>
      <w:r>
        <w:rPr>
          <w:lang w:eastAsia="zh-CN"/>
        </w:rPr>
        <w:t>VNF certification of the VNF functionality</w:t>
      </w:r>
    </w:p>
    <w:p w:rsidR="00DF3650" w:rsidRDefault="00A160C9" w:rsidP="00FD6C0C">
      <w:pPr>
        <w:pStyle w:val="ListParagraph"/>
        <w:numPr>
          <w:ilvl w:val="0"/>
          <w:numId w:val="143"/>
        </w:numPr>
        <w:rPr>
          <w:lang w:eastAsia="zh-CN"/>
        </w:rPr>
      </w:pPr>
      <w:r>
        <w:rPr>
          <w:lang w:eastAsia="zh-CN"/>
        </w:rPr>
        <w:t>Benchmark of the VNF functionality</w:t>
      </w:r>
    </w:p>
    <w:p w:rsidR="00D53E8A" w:rsidRDefault="00D53E8A" w:rsidP="005A676A">
      <w:pPr>
        <w:rPr>
          <w:lang w:eastAsia="zh-CN"/>
        </w:rPr>
      </w:pPr>
    </w:p>
    <w:p w:rsidR="00D53E8A" w:rsidRDefault="00313DE0" w:rsidP="0042061B">
      <w:pPr>
        <w:jc w:val="center"/>
        <w:rPr>
          <w:lang w:eastAsia="zh-CN"/>
        </w:rPr>
      </w:pPr>
      <w:r>
        <w:rPr>
          <w:noProof/>
        </w:rPr>
        <w:drawing>
          <wp:inline distT="0" distB="0" distL="0" distR="0">
            <wp:extent cx="5974771" cy="350520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4728" cy="3522775"/>
                    </a:xfrm>
                    <a:prstGeom prst="rect">
                      <a:avLst/>
                    </a:prstGeom>
                    <a:noFill/>
                    <a:ln>
                      <a:noFill/>
                    </a:ln>
                  </pic:spPr>
                </pic:pic>
              </a:graphicData>
            </a:graphic>
          </wp:inline>
        </w:drawing>
      </w:r>
    </w:p>
    <w:p w:rsidR="00AA308E" w:rsidRDefault="00AA308E" w:rsidP="005A676A">
      <w:pPr>
        <w:rPr>
          <w:lang w:eastAsia="zh-CN"/>
        </w:rPr>
      </w:pPr>
    </w:p>
    <w:p w:rsidR="00D53E8A" w:rsidRDefault="00DF3650" w:rsidP="005A676A">
      <w:pPr>
        <w:rPr>
          <w:lang w:eastAsia="zh-CN"/>
        </w:rPr>
      </w:pPr>
      <w:r>
        <w:rPr>
          <w:lang w:eastAsia="zh-CN"/>
        </w:rPr>
        <w:t>In this document we focus on the VNF Lifecycle Management.</w:t>
      </w:r>
    </w:p>
    <w:p w:rsidR="005A676A" w:rsidRDefault="005A676A" w:rsidP="00C35DDF">
      <w:pPr>
        <w:pStyle w:val="Heading2"/>
      </w:pPr>
      <w:bookmarkStart w:id="1604" w:name="_Toc454184332"/>
      <w:bookmarkStart w:id="1605" w:name="_Toc477880803"/>
      <w:r>
        <w:t>Test bed setup</w:t>
      </w:r>
      <w:bookmarkEnd w:id="1604"/>
      <w:bookmarkEnd w:id="1605"/>
    </w:p>
    <w:p w:rsidR="005A676A" w:rsidRDefault="005A676A" w:rsidP="005A676A">
      <w:pPr>
        <w:rPr>
          <w:lang w:eastAsia="zh-CN"/>
        </w:rPr>
      </w:pPr>
      <w:r>
        <w:rPr>
          <w:lang w:eastAsia="zh-CN"/>
        </w:rPr>
        <w:t>The architecture and the functionality of a VNF introduces a wide variety in the considerations of the test bed setup and also the test case execution. Following are examples of test bed setups.</w:t>
      </w:r>
    </w:p>
    <w:p w:rsidR="005A676A" w:rsidRDefault="005A676A" w:rsidP="00874974">
      <w:pPr>
        <w:pStyle w:val="Heading3"/>
      </w:pPr>
      <w:bookmarkStart w:id="1606" w:name="_Toc454184333"/>
      <w:bookmarkStart w:id="1607" w:name="_Toc477880804"/>
      <w:r w:rsidRPr="00825953">
        <w:t xml:space="preserve">Single </w:t>
      </w:r>
      <w:r w:rsidRPr="00874974">
        <w:t>Transient</w:t>
      </w:r>
      <w:r w:rsidRPr="00825953">
        <w:t xml:space="preserve"> VNF</w:t>
      </w:r>
      <w:bookmarkEnd w:id="1606"/>
      <w:bookmarkEnd w:id="1607"/>
    </w:p>
    <w:p w:rsidR="005A676A" w:rsidRDefault="005A676A" w:rsidP="005A676A">
      <w:pPr>
        <w:rPr>
          <w:lang w:eastAsia="zh-CN"/>
        </w:rPr>
      </w:pPr>
      <w:r>
        <w:rPr>
          <w:lang w:eastAsia="zh-CN"/>
        </w:rPr>
        <w:t>A single VNF provides functionality by passing packets between two</w:t>
      </w:r>
      <w:r w:rsidR="000745CD">
        <w:rPr>
          <w:lang w:eastAsia="zh-CN"/>
        </w:rPr>
        <w:t xml:space="preserve"> or more</w:t>
      </w:r>
      <w:r>
        <w:rPr>
          <w:lang w:eastAsia="zh-CN"/>
        </w:rPr>
        <w:t xml:space="preserve"> network interfaces and applying its manipulation on the packet data if required. Packets flow most likely bidirectional. Examples for this type are:</w:t>
      </w:r>
    </w:p>
    <w:p w:rsidR="005A676A" w:rsidRDefault="005A676A" w:rsidP="00046106">
      <w:pPr>
        <w:pStyle w:val="ListParagraph"/>
        <w:numPr>
          <w:ilvl w:val="0"/>
          <w:numId w:val="19"/>
        </w:numPr>
        <w:rPr>
          <w:lang w:eastAsia="zh-CN"/>
        </w:rPr>
      </w:pPr>
      <w:r>
        <w:rPr>
          <w:lang w:eastAsia="zh-CN"/>
        </w:rPr>
        <w:t>Firewall</w:t>
      </w:r>
    </w:p>
    <w:p w:rsidR="005A676A" w:rsidRDefault="005A676A" w:rsidP="00046106">
      <w:pPr>
        <w:pStyle w:val="ListParagraph"/>
        <w:numPr>
          <w:ilvl w:val="0"/>
          <w:numId w:val="19"/>
        </w:numPr>
        <w:rPr>
          <w:lang w:eastAsia="zh-CN"/>
        </w:rPr>
      </w:pPr>
      <w:r>
        <w:rPr>
          <w:lang w:eastAsia="zh-CN"/>
        </w:rPr>
        <w:t>Router</w:t>
      </w:r>
    </w:p>
    <w:p w:rsidR="005A676A" w:rsidRDefault="005A676A" w:rsidP="00046106">
      <w:pPr>
        <w:pStyle w:val="ListParagraph"/>
        <w:numPr>
          <w:ilvl w:val="0"/>
          <w:numId w:val="19"/>
        </w:numPr>
        <w:rPr>
          <w:lang w:eastAsia="zh-CN"/>
        </w:rPr>
      </w:pPr>
      <w:r>
        <w:rPr>
          <w:lang w:eastAsia="zh-CN"/>
        </w:rPr>
        <w:t>Switch</w:t>
      </w:r>
    </w:p>
    <w:p w:rsidR="005A676A" w:rsidRDefault="005A676A" w:rsidP="00046106">
      <w:pPr>
        <w:pStyle w:val="ListParagraph"/>
        <w:numPr>
          <w:ilvl w:val="0"/>
          <w:numId w:val="19"/>
        </w:numPr>
        <w:rPr>
          <w:lang w:eastAsia="zh-CN"/>
        </w:rPr>
      </w:pPr>
      <w:r>
        <w:rPr>
          <w:lang w:eastAsia="zh-CN"/>
        </w:rPr>
        <w:t>NAT/PAT</w:t>
      </w:r>
    </w:p>
    <w:p w:rsidR="00AA308E" w:rsidRDefault="00AA308E" w:rsidP="0042061B">
      <w:pPr>
        <w:rPr>
          <w:lang w:eastAsia="zh-CN"/>
        </w:rPr>
      </w:pPr>
    </w:p>
    <w:p w:rsidR="00313DE0" w:rsidRDefault="00313DE0" w:rsidP="00AA308E">
      <w:pPr>
        <w:jc w:val="center"/>
        <w:rPr>
          <w:lang w:eastAsia="zh-CN"/>
        </w:rPr>
      </w:pPr>
      <w:r>
        <w:rPr>
          <w:noProof/>
        </w:rPr>
        <w:lastRenderedPageBreak/>
        <w:drawing>
          <wp:inline distT="0" distB="0" distL="0" distR="0">
            <wp:extent cx="5057775" cy="28801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1958" cy="2893893"/>
                    </a:xfrm>
                    <a:prstGeom prst="rect">
                      <a:avLst/>
                    </a:prstGeom>
                    <a:noFill/>
                    <a:ln>
                      <a:noFill/>
                    </a:ln>
                  </pic:spPr>
                </pic:pic>
              </a:graphicData>
            </a:graphic>
          </wp:inline>
        </w:drawing>
      </w:r>
    </w:p>
    <w:p w:rsidR="005A676A" w:rsidRDefault="005A676A" w:rsidP="005A676A">
      <w:pPr>
        <w:rPr>
          <w:lang w:eastAsia="zh-CN"/>
        </w:rPr>
      </w:pPr>
    </w:p>
    <w:p w:rsidR="005A676A" w:rsidRDefault="005A676A" w:rsidP="00874974">
      <w:pPr>
        <w:pStyle w:val="Heading3"/>
      </w:pPr>
      <w:bookmarkStart w:id="1608" w:name="_Toc454184334"/>
      <w:bookmarkStart w:id="1609" w:name="_Toc477880805"/>
      <w:r>
        <w:t>Multi Transient VNF</w:t>
      </w:r>
      <w:bookmarkEnd w:id="1608"/>
      <w:bookmarkEnd w:id="1609"/>
    </w:p>
    <w:p w:rsidR="005A676A" w:rsidRDefault="005A676A" w:rsidP="005A676A">
      <w:pPr>
        <w:rPr>
          <w:lang w:eastAsia="zh-CN"/>
        </w:rPr>
      </w:pPr>
      <w:r>
        <w:rPr>
          <w:lang w:eastAsia="zh-CN"/>
        </w:rPr>
        <w:t xml:space="preserve">A VNF could be composed of multiple VNFCs. All together deliver the functionality. The VNF vendor could also design the functionality as a multi VNF system where multiple VNFs need to be activated. It depends on the vendor’s decision how and why he slices the VNFs. A multi VNF configuration provides many challenges for our system as we need to check many VNFs. For </w:t>
      </w:r>
      <w:r w:rsidR="0015581B">
        <w:rPr>
          <w:lang w:eastAsia="zh-CN"/>
        </w:rPr>
        <w:t>now,</w:t>
      </w:r>
      <w:r>
        <w:rPr>
          <w:lang w:eastAsia="zh-CN"/>
        </w:rPr>
        <w:t xml:space="preserve"> we consider that the vendor would not go this path and rather create one VNF with many components. If we see a demand to cover the multi VNF configuration, we can enhance our </w:t>
      </w:r>
      <w:r w:rsidR="0015581B">
        <w:rPr>
          <w:lang w:eastAsia="zh-CN"/>
        </w:rPr>
        <w:t>test cases</w:t>
      </w:r>
      <w:r>
        <w:rPr>
          <w:lang w:eastAsia="zh-CN"/>
        </w:rPr>
        <w:t xml:space="preserve"> with the vendor’s input.</w:t>
      </w:r>
    </w:p>
    <w:p w:rsidR="005A676A" w:rsidRDefault="005A676A" w:rsidP="005A676A">
      <w:pPr>
        <w:rPr>
          <w:lang w:eastAsia="zh-CN"/>
        </w:rPr>
      </w:pPr>
    </w:p>
    <w:p w:rsidR="00231EFD" w:rsidRDefault="00231EFD" w:rsidP="00046106">
      <w:pPr>
        <w:pStyle w:val="ListParagraph"/>
        <w:numPr>
          <w:ilvl w:val="0"/>
          <w:numId w:val="22"/>
        </w:numPr>
        <w:rPr>
          <w:lang w:eastAsia="zh-CN"/>
        </w:rPr>
      </w:pPr>
      <w:r w:rsidRPr="00231EFD">
        <w:rPr>
          <w:lang w:eastAsia="zh-CN"/>
        </w:rPr>
        <w:t>Multi Transient VNF</w:t>
      </w:r>
    </w:p>
    <w:p w:rsidR="005A676A" w:rsidRDefault="005A676A" w:rsidP="00231EFD">
      <w:pPr>
        <w:ind w:left="720"/>
        <w:rPr>
          <w:lang w:eastAsia="zh-CN"/>
        </w:rPr>
      </w:pPr>
    </w:p>
    <w:p w:rsidR="00313DE0" w:rsidRDefault="00313DE0" w:rsidP="00AA308E">
      <w:pPr>
        <w:ind w:left="720"/>
        <w:rPr>
          <w:lang w:eastAsia="zh-CN"/>
        </w:rPr>
      </w:pPr>
      <w:r>
        <w:rPr>
          <w:noProof/>
        </w:rPr>
        <w:drawing>
          <wp:inline distT="0" distB="0" distL="0" distR="0">
            <wp:extent cx="5303587" cy="31718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1470" cy="3200461"/>
                    </a:xfrm>
                    <a:prstGeom prst="rect">
                      <a:avLst/>
                    </a:prstGeom>
                    <a:noFill/>
                    <a:ln>
                      <a:noFill/>
                    </a:ln>
                  </pic:spPr>
                </pic:pic>
              </a:graphicData>
            </a:graphic>
          </wp:inline>
        </w:drawing>
      </w:r>
    </w:p>
    <w:p w:rsidR="005A676A" w:rsidRDefault="005A676A" w:rsidP="005A676A">
      <w:pPr>
        <w:rPr>
          <w:lang w:eastAsia="zh-CN"/>
        </w:rPr>
      </w:pPr>
    </w:p>
    <w:p w:rsidR="00231EFD" w:rsidRDefault="00231EFD" w:rsidP="00046106">
      <w:pPr>
        <w:pStyle w:val="ListParagraph"/>
        <w:numPr>
          <w:ilvl w:val="0"/>
          <w:numId w:val="22"/>
        </w:numPr>
        <w:rPr>
          <w:lang w:eastAsia="zh-CN"/>
        </w:rPr>
      </w:pPr>
      <w:r w:rsidRPr="00231EFD">
        <w:rPr>
          <w:lang w:eastAsia="zh-CN"/>
        </w:rPr>
        <w:lastRenderedPageBreak/>
        <w:t>Transient VNF with multiple VNFCs</w:t>
      </w:r>
    </w:p>
    <w:p w:rsidR="00231EFD" w:rsidRDefault="00231EFD" w:rsidP="005A676A">
      <w:pPr>
        <w:rPr>
          <w:lang w:eastAsia="zh-CN"/>
        </w:rPr>
      </w:pPr>
    </w:p>
    <w:p w:rsidR="00231EFD" w:rsidRDefault="00231EFD" w:rsidP="000745CD">
      <w:pPr>
        <w:ind w:left="720"/>
        <w:jc w:val="center"/>
        <w:rPr>
          <w:lang w:eastAsia="zh-CN"/>
        </w:rPr>
      </w:pPr>
    </w:p>
    <w:p w:rsidR="00313DE0" w:rsidRDefault="00313DE0" w:rsidP="000745CD">
      <w:pPr>
        <w:ind w:left="720"/>
        <w:jc w:val="center"/>
        <w:rPr>
          <w:lang w:eastAsia="zh-CN"/>
        </w:rPr>
      </w:pPr>
      <w:r>
        <w:rPr>
          <w:noProof/>
        </w:rPr>
        <w:drawing>
          <wp:inline distT="0" distB="0" distL="0" distR="0">
            <wp:extent cx="5267325" cy="31501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4038" cy="3166115"/>
                    </a:xfrm>
                    <a:prstGeom prst="rect">
                      <a:avLst/>
                    </a:prstGeom>
                    <a:noFill/>
                    <a:ln>
                      <a:noFill/>
                    </a:ln>
                  </pic:spPr>
                </pic:pic>
              </a:graphicData>
            </a:graphic>
          </wp:inline>
        </w:drawing>
      </w:r>
    </w:p>
    <w:p w:rsidR="00231EFD" w:rsidRDefault="00231EFD" w:rsidP="005A676A">
      <w:pPr>
        <w:rPr>
          <w:lang w:eastAsia="zh-CN"/>
        </w:rPr>
      </w:pPr>
    </w:p>
    <w:p w:rsidR="005A676A" w:rsidRDefault="005A676A" w:rsidP="00874974">
      <w:pPr>
        <w:pStyle w:val="Heading3"/>
      </w:pPr>
      <w:bookmarkStart w:id="1610" w:name="_Toc454184335"/>
      <w:bookmarkStart w:id="1611" w:name="_Toc477880806"/>
      <w:r>
        <w:t>Server based VNF</w:t>
      </w:r>
      <w:bookmarkEnd w:id="1610"/>
      <w:bookmarkEnd w:id="1611"/>
    </w:p>
    <w:p w:rsidR="005A676A" w:rsidRDefault="005A676A" w:rsidP="005A676A">
      <w:pPr>
        <w:rPr>
          <w:lang w:eastAsia="zh-CN"/>
        </w:rPr>
      </w:pPr>
      <w:r>
        <w:rPr>
          <w:lang w:eastAsia="zh-CN"/>
        </w:rPr>
        <w:t xml:space="preserve">A server based VNF doesn’t forward packets. This type of VNF terminates the packet, extracts all required information out of the packet, processes the information and responds with one or multiple packets back to the requestor. To increase the overall </w:t>
      </w:r>
      <w:r w:rsidR="000745CD">
        <w:rPr>
          <w:lang w:eastAsia="zh-CN"/>
        </w:rPr>
        <w:t xml:space="preserve">network throughput </w:t>
      </w:r>
      <w:r>
        <w:rPr>
          <w:lang w:eastAsia="zh-CN"/>
        </w:rPr>
        <w:t>of the server based VNF, two or more network interfaces could be assigned to the VNF. A server network IO is potentially limited by the overall network IO bandwidth. To reach higher bandwidth several physical interfaces may be used to increase the throughput.</w:t>
      </w:r>
    </w:p>
    <w:p w:rsidR="005A676A" w:rsidRDefault="005A676A" w:rsidP="005A676A">
      <w:pPr>
        <w:rPr>
          <w:lang w:eastAsia="zh-CN"/>
        </w:rPr>
      </w:pPr>
    </w:p>
    <w:p w:rsidR="004A51BE" w:rsidRDefault="004A51BE" w:rsidP="000745CD">
      <w:pPr>
        <w:jc w:val="center"/>
        <w:rPr>
          <w:lang w:eastAsia="zh-CN"/>
        </w:rPr>
      </w:pPr>
      <w:r>
        <w:rPr>
          <w:noProof/>
        </w:rPr>
        <w:drawing>
          <wp:inline distT="0" distB="0" distL="0" distR="0">
            <wp:extent cx="5172075" cy="2945209"/>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1003" cy="2955987"/>
                    </a:xfrm>
                    <a:prstGeom prst="rect">
                      <a:avLst/>
                    </a:prstGeom>
                    <a:noFill/>
                    <a:ln>
                      <a:noFill/>
                    </a:ln>
                  </pic:spPr>
                </pic:pic>
              </a:graphicData>
            </a:graphic>
          </wp:inline>
        </w:drawing>
      </w:r>
    </w:p>
    <w:p w:rsidR="005A676A" w:rsidRDefault="005A676A" w:rsidP="005A676A">
      <w:pPr>
        <w:rPr>
          <w:lang w:eastAsia="zh-CN"/>
        </w:rPr>
      </w:pPr>
    </w:p>
    <w:p w:rsidR="005A676A" w:rsidRDefault="005A676A" w:rsidP="005A676A">
      <w:pPr>
        <w:rPr>
          <w:lang w:eastAsia="zh-CN"/>
        </w:rPr>
      </w:pPr>
    </w:p>
    <w:p w:rsidR="005A676A" w:rsidRDefault="00FE2547" w:rsidP="00874974">
      <w:pPr>
        <w:pStyle w:val="Heading3"/>
      </w:pPr>
      <w:bookmarkStart w:id="1612" w:name="_Toc454184336"/>
      <w:bookmarkStart w:id="1613" w:name="_Toc477880807"/>
      <w:r w:rsidRPr="00FE2547">
        <w:t xml:space="preserve">VNF Lifecycle </w:t>
      </w:r>
      <w:r>
        <w:t xml:space="preserve">Verification </w:t>
      </w:r>
      <w:r w:rsidR="005A676A">
        <w:t>Architecture</w:t>
      </w:r>
      <w:bookmarkEnd w:id="1612"/>
      <w:bookmarkEnd w:id="1613"/>
    </w:p>
    <w:p w:rsidR="00FE2547" w:rsidRDefault="00FE2547" w:rsidP="00FE2547">
      <w:pPr>
        <w:rPr>
          <w:lang w:eastAsia="zh-CN"/>
        </w:rPr>
      </w:pPr>
      <w:r>
        <w:rPr>
          <w:lang w:eastAsia="zh-CN"/>
        </w:rPr>
        <w:t xml:space="preserve">The validation architecture of </w:t>
      </w:r>
      <w:r w:rsidRPr="00FE2547">
        <w:rPr>
          <w:lang w:eastAsia="zh-CN"/>
        </w:rPr>
        <w:t>VNF Lifecycle Management</w:t>
      </w:r>
      <w:r>
        <w:rPr>
          <w:lang w:eastAsia="zh-CN"/>
        </w:rPr>
        <w:t xml:space="preserve"> is illustrated in the below picture.</w:t>
      </w:r>
    </w:p>
    <w:p w:rsidR="00FE2547" w:rsidRDefault="00FE2547" w:rsidP="005A676A">
      <w:pPr>
        <w:rPr>
          <w:lang w:eastAsia="zh-CN"/>
        </w:rPr>
      </w:pPr>
    </w:p>
    <w:p w:rsidR="005A676A" w:rsidRDefault="005A676A" w:rsidP="000745CD">
      <w:pPr>
        <w:jc w:val="center"/>
        <w:rPr>
          <w:lang w:eastAsia="zh-CN"/>
        </w:rPr>
      </w:pPr>
    </w:p>
    <w:p w:rsidR="00F26F95" w:rsidRDefault="00F26F95" w:rsidP="000745CD">
      <w:pPr>
        <w:jc w:val="center"/>
        <w:rPr>
          <w:lang w:eastAsia="zh-CN"/>
        </w:rPr>
      </w:pPr>
      <w:r>
        <w:rPr>
          <w:noProof/>
        </w:rPr>
        <w:drawing>
          <wp:inline distT="0" distB="0" distL="0" distR="0">
            <wp:extent cx="6858000" cy="33623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3362325"/>
                    </a:xfrm>
                    <a:prstGeom prst="rect">
                      <a:avLst/>
                    </a:prstGeom>
                    <a:noFill/>
                    <a:ln>
                      <a:noFill/>
                    </a:ln>
                  </pic:spPr>
                </pic:pic>
              </a:graphicData>
            </a:graphic>
          </wp:inline>
        </w:drawing>
      </w:r>
    </w:p>
    <w:p w:rsidR="005A676A" w:rsidRDefault="005A676A" w:rsidP="005A676A">
      <w:pPr>
        <w:rPr>
          <w:lang w:eastAsia="zh-CN"/>
        </w:rPr>
      </w:pPr>
    </w:p>
    <w:p w:rsidR="009353A6" w:rsidRDefault="009353A6" w:rsidP="005A676A">
      <w:pPr>
        <w:rPr>
          <w:lang w:eastAsia="zh-CN"/>
        </w:rPr>
      </w:pPr>
      <w:r>
        <w:rPr>
          <w:lang w:eastAsia="zh-CN"/>
        </w:rPr>
        <w:t>The VNF Lifecycle Validation Automation is divided into following components:</w:t>
      </w:r>
    </w:p>
    <w:p w:rsidR="00756A91" w:rsidRDefault="00756A91" w:rsidP="005A676A">
      <w:pPr>
        <w:rPr>
          <w:lang w:eastAsia="zh-CN"/>
        </w:rPr>
      </w:pPr>
    </w:p>
    <w:p w:rsidR="009353A6" w:rsidRDefault="009353A6" w:rsidP="00046106">
      <w:pPr>
        <w:pStyle w:val="ListParagraph"/>
        <w:numPr>
          <w:ilvl w:val="0"/>
          <w:numId w:val="23"/>
        </w:numPr>
        <w:rPr>
          <w:lang w:eastAsia="zh-CN"/>
        </w:rPr>
      </w:pPr>
      <w:r>
        <w:rPr>
          <w:lang w:eastAsia="zh-CN"/>
        </w:rPr>
        <w:t>VNF Lifecycle Automation</w:t>
      </w:r>
      <w:r w:rsidR="00536362">
        <w:rPr>
          <w:lang w:eastAsia="zh-CN"/>
        </w:rPr>
        <w:t xml:space="preserve"> Layer</w:t>
      </w:r>
    </w:p>
    <w:p w:rsidR="007C4C56" w:rsidRDefault="007C4C56" w:rsidP="00046106">
      <w:pPr>
        <w:pStyle w:val="ListParagraph"/>
        <w:numPr>
          <w:ilvl w:val="0"/>
          <w:numId w:val="23"/>
        </w:numPr>
        <w:rPr>
          <w:lang w:eastAsia="zh-CN"/>
        </w:rPr>
      </w:pPr>
      <w:r>
        <w:rPr>
          <w:lang w:eastAsia="zh-CN"/>
        </w:rPr>
        <w:t>MANO Automation Layer</w:t>
      </w:r>
    </w:p>
    <w:p w:rsidR="007C4C56" w:rsidRDefault="007C4C56" w:rsidP="007C4C56">
      <w:pPr>
        <w:pStyle w:val="ListParagraph"/>
        <w:numPr>
          <w:ilvl w:val="1"/>
          <w:numId w:val="23"/>
        </w:numPr>
        <w:rPr>
          <w:lang w:eastAsia="zh-CN"/>
        </w:rPr>
      </w:pPr>
      <w:r>
        <w:rPr>
          <w:lang w:eastAsia="zh-CN"/>
        </w:rPr>
        <w:t>NFVO Automation Layer</w:t>
      </w:r>
    </w:p>
    <w:p w:rsidR="007C4C56" w:rsidRDefault="007C4C56" w:rsidP="007C4C56">
      <w:pPr>
        <w:pStyle w:val="ListParagraph"/>
        <w:numPr>
          <w:ilvl w:val="2"/>
          <w:numId w:val="23"/>
        </w:numPr>
        <w:rPr>
          <w:lang w:eastAsia="zh-CN"/>
        </w:rPr>
      </w:pPr>
      <w:r>
        <w:rPr>
          <w:lang w:eastAsia="zh-CN"/>
        </w:rPr>
        <w:t>NFVO API</w:t>
      </w:r>
    </w:p>
    <w:p w:rsidR="007C4C56" w:rsidRDefault="007C4C56" w:rsidP="007C4C56">
      <w:pPr>
        <w:pStyle w:val="ListParagraph"/>
        <w:numPr>
          <w:ilvl w:val="2"/>
          <w:numId w:val="23"/>
        </w:numPr>
        <w:rPr>
          <w:lang w:eastAsia="zh-CN"/>
        </w:rPr>
      </w:pPr>
      <w:r>
        <w:rPr>
          <w:lang w:eastAsia="zh-CN"/>
        </w:rPr>
        <w:t>NFVO Vendor API</w:t>
      </w:r>
    </w:p>
    <w:p w:rsidR="009353A6" w:rsidRDefault="009353A6" w:rsidP="0042061B">
      <w:pPr>
        <w:pStyle w:val="ListParagraph"/>
        <w:numPr>
          <w:ilvl w:val="1"/>
          <w:numId w:val="23"/>
        </w:numPr>
        <w:rPr>
          <w:lang w:eastAsia="zh-CN"/>
        </w:rPr>
      </w:pPr>
      <w:r>
        <w:rPr>
          <w:lang w:eastAsia="zh-CN"/>
        </w:rPr>
        <w:t xml:space="preserve">VNFM </w:t>
      </w:r>
      <w:r w:rsidR="00A80116">
        <w:rPr>
          <w:lang w:eastAsia="zh-CN"/>
        </w:rPr>
        <w:t xml:space="preserve">Automation </w:t>
      </w:r>
      <w:r w:rsidR="00536362">
        <w:rPr>
          <w:lang w:eastAsia="zh-CN"/>
        </w:rPr>
        <w:t>Layer</w:t>
      </w:r>
    </w:p>
    <w:p w:rsidR="00042CD9" w:rsidRDefault="00042CD9" w:rsidP="0042061B">
      <w:pPr>
        <w:pStyle w:val="ListParagraph"/>
        <w:numPr>
          <w:ilvl w:val="2"/>
          <w:numId w:val="23"/>
        </w:numPr>
        <w:rPr>
          <w:lang w:eastAsia="zh-CN"/>
        </w:rPr>
      </w:pPr>
      <w:r>
        <w:rPr>
          <w:lang w:eastAsia="zh-CN"/>
        </w:rPr>
        <w:t>VNFM API</w:t>
      </w:r>
    </w:p>
    <w:p w:rsidR="00042CD9" w:rsidRDefault="00042CD9" w:rsidP="0042061B">
      <w:pPr>
        <w:pStyle w:val="ListParagraph"/>
        <w:numPr>
          <w:ilvl w:val="2"/>
          <w:numId w:val="23"/>
        </w:numPr>
        <w:rPr>
          <w:lang w:eastAsia="zh-CN"/>
        </w:rPr>
      </w:pPr>
      <w:r>
        <w:rPr>
          <w:lang w:eastAsia="zh-CN"/>
        </w:rPr>
        <w:t>VNFM Vendor API</w:t>
      </w:r>
    </w:p>
    <w:p w:rsidR="009353A6" w:rsidRDefault="009353A6" w:rsidP="00046106">
      <w:pPr>
        <w:pStyle w:val="ListParagraph"/>
        <w:numPr>
          <w:ilvl w:val="0"/>
          <w:numId w:val="23"/>
        </w:numPr>
        <w:rPr>
          <w:lang w:eastAsia="zh-CN"/>
        </w:rPr>
      </w:pPr>
      <w:r>
        <w:rPr>
          <w:lang w:eastAsia="zh-CN"/>
        </w:rPr>
        <w:t xml:space="preserve">VNF </w:t>
      </w:r>
      <w:r w:rsidR="00A80116">
        <w:rPr>
          <w:lang w:eastAsia="zh-CN"/>
        </w:rPr>
        <w:t xml:space="preserve">Automation </w:t>
      </w:r>
      <w:r w:rsidR="00536362">
        <w:rPr>
          <w:lang w:eastAsia="zh-CN"/>
        </w:rPr>
        <w:t>Layer</w:t>
      </w:r>
    </w:p>
    <w:p w:rsidR="00042CD9" w:rsidRDefault="00042CD9" w:rsidP="00046106">
      <w:pPr>
        <w:pStyle w:val="ListParagraph"/>
        <w:numPr>
          <w:ilvl w:val="1"/>
          <w:numId w:val="23"/>
        </w:numPr>
        <w:rPr>
          <w:lang w:eastAsia="zh-CN"/>
        </w:rPr>
      </w:pPr>
      <w:r>
        <w:rPr>
          <w:lang w:eastAsia="zh-CN"/>
        </w:rPr>
        <w:t>VNF API</w:t>
      </w:r>
    </w:p>
    <w:p w:rsidR="00042CD9" w:rsidRDefault="00042CD9" w:rsidP="00046106">
      <w:pPr>
        <w:pStyle w:val="ListParagraph"/>
        <w:numPr>
          <w:ilvl w:val="1"/>
          <w:numId w:val="23"/>
        </w:numPr>
        <w:rPr>
          <w:lang w:eastAsia="zh-CN"/>
        </w:rPr>
      </w:pPr>
      <w:r>
        <w:rPr>
          <w:lang w:eastAsia="zh-CN"/>
        </w:rPr>
        <w:t>VNF Vendor API</w:t>
      </w:r>
    </w:p>
    <w:p w:rsidR="009353A6" w:rsidRDefault="009353A6" w:rsidP="00046106">
      <w:pPr>
        <w:pStyle w:val="ListParagraph"/>
        <w:numPr>
          <w:ilvl w:val="0"/>
          <w:numId w:val="23"/>
        </w:numPr>
        <w:rPr>
          <w:lang w:eastAsia="zh-CN"/>
        </w:rPr>
      </w:pPr>
      <w:r>
        <w:rPr>
          <w:lang w:eastAsia="zh-CN"/>
        </w:rPr>
        <w:t xml:space="preserve">VIM </w:t>
      </w:r>
      <w:r w:rsidR="00A80116">
        <w:rPr>
          <w:lang w:eastAsia="zh-CN"/>
        </w:rPr>
        <w:t xml:space="preserve">Automation </w:t>
      </w:r>
      <w:r w:rsidR="00536362">
        <w:rPr>
          <w:lang w:eastAsia="zh-CN"/>
        </w:rPr>
        <w:t>Layer</w:t>
      </w:r>
    </w:p>
    <w:p w:rsidR="00042CD9" w:rsidRDefault="00042CD9" w:rsidP="00046106">
      <w:pPr>
        <w:pStyle w:val="ListParagraph"/>
        <w:numPr>
          <w:ilvl w:val="1"/>
          <w:numId w:val="23"/>
        </w:numPr>
        <w:rPr>
          <w:lang w:eastAsia="zh-CN"/>
        </w:rPr>
      </w:pPr>
      <w:r>
        <w:rPr>
          <w:lang w:eastAsia="zh-CN"/>
        </w:rPr>
        <w:t>VIM API</w:t>
      </w:r>
    </w:p>
    <w:p w:rsidR="00042CD9" w:rsidRDefault="00042CD9" w:rsidP="00046106">
      <w:pPr>
        <w:pStyle w:val="ListParagraph"/>
        <w:numPr>
          <w:ilvl w:val="1"/>
          <w:numId w:val="23"/>
        </w:numPr>
        <w:rPr>
          <w:lang w:eastAsia="zh-CN"/>
        </w:rPr>
      </w:pPr>
      <w:r>
        <w:rPr>
          <w:lang w:eastAsia="zh-CN"/>
        </w:rPr>
        <w:t>VIM Vendor API</w:t>
      </w:r>
    </w:p>
    <w:p w:rsidR="009353A6" w:rsidRDefault="009353A6" w:rsidP="00046106">
      <w:pPr>
        <w:pStyle w:val="ListParagraph"/>
        <w:numPr>
          <w:ilvl w:val="0"/>
          <w:numId w:val="23"/>
        </w:numPr>
        <w:rPr>
          <w:lang w:eastAsia="zh-CN"/>
        </w:rPr>
      </w:pPr>
      <w:r>
        <w:rPr>
          <w:lang w:eastAsia="zh-CN"/>
        </w:rPr>
        <w:t xml:space="preserve">Traffic </w:t>
      </w:r>
      <w:r w:rsidR="00A80116">
        <w:rPr>
          <w:lang w:eastAsia="zh-CN"/>
        </w:rPr>
        <w:t xml:space="preserve">Automation </w:t>
      </w:r>
      <w:r w:rsidR="00536362">
        <w:rPr>
          <w:lang w:eastAsia="zh-CN"/>
        </w:rPr>
        <w:t>Layer</w:t>
      </w:r>
    </w:p>
    <w:p w:rsidR="00042CD9" w:rsidRDefault="00042CD9" w:rsidP="00046106">
      <w:pPr>
        <w:pStyle w:val="ListParagraph"/>
        <w:numPr>
          <w:ilvl w:val="1"/>
          <w:numId w:val="23"/>
        </w:numPr>
        <w:rPr>
          <w:lang w:eastAsia="zh-CN"/>
        </w:rPr>
      </w:pPr>
      <w:r>
        <w:rPr>
          <w:lang w:eastAsia="zh-CN"/>
        </w:rPr>
        <w:t>STC API</w:t>
      </w:r>
    </w:p>
    <w:p w:rsidR="00042CD9" w:rsidRDefault="00042CD9" w:rsidP="00046106">
      <w:pPr>
        <w:pStyle w:val="ListParagraph"/>
        <w:numPr>
          <w:ilvl w:val="1"/>
          <w:numId w:val="23"/>
        </w:numPr>
        <w:rPr>
          <w:lang w:eastAsia="zh-CN"/>
        </w:rPr>
      </w:pPr>
      <w:r>
        <w:rPr>
          <w:lang w:eastAsia="zh-CN"/>
        </w:rPr>
        <w:t>Avalanche API</w:t>
      </w:r>
    </w:p>
    <w:p w:rsidR="00537D69" w:rsidRDefault="00537D69" w:rsidP="00537D69">
      <w:pPr>
        <w:pStyle w:val="ListParagraph"/>
        <w:numPr>
          <w:ilvl w:val="0"/>
          <w:numId w:val="23"/>
        </w:numPr>
        <w:rPr>
          <w:lang w:eastAsia="zh-CN"/>
        </w:rPr>
      </w:pPr>
      <w:r>
        <w:rPr>
          <w:lang w:eastAsia="zh-CN"/>
        </w:rPr>
        <w:t>EM API</w:t>
      </w:r>
    </w:p>
    <w:p w:rsidR="00537D69" w:rsidRDefault="00537D69" w:rsidP="00537D69">
      <w:pPr>
        <w:pStyle w:val="ListParagraph"/>
        <w:numPr>
          <w:ilvl w:val="0"/>
          <w:numId w:val="23"/>
        </w:numPr>
        <w:rPr>
          <w:lang w:eastAsia="zh-CN"/>
        </w:rPr>
      </w:pPr>
      <w:r>
        <w:rPr>
          <w:lang w:eastAsia="zh-CN"/>
        </w:rPr>
        <w:t>NFVO API</w:t>
      </w:r>
    </w:p>
    <w:p w:rsidR="00537D69" w:rsidRDefault="00537D69" w:rsidP="00537D69">
      <w:pPr>
        <w:pStyle w:val="ListParagraph"/>
        <w:numPr>
          <w:ilvl w:val="0"/>
          <w:numId w:val="23"/>
        </w:numPr>
        <w:rPr>
          <w:lang w:eastAsia="zh-CN"/>
        </w:rPr>
      </w:pPr>
      <w:r>
        <w:rPr>
          <w:lang w:eastAsia="zh-CN"/>
        </w:rPr>
        <w:t>Metric Service</w:t>
      </w:r>
    </w:p>
    <w:p w:rsidR="009353A6" w:rsidRDefault="009353A6" w:rsidP="005A676A">
      <w:pPr>
        <w:rPr>
          <w:lang w:eastAsia="zh-CN"/>
        </w:rPr>
      </w:pPr>
    </w:p>
    <w:p w:rsidR="009353A6" w:rsidRDefault="009353A6" w:rsidP="00CF3F7A">
      <w:pPr>
        <w:pStyle w:val="Heading4"/>
        <w:rPr>
          <w:lang w:eastAsia="zh-CN"/>
        </w:rPr>
      </w:pPr>
      <w:r>
        <w:rPr>
          <w:lang w:eastAsia="zh-CN"/>
        </w:rPr>
        <w:lastRenderedPageBreak/>
        <w:t>VNF Lifecycle Automation</w:t>
      </w:r>
      <w:r w:rsidR="00536362">
        <w:rPr>
          <w:lang w:eastAsia="zh-CN"/>
        </w:rPr>
        <w:t xml:space="preserve"> Layer</w:t>
      </w:r>
    </w:p>
    <w:p w:rsidR="009353A6" w:rsidRDefault="00A80116" w:rsidP="009353A6">
      <w:pPr>
        <w:rPr>
          <w:lang w:eastAsia="zh-CN"/>
        </w:rPr>
      </w:pPr>
      <w:r>
        <w:rPr>
          <w:lang w:eastAsia="zh-CN"/>
        </w:rPr>
        <w:t>Each VNF Lifecycle test case is implemented by a test sequence coded in the VNF Lifecycle Automation Layer. The VNF Lifecycle Automation Layer takes advantage of the following layers:</w:t>
      </w:r>
    </w:p>
    <w:p w:rsidR="00A80116" w:rsidRDefault="00A80116" w:rsidP="00046106">
      <w:pPr>
        <w:pStyle w:val="ListParagraph"/>
        <w:numPr>
          <w:ilvl w:val="0"/>
          <w:numId w:val="24"/>
        </w:numPr>
        <w:rPr>
          <w:lang w:eastAsia="zh-CN"/>
        </w:rPr>
      </w:pPr>
      <w:r>
        <w:rPr>
          <w:lang w:eastAsia="zh-CN"/>
        </w:rPr>
        <w:t>VNFM Automation Layer</w:t>
      </w:r>
    </w:p>
    <w:p w:rsidR="00A80116" w:rsidRDefault="00A80116" w:rsidP="00046106">
      <w:pPr>
        <w:pStyle w:val="ListParagraph"/>
        <w:numPr>
          <w:ilvl w:val="0"/>
          <w:numId w:val="24"/>
        </w:numPr>
        <w:rPr>
          <w:lang w:eastAsia="zh-CN"/>
        </w:rPr>
      </w:pPr>
      <w:r>
        <w:rPr>
          <w:lang w:eastAsia="zh-CN"/>
        </w:rPr>
        <w:t>VNF Automation Layer</w:t>
      </w:r>
    </w:p>
    <w:p w:rsidR="00A80116" w:rsidRDefault="00A80116" w:rsidP="00046106">
      <w:pPr>
        <w:pStyle w:val="ListParagraph"/>
        <w:numPr>
          <w:ilvl w:val="0"/>
          <w:numId w:val="24"/>
        </w:numPr>
        <w:rPr>
          <w:lang w:eastAsia="zh-CN"/>
        </w:rPr>
      </w:pPr>
      <w:r>
        <w:rPr>
          <w:lang w:eastAsia="zh-CN"/>
        </w:rPr>
        <w:t>VIM Automation Layer</w:t>
      </w:r>
    </w:p>
    <w:p w:rsidR="00A80116" w:rsidRDefault="00A80116" w:rsidP="00046106">
      <w:pPr>
        <w:pStyle w:val="ListParagraph"/>
        <w:numPr>
          <w:ilvl w:val="0"/>
          <w:numId w:val="24"/>
        </w:numPr>
        <w:rPr>
          <w:lang w:eastAsia="zh-CN"/>
        </w:rPr>
      </w:pPr>
      <w:r>
        <w:rPr>
          <w:lang w:eastAsia="zh-CN"/>
        </w:rPr>
        <w:t>Traffic Automation Layer</w:t>
      </w:r>
    </w:p>
    <w:p w:rsidR="00CF3F7A" w:rsidRDefault="00A80116" w:rsidP="009353A6">
      <w:pPr>
        <w:rPr>
          <w:lang w:eastAsia="zh-CN"/>
        </w:rPr>
      </w:pPr>
      <w:r>
        <w:rPr>
          <w:lang w:eastAsia="zh-CN"/>
        </w:rPr>
        <w:t>It calls each layers API to configure, instruct, control, manage and retrieve information or results.</w:t>
      </w:r>
    </w:p>
    <w:p w:rsidR="007C4C56" w:rsidRDefault="007C4C56" w:rsidP="007C4C56">
      <w:pPr>
        <w:pStyle w:val="Heading4"/>
        <w:rPr>
          <w:lang w:eastAsia="zh-CN"/>
        </w:rPr>
      </w:pPr>
      <w:r>
        <w:rPr>
          <w:lang w:eastAsia="zh-CN"/>
        </w:rPr>
        <w:t>MANO Automation Layer</w:t>
      </w:r>
    </w:p>
    <w:p w:rsidR="007C4C56" w:rsidRDefault="007C4C56">
      <w:pPr>
        <w:rPr>
          <w:lang w:eastAsia="zh-CN"/>
        </w:rPr>
      </w:pPr>
      <w:r>
        <w:rPr>
          <w:lang w:eastAsia="zh-CN"/>
        </w:rPr>
        <w:t>The MANO Automation API layer represents the NFVO Automation Layer and VNFM Automation Layer. Pending on the customer used MANO architecture, the MANO Automation Layer adapts to required interface. The following chapters explain in more detail this module.</w:t>
      </w:r>
    </w:p>
    <w:p w:rsidR="009353A6" w:rsidRDefault="007C4C56" w:rsidP="00CF3F7A">
      <w:pPr>
        <w:pStyle w:val="Heading4"/>
        <w:rPr>
          <w:lang w:eastAsia="zh-CN"/>
        </w:rPr>
      </w:pPr>
      <w:r>
        <w:rPr>
          <w:lang w:eastAsia="zh-CN"/>
        </w:rPr>
        <w:t>NFVO</w:t>
      </w:r>
      <w:r w:rsidR="00A80116">
        <w:rPr>
          <w:lang w:eastAsia="zh-CN"/>
        </w:rPr>
        <w:t xml:space="preserve"> Automation </w:t>
      </w:r>
      <w:r w:rsidR="00536362">
        <w:rPr>
          <w:lang w:eastAsia="zh-CN"/>
        </w:rPr>
        <w:t>Layer</w:t>
      </w:r>
    </w:p>
    <w:p w:rsidR="009353A6" w:rsidRDefault="00A80116" w:rsidP="009353A6">
      <w:pPr>
        <w:rPr>
          <w:lang w:eastAsia="zh-CN"/>
        </w:rPr>
      </w:pPr>
      <w:r>
        <w:rPr>
          <w:lang w:eastAsia="zh-CN"/>
        </w:rPr>
        <w:t xml:space="preserve">The </w:t>
      </w:r>
      <w:r w:rsidR="007C4C56">
        <w:rPr>
          <w:lang w:eastAsia="zh-CN"/>
        </w:rPr>
        <w:t>NFVO</w:t>
      </w:r>
      <w:r>
        <w:rPr>
          <w:lang w:eastAsia="zh-CN"/>
        </w:rPr>
        <w:t xml:space="preserve"> Layer is divided into two layers. The top layer </w:t>
      </w:r>
      <w:r w:rsidR="007C4C56">
        <w:rPr>
          <w:lang w:eastAsia="zh-CN"/>
        </w:rPr>
        <w:t>NFVO</w:t>
      </w:r>
      <w:r w:rsidR="00D84D1C">
        <w:rPr>
          <w:lang w:eastAsia="zh-CN"/>
        </w:rPr>
        <w:t xml:space="preserve"> API </w:t>
      </w:r>
      <w:r>
        <w:rPr>
          <w:lang w:eastAsia="zh-CN"/>
        </w:rPr>
        <w:t xml:space="preserve">is the common layer and exposes a well-defined common interface to the upper layer. It abstracts the lower layer and resolves </w:t>
      </w:r>
      <w:r w:rsidR="00D84D1C">
        <w:rPr>
          <w:lang w:eastAsia="zh-CN"/>
        </w:rPr>
        <w:t xml:space="preserve">and encapsulates </w:t>
      </w:r>
      <w:r>
        <w:rPr>
          <w:lang w:eastAsia="zh-CN"/>
        </w:rPr>
        <w:t xml:space="preserve">any vendor specific impacts. The vendor specific access to the </w:t>
      </w:r>
      <w:r w:rsidR="007C4C56">
        <w:rPr>
          <w:lang w:eastAsia="zh-CN"/>
        </w:rPr>
        <w:t>NFVO</w:t>
      </w:r>
      <w:r>
        <w:rPr>
          <w:lang w:eastAsia="zh-CN"/>
        </w:rPr>
        <w:t xml:space="preserve"> is coded in the </w:t>
      </w:r>
      <w:r w:rsidR="007C4C56">
        <w:rPr>
          <w:lang w:eastAsia="zh-CN"/>
        </w:rPr>
        <w:t>NFVO</w:t>
      </w:r>
      <w:r>
        <w:rPr>
          <w:lang w:eastAsia="zh-CN"/>
        </w:rPr>
        <w:t xml:space="preserve"> vendor API. This allows us to adapt to different vendor specific </w:t>
      </w:r>
      <w:r w:rsidR="007C4C56">
        <w:rPr>
          <w:lang w:eastAsia="zh-CN"/>
        </w:rPr>
        <w:t>NFVO</w:t>
      </w:r>
      <w:r>
        <w:rPr>
          <w:lang w:eastAsia="zh-CN"/>
        </w:rPr>
        <w:t xml:space="preserve"> interfaces without impacting the overall architecture and test sequence.</w:t>
      </w:r>
    </w:p>
    <w:p w:rsidR="007C4C56" w:rsidRDefault="007C4C56" w:rsidP="007C4C56">
      <w:pPr>
        <w:pStyle w:val="Heading4"/>
        <w:rPr>
          <w:lang w:eastAsia="zh-CN"/>
        </w:rPr>
      </w:pPr>
      <w:r>
        <w:rPr>
          <w:lang w:eastAsia="zh-CN"/>
        </w:rPr>
        <w:t>VNFM Automation Layer</w:t>
      </w:r>
    </w:p>
    <w:p w:rsidR="007C4C56" w:rsidRDefault="007C4C56" w:rsidP="007C4C56">
      <w:pPr>
        <w:rPr>
          <w:lang w:eastAsia="zh-CN"/>
        </w:rPr>
      </w:pPr>
      <w:r>
        <w:rPr>
          <w:lang w:eastAsia="zh-CN"/>
        </w:rPr>
        <w:t>The VNFM Layer is divided into two layers. The top layer VNFM API is the common layer and exposes a well-defined common interface to the upper layer. It abstracts the lower layer and resolves and encapsulates any vendor specific impacts. The vendor specific access to the VNFM is coded in the VNFM vendor API. This allows us to adapt to different vendor specific VNFM interfaces without impacting the overall architecture and test sequence.</w:t>
      </w:r>
    </w:p>
    <w:p w:rsidR="009353A6" w:rsidRDefault="009353A6" w:rsidP="00CF3F7A">
      <w:pPr>
        <w:pStyle w:val="Heading4"/>
        <w:rPr>
          <w:lang w:eastAsia="zh-CN"/>
        </w:rPr>
      </w:pPr>
      <w:r>
        <w:rPr>
          <w:lang w:eastAsia="zh-CN"/>
        </w:rPr>
        <w:t xml:space="preserve">VNF </w:t>
      </w:r>
      <w:r w:rsidR="00A80116">
        <w:rPr>
          <w:lang w:eastAsia="zh-CN"/>
        </w:rPr>
        <w:t xml:space="preserve">Automation </w:t>
      </w:r>
      <w:r w:rsidR="00536362">
        <w:rPr>
          <w:lang w:eastAsia="zh-CN"/>
        </w:rPr>
        <w:t>Layer</w:t>
      </w:r>
    </w:p>
    <w:p w:rsidR="00A80116" w:rsidRDefault="00A80116" w:rsidP="00A80116">
      <w:pPr>
        <w:rPr>
          <w:lang w:eastAsia="zh-CN"/>
        </w:rPr>
      </w:pPr>
      <w:r>
        <w:rPr>
          <w:lang w:eastAsia="zh-CN"/>
        </w:rPr>
        <w:t xml:space="preserve">The VNF Layer is divided </w:t>
      </w:r>
      <w:r w:rsidR="00D84D1C">
        <w:rPr>
          <w:lang w:eastAsia="zh-CN"/>
        </w:rPr>
        <w:t xml:space="preserve">too </w:t>
      </w:r>
      <w:r>
        <w:rPr>
          <w:lang w:eastAsia="zh-CN"/>
        </w:rPr>
        <w:t xml:space="preserve">into two layers. The top layer </w:t>
      </w:r>
      <w:r w:rsidR="00D84D1C">
        <w:rPr>
          <w:lang w:eastAsia="zh-CN"/>
        </w:rPr>
        <w:t xml:space="preserve">VNF API </w:t>
      </w:r>
      <w:r>
        <w:rPr>
          <w:lang w:eastAsia="zh-CN"/>
        </w:rPr>
        <w:t>is the common layer and exposes a well-defined common interface to the upper layer. It abstracts the lower layer and resolves any vendor specific impacts. The vendor specific access to the VNF is coded in the VNF vendor API. This allows us to adapt to different vendor specific VNF interfaces without impacting the overall architecture and test sequence.</w:t>
      </w:r>
    </w:p>
    <w:p w:rsidR="009353A6" w:rsidRDefault="009353A6" w:rsidP="00CF3F7A">
      <w:pPr>
        <w:pStyle w:val="Heading4"/>
        <w:rPr>
          <w:lang w:eastAsia="zh-CN"/>
        </w:rPr>
      </w:pPr>
      <w:r>
        <w:rPr>
          <w:lang w:eastAsia="zh-CN"/>
        </w:rPr>
        <w:t xml:space="preserve">VIM </w:t>
      </w:r>
      <w:r w:rsidR="00A80116">
        <w:rPr>
          <w:lang w:eastAsia="zh-CN"/>
        </w:rPr>
        <w:t xml:space="preserve">Automation </w:t>
      </w:r>
      <w:r w:rsidR="00536362">
        <w:rPr>
          <w:lang w:eastAsia="zh-CN"/>
        </w:rPr>
        <w:t>Layer</w:t>
      </w:r>
    </w:p>
    <w:p w:rsidR="009353A6" w:rsidRDefault="00D84D1C" w:rsidP="009353A6">
      <w:pPr>
        <w:rPr>
          <w:lang w:eastAsia="zh-CN"/>
        </w:rPr>
      </w:pPr>
      <w:r>
        <w:rPr>
          <w:lang w:eastAsia="zh-CN"/>
        </w:rPr>
        <w:t>The VIM Layer is divided into two layers. The top layer VIM API is the common layer and exposes a well-defined common interface to the upper layer. It abstracts the lower layer and resolves any vendor specific impacts. The vendor specific access to the VIM is coded in the VIM vendor API. This allows us to adapt to different vendor specific VIM interfaces without impacting the overall architecture and test sequence.</w:t>
      </w:r>
    </w:p>
    <w:p w:rsidR="009353A6" w:rsidRDefault="009353A6" w:rsidP="00CF3F7A">
      <w:pPr>
        <w:pStyle w:val="Heading4"/>
        <w:rPr>
          <w:lang w:eastAsia="zh-CN"/>
        </w:rPr>
      </w:pPr>
      <w:r>
        <w:rPr>
          <w:lang w:eastAsia="zh-CN"/>
        </w:rPr>
        <w:t xml:space="preserve">Traffic </w:t>
      </w:r>
      <w:r w:rsidR="00A80116">
        <w:rPr>
          <w:lang w:eastAsia="zh-CN"/>
        </w:rPr>
        <w:t xml:space="preserve">Automation </w:t>
      </w:r>
      <w:r w:rsidR="00536362">
        <w:rPr>
          <w:lang w:eastAsia="zh-CN"/>
        </w:rPr>
        <w:t>Layer</w:t>
      </w:r>
    </w:p>
    <w:p w:rsidR="009353A6" w:rsidRDefault="009353A6" w:rsidP="005A676A">
      <w:pPr>
        <w:rPr>
          <w:lang w:eastAsia="zh-CN"/>
        </w:rPr>
      </w:pPr>
      <w:r>
        <w:rPr>
          <w:lang w:eastAsia="zh-CN"/>
        </w:rPr>
        <w:t xml:space="preserve">Test cases require to validate the correctness of the VNF functionality. In case of a transient VNF, the VNF Lifecycle </w:t>
      </w:r>
      <w:r w:rsidR="00CF3F7A">
        <w:rPr>
          <w:lang w:eastAsia="zh-CN"/>
        </w:rPr>
        <w:t>v</w:t>
      </w:r>
      <w:r>
        <w:rPr>
          <w:lang w:eastAsia="zh-CN"/>
        </w:rPr>
        <w:t xml:space="preserve">erification can use STC to generate and analyze traffic. With </w:t>
      </w:r>
      <w:r w:rsidR="00CF3F7A">
        <w:rPr>
          <w:lang w:eastAsia="zh-CN"/>
        </w:rPr>
        <w:t xml:space="preserve">the </w:t>
      </w:r>
      <w:r>
        <w:rPr>
          <w:lang w:eastAsia="zh-CN"/>
        </w:rPr>
        <w:t xml:space="preserve">STC precision we are able to detect traffic packet loss and </w:t>
      </w:r>
      <w:r w:rsidR="00EE18EA">
        <w:rPr>
          <w:lang w:eastAsia="zh-CN"/>
        </w:rPr>
        <w:t>generate traffic up to line rate with ease.</w:t>
      </w:r>
    </w:p>
    <w:p w:rsidR="00EE18EA" w:rsidRDefault="00EE18EA" w:rsidP="005A676A">
      <w:pPr>
        <w:rPr>
          <w:lang w:eastAsia="zh-CN"/>
        </w:rPr>
      </w:pPr>
      <w:r>
        <w:rPr>
          <w:lang w:eastAsia="zh-CN"/>
        </w:rPr>
        <w:t>A server VNF terminates the traffic and responses to requests with packets back. Majority of the data gets transported through a TCP connection and is therefore</w:t>
      </w:r>
      <w:r w:rsidR="00D84D1C">
        <w:rPr>
          <w:lang w:eastAsia="zh-CN"/>
        </w:rPr>
        <w:t xml:space="preserve"> stateful traffic. If STC can’</w:t>
      </w:r>
      <w:r>
        <w:rPr>
          <w:lang w:eastAsia="zh-CN"/>
        </w:rPr>
        <w:t xml:space="preserve">t provide this type of throughput, the traffic API must be able to adapt and use Avalanche product. Here we are able to generate line rate stateful traffic. </w:t>
      </w:r>
    </w:p>
    <w:p w:rsidR="005A676A" w:rsidRDefault="00EE18EA" w:rsidP="005A676A">
      <w:pPr>
        <w:rPr>
          <w:lang w:eastAsia="zh-CN"/>
        </w:rPr>
      </w:pPr>
      <w:r>
        <w:rPr>
          <w:lang w:eastAsia="zh-CN"/>
        </w:rPr>
        <w:t xml:space="preserve">As the type of VNF has different demands on the type of traffic (stateful and stateless traffic), the Traffic API module gets separated into two layers. The common traffic API layer </w:t>
      </w:r>
      <w:r w:rsidR="00CF3F7A">
        <w:rPr>
          <w:lang w:eastAsia="zh-CN"/>
        </w:rPr>
        <w:t xml:space="preserve">gets called by the VNF Lifecycle Automation layer. It provides a generic and common interface to the upper layer. The common traffic API layer takes advantage of the STC traffic layer or the Avalanche traffic layer. Each layer will have its own </w:t>
      </w:r>
      <w:r w:rsidR="00CF3F7A">
        <w:rPr>
          <w:lang w:eastAsia="zh-CN"/>
        </w:rPr>
        <w:lastRenderedPageBreak/>
        <w:t>configuration file to drive its functionality. The traffic API layer determines based on the provided configuration to use either STC or Avalanche for the traffic generation.</w:t>
      </w:r>
    </w:p>
    <w:p w:rsidR="00097F4E" w:rsidRDefault="003B62E5" w:rsidP="0042061B">
      <w:pPr>
        <w:pStyle w:val="Heading3"/>
      </w:pPr>
      <w:bookmarkStart w:id="1614" w:name="_Toc477880808"/>
      <w:r>
        <w:t xml:space="preserve">MANO </w:t>
      </w:r>
      <w:ins w:id="1615" w:author="Seggelke, Klaus" w:date="2017-03-16T08:43:00Z">
        <w:r w:rsidR="00797416">
          <w:t xml:space="preserve">API </w:t>
        </w:r>
      </w:ins>
      <w:r>
        <w:t>Implementation Options</w:t>
      </w:r>
      <w:bookmarkEnd w:id="1614"/>
    </w:p>
    <w:p w:rsidR="003B62E5" w:rsidRDefault="003B62E5" w:rsidP="005A676A">
      <w:pPr>
        <w:rPr>
          <w:lang w:eastAsia="zh-CN"/>
        </w:rPr>
      </w:pPr>
      <w:r>
        <w:rPr>
          <w:lang w:eastAsia="zh-CN"/>
        </w:rPr>
        <w:t xml:space="preserve">At the </w:t>
      </w:r>
      <w:r w:rsidR="007C4C56">
        <w:rPr>
          <w:lang w:eastAsia="zh-CN"/>
        </w:rPr>
        <w:t>t</w:t>
      </w:r>
      <w:r>
        <w:rPr>
          <w:lang w:eastAsia="zh-CN"/>
        </w:rPr>
        <w:t>ime</w:t>
      </w:r>
      <w:r w:rsidR="007C4C56">
        <w:rPr>
          <w:lang w:eastAsia="zh-CN"/>
        </w:rPr>
        <w:t xml:space="preserve"> of the writing this document</w:t>
      </w:r>
      <w:r>
        <w:rPr>
          <w:lang w:eastAsia="zh-CN"/>
        </w:rPr>
        <w:t>, many companies combine the functionality of the NFVO and VNFM into a single entity, named MANO. This is different from the NFVO MANO as it includes VIM, VNFM and NFVO. Therefore</w:t>
      </w:r>
      <w:r w:rsidR="007C4C56">
        <w:rPr>
          <w:lang w:eastAsia="zh-CN"/>
        </w:rPr>
        <w:t>,</w:t>
      </w:r>
      <w:r>
        <w:rPr>
          <w:lang w:eastAsia="zh-CN"/>
        </w:rPr>
        <w:t xml:space="preserve"> the document uses the name MANO as an abbreviation for a module that </w:t>
      </w:r>
      <w:r w:rsidR="007C4C56">
        <w:rPr>
          <w:lang w:eastAsia="zh-CN"/>
        </w:rPr>
        <w:t xml:space="preserve">combines </w:t>
      </w:r>
      <w:r>
        <w:rPr>
          <w:lang w:eastAsia="zh-CN"/>
        </w:rPr>
        <w:t>the functionality of the NFVO and VNFM.</w:t>
      </w:r>
    </w:p>
    <w:p w:rsidR="003B62E5" w:rsidRDefault="003B62E5" w:rsidP="005A676A">
      <w:pPr>
        <w:rPr>
          <w:lang w:eastAsia="zh-CN"/>
        </w:rPr>
      </w:pPr>
    </w:p>
    <w:p w:rsidR="003B62E5" w:rsidRDefault="003B62E5" w:rsidP="005A676A">
      <w:pPr>
        <w:rPr>
          <w:lang w:eastAsia="zh-CN"/>
        </w:rPr>
      </w:pPr>
      <w:r>
        <w:rPr>
          <w:lang w:eastAsia="zh-CN"/>
        </w:rPr>
        <w:t>At the ETSI Plugtests following MANO provider were present:</w:t>
      </w:r>
    </w:p>
    <w:p w:rsidR="003B62E5" w:rsidRPr="0042061B" w:rsidRDefault="003B62E5" w:rsidP="003B62E5">
      <w:pPr>
        <w:ind w:left="720"/>
        <w:rPr>
          <w:lang w:eastAsia="zh-CN"/>
        </w:rPr>
      </w:pPr>
      <w:r w:rsidRPr="0042061B">
        <w:rPr>
          <w:lang w:eastAsia="zh-CN"/>
        </w:rPr>
        <w:t>Cisco - NFVO (command line interface)</w:t>
      </w:r>
    </w:p>
    <w:p w:rsidR="003B62E5" w:rsidRPr="0042061B" w:rsidRDefault="003B62E5" w:rsidP="003B62E5">
      <w:pPr>
        <w:ind w:left="720"/>
        <w:rPr>
          <w:lang w:eastAsia="zh-CN"/>
        </w:rPr>
      </w:pPr>
      <w:r w:rsidRPr="0042061B">
        <w:rPr>
          <w:lang w:eastAsia="zh-CN"/>
        </w:rPr>
        <w:t>Ensemble (ADVA)</w:t>
      </w:r>
    </w:p>
    <w:p w:rsidR="003B62E5" w:rsidRPr="0042061B" w:rsidRDefault="003B62E5" w:rsidP="003B62E5">
      <w:pPr>
        <w:ind w:left="720"/>
        <w:rPr>
          <w:lang w:eastAsia="zh-CN"/>
        </w:rPr>
      </w:pPr>
      <w:r w:rsidRPr="0042061B">
        <w:rPr>
          <w:lang w:eastAsia="zh-CN"/>
        </w:rPr>
        <w:t xml:space="preserve">Ericsson - Cloud Manager </w:t>
      </w:r>
    </w:p>
    <w:p w:rsidR="003B62E5" w:rsidRPr="0042061B" w:rsidRDefault="003B62E5" w:rsidP="003B62E5">
      <w:pPr>
        <w:ind w:left="720"/>
        <w:rPr>
          <w:lang w:eastAsia="zh-CN"/>
        </w:rPr>
      </w:pPr>
      <w:r w:rsidRPr="0042061B">
        <w:rPr>
          <w:lang w:eastAsia="zh-CN"/>
        </w:rPr>
        <w:t>Fraunhofer FOKUS - Open Baton</w:t>
      </w:r>
    </w:p>
    <w:p w:rsidR="003B62E5" w:rsidRPr="0042061B" w:rsidRDefault="003B62E5" w:rsidP="003B62E5">
      <w:pPr>
        <w:ind w:left="720"/>
        <w:rPr>
          <w:lang w:eastAsia="zh-CN"/>
        </w:rPr>
      </w:pPr>
      <w:r w:rsidRPr="0042061B">
        <w:rPr>
          <w:lang w:eastAsia="zh-CN"/>
        </w:rPr>
        <w:t>HPE - NFV Director</w:t>
      </w:r>
    </w:p>
    <w:p w:rsidR="003B62E5" w:rsidRPr="0042061B" w:rsidRDefault="003B62E5" w:rsidP="003B62E5">
      <w:pPr>
        <w:ind w:left="720"/>
        <w:rPr>
          <w:lang w:eastAsia="zh-CN"/>
        </w:rPr>
      </w:pPr>
      <w:r w:rsidRPr="0042061B">
        <w:rPr>
          <w:lang w:eastAsia="zh-CN"/>
        </w:rPr>
        <w:t>Huawei - Open-O</w:t>
      </w:r>
    </w:p>
    <w:p w:rsidR="003B62E5" w:rsidRPr="0042061B" w:rsidRDefault="003B62E5" w:rsidP="003B62E5">
      <w:pPr>
        <w:ind w:left="720"/>
        <w:rPr>
          <w:lang w:eastAsia="zh-CN"/>
        </w:rPr>
      </w:pPr>
      <w:r w:rsidRPr="0042061B">
        <w:rPr>
          <w:lang w:eastAsia="zh-CN"/>
        </w:rPr>
        <w:t xml:space="preserve">Openet - Weaver </w:t>
      </w:r>
    </w:p>
    <w:p w:rsidR="003B62E5" w:rsidRPr="0042061B" w:rsidRDefault="003B62E5" w:rsidP="003B62E5">
      <w:pPr>
        <w:ind w:left="720"/>
        <w:rPr>
          <w:lang w:eastAsia="zh-CN"/>
        </w:rPr>
      </w:pPr>
      <w:r w:rsidRPr="0042061B">
        <w:rPr>
          <w:lang w:eastAsia="zh-CN"/>
        </w:rPr>
        <w:t>OSM</w:t>
      </w:r>
    </w:p>
    <w:p w:rsidR="003B62E5" w:rsidRPr="0042061B" w:rsidRDefault="003B62E5" w:rsidP="003B62E5">
      <w:pPr>
        <w:ind w:left="720"/>
        <w:rPr>
          <w:lang w:eastAsia="zh-CN"/>
        </w:rPr>
      </w:pPr>
      <w:r w:rsidRPr="0042061B">
        <w:rPr>
          <w:lang w:eastAsia="zh-CN"/>
        </w:rPr>
        <w:t>Rift.io - Riftware</w:t>
      </w:r>
    </w:p>
    <w:p w:rsidR="003B62E5" w:rsidRDefault="003B62E5" w:rsidP="005A676A">
      <w:pPr>
        <w:rPr>
          <w:lang w:val="en" w:eastAsia="zh-CN"/>
        </w:rPr>
      </w:pPr>
      <w:r>
        <w:rPr>
          <w:lang w:val="en" w:eastAsia="zh-CN"/>
        </w:rPr>
        <w:t xml:space="preserve">All of these MANO provider combined the NFVO and VNFM in their module. They did not expose a VNFM interface. Their UI interface was </w:t>
      </w:r>
      <w:r w:rsidR="00A512BE">
        <w:rPr>
          <w:lang w:val="en" w:eastAsia="zh-CN"/>
        </w:rPr>
        <w:t xml:space="preserve">also </w:t>
      </w:r>
      <w:r>
        <w:rPr>
          <w:lang w:val="en" w:eastAsia="zh-CN"/>
        </w:rPr>
        <w:t xml:space="preserve">very different. Many MANOs comply only partially to the </w:t>
      </w:r>
      <w:r w:rsidR="00A512BE">
        <w:rPr>
          <w:lang w:val="en" w:eastAsia="zh-CN"/>
        </w:rPr>
        <w:t xml:space="preserve">current </w:t>
      </w:r>
      <w:r>
        <w:rPr>
          <w:lang w:val="en" w:eastAsia="zh-CN"/>
        </w:rPr>
        <w:t>ETSI NFV standard. Therefore</w:t>
      </w:r>
      <w:r w:rsidR="00A512BE">
        <w:rPr>
          <w:lang w:val="en" w:eastAsia="zh-CN"/>
        </w:rPr>
        <w:t>,</w:t>
      </w:r>
      <w:r>
        <w:rPr>
          <w:lang w:val="en" w:eastAsia="zh-CN"/>
        </w:rPr>
        <w:t xml:space="preserve"> our </w:t>
      </w:r>
      <w:r w:rsidR="00A512BE">
        <w:rPr>
          <w:lang w:val="en" w:eastAsia="zh-CN"/>
        </w:rPr>
        <w:t xml:space="preserve">MANO </w:t>
      </w:r>
      <w:r>
        <w:rPr>
          <w:lang w:val="en" w:eastAsia="zh-CN"/>
        </w:rPr>
        <w:t xml:space="preserve">API layer must be adaptable and ported to the customer selected MANO vendor. </w:t>
      </w:r>
      <w:r w:rsidR="0098348B">
        <w:rPr>
          <w:lang w:val="en" w:eastAsia="zh-CN"/>
        </w:rPr>
        <w:t xml:space="preserve">A service for porting our code is required until we either have </w:t>
      </w:r>
      <w:r w:rsidR="00A512BE">
        <w:rPr>
          <w:lang w:val="en" w:eastAsia="zh-CN"/>
        </w:rPr>
        <w:t>implemented the interface of many</w:t>
      </w:r>
      <w:r w:rsidR="0098348B">
        <w:rPr>
          <w:lang w:val="en" w:eastAsia="zh-CN"/>
        </w:rPr>
        <w:t xml:space="preserve"> MANO </w:t>
      </w:r>
      <w:r w:rsidR="00A512BE">
        <w:rPr>
          <w:lang w:val="en" w:eastAsia="zh-CN"/>
        </w:rPr>
        <w:t xml:space="preserve">provider or </w:t>
      </w:r>
      <w:r w:rsidR="0098348B">
        <w:rPr>
          <w:lang w:val="en" w:eastAsia="zh-CN"/>
        </w:rPr>
        <w:t>provider agreed to a common interface.</w:t>
      </w:r>
    </w:p>
    <w:p w:rsidR="0098348B" w:rsidRDefault="0098348B" w:rsidP="005A676A">
      <w:pPr>
        <w:rPr>
          <w:lang w:val="en" w:eastAsia="zh-CN"/>
        </w:rPr>
      </w:pPr>
    </w:p>
    <w:p w:rsidR="0098348B" w:rsidRDefault="0098348B" w:rsidP="005A676A">
      <w:pPr>
        <w:rPr>
          <w:lang w:val="en" w:eastAsia="zh-CN"/>
        </w:rPr>
      </w:pPr>
      <w:r>
        <w:rPr>
          <w:lang w:val="en" w:eastAsia="zh-CN"/>
        </w:rPr>
        <w:t xml:space="preserve">Based on the current MANO implementation, our system must be able to be ported on the </w:t>
      </w:r>
      <w:r w:rsidR="00A512BE">
        <w:rPr>
          <w:lang w:val="en" w:eastAsia="zh-CN"/>
        </w:rPr>
        <w:t>four</w:t>
      </w:r>
      <w:r>
        <w:rPr>
          <w:lang w:val="en" w:eastAsia="zh-CN"/>
        </w:rPr>
        <w:t xml:space="preserve"> possible implementations as outlined below.</w:t>
      </w:r>
    </w:p>
    <w:p w:rsidR="003B62E5" w:rsidRPr="0042061B" w:rsidRDefault="003B62E5" w:rsidP="005A676A">
      <w:pPr>
        <w:rPr>
          <w:lang w:val="en" w:eastAsia="zh-CN"/>
        </w:rPr>
      </w:pPr>
    </w:p>
    <w:p w:rsidR="003B62E5" w:rsidRDefault="00A512BE" w:rsidP="0042061B">
      <w:pPr>
        <w:jc w:val="center"/>
        <w:rPr>
          <w:lang w:eastAsia="zh-CN"/>
        </w:rPr>
      </w:pPr>
      <w:r>
        <w:rPr>
          <w:noProof/>
        </w:rPr>
        <w:drawing>
          <wp:inline distT="0" distB="0" distL="0" distR="0">
            <wp:extent cx="5581650" cy="2736559"/>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5283" cy="2743243"/>
                    </a:xfrm>
                    <a:prstGeom prst="rect">
                      <a:avLst/>
                    </a:prstGeom>
                    <a:noFill/>
                    <a:ln>
                      <a:noFill/>
                    </a:ln>
                  </pic:spPr>
                </pic:pic>
              </a:graphicData>
            </a:graphic>
          </wp:inline>
        </w:drawing>
      </w:r>
    </w:p>
    <w:p w:rsidR="003B62E5" w:rsidRDefault="003B62E5" w:rsidP="005A676A">
      <w:pPr>
        <w:rPr>
          <w:lang w:eastAsia="zh-CN"/>
        </w:rPr>
      </w:pPr>
    </w:p>
    <w:p w:rsidR="003B62E5" w:rsidRDefault="003B62E5" w:rsidP="003B62E5">
      <w:pPr>
        <w:pStyle w:val="Heading3"/>
      </w:pPr>
      <w:bookmarkStart w:id="1616" w:name="_Toc477880809"/>
      <w:r>
        <w:t xml:space="preserve">MANO </w:t>
      </w:r>
      <w:r w:rsidR="007C4C56">
        <w:t>API Implementation</w:t>
      </w:r>
      <w:r>
        <w:t xml:space="preserve"> Considerations</w:t>
      </w:r>
      <w:bookmarkEnd w:id="1616"/>
    </w:p>
    <w:p w:rsidR="003B62E5" w:rsidRDefault="00AF272D" w:rsidP="005A676A">
      <w:pPr>
        <w:rPr>
          <w:lang w:eastAsia="zh-CN"/>
        </w:rPr>
      </w:pPr>
      <w:r>
        <w:rPr>
          <w:lang w:eastAsia="zh-CN"/>
        </w:rPr>
        <w:t>The MANO Automation API must adapt to the customer</w:t>
      </w:r>
      <w:r w:rsidR="00BB4781">
        <w:rPr>
          <w:lang w:eastAsia="zh-CN"/>
        </w:rPr>
        <w:t>’s</w:t>
      </w:r>
      <w:r>
        <w:rPr>
          <w:lang w:eastAsia="zh-CN"/>
        </w:rPr>
        <w:t xml:space="preserve"> selection </w:t>
      </w:r>
      <w:r w:rsidR="00BB4781">
        <w:rPr>
          <w:lang w:eastAsia="zh-CN"/>
        </w:rPr>
        <w:t xml:space="preserve">for </w:t>
      </w:r>
      <w:r>
        <w:rPr>
          <w:lang w:eastAsia="zh-CN"/>
        </w:rPr>
        <w:t xml:space="preserve">the MANO functionality. As outlined in the previous section, four different options are currently considerable. In the first option, outlined in the next </w:t>
      </w:r>
      <w:r>
        <w:rPr>
          <w:lang w:eastAsia="zh-CN"/>
        </w:rPr>
        <w:lastRenderedPageBreak/>
        <w:t>picture, the customer selected only a VNFM and explicitly neglected the NFVO from his setup. Here the MANO Automation interface has no NFVO component. All interactions are done through the VNFM. An VNF instantiation gets executed based on the VNFM exposed feature set. For example, the VNFM will not have a Network Service (NS) component. Therefore, NS related commands and controls are excluded and the instantiation is done on a lower level and not on the NS level.</w:t>
      </w:r>
    </w:p>
    <w:p w:rsidR="00A512BE" w:rsidRDefault="00A512BE" w:rsidP="005A676A">
      <w:pPr>
        <w:rPr>
          <w:lang w:eastAsia="zh-CN"/>
        </w:rPr>
      </w:pPr>
    </w:p>
    <w:p w:rsidR="00BB4781" w:rsidRDefault="00BB4781" w:rsidP="0042061B">
      <w:pPr>
        <w:jc w:val="center"/>
        <w:rPr>
          <w:lang w:eastAsia="zh-CN"/>
        </w:rPr>
      </w:pPr>
      <w:r>
        <w:rPr>
          <w:noProof/>
        </w:rPr>
        <w:drawing>
          <wp:inline distT="0" distB="0" distL="0" distR="0">
            <wp:extent cx="3962400" cy="2371937"/>
            <wp:effectExtent l="0" t="0" r="0" b="9525"/>
            <wp:docPr id="9226" name="Picture 9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1183" cy="2389167"/>
                    </a:xfrm>
                    <a:prstGeom prst="rect">
                      <a:avLst/>
                    </a:prstGeom>
                    <a:noFill/>
                    <a:ln>
                      <a:noFill/>
                    </a:ln>
                  </pic:spPr>
                </pic:pic>
              </a:graphicData>
            </a:graphic>
          </wp:inline>
        </w:drawing>
      </w:r>
    </w:p>
    <w:p w:rsidR="00A512BE" w:rsidRDefault="00AF272D" w:rsidP="005A676A">
      <w:pPr>
        <w:rPr>
          <w:lang w:eastAsia="zh-CN"/>
        </w:rPr>
      </w:pPr>
      <w:r>
        <w:rPr>
          <w:lang w:eastAsia="zh-CN"/>
        </w:rPr>
        <w:t>In the second option, the customer selected a system with separate NFVO and VNFM components. Here the MANO Automation API has NFVO and VNFM components. Any commands by default, like insta</w:t>
      </w:r>
      <w:r w:rsidR="005B271A">
        <w:rPr>
          <w:lang w:eastAsia="zh-CN"/>
        </w:rPr>
        <w:t>ntia</w:t>
      </w:r>
      <w:r>
        <w:rPr>
          <w:lang w:eastAsia="zh-CN"/>
        </w:rPr>
        <w:t xml:space="preserve">tion and termination </w:t>
      </w:r>
      <w:r w:rsidR="005B271A">
        <w:rPr>
          <w:lang w:eastAsia="zh-CN"/>
        </w:rPr>
        <w:t>is executed from the top layer, this means the commands get send to the NFVO. The VNFM API is used mostly for validation</w:t>
      </w:r>
      <w:r w:rsidR="00BB4781">
        <w:rPr>
          <w:lang w:eastAsia="zh-CN"/>
        </w:rPr>
        <w:t xml:space="preserve"> in addition to the VIM validation</w:t>
      </w:r>
      <w:r w:rsidR="005B271A">
        <w:rPr>
          <w:lang w:eastAsia="zh-CN"/>
        </w:rPr>
        <w:t>.</w:t>
      </w:r>
    </w:p>
    <w:p w:rsidR="005B271A" w:rsidRDefault="005B271A" w:rsidP="005A676A">
      <w:pPr>
        <w:rPr>
          <w:lang w:eastAsia="zh-CN"/>
        </w:rPr>
      </w:pPr>
    </w:p>
    <w:p w:rsidR="00BB4781" w:rsidRDefault="00BB4781" w:rsidP="0042061B">
      <w:pPr>
        <w:jc w:val="center"/>
        <w:rPr>
          <w:lang w:eastAsia="zh-CN"/>
        </w:rPr>
      </w:pPr>
      <w:r>
        <w:rPr>
          <w:noProof/>
        </w:rPr>
        <w:drawing>
          <wp:inline distT="0" distB="0" distL="0" distR="0">
            <wp:extent cx="4057650" cy="2434590"/>
            <wp:effectExtent l="0" t="0" r="0" b="3810"/>
            <wp:docPr id="9227" name="Picture 9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7650" cy="2434590"/>
                    </a:xfrm>
                    <a:prstGeom prst="rect">
                      <a:avLst/>
                    </a:prstGeom>
                    <a:noFill/>
                    <a:ln>
                      <a:noFill/>
                    </a:ln>
                  </pic:spPr>
                </pic:pic>
              </a:graphicData>
            </a:graphic>
          </wp:inline>
        </w:drawing>
      </w:r>
    </w:p>
    <w:p w:rsidR="005B271A" w:rsidRDefault="005B271A" w:rsidP="005A676A">
      <w:pPr>
        <w:rPr>
          <w:lang w:eastAsia="zh-CN"/>
        </w:rPr>
      </w:pPr>
      <w:r>
        <w:rPr>
          <w:lang w:eastAsia="zh-CN"/>
        </w:rPr>
        <w:t xml:space="preserve">In the third option, the customer selected a single MANO provider, but this MANO implementation exposes a NFVO and VNFM interface. </w:t>
      </w:r>
      <w:r w:rsidR="00BB4781">
        <w:rPr>
          <w:lang w:eastAsia="zh-CN"/>
        </w:rPr>
        <w:t>Also,</w:t>
      </w:r>
      <w:r>
        <w:rPr>
          <w:lang w:eastAsia="zh-CN"/>
        </w:rPr>
        <w:t xml:space="preserve"> here the MANO Automation API will have an internal API for the NFVO access and the VNFM access. As stated in the previous option, by default commands like instantiation, get initiated to the top layer, to the NFVO. The VNFM is more used for validation.</w:t>
      </w:r>
    </w:p>
    <w:p w:rsidR="0098348B" w:rsidRDefault="0098348B" w:rsidP="0042061B">
      <w:pPr>
        <w:jc w:val="center"/>
        <w:rPr>
          <w:lang w:eastAsia="zh-CN"/>
        </w:rPr>
      </w:pPr>
    </w:p>
    <w:p w:rsidR="00BB4781" w:rsidRDefault="00BB4781" w:rsidP="0042061B">
      <w:pPr>
        <w:jc w:val="center"/>
        <w:rPr>
          <w:lang w:eastAsia="zh-CN"/>
        </w:rPr>
      </w:pPr>
      <w:r>
        <w:rPr>
          <w:noProof/>
        </w:rPr>
        <w:lastRenderedPageBreak/>
        <w:drawing>
          <wp:inline distT="0" distB="0" distL="0" distR="0">
            <wp:extent cx="4286250" cy="2536031"/>
            <wp:effectExtent l="0" t="0" r="0" b="0"/>
            <wp:docPr id="9240" name="Picture 9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0186" cy="2544277"/>
                    </a:xfrm>
                    <a:prstGeom prst="rect">
                      <a:avLst/>
                    </a:prstGeom>
                    <a:noFill/>
                    <a:ln>
                      <a:noFill/>
                    </a:ln>
                  </pic:spPr>
                </pic:pic>
              </a:graphicData>
            </a:graphic>
          </wp:inline>
        </w:drawing>
      </w:r>
    </w:p>
    <w:p w:rsidR="005B271A" w:rsidRDefault="005B271A" w:rsidP="005A676A">
      <w:pPr>
        <w:rPr>
          <w:lang w:eastAsia="zh-CN"/>
        </w:rPr>
      </w:pPr>
    </w:p>
    <w:p w:rsidR="0098348B" w:rsidRDefault="005B271A" w:rsidP="005A676A">
      <w:pPr>
        <w:rPr>
          <w:lang w:eastAsia="zh-CN"/>
        </w:rPr>
      </w:pPr>
      <w:r>
        <w:rPr>
          <w:lang w:eastAsia="zh-CN"/>
        </w:rPr>
        <w:t>In the fourth and final option, the single MANO ven</w:t>
      </w:r>
      <w:r w:rsidR="00BB4781">
        <w:rPr>
          <w:lang w:eastAsia="zh-CN"/>
        </w:rPr>
        <w:t>dor exposed a single interface.</w:t>
      </w:r>
    </w:p>
    <w:p w:rsidR="0098348B" w:rsidRDefault="0098348B" w:rsidP="005A676A">
      <w:pPr>
        <w:rPr>
          <w:lang w:eastAsia="zh-CN"/>
        </w:rPr>
      </w:pPr>
    </w:p>
    <w:p w:rsidR="00BB4781" w:rsidRDefault="00BB4781" w:rsidP="0042061B">
      <w:pPr>
        <w:jc w:val="center"/>
        <w:rPr>
          <w:lang w:eastAsia="zh-CN"/>
        </w:rPr>
      </w:pPr>
      <w:r>
        <w:rPr>
          <w:noProof/>
        </w:rPr>
        <w:drawing>
          <wp:inline distT="0" distB="0" distL="0" distR="0">
            <wp:extent cx="4219575" cy="2458974"/>
            <wp:effectExtent l="0" t="0" r="0" b="0"/>
            <wp:docPr id="9241" name="Picture 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5455" cy="2468228"/>
                    </a:xfrm>
                    <a:prstGeom prst="rect">
                      <a:avLst/>
                    </a:prstGeom>
                    <a:noFill/>
                    <a:ln>
                      <a:noFill/>
                    </a:ln>
                  </pic:spPr>
                </pic:pic>
              </a:graphicData>
            </a:graphic>
          </wp:inline>
        </w:drawing>
      </w:r>
    </w:p>
    <w:p w:rsidR="0098348B" w:rsidRDefault="0098348B" w:rsidP="005A676A">
      <w:pPr>
        <w:rPr>
          <w:lang w:eastAsia="zh-CN"/>
        </w:rPr>
      </w:pPr>
    </w:p>
    <w:p w:rsidR="00650FBB" w:rsidRDefault="00650FBB" w:rsidP="001C5F01">
      <w:pPr>
        <w:pStyle w:val="Heading1"/>
      </w:pPr>
      <w:bookmarkStart w:id="1617" w:name="_Toc454184338"/>
      <w:bookmarkStart w:id="1618" w:name="_Toc477880810"/>
      <w:r>
        <w:t>VNF Lifecycle Management Overview</w:t>
      </w:r>
      <w:bookmarkEnd w:id="1618"/>
    </w:p>
    <w:p w:rsidR="00650FBB" w:rsidRDefault="00510C4A" w:rsidP="0042061B">
      <w:pPr>
        <w:pStyle w:val="BodyText"/>
      </w:pPr>
      <w:r>
        <w:rPr>
          <w:lang w:eastAsia="zh-CN"/>
        </w:rPr>
        <w:t>Test Cases for the VNF Lifecycle Management can be divided into different groups or areas. The following drawing illustrates them; they are</w:t>
      </w:r>
    </w:p>
    <w:p w:rsidR="00510C4A" w:rsidRDefault="00510C4A" w:rsidP="0042061B">
      <w:pPr>
        <w:pStyle w:val="BodyText"/>
        <w:numPr>
          <w:ilvl w:val="0"/>
          <w:numId w:val="22"/>
        </w:numPr>
        <w:spacing w:before="0" w:after="0"/>
        <w:rPr>
          <w:lang w:eastAsia="zh-CN"/>
        </w:rPr>
      </w:pPr>
      <w:r>
        <w:rPr>
          <w:lang w:eastAsia="zh-CN"/>
        </w:rPr>
        <w:t>VNF Instance Management</w:t>
      </w:r>
    </w:p>
    <w:p w:rsidR="00510C4A" w:rsidRDefault="00510C4A" w:rsidP="0042061B">
      <w:pPr>
        <w:pStyle w:val="BodyText"/>
        <w:numPr>
          <w:ilvl w:val="0"/>
          <w:numId w:val="22"/>
        </w:numPr>
        <w:spacing w:before="0" w:after="0"/>
        <w:rPr>
          <w:lang w:eastAsia="zh-CN"/>
        </w:rPr>
      </w:pPr>
      <w:r>
        <w:rPr>
          <w:lang w:eastAsia="zh-CN"/>
        </w:rPr>
        <w:t>Virtualized Resource Management</w:t>
      </w:r>
    </w:p>
    <w:p w:rsidR="00510C4A" w:rsidRDefault="00510C4A" w:rsidP="0042061B">
      <w:pPr>
        <w:pStyle w:val="BodyText"/>
        <w:numPr>
          <w:ilvl w:val="0"/>
          <w:numId w:val="22"/>
        </w:numPr>
        <w:spacing w:before="0" w:after="0"/>
        <w:rPr>
          <w:lang w:eastAsia="zh-CN"/>
        </w:rPr>
      </w:pPr>
      <w:r>
        <w:rPr>
          <w:lang w:eastAsia="zh-CN"/>
        </w:rPr>
        <w:t>Fault/Recovery</w:t>
      </w:r>
    </w:p>
    <w:p w:rsidR="00510C4A" w:rsidRDefault="00510C4A" w:rsidP="0042061B">
      <w:pPr>
        <w:pStyle w:val="BodyText"/>
        <w:numPr>
          <w:ilvl w:val="0"/>
          <w:numId w:val="22"/>
        </w:numPr>
        <w:spacing w:before="0" w:after="0"/>
        <w:rPr>
          <w:lang w:eastAsia="zh-CN"/>
        </w:rPr>
      </w:pPr>
      <w:r>
        <w:rPr>
          <w:lang w:eastAsia="zh-CN"/>
        </w:rPr>
        <w:t>VNF Package</w:t>
      </w:r>
    </w:p>
    <w:p w:rsidR="00510C4A" w:rsidRDefault="00510C4A" w:rsidP="0042061B">
      <w:pPr>
        <w:pStyle w:val="BodyText"/>
        <w:numPr>
          <w:ilvl w:val="0"/>
          <w:numId w:val="22"/>
        </w:numPr>
        <w:spacing w:before="0" w:after="0"/>
      </w:pPr>
      <w:r>
        <w:rPr>
          <w:lang w:eastAsia="zh-CN"/>
        </w:rPr>
        <w:t>Performance Management</w:t>
      </w:r>
    </w:p>
    <w:p w:rsidR="00B0118B" w:rsidRDefault="00B0118B" w:rsidP="0042061B">
      <w:pPr>
        <w:pStyle w:val="BodyText"/>
      </w:pPr>
      <w:r>
        <w:rPr>
          <w:noProof/>
        </w:rPr>
        <w:lastRenderedPageBreak/>
        <w:drawing>
          <wp:inline distT="0" distB="0" distL="0" distR="0" wp14:anchorId="07935CAB" wp14:editId="0843964E">
            <wp:extent cx="5934075" cy="3819525"/>
            <wp:effectExtent l="0" t="0" r="9525" b="9525"/>
            <wp:docPr id="28" name="Chart 28">
              <a:extLst xmlns:a="http://schemas.openxmlformats.org/drawingml/2006/main">
                <a:ext uri="{FF2B5EF4-FFF2-40B4-BE49-F238E27FC236}">
                  <a16:creationId xmlns:a16="http://schemas.microsoft.com/office/drawing/2014/main" id="{5898E20B-837D-4A57-98BE-31582D4E9E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0118B" w:rsidRDefault="00510C4A" w:rsidP="0042061B">
      <w:pPr>
        <w:pStyle w:val="BodyText"/>
      </w:pPr>
      <w:r>
        <w:rPr>
          <w:lang w:eastAsia="zh-CN"/>
        </w:rPr>
        <w:t>A more detailed explanation of these areas is given in the following table.</w:t>
      </w:r>
    </w:p>
    <w:tbl>
      <w:tblPr>
        <w:tblStyle w:val="GridTable5Dark-Accent4"/>
        <w:tblW w:w="0" w:type="auto"/>
        <w:tblLook w:val="04A0" w:firstRow="1" w:lastRow="0" w:firstColumn="1" w:lastColumn="0" w:noHBand="0" w:noVBand="1"/>
      </w:tblPr>
      <w:tblGrid>
        <w:gridCol w:w="3505"/>
        <w:gridCol w:w="7285"/>
      </w:tblGrid>
      <w:tr w:rsidR="004E766F" w:rsidTr="0042061B">
        <w:trPr>
          <w:cnfStyle w:val="100000000000" w:firstRow="1" w:lastRow="0" w:firstColumn="0" w:lastColumn="0" w:oddVBand="0" w:evenVBand="0" w:oddHBand="0"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3505" w:type="dxa"/>
          </w:tcPr>
          <w:p w:rsidR="004E766F" w:rsidRDefault="004E766F" w:rsidP="0042061B">
            <w:pPr>
              <w:pStyle w:val="BodyText"/>
              <w:jc w:val="center"/>
              <w:rPr>
                <w:lang w:eastAsia="zh-CN"/>
              </w:rPr>
            </w:pPr>
            <w:r>
              <w:rPr>
                <w:lang w:eastAsia="zh-CN"/>
              </w:rPr>
              <w:t>Feature Group</w:t>
            </w:r>
          </w:p>
        </w:tc>
        <w:tc>
          <w:tcPr>
            <w:tcW w:w="7285" w:type="dxa"/>
          </w:tcPr>
          <w:p w:rsidR="004E766F" w:rsidRDefault="004E766F" w:rsidP="0042061B">
            <w:pPr>
              <w:pStyle w:val="BodyText"/>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Description</w:t>
            </w:r>
          </w:p>
        </w:tc>
      </w:tr>
      <w:tr w:rsidR="004E766F" w:rsidTr="0042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vAlign w:val="center"/>
          </w:tcPr>
          <w:p w:rsidR="004E766F" w:rsidRDefault="004E766F" w:rsidP="0042061B">
            <w:pPr>
              <w:pStyle w:val="BodyText"/>
              <w:jc w:val="center"/>
              <w:rPr>
                <w:lang w:eastAsia="zh-CN"/>
              </w:rPr>
            </w:pPr>
            <w:r>
              <w:rPr>
                <w:lang w:eastAsia="zh-CN"/>
              </w:rPr>
              <w:t>VNF Instance Management</w:t>
            </w:r>
          </w:p>
        </w:tc>
        <w:tc>
          <w:tcPr>
            <w:tcW w:w="7285" w:type="dxa"/>
          </w:tcPr>
          <w:p w:rsidR="004E766F" w:rsidRDefault="004E766F">
            <w:pPr>
              <w:pStyle w:val="BodyText"/>
              <w:cnfStyle w:val="000000100000" w:firstRow="0" w:lastRow="0" w:firstColumn="0" w:lastColumn="0" w:oddVBand="0" w:evenVBand="0" w:oddHBand="1" w:evenHBand="0" w:firstRowFirstColumn="0" w:firstRowLastColumn="0" w:lastRowFirstColumn="0" w:lastRowLastColumn="0"/>
              <w:rPr>
                <w:lang w:eastAsia="zh-CN"/>
              </w:rPr>
            </w:pPr>
            <w:r>
              <w:rPr>
                <w:lang w:eastAsia="zh-CN"/>
              </w:rPr>
              <w:t>Validation of VNF Instance Management includes VNF State Management and VNF installation and termination</w:t>
            </w:r>
          </w:p>
        </w:tc>
      </w:tr>
      <w:tr w:rsidR="004E766F" w:rsidTr="0042061B">
        <w:tc>
          <w:tcPr>
            <w:cnfStyle w:val="001000000000" w:firstRow="0" w:lastRow="0" w:firstColumn="1" w:lastColumn="0" w:oddVBand="0" w:evenVBand="0" w:oddHBand="0" w:evenHBand="0" w:firstRowFirstColumn="0" w:firstRowLastColumn="0" w:lastRowFirstColumn="0" w:lastRowLastColumn="0"/>
            <w:tcW w:w="3505" w:type="dxa"/>
            <w:vAlign w:val="center"/>
          </w:tcPr>
          <w:p w:rsidR="004E766F" w:rsidRDefault="004E766F" w:rsidP="0042061B">
            <w:pPr>
              <w:pStyle w:val="BodyText"/>
              <w:jc w:val="center"/>
              <w:rPr>
                <w:lang w:eastAsia="zh-CN"/>
              </w:rPr>
            </w:pPr>
            <w:r>
              <w:rPr>
                <w:lang w:eastAsia="zh-CN"/>
              </w:rPr>
              <w:t>Virtualized Resource Management</w:t>
            </w:r>
          </w:p>
        </w:tc>
        <w:tc>
          <w:tcPr>
            <w:tcW w:w="7285" w:type="dxa"/>
          </w:tcPr>
          <w:p w:rsidR="00E168C7" w:rsidRDefault="00E168C7" w:rsidP="0042061B">
            <w:pPr>
              <w:pStyle w:val="BodyText"/>
              <w:spacing w:before="0" w:after="0"/>
              <w:cnfStyle w:val="000000000000" w:firstRow="0" w:lastRow="0" w:firstColumn="0" w:lastColumn="0" w:oddVBand="0" w:evenVBand="0" w:oddHBand="0" w:evenHBand="0" w:firstRowFirstColumn="0" w:firstRowLastColumn="0" w:lastRowFirstColumn="0" w:lastRowLastColumn="0"/>
              <w:rPr>
                <w:lang w:eastAsia="zh-CN"/>
              </w:rPr>
            </w:pPr>
          </w:p>
          <w:p w:rsidR="004E766F" w:rsidRDefault="004E766F" w:rsidP="0042061B">
            <w:pPr>
              <w:pStyle w:val="BodyText"/>
              <w:spacing w:before="0" w:after="0"/>
              <w:cnfStyle w:val="000000000000" w:firstRow="0" w:lastRow="0" w:firstColumn="0" w:lastColumn="0" w:oddVBand="0" w:evenVBand="0" w:oddHBand="0" w:evenHBand="0" w:firstRowFirstColumn="0" w:firstRowLastColumn="0" w:lastRowFirstColumn="0" w:lastRowLastColumn="0"/>
              <w:rPr>
                <w:lang w:eastAsia="zh-CN"/>
              </w:rPr>
            </w:pPr>
            <w:r>
              <w:rPr>
                <w:lang w:eastAsia="zh-CN"/>
              </w:rPr>
              <w:t>Validation of Virtualized Resource Management includes</w:t>
            </w:r>
          </w:p>
          <w:p w:rsidR="004E766F" w:rsidRDefault="004E766F" w:rsidP="0042061B">
            <w:pPr>
              <w:pStyle w:val="BodyText"/>
              <w:numPr>
                <w:ilvl w:val="0"/>
                <w:numId w:val="22"/>
              </w:numPr>
              <w:spacing w:before="0" w:after="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Scaling up/out the VNF resources </w:t>
            </w:r>
            <w:r>
              <w:rPr>
                <w:lang w:eastAsia="zh-CN"/>
              </w:rPr>
              <w:sym w:font="Wingdings" w:char="F0E0"/>
            </w:r>
            <w:r>
              <w:rPr>
                <w:lang w:eastAsia="zh-CN"/>
              </w:rPr>
              <w:t xml:space="preserve"> addition of virtualized resources</w:t>
            </w:r>
          </w:p>
          <w:p w:rsidR="004E766F" w:rsidRDefault="004E766F" w:rsidP="0042061B">
            <w:pPr>
              <w:pStyle w:val="BodyText"/>
              <w:numPr>
                <w:ilvl w:val="0"/>
                <w:numId w:val="22"/>
              </w:numPr>
              <w:spacing w:before="0" w:after="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Scaling down/in the VNF resources </w:t>
            </w:r>
            <w:r>
              <w:rPr>
                <w:lang w:eastAsia="zh-CN"/>
              </w:rPr>
              <w:sym w:font="Wingdings" w:char="F0E0"/>
            </w:r>
            <w:r>
              <w:rPr>
                <w:lang w:eastAsia="zh-CN"/>
              </w:rPr>
              <w:t xml:space="preserve"> removal of virtualized resources</w:t>
            </w:r>
          </w:p>
          <w:p w:rsidR="004E766F" w:rsidRDefault="004E766F" w:rsidP="0042061B">
            <w:pPr>
              <w:pStyle w:val="BodyText"/>
              <w:numPr>
                <w:ilvl w:val="0"/>
                <w:numId w:val="22"/>
              </w:numPr>
              <w:spacing w:before="0" w:after="0"/>
              <w:cnfStyle w:val="000000000000" w:firstRow="0" w:lastRow="0" w:firstColumn="0" w:lastColumn="0" w:oddVBand="0" w:evenVBand="0" w:oddHBand="0" w:evenHBand="0" w:firstRowFirstColumn="0" w:firstRowLastColumn="0" w:lastRowFirstColumn="0" w:lastRowLastColumn="0"/>
              <w:rPr>
                <w:lang w:eastAsia="zh-CN"/>
              </w:rPr>
            </w:pPr>
            <w:r>
              <w:rPr>
                <w:lang w:eastAsia="zh-CN"/>
              </w:rPr>
              <w:t>Scaling of virtualized specialized hardware acceleration</w:t>
            </w:r>
          </w:p>
          <w:p w:rsidR="004E766F" w:rsidRDefault="004E766F" w:rsidP="0042061B">
            <w:pPr>
              <w:pStyle w:val="BodyText"/>
              <w:numPr>
                <w:ilvl w:val="0"/>
                <w:numId w:val="22"/>
              </w:numPr>
              <w:spacing w:before="0" w:after="0"/>
              <w:cnfStyle w:val="000000000000" w:firstRow="0" w:lastRow="0" w:firstColumn="0" w:lastColumn="0" w:oddVBand="0" w:evenVBand="0" w:oddHBand="0" w:evenHBand="0" w:firstRowFirstColumn="0" w:firstRowLastColumn="0" w:lastRowFirstColumn="0" w:lastRowLastColumn="0"/>
              <w:rPr>
                <w:lang w:eastAsia="zh-CN"/>
              </w:rPr>
            </w:pPr>
            <w:r>
              <w:rPr>
                <w:lang w:eastAsia="zh-CN"/>
              </w:rPr>
              <w:t>Scaling of network bandwidth</w:t>
            </w:r>
          </w:p>
          <w:p w:rsidR="004E766F" w:rsidRDefault="004E766F" w:rsidP="0042061B">
            <w:pPr>
              <w:pStyle w:val="BodyText"/>
              <w:numPr>
                <w:ilvl w:val="0"/>
                <w:numId w:val="22"/>
              </w:numPr>
              <w:spacing w:before="0" w:after="0"/>
              <w:cnfStyle w:val="000000000000" w:firstRow="0" w:lastRow="0" w:firstColumn="0" w:lastColumn="0" w:oddVBand="0" w:evenVBand="0" w:oddHBand="0" w:evenHBand="0" w:firstRowFirstColumn="0" w:firstRowLastColumn="0" w:lastRowFirstColumn="0" w:lastRowLastColumn="0"/>
              <w:rPr>
                <w:lang w:eastAsia="zh-CN"/>
              </w:rPr>
            </w:pPr>
            <w:r>
              <w:rPr>
                <w:lang w:eastAsia="zh-CN"/>
              </w:rPr>
              <w:t>Scaling of Storage</w:t>
            </w:r>
          </w:p>
          <w:p w:rsidR="00E168C7" w:rsidRDefault="00E168C7" w:rsidP="0042061B">
            <w:pPr>
              <w:pStyle w:val="BodyText"/>
              <w:spacing w:before="0" w:after="0"/>
              <w:ind w:left="720"/>
              <w:cnfStyle w:val="000000000000" w:firstRow="0" w:lastRow="0" w:firstColumn="0" w:lastColumn="0" w:oddVBand="0" w:evenVBand="0" w:oddHBand="0" w:evenHBand="0" w:firstRowFirstColumn="0" w:firstRowLastColumn="0" w:lastRowFirstColumn="0" w:lastRowLastColumn="0"/>
              <w:rPr>
                <w:lang w:eastAsia="zh-CN"/>
              </w:rPr>
            </w:pPr>
          </w:p>
        </w:tc>
      </w:tr>
      <w:tr w:rsidR="004E766F" w:rsidTr="0042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vAlign w:val="center"/>
          </w:tcPr>
          <w:p w:rsidR="004E766F" w:rsidRDefault="004E766F" w:rsidP="0042061B">
            <w:pPr>
              <w:pStyle w:val="BodyText"/>
              <w:spacing w:before="0" w:after="0"/>
              <w:jc w:val="center"/>
              <w:rPr>
                <w:lang w:eastAsia="zh-CN"/>
              </w:rPr>
            </w:pPr>
            <w:r>
              <w:rPr>
                <w:lang w:eastAsia="zh-CN"/>
              </w:rPr>
              <w:t>Fault/Recovery</w:t>
            </w:r>
          </w:p>
        </w:tc>
        <w:tc>
          <w:tcPr>
            <w:tcW w:w="7285" w:type="dxa"/>
          </w:tcPr>
          <w:p w:rsidR="00E168C7" w:rsidRDefault="00E168C7" w:rsidP="0042061B">
            <w:pPr>
              <w:pStyle w:val="BodyText"/>
              <w:spacing w:before="0" w:after="0"/>
              <w:cnfStyle w:val="000000100000" w:firstRow="0" w:lastRow="0" w:firstColumn="0" w:lastColumn="0" w:oddVBand="0" w:evenVBand="0" w:oddHBand="1" w:evenHBand="0" w:firstRowFirstColumn="0" w:firstRowLastColumn="0" w:lastRowFirstColumn="0" w:lastRowLastColumn="0"/>
              <w:rPr>
                <w:lang w:eastAsia="zh-CN"/>
              </w:rPr>
            </w:pPr>
          </w:p>
          <w:p w:rsidR="004E766F" w:rsidRDefault="004E766F" w:rsidP="0042061B">
            <w:pPr>
              <w:pStyle w:val="BodyText"/>
              <w:spacing w:before="0" w:after="0"/>
              <w:cnfStyle w:val="000000100000" w:firstRow="0" w:lastRow="0" w:firstColumn="0" w:lastColumn="0" w:oddVBand="0" w:evenVBand="0" w:oddHBand="1" w:evenHBand="0" w:firstRowFirstColumn="0" w:firstRowLastColumn="0" w:lastRowFirstColumn="0" w:lastRowLastColumn="0"/>
              <w:rPr>
                <w:lang w:eastAsia="zh-CN"/>
              </w:rPr>
            </w:pPr>
            <w:r>
              <w:rPr>
                <w:lang w:eastAsia="zh-CN"/>
              </w:rPr>
              <w:t>Validation of VNF Fault and Recovery Management includes</w:t>
            </w:r>
          </w:p>
          <w:p w:rsidR="004E766F" w:rsidRDefault="004E766F" w:rsidP="0042061B">
            <w:pPr>
              <w:pStyle w:val="BodyText"/>
              <w:numPr>
                <w:ilvl w:val="0"/>
                <w:numId w:val="225"/>
              </w:numPr>
              <w:spacing w:before="0" w:after="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VNF Recovery </w:t>
            </w:r>
            <w:r>
              <w:rPr>
                <w:lang w:eastAsia="zh-CN"/>
              </w:rPr>
              <w:sym w:font="Wingdings" w:char="F0E0"/>
            </w:r>
            <w:r>
              <w:rPr>
                <w:lang w:eastAsia="zh-CN"/>
              </w:rPr>
              <w:t xml:space="preserve"> healing</w:t>
            </w:r>
          </w:p>
          <w:p w:rsidR="004E766F" w:rsidRDefault="004E766F" w:rsidP="0042061B">
            <w:pPr>
              <w:pStyle w:val="BodyText"/>
              <w:numPr>
                <w:ilvl w:val="0"/>
                <w:numId w:val="225"/>
              </w:numPr>
              <w:spacing w:before="0" w:after="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VNF Migration Management </w:t>
            </w:r>
            <w:r>
              <w:rPr>
                <w:lang w:eastAsia="zh-CN"/>
              </w:rPr>
              <w:sym w:font="Wingdings" w:char="F0E0"/>
            </w:r>
            <w:r>
              <w:rPr>
                <w:lang w:eastAsia="zh-CN"/>
              </w:rPr>
              <w:t xml:space="preserve"> resource migration</w:t>
            </w:r>
          </w:p>
          <w:p w:rsidR="00E168C7" w:rsidRDefault="00E168C7" w:rsidP="0042061B">
            <w:pPr>
              <w:pStyle w:val="BodyText"/>
              <w:spacing w:before="0" w:after="0"/>
              <w:ind w:left="360"/>
              <w:cnfStyle w:val="000000100000" w:firstRow="0" w:lastRow="0" w:firstColumn="0" w:lastColumn="0" w:oddVBand="0" w:evenVBand="0" w:oddHBand="1" w:evenHBand="0" w:firstRowFirstColumn="0" w:firstRowLastColumn="0" w:lastRowFirstColumn="0" w:lastRowLastColumn="0"/>
              <w:rPr>
                <w:lang w:eastAsia="zh-CN"/>
              </w:rPr>
            </w:pPr>
          </w:p>
        </w:tc>
      </w:tr>
      <w:tr w:rsidR="004E766F" w:rsidTr="0042061B">
        <w:tc>
          <w:tcPr>
            <w:cnfStyle w:val="001000000000" w:firstRow="0" w:lastRow="0" w:firstColumn="1" w:lastColumn="0" w:oddVBand="0" w:evenVBand="0" w:oddHBand="0" w:evenHBand="0" w:firstRowFirstColumn="0" w:firstRowLastColumn="0" w:lastRowFirstColumn="0" w:lastRowLastColumn="0"/>
            <w:tcW w:w="3505" w:type="dxa"/>
            <w:vAlign w:val="center"/>
          </w:tcPr>
          <w:p w:rsidR="00510C4A" w:rsidRDefault="00510C4A" w:rsidP="0042061B">
            <w:pPr>
              <w:pStyle w:val="BodyText"/>
              <w:spacing w:before="0" w:after="0"/>
              <w:jc w:val="center"/>
              <w:rPr>
                <w:lang w:eastAsia="zh-CN"/>
              </w:rPr>
            </w:pPr>
          </w:p>
          <w:p w:rsidR="004E766F" w:rsidRDefault="00E168C7" w:rsidP="0042061B">
            <w:pPr>
              <w:pStyle w:val="BodyText"/>
              <w:spacing w:before="0" w:after="0"/>
              <w:jc w:val="center"/>
              <w:rPr>
                <w:lang w:eastAsia="zh-CN"/>
              </w:rPr>
            </w:pPr>
            <w:r>
              <w:rPr>
                <w:lang w:eastAsia="zh-CN"/>
              </w:rPr>
              <w:lastRenderedPageBreak/>
              <w:t>VNF Package</w:t>
            </w:r>
          </w:p>
        </w:tc>
        <w:tc>
          <w:tcPr>
            <w:tcW w:w="7285" w:type="dxa"/>
          </w:tcPr>
          <w:p w:rsidR="00E168C7" w:rsidRDefault="00E168C7" w:rsidP="0042061B">
            <w:pPr>
              <w:pStyle w:val="BodyText"/>
              <w:spacing w:before="0" w:after="0"/>
              <w:cnfStyle w:val="000000000000" w:firstRow="0" w:lastRow="0" w:firstColumn="0" w:lastColumn="0" w:oddVBand="0" w:evenVBand="0" w:oddHBand="0" w:evenHBand="0" w:firstRowFirstColumn="0" w:firstRowLastColumn="0" w:lastRowFirstColumn="0" w:lastRowLastColumn="0"/>
              <w:rPr>
                <w:lang w:eastAsia="zh-CN"/>
              </w:rPr>
            </w:pPr>
            <w:r>
              <w:rPr>
                <w:lang w:eastAsia="zh-CN"/>
              </w:rPr>
              <w:lastRenderedPageBreak/>
              <w:t>Validation of VNF Package Management</w:t>
            </w:r>
          </w:p>
          <w:p w:rsidR="00E168C7" w:rsidRDefault="00E168C7" w:rsidP="0042061B">
            <w:pPr>
              <w:pStyle w:val="BodyText"/>
              <w:numPr>
                <w:ilvl w:val="0"/>
                <w:numId w:val="226"/>
              </w:numPr>
              <w:spacing w:before="0" w:after="0"/>
              <w:cnfStyle w:val="000000000000" w:firstRow="0" w:lastRow="0" w:firstColumn="0" w:lastColumn="0" w:oddVBand="0" w:evenVBand="0" w:oddHBand="0" w:evenHBand="0" w:firstRowFirstColumn="0" w:firstRowLastColumn="0" w:lastRowFirstColumn="0" w:lastRowLastColumn="0"/>
              <w:rPr>
                <w:lang w:eastAsia="zh-CN"/>
              </w:rPr>
            </w:pPr>
            <w:r>
              <w:rPr>
                <w:lang w:eastAsia="zh-CN"/>
              </w:rPr>
              <w:lastRenderedPageBreak/>
              <w:t>VNF Package Content and Signature</w:t>
            </w:r>
          </w:p>
          <w:p w:rsidR="00E168C7" w:rsidRDefault="00E168C7" w:rsidP="0042061B">
            <w:pPr>
              <w:pStyle w:val="BodyText"/>
              <w:numPr>
                <w:ilvl w:val="0"/>
                <w:numId w:val="226"/>
              </w:numPr>
              <w:spacing w:before="0" w:after="0"/>
              <w:cnfStyle w:val="000000000000" w:firstRow="0" w:lastRow="0" w:firstColumn="0" w:lastColumn="0" w:oddVBand="0" w:evenVBand="0" w:oddHBand="0" w:evenHBand="0" w:firstRowFirstColumn="0" w:firstRowLastColumn="0" w:lastRowFirstColumn="0" w:lastRowLastColumn="0"/>
              <w:rPr>
                <w:lang w:eastAsia="zh-CN"/>
              </w:rPr>
            </w:pPr>
            <w:r>
              <w:rPr>
                <w:lang w:eastAsia="zh-CN"/>
              </w:rPr>
              <w:t>VNFD validation</w:t>
            </w:r>
          </w:p>
          <w:p w:rsidR="004E766F" w:rsidRDefault="00E168C7" w:rsidP="0042061B">
            <w:pPr>
              <w:pStyle w:val="BodyText"/>
              <w:numPr>
                <w:ilvl w:val="0"/>
                <w:numId w:val="226"/>
              </w:numPr>
              <w:spacing w:before="0" w:after="0"/>
              <w:cnfStyle w:val="000000000000" w:firstRow="0" w:lastRow="0" w:firstColumn="0" w:lastColumn="0" w:oddVBand="0" w:evenVBand="0" w:oddHBand="0" w:evenHBand="0" w:firstRowFirstColumn="0" w:firstRowLastColumn="0" w:lastRowFirstColumn="0" w:lastRowLastColumn="0"/>
              <w:rPr>
                <w:lang w:eastAsia="zh-CN"/>
              </w:rPr>
            </w:pPr>
            <w:r>
              <w:rPr>
                <w:lang w:eastAsia="zh-CN"/>
              </w:rPr>
              <w:t>VNF snapshot management</w:t>
            </w:r>
          </w:p>
          <w:p w:rsidR="00E168C7" w:rsidRDefault="00E168C7" w:rsidP="0042061B">
            <w:pPr>
              <w:pStyle w:val="BodyText"/>
              <w:spacing w:before="0" w:after="0"/>
              <w:cnfStyle w:val="000000000000" w:firstRow="0" w:lastRow="0" w:firstColumn="0" w:lastColumn="0" w:oddVBand="0" w:evenVBand="0" w:oddHBand="0" w:evenHBand="0" w:firstRowFirstColumn="0" w:firstRowLastColumn="0" w:lastRowFirstColumn="0" w:lastRowLastColumn="0"/>
              <w:rPr>
                <w:lang w:eastAsia="zh-CN"/>
              </w:rPr>
            </w:pPr>
          </w:p>
        </w:tc>
      </w:tr>
      <w:tr w:rsidR="00E168C7" w:rsidTr="00E168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vAlign w:val="center"/>
          </w:tcPr>
          <w:p w:rsidR="00E168C7" w:rsidRDefault="00E168C7" w:rsidP="00E168C7">
            <w:pPr>
              <w:pStyle w:val="BodyText"/>
              <w:spacing w:before="0" w:after="0"/>
              <w:jc w:val="center"/>
              <w:rPr>
                <w:lang w:eastAsia="zh-CN"/>
              </w:rPr>
            </w:pPr>
            <w:r>
              <w:rPr>
                <w:lang w:eastAsia="zh-CN"/>
              </w:rPr>
              <w:lastRenderedPageBreak/>
              <w:t>Performance Management</w:t>
            </w:r>
          </w:p>
        </w:tc>
        <w:tc>
          <w:tcPr>
            <w:tcW w:w="7285" w:type="dxa"/>
          </w:tcPr>
          <w:p w:rsidR="00E168C7" w:rsidRDefault="00E168C7" w:rsidP="00E168C7">
            <w:pPr>
              <w:pStyle w:val="BodyText"/>
              <w:spacing w:before="0" w:after="0"/>
              <w:cnfStyle w:val="000000100000" w:firstRow="0" w:lastRow="0" w:firstColumn="0" w:lastColumn="0" w:oddVBand="0" w:evenVBand="0" w:oddHBand="1" w:evenHBand="0" w:firstRowFirstColumn="0" w:firstRowLastColumn="0" w:lastRowFirstColumn="0" w:lastRowLastColumn="0"/>
              <w:rPr>
                <w:lang w:eastAsia="zh-CN"/>
              </w:rPr>
            </w:pPr>
          </w:p>
          <w:p w:rsidR="00E168C7" w:rsidRDefault="00E168C7" w:rsidP="00E168C7">
            <w:pPr>
              <w:pStyle w:val="BodyText"/>
              <w:spacing w:before="0" w:after="0"/>
              <w:cnfStyle w:val="000000100000" w:firstRow="0" w:lastRow="0" w:firstColumn="0" w:lastColumn="0" w:oddVBand="0" w:evenVBand="0" w:oddHBand="1" w:evenHBand="0" w:firstRowFirstColumn="0" w:firstRowLastColumn="0" w:lastRowFirstColumn="0" w:lastRowLastColumn="0"/>
              <w:rPr>
                <w:lang w:eastAsia="zh-CN"/>
              </w:rPr>
            </w:pPr>
            <w:r>
              <w:rPr>
                <w:lang w:eastAsia="zh-CN"/>
              </w:rPr>
              <w:t>Validation of Performance Management</w:t>
            </w:r>
          </w:p>
          <w:p w:rsidR="00E168C7" w:rsidRDefault="00E168C7" w:rsidP="00E168C7">
            <w:pPr>
              <w:pStyle w:val="BodyText"/>
              <w:spacing w:before="0" w:after="0"/>
              <w:cnfStyle w:val="000000100000" w:firstRow="0" w:lastRow="0" w:firstColumn="0" w:lastColumn="0" w:oddVBand="0" w:evenVBand="0" w:oddHBand="1" w:evenHBand="0" w:firstRowFirstColumn="0" w:firstRowLastColumn="0" w:lastRowFirstColumn="0" w:lastRowLastColumn="0"/>
              <w:rPr>
                <w:lang w:eastAsia="zh-CN"/>
              </w:rPr>
            </w:pPr>
          </w:p>
        </w:tc>
      </w:tr>
    </w:tbl>
    <w:p w:rsidR="00650FBB" w:rsidRDefault="00650FBB" w:rsidP="0042061B">
      <w:pPr>
        <w:pStyle w:val="BodyText"/>
      </w:pPr>
    </w:p>
    <w:p w:rsidR="00B018A6" w:rsidRDefault="00B018A6" w:rsidP="00B018A6">
      <w:pPr>
        <w:rPr>
          <w:lang w:eastAsia="zh-CN"/>
        </w:rPr>
      </w:pPr>
      <w:r>
        <w:rPr>
          <w:lang w:eastAsia="zh-CN"/>
        </w:rPr>
        <w:t>The Life-Cycle Management of a VNF includes following processes:</w:t>
      </w:r>
    </w:p>
    <w:p w:rsidR="00B018A6" w:rsidRDefault="00B018A6" w:rsidP="00B018A6">
      <w:pPr>
        <w:pStyle w:val="ListParagraph"/>
        <w:numPr>
          <w:ilvl w:val="0"/>
          <w:numId w:val="16"/>
        </w:numPr>
        <w:rPr>
          <w:lang w:eastAsia="zh-CN"/>
        </w:rPr>
      </w:pPr>
      <w:r>
        <w:rPr>
          <w:lang w:eastAsia="zh-CN"/>
        </w:rPr>
        <w:t>VNF Instance Management</w:t>
      </w:r>
    </w:p>
    <w:p w:rsidR="00B018A6" w:rsidRDefault="00B018A6" w:rsidP="00B018A6">
      <w:pPr>
        <w:pStyle w:val="ListParagraph"/>
        <w:numPr>
          <w:ilvl w:val="1"/>
          <w:numId w:val="16"/>
        </w:numPr>
        <w:rPr>
          <w:lang w:eastAsia="zh-CN"/>
        </w:rPr>
      </w:pPr>
      <w:r>
        <w:rPr>
          <w:lang w:eastAsia="zh-CN"/>
        </w:rPr>
        <w:t>VNF State Management</w:t>
      </w:r>
    </w:p>
    <w:p w:rsidR="00B018A6" w:rsidRPr="00EF763E" w:rsidRDefault="00B018A6" w:rsidP="00B018A6">
      <w:pPr>
        <w:pStyle w:val="ListParagraph"/>
        <w:numPr>
          <w:ilvl w:val="2"/>
          <w:numId w:val="16"/>
        </w:numPr>
        <w:rPr>
          <w:lang w:eastAsia="zh-CN"/>
        </w:rPr>
      </w:pPr>
      <w:r>
        <w:rPr>
          <w:lang w:eastAsia="zh-CN"/>
        </w:rPr>
        <w:t>VNF active and inactive</w:t>
      </w:r>
    </w:p>
    <w:p w:rsidR="00B018A6" w:rsidRDefault="00B018A6" w:rsidP="00B018A6">
      <w:pPr>
        <w:pStyle w:val="ListParagraph"/>
        <w:numPr>
          <w:ilvl w:val="1"/>
          <w:numId w:val="16"/>
        </w:numPr>
        <w:rPr>
          <w:lang w:eastAsia="zh-CN"/>
        </w:rPr>
      </w:pPr>
      <w:r w:rsidRPr="00EF763E">
        <w:rPr>
          <w:lang w:eastAsia="zh-CN"/>
        </w:rPr>
        <w:t>VNF installation and termination</w:t>
      </w:r>
    </w:p>
    <w:p w:rsidR="00B018A6" w:rsidRDefault="00B018A6" w:rsidP="00B018A6">
      <w:pPr>
        <w:pStyle w:val="ListParagraph"/>
        <w:numPr>
          <w:ilvl w:val="1"/>
          <w:numId w:val="16"/>
        </w:numPr>
        <w:rPr>
          <w:lang w:eastAsia="zh-CN"/>
        </w:rPr>
      </w:pPr>
      <w:r>
        <w:rPr>
          <w:lang w:eastAsia="zh-CN"/>
        </w:rPr>
        <w:t>VNF snapshot management</w:t>
      </w:r>
    </w:p>
    <w:p w:rsidR="00B018A6" w:rsidRDefault="00B018A6" w:rsidP="00B018A6">
      <w:pPr>
        <w:pStyle w:val="ListParagraph"/>
        <w:numPr>
          <w:ilvl w:val="0"/>
          <w:numId w:val="16"/>
        </w:numPr>
        <w:rPr>
          <w:lang w:eastAsia="zh-CN"/>
        </w:rPr>
      </w:pPr>
      <w:r>
        <w:rPr>
          <w:lang w:eastAsia="zh-CN"/>
        </w:rPr>
        <w:t>Virtualized Resource Management</w:t>
      </w:r>
    </w:p>
    <w:p w:rsidR="00B018A6" w:rsidRDefault="00B018A6" w:rsidP="00B018A6">
      <w:pPr>
        <w:pStyle w:val="ListParagraph"/>
        <w:numPr>
          <w:ilvl w:val="1"/>
          <w:numId w:val="16"/>
        </w:numPr>
        <w:rPr>
          <w:lang w:eastAsia="zh-CN"/>
        </w:rPr>
      </w:pPr>
      <w:r w:rsidRPr="00EF763E">
        <w:rPr>
          <w:lang w:eastAsia="zh-CN"/>
        </w:rPr>
        <w:t>Scaling up</w:t>
      </w:r>
      <w:r>
        <w:rPr>
          <w:lang w:eastAsia="zh-CN"/>
        </w:rPr>
        <w:t>/out</w:t>
      </w:r>
      <w:r w:rsidRPr="00EF763E">
        <w:rPr>
          <w:lang w:eastAsia="zh-CN"/>
        </w:rPr>
        <w:t xml:space="preserve"> the VNF resources</w:t>
      </w:r>
      <w:r>
        <w:rPr>
          <w:lang w:eastAsia="zh-CN"/>
        </w:rPr>
        <w:t xml:space="preserve"> </w:t>
      </w:r>
      <w:r>
        <w:rPr>
          <w:lang w:eastAsia="zh-CN"/>
        </w:rPr>
        <w:sym w:font="Wingdings" w:char="F0E0"/>
      </w:r>
      <w:r>
        <w:rPr>
          <w:lang w:eastAsia="zh-CN"/>
        </w:rPr>
        <w:t xml:space="preserve"> addition of virtualized resources</w:t>
      </w:r>
    </w:p>
    <w:p w:rsidR="00B018A6" w:rsidRDefault="00B018A6" w:rsidP="00B018A6">
      <w:pPr>
        <w:pStyle w:val="ListParagraph"/>
        <w:numPr>
          <w:ilvl w:val="1"/>
          <w:numId w:val="16"/>
        </w:numPr>
        <w:rPr>
          <w:lang w:eastAsia="zh-CN"/>
        </w:rPr>
      </w:pPr>
      <w:r>
        <w:rPr>
          <w:lang w:eastAsia="zh-CN"/>
        </w:rPr>
        <w:t>Scaling down/in</w:t>
      </w:r>
      <w:r w:rsidRPr="00EF763E">
        <w:rPr>
          <w:lang w:eastAsia="zh-CN"/>
        </w:rPr>
        <w:t xml:space="preserve"> the VNF resources</w:t>
      </w:r>
      <w:r>
        <w:rPr>
          <w:lang w:eastAsia="zh-CN"/>
        </w:rPr>
        <w:t xml:space="preserve"> </w:t>
      </w:r>
      <w:r>
        <w:rPr>
          <w:lang w:eastAsia="zh-CN"/>
        </w:rPr>
        <w:sym w:font="Wingdings" w:char="F0E0"/>
      </w:r>
      <w:r>
        <w:rPr>
          <w:lang w:eastAsia="zh-CN"/>
        </w:rPr>
        <w:t xml:space="preserve"> removal of virtualized resources</w:t>
      </w:r>
    </w:p>
    <w:p w:rsidR="00B018A6" w:rsidRDefault="00B018A6" w:rsidP="00B018A6">
      <w:pPr>
        <w:pStyle w:val="ListParagraph"/>
        <w:numPr>
          <w:ilvl w:val="1"/>
          <w:numId w:val="16"/>
        </w:numPr>
        <w:rPr>
          <w:lang w:eastAsia="zh-CN"/>
        </w:rPr>
      </w:pPr>
      <w:r>
        <w:rPr>
          <w:lang w:eastAsia="zh-CN"/>
        </w:rPr>
        <w:t>Scaling of virtualized specialized hardware acceleration</w:t>
      </w:r>
    </w:p>
    <w:p w:rsidR="00B018A6" w:rsidRDefault="00B018A6" w:rsidP="00B018A6">
      <w:pPr>
        <w:pStyle w:val="ListParagraph"/>
        <w:numPr>
          <w:ilvl w:val="1"/>
          <w:numId w:val="16"/>
        </w:numPr>
        <w:rPr>
          <w:lang w:eastAsia="zh-CN"/>
        </w:rPr>
      </w:pPr>
      <w:r>
        <w:rPr>
          <w:lang w:eastAsia="zh-CN"/>
        </w:rPr>
        <w:t>Scaling of network bandwidth</w:t>
      </w:r>
    </w:p>
    <w:p w:rsidR="00B018A6" w:rsidRPr="00EF763E" w:rsidRDefault="00B018A6" w:rsidP="00B018A6">
      <w:pPr>
        <w:pStyle w:val="ListParagraph"/>
        <w:numPr>
          <w:ilvl w:val="1"/>
          <w:numId w:val="16"/>
        </w:numPr>
        <w:rPr>
          <w:lang w:eastAsia="zh-CN"/>
        </w:rPr>
      </w:pPr>
      <w:r>
        <w:rPr>
          <w:lang w:eastAsia="zh-CN"/>
        </w:rPr>
        <w:t>Scaling of Storage</w:t>
      </w:r>
    </w:p>
    <w:p w:rsidR="00B018A6" w:rsidRDefault="00B018A6" w:rsidP="00B018A6">
      <w:pPr>
        <w:pStyle w:val="ListParagraph"/>
        <w:numPr>
          <w:ilvl w:val="0"/>
          <w:numId w:val="16"/>
        </w:numPr>
        <w:rPr>
          <w:lang w:eastAsia="zh-CN"/>
        </w:rPr>
      </w:pPr>
      <w:r>
        <w:rPr>
          <w:lang w:eastAsia="zh-CN"/>
        </w:rPr>
        <w:t>Performance Management</w:t>
      </w:r>
    </w:p>
    <w:p w:rsidR="00B018A6" w:rsidRDefault="00B018A6" w:rsidP="00B018A6">
      <w:pPr>
        <w:pStyle w:val="ListParagraph"/>
        <w:numPr>
          <w:ilvl w:val="0"/>
          <w:numId w:val="16"/>
        </w:numPr>
        <w:rPr>
          <w:lang w:eastAsia="zh-CN"/>
        </w:rPr>
      </w:pPr>
      <w:r w:rsidRPr="00EF763E">
        <w:rPr>
          <w:lang w:eastAsia="zh-CN"/>
        </w:rPr>
        <w:t xml:space="preserve">VNF </w:t>
      </w:r>
      <w:r>
        <w:rPr>
          <w:lang w:eastAsia="zh-CN"/>
        </w:rPr>
        <w:t>Fault and Recovery Management</w:t>
      </w:r>
    </w:p>
    <w:p w:rsidR="00B018A6" w:rsidRDefault="00B018A6" w:rsidP="00B018A6">
      <w:pPr>
        <w:pStyle w:val="ListParagraph"/>
        <w:numPr>
          <w:ilvl w:val="1"/>
          <w:numId w:val="16"/>
        </w:numPr>
        <w:rPr>
          <w:lang w:eastAsia="zh-CN"/>
        </w:rPr>
      </w:pPr>
      <w:r w:rsidRPr="00EF763E">
        <w:rPr>
          <w:lang w:eastAsia="zh-CN"/>
        </w:rPr>
        <w:t xml:space="preserve">VNF </w:t>
      </w:r>
      <w:r>
        <w:rPr>
          <w:lang w:eastAsia="zh-CN"/>
        </w:rPr>
        <w:t xml:space="preserve">Recovery </w:t>
      </w:r>
      <w:r>
        <w:rPr>
          <w:lang w:eastAsia="zh-CN"/>
        </w:rPr>
        <w:sym w:font="Wingdings" w:char="F0E0"/>
      </w:r>
      <w:r>
        <w:rPr>
          <w:lang w:eastAsia="zh-CN"/>
        </w:rPr>
        <w:t xml:space="preserve"> </w:t>
      </w:r>
      <w:r w:rsidRPr="00EF763E">
        <w:rPr>
          <w:lang w:eastAsia="zh-CN"/>
        </w:rPr>
        <w:t>healing</w:t>
      </w:r>
    </w:p>
    <w:p w:rsidR="00B018A6" w:rsidRDefault="00B018A6" w:rsidP="00B018A6">
      <w:pPr>
        <w:pStyle w:val="ListParagraph"/>
        <w:numPr>
          <w:ilvl w:val="1"/>
          <w:numId w:val="16"/>
        </w:numPr>
        <w:rPr>
          <w:lang w:eastAsia="zh-CN"/>
        </w:rPr>
      </w:pPr>
      <w:r w:rsidRPr="00EF763E">
        <w:rPr>
          <w:lang w:eastAsia="zh-CN"/>
        </w:rPr>
        <w:t xml:space="preserve">VNF </w:t>
      </w:r>
      <w:r>
        <w:rPr>
          <w:lang w:eastAsia="zh-CN"/>
        </w:rPr>
        <w:t xml:space="preserve">Migration Management </w:t>
      </w:r>
      <w:r>
        <w:rPr>
          <w:lang w:eastAsia="zh-CN"/>
        </w:rPr>
        <w:sym w:font="Wingdings" w:char="F0E0"/>
      </w:r>
      <w:r>
        <w:rPr>
          <w:lang w:eastAsia="zh-CN"/>
        </w:rPr>
        <w:t xml:space="preserve"> </w:t>
      </w:r>
      <w:r w:rsidRPr="00EF763E">
        <w:rPr>
          <w:lang w:eastAsia="zh-CN"/>
        </w:rPr>
        <w:t>resource migration</w:t>
      </w:r>
    </w:p>
    <w:p w:rsidR="00B018A6" w:rsidRDefault="00B018A6">
      <w:pPr>
        <w:pStyle w:val="ListParagraph"/>
        <w:numPr>
          <w:ilvl w:val="0"/>
          <w:numId w:val="16"/>
        </w:numPr>
        <w:rPr>
          <w:lang w:eastAsia="zh-CN"/>
        </w:rPr>
      </w:pPr>
      <w:r>
        <w:rPr>
          <w:lang w:eastAsia="zh-CN"/>
        </w:rPr>
        <w:t>Validation of VNF Package Management</w:t>
      </w:r>
    </w:p>
    <w:p w:rsidR="00B018A6" w:rsidRDefault="00B018A6" w:rsidP="0042061B">
      <w:pPr>
        <w:pStyle w:val="ListParagraph"/>
        <w:numPr>
          <w:ilvl w:val="1"/>
          <w:numId w:val="16"/>
        </w:numPr>
        <w:rPr>
          <w:lang w:eastAsia="zh-CN"/>
        </w:rPr>
      </w:pPr>
      <w:r>
        <w:rPr>
          <w:lang w:eastAsia="zh-CN"/>
        </w:rPr>
        <w:t>VNF Package Content and Signature</w:t>
      </w:r>
    </w:p>
    <w:p w:rsidR="00B018A6" w:rsidRPr="00EF763E" w:rsidRDefault="00B018A6">
      <w:pPr>
        <w:pStyle w:val="ListParagraph"/>
        <w:numPr>
          <w:ilvl w:val="1"/>
          <w:numId w:val="16"/>
        </w:numPr>
        <w:rPr>
          <w:lang w:eastAsia="zh-CN"/>
        </w:rPr>
      </w:pPr>
      <w:r>
        <w:rPr>
          <w:lang w:eastAsia="zh-CN"/>
        </w:rPr>
        <w:t>VNFD validation</w:t>
      </w:r>
    </w:p>
    <w:p w:rsidR="00B018A6" w:rsidRDefault="00B018A6" w:rsidP="00B018A6">
      <w:pPr>
        <w:rPr>
          <w:lang w:eastAsia="zh-CN"/>
        </w:rPr>
      </w:pPr>
    </w:p>
    <w:p w:rsidR="004B12C9" w:rsidRDefault="00B018A6" w:rsidP="00B018A6">
      <w:pPr>
        <w:rPr>
          <w:lang w:eastAsia="zh-CN"/>
        </w:rPr>
      </w:pPr>
      <w:r>
        <w:rPr>
          <w:lang w:eastAsia="zh-CN"/>
        </w:rPr>
        <w:t xml:space="preserve">The lifecycle management of a VNF must ensure that the VNF follows the state transition diagram as illustrated below. </w:t>
      </w:r>
    </w:p>
    <w:p w:rsidR="004B12C9" w:rsidRDefault="004B12C9" w:rsidP="00B018A6">
      <w:pPr>
        <w:rPr>
          <w:lang w:eastAsia="zh-CN"/>
        </w:rPr>
      </w:pPr>
    </w:p>
    <w:p w:rsidR="004B12C9" w:rsidRPr="0042061B" w:rsidRDefault="004B12C9" w:rsidP="00B018A6">
      <w:pPr>
        <w:rPr>
          <w:b/>
          <w:color w:val="FF0000"/>
          <w:lang w:eastAsia="zh-CN"/>
        </w:rPr>
      </w:pPr>
      <w:r w:rsidRPr="0042061B">
        <w:rPr>
          <w:b/>
          <w:color w:val="FF0000"/>
          <w:lang w:eastAsia="zh-CN"/>
        </w:rPr>
        <w:t>NOTE</w:t>
      </w:r>
    </w:p>
    <w:p w:rsidR="00B018A6" w:rsidRDefault="00B018A6" w:rsidP="0042061B">
      <w:pPr>
        <w:ind w:left="720"/>
        <w:rPr>
          <w:lang w:eastAsia="zh-CN"/>
        </w:rPr>
      </w:pPr>
      <w:r>
        <w:rPr>
          <w:lang w:eastAsia="zh-CN"/>
        </w:rPr>
        <w:t>The diagram represents the current description in the ETSI documents IFA-0007 and IFA-0</w:t>
      </w:r>
      <w:r w:rsidR="004B12C9">
        <w:rPr>
          <w:lang w:eastAsia="zh-CN"/>
        </w:rPr>
        <w:t>0</w:t>
      </w:r>
      <w:r>
        <w:rPr>
          <w:lang w:eastAsia="zh-CN"/>
        </w:rPr>
        <w:t xml:space="preserve">08. The state diagram in document SWA-001 can’t be used as SWA documents are just informal and not-binding documents. IFA has acknowledged the differences. Once the result is available, this document </w:t>
      </w:r>
      <w:r w:rsidR="004B12C9">
        <w:rPr>
          <w:lang w:eastAsia="zh-CN"/>
        </w:rPr>
        <w:t>may need to be corrected and</w:t>
      </w:r>
      <w:r>
        <w:rPr>
          <w:lang w:eastAsia="zh-CN"/>
        </w:rPr>
        <w:t xml:space="preserve"> the VNF Lifecycle Management test cases may need to be adjusted or enhanced.</w:t>
      </w:r>
    </w:p>
    <w:p w:rsidR="00B018A6" w:rsidRDefault="00B018A6" w:rsidP="0042061B">
      <w:pPr>
        <w:ind w:left="720"/>
        <w:rPr>
          <w:lang w:eastAsia="zh-CN"/>
        </w:rPr>
      </w:pPr>
    </w:p>
    <w:p w:rsidR="004B12C9" w:rsidRDefault="004B12C9" w:rsidP="0042061B">
      <w:pPr>
        <w:ind w:left="720"/>
        <w:rPr>
          <w:lang w:eastAsia="zh-CN"/>
        </w:rPr>
      </w:pPr>
      <w:r w:rsidRPr="004B12C9">
        <w:rPr>
          <w:lang w:eastAsia="zh-CN"/>
        </w:rPr>
        <w:t>The major difference between the tw</w:t>
      </w:r>
      <w:r>
        <w:rPr>
          <w:lang w:eastAsia="zh-CN"/>
        </w:rPr>
        <w:t>o state diagrams is that in IFA-</w:t>
      </w:r>
      <w:r w:rsidRPr="004B12C9">
        <w:rPr>
          <w:lang w:eastAsia="zh-CN"/>
        </w:rPr>
        <w:t>007 the successful instantiation en</w:t>
      </w:r>
      <w:r>
        <w:rPr>
          <w:lang w:eastAsia="zh-CN"/>
        </w:rPr>
        <w:t>ds in the state STARTED. In SWA-</w:t>
      </w:r>
      <w:r w:rsidRPr="004B12C9">
        <w:rPr>
          <w:lang w:eastAsia="zh-CN"/>
        </w:rPr>
        <w:t>001 the state INACTIVE is reached after the successful instantiation and configuration, a start command must be given here to get the VNF in the state ACTIVE.</w:t>
      </w:r>
    </w:p>
    <w:p w:rsidR="00B018A6" w:rsidRDefault="00B018A6" w:rsidP="0042061B">
      <w:pPr>
        <w:jc w:val="center"/>
        <w:rPr>
          <w:lang w:eastAsia="zh-CN"/>
        </w:rPr>
      </w:pPr>
      <w:r>
        <w:rPr>
          <w:rFonts w:ascii="Times New Roman" w:hAnsi="Times New Roman"/>
          <w:noProof/>
        </w:rPr>
        <w:lastRenderedPageBreak/>
        <w:drawing>
          <wp:inline distT="0" distB="0" distL="0" distR="0">
            <wp:extent cx="4599296" cy="4434762"/>
            <wp:effectExtent l="0" t="0" r="0" b="4445"/>
            <wp:docPr id="38" name="Picture 38" descr="cid:image001.jpg@01D28C3A.13B07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28C3A.13B07950"/>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4606307" cy="4441522"/>
                    </a:xfrm>
                    <a:prstGeom prst="rect">
                      <a:avLst/>
                    </a:prstGeom>
                    <a:noFill/>
                    <a:ln>
                      <a:noFill/>
                    </a:ln>
                  </pic:spPr>
                </pic:pic>
              </a:graphicData>
            </a:graphic>
          </wp:inline>
        </w:drawing>
      </w:r>
    </w:p>
    <w:p w:rsidR="00B018A6" w:rsidRDefault="00B018A6" w:rsidP="00B018A6">
      <w:pPr>
        <w:rPr>
          <w:lang w:eastAsia="zh-CN"/>
        </w:rPr>
      </w:pPr>
    </w:p>
    <w:p w:rsidR="00B018A6" w:rsidRDefault="004B12C9" w:rsidP="00B018A6">
      <w:pPr>
        <w:rPr>
          <w:lang w:eastAsia="zh-CN"/>
        </w:rPr>
      </w:pPr>
      <w:r>
        <w:rPr>
          <w:lang w:eastAsia="zh-CN"/>
        </w:rPr>
        <w:t>When a VNF gets instantiated, v</w:t>
      </w:r>
      <w:r w:rsidR="00B018A6">
        <w:rPr>
          <w:lang w:eastAsia="zh-CN"/>
        </w:rPr>
        <w:t xml:space="preserve">irtualized resource </w:t>
      </w:r>
      <w:r>
        <w:rPr>
          <w:lang w:eastAsia="zh-CN"/>
        </w:rPr>
        <w:t xml:space="preserve">get allocated so that the VNF can </w:t>
      </w:r>
      <w:r w:rsidR="00506AB2">
        <w:rPr>
          <w:lang w:eastAsia="zh-CN"/>
        </w:rPr>
        <w:t>operate</w:t>
      </w:r>
      <w:r>
        <w:rPr>
          <w:lang w:eastAsia="zh-CN"/>
        </w:rPr>
        <w:t xml:space="preserve">. This virtualized resource </w:t>
      </w:r>
      <w:r w:rsidR="00B018A6">
        <w:rPr>
          <w:lang w:eastAsia="zh-CN"/>
        </w:rPr>
        <w:t>management includes</w:t>
      </w:r>
      <w:r w:rsidR="00506AB2">
        <w:rPr>
          <w:lang w:eastAsia="zh-CN"/>
        </w:rPr>
        <w:t xml:space="preserve"> the allocation of</w:t>
      </w:r>
    </w:p>
    <w:p w:rsidR="00B018A6" w:rsidRDefault="00B018A6" w:rsidP="00B018A6">
      <w:pPr>
        <w:pStyle w:val="ListParagraph"/>
        <w:numPr>
          <w:ilvl w:val="0"/>
          <w:numId w:val="77"/>
        </w:numPr>
        <w:rPr>
          <w:lang w:eastAsia="zh-CN"/>
        </w:rPr>
      </w:pPr>
      <w:r>
        <w:rPr>
          <w:lang w:eastAsia="zh-CN"/>
        </w:rPr>
        <w:t>vCPU</w:t>
      </w:r>
    </w:p>
    <w:p w:rsidR="00B018A6" w:rsidRDefault="00B018A6" w:rsidP="00B018A6">
      <w:pPr>
        <w:pStyle w:val="ListParagraph"/>
        <w:numPr>
          <w:ilvl w:val="0"/>
          <w:numId w:val="77"/>
        </w:numPr>
        <w:rPr>
          <w:lang w:eastAsia="zh-CN"/>
        </w:rPr>
      </w:pPr>
      <w:r>
        <w:rPr>
          <w:lang w:eastAsia="zh-CN"/>
        </w:rPr>
        <w:t>vMemory</w:t>
      </w:r>
    </w:p>
    <w:p w:rsidR="00B018A6" w:rsidRDefault="00B018A6" w:rsidP="00B018A6">
      <w:pPr>
        <w:pStyle w:val="ListParagraph"/>
        <w:numPr>
          <w:ilvl w:val="0"/>
          <w:numId w:val="77"/>
        </w:numPr>
        <w:rPr>
          <w:lang w:eastAsia="zh-CN"/>
        </w:rPr>
      </w:pPr>
      <w:r>
        <w:rPr>
          <w:lang w:eastAsia="zh-CN"/>
        </w:rPr>
        <w:t>vNIC</w:t>
      </w:r>
    </w:p>
    <w:p w:rsidR="00B018A6" w:rsidRDefault="00B018A6" w:rsidP="00B018A6">
      <w:pPr>
        <w:pStyle w:val="ListParagraph"/>
        <w:numPr>
          <w:ilvl w:val="0"/>
          <w:numId w:val="77"/>
        </w:numPr>
        <w:rPr>
          <w:lang w:eastAsia="zh-CN"/>
        </w:rPr>
      </w:pPr>
      <w:r>
        <w:rPr>
          <w:lang w:eastAsia="zh-CN"/>
        </w:rPr>
        <w:t>vStorage</w:t>
      </w:r>
    </w:p>
    <w:p w:rsidR="00506AB2" w:rsidRDefault="00506AB2" w:rsidP="00B018A6">
      <w:pPr>
        <w:pStyle w:val="ListParagraph"/>
        <w:numPr>
          <w:ilvl w:val="0"/>
          <w:numId w:val="77"/>
        </w:numPr>
        <w:rPr>
          <w:lang w:eastAsia="zh-CN"/>
        </w:rPr>
      </w:pPr>
      <w:r>
        <w:rPr>
          <w:lang w:eastAsia="zh-CN"/>
        </w:rPr>
        <w:t>vNICs (Video Hardware Acceleration NICs)</w:t>
      </w:r>
    </w:p>
    <w:p w:rsidR="00B018A6" w:rsidRDefault="00B018A6" w:rsidP="00B018A6">
      <w:pPr>
        <w:rPr>
          <w:lang w:eastAsia="zh-CN"/>
        </w:rPr>
      </w:pPr>
    </w:p>
    <w:p w:rsidR="00B018A6" w:rsidRDefault="00B018A6" w:rsidP="00B018A6">
      <w:pPr>
        <w:rPr>
          <w:lang w:eastAsia="zh-CN"/>
        </w:rPr>
      </w:pPr>
      <w:r w:rsidRPr="0042061B">
        <w:rPr>
          <w:b/>
          <w:u w:val="single"/>
          <w:lang w:eastAsia="zh-CN"/>
        </w:rPr>
        <w:t>Resource vCPU</w:t>
      </w:r>
      <w:r>
        <w:rPr>
          <w:lang w:eastAsia="zh-CN"/>
        </w:rPr>
        <w:t xml:space="preserve"> can be added or removed to/from the VNFC. A vCPU resource can be started, stopped, paused and suspended.</w:t>
      </w:r>
    </w:p>
    <w:p w:rsidR="00B018A6" w:rsidRDefault="00B018A6" w:rsidP="0042061B">
      <w:pPr>
        <w:jc w:val="center"/>
        <w:rPr>
          <w:lang w:eastAsia="zh-CN"/>
        </w:rPr>
      </w:pPr>
      <w:r>
        <w:rPr>
          <w:noProof/>
        </w:rPr>
        <w:drawing>
          <wp:inline distT="0" distB="0" distL="0" distR="0" wp14:anchorId="139D2275" wp14:editId="0E3FA7BE">
            <wp:extent cx="1763395" cy="1674495"/>
            <wp:effectExtent l="0" t="0" r="825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3395" cy="1674495"/>
                    </a:xfrm>
                    <a:prstGeom prst="rect">
                      <a:avLst/>
                    </a:prstGeom>
                    <a:noFill/>
                    <a:ln>
                      <a:noFill/>
                    </a:ln>
                  </pic:spPr>
                </pic:pic>
              </a:graphicData>
            </a:graphic>
          </wp:inline>
        </w:drawing>
      </w:r>
    </w:p>
    <w:p w:rsidR="00B018A6" w:rsidRDefault="00B018A6" w:rsidP="00B018A6">
      <w:pPr>
        <w:rPr>
          <w:lang w:eastAsia="zh-CN"/>
        </w:rPr>
      </w:pPr>
      <w:r w:rsidRPr="0042061B">
        <w:rPr>
          <w:b/>
          <w:u w:val="single"/>
          <w:lang w:eastAsia="zh-CN"/>
        </w:rPr>
        <w:t>Resource vMemory</w:t>
      </w:r>
      <w:r>
        <w:rPr>
          <w:lang w:eastAsia="zh-CN"/>
        </w:rPr>
        <w:t xml:space="preserve"> can be added or removed to/from an VNFC.</w:t>
      </w:r>
    </w:p>
    <w:p w:rsidR="00B018A6" w:rsidRDefault="00B018A6" w:rsidP="0042061B">
      <w:pPr>
        <w:jc w:val="center"/>
        <w:rPr>
          <w:lang w:eastAsia="zh-CN"/>
        </w:rPr>
      </w:pPr>
      <w:r>
        <w:rPr>
          <w:noProof/>
        </w:rPr>
        <w:lastRenderedPageBreak/>
        <w:drawing>
          <wp:inline distT="0" distB="0" distL="0" distR="0" wp14:anchorId="3B12D135" wp14:editId="5BF0A609">
            <wp:extent cx="1674495" cy="124079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74495" cy="1240790"/>
                    </a:xfrm>
                    <a:prstGeom prst="rect">
                      <a:avLst/>
                    </a:prstGeom>
                    <a:noFill/>
                    <a:ln>
                      <a:noFill/>
                    </a:ln>
                  </pic:spPr>
                </pic:pic>
              </a:graphicData>
            </a:graphic>
          </wp:inline>
        </w:drawing>
      </w:r>
    </w:p>
    <w:p w:rsidR="00B018A6" w:rsidRDefault="00B018A6" w:rsidP="00B018A6">
      <w:pPr>
        <w:rPr>
          <w:lang w:eastAsia="zh-CN"/>
        </w:rPr>
      </w:pPr>
      <w:r w:rsidRPr="0042061B">
        <w:rPr>
          <w:b/>
          <w:u w:val="single"/>
          <w:lang w:eastAsia="zh-CN"/>
        </w:rPr>
        <w:t>Resource nNIC</w:t>
      </w:r>
      <w:r>
        <w:rPr>
          <w:lang w:eastAsia="zh-CN"/>
        </w:rPr>
        <w:t xml:space="preserve"> can be added or removed to/from a VNFC.</w:t>
      </w:r>
    </w:p>
    <w:p w:rsidR="00B018A6" w:rsidRDefault="00B018A6" w:rsidP="0042061B">
      <w:pPr>
        <w:jc w:val="center"/>
        <w:rPr>
          <w:lang w:eastAsia="zh-CN"/>
        </w:rPr>
      </w:pPr>
      <w:r>
        <w:rPr>
          <w:noProof/>
        </w:rPr>
        <w:drawing>
          <wp:inline distT="0" distB="0" distL="0" distR="0" wp14:anchorId="3A1E818F" wp14:editId="3F5D2011">
            <wp:extent cx="1674495" cy="1122045"/>
            <wp:effectExtent l="0" t="0" r="190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74495" cy="1122045"/>
                    </a:xfrm>
                    <a:prstGeom prst="rect">
                      <a:avLst/>
                    </a:prstGeom>
                    <a:noFill/>
                    <a:ln>
                      <a:noFill/>
                    </a:ln>
                  </pic:spPr>
                </pic:pic>
              </a:graphicData>
            </a:graphic>
          </wp:inline>
        </w:drawing>
      </w:r>
    </w:p>
    <w:p w:rsidR="00B018A6" w:rsidRDefault="00B018A6" w:rsidP="00B018A6">
      <w:pPr>
        <w:rPr>
          <w:lang w:eastAsia="zh-CN"/>
        </w:rPr>
      </w:pPr>
    </w:p>
    <w:p w:rsidR="00B018A6" w:rsidRDefault="00B018A6" w:rsidP="00B018A6">
      <w:pPr>
        <w:rPr>
          <w:lang w:eastAsia="zh-CN"/>
        </w:rPr>
      </w:pPr>
      <w:r w:rsidRPr="0042061B">
        <w:rPr>
          <w:b/>
          <w:u w:val="single"/>
          <w:lang w:eastAsia="zh-CN"/>
        </w:rPr>
        <w:t>Resource vStorage</w:t>
      </w:r>
      <w:r>
        <w:rPr>
          <w:lang w:eastAsia="zh-CN"/>
        </w:rPr>
        <w:t xml:space="preserve"> </w:t>
      </w:r>
      <w:ins w:id="1619" w:author="Seggelke, Klaus" w:date="2017-03-16T13:25:00Z">
        <w:r w:rsidR="009561BB">
          <w:rPr>
            <w:lang w:eastAsia="zh-CN"/>
          </w:rPr>
          <w:t xml:space="preserve">can </w:t>
        </w:r>
      </w:ins>
      <w:r>
        <w:rPr>
          <w:lang w:eastAsia="zh-CN"/>
        </w:rPr>
        <w:t>be added or removed to or from a VNFC.</w:t>
      </w:r>
    </w:p>
    <w:p w:rsidR="00B018A6" w:rsidRDefault="00B018A6" w:rsidP="0042061B">
      <w:pPr>
        <w:jc w:val="center"/>
        <w:rPr>
          <w:lang w:eastAsia="zh-CN"/>
        </w:rPr>
      </w:pPr>
      <w:r>
        <w:rPr>
          <w:noProof/>
        </w:rPr>
        <w:drawing>
          <wp:inline distT="0" distB="0" distL="0" distR="0" wp14:anchorId="72A41333" wp14:editId="1B81825E">
            <wp:extent cx="1656715" cy="1134110"/>
            <wp:effectExtent l="0" t="0" r="63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56715" cy="1134110"/>
                    </a:xfrm>
                    <a:prstGeom prst="rect">
                      <a:avLst/>
                    </a:prstGeom>
                    <a:noFill/>
                    <a:ln>
                      <a:noFill/>
                    </a:ln>
                  </pic:spPr>
                </pic:pic>
              </a:graphicData>
            </a:graphic>
          </wp:inline>
        </w:drawing>
      </w:r>
    </w:p>
    <w:p w:rsidR="004B12C9" w:rsidRDefault="004B12C9" w:rsidP="004B12C9">
      <w:pPr>
        <w:pStyle w:val="Heading1"/>
      </w:pPr>
      <w:bookmarkStart w:id="1620" w:name="_Toc477274870"/>
      <w:bookmarkStart w:id="1621" w:name="_Toc477275331"/>
      <w:bookmarkStart w:id="1622" w:name="_Toc477880811"/>
      <w:bookmarkEnd w:id="1620"/>
      <w:bookmarkEnd w:id="1621"/>
      <w:r>
        <w:t>VNF Packaging</w:t>
      </w:r>
      <w:bookmarkEnd w:id="1622"/>
    </w:p>
    <w:p w:rsidR="004B12C9" w:rsidRPr="00AE230F" w:rsidRDefault="004B12C9" w:rsidP="004B12C9">
      <w:pPr>
        <w:pStyle w:val="Heading2"/>
      </w:pPr>
      <w:bookmarkStart w:id="1623" w:name="_Toc477880812"/>
      <w:r>
        <w:t>VNF Packaging</w:t>
      </w:r>
      <w:r w:rsidRPr="00AE230F">
        <w:t xml:space="preserve"> </w:t>
      </w:r>
      <w:r>
        <w:t>Overview</w:t>
      </w:r>
      <w:bookmarkEnd w:id="1623"/>
    </w:p>
    <w:p w:rsidR="004B12C9" w:rsidRDefault="004B12C9" w:rsidP="004B12C9">
      <w:r>
        <w:t>A VNF Package contains all required files and meta-data descriptors required to validate and instantiate a VNF. The VNF package is delivered to service providers by the VNF vendor.</w:t>
      </w:r>
    </w:p>
    <w:p w:rsidR="004B12C9" w:rsidRDefault="004B12C9" w:rsidP="004B12C9"/>
    <w:p w:rsidR="004B12C9" w:rsidRDefault="004B12C9" w:rsidP="004B12C9">
      <w:r>
        <w:t>The standardized meta-data descriptors describe</w:t>
      </w:r>
    </w:p>
    <w:p w:rsidR="004B12C9" w:rsidRDefault="004B12C9" w:rsidP="004B12C9">
      <w:pPr>
        <w:pStyle w:val="ListParagraph"/>
        <w:numPr>
          <w:ilvl w:val="0"/>
          <w:numId w:val="178"/>
        </w:numPr>
      </w:pPr>
      <w:r>
        <w:t>NFV infrastructure resource requirements for a VNF in a service provider environment</w:t>
      </w:r>
    </w:p>
    <w:p w:rsidR="004B12C9" w:rsidRDefault="004B12C9" w:rsidP="004B12C9">
      <w:pPr>
        <w:pStyle w:val="ListParagraph"/>
        <w:numPr>
          <w:ilvl w:val="0"/>
          <w:numId w:val="178"/>
        </w:numPr>
      </w:pPr>
      <w:r>
        <w:t>Design constraints and other dependencies in order for the VNF to successfully install, instantiate and terminate</w:t>
      </w:r>
    </w:p>
    <w:p w:rsidR="004B12C9" w:rsidRDefault="004B12C9" w:rsidP="004B12C9">
      <w:pPr>
        <w:pStyle w:val="ListParagraph"/>
        <w:numPr>
          <w:ilvl w:val="0"/>
          <w:numId w:val="178"/>
        </w:numPr>
      </w:pPr>
      <w:r>
        <w:t>VNF operational behavior including VNF lifecycle events (e.g. scaling, upgrading)</w:t>
      </w:r>
    </w:p>
    <w:p w:rsidR="004B12C9" w:rsidRDefault="004B12C9" w:rsidP="004B12C9"/>
    <w:p w:rsidR="004B12C9" w:rsidRDefault="004B12C9" w:rsidP="004B12C9">
      <w:r>
        <w:t>The standardized packaging brings following advantages:</w:t>
      </w:r>
    </w:p>
    <w:p w:rsidR="004B12C9" w:rsidRDefault="004B12C9" w:rsidP="004B12C9">
      <w:pPr>
        <w:pStyle w:val="ListParagraph"/>
        <w:numPr>
          <w:ilvl w:val="0"/>
          <w:numId w:val="179"/>
        </w:numPr>
      </w:pPr>
      <w:r>
        <w:t>Consistent, documented method for VNF providers to package VNFs</w:t>
      </w:r>
    </w:p>
    <w:p w:rsidR="004B12C9" w:rsidRDefault="004B12C9" w:rsidP="004B12C9">
      <w:pPr>
        <w:pStyle w:val="ListParagraph"/>
        <w:numPr>
          <w:ilvl w:val="0"/>
          <w:numId w:val="179"/>
        </w:numPr>
      </w:pPr>
      <w:r>
        <w:t>Harmonize the service provider on-boarding process for VNFs coming from different VNF providers</w:t>
      </w:r>
    </w:p>
    <w:p w:rsidR="004B12C9" w:rsidRDefault="004B12C9" w:rsidP="004B12C9">
      <w:pPr>
        <w:pStyle w:val="ListParagraph"/>
        <w:numPr>
          <w:ilvl w:val="0"/>
          <w:numId w:val="179"/>
        </w:numPr>
      </w:pPr>
      <w:r>
        <w:t>Integrity, trust and auditability of a VNF Package</w:t>
      </w:r>
    </w:p>
    <w:p w:rsidR="004B12C9" w:rsidRDefault="004B12C9" w:rsidP="004B12C9">
      <w:pPr>
        <w:pStyle w:val="ListParagraph"/>
        <w:numPr>
          <w:ilvl w:val="0"/>
          <w:numId w:val="179"/>
        </w:numPr>
      </w:pPr>
      <w:r>
        <w:t>Flexible and extensible VNF packaging structure addressing wide variety of NFV infrastructure scenarios</w:t>
      </w:r>
    </w:p>
    <w:p w:rsidR="004B12C9" w:rsidRDefault="004B12C9" w:rsidP="004B12C9">
      <w:pPr>
        <w:pStyle w:val="ListParagraph"/>
        <w:numPr>
          <w:ilvl w:val="0"/>
          <w:numId w:val="179"/>
        </w:numPr>
      </w:pPr>
      <w:r>
        <w:t>Packaged VNF-related meta-data are interpreted and packaged VNF are instantiated in a wide variety of orchestration systems irrespective of technology choice or infrastructure environment</w:t>
      </w:r>
    </w:p>
    <w:p w:rsidR="004B12C9" w:rsidRDefault="004B12C9" w:rsidP="004B12C9">
      <w:pPr>
        <w:pStyle w:val="Heading2"/>
      </w:pPr>
      <w:bookmarkStart w:id="1624" w:name="_Toc477880813"/>
      <w:r>
        <w:t>Levels of NFV Entities</w:t>
      </w:r>
      <w:bookmarkEnd w:id="1624"/>
    </w:p>
    <w:p w:rsidR="004B12C9" w:rsidRDefault="004B12C9" w:rsidP="004B12C9">
      <w:r>
        <w:t xml:space="preserve">For NFV management, there are four levels of entities, i.e., </w:t>
      </w:r>
    </w:p>
    <w:p w:rsidR="004B12C9" w:rsidRDefault="004B12C9" w:rsidP="004B12C9">
      <w:pPr>
        <w:pStyle w:val="ListParagraph"/>
        <w:numPr>
          <w:ilvl w:val="0"/>
          <w:numId w:val="180"/>
        </w:numPr>
      </w:pPr>
      <w:r>
        <w:t>Descriptors</w:t>
      </w:r>
    </w:p>
    <w:p w:rsidR="004B12C9" w:rsidRDefault="004B12C9" w:rsidP="004B12C9">
      <w:pPr>
        <w:ind w:left="1440"/>
      </w:pPr>
      <w:r>
        <w:lastRenderedPageBreak/>
        <w:t xml:space="preserve">General type definitions for entities such as VNFs and VLs, e.g. VNFD and VLD. </w:t>
      </w:r>
    </w:p>
    <w:p w:rsidR="004B12C9" w:rsidRDefault="004B12C9" w:rsidP="004B12C9">
      <w:pPr>
        <w:pStyle w:val="ListParagraph"/>
        <w:numPr>
          <w:ilvl w:val="0"/>
          <w:numId w:val="180"/>
        </w:numPr>
      </w:pPr>
      <w:r>
        <w:t>Descriptor objects</w:t>
      </w:r>
    </w:p>
    <w:p w:rsidR="004B12C9" w:rsidRDefault="004B12C9" w:rsidP="004B12C9">
      <w:pPr>
        <w:ind w:left="1440"/>
      </w:pPr>
      <w:r>
        <w:t>Instance of a descriptor, e.g., an instance of a VNFD (not an instance of a VNF instantiated according to this VNFD). A descriptor object may provide (among other things) value ranges and default values for the attributes in the associated NFV entity class.</w:t>
      </w:r>
    </w:p>
    <w:p w:rsidR="004B12C9" w:rsidRDefault="004B12C9" w:rsidP="004B12C9">
      <w:pPr>
        <w:pStyle w:val="ListParagraph"/>
        <w:numPr>
          <w:ilvl w:val="0"/>
          <w:numId w:val="180"/>
        </w:numPr>
      </w:pPr>
      <w:r>
        <w:t>NFV Entity Classes</w:t>
      </w:r>
    </w:p>
    <w:p w:rsidR="004B12C9" w:rsidRDefault="004B12C9" w:rsidP="004B12C9">
      <w:pPr>
        <w:ind w:left="1440"/>
      </w:pPr>
      <w:r>
        <w:t>Classes represent various NFV entities such as VNF and VL. There is one-to-one mapping between a descriptor object and an NFV entity class. An example of an NFV Entity Class is CDN Cache VNF.</w:t>
      </w:r>
    </w:p>
    <w:p w:rsidR="004B12C9" w:rsidRDefault="004B12C9" w:rsidP="004B12C9">
      <w:pPr>
        <w:pStyle w:val="ListParagraph"/>
        <w:numPr>
          <w:ilvl w:val="0"/>
          <w:numId w:val="180"/>
        </w:numPr>
      </w:pPr>
      <w:r>
        <w:t>NFV Entity Instances</w:t>
      </w:r>
    </w:p>
    <w:p w:rsidR="004B12C9" w:rsidRDefault="004B12C9" w:rsidP="004B12C9">
      <w:pPr>
        <w:ind w:left="1440"/>
      </w:pPr>
      <w:r>
        <w:t>They are instances of a NFV entity class. An NFV entity instance is used to represent the current state and attribute values for a given NFV entity. Each NFV entity instance is bound by the associated descriptor object, e.g., value ranges and default values for attributes. An example of an NFV Entity Instance is a CDN Cache VNF instance.</w:t>
      </w:r>
    </w:p>
    <w:p w:rsidR="004B12C9" w:rsidRDefault="004B12C9" w:rsidP="004B12C9">
      <w:pPr>
        <w:pStyle w:val="Heading2"/>
      </w:pPr>
      <w:bookmarkStart w:id="1625" w:name="_Toc477880814"/>
      <w:r w:rsidRPr="000C5DB0">
        <w:t>VNF Package</w:t>
      </w:r>
      <w:r>
        <w:t xml:space="preserve"> Lifecycle</w:t>
      </w:r>
      <w:bookmarkEnd w:id="1625"/>
    </w:p>
    <w:p w:rsidR="004B12C9" w:rsidRDefault="004B12C9" w:rsidP="004B12C9">
      <w:r>
        <w:t>A VNF package goes through different steps to reach the state of deployment in a Service Provider system. Below are the different steps explained.</w:t>
      </w:r>
    </w:p>
    <w:p w:rsidR="004B12C9" w:rsidRDefault="004B12C9" w:rsidP="004B12C9">
      <w:pPr>
        <w:pStyle w:val="Heading3"/>
      </w:pPr>
      <w:bookmarkStart w:id="1626" w:name="_Toc477880815"/>
      <w:r w:rsidRPr="000C5DB0">
        <w:t>VNF Package bundling for distribution</w:t>
      </w:r>
      <w:r>
        <w:t xml:space="preserve"> by VNF Provider</w:t>
      </w:r>
      <w:bookmarkEnd w:id="1626"/>
    </w:p>
    <w:p w:rsidR="004B12C9" w:rsidRDefault="004B12C9" w:rsidP="004B12C9">
      <w:r>
        <w:t>The VNF providers use their own software development lifecycle, tools and procedures to archive a high quality standard for the VNF provided functionality. Once archived, all the software components associated with the version are retrieved for the packaging. This includes but not limited to own developed executables, libraries, scripts, configuration files as well as third party components, license agreements as well as build scripts.</w:t>
      </w:r>
    </w:p>
    <w:p w:rsidR="004B12C9" w:rsidRDefault="004B12C9" w:rsidP="004B12C9">
      <w:r>
        <w:t>Release notes get captured including clear description of the functionality of the release, any external dependencies, known bugs fixed relative to the prior releases as well as known issues in specific configurations.</w:t>
      </w:r>
    </w:p>
    <w:p w:rsidR="004B12C9" w:rsidRDefault="004B12C9" w:rsidP="004B12C9">
      <w:r>
        <w:t>The release gets bundled, the package gets signed and placed in a distribution repository once approved for distribution. From there the package gets delivered to the service provider by VNF vendor.</w:t>
      </w:r>
    </w:p>
    <w:p w:rsidR="004B12C9" w:rsidRDefault="004B12C9" w:rsidP="004B12C9">
      <w:pPr>
        <w:pStyle w:val="Heading3"/>
      </w:pPr>
      <w:bookmarkStart w:id="1627" w:name="_Toc477880816"/>
      <w:r>
        <w:t>VNF Package testing</w:t>
      </w:r>
      <w:r w:rsidRPr="00F220D9">
        <w:t xml:space="preserve"> </w:t>
      </w:r>
      <w:r>
        <w:t>by VNF Provider</w:t>
      </w:r>
      <w:bookmarkEnd w:id="1627"/>
    </w:p>
    <w:p w:rsidR="004B12C9" w:rsidRDefault="004B12C9" w:rsidP="004B12C9">
      <w:r>
        <w:t xml:space="preserve">The VNF Package testing encompasses steps to guarantee that the package adheres to the standard structure and contains the mandatory metadata required in order to be considered compliant with the industry format. </w:t>
      </w:r>
    </w:p>
    <w:p w:rsidR="004B12C9" w:rsidRDefault="004B12C9" w:rsidP="004B12C9">
      <w:r>
        <w:t>It is the responsibility of the VNF provider to using parsing tools and perform a final test on the package in order to make sure that:</w:t>
      </w:r>
    </w:p>
    <w:p w:rsidR="004B12C9" w:rsidRDefault="004B12C9" w:rsidP="004B12C9">
      <w:pPr>
        <w:pStyle w:val="ListParagraph"/>
        <w:numPr>
          <w:ilvl w:val="0"/>
          <w:numId w:val="180"/>
        </w:numPr>
      </w:pPr>
      <w:r>
        <w:t>VNF Package signature can be validated</w:t>
      </w:r>
    </w:p>
    <w:p w:rsidR="004B12C9" w:rsidRDefault="004B12C9" w:rsidP="004B12C9">
      <w:pPr>
        <w:pStyle w:val="ListParagraph"/>
        <w:numPr>
          <w:ilvl w:val="0"/>
          <w:numId w:val="180"/>
        </w:numPr>
      </w:pPr>
      <w:r>
        <w:t>VNF Package can be unbundled</w:t>
      </w:r>
    </w:p>
    <w:p w:rsidR="004B12C9" w:rsidRDefault="004B12C9" w:rsidP="004B12C9">
      <w:pPr>
        <w:pStyle w:val="ListParagraph"/>
        <w:numPr>
          <w:ilvl w:val="0"/>
          <w:numId w:val="180"/>
        </w:numPr>
      </w:pPr>
      <w:r>
        <w:t>VNF Package has the right structure (files, directories) as expected by onboarding tools</w:t>
      </w:r>
    </w:p>
    <w:p w:rsidR="004B12C9" w:rsidRDefault="004B12C9" w:rsidP="004B12C9">
      <w:pPr>
        <w:pStyle w:val="Heading3"/>
      </w:pPr>
      <w:bookmarkStart w:id="1628" w:name="_Toc477880817"/>
      <w:r w:rsidRPr="00F220D9">
        <w:t>VNF pre procurement</w:t>
      </w:r>
      <w:r>
        <w:t xml:space="preserve"> by Service Provider</w:t>
      </w:r>
      <w:bookmarkEnd w:id="1628"/>
    </w:p>
    <w:p w:rsidR="004B12C9" w:rsidRDefault="004B12C9" w:rsidP="004B12C9">
      <w:r>
        <w:t xml:space="preserve">Via the VNF package the </w:t>
      </w:r>
      <w:r w:rsidRPr="00F220D9">
        <w:t xml:space="preserve">Service Provider </w:t>
      </w:r>
      <w:r>
        <w:t xml:space="preserve">can </w:t>
      </w:r>
      <w:r w:rsidRPr="00F220D9">
        <w:t xml:space="preserve">match the VNF against their </w:t>
      </w:r>
      <w:r>
        <w:t xml:space="preserve">own </w:t>
      </w:r>
      <w:r w:rsidRPr="00F220D9">
        <w:t xml:space="preserve">needs </w:t>
      </w:r>
      <w:r>
        <w:t xml:space="preserve">and </w:t>
      </w:r>
      <w:r w:rsidRPr="00F220D9">
        <w:t>allow</w:t>
      </w:r>
      <w:r>
        <w:t>s</w:t>
      </w:r>
      <w:r w:rsidRPr="00F220D9">
        <w:t xml:space="preserve"> to compare different offers from different suppliers. </w:t>
      </w:r>
      <w:r>
        <w:t>The service provider i</w:t>
      </w:r>
      <w:r w:rsidRPr="00F220D9">
        <w:t xml:space="preserve">dentifies and quantifies the VNF attributes against the service requirements by retrieving VNF metadata describing the scalability, reliability, manageability and security attributes </w:t>
      </w:r>
      <w:r>
        <w:t xml:space="preserve">out </w:t>
      </w:r>
      <w:r w:rsidRPr="00F220D9">
        <w:t>of the package.</w:t>
      </w:r>
    </w:p>
    <w:p w:rsidR="004B12C9" w:rsidRDefault="004B12C9" w:rsidP="004B12C9">
      <w:pPr>
        <w:pStyle w:val="Heading3"/>
      </w:pPr>
      <w:bookmarkStart w:id="1629" w:name="_Toc477880818"/>
      <w:r w:rsidRPr="000C5DB0">
        <w:lastRenderedPageBreak/>
        <w:t>VNF Package validation and certification</w:t>
      </w:r>
      <w:r>
        <w:t xml:space="preserve"> by Service Provider</w:t>
      </w:r>
      <w:bookmarkEnd w:id="1629"/>
    </w:p>
    <w:p w:rsidR="004B12C9" w:rsidRDefault="004B12C9" w:rsidP="004B12C9">
      <w:r>
        <w:t>A VNF Package is composed of several components like e.g. VNFD, software images, scripts, etc. During the on-boarding of the VNF Package, a validation of the package is performed. The validation is a procedure that verifies the integrity of the VNF Package.</w:t>
      </w:r>
    </w:p>
    <w:p w:rsidR="004B12C9" w:rsidRDefault="004B12C9" w:rsidP="004B12C9">
      <w:r>
        <w:t>A package is certified by performing acceptance testing and full functional testing against the VNF including configuration, management and service assurance.</w:t>
      </w:r>
    </w:p>
    <w:p w:rsidR="004B12C9" w:rsidRDefault="004B12C9" w:rsidP="004B12C9"/>
    <w:p w:rsidR="004B12C9" w:rsidRDefault="004B12C9" w:rsidP="004B12C9">
      <w:r>
        <w:t>The Service Provider can validate the package signature, origin, contents and structure. He can perform a full onboard, setup, install in a QA environment and certify the VNF for functionality as well as authenticity, integrity and packaging compliance.</w:t>
      </w:r>
    </w:p>
    <w:p w:rsidR="004B12C9" w:rsidRDefault="004B12C9" w:rsidP="004B12C9"/>
    <w:p w:rsidR="004B12C9" w:rsidRDefault="004B12C9" w:rsidP="004B12C9">
      <w:pPr>
        <w:pStyle w:val="Heading3"/>
      </w:pPr>
      <w:bookmarkStart w:id="1630" w:name="_Toc477880819"/>
      <w:r w:rsidRPr="003825FD">
        <w:t xml:space="preserve">VNF </w:t>
      </w:r>
      <w:r>
        <w:t>I</w:t>
      </w:r>
      <w:r w:rsidRPr="003825FD">
        <w:t>nstall</w:t>
      </w:r>
      <w:r>
        <w:t xml:space="preserve"> or Deployment</w:t>
      </w:r>
      <w:bookmarkEnd w:id="1630"/>
    </w:p>
    <w:p w:rsidR="004B12C9" w:rsidRDefault="004B12C9" w:rsidP="004B12C9">
      <w:r>
        <w:t>Once the service provider selected the VNF provider, validated and confirmed the VNF package, the VNF package can be released for deployment and used to provide the VNF service.</w:t>
      </w:r>
    </w:p>
    <w:p w:rsidR="004B12C9" w:rsidRDefault="004B12C9" w:rsidP="004B12C9"/>
    <w:p w:rsidR="004B12C9" w:rsidRPr="00EC160E" w:rsidRDefault="004B12C9" w:rsidP="004B12C9">
      <w:pPr>
        <w:rPr>
          <w:u w:val="single"/>
        </w:rPr>
      </w:pPr>
      <w:r w:rsidRPr="00EC160E">
        <w:rPr>
          <w:u w:val="single"/>
        </w:rPr>
        <w:t>NFV management and orchestration synchronization for VNF application software modification</w:t>
      </w:r>
    </w:p>
    <w:p w:rsidR="004B12C9" w:rsidRDefault="004B12C9" w:rsidP="004B12C9"/>
    <w:p w:rsidR="004B12C9" w:rsidRDefault="004B12C9" w:rsidP="004B12C9">
      <w:r>
        <w:t>VNF provider will provide newer versions of a VNF package to address problems or expose new features. When these new versions get deployed, the on-boarding of new versions requires the ability to keep track of multi version, multi environment multi instance and allow the service provider team to perform updates/upgrades with clear expectations of service continuity based on metadata information including component dependencies.</w:t>
      </w:r>
    </w:p>
    <w:p w:rsidR="004B12C9" w:rsidRDefault="004B12C9" w:rsidP="004B12C9"/>
    <w:p w:rsidR="004B12C9" w:rsidRDefault="004B12C9" w:rsidP="004B12C9">
      <w:r>
        <w:t>During the process of downgrading or upgrading an VNF, the system must update the information about a VNF instance stored in NFV management and orchestration as a result of a VNF application software modification performed through service provider’s management system, wherein such a process only comprises modifying the VNF’s application software without requiring a change of the VNF’s underlying virtualized resources or internal VNF component (VNFC) topology/composition. Examples of VNF application software modification are: update, upgrade, and downgrade. Such modification may be performed without requiring the termination of the VNF instance with the prior VNF application software version. Consequently, the relevant VNF Package is replaced by a different VNF Package which includes the VNF application software used in the modification. Complication arise when the new VNF package has new demands on the NFVI resources, like new vNIC card or obsoleting a previously supported vNIC card.</w:t>
      </w:r>
    </w:p>
    <w:p w:rsidR="004B12C9" w:rsidRDefault="004B12C9" w:rsidP="004B12C9"/>
    <w:p w:rsidR="004B12C9" w:rsidRPr="00EC160E" w:rsidRDefault="004B12C9" w:rsidP="004B12C9">
      <w:pPr>
        <w:rPr>
          <w:u w:val="single"/>
        </w:rPr>
      </w:pPr>
      <w:r>
        <w:rPr>
          <w:u w:val="single"/>
          <w:lang w:eastAsia="zh-CN"/>
        </w:rPr>
        <w:t>P</w:t>
      </w:r>
      <w:r w:rsidRPr="00EC160E">
        <w:rPr>
          <w:u w:val="single"/>
          <w:lang w:eastAsia="zh-CN"/>
        </w:rPr>
        <w:t xml:space="preserve">rovisioning </w:t>
      </w:r>
      <w:r>
        <w:rPr>
          <w:u w:val="single"/>
          <w:lang w:eastAsia="zh-CN"/>
        </w:rPr>
        <w:t xml:space="preserve">of </w:t>
      </w:r>
      <w:r w:rsidRPr="00EC160E">
        <w:rPr>
          <w:u w:val="single"/>
          <w:lang w:eastAsia="zh-CN"/>
        </w:rPr>
        <w:t xml:space="preserve">VNF configurable parameter </w:t>
      </w:r>
    </w:p>
    <w:p w:rsidR="004B12C9" w:rsidRDefault="004B12C9" w:rsidP="004B12C9"/>
    <w:p w:rsidR="004B12C9" w:rsidRDefault="004B12C9" w:rsidP="004B12C9">
      <w:r w:rsidRPr="00AE230F">
        <w:t xml:space="preserve">The VNFD is a static description file, not a dynamic configuration file. The metadata description in the VNFD is not changed during the whole VNF lifecycle. Some VNF parameters described in the VNFD can be declared to be configurable during the VNF design phase, and further be configured by the VNFM during or after VNF instantiation. </w:t>
      </w:r>
      <w:r>
        <w:t xml:space="preserve">The service provider should ensure that </w:t>
      </w:r>
      <w:r w:rsidRPr="00AE230F">
        <w:t>the VNF configurable parameters described in the VNFD are provisioned</w:t>
      </w:r>
      <w:r>
        <w:t>.</w:t>
      </w:r>
    </w:p>
    <w:p w:rsidR="004B12C9" w:rsidRDefault="004B12C9" w:rsidP="004B12C9"/>
    <w:p w:rsidR="00512477" w:rsidRDefault="00512477" w:rsidP="004B12C9"/>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12477" w:rsidTr="009A7FAF">
        <w:tc>
          <w:tcPr>
            <w:tcW w:w="9330" w:type="dxa"/>
            <w:gridSpan w:val="2"/>
            <w:tcBorders>
              <w:top w:val="single" w:sz="2" w:space="0" w:color="auto"/>
              <w:left w:val="single" w:sz="2" w:space="0" w:color="auto"/>
              <w:bottom w:val="single" w:sz="2" w:space="0" w:color="auto"/>
              <w:right w:val="single" w:sz="2" w:space="0" w:color="auto"/>
            </w:tcBorders>
            <w:hideMark/>
          </w:tcPr>
          <w:p w:rsidR="00512477" w:rsidRDefault="00512477" w:rsidP="009A7FAF">
            <w:pPr>
              <w:pStyle w:val="TestCase"/>
            </w:pPr>
            <w:bookmarkStart w:id="1631" w:name="_Toc477880946"/>
            <w:r>
              <w:t>TC.</w:t>
            </w:r>
            <w:r w:rsidR="006D7CB6">
              <w:t>VNF</w:t>
            </w:r>
            <w:r>
              <w:t>.</w:t>
            </w:r>
            <w:r w:rsidR="006D7CB6">
              <w:t>PKG</w:t>
            </w:r>
            <w:r>
              <w:t>.001</w:t>
            </w:r>
            <w:r>
              <w:tab/>
            </w:r>
            <w:r w:rsidR="006D7CB6">
              <w:t>VNF Package Content Validation</w:t>
            </w:r>
            <w:bookmarkEnd w:id="1631"/>
          </w:p>
        </w:tc>
      </w:tr>
      <w:tr w:rsidR="00512477" w:rsidTr="009A7FAF">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12477" w:rsidRPr="00B41016" w:rsidRDefault="00512477" w:rsidP="009A7FAF">
            <w:pPr>
              <w:pStyle w:val="TestCaseDescription"/>
            </w:pPr>
            <w:r w:rsidRPr="00B41016">
              <w:t>Purpose:</w:t>
            </w:r>
          </w:p>
        </w:tc>
        <w:tc>
          <w:tcPr>
            <w:tcW w:w="7979" w:type="dxa"/>
            <w:tcBorders>
              <w:top w:val="single" w:sz="2" w:space="0" w:color="auto"/>
              <w:left w:val="single" w:sz="2" w:space="0" w:color="auto"/>
              <w:bottom w:val="single" w:sz="2" w:space="0" w:color="auto"/>
              <w:right w:val="single" w:sz="2" w:space="0" w:color="auto"/>
            </w:tcBorders>
            <w:hideMark/>
          </w:tcPr>
          <w:p w:rsidR="00512477" w:rsidRPr="00B41016" w:rsidRDefault="006D7CB6" w:rsidP="009A7FAF">
            <w:pPr>
              <w:pStyle w:val="TestCaseInfo"/>
              <w:rPr>
                <w:lang w:eastAsia="zh-CN"/>
              </w:rPr>
            </w:pPr>
            <w:r>
              <w:t>Verify vendor’s VNF Package</w:t>
            </w:r>
            <w:r w:rsidR="00512477" w:rsidRPr="00B41016">
              <w:t xml:space="preserve"> file </w:t>
            </w:r>
            <w:r>
              <w:t>contains all mandatory files</w:t>
            </w:r>
          </w:p>
        </w:tc>
      </w:tr>
      <w:tr w:rsidR="00512477"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512477" w:rsidRPr="005445BC" w:rsidRDefault="00512477" w:rsidP="009A7FAF">
            <w:pPr>
              <w:pStyle w:val="TestCaseDescription"/>
            </w:pPr>
            <w:r w:rsidRPr="005445BC">
              <w:t>Description</w:t>
            </w:r>
          </w:p>
        </w:tc>
        <w:tc>
          <w:tcPr>
            <w:tcW w:w="7979" w:type="dxa"/>
            <w:tcBorders>
              <w:top w:val="single" w:sz="2" w:space="0" w:color="auto"/>
              <w:left w:val="single" w:sz="2" w:space="0" w:color="auto"/>
              <w:bottom w:val="single" w:sz="2" w:space="0" w:color="auto"/>
              <w:right w:val="single" w:sz="2" w:space="0" w:color="auto"/>
            </w:tcBorders>
            <w:hideMark/>
          </w:tcPr>
          <w:p w:rsidR="00512477" w:rsidRDefault="00512477" w:rsidP="009A7FAF">
            <w:pPr>
              <w:pStyle w:val="TestCaseInfo"/>
              <w:rPr>
                <w:lang w:eastAsia="zh-CN"/>
              </w:rPr>
            </w:pPr>
            <w:r>
              <w:rPr>
                <w:lang w:eastAsia="zh-CN"/>
              </w:rPr>
              <w:t>VNF</w:t>
            </w:r>
            <w:r w:rsidR="006D7CB6">
              <w:rPr>
                <w:lang w:eastAsia="zh-CN"/>
              </w:rPr>
              <w:t xml:space="preserve"> Package includes different files. This test case validates that the mandatory files like VNFD and VNF image are present in the VNF package</w:t>
            </w:r>
            <w:r>
              <w:rPr>
                <w:lang w:eastAsia="zh-CN"/>
              </w:rPr>
              <w:t>.</w:t>
            </w:r>
          </w:p>
        </w:tc>
      </w:tr>
      <w:tr w:rsidR="00512477" w:rsidTr="009A7FA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12477" w:rsidRPr="00B41016" w:rsidRDefault="00512477" w:rsidP="009A7FAF">
            <w:pPr>
              <w:pStyle w:val="TestCaseDescription"/>
            </w:pPr>
            <w:r w:rsidRPr="00B41016">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12477" w:rsidRDefault="00512477" w:rsidP="009A7FAF">
            <w:pPr>
              <w:pStyle w:val="TestCaseInfo"/>
              <w:rPr>
                <w:lang w:eastAsia="zh-CN"/>
              </w:rPr>
            </w:pPr>
            <w:r>
              <w:rPr>
                <w:lang w:eastAsia="zh-CN"/>
              </w:rPr>
              <w:t>Ensure that the vendor provides the latest VNF</w:t>
            </w:r>
            <w:r w:rsidR="006D7CB6">
              <w:rPr>
                <w:lang w:eastAsia="zh-CN"/>
              </w:rPr>
              <w:t xml:space="preserve"> Package</w:t>
            </w:r>
            <w:r>
              <w:rPr>
                <w:lang w:eastAsia="zh-CN"/>
              </w:rPr>
              <w:t xml:space="preserve"> file for inspection and later modifications to the VNF</w:t>
            </w:r>
            <w:r w:rsidR="006D7CB6">
              <w:rPr>
                <w:lang w:eastAsia="zh-CN"/>
              </w:rPr>
              <w:t xml:space="preserve"> package</w:t>
            </w:r>
            <w:r>
              <w:rPr>
                <w:lang w:eastAsia="zh-CN"/>
              </w:rPr>
              <w:t xml:space="preserve"> file require to re-execute this test.</w:t>
            </w:r>
          </w:p>
        </w:tc>
      </w:tr>
      <w:tr w:rsidR="00512477" w:rsidTr="009A7FAF">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12477" w:rsidRPr="005445BC" w:rsidRDefault="00512477" w:rsidP="009A7FAF">
            <w:pPr>
              <w:pStyle w:val="TestCaseDescription"/>
            </w:pPr>
            <w:r w:rsidRPr="005445BC">
              <w:t>Parameters</w:t>
            </w:r>
          </w:p>
        </w:tc>
        <w:tc>
          <w:tcPr>
            <w:tcW w:w="7979" w:type="dxa"/>
            <w:tcBorders>
              <w:top w:val="single" w:sz="2" w:space="0" w:color="auto"/>
              <w:left w:val="single" w:sz="2" w:space="0" w:color="auto"/>
              <w:bottom w:val="single" w:sz="2" w:space="0" w:color="auto"/>
              <w:right w:val="single" w:sz="2" w:space="0" w:color="auto"/>
            </w:tcBorders>
          </w:tcPr>
          <w:p w:rsidR="00512477" w:rsidRDefault="00512477" w:rsidP="009A7FAF">
            <w:pPr>
              <w:pStyle w:val="TestCaseInfo"/>
            </w:pPr>
            <w:r>
              <w:t>The vendor’s VNF</w:t>
            </w:r>
            <w:r w:rsidR="006D7CB6">
              <w:t xml:space="preserve"> package </w:t>
            </w:r>
            <w:r>
              <w:t>file is the input to this test case.</w:t>
            </w:r>
          </w:p>
        </w:tc>
      </w:tr>
      <w:tr w:rsidR="00512477"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512477" w:rsidRPr="005445BC" w:rsidRDefault="00512477" w:rsidP="009A7FAF">
            <w:pPr>
              <w:pStyle w:val="TestCaseDescription"/>
            </w:pPr>
            <w:r w:rsidRPr="005445BC">
              <w:t>Success Guarantee:</w:t>
            </w:r>
          </w:p>
        </w:tc>
        <w:tc>
          <w:tcPr>
            <w:tcW w:w="7979" w:type="dxa"/>
            <w:tcBorders>
              <w:top w:val="single" w:sz="2" w:space="0" w:color="auto"/>
              <w:left w:val="single" w:sz="2" w:space="0" w:color="auto"/>
              <w:bottom w:val="single" w:sz="2" w:space="0" w:color="auto"/>
              <w:right w:val="single" w:sz="2" w:space="0" w:color="auto"/>
            </w:tcBorders>
          </w:tcPr>
          <w:p w:rsidR="00512477" w:rsidRDefault="00512477" w:rsidP="009A7FAF">
            <w:pPr>
              <w:pStyle w:val="TestCaseInfo"/>
            </w:pPr>
            <w:r>
              <w:t>Vendor’s VNF</w:t>
            </w:r>
            <w:r w:rsidR="006D7CB6">
              <w:t xml:space="preserve"> package</w:t>
            </w:r>
            <w:r>
              <w:t xml:space="preserve"> file must </w:t>
            </w:r>
            <w:r w:rsidR="006D7CB6">
              <w:t>contain the mandatory content files.</w:t>
            </w:r>
          </w:p>
        </w:tc>
      </w:tr>
      <w:tr w:rsidR="00512477" w:rsidTr="009A7FAF">
        <w:trPr>
          <w:trHeight w:val="544"/>
        </w:trPr>
        <w:tc>
          <w:tcPr>
            <w:tcW w:w="1351" w:type="dxa"/>
            <w:tcBorders>
              <w:top w:val="single" w:sz="2" w:space="0" w:color="auto"/>
              <w:left w:val="single" w:sz="2" w:space="0" w:color="auto"/>
              <w:bottom w:val="single" w:sz="2" w:space="0" w:color="auto"/>
              <w:right w:val="single" w:sz="2" w:space="0" w:color="auto"/>
            </w:tcBorders>
            <w:vAlign w:val="center"/>
            <w:hideMark/>
          </w:tcPr>
          <w:p w:rsidR="00512477" w:rsidRPr="005445BC" w:rsidRDefault="00512477" w:rsidP="009A7FAF">
            <w:pPr>
              <w:pStyle w:val="TestCaseDescription"/>
            </w:pPr>
            <w:r w:rsidRPr="005445BC">
              <w:t>Pre-conditions:</w:t>
            </w:r>
          </w:p>
        </w:tc>
        <w:tc>
          <w:tcPr>
            <w:tcW w:w="7979" w:type="dxa"/>
            <w:tcBorders>
              <w:top w:val="single" w:sz="2" w:space="0" w:color="auto"/>
              <w:left w:val="single" w:sz="2" w:space="0" w:color="auto"/>
              <w:bottom w:val="single" w:sz="2" w:space="0" w:color="auto"/>
              <w:right w:val="single" w:sz="2" w:space="0" w:color="auto"/>
            </w:tcBorders>
          </w:tcPr>
          <w:p w:rsidR="00512477" w:rsidRDefault="00512477" w:rsidP="009A7FAF">
            <w:pPr>
              <w:pStyle w:val="TestCaseInfo"/>
              <w:rPr>
                <w:lang w:eastAsia="zh-CN"/>
              </w:rPr>
            </w:pPr>
          </w:p>
        </w:tc>
      </w:tr>
      <w:tr w:rsidR="00512477" w:rsidTr="009A7FAF">
        <w:trPr>
          <w:trHeight w:val="409"/>
        </w:trPr>
        <w:tc>
          <w:tcPr>
            <w:tcW w:w="1351" w:type="dxa"/>
            <w:tcBorders>
              <w:top w:val="single" w:sz="2" w:space="0" w:color="auto"/>
              <w:left w:val="single" w:sz="2" w:space="0" w:color="auto"/>
              <w:bottom w:val="single" w:sz="2" w:space="0" w:color="auto"/>
              <w:right w:val="single" w:sz="2" w:space="0" w:color="auto"/>
            </w:tcBorders>
            <w:vAlign w:val="center"/>
            <w:hideMark/>
          </w:tcPr>
          <w:p w:rsidR="00512477" w:rsidRPr="005445BC" w:rsidRDefault="00512477" w:rsidP="009A7FAF">
            <w:pPr>
              <w:pStyle w:val="TestCaseDescription"/>
            </w:pPr>
            <w:r w:rsidRPr="005445BC">
              <w:t>Procedure</w:t>
            </w:r>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CB3D88">
            <w:pPr>
              <w:pStyle w:val="TestCaseInfo"/>
              <w:numPr>
                <w:ilvl w:val="0"/>
                <w:numId w:val="228"/>
              </w:numPr>
              <w:rPr>
                <w:lang w:eastAsia="zh-CN"/>
              </w:rPr>
            </w:pPr>
            <w:r>
              <w:rPr>
                <w:lang w:eastAsia="zh-CN"/>
              </w:rPr>
              <w:t>Validate the VNF Package signature</w:t>
            </w:r>
          </w:p>
          <w:p w:rsidR="00CB3D88" w:rsidRDefault="00CB3D88" w:rsidP="00CB3D88">
            <w:pPr>
              <w:pStyle w:val="TestCaseInfo"/>
              <w:numPr>
                <w:ilvl w:val="0"/>
                <w:numId w:val="228"/>
              </w:numPr>
              <w:rPr>
                <w:lang w:eastAsia="zh-CN"/>
              </w:rPr>
            </w:pPr>
            <w:r>
              <w:rPr>
                <w:lang w:eastAsia="zh-CN"/>
              </w:rPr>
              <w:t>Validate VNF Package can be unbundled</w:t>
            </w:r>
          </w:p>
          <w:p w:rsidR="00CB3D88" w:rsidRDefault="00CB3D88" w:rsidP="0042061B">
            <w:pPr>
              <w:pStyle w:val="TestCaseInfo"/>
              <w:numPr>
                <w:ilvl w:val="0"/>
                <w:numId w:val="228"/>
              </w:numPr>
              <w:rPr>
                <w:lang w:eastAsia="zh-CN"/>
              </w:rPr>
            </w:pPr>
            <w:r>
              <w:rPr>
                <w:lang w:eastAsia="zh-CN"/>
              </w:rPr>
              <w:t>Validate VNF Package has the right structure (files, directories) as expected by onboarding tools</w:t>
            </w:r>
          </w:p>
          <w:p w:rsidR="00512477" w:rsidRDefault="00512477" w:rsidP="0042061B">
            <w:pPr>
              <w:pStyle w:val="TestCaseInfo"/>
              <w:ind w:left="720"/>
              <w:rPr>
                <w:lang w:eastAsia="zh-CN"/>
              </w:rPr>
            </w:pPr>
            <w:r>
              <w:rPr>
                <w:lang w:eastAsia="zh-CN"/>
              </w:rPr>
              <w:t>Pe</w:t>
            </w:r>
            <w:r w:rsidR="006D7CB6">
              <w:rPr>
                <w:lang w:eastAsia="zh-CN"/>
              </w:rPr>
              <w:t>rform a validation that the VNF package</w:t>
            </w:r>
            <w:r>
              <w:rPr>
                <w:lang w:eastAsia="zh-CN"/>
              </w:rPr>
              <w:t xml:space="preserve"> </w:t>
            </w:r>
            <w:r w:rsidR="006D7CB6">
              <w:rPr>
                <w:lang w:eastAsia="zh-CN"/>
              </w:rPr>
              <w:t>contains the following:</w:t>
            </w:r>
          </w:p>
          <w:p w:rsidR="006D7CB6" w:rsidRDefault="006D7CB6" w:rsidP="0042061B">
            <w:pPr>
              <w:pStyle w:val="TestCaseInfo"/>
              <w:numPr>
                <w:ilvl w:val="1"/>
                <w:numId w:val="228"/>
              </w:numPr>
              <w:rPr>
                <w:lang w:eastAsia="zh-CN"/>
              </w:rPr>
            </w:pPr>
            <w:r>
              <w:rPr>
                <w:lang w:eastAsia="zh-CN"/>
              </w:rPr>
              <w:t>VNFD</w:t>
            </w:r>
          </w:p>
          <w:p w:rsidR="006D7CB6" w:rsidRDefault="006D7CB6" w:rsidP="0042061B">
            <w:pPr>
              <w:pStyle w:val="TestCaseInfo"/>
              <w:numPr>
                <w:ilvl w:val="1"/>
                <w:numId w:val="228"/>
              </w:numPr>
              <w:rPr>
                <w:lang w:eastAsia="zh-CN"/>
              </w:rPr>
            </w:pPr>
            <w:r>
              <w:rPr>
                <w:lang w:eastAsia="zh-CN"/>
              </w:rPr>
              <w:t>VNF image(s)</w:t>
            </w:r>
          </w:p>
          <w:p w:rsidR="00CB3D88" w:rsidRDefault="00CB3D88" w:rsidP="0042061B">
            <w:pPr>
              <w:pStyle w:val="TestCaseInfo"/>
              <w:numPr>
                <w:ilvl w:val="1"/>
                <w:numId w:val="228"/>
              </w:numPr>
              <w:rPr>
                <w:lang w:eastAsia="zh-CN"/>
              </w:rPr>
            </w:pPr>
            <w:r>
              <w:rPr>
                <w:lang w:eastAsia="zh-CN"/>
              </w:rPr>
              <w:t>Scripts</w:t>
            </w:r>
          </w:p>
          <w:p w:rsidR="00CB3D88" w:rsidRDefault="00CB3D88" w:rsidP="0042061B">
            <w:pPr>
              <w:pStyle w:val="TestCaseInfo"/>
              <w:numPr>
                <w:ilvl w:val="1"/>
                <w:numId w:val="228"/>
              </w:numPr>
              <w:rPr>
                <w:lang w:eastAsia="zh-CN"/>
              </w:rPr>
            </w:pPr>
            <w:r>
              <w:rPr>
                <w:lang w:eastAsia="zh-CN"/>
              </w:rPr>
              <w:t>…</w:t>
            </w:r>
          </w:p>
        </w:tc>
      </w:tr>
      <w:tr w:rsidR="00512477" w:rsidTr="009A7FAF">
        <w:trPr>
          <w:trHeight w:val="463"/>
        </w:trPr>
        <w:tc>
          <w:tcPr>
            <w:tcW w:w="1351" w:type="dxa"/>
            <w:tcBorders>
              <w:top w:val="single" w:sz="2" w:space="0" w:color="auto"/>
              <w:left w:val="single" w:sz="2" w:space="0" w:color="auto"/>
              <w:bottom w:val="single" w:sz="2" w:space="0" w:color="auto"/>
              <w:right w:val="single" w:sz="2" w:space="0" w:color="auto"/>
            </w:tcBorders>
            <w:vAlign w:val="center"/>
            <w:hideMark/>
          </w:tcPr>
          <w:p w:rsidR="00512477" w:rsidRPr="005445BC" w:rsidRDefault="00512477" w:rsidP="009A7FAF">
            <w:pPr>
              <w:pStyle w:val="TestCaseDescription"/>
            </w:pPr>
            <w:r w:rsidRPr="005445BC">
              <w:t>Extensions:</w:t>
            </w:r>
          </w:p>
        </w:tc>
        <w:tc>
          <w:tcPr>
            <w:tcW w:w="7979" w:type="dxa"/>
            <w:tcBorders>
              <w:top w:val="single" w:sz="2" w:space="0" w:color="auto"/>
              <w:left w:val="single" w:sz="2" w:space="0" w:color="auto"/>
              <w:bottom w:val="single" w:sz="2" w:space="0" w:color="auto"/>
              <w:right w:val="single" w:sz="2" w:space="0" w:color="auto"/>
            </w:tcBorders>
          </w:tcPr>
          <w:p w:rsidR="00512477" w:rsidRPr="005445BC" w:rsidRDefault="00512477" w:rsidP="009A7FAF">
            <w:pPr>
              <w:pStyle w:val="TestCaseInfo"/>
            </w:pPr>
          </w:p>
        </w:tc>
      </w:tr>
      <w:tr w:rsidR="00512477"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512477" w:rsidRPr="005445BC" w:rsidRDefault="00512477" w:rsidP="009A7FAF">
            <w:pPr>
              <w:pStyle w:val="TestCaseDescription"/>
            </w:pPr>
            <w:r w:rsidRPr="005445BC">
              <w:t>Notes:</w:t>
            </w:r>
          </w:p>
        </w:tc>
        <w:tc>
          <w:tcPr>
            <w:tcW w:w="7979" w:type="dxa"/>
            <w:tcBorders>
              <w:top w:val="single" w:sz="2" w:space="0" w:color="auto"/>
              <w:left w:val="single" w:sz="2" w:space="0" w:color="auto"/>
              <w:bottom w:val="single" w:sz="2" w:space="0" w:color="auto"/>
              <w:right w:val="single" w:sz="2" w:space="0" w:color="auto"/>
            </w:tcBorders>
          </w:tcPr>
          <w:p w:rsidR="00512477" w:rsidRDefault="00512477" w:rsidP="009A7FAF">
            <w:pPr>
              <w:pStyle w:val="TestCaseInfo"/>
            </w:pPr>
          </w:p>
        </w:tc>
      </w:tr>
    </w:tbl>
    <w:p w:rsidR="00CB3D88" w:rsidRDefault="00CB3D88" w:rsidP="004B12C9"/>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B3D88" w:rsidTr="009A7FAF">
        <w:tc>
          <w:tcPr>
            <w:tcW w:w="9330" w:type="dxa"/>
            <w:gridSpan w:val="2"/>
            <w:tcBorders>
              <w:top w:val="single" w:sz="2" w:space="0" w:color="auto"/>
              <w:left w:val="single" w:sz="2" w:space="0" w:color="auto"/>
              <w:bottom w:val="single" w:sz="2" w:space="0" w:color="auto"/>
              <w:right w:val="single" w:sz="2" w:space="0" w:color="auto"/>
            </w:tcBorders>
            <w:hideMark/>
          </w:tcPr>
          <w:p w:rsidR="00CB3D88" w:rsidRDefault="00CB3D88" w:rsidP="009A7FAF">
            <w:pPr>
              <w:pStyle w:val="TestCase"/>
            </w:pPr>
            <w:bookmarkStart w:id="1632" w:name="_Toc477880947"/>
            <w:r>
              <w:t>TC.VNF.PKG.002</w:t>
            </w:r>
            <w:r>
              <w:tab/>
              <w:t>VNF Package Onboarding</w:t>
            </w:r>
            <w:bookmarkEnd w:id="1632"/>
          </w:p>
        </w:tc>
      </w:tr>
      <w:tr w:rsidR="00CB3D88" w:rsidTr="009A7FAF">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Pr="00B41016" w:rsidRDefault="00CB3D88" w:rsidP="009A7FAF">
            <w:pPr>
              <w:pStyle w:val="TestCaseDescription"/>
            </w:pPr>
            <w:r w:rsidRPr="00B41016">
              <w:t>Purpose:</w:t>
            </w:r>
          </w:p>
        </w:tc>
        <w:tc>
          <w:tcPr>
            <w:tcW w:w="7979" w:type="dxa"/>
            <w:tcBorders>
              <w:top w:val="single" w:sz="2" w:space="0" w:color="auto"/>
              <w:left w:val="single" w:sz="2" w:space="0" w:color="auto"/>
              <w:bottom w:val="single" w:sz="2" w:space="0" w:color="auto"/>
              <w:right w:val="single" w:sz="2" w:space="0" w:color="auto"/>
            </w:tcBorders>
            <w:hideMark/>
          </w:tcPr>
          <w:p w:rsidR="00CB3D88" w:rsidRPr="00B41016" w:rsidRDefault="00CB3D88" w:rsidP="009A7FAF">
            <w:pPr>
              <w:pStyle w:val="TestCaseInfo"/>
              <w:rPr>
                <w:lang w:eastAsia="zh-CN"/>
              </w:rPr>
            </w:pPr>
            <w:r>
              <w:t>Verify vendor’s VNF Package</w:t>
            </w:r>
            <w:r w:rsidRPr="00B41016">
              <w:t xml:space="preserve"> </w:t>
            </w:r>
            <w:r>
              <w:t>can be onboarded</w:t>
            </w:r>
          </w:p>
        </w:tc>
      </w:tr>
      <w:tr w:rsidR="00CB3D88"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CB3D88" w:rsidRPr="005445BC" w:rsidRDefault="00CB3D88" w:rsidP="009A7FAF">
            <w:pPr>
              <w:pStyle w:val="TestCaseDescription"/>
            </w:pPr>
            <w:r w:rsidRPr="005445BC">
              <w:t>Description</w:t>
            </w:r>
          </w:p>
        </w:tc>
        <w:tc>
          <w:tcPr>
            <w:tcW w:w="7979" w:type="dxa"/>
            <w:tcBorders>
              <w:top w:val="single" w:sz="2" w:space="0" w:color="auto"/>
              <w:left w:val="single" w:sz="2" w:space="0" w:color="auto"/>
              <w:bottom w:val="single" w:sz="2" w:space="0" w:color="auto"/>
              <w:right w:val="single" w:sz="2" w:space="0" w:color="auto"/>
            </w:tcBorders>
            <w:hideMark/>
          </w:tcPr>
          <w:p w:rsidR="00CB3D88" w:rsidRDefault="00CB3D88" w:rsidP="009A7FAF">
            <w:pPr>
              <w:pStyle w:val="TestCaseInfo"/>
              <w:rPr>
                <w:lang w:eastAsia="zh-CN"/>
              </w:rPr>
            </w:pPr>
            <w:r>
              <w:rPr>
                <w:lang w:eastAsia="zh-CN"/>
              </w:rPr>
              <w:t>VNF Package</w:t>
            </w:r>
            <w:r w:rsidR="00DB50B0">
              <w:rPr>
                <w:lang w:eastAsia="zh-CN"/>
              </w:rPr>
              <w:t xml:space="preserve"> Onboarding </w:t>
            </w:r>
            <w:r>
              <w:rPr>
                <w:lang w:eastAsia="zh-CN"/>
              </w:rPr>
              <w:t>t</w:t>
            </w:r>
            <w:r w:rsidR="00DB50B0">
              <w:rPr>
                <w:lang w:eastAsia="zh-CN"/>
              </w:rPr>
              <w:t>est</w:t>
            </w:r>
            <w:r>
              <w:rPr>
                <w:lang w:eastAsia="zh-CN"/>
              </w:rPr>
              <w:t xml:space="preserve"> case validates that the VNF package</w:t>
            </w:r>
            <w:r w:rsidR="00DB50B0">
              <w:rPr>
                <w:lang w:eastAsia="zh-CN"/>
              </w:rPr>
              <w:t xml:space="preserve"> can be deployed</w:t>
            </w:r>
            <w:ins w:id="1633" w:author="Seggelke, Klaus" w:date="2017-03-16T13:29:00Z">
              <w:r w:rsidR="009561BB">
                <w:rPr>
                  <w:lang w:eastAsia="zh-CN"/>
                </w:rPr>
                <w:t xml:space="preserve"> by the MANO</w:t>
              </w:r>
            </w:ins>
          </w:p>
        </w:tc>
      </w:tr>
      <w:tr w:rsidR="00CB3D88" w:rsidTr="009A7FA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Pr="00B41016" w:rsidRDefault="00CB3D88" w:rsidP="009A7FAF">
            <w:pPr>
              <w:pStyle w:val="TestCaseDescription"/>
            </w:pPr>
            <w:r w:rsidRPr="00B41016">
              <w:t>Test Setup</w:t>
            </w:r>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lang w:eastAsia="zh-CN"/>
              </w:rPr>
            </w:pPr>
            <w:r>
              <w:rPr>
                <w:lang w:eastAsia="zh-CN"/>
              </w:rPr>
              <w:t>Ensure that the vendor provides the latest VNF Package file and later modifications to the VNF package file require to re-execute this test.</w:t>
            </w:r>
          </w:p>
        </w:tc>
      </w:tr>
      <w:tr w:rsidR="00CB3D88" w:rsidTr="009A7FAF">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Pr="005445BC" w:rsidRDefault="00CB3D88" w:rsidP="009A7FAF">
            <w:pPr>
              <w:pStyle w:val="TestCaseDescription"/>
            </w:pPr>
            <w:r w:rsidRPr="005445BC">
              <w:t>Parameters</w:t>
            </w:r>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pPr>
            <w:r>
              <w:t>The vendor’s VNF package file is the input to this test case.</w:t>
            </w:r>
          </w:p>
        </w:tc>
      </w:tr>
      <w:tr w:rsidR="00CB3D88"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CB3D88" w:rsidRPr="005445BC" w:rsidRDefault="00CB3D88" w:rsidP="009A7FAF">
            <w:pPr>
              <w:pStyle w:val="TestCaseDescription"/>
            </w:pPr>
            <w:r w:rsidRPr="005445BC">
              <w:t>Success Guarantee:</w:t>
            </w:r>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pPr>
            <w:r>
              <w:t xml:space="preserve">Vendor’s VNF package </w:t>
            </w:r>
            <w:r w:rsidR="00DB50B0">
              <w:t>is successful onboarded and listed as a new VNF source in the MANO and VIM</w:t>
            </w:r>
          </w:p>
        </w:tc>
      </w:tr>
      <w:tr w:rsidR="00CB3D88" w:rsidTr="009A7FAF">
        <w:trPr>
          <w:trHeight w:val="544"/>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Pr="005445BC" w:rsidRDefault="00CB3D88" w:rsidP="009A7FAF">
            <w:pPr>
              <w:pStyle w:val="TestCaseDescription"/>
            </w:pPr>
            <w:r w:rsidRPr="005445BC">
              <w:t>Pre-conditions:</w:t>
            </w:r>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lang w:eastAsia="zh-CN"/>
              </w:rPr>
            </w:pPr>
          </w:p>
        </w:tc>
      </w:tr>
      <w:tr w:rsidR="00CB3D88" w:rsidTr="009A7FAF">
        <w:trPr>
          <w:trHeight w:val="409"/>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Pr="005445BC" w:rsidRDefault="00CB3D88" w:rsidP="009A7FAF">
            <w:pPr>
              <w:pStyle w:val="TestCaseDescription"/>
            </w:pPr>
            <w:r w:rsidRPr="005445BC">
              <w:t>Procedure</w:t>
            </w:r>
          </w:p>
        </w:tc>
        <w:tc>
          <w:tcPr>
            <w:tcW w:w="7979" w:type="dxa"/>
            <w:tcBorders>
              <w:top w:val="single" w:sz="2" w:space="0" w:color="auto"/>
              <w:left w:val="single" w:sz="2" w:space="0" w:color="auto"/>
              <w:bottom w:val="single" w:sz="2" w:space="0" w:color="auto"/>
              <w:right w:val="single" w:sz="2" w:space="0" w:color="auto"/>
            </w:tcBorders>
          </w:tcPr>
          <w:p w:rsidR="00CB3D88" w:rsidRDefault="00DB50B0" w:rsidP="00CB3D88">
            <w:pPr>
              <w:pStyle w:val="TestCaseInfo"/>
              <w:numPr>
                <w:ilvl w:val="0"/>
                <w:numId w:val="229"/>
              </w:numPr>
              <w:rPr>
                <w:lang w:eastAsia="zh-CN"/>
              </w:rPr>
            </w:pPr>
            <w:r>
              <w:rPr>
                <w:lang w:eastAsia="zh-CN"/>
              </w:rPr>
              <w:t>On-board the VNF Package</w:t>
            </w:r>
          </w:p>
          <w:p w:rsidR="00CB3D88" w:rsidRDefault="00CB3D88" w:rsidP="0042061B">
            <w:pPr>
              <w:pStyle w:val="TestCaseInfo"/>
              <w:numPr>
                <w:ilvl w:val="0"/>
                <w:numId w:val="229"/>
              </w:numPr>
              <w:rPr>
                <w:lang w:eastAsia="zh-CN"/>
              </w:rPr>
            </w:pPr>
            <w:r>
              <w:rPr>
                <w:lang w:eastAsia="zh-CN"/>
              </w:rPr>
              <w:t xml:space="preserve">Perform a validation that the VNF package </w:t>
            </w:r>
            <w:r w:rsidR="00DB50B0">
              <w:rPr>
                <w:lang w:eastAsia="zh-CN"/>
              </w:rPr>
              <w:t>has been onboarded successful</w:t>
            </w:r>
            <w:r w:rsidR="00374764">
              <w:rPr>
                <w:lang w:eastAsia="zh-CN"/>
              </w:rPr>
              <w:t xml:space="preserve"> via MANO and VIM interface</w:t>
            </w:r>
          </w:p>
        </w:tc>
      </w:tr>
      <w:tr w:rsidR="00CB3D88" w:rsidTr="009A7FAF">
        <w:trPr>
          <w:trHeight w:val="463"/>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Pr="005445BC" w:rsidRDefault="00CB3D88" w:rsidP="009A7FAF">
            <w:pPr>
              <w:pStyle w:val="TestCaseDescription"/>
            </w:pPr>
            <w:r w:rsidRPr="005445BC">
              <w:t>Extensions:</w:t>
            </w:r>
          </w:p>
        </w:tc>
        <w:tc>
          <w:tcPr>
            <w:tcW w:w="7979" w:type="dxa"/>
            <w:tcBorders>
              <w:top w:val="single" w:sz="2" w:space="0" w:color="auto"/>
              <w:left w:val="single" w:sz="2" w:space="0" w:color="auto"/>
              <w:bottom w:val="single" w:sz="2" w:space="0" w:color="auto"/>
              <w:right w:val="single" w:sz="2" w:space="0" w:color="auto"/>
            </w:tcBorders>
          </w:tcPr>
          <w:p w:rsidR="00CB3D88" w:rsidRPr="005445BC" w:rsidRDefault="00CB3D88" w:rsidP="009A7FAF">
            <w:pPr>
              <w:pStyle w:val="TestCaseInfo"/>
            </w:pPr>
          </w:p>
        </w:tc>
      </w:tr>
      <w:tr w:rsidR="00CB3D88"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CB3D88" w:rsidRPr="005445BC" w:rsidRDefault="00CB3D88" w:rsidP="009A7FAF">
            <w:pPr>
              <w:pStyle w:val="TestCaseDescription"/>
            </w:pPr>
            <w:r w:rsidRPr="005445BC">
              <w:t>Notes:</w:t>
            </w:r>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pPr>
          </w:p>
        </w:tc>
      </w:tr>
    </w:tbl>
    <w:p w:rsidR="00CB3D88" w:rsidRDefault="00CB3D88" w:rsidP="004B12C9"/>
    <w:p w:rsidR="00CB3D88" w:rsidRDefault="00CB3D88" w:rsidP="00CB3D88">
      <w:pPr>
        <w:pStyle w:val="Heading1"/>
      </w:pPr>
      <w:bookmarkStart w:id="1634" w:name="_Toc477880820"/>
      <w:r>
        <w:t>Software Image Management</w:t>
      </w:r>
      <w:bookmarkEnd w:id="1634"/>
    </w:p>
    <w:p w:rsidR="00CB3D88" w:rsidRDefault="00CB3D88" w:rsidP="00CB3D88">
      <w:pPr>
        <w:rPr>
          <w:lang w:eastAsia="zh-CN"/>
        </w:rPr>
      </w:pPr>
      <w:r>
        <w:rPr>
          <w:lang w:eastAsia="zh-CN"/>
        </w:rPr>
        <w:t>In an NFV environment, the management of image repository is designated to the NFV Orchestrator (NFVO). The VNFM can utilize the interface to the VIM (Virtualized Infrastructure Manager) to query about installed and available VNF images. This information can be used for other VNF management tasks.</w:t>
      </w:r>
    </w:p>
    <w:p w:rsidR="00CB3D88" w:rsidRDefault="00CB3D88" w:rsidP="00CB3D88">
      <w:pPr>
        <w:rPr>
          <w:lang w:eastAsia="zh-CN"/>
        </w:rPr>
      </w:pPr>
    </w:p>
    <w:p w:rsidR="00CB3D88" w:rsidRDefault="00CB3D88" w:rsidP="00CB3D88">
      <w:pPr>
        <w:rPr>
          <w:lang w:eastAsia="zh-CN"/>
        </w:rPr>
      </w:pPr>
      <w:r>
        <w:rPr>
          <w:lang w:eastAsia="zh-CN"/>
        </w:rPr>
        <w:t>The following test cases ensure the correctness of the VNFM’s capability to manage, retrieve and expose VNF image information.</w:t>
      </w:r>
    </w:p>
    <w:p w:rsidR="00CB3D88" w:rsidRDefault="00CB3D88" w:rsidP="00CB3D88">
      <w:pPr>
        <w:rPr>
          <w:lang w:eastAsia="zh-CN"/>
        </w:rPr>
      </w:pPr>
    </w:p>
    <w:p w:rsidR="00CB3D88" w:rsidRDefault="00CB3D88" w:rsidP="00CB3D88">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B3D88" w:rsidTr="009A7FAF">
        <w:tc>
          <w:tcPr>
            <w:tcW w:w="9330" w:type="dxa"/>
            <w:gridSpan w:val="2"/>
            <w:tcBorders>
              <w:top w:val="single" w:sz="2" w:space="0" w:color="auto"/>
              <w:left w:val="single" w:sz="2" w:space="0" w:color="auto"/>
              <w:bottom w:val="single" w:sz="2" w:space="0" w:color="auto"/>
              <w:right w:val="single" w:sz="2" w:space="0" w:color="auto"/>
            </w:tcBorders>
            <w:hideMark/>
          </w:tcPr>
          <w:p w:rsidR="00CB3D88" w:rsidRDefault="00CB3D88" w:rsidP="009A7FAF">
            <w:pPr>
              <w:pStyle w:val="TestCase"/>
            </w:pPr>
            <w:bookmarkStart w:id="1635" w:name="_Toc477880948"/>
            <w:r>
              <w:lastRenderedPageBreak/>
              <w:t>TC.VNF.IMAGE.001</w:t>
            </w:r>
            <w:r>
              <w:tab/>
            </w:r>
            <w:r w:rsidRPr="005C53C5">
              <w:t>Software Image Retrieval with single vendor release without filter</w:t>
            </w:r>
            <w:bookmarkEnd w:id="1635"/>
          </w:p>
        </w:tc>
      </w:tr>
      <w:tr w:rsidR="00CB3D88" w:rsidTr="009A7FAF">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CB3D88" w:rsidRPr="00771820" w:rsidRDefault="00CB3D88" w:rsidP="009A7FAF">
            <w:pPr>
              <w:pStyle w:val="TestCaseInfo"/>
            </w:pPr>
            <w:r w:rsidRPr="00771820">
              <w:t xml:space="preserve">Validate the </w:t>
            </w:r>
            <w:del w:id="1636" w:author="Seggelke, Klaus" w:date="2017-03-16T13:27:00Z">
              <w:r w:rsidRPr="00771820" w:rsidDel="009561BB">
                <w:delText xml:space="preserve">VNFM </w:delText>
              </w:r>
            </w:del>
            <w:ins w:id="1637" w:author="Seggelke, Klaus" w:date="2017-03-16T13:27:00Z">
              <w:r w:rsidR="009561BB">
                <w:t xml:space="preserve">MANO </w:t>
              </w:r>
            </w:ins>
            <w:r w:rsidRPr="00771820">
              <w:t xml:space="preserve">can query via Vi-Vnfm </w:t>
            </w:r>
            <w:ins w:id="1638" w:author="Seggelke, Klaus" w:date="2017-03-16T13:29:00Z">
              <w:r w:rsidR="009561BB">
                <w:rPr>
                  <w:lang w:eastAsia="zh-CN"/>
                </w:rPr>
                <w:t xml:space="preserve">or Or-Vi </w:t>
              </w:r>
            </w:ins>
            <w:r w:rsidRPr="00771820">
              <w:t>reference point the installed/available software images and report the correct information</w:t>
            </w:r>
          </w:p>
        </w:tc>
      </w:tr>
      <w:tr w:rsidR="00CB3D88"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CB3D88" w:rsidRPr="00771820" w:rsidRDefault="00CB3D88" w:rsidP="009A7FAF">
            <w:pPr>
              <w:pStyle w:val="TestCaseInfo"/>
            </w:pPr>
            <w:r w:rsidRPr="00771820">
              <w:t xml:space="preserve">The VNF images are installed and made available to the VIM. The VIM is able to gather all information and present the information per request on the Vi-Vnfm </w:t>
            </w:r>
            <w:ins w:id="1639" w:author="Seggelke, Klaus" w:date="2017-03-16T13:31:00Z">
              <w:r w:rsidR="009561BB">
                <w:rPr>
                  <w:lang w:eastAsia="zh-CN"/>
                </w:rPr>
                <w:t xml:space="preserve">or Or-Vi </w:t>
              </w:r>
            </w:ins>
            <w:r w:rsidRPr="00771820">
              <w:t>reference point. Following information should be reported per software image:</w:t>
            </w:r>
          </w:p>
          <w:p w:rsidR="00CB3D88" w:rsidRPr="00771820" w:rsidRDefault="00CB3D88" w:rsidP="009A7FAF">
            <w:pPr>
              <w:pStyle w:val="TestCaseInfo"/>
              <w:numPr>
                <w:ilvl w:val="0"/>
                <w:numId w:val="22"/>
              </w:numPr>
            </w:pPr>
            <w:r w:rsidRPr="00771820">
              <w:t>ID</w:t>
            </w:r>
          </w:p>
          <w:p w:rsidR="00CB3D88" w:rsidRPr="00771820" w:rsidRDefault="00CB3D88" w:rsidP="009A7FAF">
            <w:pPr>
              <w:pStyle w:val="TestCaseInfo"/>
              <w:numPr>
                <w:ilvl w:val="0"/>
                <w:numId w:val="22"/>
              </w:numPr>
            </w:pPr>
            <w:r w:rsidRPr="00771820">
              <w:t>Name</w:t>
            </w:r>
          </w:p>
          <w:p w:rsidR="00CB3D88" w:rsidRPr="00771820" w:rsidRDefault="00CB3D88" w:rsidP="009A7FAF">
            <w:pPr>
              <w:pStyle w:val="TestCaseInfo"/>
              <w:numPr>
                <w:ilvl w:val="0"/>
                <w:numId w:val="22"/>
              </w:numPr>
            </w:pPr>
            <w:r w:rsidRPr="00771820">
              <w:t>Provider</w:t>
            </w:r>
          </w:p>
          <w:p w:rsidR="00CB3D88" w:rsidRPr="00771820" w:rsidRDefault="00CB3D88" w:rsidP="009A7FAF">
            <w:pPr>
              <w:pStyle w:val="TestCaseInfo"/>
              <w:numPr>
                <w:ilvl w:val="0"/>
                <w:numId w:val="22"/>
              </w:numPr>
            </w:pPr>
            <w:r w:rsidRPr="00771820">
              <w:t>Version</w:t>
            </w:r>
          </w:p>
          <w:p w:rsidR="00CB3D88" w:rsidRPr="00771820" w:rsidRDefault="00CB3D88" w:rsidP="009A7FAF">
            <w:pPr>
              <w:pStyle w:val="TestCaseInfo"/>
              <w:numPr>
                <w:ilvl w:val="0"/>
                <w:numId w:val="22"/>
              </w:numPr>
            </w:pPr>
            <w:r w:rsidRPr="00771820">
              <w:t>checksum</w:t>
            </w:r>
          </w:p>
          <w:p w:rsidR="00CB3D88" w:rsidRPr="00771820" w:rsidRDefault="00CB3D88" w:rsidP="009A7FAF">
            <w:pPr>
              <w:pStyle w:val="TestCaseInfo"/>
              <w:numPr>
                <w:ilvl w:val="0"/>
                <w:numId w:val="22"/>
              </w:numPr>
            </w:pPr>
            <w:r w:rsidRPr="00771820">
              <w:t>Container Format</w:t>
            </w:r>
          </w:p>
          <w:p w:rsidR="00CB3D88" w:rsidRPr="00771820" w:rsidRDefault="00CB3D88" w:rsidP="009A7FAF">
            <w:pPr>
              <w:pStyle w:val="TestCaseInfo"/>
              <w:numPr>
                <w:ilvl w:val="0"/>
                <w:numId w:val="22"/>
              </w:numPr>
            </w:pPr>
            <w:r w:rsidRPr="00771820">
              <w:t>Disk Format</w:t>
            </w:r>
          </w:p>
          <w:p w:rsidR="00CB3D88" w:rsidRPr="00771820" w:rsidRDefault="00CB3D88" w:rsidP="009A7FAF">
            <w:pPr>
              <w:pStyle w:val="TestCaseInfo"/>
              <w:numPr>
                <w:ilvl w:val="0"/>
                <w:numId w:val="22"/>
              </w:numPr>
            </w:pPr>
            <w:r w:rsidRPr="00771820">
              <w:t>Create date</w:t>
            </w:r>
          </w:p>
          <w:p w:rsidR="00CB3D88" w:rsidRPr="00771820" w:rsidRDefault="00CB3D88" w:rsidP="009A7FAF">
            <w:pPr>
              <w:pStyle w:val="TestCaseInfo"/>
              <w:numPr>
                <w:ilvl w:val="0"/>
                <w:numId w:val="22"/>
              </w:numPr>
            </w:pPr>
            <w:r w:rsidRPr="00771820">
              <w:t>Update Date</w:t>
            </w:r>
          </w:p>
          <w:p w:rsidR="00CB3D88" w:rsidRPr="00771820" w:rsidRDefault="00CB3D88" w:rsidP="009A7FAF">
            <w:pPr>
              <w:pStyle w:val="TestCaseInfo"/>
              <w:numPr>
                <w:ilvl w:val="0"/>
                <w:numId w:val="22"/>
              </w:numPr>
            </w:pPr>
            <w:r w:rsidRPr="00771820">
              <w:t>Minimal disk size</w:t>
            </w:r>
          </w:p>
          <w:p w:rsidR="00CB3D88" w:rsidRPr="00771820" w:rsidRDefault="00CB3D88" w:rsidP="009A7FAF">
            <w:pPr>
              <w:pStyle w:val="TestCaseInfo"/>
              <w:numPr>
                <w:ilvl w:val="0"/>
                <w:numId w:val="22"/>
              </w:numPr>
            </w:pPr>
            <w:r w:rsidRPr="00771820">
              <w:t>Minimal Memory size</w:t>
            </w:r>
          </w:p>
          <w:p w:rsidR="00CB3D88" w:rsidRPr="00771820" w:rsidRDefault="00CB3D88" w:rsidP="009A7FAF">
            <w:pPr>
              <w:pStyle w:val="TestCaseInfo"/>
              <w:numPr>
                <w:ilvl w:val="0"/>
                <w:numId w:val="22"/>
              </w:numPr>
            </w:pPr>
            <w:r w:rsidRPr="00771820">
              <w:t>Size of the software</w:t>
            </w:r>
          </w:p>
          <w:p w:rsidR="00CB3D88" w:rsidRPr="00771820" w:rsidRDefault="00CB3D88" w:rsidP="009A7FAF">
            <w:pPr>
              <w:pStyle w:val="TestCaseInfo"/>
              <w:numPr>
                <w:ilvl w:val="0"/>
                <w:numId w:val="22"/>
              </w:numPr>
            </w:pPr>
            <w:r w:rsidRPr="00771820">
              <w:t>Status of the software</w:t>
            </w:r>
          </w:p>
          <w:p w:rsidR="00CB3D88" w:rsidRPr="00771820" w:rsidRDefault="00CB3D88" w:rsidP="009A7FAF">
            <w:pPr>
              <w:pStyle w:val="TestCaseInfo"/>
              <w:numPr>
                <w:ilvl w:val="0"/>
                <w:numId w:val="22"/>
              </w:numPr>
            </w:pPr>
            <w:r w:rsidRPr="00771820">
              <w:t>User defined meta Data</w:t>
            </w:r>
          </w:p>
        </w:tc>
      </w:tr>
      <w:tr w:rsidR="00CB3D88" w:rsidTr="009A7FA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CB3D88" w:rsidRPr="00771820" w:rsidRDefault="00CB3D88" w:rsidP="009A7FAF">
            <w:pPr>
              <w:pStyle w:val="TestCaseInfo"/>
            </w:pPr>
            <w:r w:rsidRPr="00771820">
              <w:t>Minimal one vendor VNF image should be installed. It would be better to have multiple installed. This allows to validate handling of multiple image information and also filter capabilities.</w:t>
            </w:r>
          </w:p>
        </w:tc>
      </w:tr>
      <w:tr w:rsidR="00CB3D88" w:rsidTr="009A7FAF">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CB3D88" w:rsidRPr="00771820" w:rsidRDefault="00CB3D88" w:rsidP="009A7FAF">
            <w:pPr>
              <w:pStyle w:val="TestCaseInfo"/>
            </w:pPr>
            <w:r w:rsidRPr="00771820">
              <w:t>The test could include following:</w:t>
            </w:r>
          </w:p>
          <w:p w:rsidR="00CB3D88" w:rsidRPr="00771820" w:rsidRDefault="00CB3D88" w:rsidP="009A7FAF">
            <w:pPr>
              <w:pStyle w:val="TestCaseInfo"/>
            </w:pPr>
            <w:r w:rsidRPr="00771820">
              <w:t xml:space="preserve">Retrieve all images (no filter) </w:t>
            </w:r>
            <w:r w:rsidRPr="00771820">
              <w:sym w:font="Wingdings" w:char="F0E0"/>
            </w:r>
            <w:r w:rsidRPr="00771820">
              <w:t xml:space="preserve"> list of all installed images</w:t>
            </w:r>
          </w:p>
        </w:tc>
      </w:tr>
      <w:tr w:rsidR="00CB3D88"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CB3D88" w:rsidRPr="00771820" w:rsidRDefault="009561BB" w:rsidP="009A7FAF">
            <w:pPr>
              <w:pStyle w:val="TestCaseInfo"/>
            </w:pPr>
            <w:ins w:id="1640" w:author="Seggelke, Klaus" w:date="2017-03-16T13:30:00Z">
              <w:r>
                <w:t>MANO</w:t>
              </w:r>
            </w:ins>
            <w:del w:id="1641" w:author="Seggelke, Klaus" w:date="2017-03-16T13:30:00Z">
              <w:r w:rsidR="00CB3D88" w:rsidRPr="00771820" w:rsidDel="009561BB">
                <w:delText>VNFM</w:delText>
              </w:r>
            </w:del>
            <w:r w:rsidR="00CB3D88" w:rsidRPr="00771820">
              <w:t xml:space="preserve"> must display all expect images</w:t>
            </w:r>
          </w:p>
        </w:tc>
      </w:tr>
      <w:tr w:rsidR="00CB3D88"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CB3D88" w:rsidRPr="00771820" w:rsidRDefault="00CB3D88" w:rsidP="009A7FAF">
            <w:pPr>
              <w:pStyle w:val="TestCaseInfo"/>
            </w:pPr>
            <w:r w:rsidRPr="00771820">
              <w:t>Install images and ensure that VIM lists them</w:t>
            </w:r>
          </w:p>
        </w:tc>
      </w:tr>
      <w:tr w:rsidR="00CB3D88" w:rsidTr="009A7FAF">
        <w:trPr>
          <w:trHeight w:val="193"/>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CB3D88" w:rsidRPr="00771820" w:rsidRDefault="00CB3D88" w:rsidP="009A7FAF">
            <w:pPr>
              <w:pStyle w:val="TestCaseInfo"/>
            </w:pPr>
          </w:p>
        </w:tc>
      </w:tr>
      <w:tr w:rsidR="00CB3D88"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CB3D88" w:rsidRPr="00771820" w:rsidRDefault="00CB3D88" w:rsidP="009A7FAF">
            <w:pPr>
              <w:pStyle w:val="TestCaseInfo"/>
            </w:pPr>
          </w:p>
        </w:tc>
      </w:tr>
      <w:tr w:rsidR="00CB3D88"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B3D88" w:rsidRPr="00771820" w:rsidRDefault="00CB3D88" w:rsidP="009A7FAF">
            <w:pPr>
              <w:pStyle w:val="TestCaseInfo"/>
            </w:pPr>
          </w:p>
        </w:tc>
      </w:tr>
    </w:tbl>
    <w:p w:rsidR="00CB3D88" w:rsidRDefault="00CB3D88" w:rsidP="00CB3D88">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B3D88" w:rsidTr="009A7FAF">
        <w:tc>
          <w:tcPr>
            <w:tcW w:w="9330" w:type="dxa"/>
            <w:gridSpan w:val="2"/>
            <w:tcBorders>
              <w:top w:val="single" w:sz="2" w:space="0" w:color="auto"/>
              <w:left w:val="single" w:sz="2" w:space="0" w:color="auto"/>
              <w:bottom w:val="single" w:sz="2" w:space="0" w:color="auto"/>
              <w:right w:val="single" w:sz="2" w:space="0" w:color="auto"/>
            </w:tcBorders>
            <w:hideMark/>
          </w:tcPr>
          <w:p w:rsidR="00CB3D88" w:rsidRDefault="00CB3D88" w:rsidP="009A7FAF">
            <w:pPr>
              <w:pStyle w:val="TestCase"/>
            </w:pPr>
            <w:bookmarkStart w:id="1642" w:name="_Toc477880949"/>
            <w:r>
              <w:t>TC.VNF.IMAGE.002</w:t>
            </w:r>
            <w:r>
              <w:tab/>
            </w:r>
            <w:r w:rsidRPr="005C53C5">
              <w:t xml:space="preserve">Software Image Retrieval with single vendor release </w:t>
            </w:r>
            <w:r>
              <w:t>with</w:t>
            </w:r>
            <w:r w:rsidRPr="005C53C5">
              <w:t xml:space="preserve"> filter</w:t>
            </w:r>
            <w:r>
              <w:t>s</w:t>
            </w:r>
            <w:bookmarkEnd w:id="1642"/>
          </w:p>
        </w:tc>
      </w:tr>
      <w:tr w:rsidR="00CB3D88" w:rsidTr="009A7FAF">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CB3D88" w:rsidRPr="00D67489" w:rsidRDefault="00CB3D88" w:rsidP="009A7FAF">
            <w:pPr>
              <w:pStyle w:val="TestCaseInfo"/>
              <w:rPr>
                <w:lang w:eastAsia="zh-CN"/>
              </w:rPr>
            </w:pPr>
            <w:r w:rsidRPr="008C33FA">
              <w:rPr>
                <w:lang w:eastAsia="zh-CN"/>
              </w:rPr>
              <w:t xml:space="preserve">Validate the </w:t>
            </w:r>
            <w:del w:id="1643" w:author="Seggelke, Klaus" w:date="2017-03-16T13:28:00Z">
              <w:r w:rsidRPr="008C33FA" w:rsidDel="009561BB">
                <w:rPr>
                  <w:lang w:eastAsia="zh-CN"/>
                </w:rPr>
                <w:delText xml:space="preserve">VNFM </w:delText>
              </w:r>
            </w:del>
            <w:ins w:id="1644" w:author="Seggelke, Klaus" w:date="2017-03-16T13:28:00Z">
              <w:r w:rsidR="009561BB">
                <w:rPr>
                  <w:lang w:eastAsia="zh-CN"/>
                </w:rPr>
                <w:t xml:space="preserve">MANO </w:t>
              </w:r>
            </w:ins>
            <w:r w:rsidRPr="008C33FA">
              <w:rPr>
                <w:lang w:eastAsia="zh-CN"/>
              </w:rPr>
              <w:t xml:space="preserve">can query via Vi-Vnfm </w:t>
            </w:r>
            <w:ins w:id="1645" w:author="Seggelke, Klaus" w:date="2017-03-16T13:29:00Z">
              <w:r w:rsidR="009561BB">
                <w:rPr>
                  <w:lang w:eastAsia="zh-CN"/>
                </w:rPr>
                <w:t xml:space="preserve">or Or-Vi </w:t>
              </w:r>
            </w:ins>
            <w:r w:rsidRPr="008C33FA">
              <w:rPr>
                <w:lang w:eastAsia="zh-CN"/>
              </w:rPr>
              <w:t>reference point the installed/available software images and report the correct information</w:t>
            </w:r>
          </w:p>
        </w:tc>
      </w:tr>
      <w:tr w:rsidR="00CB3D88"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CB3D88" w:rsidRDefault="00CB3D88" w:rsidP="009A7FAF">
            <w:pPr>
              <w:pStyle w:val="TestCaseInfo"/>
              <w:rPr>
                <w:lang w:eastAsia="zh-CN"/>
              </w:rPr>
            </w:pPr>
            <w:r>
              <w:rPr>
                <w:lang w:eastAsia="zh-CN"/>
              </w:rPr>
              <w:t xml:space="preserve">The VNF images are installed and made available to the VIM. The VIM is able to gather all information and present the information per request on the Vi-Vnfm </w:t>
            </w:r>
            <w:ins w:id="1646" w:author="Seggelke, Klaus" w:date="2017-03-16T13:30:00Z">
              <w:r w:rsidR="009561BB">
                <w:rPr>
                  <w:lang w:eastAsia="zh-CN"/>
                </w:rPr>
                <w:t xml:space="preserve">or Or-Vi </w:t>
              </w:r>
            </w:ins>
            <w:r>
              <w:rPr>
                <w:lang w:eastAsia="zh-CN"/>
              </w:rPr>
              <w:t>reference point. Following information should be reported per software image:</w:t>
            </w:r>
          </w:p>
          <w:p w:rsidR="00CB3D88" w:rsidRDefault="00CB3D88" w:rsidP="009A7FAF">
            <w:pPr>
              <w:pStyle w:val="TestCaseInfo"/>
              <w:numPr>
                <w:ilvl w:val="0"/>
                <w:numId w:val="22"/>
              </w:numPr>
              <w:rPr>
                <w:lang w:eastAsia="zh-CN"/>
              </w:rPr>
            </w:pPr>
            <w:r>
              <w:rPr>
                <w:lang w:eastAsia="zh-CN"/>
              </w:rPr>
              <w:t>ID</w:t>
            </w:r>
          </w:p>
          <w:p w:rsidR="00CB3D88" w:rsidRDefault="00CB3D88" w:rsidP="009A7FAF">
            <w:pPr>
              <w:pStyle w:val="TestCaseInfo"/>
              <w:numPr>
                <w:ilvl w:val="0"/>
                <w:numId w:val="22"/>
              </w:numPr>
              <w:rPr>
                <w:lang w:eastAsia="zh-CN"/>
              </w:rPr>
            </w:pPr>
            <w:r>
              <w:rPr>
                <w:lang w:eastAsia="zh-CN"/>
              </w:rPr>
              <w:t>Name</w:t>
            </w:r>
          </w:p>
          <w:p w:rsidR="00CB3D88" w:rsidRDefault="00CB3D88" w:rsidP="009A7FAF">
            <w:pPr>
              <w:pStyle w:val="TestCaseInfo"/>
              <w:numPr>
                <w:ilvl w:val="0"/>
                <w:numId w:val="22"/>
              </w:numPr>
              <w:rPr>
                <w:lang w:eastAsia="zh-CN"/>
              </w:rPr>
            </w:pPr>
            <w:r>
              <w:rPr>
                <w:lang w:eastAsia="zh-CN"/>
              </w:rPr>
              <w:t>Provider</w:t>
            </w:r>
          </w:p>
          <w:p w:rsidR="00CB3D88" w:rsidRDefault="00CB3D88" w:rsidP="009A7FAF">
            <w:pPr>
              <w:pStyle w:val="TestCaseInfo"/>
              <w:numPr>
                <w:ilvl w:val="0"/>
                <w:numId w:val="22"/>
              </w:numPr>
              <w:rPr>
                <w:lang w:eastAsia="zh-CN"/>
              </w:rPr>
            </w:pPr>
            <w:r>
              <w:rPr>
                <w:lang w:eastAsia="zh-CN"/>
              </w:rPr>
              <w:lastRenderedPageBreak/>
              <w:t>Version</w:t>
            </w:r>
          </w:p>
          <w:p w:rsidR="00CB3D88" w:rsidRDefault="00CB3D88" w:rsidP="009A7FAF">
            <w:pPr>
              <w:pStyle w:val="TestCaseInfo"/>
              <w:numPr>
                <w:ilvl w:val="0"/>
                <w:numId w:val="22"/>
              </w:numPr>
              <w:rPr>
                <w:lang w:eastAsia="zh-CN"/>
              </w:rPr>
            </w:pPr>
            <w:r>
              <w:rPr>
                <w:lang w:eastAsia="zh-CN"/>
              </w:rPr>
              <w:t>checksum</w:t>
            </w:r>
          </w:p>
          <w:p w:rsidR="00CB3D88" w:rsidRDefault="00CB3D88" w:rsidP="009A7FAF">
            <w:pPr>
              <w:pStyle w:val="TestCaseInfo"/>
              <w:numPr>
                <w:ilvl w:val="0"/>
                <w:numId w:val="22"/>
              </w:numPr>
              <w:rPr>
                <w:lang w:eastAsia="zh-CN"/>
              </w:rPr>
            </w:pPr>
            <w:r>
              <w:rPr>
                <w:lang w:eastAsia="zh-CN"/>
              </w:rPr>
              <w:t>Container Format</w:t>
            </w:r>
          </w:p>
          <w:p w:rsidR="00CB3D88" w:rsidRDefault="00CB3D88" w:rsidP="009A7FAF">
            <w:pPr>
              <w:pStyle w:val="TestCaseInfo"/>
              <w:numPr>
                <w:ilvl w:val="0"/>
                <w:numId w:val="22"/>
              </w:numPr>
              <w:rPr>
                <w:lang w:eastAsia="zh-CN"/>
              </w:rPr>
            </w:pPr>
            <w:r>
              <w:rPr>
                <w:lang w:eastAsia="zh-CN"/>
              </w:rPr>
              <w:t>Disk Format</w:t>
            </w:r>
          </w:p>
          <w:p w:rsidR="00CB3D88" w:rsidRDefault="00CB3D88" w:rsidP="009A7FAF">
            <w:pPr>
              <w:pStyle w:val="TestCaseInfo"/>
              <w:numPr>
                <w:ilvl w:val="0"/>
                <w:numId w:val="22"/>
              </w:numPr>
              <w:rPr>
                <w:lang w:eastAsia="zh-CN"/>
              </w:rPr>
            </w:pPr>
            <w:r>
              <w:rPr>
                <w:lang w:eastAsia="zh-CN"/>
              </w:rPr>
              <w:t>Create date</w:t>
            </w:r>
          </w:p>
          <w:p w:rsidR="00CB3D88" w:rsidRDefault="00CB3D88" w:rsidP="009A7FAF">
            <w:pPr>
              <w:pStyle w:val="TestCaseInfo"/>
              <w:numPr>
                <w:ilvl w:val="0"/>
                <w:numId w:val="22"/>
              </w:numPr>
              <w:rPr>
                <w:lang w:eastAsia="zh-CN"/>
              </w:rPr>
            </w:pPr>
            <w:r>
              <w:rPr>
                <w:lang w:eastAsia="zh-CN"/>
              </w:rPr>
              <w:t>Update Date</w:t>
            </w:r>
          </w:p>
          <w:p w:rsidR="00CB3D88" w:rsidRDefault="00CB3D88" w:rsidP="009A7FAF">
            <w:pPr>
              <w:pStyle w:val="TestCaseInfo"/>
              <w:numPr>
                <w:ilvl w:val="0"/>
                <w:numId w:val="22"/>
              </w:numPr>
              <w:rPr>
                <w:lang w:eastAsia="zh-CN"/>
              </w:rPr>
            </w:pPr>
            <w:r>
              <w:rPr>
                <w:lang w:eastAsia="zh-CN"/>
              </w:rPr>
              <w:t>Minimal disk size</w:t>
            </w:r>
          </w:p>
          <w:p w:rsidR="00CB3D88" w:rsidRDefault="00CB3D88" w:rsidP="009A7FAF">
            <w:pPr>
              <w:pStyle w:val="TestCaseInfo"/>
              <w:numPr>
                <w:ilvl w:val="0"/>
                <w:numId w:val="22"/>
              </w:numPr>
              <w:rPr>
                <w:lang w:eastAsia="zh-CN"/>
              </w:rPr>
            </w:pPr>
            <w:r>
              <w:rPr>
                <w:lang w:eastAsia="zh-CN"/>
              </w:rPr>
              <w:t>Minimal Memory size</w:t>
            </w:r>
          </w:p>
          <w:p w:rsidR="00CB3D88" w:rsidRDefault="00CB3D88" w:rsidP="009A7FAF">
            <w:pPr>
              <w:pStyle w:val="TestCaseInfo"/>
              <w:numPr>
                <w:ilvl w:val="0"/>
                <w:numId w:val="22"/>
              </w:numPr>
              <w:rPr>
                <w:lang w:eastAsia="zh-CN"/>
              </w:rPr>
            </w:pPr>
            <w:r>
              <w:rPr>
                <w:lang w:eastAsia="zh-CN"/>
              </w:rPr>
              <w:t>Size of the software</w:t>
            </w:r>
          </w:p>
          <w:p w:rsidR="00CB3D88" w:rsidRDefault="00CB3D88" w:rsidP="009A7FAF">
            <w:pPr>
              <w:pStyle w:val="TestCaseInfo"/>
              <w:numPr>
                <w:ilvl w:val="0"/>
                <w:numId w:val="22"/>
              </w:numPr>
              <w:rPr>
                <w:lang w:eastAsia="zh-CN"/>
              </w:rPr>
            </w:pPr>
            <w:r>
              <w:rPr>
                <w:lang w:eastAsia="zh-CN"/>
              </w:rPr>
              <w:t>Status of the software</w:t>
            </w:r>
          </w:p>
          <w:p w:rsidR="00CB3D88" w:rsidRDefault="00CB3D88" w:rsidP="009A7FAF">
            <w:pPr>
              <w:pStyle w:val="TestCaseInfo"/>
              <w:numPr>
                <w:ilvl w:val="0"/>
                <w:numId w:val="22"/>
              </w:numPr>
              <w:rPr>
                <w:lang w:eastAsia="zh-CN"/>
              </w:rPr>
            </w:pPr>
            <w:r>
              <w:rPr>
                <w:lang w:eastAsia="zh-CN"/>
              </w:rPr>
              <w:t>User defined meta Data</w:t>
            </w:r>
          </w:p>
        </w:tc>
      </w:tr>
      <w:tr w:rsidR="00CB3D88" w:rsidTr="009A7FA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lang w:eastAsia="zh-CN"/>
              </w:rPr>
            </w:pPr>
            <w:r>
              <w:rPr>
                <w:lang w:eastAsia="zh-CN"/>
              </w:rPr>
              <w:t xml:space="preserve">Minimal one vendor VNF image should be installed. It would be better to have multiple installed. This allows to validate handling of multiple image information and </w:t>
            </w:r>
            <w:del w:id="1647" w:author="Seggelke, Klaus" w:date="2017-03-16T13:31:00Z">
              <w:r w:rsidDel="009561BB">
                <w:rPr>
                  <w:lang w:eastAsia="zh-CN"/>
                </w:rPr>
                <w:delText xml:space="preserve">also </w:delText>
              </w:r>
            </w:del>
            <w:r>
              <w:rPr>
                <w:lang w:eastAsia="zh-CN"/>
              </w:rPr>
              <w:t>filter capabilities.</w:t>
            </w:r>
          </w:p>
        </w:tc>
      </w:tr>
      <w:tr w:rsidR="00CB3D88" w:rsidTr="009A7FAF">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pPr>
            <w:r>
              <w:t>The test could include following:</w:t>
            </w:r>
          </w:p>
          <w:p w:rsidR="00CB3D88" w:rsidRDefault="00CB3D88" w:rsidP="009A7FAF">
            <w:pPr>
              <w:pStyle w:val="TestCaseInfo"/>
            </w:pPr>
            <w:r>
              <w:t xml:space="preserve">Retrieve image via exact filter </w:t>
            </w:r>
            <w:r>
              <w:sym w:font="Wingdings" w:char="F0E0"/>
            </w:r>
            <w:r>
              <w:t xml:space="preserve"> filter parameter narrows down to single image</w:t>
            </w:r>
          </w:p>
          <w:p w:rsidR="00CB3D88" w:rsidRDefault="00CB3D88" w:rsidP="009A7FAF">
            <w:pPr>
              <w:pStyle w:val="TestCaseInfo"/>
            </w:pPr>
            <w:r>
              <w:t xml:space="preserve">Retrieve image via partial filter </w:t>
            </w:r>
            <w:r>
              <w:sym w:font="Wingdings" w:char="F0E0"/>
            </w:r>
            <w:r>
              <w:t xml:space="preserve"> filter parameter to narrow down the image list</w:t>
            </w:r>
          </w:p>
        </w:tc>
      </w:tr>
      <w:tr w:rsidR="00CB3D88"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pPr>
            <w:del w:id="1648" w:author="Seggelke, Klaus" w:date="2017-03-16T13:31:00Z">
              <w:r w:rsidDel="009561BB">
                <w:delText xml:space="preserve">VNFM </w:delText>
              </w:r>
            </w:del>
            <w:ins w:id="1649" w:author="Seggelke, Klaus" w:date="2017-03-16T13:31:00Z">
              <w:r w:rsidR="009561BB">
                <w:t xml:space="preserve">MANO </w:t>
              </w:r>
            </w:ins>
            <w:r>
              <w:t>must display all expect images</w:t>
            </w:r>
          </w:p>
        </w:tc>
      </w:tr>
      <w:tr w:rsidR="00CB3D88"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lang w:eastAsia="zh-CN"/>
              </w:rPr>
            </w:pPr>
            <w:r>
              <w:rPr>
                <w:lang w:eastAsia="zh-CN"/>
              </w:rPr>
              <w:t>Install images and ensure that VIM lists them</w:t>
            </w:r>
          </w:p>
        </w:tc>
      </w:tr>
      <w:tr w:rsidR="00CB3D88" w:rsidTr="009A7FA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lang w:eastAsia="zh-CN"/>
              </w:rPr>
            </w:pPr>
          </w:p>
        </w:tc>
      </w:tr>
      <w:tr w:rsidR="00CB3D88"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pPr>
          </w:p>
        </w:tc>
      </w:tr>
      <w:tr w:rsidR="00CB3D88"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pPr>
            <w:r>
              <w:t>Sub test cases:</w:t>
            </w:r>
          </w:p>
          <w:p w:rsidR="00CB3D88" w:rsidRDefault="00CB3D88" w:rsidP="009A7FAF">
            <w:pPr>
              <w:pStyle w:val="TestCaseInfo"/>
              <w:numPr>
                <w:ilvl w:val="0"/>
                <w:numId w:val="124"/>
              </w:numPr>
            </w:pPr>
            <w:r>
              <w:t>Filter with exact match</w:t>
            </w:r>
          </w:p>
          <w:p w:rsidR="00CB3D88" w:rsidRDefault="00CB3D88" w:rsidP="009A7FAF">
            <w:pPr>
              <w:pStyle w:val="TestCaseInfo"/>
              <w:numPr>
                <w:ilvl w:val="0"/>
                <w:numId w:val="124"/>
              </w:numPr>
            </w:pPr>
            <w:r>
              <w:t>Partial Filter</w:t>
            </w:r>
          </w:p>
        </w:tc>
      </w:tr>
    </w:tbl>
    <w:p w:rsidR="00CB3D88" w:rsidRDefault="00CB3D88" w:rsidP="00CB3D88">
      <w:pPr>
        <w:rPr>
          <w:lang w:eastAsia="zh-CN"/>
        </w:rPr>
      </w:pPr>
    </w:p>
    <w:p w:rsidR="00CB3D88" w:rsidRDefault="00CB3D88" w:rsidP="00CB3D88">
      <w:pPr>
        <w:rPr>
          <w:lang w:eastAsia="zh-CN"/>
        </w:rPr>
      </w:pPr>
      <w:r w:rsidRPr="00416986">
        <w:rPr>
          <w:lang w:eastAsia="zh-CN"/>
        </w:rPr>
        <w:t>The vendor needs to ensure that VNF upgrades/patches can generate correct VNFDs. This allows us also to test later the actual upgrade. Here we validate that the two VNFDs are truly different and not a copy without any changes.</w:t>
      </w:r>
    </w:p>
    <w:p w:rsidR="00CB3D88" w:rsidRDefault="00CB3D88" w:rsidP="00CB3D88">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B3D88" w:rsidTr="009A7FAF">
        <w:tc>
          <w:tcPr>
            <w:tcW w:w="9330" w:type="dxa"/>
            <w:gridSpan w:val="2"/>
            <w:tcBorders>
              <w:top w:val="single" w:sz="2" w:space="0" w:color="auto"/>
              <w:left w:val="single" w:sz="2" w:space="0" w:color="auto"/>
              <w:bottom w:val="single" w:sz="2" w:space="0" w:color="auto"/>
              <w:right w:val="single" w:sz="2" w:space="0" w:color="auto"/>
            </w:tcBorders>
            <w:hideMark/>
          </w:tcPr>
          <w:p w:rsidR="00CB3D88" w:rsidRDefault="00CB3D88" w:rsidP="009A7FAF">
            <w:pPr>
              <w:pStyle w:val="TestCase"/>
            </w:pPr>
            <w:bookmarkStart w:id="1650" w:name="_Toc477880950"/>
            <w:r>
              <w:t>TC.VNF.IMAGE.003</w:t>
            </w:r>
            <w:r>
              <w:tab/>
              <w:t>Software Image Retrieval with multi vendor release</w:t>
            </w:r>
            <w:bookmarkEnd w:id="1650"/>
          </w:p>
        </w:tc>
      </w:tr>
      <w:tr w:rsidR="00CB3D88" w:rsidTr="009A7FAF">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CB3D88" w:rsidRPr="00D67489" w:rsidRDefault="00CB3D88" w:rsidP="009A7FAF">
            <w:pPr>
              <w:pStyle w:val="TestCaseInfo"/>
              <w:rPr>
                <w:lang w:eastAsia="zh-CN"/>
              </w:rPr>
            </w:pPr>
            <w:r w:rsidRPr="008C33FA">
              <w:rPr>
                <w:lang w:eastAsia="zh-CN"/>
              </w:rPr>
              <w:t xml:space="preserve">Validate the </w:t>
            </w:r>
            <w:del w:id="1651" w:author="Seggelke, Klaus" w:date="2017-03-16T13:32:00Z">
              <w:r w:rsidRPr="008C33FA" w:rsidDel="009561BB">
                <w:rPr>
                  <w:lang w:eastAsia="zh-CN"/>
                </w:rPr>
                <w:delText xml:space="preserve">VNFM </w:delText>
              </w:r>
            </w:del>
            <w:ins w:id="1652" w:author="Seggelke, Klaus" w:date="2017-03-16T13:32:00Z">
              <w:r w:rsidR="009561BB">
                <w:rPr>
                  <w:lang w:eastAsia="zh-CN"/>
                </w:rPr>
                <w:t xml:space="preserve">MANO </w:t>
              </w:r>
            </w:ins>
            <w:r w:rsidRPr="008C33FA">
              <w:rPr>
                <w:lang w:eastAsia="zh-CN"/>
              </w:rPr>
              <w:t xml:space="preserve">can query via Vi-Vnfm </w:t>
            </w:r>
            <w:ins w:id="1653" w:author="Seggelke, Klaus" w:date="2017-03-16T13:32:00Z">
              <w:r w:rsidR="009561BB">
                <w:rPr>
                  <w:lang w:eastAsia="zh-CN"/>
                </w:rPr>
                <w:t xml:space="preserve">or Or-Vi </w:t>
              </w:r>
            </w:ins>
            <w:r w:rsidRPr="008C33FA">
              <w:rPr>
                <w:lang w:eastAsia="zh-CN"/>
              </w:rPr>
              <w:t>reference point the installed/available software images and report the correct information</w:t>
            </w:r>
            <w:r>
              <w:rPr>
                <w:lang w:eastAsia="zh-CN"/>
              </w:rPr>
              <w:t xml:space="preserve"> while two different releases of the vendor’s software are installed</w:t>
            </w:r>
          </w:p>
        </w:tc>
      </w:tr>
      <w:tr w:rsidR="00CB3D88"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CB3D88" w:rsidRDefault="00CB3D88" w:rsidP="009A7FAF">
            <w:pPr>
              <w:pStyle w:val="TestCaseInfo"/>
              <w:rPr>
                <w:lang w:eastAsia="zh-CN"/>
              </w:rPr>
            </w:pPr>
            <w:r>
              <w:rPr>
                <w:lang w:eastAsia="zh-CN"/>
              </w:rPr>
              <w:t xml:space="preserve">The VNF images are installed and made available to the VIM. The VIM is able to gather all information and present the information per request on the Vi-Vnfm </w:t>
            </w:r>
            <w:ins w:id="1654" w:author="Seggelke, Klaus" w:date="2017-03-16T13:32:00Z">
              <w:r w:rsidR="009561BB">
                <w:rPr>
                  <w:lang w:eastAsia="zh-CN"/>
                </w:rPr>
                <w:t xml:space="preserve">or Or-Vi </w:t>
              </w:r>
            </w:ins>
            <w:r>
              <w:rPr>
                <w:lang w:eastAsia="zh-CN"/>
              </w:rPr>
              <w:t>reference point. Following information should be reported per software image:</w:t>
            </w:r>
          </w:p>
          <w:p w:rsidR="00CB3D88" w:rsidRDefault="00CB3D88" w:rsidP="009A7FAF">
            <w:pPr>
              <w:pStyle w:val="TestCaseInfo"/>
              <w:numPr>
                <w:ilvl w:val="0"/>
                <w:numId w:val="125"/>
              </w:numPr>
              <w:rPr>
                <w:lang w:eastAsia="zh-CN"/>
              </w:rPr>
            </w:pPr>
            <w:r>
              <w:rPr>
                <w:lang w:eastAsia="zh-CN"/>
              </w:rPr>
              <w:t>ID</w:t>
            </w:r>
          </w:p>
          <w:p w:rsidR="00CB3D88" w:rsidRDefault="00CB3D88" w:rsidP="009A7FAF">
            <w:pPr>
              <w:pStyle w:val="TestCaseInfo"/>
              <w:numPr>
                <w:ilvl w:val="0"/>
                <w:numId w:val="125"/>
              </w:numPr>
              <w:rPr>
                <w:lang w:eastAsia="zh-CN"/>
              </w:rPr>
            </w:pPr>
            <w:r>
              <w:rPr>
                <w:lang w:eastAsia="zh-CN"/>
              </w:rPr>
              <w:t>Name</w:t>
            </w:r>
          </w:p>
          <w:p w:rsidR="00CB3D88" w:rsidRDefault="00CB3D88" w:rsidP="009A7FAF">
            <w:pPr>
              <w:pStyle w:val="TestCaseInfo"/>
              <w:numPr>
                <w:ilvl w:val="0"/>
                <w:numId w:val="125"/>
              </w:numPr>
              <w:rPr>
                <w:lang w:eastAsia="zh-CN"/>
              </w:rPr>
            </w:pPr>
            <w:r>
              <w:rPr>
                <w:lang w:eastAsia="zh-CN"/>
              </w:rPr>
              <w:t>Provider</w:t>
            </w:r>
          </w:p>
          <w:p w:rsidR="00CB3D88" w:rsidRDefault="00CB3D88" w:rsidP="009A7FAF">
            <w:pPr>
              <w:pStyle w:val="TestCaseInfo"/>
              <w:numPr>
                <w:ilvl w:val="0"/>
                <w:numId w:val="125"/>
              </w:numPr>
              <w:rPr>
                <w:lang w:eastAsia="zh-CN"/>
              </w:rPr>
            </w:pPr>
            <w:r>
              <w:rPr>
                <w:lang w:eastAsia="zh-CN"/>
              </w:rPr>
              <w:t>Version</w:t>
            </w:r>
          </w:p>
          <w:p w:rsidR="00CB3D88" w:rsidRDefault="00CB3D88" w:rsidP="009A7FAF">
            <w:pPr>
              <w:pStyle w:val="TestCaseInfo"/>
              <w:numPr>
                <w:ilvl w:val="0"/>
                <w:numId w:val="125"/>
              </w:numPr>
              <w:rPr>
                <w:lang w:eastAsia="zh-CN"/>
              </w:rPr>
            </w:pPr>
            <w:r>
              <w:rPr>
                <w:lang w:eastAsia="zh-CN"/>
              </w:rPr>
              <w:t>checksum</w:t>
            </w:r>
          </w:p>
          <w:p w:rsidR="00CB3D88" w:rsidRDefault="00CB3D88" w:rsidP="009A7FAF">
            <w:pPr>
              <w:pStyle w:val="TestCaseInfo"/>
              <w:numPr>
                <w:ilvl w:val="0"/>
                <w:numId w:val="125"/>
              </w:numPr>
              <w:rPr>
                <w:lang w:eastAsia="zh-CN"/>
              </w:rPr>
            </w:pPr>
            <w:r>
              <w:rPr>
                <w:lang w:eastAsia="zh-CN"/>
              </w:rPr>
              <w:t>Container Format</w:t>
            </w:r>
          </w:p>
          <w:p w:rsidR="00CB3D88" w:rsidRDefault="00CB3D88" w:rsidP="009A7FAF">
            <w:pPr>
              <w:pStyle w:val="TestCaseInfo"/>
              <w:numPr>
                <w:ilvl w:val="0"/>
                <w:numId w:val="125"/>
              </w:numPr>
              <w:rPr>
                <w:lang w:eastAsia="zh-CN"/>
              </w:rPr>
            </w:pPr>
            <w:r>
              <w:rPr>
                <w:lang w:eastAsia="zh-CN"/>
              </w:rPr>
              <w:t>Disk Format</w:t>
            </w:r>
          </w:p>
          <w:p w:rsidR="00CB3D88" w:rsidRDefault="00CB3D88" w:rsidP="009A7FAF">
            <w:pPr>
              <w:pStyle w:val="TestCaseInfo"/>
              <w:numPr>
                <w:ilvl w:val="0"/>
                <w:numId w:val="125"/>
              </w:numPr>
              <w:rPr>
                <w:lang w:eastAsia="zh-CN"/>
              </w:rPr>
            </w:pPr>
            <w:r>
              <w:rPr>
                <w:lang w:eastAsia="zh-CN"/>
              </w:rPr>
              <w:t>Create date</w:t>
            </w:r>
          </w:p>
          <w:p w:rsidR="00CB3D88" w:rsidRDefault="00CB3D88" w:rsidP="009A7FAF">
            <w:pPr>
              <w:pStyle w:val="TestCaseInfo"/>
              <w:numPr>
                <w:ilvl w:val="0"/>
                <w:numId w:val="125"/>
              </w:numPr>
              <w:rPr>
                <w:lang w:eastAsia="zh-CN"/>
              </w:rPr>
            </w:pPr>
            <w:r>
              <w:rPr>
                <w:lang w:eastAsia="zh-CN"/>
              </w:rPr>
              <w:t>Update Date</w:t>
            </w:r>
          </w:p>
          <w:p w:rsidR="00CB3D88" w:rsidRDefault="00CB3D88" w:rsidP="009A7FAF">
            <w:pPr>
              <w:pStyle w:val="TestCaseInfo"/>
              <w:numPr>
                <w:ilvl w:val="0"/>
                <w:numId w:val="125"/>
              </w:numPr>
              <w:rPr>
                <w:lang w:eastAsia="zh-CN"/>
              </w:rPr>
            </w:pPr>
            <w:r>
              <w:rPr>
                <w:lang w:eastAsia="zh-CN"/>
              </w:rPr>
              <w:t>Minimal disk size</w:t>
            </w:r>
          </w:p>
          <w:p w:rsidR="00CB3D88" w:rsidRDefault="00CB3D88" w:rsidP="009A7FAF">
            <w:pPr>
              <w:pStyle w:val="TestCaseInfo"/>
              <w:numPr>
                <w:ilvl w:val="0"/>
                <w:numId w:val="125"/>
              </w:numPr>
              <w:rPr>
                <w:lang w:eastAsia="zh-CN"/>
              </w:rPr>
            </w:pPr>
            <w:r>
              <w:rPr>
                <w:lang w:eastAsia="zh-CN"/>
              </w:rPr>
              <w:lastRenderedPageBreak/>
              <w:t>Minimal Memory size</w:t>
            </w:r>
          </w:p>
          <w:p w:rsidR="00CB3D88" w:rsidRDefault="00CB3D88" w:rsidP="009A7FAF">
            <w:pPr>
              <w:pStyle w:val="TestCaseInfo"/>
              <w:numPr>
                <w:ilvl w:val="0"/>
                <w:numId w:val="125"/>
              </w:numPr>
              <w:rPr>
                <w:lang w:eastAsia="zh-CN"/>
              </w:rPr>
            </w:pPr>
            <w:r>
              <w:rPr>
                <w:lang w:eastAsia="zh-CN"/>
              </w:rPr>
              <w:t>Size of the software</w:t>
            </w:r>
          </w:p>
          <w:p w:rsidR="00CB3D88" w:rsidRDefault="00CB3D88" w:rsidP="009A7FAF">
            <w:pPr>
              <w:pStyle w:val="TestCaseInfo"/>
              <w:numPr>
                <w:ilvl w:val="0"/>
                <w:numId w:val="125"/>
              </w:numPr>
              <w:rPr>
                <w:lang w:eastAsia="zh-CN"/>
              </w:rPr>
            </w:pPr>
            <w:r>
              <w:rPr>
                <w:lang w:eastAsia="zh-CN"/>
              </w:rPr>
              <w:t>Status of the software</w:t>
            </w:r>
          </w:p>
          <w:p w:rsidR="00CB3D88" w:rsidRDefault="00CB3D88" w:rsidP="009A7FAF">
            <w:pPr>
              <w:pStyle w:val="TestCaseInfo"/>
              <w:numPr>
                <w:ilvl w:val="0"/>
                <w:numId w:val="125"/>
              </w:numPr>
              <w:rPr>
                <w:lang w:eastAsia="zh-CN"/>
              </w:rPr>
            </w:pPr>
            <w:r>
              <w:rPr>
                <w:lang w:eastAsia="zh-CN"/>
              </w:rPr>
              <w:t>User defined meta Data</w:t>
            </w:r>
          </w:p>
        </w:tc>
      </w:tr>
      <w:tr w:rsidR="00CB3D88" w:rsidTr="009A7FA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lang w:eastAsia="zh-CN"/>
              </w:rPr>
            </w:pPr>
            <w:r>
              <w:rPr>
                <w:lang w:eastAsia="zh-CN"/>
              </w:rPr>
              <w:t xml:space="preserve">Minimal two vendor VNF images must be installed. This allows to validate handling of multiple image information and </w:t>
            </w:r>
            <w:del w:id="1655" w:author="Seggelke, Klaus" w:date="2017-03-16T13:32:00Z">
              <w:r w:rsidDel="009561BB">
                <w:rPr>
                  <w:lang w:eastAsia="zh-CN"/>
                </w:rPr>
                <w:delText xml:space="preserve">also </w:delText>
              </w:r>
            </w:del>
            <w:r>
              <w:rPr>
                <w:lang w:eastAsia="zh-CN"/>
              </w:rPr>
              <w:t>filter capabilities.</w:t>
            </w:r>
          </w:p>
        </w:tc>
      </w:tr>
      <w:tr w:rsidR="00CB3D88" w:rsidTr="009A7FAF">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pPr>
            <w:r>
              <w:t>The test could include following:</w:t>
            </w:r>
          </w:p>
          <w:p w:rsidR="00CB3D88" w:rsidRDefault="00CB3D88" w:rsidP="009A7FAF">
            <w:pPr>
              <w:pStyle w:val="TestCaseInfo"/>
            </w:pPr>
            <w:r>
              <w:t xml:space="preserve">Retrieve all images (no filter) </w:t>
            </w:r>
            <w:r>
              <w:sym w:font="Wingdings" w:char="F0E0"/>
            </w:r>
            <w:r>
              <w:t xml:space="preserve"> list of all installed images</w:t>
            </w:r>
          </w:p>
          <w:p w:rsidR="00CB3D88" w:rsidRDefault="00CB3D88" w:rsidP="009A7FAF">
            <w:pPr>
              <w:pStyle w:val="TestCaseInfo"/>
            </w:pPr>
            <w:r>
              <w:t xml:space="preserve">Retrieve image via exact filter </w:t>
            </w:r>
            <w:r>
              <w:sym w:font="Wingdings" w:char="F0E0"/>
            </w:r>
            <w:r>
              <w:t xml:space="preserve"> filter parameter narrows down to single image</w:t>
            </w:r>
          </w:p>
          <w:p w:rsidR="00CB3D88" w:rsidRDefault="00CB3D88" w:rsidP="009A7FAF">
            <w:pPr>
              <w:pStyle w:val="TestCaseInfo"/>
            </w:pPr>
            <w:r>
              <w:t xml:space="preserve">Retrieve image via partial filter </w:t>
            </w:r>
            <w:r>
              <w:sym w:font="Wingdings" w:char="F0E0"/>
            </w:r>
            <w:r>
              <w:t xml:space="preserve"> filter parameter to narrow down the image list</w:t>
            </w:r>
          </w:p>
        </w:tc>
      </w:tr>
      <w:tr w:rsidR="00CB3D88"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pPr>
            <w:del w:id="1656" w:author="Seggelke, Klaus" w:date="2017-03-16T13:32:00Z">
              <w:r w:rsidDel="009561BB">
                <w:delText xml:space="preserve">VNFM </w:delText>
              </w:r>
            </w:del>
            <w:ins w:id="1657" w:author="Seggelke, Klaus" w:date="2017-03-16T13:32:00Z">
              <w:r w:rsidR="009561BB">
                <w:t xml:space="preserve">MANO </w:t>
              </w:r>
            </w:ins>
            <w:r>
              <w:t>must display all expect images and must differentiate between the different releases from the same vendor.</w:t>
            </w:r>
          </w:p>
        </w:tc>
      </w:tr>
      <w:tr w:rsidR="00CB3D88"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lang w:eastAsia="zh-CN"/>
              </w:rPr>
            </w:pPr>
            <w:r>
              <w:rPr>
                <w:lang w:eastAsia="zh-CN"/>
              </w:rPr>
              <w:t>Install images and ensure that VIM lists them</w:t>
            </w:r>
          </w:p>
        </w:tc>
      </w:tr>
      <w:tr w:rsidR="00CB3D88" w:rsidTr="009A7FAF">
        <w:trPr>
          <w:trHeight w:val="265"/>
        </w:trPr>
        <w:tc>
          <w:tcPr>
            <w:tcW w:w="1351" w:type="dxa"/>
            <w:tcBorders>
              <w:top w:val="single" w:sz="2" w:space="0" w:color="auto"/>
              <w:left w:val="single" w:sz="2" w:space="0" w:color="auto"/>
              <w:bottom w:val="single" w:sz="2" w:space="0" w:color="auto"/>
              <w:right w:val="single" w:sz="2" w:space="0" w:color="auto"/>
            </w:tcBorders>
            <w:hideMark/>
          </w:tcPr>
          <w:p w:rsidR="00CB3D88" w:rsidRDefault="00CB3D88" w:rsidP="009A7FAF">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lang w:eastAsia="zh-CN"/>
              </w:rPr>
            </w:pPr>
          </w:p>
        </w:tc>
      </w:tr>
      <w:tr w:rsidR="00CB3D88" w:rsidTr="009A7FAF">
        <w:tc>
          <w:tcPr>
            <w:tcW w:w="1351" w:type="dxa"/>
            <w:tcBorders>
              <w:top w:val="single" w:sz="2" w:space="0" w:color="auto"/>
              <w:left w:val="single" w:sz="2" w:space="0" w:color="auto"/>
              <w:bottom w:val="single" w:sz="2" w:space="0" w:color="auto"/>
              <w:right w:val="single" w:sz="2" w:space="0" w:color="auto"/>
            </w:tcBorders>
            <w:hideMark/>
          </w:tcPr>
          <w:p w:rsidR="00CB3D88" w:rsidRDefault="00CB3D88" w:rsidP="009A7FAF">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pPr>
          </w:p>
        </w:tc>
      </w:tr>
      <w:tr w:rsidR="00CB3D88" w:rsidTr="009A7FAF">
        <w:tc>
          <w:tcPr>
            <w:tcW w:w="1351" w:type="dxa"/>
            <w:tcBorders>
              <w:top w:val="single" w:sz="2" w:space="0" w:color="auto"/>
              <w:left w:val="single" w:sz="2" w:space="0" w:color="auto"/>
              <w:bottom w:val="single" w:sz="2" w:space="0" w:color="auto"/>
              <w:right w:val="single" w:sz="2" w:space="0" w:color="auto"/>
            </w:tcBorders>
            <w:hideMark/>
          </w:tcPr>
          <w:p w:rsidR="00CB3D88" w:rsidRDefault="00CB3D88" w:rsidP="009A7FAF">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B3D88" w:rsidRPr="001C4ECC" w:rsidRDefault="00CB3D88" w:rsidP="009A7FAF">
            <w:pPr>
              <w:pStyle w:val="TestCaseInfo"/>
              <w:rPr>
                <w:lang w:eastAsia="zh-CN"/>
              </w:rPr>
            </w:pPr>
            <w:r w:rsidRPr="001C4ECC">
              <w:rPr>
                <w:lang w:eastAsia="zh-CN"/>
              </w:rPr>
              <w:t>Validate that the VNFD information states the correct vendor's software image</w:t>
            </w:r>
          </w:p>
          <w:p w:rsidR="00CB3D88" w:rsidRPr="001C4ECC" w:rsidRDefault="00CB3D88" w:rsidP="009A7FAF">
            <w:pPr>
              <w:pStyle w:val="TestCaseInfo"/>
              <w:rPr>
                <w:lang w:eastAsia="zh-CN"/>
              </w:rPr>
            </w:pPr>
            <w:r w:rsidRPr="001C4ECC">
              <w:rPr>
                <w:lang w:eastAsia="zh-CN"/>
              </w:rPr>
              <w:t>Sub test cases:</w:t>
            </w:r>
          </w:p>
          <w:p w:rsidR="00CB3D88" w:rsidRPr="001C4ECC" w:rsidRDefault="00CB3D88" w:rsidP="009A7FAF">
            <w:pPr>
              <w:pStyle w:val="TestCaseInfo"/>
              <w:numPr>
                <w:ilvl w:val="0"/>
                <w:numId w:val="126"/>
              </w:numPr>
              <w:rPr>
                <w:lang w:eastAsia="zh-CN"/>
              </w:rPr>
            </w:pPr>
            <w:r w:rsidRPr="001C4ECC">
              <w:rPr>
                <w:lang w:eastAsia="zh-CN"/>
              </w:rPr>
              <w:t>No filter image retrieval</w:t>
            </w:r>
          </w:p>
          <w:p w:rsidR="00CB3D88" w:rsidRPr="001C4ECC" w:rsidRDefault="00CB3D88" w:rsidP="009A7FAF">
            <w:pPr>
              <w:pStyle w:val="TestCaseInfo"/>
              <w:numPr>
                <w:ilvl w:val="0"/>
                <w:numId w:val="126"/>
              </w:numPr>
              <w:rPr>
                <w:lang w:eastAsia="zh-CN"/>
              </w:rPr>
            </w:pPr>
            <w:r w:rsidRPr="001C4ECC">
              <w:rPr>
                <w:lang w:eastAsia="zh-CN"/>
              </w:rPr>
              <w:t>Partial filter image retrieval</w:t>
            </w:r>
          </w:p>
          <w:p w:rsidR="00CB3D88" w:rsidRPr="00416986" w:rsidRDefault="00CB3D88" w:rsidP="009A7FAF">
            <w:pPr>
              <w:pStyle w:val="TestCaseInfo"/>
              <w:numPr>
                <w:ilvl w:val="0"/>
                <w:numId w:val="126"/>
              </w:numPr>
              <w:rPr>
                <w:rFonts w:ascii="Calibri" w:hAnsi="Calibri"/>
                <w:color w:val="000000"/>
              </w:rPr>
            </w:pPr>
            <w:r w:rsidRPr="001C4ECC">
              <w:rPr>
                <w:lang w:eastAsia="zh-CN"/>
              </w:rPr>
              <w:t>Exact match filter image retrieval</w:t>
            </w:r>
          </w:p>
        </w:tc>
      </w:tr>
    </w:tbl>
    <w:p w:rsidR="00CB3D88" w:rsidRDefault="00CB3D88" w:rsidP="00CB3D88">
      <w:pPr>
        <w:rPr>
          <w:lang w:eastAsia="zh-CN"/>
        </w:rPr>
      </w:pPr>
    </w:p>
    <w:p w:rsidR="00374764" w:rsidRPr="00F71410" w:rsidRDefault="00374764" w:rsidP="00374764">
      <w:pPr>
        <w:pStyle w:val="Heading1"/>
      </w:pPr>
      <w:bookmarkStart w:id="1658" w:name="_Toc477880821"/>
      <w:r w:rsidRPr="00F71410">
        <w:t xml:space="preserve">Life-Cycle </w:t>
      </w:r>
      <w:r w:rsidRPr="00EF1B18">
        <w:t>Management</w:t>
      </w:r>
      <w:r w:rsidRPr="00F71410">
        <w:t xml:space="preserve"> </w:t>
      </w:r>
      <w:r w:rsidRPr="001C5F01">
        <w:t>Information</w:t>
      </w:r>
      <w:r w:rsidRPr="00F71410">
        <w:t xml:space="preserve"> </w:t>
      </w:r>
      <w:r>
        <w:t>R</w:t>
      </w:r>
      <w:r w:rsidRPr="00F71410">
        <w:t>etrieval</w:t>
      </w:r>
      <w:bookmarkEnd w:id="1658"/>
    </w:p>
    <w:p w:rsidR="00374764" w:rsidRDefault="00374764" w:rsidP="00374764">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374764" w:rsidTr="009A7FAF">
        <w:tc>
          <w:tcPr>
            <w:tcW w:w="9330" w:type="dxa"/>
            <w:gridSpan w:val="2"/>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
            </w:pPr>
            <w:bookmarkStart w:id="1659" w:name="_Toc477880951"/>
            <w:r>
              <w:t>TC.VNF.IMAGE.004</w:t>
            </w:r>
            <w:r>
              <w:tab/>
              <w:t>Life-Cycle management information</w:t>
            </w:r>
            <w:bookmarkEnd w:id="1659"/>
          </w:p>
        </w:tc>
      </w:tr>
      <w:tr w:rsidR="00374764" w:rsidTr="009A7FAF">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374764" w:rsidRPr="00D67489" w:rsidRDefault="00374764" w:rsidP="009A7FAF">
            <w:pPr>
              <w:pStyle w:val="TestCaseInfo"/>
              <w:rPr>
                <w:lang w:eastAsia="zh-CN"/>
              </w:rPr>
            </w:pPr>
            <w:r w:rsidRPr="008C33FA">
              <w:rPr>
                <w:lang w:eastAsia="zh-CN"/>
              </w:rPr>
              <w:t xml:space="preserve">Validate the </w:t>
            </w:r>
            <w:del w:id="1660" w:author="Seggelke, Klaus" w:date="2017-03-16T13:33:00Z">
              <w:r w:rsidRPr="008C33FA" w:rsidDel="009561BB">
                <w:rPr>
                  <w:lang w:eastAsia="zh-CN"/>
                </w:rPr>
                <w:delText xml:space="preserve">VNFM </w:delText>
              </w:r>
            </w:del>
            <w:ins w:id="1661" w:author="Seggelke, Klaus" w:date="2017-03-16T13:33:00Z">
              <w:r w:rsidR="009561BB">
                <w:rPr>
                  <w:lang w:eastAsia="zh-CN"/>
                </w:rPr>
                <w:t xml:space="preserve">MANO </w:t>
              </w:r>
            </w:ins>
            <w:r w:rsidRPr="008C33FA">
              <w:rPr>
                <w:lang w:eastAsia="zh-CN"/>
              </w:rPr>
              <w:t xml:space="preserve">can query </w:t>
            </w:r>
            <w:r>
              <w:rPr>
                <w:lang w:eastAsia="zh-CN"/>
              </w:rPr>
              <w:t>the Life-Cycle Management information of a specific image</w:t>
            </w:r>
            <w:r w:rsidRPr="008C33FA">
              <w:rPr>
                <w:lang w:eastAsia="zh-CN"/>
              </w:rPr>
              <w:t xml:space="preserve"> and report the correct information</w:t>
            </w:r>
          </w:p>
        </w:tc>
      </w:tr>
      <w:tr w:rsidR="0037476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Info"/>
              <w:rPr>
                <w:lang w:eastAsia="zh-CN"/>
              </w:rPr>
            </w:pPr>
            <w:r>
              <w:rPr>
                <w:lang w:eastAsia="zh-CN"/>
              </w:rPr>
              <w:t xml:space="preserve">The </w:t>
            </w:r>
            <w:del w:id="1662" w:author="Seggelke, Klaus" w:date="2017-03-16T13:33:00Z">
              <w:r w:rsidDel="009561BB">
                <w:rPr>
                  <w:lang w:eastAsia="zh-CN"/>
                </w:rPr>
                <w:delText xml:space="preserve">VNFM and NFVO </w:delText>
              </w:r>
            </w:del>
            <w:ins w:id="1663" w:author="Seggelke, Klaus" w:date="2017-03-16T13:33:00Z">
              <w:r w:rsidR="009561BB">
                <w:rPr>
                  <w:lang w:eastAsia="zh-CN"/>
                </w:rPr>
                <w:t xml:space="preserve">MANO </w:t>
              </w:r>
            </w:ins>
            <w:r>
              <w:rPr>
                <w:lang w:eastAsia="zh-CN"/>
              </w:rPr>
              <w:t>should get all Life-Cycle Management Information from the VNFD. This information allows the VNFM to instantiate the right image with the required virtualized resources</w:t>
            </w:r>
          </w:p>
        </w:tc>
      </w:tr>
      <w:tr w:rsidR="00374764" w:rsidTr="009A7FA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lang w:eastAsia="zh-CN"/>
              </w:rPr>
            </w:pPr>
            <w:r>
              <w:rPr>
                <w:lang w:eastAsia="zh-CN"/>
              </w:rPr>
              <w:t xml:space="preserve">Minimal two vendor VNF images must be installed. This allows to validate handling of multiple image information and </w:t>
            </w:r>
            <w:del w:id="1664" w:author="Seggelke, Klaus" w:date="2017-03-16T13:33:00Z">
              <w:r w:rsidDel="009561BB">
                <w:rPr>
                  <w:lang w:eastAsia="zh-CN"/>
                </w:rPr>
                <w:delText xml:space="preserve">also </w:delText>
              </w:r>
            </w:del>
            <w:r>
              <w:rPr>
                <w:lang w:eastAsia="zh-CN"/>
              </w:rPr>
              <w:t>filter capabilities.</w:t>
            </w:r>
          </w:p>
        </w:tc>
      </w:tr>
      <w:tr w:rsidR="00374764" w:rsidTr="009A7FAF">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pPr>
            <w:r>
              <w:t xml:space="preserve">Retrieve Lifecycle Management information for a specific image via exact filter </w:t>
            </w:r>
            <w:r>
              <w:sym w:font="Wingdings" w:char="F0E0"/>
            </w:r>
            <w:r>
              <w:t>filter parameter narrows down to single image</w:t>
            </w:r>
          </w:p>
        </w:tc>
      </w:tr>
      <w:tr w:rsidR="0037476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pPr>
            <w:del w:id="1665" w:author="Seggelke, Klaus" w:date="2017-03-16T13:33:00Z">
              <w:r w:rsidDel="009561BB">
                <w:delText xml:space="preserve">VNFM </w:delText>
              </w:r>
            </w:del>
            <w:ins w:id="1666" w:author="Seggelke, Klaus" w:date="2017-03-16T13:33:00Z">
              <w:r w:rsidR="009561BB">
                <w:t xml:space="preserve">MANO </w:t>
              </w:r>
            </w:ins>
            <w:r>
              <w:t>must display expect life-cycle management information for the specified image and must differentiate between the different releases from the same vendor.</w:t>
            </w:r>
          </w:p>
        </w:tc>
      </w:tr>
      <w:tr w:rsidR="0037476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lang w:eastAsia="zh-CN"/>
              </w:rPr>
            </w:pPr>
            <w:r>
              <w:rPr>
                <w:lang w:eastAsia="zh-CN"/>
              </w:rPr>
              <w:t>Install images and ensure that VIM lists them</w:t>
            </w:r>
          </w:p>
        </w:tc>
      </w:tr>
      <w:tr w:rsidR="00374764" w:rsidTr="009A7FAF">
        <w:trPr>
          <w:trHeight w:val="148"/>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lang w:eastAsia="zh-CN"/>
              </w:rPr>
            </w:pPr>
          </w:p>
        </w:tc>
      </w:tr>
      <w:tr w:rsidR="0037476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pPr>
          </w:p>
        </w:tc>
      </w:tr>
      <w:tr w:rsidR="0037476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374764" w:rsidRPr="001C4ECC" w:rsidRDefault="00374764" w:rsidP="009A7FAF">
            <w:pPr>
              <w:pStyle w:val="TestCaseInfo"/>
              <w:rPr>
                <w:lang w:eastAsia="zh-CN"/>
              </w:rPr>
            </w:pPr>
            <w:r w:rsidRPr="001C4ECC">
              <w:rPr>
                <w:lang w:eastAsia="zh-CN"/>
              </w:rPr>
              <w:t>Sub test cases:</w:t>
            </w:r>
          </w:p>
          <w:p w:rsidR="00374764" w:rsidRPr="001C4ECC" w:rsidRDefault="00374764" w:rsidP="009A7FAF">
            <w:pPr>
              <w:pStyle w:val="TestCaseInfo"/>
              <w:numPr>
                <w:ilvl w:val="0"/>
                <w:numId w:val="126"/>
              </w:numPr>
              <w:rPr>
                <w:lang w:eastAsia="zh-CN"/>
              </w:rPr>
            </w:pPr>
            <w:r w:rsidRPr="001C4ECC">
              <w:rPr>
                <w:lang w:eastAsia="zh-CN"/>
              </w:rPr>
              <w:t>No filter image retrieval</w:t>
            </w:r>
          </w:p>
          <w:p w:rsidR="00374764" w:rsidRPr="001C4ECC" w:rsidRDefault="00374764" w:rsidP="009A7FAF">
            <w:pPr>
              <w:pStyle w:val="TestCaseInfo"/>
              <w:numPr>
                <w:ilvl w:val="0"/>
                <w:numId w:val="126"/>
              </w:numPr>
              <w:rPr>
                <w:lang w:eastAsia="zh-CN"/>
              </w:rPr>
            </w:pPr>
            <w:r w:rsidRPr="001C4ECC">
              <w:rPr>
                <w:lang w:eastAsia="zh-CN"/>
              </w:rPr>
              <w:t>Partial filter image retrieval</w:t>
            </w:r>
          </w:p>
          <w:p w:rsidR="00374764" w:rsidRPr="00416986" w:rsidRDefault="00374764" w:rsidP="009A7FAF">
            <w:pPr>
              <w:pStyle w:val="TestCaseInfo"/>
              <w:numPr>
                <w:ilvl w:val="0"/>
                <w:numId w:val="126"/>
              </w:numPr>
              <w:rPr>
                <w:rFonts w:ascii="Calibri" w:hAnsi="Calibri"/>
                <w:color w:val="000000"/>
              </w:rPr>
            </w:pPr>
            <w:r w:rsidRPr="001C4ECC">
              <w:rPr>
                <w:lang w:eastAsia="zh-CN"/>
              </w:rPr>
              <w:t>Exact match filter image retrieval</w:t>
            </w:r>
          </w:p>
        </w:tc>
      </w:tr>
    </w:tbl>
    <w:p w:rsidR="00374764" w:rsidRDefault="00374764" w:rsidP="00374764">
      <w:pPr>
        <w:rPr>
          <w:lang w:eastAsia="zh-CN"/>
        </w:rPr>
      </w:pPr>
    </w:p>
    <w:p w:rsidR="00374764" w:rsidRDefault="00374764" w:rsidP="0042061B">
      <w:pPr>
        <w:pStyle w:val="Heading1"/>
      </w:pPr>
      <w:bookmarkStart w:id="1667" w:name="_Toc477880822"/>
      <w:r>
        <w:lastRenderedPageBreak/>
        <w:t>Snapshot Management</w:t>
      </w:r>
      <w:bookmarkEnd w:id="1667"/>
    </w:p>
    <w:p w:rsidR="00374764" w:rsidRDefault="00374764" w:rsidP="00374764">
      <w:pPr>
        <w:rPr>
          <w:lang w:eastAsia="zh-CN"/>
        </w:rPr>
      </w:pPr>
      <w:r>
        <w:rPr>
          <w:lang w:eastAsia="zh-CN"/>
        </w:rPr>
        <w:t>The snapshot management allows the user to create a copy of the current virtual image or storage. Quick recovery instantiation, problem research or debugging of issues take advantage of this feature.</w:t>
      </w:r>
    </w:p>
    <w:p w:rsidR="00374764" w:rsidRDefault="00374764" w:rsidP="00374764">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374764" w:rsidTr="009A7FAF">
        <w:tc>
          <w:tcPr>
            <w:tcW w:w="9330" w:type="dxa"/>
            <w:gridSpan w:val="2"/>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
            </w:pPr>
            <w:bookmarkStart w:id="1668" w:name="_Toc477880952"/>
            <w:r>
              <w:t>TC.VNF.SNAPSHOT.001</w:t>
            </w:r>
            <w:r>
              <w:tab/>
              <w:t>Compute Snapshot Creation and Deletion without traffic load</w:t>
            </w:r>
            <w:bookmarkEnd w:id="1668"/>
          </w:p>
        </w:tc>
      </w:tr>
      <w:tr w:rsidR="00374764" w:rsidTr="009A7FAF">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374764" w:rsidRPr="00D67489" w:rsidRDefault="00374764" w:rsidP="009A7FAF">
            <w:pPr>
              <w:pStyle w:val="TestCaseInfo"/>
              <w:rPr>
                <w:lang w:eastAsia="zh-CN"/>
              </w:rPr>
            </w:pPr>
            <w:del w:id="1669" w:author="Seggelke, Klaus" w:date="2017-03-16T13:33:00Z">
              <w:r w:rsidDel="009561BB">
                <w:rPr>
                  <w:lang w:eastAsia="zh-CN"/>
                </w:rPr>
                <w:delText xml:space="preserve">VNFM </w:delText>
              </w:r>
            </w:del>
            <w:ins w:id="1670" w:author="Seggelke, Klaus" w:date="2017-03-16T13:33:00Z">
              <w:r w:rsidR="009561BB">
                <w:rPr>
                  <w:lang w:eastAsia="zh-CN"/>
                </w:rPr>
                <w:t xml:space="preserve">MANO </w:t>
              </w:r>
            </w:ins>
            <w:r>
              <w:rPr>
                <w:lang w:eastAsia="zh-CN"/>
              </w:rPr>
              <w:t>should provide the capability to create a compute snapshot by issuing a command to the NFVI</w:t>
            </w:r>
          </w:p>
        </w:tc>
      </w:tr>
      <w:tr w:rsidR="0037476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Info"/>
              <w:rPr>
                <w:lang w:eastAsia="zh-CN"/>
              </w:rPr>
            </w:pPr>
            <w:r>
              <w:rPr>
                <w:lang w:eastAsia="zh-CN"/>
              </w:rPr>
              <w:t>A compute Snapshot allows the user to build an image from the current running system and later to re-instantiate it without losing any data or configuration</w:t>
            </w:r>
          </w:p>
        </w:tc>
      </w:tr>
      <w:tr w:rsidR="00374764" w:rsidTr="009A7FA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lang w:eastAsia="zh-CN"/>
              </w:rPr>
            </w:pPr>
          </w:p>
        </w:tc>
      </w:tr>
      <w:tr w:rsidR="00374764" w:rsidTr="009A7FAF">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pPr>
          </w:p>
        </w:tc>
      </w:tr>
      <w:tr w:rsidR="0037476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pPr>
          </w:p>
        </w:tc>
      </w:tr>
      <w:tr w:rsidR="0037476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lang w:eastAsia="zh-CN"/>
              </w:rPr>
            </w:pPr>
          </w:p>
        </w:tc>
      </w:tr>
      <w:tr w:rsidR="00374764" w:rsidTr="009A7FAF">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pPr>
            <w:r>
              <w:t>Sequence:</w:t>
            </w:r>
          </w:p>
          <w:p w:rsidR="00374764" w:rsidRDefault="00374764" w:rsidP="00D90BB8">
            <w:pPr>
              <w:pStyle w:val="TestCaseInfo"/>
              <w:numPr>
                <w:ilvl w:val="0"/>
                <w:numId w:val="177"/>
              </w:numPr>
            </w:pPr>
            <w:r>
              <w:t>Instantiate VNF</w:t>
            </w:r>
            <w:ins w:id="1671" w:author="Seggelke, Klaus" w:date="2017-03-16T13:34:00Z">
              <w:r w:rsidR="009561BB">
                <w:t xml:space="preserve"> </w:t>
              </w:r>
            </w:ins>
            <w:ins w:id="1672" w:author="Seggelke, Klaus" w:date="2017-03-16T13:35:00Z">
              <w:r w:rsidR="009561BB">
                <w:t>by</w:t>
              </w:r>
            </w:ins>
            <w:ins w:id="1673" w:author="Seggelke, Klaus" w:date="2017-03-16T13:34:00Z">
              <w:r w:rsidR="009561BB">
                <w:t xml:space="preserve"> MANO</w:t>
              </w:r>
            </w:ins>
          </w:p>
          <w:p w:rsidR="00D90BB8" w:rsidRDefault="00D90BB8" w:rsidP="00D90BB8">
            <w:pPr>
              <w:pStyle w:val="TestCaseInfo"/>
              <w:numPr>
                <w:ilvl w:val="0"/>
                <w:numId w:val="177"/>
              </w:numPr>
              <w:rPr>
                <w:ins w:id="1674" w:author="Seggelke, Klaus" w:date="2017-03-16T13:36:00Z"/>
              </w:rPr>
            </w:pPr>
            <w:ins w:id="1675" w:author="Seggelke, Klaus" w:date="2017-03-16T13:36:00Z">
              <w:r w:rsidRPr="005F76A6">
                <w:t>Validate VNF instantiation state is INSTANTIATED and VNF state is STARTED (--&gt; time stamp when correct state reached)</w:t>
              </w:r>
            </w:ins>
          </w:p>
          <w:p w:rsidR="00D90BB8" w:rsidRDefault="00D90BB8" w:rsidP="00D90BB8">
            <w:pPr>
              <w:pStyle w:val="TestCaseInfo"/>
              <w:numPr>
                <w:ilvl w:val="0"/>
                <w:numId w:val="177"/>
              </w:numPr>
              <w:rPr>
                <w:ins w:id="1676" w:author="Seggelke, Klaus" w:date="2017-03-16T13:36:00Z"/>
              </w:rPr>
            </w:pPr>
            <w:ins w:id="1677" w:author="Seggelke, Klaus" w:date="2017-03-16T13:36:00Z">
              <w:r w:rsidRPr="005F76A6">
                <w:t>Update VNF (--&gt; time stamp)</w:t>
              </w:r>
            </w:ins>
          </w:p>
          <w:p w:rsidR="00374764" w:rsidDel="00D90BB8" w:rsidRDefault="00374764" w:rsidP="00D90BB8">
            <w:pPr>
              <w:pStyle w:val="TestCaseInfo"/>
              <w:numPr>
                <w:ilvl w:val="0"/>
                <w:numId w:val="177"/>
              </w:numPr>
              <w:rPr>
                <w:del w:id="1678" w:author="Seggelke, Klaus" w:date="2017-03-16T13:36:00Z"/>
              </w:rPr>
            </w:pPr>
            <w:del w:id="1679" w:author="Seggelke, Klaus" w:date="2017-03-16T13:36:00Z">
              <w:r w:rsidDel="00D90BB8">
                <w:delText>Validate VNF is in state Inactive</w:delText>
              </w:r>
            </w:del>
          </w:p>
          <w:p w:rsidR="00374764" w:rsidDel="00D90BB8" w:rsidRDefault="00374764" w:rsidP="00D90BB8">
            <w:pPr>
              <w:pStyle w:val="TestCaseInfo"/>
              <w:numPr>
                <w:ilvl w:val="0"/>
                <w:numId w:val="177"/>
              </w:numPr>
              <w:rPr>
                <w:del w:id="1680" w:author="Seggelke, Klaus" w:date="2017-03-16T13:36:00Z"/>
              </w:rPr>
            </w:pPr>
            <w:del w:id="1681" w:author="Seggelke, Klaus" w:date="2017-03-16T13:36:00Z">
              <w:r w:rsidDel="00D90BB8">
                <w:delText>Start the VNF</w:delText>
              </w:r>
            </w:del>
          </w:p>
          <w:p w:rsidR="00374764" w:rsidDel="00D90BB8" w:rsidRDefault="00374764" w:rsidP="00D90BB8">
            <w:pPr>
              <w:pStyle w:val="TestCaseInfo"/>
              <w:numPr>
                <w:ilvl w:val="0"/>
                <w:numId w:val="177"/>
              </w:numPr>
              <w:rPr>
                <w:del w:id="1682" w:author="Seggelke, Klaus" w:date="2017-03-16T13:36:00Z"/>
              </w:rPr>
            </w:pPr>
            <w:del w:id="1683" w:author="Seggelke, Klaus" w:date="2017-03-16T13:36:00Z">
              <w:r w:rsidDel="00D90BB8">
                <w:delText>Validate VNF is in state Active</w:delText>
              </w:r>
            </w:del>
          </w:p>
          <w:p w:rsidR="00374764" w:rsidRDefault="00374764" w:rsidP="00D90BB8">
            <w:pPr>
              <w:pStyle w:val="TestCaseInfo"/>
              <w:numPr>
                <w:ilvl w:val="0"/>
                <w:numId w:val="177"/>
              </w:numPr>
            </w:pPr>
            <w:r>
              <w:t>Start the min traffic load</w:t>
            </w:r>
          </w:p>
          <w:p w:rsidR="00374764" w:rsidRDefault="00374764" w:rsidP="00D90BB8">
            <w:pPr>
              <w:pStyle w:val="TestCaseInfo"/>
              <w:numPr>
                <w:ilvl w:val="0"/>
                <w:numId w:val="177"/>
              </w:numPr>
            </w:pPr>
            <w:r>
              <w:t>Validate traffic goes through (--&gt; no dropped packets)</w:t>
            </w:r>
          </w:p>
          <w:p w:rsidR="00374764" w:rsidRDefault="00374764" w:rsidP="00D90BB8">
            <w:pPr>
              <w:pStyle w:val="TestCaseInfo"/>
              <w:numPr>
                <w:ilvl w:val="0"/>
                <w:numId w:val="177"/>
              </w:numPr>
            </w:pPr>
            <w:r>
              <w:t>Stop traffic</w:t>
            </w:r>
          </w:p>
          <w:p w:rsidR="00374764" w:rsidRDefault="00374764" w:rsidP="00D90BB8">
            <w:pPr>
              <w:pStyle w:val="TestCaseInfo"/>
              <w:numPr>
                <w:ilvl w:val="0"/>
                <w:numId w:val="177"/>
              </w:numPr>
            </w:pPr>
            <w:r>
              <w:t xml:space="preserve">Initiate the compute snapshot creation via the </w:t>
            </w:r>
            <w:del w:id="1684" w:author="Seggelke, Klaus" w:date="2017-03-16T13:37:00Z">
              <w:r w:rsidDel="00D90BB8">
                <w:delText xml:space="preserve">VNFM </w:delText>
              </w:r>
            </w:del>
            <w:ins w:id="1685" w:author="Seggelke, Klaus" w:date="2017-03-16T13:37:00Z">
              <w:r w:rsidR="00D90BB8">
                <w:t xml:space="preserve">MANO </w:t>
              </w:r>
            </w:ins>
            <w:r>
              <w:t>interface</w:t>
            </w:r>
          </w:p>
          <w:p w:rsidR="00374764" w:rsidRDefault="00374764" w:rsidP="00D90BB8">
            <w:pPr>
              <w:pStyle w:val="TestCaseInfo"/>
              <w:numPr>
                <w:ilvl w:val="0"/>
                <w:numId w:val="177"/>
              </w:numPr>
            </w:pPr>
            <w:r>
              <w:t>Validate VNF instructed NFVI to create a compute snapshot and a new image is found via the NFVI interface</w:t>
            </w:r>
          </w:p>
          <w:p w:rsidR="00374764" w:rsidRDefault="00374764" w:rsidP="00D90BB8">
            <w:pPr>
              <w:pStyle w:val="TestCaseInfo"/>
              <w:numPr>
                <w:ilvl w:val="0"/>
                <w:numId w:val="177"/>
              </w:numPr>
            </w:pPr>
            <w:r>
              <w:t>Terminate VNF</w:t>
            </w:r>
          </w:p>
          <w:p w:rsidR="00374764" w:rsidRDefault="00374764" w:rsidP="00D90BB8">
            <w:pPr>
              <w:pStyle w:val="TestCaseInfo"/>
              <w:numPr>
                <w:ilvl w:val="0"/>
                <w:numId w:val="177"/>
              </w:numPr>
            </w:pPr>
            <w:r>
              <w:t xml:space="preserve">Issue command to </w:t>
            </w:r>
            <w:del w:id="1686" w:author="Seggelke, Klaus" w:date="2017-03-16T13:37:00Z">
              <w:r w:rsidDel="00D90BB8">
                <w:delText xml:space="preserve">VNFM </w:delText>
              </w:r>
            </w:del>
            <w:ins w:id="1687" w:author="Seggelke, Klaus" w:date="2017-03-16T13:37:00Z">
              <w:r w:rsidR="00D90BB8">
                <w:t xml:space="preserve">MANO </w:t>
              </w:r>
            </w:ins>
            <w:r>
              <w:t>to display the newly created VNF snapshot</w:t>
            </w:r>
          </w:p>
          <w:p w:rsidR="00374764" w:rsidRDefault="00374764" w:rsidP="00D90BB8">
            <w:pPr>
              <w:pStyle w:val="TestCaseInfo"/>
              <w:numPr>
                <w:ilvl w:val="0"/>
                <w:numId w:val="177"/>
              </w:numPr>
            </w:pPr>
            <w:r>
              <w:t xml:space="preserve">Issue command deletion of compute snapshot to the </w:t>
            </w:r>
            <w:del w:id="1688" w:author="Seggelke, Klaus" w:date="2017-03-16T13:37:00Z">
              <w:r w:rsidDel="00D90BB8">
                <w:delText>VNFM</w:delText>
              </w:r>
            </w:del>
            <w:ins w:id="1689" w:author="Seggelke, Klaus" w:date="2017-03-16T13:37:00Z">
              <w:r w:rsidR="00D90BB8">
                <w:t>MANO</w:t>
              </w:r>
            </w:ins>
          </w:p>
          <w:p w:rsidR="00374764" w:rsidRDefault="00374764" w:rsidP="00D90BB8">
            <w:pPr>
              <w:pStyle w:val="TestCaseInfo"/>
              <w:numPr>
                <w:ilvl w:val="0"/>
                <w:numId w:val="177"/>
              </w:numPr>
            </w:pPr>
            <w:r>
              <w:t>Validate the snapshot has been deleted vi</w:t>
            </w:r>
            <w:ins w:id="1690" w:author="Seggelke, Klaus" w:date="2017-03-16T13:37:00Z">
              <w:r w:rsidR="00D90BB8">
                <w:t>a</w:t>
              </w:r>
            </w:ins>
            <w:r>
              <w:t xml:space="preserve"> </w:t>
            </w:r>
            <w:del w:id="1691" w:author="Seggelke, Klaus" w:date="2017-03-16T13:37:00Z">
              <w:r w:rsidDel="00D90BB8">
                <w:delText xml:space="preserve">VNFM </w:delText>
              </w:r>
            </w:del>
            <w:ins w:id="1692" w:author="Seggelke, Klaus" w:date="2017-03-16T13:37:00Z">
              <w:r w:rsidR="00D90BB8">
                <w:t xml:space="preserve">MANO </w:t>
              </w:r>
            </w:ins>
            <w:r>
              <w:t>and NFVI interface</w:t>
            </w:r>
          </w:p>
        </w:tc>
      </w:tr>
      <w:tr w:rsidR="0037476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pPr>
          </w:p>
        </w:tc>
      </w:tr>
      <w:tr w:rsidR="0037476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pPr>
          </w:p>
        </w:tc>
      </w:tr>
    </w:tbl>
    <w:p w:rsidR="00374764" w:rsidRDefault="00374764" w:rsidP="00374764">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374764" w:rsidTr="009A7FAF">
        <w:tc>
          <w:tcPr>
            <w:tcW w:w="9330" w:type="dxa"/>
            <w:gridSpan w:val="2"/>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
            </w:pPr>
            <w:bookmarkStart w:id="1693" w:name="_Toc477880953"/>
            <w:r>
              <w:t>TC.VNF.SNAPSHOT.002</w:t>
            </w:r>
            <w:r>
              <w:tab/>
              <w:t>Compute Snapshot Creation and Deletion under normal traffic load</w:t>
            </w:r>
            <w:bookmarkEnd w:id="1693"/>
          </w:p>
        </w:tc>
      </w:tr>
      <w:tr w:rsidR="00374764" w:rsidTr="009A7FAF">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374764" w:rsidRPr="00D67489" w:rsidRDefault="00374764" w:rsidP="009A7FAF">
            <w:pPr>
              <w:pStyle w:val="TestCaseInfo"/>
              <w:rPr>
                <w:lang w:eastAsia="zh-CN"/>
              </w:rPr>
            </w:pPr>
            <w:del w:id="1694" w:author="Seggelke, Klaus" w:date="2017-03-16T13:39:00Z">
              <w:r w:rsidDel="00D90BB8">
                <w:rPr>
                  <w:lang w:eastAsia="zh-CN"/>
                </w:rPr>
                <w:delText xml:space="preserve">VNFM </w:delText>
              </w:r>
            </w:del>
            <w:ins w:id="1695" w:author="Seggelke, Klaus" w:date="2017-03-16T13:39:00Z">
              <w:r w:rsidR="00D90BB8">
                <w:rPr>
                  <w:lang w:eastAsia="zh-CN"/>
                </w:rPr>
                <w:t xml:space="preserve">MANO </w:t>
              </w:r>
            </w:ins>
            <w:r>
              <w:rPr>
                <w:lang w:eastAsia="zh-CN"/>
              </w:rPr>
              <w:t>should provide the capability to create a compute snapshot by issuing a command to the NFVI while normal traffic load</w:t>
            </w:r>
          </w:p>
        </w:tc>
      </w:tr>
      <w:tr w:rsidR="0037476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Info"/>
              <w:rPr>
                <w:lang w:eastAsia="zh-CN"/>
              </w:rPr>
            </w:pPr>
            <w:r>
              <w:rPr>
                <w:lang w:eastAsia="zh-CN"/>
              </w:rPr>
              <w:t>A compute Snapshot allows the user to build an image from the current running system and later to re-instantiate it without losing any data or configuration</w:t>
            </w:r>
          </w:p>
        </w:tc>
      </w:tr>
      <w:tr w:rsidR="00374764" w:rsidTr="009A7FA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lang w:eastAsia="zh-CN"/>
              </w:rPr>
            </w:pPr>
          </w:p>
        </w:tc>
      </w:tr>
      <w:tr w:rsidR="00374764" w:rsidTr="009A7FAF">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pPr>
          </w:p>
        </w:tc>
      </w:tr>
      <w:tr w:rsidR="0037476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pPr>
          </w:p>
        </w:tc>
      </w:tr>
      <w:tr w:rsidR="0037476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lang w:eastAsia="zh-CN"/>
              </w:rPr>
            </w:pPr>
          </w:p>
        </w:tc>
      </w:tr>
      <w:tr w:rsidR="00374764" w:rsidTr="009A7FAF">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pPr>
            <w:r>
              <w:t>Sequence:</w:t>
            </w:r>
          </w:p>
          <w:p w:rsidR="00374764" w:rsidRDefault="00374764" w:rsidP="00D90BB8">
            <w:pPr>
              <w:pStyle w:val="TestCaseInfo"/>
              <w:numPr>
                <w:ilvl w:val="0"/>
                <w:numId w:val="87"/>
              </w:numPr>
            </w:pPr>
            <w:r>
              <w:lastRenderedPageBreak/>
              <w:t>Instantiate VNF</w:t>
            </w:r>
            <w:ins w:id="1696" w:author="Seggelke, Klaus" w:date="2017-03-16T13:39:00Z">
              <w:r w:rsidR="00D90BB8">
                <w:t xml:space="preserve"> by MANO</w:t>
              </w:r>
            </w:ins>
          </w:p>
          <w:p w:rsidR="00D90BB8" w:rsidRDefault="00D90BB8" w:rsidP="00D90BB8">
            <w:pPr>
              <w:pStyle w:val="TestCaseInfo"/>
              <w:numPr>
                <w:ilvl w:val="0"/>
                <w:numId w:val="87"/>
              </w:numPr>
              <w:rPr>
                <w:ins w:id="1697" w:author="Seggelke, Klaus" w:date="2017-03-16T13:40:00Z"/>
              </w:rPr>
            </w:pPr>
            <w:ins w:id="1698" w:author="Seggelke, Klaus" w:date="2017-03-16T13:40:00Z">
              <w:r w:rsidRPr="005F76A6">
                <w:t>Validate VNF instantiation state is INSTANTIATED and VNF state is STARTED (--&gt; time stamp when correct state reached)</w:t>
              </w:r>
            </w:ins>
          </w:p>
          <w:p w:rsidR="00374764" w:rsidDel="00D90BB8" w:rsidRDefault="00374764" w:rsidP="00D90BB8">
            <w:pPr>
              <w:pStyle w:val="TestCaseInfo"/>
              <w:numPr>
                <w:ilvl w:val="0"/>
                <w:numId w:val="87"/>
              </w:numPr>
              <w:rPr>
                <w:del w:id="1699" w:author="Seggelke, Klaus" w:date="2017-03-16T13:40:00Z"/>
              </w:rPr>
            </w:pPr>
            <w:del w:id="1700" w:author="Seggelke, Klaus" w:date="2017-03-16T13:40:00Z">
              <w:r w:rsidDel="00D90BB8">
                <w:delText>Validate VNF is in state Inactive</w:delText>
              </w:r>
            </w:del>
          </w:p>
          <w:p w:rsidR="00374764" w:rsidDel="00D90BB8" w:rsidRDefault="00374764" w:rsidP="00D90BB8">
            <w:pPr>
              <w:pStyle w:val="TestCaseInfo"/>
              <w:numPr>
                <w:ilvl w:val="0"/>
                <w:numId w:val="87"/>
              </w:numPr>
              <w:rPr>
                <w:del w:id="1701" w:author="Seggelke, Klaus" w:date="2017-03-16T13:40:00Z"/>
              </w:rPr>
            </w:pPr>
            <w:del w:id="1702" w:author="Seggelke, Klaus" w:date="2017-03-16T13:40:00Z">
              <w:r w:rsidDel="00D90BB8">
                <w:delText>Start the VNF</w:delText>
              </w:r>
            </w:del>
          </w:p>
          <w:p w:rsidR="00374764" w:rsidDel="00D90BB8" w:rsidRDefault="00374764" w:rsidP="00D90BB8">
            <w:pPr>
              <w:pStyle w:val="TestCaseInfo"/>
              <w:numPr>
                <w:ilvl w:val="0"/>
                <w:numId w:val="87"/>
              </w:numPr>
              <w:rPr>
                <w:del w:id="1703" w:author="Seggelke, Klaus" w:date="2017-03-16T13:40:00Z"/>
              </w:rPr>
            </w:pPr>
            <w:del w:id="1704" w:author="Seggelke, Klaus" w:date="2017-03-16T13:40:00Z">
              <w:r w:rsidDel="00D90BB8">
                <w:delText>Validate VNF is in state Active</w:delText>
              </w:r>
            </w:del>
          </w:p>
          <w:p w:rsidR="00374764" w:rsidRDefault="00374764" w:rsidP="00D90BB8">
            <w:pPr>
              <w:pStyle w:val="TestCaseInfo"/>
              <w:numPr>
                <w:ilvl w:val="0"/>
                <w:numId w:val="87"/>
              </w:numPr>
            </w:pPr>
            <w:r>
              <w:t>Start the normal traffic load</w:t>
            </w:r>
          </w:p>
          <w:p w:rsidR="00374764" w:rsidRDefault="00374764" w:rsidP="00D90BB8">
            <w:pPr>
              <w:pStyle w:val="TestCaseInfo"/>
              <w:numPr>
                <w:ilvl w:val="0"/>
                <w:numId w:val="87"/>
              </w:numPr>
            </w:pPr>
            <w:r>
              <w:t>Validate traffic goes through (--&gt; no dropped packets)</w:t>
            </w:r>
          </w:p>
          <w:p w:rsidR="00374764" w:rsidRDefault="00374764" w:rsidP="00D90BB8">
            <w:pPr>
              <w:pStyle w:val="TestCaseInfo"/>
              <w:numPr>
                <w:ilvl w:val="0"/>
                <w:numId w:val="87"/>
              </w:numPr>
            </w:pPr>
            <w:r>
              <w:t>Initiate the compute snapshot creation via the VNFM interface</w:t>
            </w:r>
          </w:p>
          <w:p w:rsidR="00374764" w:rsidRDefault="00374764" w:rsidP="00D90BB8">
            <w:pPr>
              <w:pStyle w:val="TestCaseInfo"/>
              <w:numPr>
                <w:ilvl w:val="0"/>
                <w:numId w:val="87"/>
              </w:numPr>
            </w:pPr>
            <w:r>
              <w:t xml:space="preserve">Validate </w:t>
            </w:r>
            <w:del w:id="1705" w:author="Seggelke, Klaus" w:date="2017-03-16T13:40:00Z">
              <w:r w:rsidDel="00D90BB8">
                <w:delText xml:space="preserve">VNF </w:delText>
              </w:r>
            </w:del>
            <w:ins w:id="1706" w:author="Seggelke, Klaus" w:date="2017-03-16T13:40:00Z">
              <w:r w:rsidR="00D90BB8">
                <w:t xml:space="preserve">MANO </w:t>
              </w:r>
            </w:ins>
            <w:r>
              <w:t>instructed NFVI to create a compute snapshot and a new image is found via the NFVI interface</w:t>
            </w:r>
          </w:p>
          <w:p w:rsidR="00374764" w:rsidRDefault="00374764" w:rsidP="00D90BB8">
            <w:pPr>
              <w:pStyle w:val="TestCaseInfo"/>
              <w:numPr>
                <w:ilvl w:val="0"/>
                <w:numId w:val="87"/>
              </w:numPr>
            </w:pPr>
            <w:r>
              <w:t>Validate no traffic lost occurred</w:t>
            </w:r>
          </w:p>
          <w:p w:rsidR="00374764" w:rsidRDefault="00374764" w:rsidP="00D90BB8">
            <w:pPr>
              <w:pStyle w:val="TestCaseInfo"/>
              <w:numPr>
                <w:ilvl w:val="0"/>
                <w:numId w:val="87"/>
              </w:numPr>
            </w:pPr>
            <w:r>
              <w:t>Stop traffic</w:t>
            </w:r>
          </w:p>
          <w:p w:rsidR="00374764" w:rsidRDefault="00374764" w:rsidP="00D90BB8">
            <w:pPr>
              <w:pStyle w:val="TestCaseInfo"/>
              <w:numPr>
                <w:ilvl w:val="0"/>
                <w:numId w:val="87"/>
              </w:numPr>
            </w:pPr>
            <w:r>
              <w:t>Terminate VNF</w:t>
            </w:r>
          </w:p>
          <w:p w:rsidR="00374764" w:rsidRDefault="00374764" w:rsidP="00D90BB8">
            <w:pPr>
              <w:pStyle w:val="TestCaseInfo"/>
              <w:numPr>
                <w:ilvl w:val="0"/>
                <w:numId w:val="87"/>
              </w:numPr>
            </w:pPr>
            <w:r>
              <w:t xml:space="preserve">Issue command to </w:t>
            </w:r>
            <w:del w:id="1707" w:author="Seggelke, Klaus" w:date="2017-03-16T13:41:00Z">
              <w:r w:rsidDel="00D90BB8">
                <w:delText xml:space="preserve">VNFM </w:delText>
              </w:r>
            </w:del>
            <w:ins w:id="1708" w:author="Seggelke, Klaus" w:date="2017-03-16T13:41:00Z">
              <w:r w:rsidR="00D90BB8">
                <w:t xml:space="preserve">MANO </w:t>
              </w:r>
            </w:ins>
            <w:r>
              <w:t>to display the newly created VNF snapshot</w:t>
            </w:r>
          </w:p>
          <w:p w:rsidR="00374764" w:rsidRDefault="00374764" w:rsidP="00D90BB8">
            <w:pPr>
              <w:pStyle w:val="TestCaseInfo"/>
              <w:numPr>
                <w:ilvl w:val="0"/>
                <w:numId w:val="87"/>
              </w:numPr>
            </w:pPr>
            <w:r>
              <w:t xml:space="preserve">Issue command deletion of compute snapshot to the </w:t>
            </w:r>
            <w:ins w:id="1709" w:author="Seggelke, Klaus" w:date="2017-03-16T13:41:00Z">
              <w:r w:rsidR="00D90BB8">
                <w:t>MANO</w:t>
              </w:r>
            </w:ins>
            <w:del w:id="1710" w:author="Seggelke, Klaus" w:date="2017-03-16T13:41:00Z">
              <w:r w:rsidDel="00D90BB8">
                <w:delText>VNFM</w:delText>
              </w:r>
            </w:del>
          </w:p>
          <w:p w:rsidR="00374764" w:rsidRDefault="00374764" w:rsidP="00D90BB8">
            <w:pPr>
              <w:pStyle w:val="TestCaseInfo"/>
              <w:numPr>
                <w:ilvl w:val="0"/>
                <w:numId w:val="87"/>
              </w:numPr>
            </w:pPr>
            <w:r>
              <w:t xml:space="preserve">Validate the snapshot has been deleted vi </w:t>
            </w:r>
            <w:ins w:id="1711" w:author="Seggelke, Klaus" w:date="2017-03-16T13:41:00Z">
              <w:r w:rsidR="00D90BB8">
                <w:t>MANO</w:t>
              </w:r>
            </w:ins>
            <w:del w:id="1712" w:author="Seggelke, Klaus" w:date="2017-03-16T13:41:00Z">
              <w:r w:rsidDel="00D90BB8">
                <w:delText>VNFM</w:delText>
              </w:r>
            </w:del>
            <w:r>
              <w:t xml:space="preserve"> and NFVI interface</w:t>
            </w:r>
          </w:p>
        </w:tc>
      </w:tr>
      <w:tr w:rsidR="0037476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pPr>
          </w:p>
        </w:tc>
      </w:tr>
      <w:tr w:rsidR="0037476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pPr>
          </w:p>
        </w:tc>
      </w:tr>
    </w:tbl>
    <w:p w:rsidR="00374764" w:rsidRDefault="00374764" w:rsidP="00374764">
      <w:pPr>
        <w:rPr>
          <w:lang w:eastAsia="zh-CN"/>
        </w:rPr>
      </w:pPr>
    </w:p>
    <w:p w:rsidR="00374764" w:rsidRDefault="00374764" w:rsidP="00374764">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374764" w:rsidTr="009A7FAF">
        <w:tc>
          <w:tcPr>
            <w:tcW w:w="9330" w:type="dxa"/>
            <w:gridSpan w:val="2"/>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
            </w:pPr>
            <w:bookmarkStart w:id="1713" w:name="_Toc477880954"/>
            <w:r>
              <w:t>TC.VNF.SNAPSHOT.003</w:t>
            </w:r>
            <w:r>
              <w:tab/>
              <w:t>Compute Snapshot Instantiation</w:t>
            </w:r>
            <w:bookmarkEnd w:id="1713"/>
          </w:p>
        </w:tc>
      </w:tr>
      <w:tr w:rsidR="00374764" w:rsidTr="009A7FAF">
        <w:trPr>
          <w:trHeight w:val="427"/>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374764" w:rsidRPr="00D67489" w:rsidRDefault="00374764" w:rsidP="009A7FAF">
            <w:pPr>
              <w:pStyle w:val="TestCaseInfo"/>
              <w:rPr>
                <w:lang w:eastAsia="zh-CN"/>
              </w:rPr>
            </w:pPr>
            <w:del w:id="1714" w:author="Seggelke, Klaus" w:date="2017-03-16T13:41:00Z">
              <w:r w:rsidDel="00D90BB8">
                <w:rPr>
                  <w:lang w:eastAsia="zh-CN"/>
                </w:rPr>
                <w:delText xml:space="preserve">VNFM </w:delText>
              </w:r>
            </w:del>
            <w:ins w:id="1715" w:author="Seggelke, Klaus" w:date="2017-03-16T13:41:00Z">
              <w:r w:rsidR="00D90BB8">
                <w:rPr>
                  <w:lang w:eastAsia="zh-CN"/>
                </w:rPr>
                <w:t xml:space="preserve">MANO </w:t>
              </w:r>
            </w:ins>
            <w:r>
              <w:rPr>
                <w:lang w:eastAsia="zh-CN"/>
              </w:rPr>
              <w:t>should provide the capability to re-instantiate a compute snapshot by issuing a command to the NFVI</w:t>
            </w:r>
          </w:p>
        </w:tc>
      </w:tr>
      <w:tr w:rsidR="0037476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Info"/>
              <w:rPr>
                <w:lang w:eastAsia="zh-CN"/>
              </w:rPr>
            </w:pPr>
            <w:r>
              <w:rPr>
                <w:lang w:eastAsia="zh-CN"/>
              </w:rPr>
              <w:t>A compute Snapshot allows the user to build an image from the current running system and later to re-instantiate it without losing any data or configuration</w:t>
            </w:r>
          </w:p>
        </w:tc>
      </w:tr>
      <w:tr w:rsidR="00374764" w:rsidTr="009A7FA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lang w:eastAsia="zh-CN"/>
              </w:rPr>
            </w:pPr>
          </w:p>
        </w:tc>
      </w:tr>
      <w:tr w:rsidR="00374764" w:rsidTr="009A7FAF">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pPr>
          </w:p>
        </w:tc>
      </w:tr>
      <w:tr w:rsidR="0037476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pPr>
          </w:p>
        </w:tc>
      </w:tr>
      <w:tr w:rsidR="0037476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lang w:eastAsia="zh-CN"/>
              </w:rPr>
            </w:pPr>
          </w:p>
        </w:tc>
      </w:tr>
      <w:tr w:rsidR="00374764" w:rsidTr="009A7FAF">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pPr>
            <w:r>
              <w:t>Sequence:</w:t>
            </w:r>
          </w:p>
          <w:p w:rsidR="00374764" w:rsidRDefault="00374764" w:rsidP="00D90BB8">
            <w:pPr>
              <w:pStyle w:val="TestCaseInfo"/>
              <w:numPr>
                <w:ilvl w:val="0"/>
                <w:numId w:val="50"/>
              </w:numPr>
            </w:pPr>
            <w:r>
              <w:t>Instantiate VNF</w:t>
            </w:r>
            <w:ins w:id="1716" w:author="Seggelke, Klaus" w:date="2017-03-16T13:43:00Z">
              <w:r w:rsidR="00D90BB8">
                <w:t xml:space="preserve"> by MANO</w:t>
              </w:r>
            </w:ins>
          </w:p>
          <w:p w:rsidR="00D90BB8" w:rsidRDefault="00D90BB8" w:rsidP="00D90BB8">
            <w:pPr>
              <w:pStyle w:val="TestCaseInfo"/>
              <w:numPr>
                <w:ilvl w:val="0"/>
                <w:numId w:val="50"/>
              </w:numPr>
              <w:rPr>
                <w:ins w:id="1717" w:author="Seggelke, Klaus" w:date="2017-03-16T13:41:00Z"/>
              </w:rPr>
            </w:pPr>
            <w:ins w:id="1718" w:author="Seggelke, Klaus" w:date="2017-03-16T13:41:00Z">
              <w:r w:rsidRPr="005F76A6">
                <w:t>Validate VNF instantiation state is INSTANTIATED and VNF state is STARTED (--&gt; time stamp when correct state reached)</w:t>
              </w:r>
            </w:ins>
          </w:p>
          <w:p w:rsidR="00374764" w:rsidDel="00D90BB8" w:rsidRDefault="00374764" w:rsidP="00D90BB8">
            <w:pPr>
              <w:pStyle w:val="TestCaseInfo"/>
              <w:numPr>
                <w:ilvl w:val="0"/>
                <w:numId w:val="50"/>
              </w:numPr>
              <w:rPr>
                <w:del w:id="1719" w:author="Seggelke, Klaus" w:date="2017-03-16T13:41:00Z"/>
              </w:rPr>
            </w:pPr>
            <w:del w:id="1720" w:author="Seggelke, Klaus" w:date="2017-03-16T13:41:00Z">
              <w:r w:rsidDel="00D90BB8">
                <w:delText>Validate VNF is in state Inactive</w:delText>
              </w:r>
            </w:del>
          </w:p>
          <w:p w:rsidR="00374764" w:rsidDel="00D90BB8" w:rsidRDefault="00374764" w:rsidP="00D90BB8">
            <w:pPr>
              <w:pStyle w:val="TestCaseInfo"/>
              <w:numPr>
                <w:ilvl w:val="0"/>
                <w:numId w:val="50"/>
              </w:numPr>
              <w:rPr>
                <w:del w:id="1721" w:author="Seggelke, Klaus" w:date="2017-03-16T13:41:00Z"/>
              </w:rPr>
            </w:pPr>
            <w:del w:id="1722" w:author="Seggelke, Klaus" w:date="2017-03-16T13:41:00Z">
              <w:r w:rsidDel="00D90BB8">
                <w:delText>Start the VNF</w:delText>
              </w:r>
            </w:del>
          </w:p>
          <w:p w:rsidR="00374764" w:rsidDel="00D90BB8" w:rsidRDefault="00374764" w:rsidP="00D90BB8">
            <w:pPr>
              <w:pStyle w:val="TestCaseInfo"/>
              <w:numPr>
                <w:ilvl w:val="0"/>
                <w:numId w:val="50"/>
              </w:numPr>
              <w:rPr>
                <w:del w:id="1723" w:author="Seggelke, Klaus" w:date="2017-03-16T13:41:00Z"/>
              </w:rPr>
            </w:pPr>
            <w:del w:id="1724" w:author="Seggelke, Klaus" w:date="2017-03-16T13:41:00Z">
              <w:r w:rsidDel="00D90BB8">
                <w:delText>Validate VNF is in state Active</w:delText>
              </w:r>
            </w:del>
          </w:p>
          <w:p w:rsidR="00374764" w:rsidRDefault="00374764" w:rsidP="00D90BB8">
            <w:pPr>
              <w:pStyle w:val="TestCaseInfo"/>
              <w:numPr>
                <w:ilvl w:val="0"/>
                <w:numId w:val="50"/>
              </w:numPr>
            </w:pPr>
            <w:r>
              <w:t>Start the min traffic load</w:t>
            </w:r>
          </w:p>
          <w:p w:rsidR="00374764" w:rsidRDefault="00374764" w:rsidP="00D90BB8">
            <w:pPr>
              <w:pStyle w:val="TestCaseInfo"/>
              <w:numPr>
                <w:ilvl w:val="0"/>
                <w:numId w:val="50"/>
              </w:numPr>
            </w:pPr>
            <w:r>
              <w:t>Validate traffic goes through (--&gt; no dropped packets)</w:t>
            </w:r>
          </w:p>
          <w:p w:rsidR="00374764" w:rsidRDefault="00374764" w:rsidP="00D90BB8">
            <w:pPr>
              <w:pStyle w:val="TestCaseInfo"/>
              <w:numPr>
                <w:ilvl w:val="0"/>
                <w:numId w:val="50"/>
              </w:numPr>
            </w:pPr>
            <w:r>
              <w:t>Stop traffic</w:t>
            </w:r>
          </w:p>
          <w:p w:rsidR="00374764" w:rsidRDefault="00374764" w:rsidP="00D90BB8">
            <w:pPr>
              <w:pStyle w:val="TestCaseInfo"/>
              <w:numPr>
                <w:ilvl w:val="0"/>
                <w:numId w:val="50"/>
              </w:numPr>
            </w:pPr>
            <w:r>
              <w:t xml:space="preserve">Initiate the compute snapshot creation via the </w:t>
            </w:r>
            <w:del w:id="1725" w:author="Seggelke, Klaus" w:date="2017-03-16T13:58:00Z">
              <w:r w:rsidDel="00392A8B">
                <w:delText xml:space="preserve">VNFM </w:delText>
              </w:r>
            </w:del>
            <w:ins w:id="1726" w:author="Seggelke, Klaus" w:date="2017-03-16T13:58:00Z">
              <w:r w:rsidR="00392A8B">
                <w:t xml:space="preserve">MANO </w:t>
              </w:r>
            </w:ins>
            <w:r>
              <w:t>interface</w:t>
            </w:r>
          </w:p>
          <w:p w:rsidR="00374764" w:rsidRDefault="00374764" w:rsidP="00D90BB8">
            <w:pPr>
              <w:pStyle w:val="TestCaseInfo"/>
              <w:numPr>
                <w:ilvl w:val="0"/>
                <w:numId w:val="50"/>
              </w:numPr>
            </w:pPr>
            <w:r>
              <w:t xml:space="preserve">Validate </w:t>
            </w:r>
            <w:del w:id="1727" w:author="Seggelke, Klaus" w:date="2017-03-16T17:12:00Z">
              <w:r w:rsidDel="00772584">
                <w:delText>VNF</w:delText>
              </w:r>
            </w:del>
            <w:ins w:id="1728" w:author="Seggelke, Klaus" w:date="2017-03-16T17:12:00Z">
              <w:r w:rsidR="00772584">
                <w:t>MANO</w:t>
              </w:r>
            </w:ins>
            <w:r>
              <w:t xml:space="preserve"> instructed NFVI to create a compute snapshot and a new image is found via the NFVI interface</w:t>
            </w:r>
          </w:p>
          <w:p w:rsidR="00374764" w:rsidRDefault="00374764" w:rsidP="00D90BB8">
            <w:pPr>
              <w:pStyle w:val="TestCaseInfo"/>
              <w:numPr>
                <w:ilvl w:val="0"/>
                <w:numId w:val="50"/>
              </w:numPr>
            </w:pPr>
            <w:r>
              <w:t>Terminate VNF</w:t>
            </w:r>
          </w:p>
          <w:p w:rsidR="00374764" w:rsidRDefault="00374764" w:rsidP="00D90BB8">
            <w:pPr>
              <w:pStyle w:val="TestCaseInfo"/>
              <w:numPr>
                <w:ilvl w:val="0"/>
                <w:numId w:val="50"/>
              </w:numPr>
            </w:pPr>
            <w:r>
              <w:t xml:space="preserve">Issue command to </w:t>
            </w:r>
            <w:del w:id="1729" w:author="Seggelke, Klaus" w:date="2017-03-16T13:42:00Z">
              <w:r w:rsidDel="00D90BB8">
                <w:delText xml:space="preserve">VNFM </w:delText>
              </w:r>
            </w:del>
            <w:ins w:id="1730" w:author="Seggelke, Klaus" w:date="2017-03-16T13:42:00Z">
              <w:r w:rsidR="00D90BB8">
                <w:t xml:space="preserve">MANO </w:t>
              </w:r>
            </w:ins>
            <w:r>
              <w:t>to display the newly created VNF snapshot</w:t>
            </w:r>
          </w:p>
          <w:p w:rsidR="00374764" w:rsidRDefault="00374764" w:rsidP="00D90BB8">
            <w:pPr>
              <w:pStyle w:val="TestCaseInfo"/>
              <w:numPr>
                <w:ilvl w:val="0"/>
                <w:numId w:val="50"/>
              </w:numPr>
            </w:pPr>
            <w:r>
              <w:t xml:space="preserve">Issue command to instantiate a compute snapshot to </w:t>
            </w:r>
            <w:del w:id="1731" w:author="Seggelke, Klaus" w:date="2017-03-16T13:43:00Z">
              <w:r w:rsidDel="00D90BB8">
                <w:delText>the VNFM</w:delText>
              </w:r>
            </w:del>
            <w:ins w:id="1732" w:author="Seggelke, Klaus" w:date="2017-03-16T13:43:00Z">
              <w:r w:rsidR="00D90BB8">
                <w:t>MANO</w:t>
              </w:r>
            </w:ins>
          </w:p>
          <w:p w:rsidR="00374764" w:rsidRDefault="00374764" w:rsidP="00D90BB8">
            <w:pPr>
              <w:pStyle w:val="TestCaseInfo"/>
              <w:numPr>
                <w:ilvl w:val="0"/>
                <w:numId w:val="50"/>
              </w:numPr>
            </w:pPr>
            <w:r>
              <w:t>Validate the VNF has been instantiated from the snapshot</w:t>
            </w:r>
          </w:p>
          <w:p w:rsidR="00772584" w:rsidRDefault="00772584" w:rsidP="00772584">
            <w:pPr>
              <w:pStyle w:val="TestCaseInfo"/>
              <w:numPr>
                <w:ilvl w:val="0"/>
                <w:numId w:val="50"/>
              </w:numPr>
              <w:rPr>
                <w:ins w:id="1733" w:author="Seggelke, Klaus" w:date="2017-03-16T17:12:00Z"/>
              </w:rPr>
            </w:pPr>
            <w:ins w:id="1734" w:author="Seggelke, Klaus" w:date="2017-03-16T17:12:00Z">
              <w:r w:rsidRPr="005F76A6">
                <w:t>Validate VNF instantiation state is INSTANTIATED and VNF state is STARTED (--&gt; time stamp when correct state reached)</w:t>
              </w:r>
            </w:ins>
          </w:p>
          <w:p w:rsidR="00374764" w:rsidDel="00772584" w:rsidRDefault="00374764" w:rsidP="00D90BB8">
            <w:pPr>
              <w:pStyle w:val="TestCaseInfo"/>
              <w:numPr>
                <w:ilvl w:val="0"/>
                <w:numId w:val="50"/>
              </w:numPr>
              <w:rPr>
                <w:del w:id="1735" w:author="Seggelke, Klaus" w:date="2017-03-16T17:12:00Z"/>
              </w:rPr>
            </w:pPr>
            <w:del w:id="1736" w:author="Seggelke, Klaus" w:date="2017-03-16T17:12:00Z">
              <w:r w:rsidDel="00772584">
                <w:delText>Validate VNF is in state Inactive</w:delText>
              </w:r>
            </w:del>
          </w:p>
          <w:p w:rsidR="00374764" w:rsidDel="00772584" w:rsidRDefault="00374764" w:rsidP="00D90BB8">
            <w:pPr>
              <w:pStyle w:val="TestCaseInfo"/>
              <w:numPr>
                <w:ilvl w:val="0"/>
                <w:numId w:val="50"/>
              </w:numPr>
              <w:rPr>
                <w:del w:id="1737" w:author="Seggelke, Klaus" w:date="2017-03-16T17:12:00Z"/>
              </w:rPr>
            </w:pPr>
            <w:del w:id="1738" w:author="Seggelke, Klaus" w:date="2017-03-16T17:12:00Z">
              <w:r w:rsidDel="00772584">
                <w:delText>Start the VNF</w:delText>
              </w:r>
            </w:del>
          </w:p>
          <w:p w:rsidR="00374764" w:rsidDel="00772584" w:rsidRDefault="00374764" w:rsidP="00D90BB8">
            <w:pPr>
              <w:pStyle w:val="TestCaseInfo"/>
              <w:numPr>
                <w:ilvl w:val="0"/>
                <w:numId w:val="50"/>
              </w:numPr>
              <w:rPr>
                <w:del w:id="1739" w:author="Seggelke, Klaus" w:date="2017-03-16T17:12:00Z"/>
              </w:rPr>
            </w:pPr>
            <w:del w:id="1740" w:author="Seggelke, Klaus" w:date="2017-03-16T17:12:00Z">
              <w:r w:rsidDel="00772584">
                <w:delText>Validate VNF is in state Active</w:delText>
              </w:r>
            </w:del>
          </w:p>
          <w:p w:rsidR="00374764" w:rsidRDefault="00374764" w:rsidP="00D90BB8">
            <w:pPr>
              <w:pStyle w:val="TestCaseInfo"/>
              <w:numPr>
                <w:ilvl w:val="0"/>
                <w:numId w:val="50"/>
              </w:numPr>
            </w:pPr>
            <w:r>
              <w:t>Start the min traffic load</w:t>
            </w:r>
          </w:p>
          <w:p w:rsidR="00374764" w:rsidRDefault="00374764" w:rsidP="00D90BB8">
            <w:pPr>
              <w:pStyle w:val="TestCaseInfo"/>
              <w:numPr>
                <w:ilvl w:val="0"/>
                <w:numId w:val="50"/>
              </w:numPr>
            </w:pPr>
            <w:r>
              <w:t>Validate traffic goes through (--&gt; no dropped packets)</w:t>
            </w:r>
          </w:p>
          <w:p w:rsidR="00374764" w:rsidRDefault="00374764" w:rsidP="00D90BB8">
            <w:pPr>
              <w:pStyle w:val="TestCaseInfo"/>
              <w:numPr>
                <w:ilvl w:val="0"/>
                <w:numId w:val="50"/>
              </w:numPr>
            </w:pPr>
            <w:r>
              <w:t>Stop Traffic</w:t>
            </w:r>
          </w:p>
          <w:p w:rsidR="00374764" w:rsidRDefault="00374764" w:rsidP="00D90BB8">
            <w:pPr>
              <w:pStyle w:val="TestCaseInfo"/>
              <w:numPr>
                <w:ilvl w:val="0"/>
                <w:numId w:val="50"/>
              </w:numPr>
            </w:pPr>
            <w:r>
              <w:t>Terminate VNF</w:t>
            </w:r>
          </w:p>
        </w:tc>
      </w:tr>
      <w:tr w:rsidR="0037476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pPr>
          </w:p>
        </w:tc>
      </w:tr>
      <w:tr w:rsidR="0037476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noProof/>
              </w:rPr>
            </w:pPr>
            <w:r>
              <w:rPr>
                <w:noProof/>
              </w:rPr>
              <w:lastRenderedPageBreak/>
              <w:t>Notes:</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pPr>
          </w:p>
        </w:tc>
      </w:tr>
    </w:tbl>
    <w:p w:rsidR="00374764" w:rsidRDefault="00374764" w:rsidP="00374764">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374764" w:rsidTr="009A7FAF">
        <w:tc>
          <w:tcPr>
            <w:tcW w:w="9330" w:type="dxa"/>
            <w:gridSpan w:val="2"/>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
            </w:pPr>
            <w:bookmarkStart w:id="1741" w:name="_Toc477880955"/>
            <w:r>
              <w:t>TC.VNF.SNAPSHOT.004</w:t>
            </w:r>
            <w:r>
              <w:tab/>
              <w:t>Storage Snapshot Creation and Deletion</w:t>
            </w:r>
            <w:bookmarkEnd w:id="1741"/>
          </w:p>
        </w:tc>
      </w:tr>
      <w:tr w:rsidR="00374764" w:rsidTr="009A7FAF">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374764" w:rsidRPr="00D67489" w:rsidRDefault="00772584" w:rsidP="009A7FAF">
            <w:pPr>
              <w:pStyle w:val="TestCaseInfo"/>
              <w:rPr>
                <w:lang w:eastAsia="zh-CN"/>
              </w:rPr>
            </w:pPr>
            <w:ins w:id="1742" w:author="Seggelke, Klaus" w:date="2017-03-16T17:13:00Z">
              <w:r>
                <w:rPr>
                  <w:lang w:eastAsia="zh-CN"/>
                </w:rPr>
                <w:t>MANO</w:t>
              </w:r>
            </w:ins>
            <w:del w:id="1743" w:author="Seggelke, Klaus" w:date="2017-03-16T17:13:00Z">
              <w:r w:rsidR="00374764" w:rsidDel="00772584">
                <w:rPr>
                  <w:lang w:eastAsia="zh-CN"/>
                </w:rPr>
                <w:delText>VNFM</w:delText>
              </w:r>
            </w:del>
            <w:r w:rsidR="00374764">
              <w:rPr>
                <w:lang w:eastAsia="zh-CN"/>
              </w:rPr>
              <w:t xml:space="preserve"> should provide the capability to create a storage snapshot by issuing a command to the NFVI</w:t>
            </w:r>
          </w:p>
        </w:tc>
      </w:tr>
      <w:tr w:rsidR="0037476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Info"/>
              <w:rPr>
                <w:lang w:eastAsia="zh-CN"/>
              </w:rPr>
            </w:pPr>
            <w:r>
              <w:rPr>
                <w:lang w:eastAsia="zh-CN"/>
              </w:rPr>
              <w:t>A storage Snapshot allows the user to build an image from the current used storage and later to re-instantiate it without loss of any storage data</w:t>
            </w:r>
          </w:p>
        </w:tc>
      </w:tr>
      <w:tr w:rsidR="00374764" w:rsidTr="009A7FA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lang w:eastAsia="zh-CN"/>
              </w:rPr>
            </w:pPr>
          </w:p>
        </w:tc>
      </w:tr>
      <w:tr w:rsidR="00374764" w:rsidTr="009A7FAF">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pPr>
          </w:p>
        </w:tc>
      </w:tr>
      <w:tr w:rsidR="0037476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pPr>
          </w:p>
        </w:tc>
      </w:tr>
      <w:tr w:rsidR="0037476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lang w:eastAsia="zh-CN"/>
              </w:rPr>
            </w:pPr>
          </w:p>
        </w:tc>
      </w:tr>
      <w:tr w:rsidR="00374764" w:rsidTr="009A7FAF">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pPr>
            <w:r>
              <w:t>Sequence:</w:t>
            </w:r>
          </w:p>
          <w:p w:rsidR="00374764" w:rsidRDefault="00374764" w:rsidP="00EF3B70">
            <w:pPr>
              <w:pStyle w:val="TestCaseInfo"/>
              <w:numPr>
                <w:ilvl w:val="0"/>
                <w:numId w:val="51"/>
              </w:numPr>
            </w:pPr>
            <w:r>
              <w:t>Instantiate VNF</w:t>
            </w:r>
          </w:p>
          <w:p w:rsidR="00EF3B70" w:rsidRDefault="00EF3B70" w:rsidP="00EF3B70">
            <w:pPr>
              <w:pStyle w:val="TestCaseInfo"/>
              <w:numPr>
                <w:ilvl w:val="0"/>
                <w:numId w:val="51"/>
              </w:numPr>
              <w:rPr>
                <w:ins w:id="1744" w:author="Seggelke, Klaus" w:date="2017-03-17T08:49:00Z"/>
              </w:rPr>
            </w:pPr>
            <w:ins w:id="1745" w:author="Seggelke, Klaus" w:date="2017-03-17T08:49:00Z">
              <w:r w:rsidRPr="005F76A6">
                <w:t>Validate VNF instantiation state is INSTANTIATED and VNF state is STARTED (--&gt; time stamp when correct state reached)</w:t>
              </w:r>
            </w:ins>
          </w:p>
          <w:p w:rsidR="00374764" w:rsidDel="00EF3B70" w:rsidRDefault="00374764" w:rsidP="00EF3B70">
            <w:pPr>
              <w:pStyle w:val="TestCaseInfo"/>
              <w:numPr>
                <w:ilvl w:val="0"/>
                <w:numId w:val="51"/>
              </w:numPr>
              <w:rPr>
                <w:del w:id="1746" w:author="Seggelke, Klaus" w:date="2017-03-17T08:49:00Z"/>
              </w:rPr>
            </w:pPr>
            <w:del w:id="1747" w:author="Seggelke, Klaus" w:date="2017-03-17T08:49:00Z">
              <w:r w:rsidDel="00EF3B70">
                <w:delText>Validate VNF is in state Inactive</w:delText>
              </w:r>
            </w:del>
          </w:p>
          <w:p w:rsidR="00374764" w:rsidDel="00EF3B70" w:rsidRDefault="00374764" w:rsidP="00EF3B70">
            <w:pPr>
              <w:pStyle w:val="TestCaseInfo"/>
              <w:numPr>
                <w:ilvl w:val="0"/>
                <w:numId w:val="51"/>
              </w:numPr>
              <w:rPr>
                <w:del w:id="1748" w:author="Seggelke, Klaus" w:date="2017-03-17T08:49:00Z"/>
              </w:rPr>
            </w:pPr>
            <w:del w:id="1749" w:author="Seggelke, Klaus" w:date="2017-03-17T08:49:00Z">
              <w:r w:rsidDel="00EF3B70">
                <w:delText>Start the VNF</w:delText>
              </w:r>
            </w:del>
          </w:p>
          <w:p w:rsidR="00374764" w:rsidDel="00EF3B70" w:rsidRDefault="00374764" w:rsidP="00EF3B70">
            <w:pPr>
              <w:pStyle w:val="TestCaseInfo"/>
              <w:numPr>
                <w:ilvl w:val="0"/>
                <w:numId w:val="51"/>
              </w:numPr>
              <w:rPr>
                <w:del w:id="1750" w:author="Seggelke, Klaus" w:date="2017-03-17T08:49:00Z"/>
              </w:rPr>
            </w:pPr>
            <w:del w:id="1751" w:author="Seggelke, Klaus" w:date="2017-03-17T08:49:00Z">
              <w:r w:rsidDel="00EF3B70">
                <w:delText>Validate VNF is in state Active</w:delText>
              </w:r>
            </w:del>
          </w:p>
          <w:p w:rsidR="00374764" w:rsidRDefault="00374764" w:rsidP="00EF3B70">
            <w:pPr>
              <w:pStyle w:val="TestCaseInfo"/>
              <w:numPr>
                <w:ilvl w:val="0"/>
                <w:numId w:val="51"/>
              </w:numPr>
            </w:pPr>
            <w:r>
              <w:t>Start the min traffic load</w:t>
            </w:r>
          </w:p>
          <w:p w:rsidR="00374764" w:rsidRDefault="00374764" w:rsidP="00EF3B70">
            <w:pPr>
              <w:pStyle w:val="TestCaseInfo"/>
              <w:numPr>
                <w:ilvl w:val="0"/>
                <w:numId w:val="51"/>
              </w:numPr>
            </w:pPr>
            <w:r>
              <w:t>Validate traffic goes through (--&gt; no dropped packets)</w:t>
            </w:r>
          </w:p>
          <w:p w:rsidR="00374764" w:rsidRDefault="00374764" w:rsidP="00EF3B70">
            <w:pPr>
              <w:pStyle w:val="TestCaseInfo"/>
              <w:numPr>
                <w:ilvl w:val="0"/>
                <w:numId w:val="51"/>
              </w:numPr>
            </w:pPr>
            <w:r>
              <w:t>Stop traffic</w:t>
            </w:r>
          </w:p>
          <w:p w:rsidR="00374764" w:rsidRDefault="00374764" w:rsidP="00EF3B70">
            <w:pPr>
              <w:pStyle w:val="TestCaseInfo"/>
              <w:numPr>
                <w:ilvl w:val="0"/>
                <w:numId w:val="51"/>
              </w:numPr>
            </w:pPr>
            <w:r>
              <w:t xml:space="preserve">Initiate the storage snapshot creation via the </w:t>
            </w:r>
            <w:del w:id="1752" w:author="Seggelke, Klaus" w:date="2017-03-17T08:49:00Z">
              <w:r w:rsidDel="00EF3B70">
                <w:delText xml:space="preserve">VNFM </w:delText>
              </w:r>
            </w:del>
            <w:ins w:id="1753" w:author="Seggelke, Klaus" w:date="2017-03-17T08:49:00Z">
              <w:r w:rsidR="00EF3B70">
                <w:t xml:space="preserve">MANO </w:t>
              </w:r>
            </w:ins>
            <w:r>
              <w:t>interface</w:t>
            </w:r>
          </w:p>
          <w:p w:rsidR="00374764" w:rsidRDefault="00374764" w:rsidP="00EF3B70">
            <w:pPr>
              <w:pStyle w:val="TestCaseInfo"/>
              <w:numPr>
                <w:ilvl w:val="0"/>
                <w:numId w:val="51"/>
              </w:numPr>
            </w:pPr>
            <w:r>
              <w:t xml:space="preserve">Validate </w:t>
            </w:r>
            <w:del w:id="1754" w:author="Seggelke, Klaus" w:date="2017-03-17T08:49:00Z">
              <w:r w:rsidDel="00EF3B70">
                <w:delText>VNF</w:delText>
              </w:r>
            </w:del>
            <w:ins w:id="1755" w:author="Seggelke, Klaus" w:date="2017-03-17T08:49:00Z">
              <w:r w:rsidR="00EF3B70">
                <w:t>MANO</w:t>
              </w:r>
            </w:ins>
            <w:r>
              <w:t xml:space="preserve"> instructed NFVI to create a storage snapshot and a new image is found via the NFVI interface</w:t>
            </w:r>
          </w:p>
          <w:p w:rsidR="00374764" w:rsidRDefault="00374764" w:rsidP="00EF3B70">
            <w:pPr>
              <w:pStyle w:val="TestCaseInfo"/>
              <w:numPr>
                <w:ilvl w:val="0"/>
                <w:numId w:val="51"/>
              </w:numPr>
            </w:pPr>
            <w:r>
              <w:t>Terminate VNF</w:t>
            </w:r>
          </w:p>
          <w:p w:rsidR="00374764" w:rsidRDefault="00374764" w:rsidP="00EF3B70">
            <w:pPr>
              <w:pStyle w:val="TestCaseInfo"/>
              <w:numPr>
                <w:ilvl w:val="0"/>
                <w:numId w:val="51"/>
              </w:numPr>
            </w:pPr>
            <w:r>
              <w:t xml:space="preserve">Issue command to </w:t>
            </w:r>
            <w:del w:id="1756" w:author="Seggelke, Klaus" w:date="2017-03-17T08:50:00Z">
              <w:r w:rsidDel="00EF3B70">
                <w:delText xml:space="preserve">VNFM </w:delText>
              </w:r>
            </w:del>
            <w:ins w:id="1757" w:author="Seggelke, Klaus" w:date="2017-03-17T08:50:00Z">
              <w:r w:rsidR="00EF3B70">
                <w:t xml:space="preserve">MANO </w:t>
              </w:r>
            </w:ins>
            <w:r>
              <w:t>to display the newly created VNF storage snapshot</w:t>
            </w:r>
          </w:p>
          <w:p w:rsidR="00374764" w:rsidRDefault="00374764" w:rsidP="00EF3B70">
            <w:pPr>
              <w:pStyle w:val="TestCaseInfo"/>
              <w:numPr>
                <w:ilvl w:val="0"/>
                <w:numId w:val="51"/>
              </w:numPr>
            </w:pPr>
            <w:r>
              <w:t xml:space="preserve">Issue command deletion of storage snapshot to the </w:t>
            </w:r>
            <w:del w:id="1758" w:author="Seggelke, Klaus" w:date="2017-03-17T08:50:00Z">
              <w:r w:rsidDel="00EF3B70">
                <w:delText>VNFM</w:delText>
              </w:r>
            </w:del>
            <w:ins w:id="1759" w:author="Seggelke, Klaus" w:date="2017-03-17T08:50:00Z">
              <w:r w:rsidR="00EF3B70">
                <w:t>MANO</w:t>
              </w:r>
            </w:ins>
          </w:p>
          <w:p w:rsidR="00374764" w:rsidRDefault="00374764" w:rsidP="00EF3B70">
            <w:pPr>
              <w:pStyle w:val="TestCaseInfo"/>
              <w:numPr>
                <w:ilvl w:val="0"/>
                <w:numId w:val="51"/>
              </w:numPr>
            </w:pPr>
            <w:r>
              <w:t xml:space="preserve">Validate the storage snapshot has been deleted via </w:t>
            </w:r>
            <w:del w:id="1760" w:author="Seggelke, Klaus" w:date="2017-03-17T08:50:00Z">
              <w:r w:rsidDel="00EF3B70">
                <w:delText xml:space="preserve">VNFM </w:delText>
              </w:r>
            </w:del>
            <w:ins w:id="1761" w:author="Seggelke, Klaus" w:date="2017-03-17T08:50:00Z">
              <w:r w:rsidR="00EF3B70">
                <w:t xml:space="preserve">MANO </w:t>
              </w:r>
            </w:ins>
            <w:r>
              <w:t>and NFVI interface</w:t>
            </w:r>
          </w:p>
        </w:tc>
      </w:tr>
      <w:tr w:rsidR="0037476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pPr>
          </w:p>
        </w:tc>
      </w:tr>
      <w:tr w:rsidR="0037476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pPr>
          </w:p>
        </w:tc>
      </w:tr>
    </w:tbl>
    <w:p w:rsidR="00374764" w:rsidRDefault="00374764" w:rsidP="00374764">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374764" w:rsidTr="009A7FAF">
        <w:tc>
          <w:tcPr>
            <w:tcW w:w="9330" w:type="dxa"/>
            <w:gridSpan w:val="2"/>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
            </w:pPr>
            <w:bookmarkStart w:id="1762" w:name="_Toc477880956"/>
            <w:r>
              <w:t>TC.VNF.SNAPSHOT.005</w:t>
            </w:r>
            <w:r>
              <w:tab/>
              <w:t>Storage Snapshot Instantiation</w:t>
            </w:r>
            <w:bookmarkEnd w:id="1762"/>
          </w:p>
        </w:tc>
      </w:tr>
      <w:tr w:rsidR="00374764" w:rsidTr="009A7FAF">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374764" w:rsidRPr="00D67489" w:rsidRDefault="00374764" w:rsidP="009A7FAF">
            <w:pPr>
              <w:pStyle w:val="TestCaseInfo"/>
              <w:rPr>
                <w:lang w:eastAsia="zh-CN"/>
              </w:rPr>
            </w:pPr>
            <w:del w:id="1763" w:author="Seggelke, Klaus" w:date="2017-03-17T08:50:00Z">
              <w:r w:rsidDel="00EF3B70">
                <w:rPr>
                  <w:lang w:eastAsia="zh-CN"/>
                </w:rPr>
                <w:delText xml:space="preserve">VNFM </w:delText>
              </w:r>
            </w:del>
            <w:ins w:id="1764" w:author="Seggelke, Klaus" w:date="2017-03-17T08:50:00Z">
              <w:r w:rsidR="00EF3B70">
                <w:rPr>
                  <w:lang w:eastAsia="zh-CN"/>
                </w:rPr>
                <w:t xml:space="preserve">MANO </w:t>
              </w:r>
            </w:ins>
            <w:r>
              <w:rPr>
                <w:lang w:eastAsia="zh-CN"/>
              </w:rPr>
              <w:t>should provide the capability to re-instantiate a storage snapshot by issuing a command to the NFVI</w:t>
            </w:r>
          </w:p>
        </w:tc>
      </w:tr>
      <w:tr w:rsidR="0037476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Info"/>
              <w:rPr>
                <w:lang w:eastAsia="zh-CN"/>
              </w:rPr>
            </w:pPr>
            <w:r>
              <w:rPr>
                <w:lang w:eastAsia="zh-CN"/>
              </w:rPr>
              <w:t>A compute Snapshot allows the user to build an image from the current running system and later to re-instantiate it without loss of storage data</w:t>
            </w:r>
          </w:p>
        </w:tc>
      </w:tr>
      <w:tr w:rsidR="00374764" w:rsidTr="009A7FA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lang w:eastAsia="zh-CN"/>
              </w:rPr>
            </w:pPr>
          </w:p>
        </w:tc>
      </w:tr>
      <w:tr w:rsidR="00374764" w:rsidTr="009A7FAF">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pPr>
          </w:p>
        </w:tc>
      </w:tr>
      <w:tr w:rsidR="0037476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pPr>
          </w:p>
        </w:tc>
      </w:tr>
      <w:tr w:rsidR="0037476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lang w:eastAsia="zh-CN"/>
              </w:rPr>
            </w:pPr>
          </w:p>
        </w:tc>
      </w:tr>
      <w:tr w:rsidR="00374764" w:rsidTr="009A7FAF">
        <w:trPr>
          <w:trHeight w:val="1795"/>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pPr>
            <w:r>
              <w:t>Sequence:</w:t>
            </w:r>
          </w:p>
          <w:p w:rsidR="00374764" w:rsidRDefault="00374764" w:rsidP="00EF3B70">
            <w:pPr>
              <w:pStyle w:val="TestCaseInfo"/>
              <w:numPr>
                <w:ilvl w:val="0"/>
                <w:numId w:val="52"/>
              </w:numPr>
            </w:pPr>
            <w:r>
              <w:t>Instantiate VNF</w:t>
            </w:r>
          </w:p>
          <w:p w:rsidR="00EF3B70" w:rsidRDefault="00EF3B70" w:rsidP="00EF3B70">
            <w:pPr>
              <w:pStyle w:val="TestCaseInfo"/>
              <w:numPr>
                <w:ilvl w:val="0"/>
                <w:numId w:val="52"/>
              </w:numPr>
              <w:rPr>
                <w:ins w:id="1765" w:author="Seggelke, Klaus" w:date="2017-03-17T08:50:00Z"/>
              </w:rPr>
            </w:pPr>
            <w:ins w:id="1766" w:author="Seggelke, Klaus" w:date="2017-03-17T08:50:00Z">
              <w:r w:rsidRPr="005F76A6">
                <w:t>Validate VNF instantiation state is INSTANTIATED and VNF state is STARTED (--&gt; time stamp when correct state reached)</w:t>
              </w:r>
            </w:ins>
          </w:p>
          <w:p w:rsidR="00374764" w:rsidDel="00EF3B70" w:rsidRDefault="00374764" w:rsidP="00EF3B70">
            <w:pPr>
              <w:pStyle w:val="TestCaseInfo"/>
              <w:numPr>
                <w:ilvl w:val="0"/>
                <w:numId w:val="52"/>
              </w:numPr>
              <w:rPr>
                <w:del w:id="1767" w:author="Seggelke, Klaus" w:date="2017-03-17T08:50:00Z"/>
              </w:rPr>
            </w:pPr>
            <w:del w:id="1768" w:author="Seggelke, Klaus" w:date="2017-03-17T08:50:00Z">
              <w:r w:rsidDel="00EF3B70">
                <w:delText>Validate VNF is in state Inactive</w:delText>
              </w:r>
            </w:del>
          </w:p>
          <w:p w:rsidR="00374764" w:rsidDel="00EF3B70" w:rsidRDefault="00374764" w:rsidP="00EF3B70">
            <w:pPr>
              <w:pStyle w:val="TestCaseInfo"/>
              <w:numPr>
                <w:ilvl w:val="0"/>
                <w:numId w:val="52"/>
              </w:numPr>
              <w:rPr>
                <w:del w:id="1769" w:author="Seggelke, Klaus" w:date="2017-03-17T08:50:00Z"/>
              </w:rPr>
            </w:pPr>
            <w:del w:id="1770" w:author="Seggelke, Klaus" w:date="2017-03-17T08:50:00Z">
              <w:r w:rsidDel="00EF3B70">
                <w:delText>Start the VNF</w:delText>
              </w:r>
            </w:del>
          </w:p>
          <w:p w:rsidR="00374764" w:rsidDel="00EF3B70" w:rsidRDefault="00374764" w:rsidP="00EF3B70">
            <w:pPr>
              <w:pStyle w:val="TestCaseInfo"/>
              <w:numPr>
                <w:ilvl w:val="0"/>
                <w:numId w:val="52"/>
              </w:numPr>
              <w:rPr>
                <w:del w:id="1771" w:author="Seggelke, Klaus" w:date="2017-03-17T08:50:00Z"/>
              </w:rPr>
            </w:pPr>
            <w:del w:id="1772" w:author="Seggelke, Klaus" w:date="2017-03-17T08:50:00Z">
              <w:r w:rsidDel="00EF3B70">
                <w:delText>Validate VNF is in state Active</w:delText>
              </w:r>
            </w:del>
          </w:p>
          <w:p w:rsidR="00374764" w:rsidRDefault="00374764" w:rsidP="00EF3B70">
            <w:pPr>
              <w:pStyle w:val="TestCaseInfo"/>
              <w:numPr>
                <w:ilvl w:val="0"/>
                <w:numId w:val="52"/>
              </w:numPr>
            </w:pPr>
            <w:r>
              <w:t>Start the min traffic load</w:t>
            </w:r>
          </w:p>
          <w:p w:rsidR="00374764" w:rsidRDefault="00374764" w:rsidP="00EF3B70">
            <w:pPr>
              <w:pStyle w:val="TestCaseInfo"/>
              <w:numPr>
                <w:ilvl w:val="0"/>
                <w:numId w:val="52"/>
              </w:numPr>
            </w:pPr>
            <w:r>
              <w:t>Validate traffic goes through (--&gt; no dropped packets)</w:t>
            </w:r>
          </w:p>
          <w:p w:rsidR="00374764" w:rsidRDefault="00374764" w:rsidP="00EF3B70">
            <w:pPr>
              <w:pStyle w:val="TestCaseInfo"/>
              <w:numPr>
                <w:ilvl w:val="0"/>
                <w:numId w:val="52"/>
              </w:numPr>
            </w:pPr>
            <w:r>
              <w:t>Stop traffic</w:t>
            </w:r>
          </w:p>
          <w:p w:rsidR="00374764" w:rsidRDefault="00374764" w:rsidP="00EF3B70">
            <w:pPr>
              <w:pStyle w:val="TestCaseInfo"/>
              <w:numPr>
                <w:ilvl w:val="0"/>
                <w:numId w:val="52"/>
              </w:numPr>
            </w:pPr>
            <w:r>
              <w:t xml:space="preserve">Initiate the storage snapshot creation via the </w:t>
            </w:r>
            <w:del w:id="1773" w:author="Seggelke, Klaus" w:date="2017-03-17T08:51:00Z">
              <w:r w:rsidDel="00EF3B70">
                <w:delText xml:space="preserve">VNFM </w:delText>
              </w:r>
            </w:del>
            <w:ins w:id="1774" w:author="Seggelke, Klaus" w:date="2017-03-17T08:51:00Z">
              <w:r w:rsidR="00EF3B70">
                <w:t xml:space="preserve">MANO </w:t>
              </w:r>
            </w:ins>
            <w:r>
              <w:t>interface</w:t>
            </w:r>
          </w:p>
          <w:p w:rsidR="00374764" w:rsidRDefault="00374764" w:rsidP="00EF3B70">
            <w:pPr>
              <w:pStyle w:val="TestCaseInfo"/>
              <w:numPr>
                <w:ilvl w:val="0"/>
                <w:numId w:val="52"/>
              </w:numPr>
            </w:pPr>
            <w:r>
              <w:t xml:space="preserve">Validate </w:t>
            </w:r>
            <w:del w:id="1775" w:author="Seggelke, Klaus" w:date="2017-03-17T08:51:00Z">
              <w:r w:rsidDel="00EF3B70">
                <w:delText xml:space="preserve">VNF </w:delText>
              </w:r>
            </w:del>
            <w:ins w:id="1776" w:author="Seggelke, Klaus" w:date="2017-03-17T08:51:00Z">
              <w:r w:rsidR="00EF3B70">
                <w:t xml:space="preserve">MANO </w:t>
              </w:r>
            </w:ins>
            <w:r>
              <w:t>instructed NFVI to create a storage snapshot and a new image is found via the NFVI interface</w:t>
            </w:r>
          </w:p>
          <w:p w:rsidR="00374764" w:rsidRDefault="00374764" w:rsidP="00EF3B70">
            <w:pPr>
              <w:pStyle w:val="TestCaseInfo"/>
              <w:numPr>
                <w:ilvl w:val="0"/>
                <w:numId w:val="52"/>
              </w:numPr>
            </w:pPr>
            <w:r>
              <w:t>Stop VNF</w:t>
            </w:r>
          </w:p>
          <w:p w:rsidR="00EF3B70" w:rsidRDefault="00EF3B70" w:rsidP="00EF3B70">
            <w:pPr>
              <w:pStyle w:val="TestCaseInfo"/>
              <w:numPr>
                <w:ilvl w:val="0"/>
                <w:numId w:val="52"/>
              </w:numPr>
              <w:rPr>
                <w:ins w:id="1777" w:author="Seggelke, Klaus" w:date="2017-03-17T08:52:00Z"/>
              </w:rPr>
            </w:pPr>
            <w:ins w:id="1778" w:author="Seggelke, Klaus" w:date="2017-03-17T08:52:00Z">
              <w:r w:rsidRPr="005F76A6">
                <w:t xml:space="preserve">Validate VNF instantiation state is INSTANTIATED and VNF state is </w:t>
              </w:r>
              <w:r>
                <w:t xml:space="preserve">STOPPED </w:t>
              </w:r>
              <w:r w:rsidRPr="005F76A6">
                <w:t>(--&gt; time stamp when correct state reached)</w:t>
              </w:r>
            </w:ins>
          </w:p>
          <w:p w:rsidR="00374764" w:rsidRDefault="00374764" w:rsidP="00EF3B70">
            <w:pPr>
              <w:pStyle w:val="TestCaseInfo"/>
              <w:numPr>
                <w:ilvl w:val="0"/>
                <w:numId w:val="52"/>
              </w:numPr>
            </w:pPr>
            <w:r>
              <w:t xml:space="preserve">Issue command to </w:t>
            </w:r>
            <w:del w:id="1779" w:author="Seggelke, Klaus" w:date="2017-03-17T08:51:00Z">
              <w:r w:rsidDel="00EF3B70">
                <w:delText xml:space="preserve">VNFM </w:delText>
              </w:r>
            </w:del>
            <w:ins w:id="1780" w:author="Seggelke, Klaus" w:date="2017-03-17T08:51:00Z">
              <w:r w:rsidR="00EF3B70">
                <w:t xml:space="preserve">MANO </w:t>
              </w:r>
            </w:ins>
            <w:r>
              <w:t>to display the newly created VNF storage snapshot</w:t>
            </w:r>
          </w:p>
          <w:p w:rsidR="00374764" w:rsidRDefault="00374764" w:rsidP="00EF3B70">
            <w:pPr>
              <w:pStyle w:val="TestCaseInfo"/>
              <w:numPr>
                <w:ilvl w:val="0"/>
                <w:numId w:val="52"/>
              </w:numPr>
            </w:pPr>
            <w:r>
              <w:t>Issue command to instantiate a storage snapshot and mount it to the VNF</w:t>
            </w:r>
          </w:p>
          <w:p w:rsidR="00374764" w:rsidRDefault="00374764" w:rsidP="00EF3B70">
            <w:pPr>
              <w:pStyle w:val="TestCaseInfo"/>
              <w:numPr>
                <w:ilvl w:val="0"/>
                <w:numId w:val="52"/>
              </w:numPr>
            </w:pPr>
            <w:r>
              <w:t>Validate the VNF has been assigned the new storage snapshot</w:t>
            </w:r>
          </w:p>
          <w:p w:rsidR="00EF3B70" w:rsidRDefault="00EF3B70" w:rsidP="00EF3B70">
            <w:pPr>
              <w:pStyle w:val="TestCaseInfo"/>
              <w:numPr>
                <w:ilvl w:val="0"/>
                <w:numId w:val="52"/>
              </w:numPr>
              <w:rPr>
                <w:ins w:id="1781" w:author="Seggelke, Klaus" w:date="2017-03-17T08:52:00Z"/>
              </w:rPr>
            </w:pPr>
            <w:ins w:id="1782" w:author="Seggelke, Klaus" w:date="2017-03-17T08:52:00Z">
              <w:r w:rsidRPr="005F76A6">
                <w:t xml:space="preserve">Validate VNF instantiation state is INSTANTIATED and VNF state is </w:t>
              </w:r>
              <w:r>
                <w:t xml:space="preserve">STOPPED </w:t>
              </w:r>
              <w:r w:rsidRPr="005F76A6">
                <w:t>(--&gt; time stamp when correct state reached)</w:t>
              </w:r>
            </w:ins>
          </w:p>
          <w:p w:rsidR="00374764" w:rsidDel="00EF3B70" w:rsidRDefault="00374764" w:rsidP="00EF3B70">
            <w:pPr>
              <w:pStyle w:val="TestCaseInfo"/>
              <w:numPr>
                <w:ilvl w:val="0"/>
                <w:numId w:val="52"/>
              </w:numPr>
              <w:rPr>
                <w:del w:id="1783" w:author="Seggelke, Klaus" w:date="2017-03-17T08:52:00Z"/>
              </w:rPr>
            </w:pPr>
            <w:del w:id="1784" w:author="Seggelke, Klaus" w:date="2017-03-17T08:52:00Z">
              <w:r w:rsidDel="00EF3B70">
                <w:delText>Validate VNF is in state Inactive</w:delText>
              </w:r>
            </w:del>
          </w:p>
          <w:p w:rsidR="00374764" w:rsidRDefault="00374764" w:rsidP="00EF3B70">
            <w:pPr>
              <w:pStyle w:val="TestCaseInfo"/>
              <w:numPr>
                <w:ilvl w:val="0"/>
                <w:numId w:val="52"/>
              </w:numPr>
            </w:pPr>
            <w:r>
              <w:t>Start the VNF</w:t>
            </w:r>
          </w:p>
          <w:p w:rsidR="00EF3B70" w:rsidRDefault="00EF3B70" w:rsidP="00EF3B70">
            <w:pPr>
              <w:pStyle w:val="TestCaseInfo"/>
              <w:numPr>
                <w:ilvl w:val="0"/>
                <w:numId w:val="52"/>
              </w:numPr>
              <w:rPr>
                <w:ins w:id="1785" w:author="Seggelke, Klaus" w:date="2017-03-17T08:52:00Z"/>
              </w:rPr>
            </w:pPr>
            <w:ins w:id="1786" w:author="Seggelke, Klaus" w:date="2017-03-17T08:52:00Z">
              <w:r w:rsidRPr="005F76A6">
                <w:t>Validate VNF instantiation state is INSTANTIATED and VNF state is STARTED (--&gt; time stamp when correct state reached)</w:t>
              </w:r>
            </w:ins>
          </w:p>
          <w:p w:rsidR="00374764" w:rsidDel="00EF3B70" w:rsidRDefault="00374764" w:rsidP="00EF3B70">
            <w:pPr>
              <w:pStyle w:val="TestCaseInfo"/>
              <w:numPr>
                <w:ilvl w:val="0"/>
                <w:numId w:val="52"/>
              </w:numPr>
              <w:rPr>
                <w:del w:id="1787" w:author="Seggelke, Klaus" w:date="2017-03-17T08:52:00Z"/>
              </w:rPr>
            </w:pPr>
            <w:del w:id="1788" w:author="Seggelke, Klaus" w:date="2017-03-17T08:52:00Z">
              <w:r w:rsidDel="00EF3B70">
                <w:delText>Validate VNF is in state Active</w:delText>
              </w:r>
            </w:del>
          </w:p>
          <w:p w:rsidR="00374764" w:rsidRDefault="00374764" w:rsidP="00EF3B70">
            <w:pPr>
              <w:pStyle w:val="TestCaseInfo"/>
              <w:numPr>
                <w:ilvl w:val="0"/>
                <w:numId w:val="52"/>
              </w:numPr>
            </w:pPr>
            <w:r>
              <w:t>Start the min traffic load</w:t>
            </w:r>
          </w:p>
          <w:p w:rsidR="00374764" w:rsidRDefault="00374764" w:rsidP="00EF3B70">
            <w:pPr>
              <w:pStyle w:val="TestCaseInfo"/>
              <w:numPr>
                <w:ilvl w:val="0"/>
                <w:numId w:val="52"/>
              </w:numPr>
            </w:pPr>
            <w:r>
              <w:t>Validate traffic goes through (--&gt; no dropped packets)</w:t>
            </w:r>
          </w:p>
          <w:p w:rsidR="00374764" w:rsidRDefault="00374764" w:rsidP="00EF3B70">
            <w:pPr>
              <w:pStyle w:val="TestCaseInfo"/>
              <w:numPr>
                <w:ilvl w:val="0"/>
                <w:numId w:val="52"/>
              </w:numPr>
            </w:pPr>
            <w:r>
              <w:t>Stop Traffic</w:t>
            </w:r>
          </w:p>
          <w:p w:rsidR="00374764" w:rsidRDefault="00374764" w:rsidP="00EF3B70">
            <w:pPr>
              <w:pStyle w:val="TestCaseInfo"/>
              <w:numPr>
                <w:ilvl w:val="0"/>
                <w:numId w:val="52"/>
              </w:numPr>
            </w:pPr>
            <w:r>
              <w:t>Terminate VNF</w:t>
            </w:r>
          </w:p>
        </w:tc>
      </w:tr>
      <w:tr w:rsidR="0037476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pPr>
          </w:p>
        </w:tc>
      </w:tr>
      <w:tr w:rsidR="0037476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pPr>
          </w:p>
        </w:tc>
      </w:tr>
    </w:tbl>
    <w:p w:rsidR="00374764" w:rsidRDefault="00374764" w:rsidP="00374764">
      <w:pPr>
        <w:rPr>
          <w:lang w:eastAsia="zh-CN"/>
        </w:rPr>
      </w:pPr>
    </w:p>
    <w:p w:rsidR="005A676A" w:rsidRDefault="005A676A" w:rsidP="001C5F01">
      <w:pPr>
        <w:pStyle w:val="Heading1"/>
      </w:pPr>
      <w:bookmarkStart w:id="1789" w:name="_Toc477880823"/>
      <w:r>
        <w:t>VNF Descriptor</w:t>
      </w:r>
      <w:bookmarkEnd w:id="1617"/>
      <w:bookmarkEnd w:id="1789"/>
    </w:p>
    <w:p w:rsidR="005A676A" w:rsidRPr="00323A50" w:rsidRDefault="005A676A" w:rsidP="005A676A">
      <w:pPr>
        <w:tabs>
          <w:tab w:val="num" w:pos="720"/>
        </w:tabs>
        <w:rPr>
          <w:lang w:eastAsia="zh-CN"/>
        </w:rPr>
      </w:pPr>
      <w:r w:rsidRPr="00323A50">
        <w:rPr>
          <w:lang w:eastAsia="zh-CN"/>
        </w:rPr>
        <w:t>Each VNF has exactly one associated VNF Descriptor (VNFD)</w:t>
      </w:r>
      <w:r>
        <w:rPr>
          <w:lang w:eastAsia="zh-CN"/>
        </w:rPr>
        <w:t xml:space="preserve">. A </w:t>
      </w:r>
      <w:r w:rsidRPr="00323A50">
        <w:rPr>
          <w:lang w:eastAsia="zh-CN"/>
        </w:rPr>
        <w:t xml:space="preserve">VNF Descriptor includes </w:t>
      </w:r>
    </w:p>
    <w:p w:rsidR="005A676A" w:rsidRPr="00323A50" w:rsidRDefault="005A676A" w:rsidP="00046106">
      <w:pPr>
        <w:numPr>
          <w:ilvl w:val="1"/>
          <w:numId w:val="15"/>
        </w:numPr>
        <w:rPr>
          <w:lang w:eastAsia="zh-CN"/>
        </w:rPr>
      </w:pPr>
      <w:r w:rsidRPr="00323A50">
        <w:rPr>
          <w:lang w:eastAsia="zh-CN"/>
        </w:rPr>
        <w:t>Requirements for initial deployment state</w:t>
      </w:r>
    </w:p>
    <w:p w:rsidR="005A676A" w:rsidRPr="00323A50" w:rsidRDefault="005A676A" w:rsidP="00046106">
      <w:pPr>
        <w:numPr>
          <w:ilvl w:val="1"/>
          <w:numId w:val="15"/>
        </w:numPr>
        <w:rPr>
          <w:lang w:eastAsia="zh-CN"/>
        </w:rPr>
      </w:pPr>
      <w:r w:rsidRPr="00323A50">
        <w:rPr>
          <w:lang w:eastAsia="zh-CN"/>
        </w:rPr>
        <w:t>Connections between the VNFCs</w:t>
      </w:r>
    </w:p>
    <w:p w:rsidR="005A676A" w:rsidRPr="00323A50" w:rsidRDefault="005A676A" w:rsidP="00046106">
      <w:pPr>
        <w:numPr>
          <w:ilvl w:val="1"/>
          <w:numId w:val="15"/>
        </w:numPr>
        <w:rPr>
          <w:lang w:eastAsia="zh-CN"/>
        </w:rPr>
      </w:pPr>
      <w:r w:rsidRPr="00323A50">
        <w:rPr>
          <w:lang w:eastAsia="zh-CN"/>
        </w:rPr>
        <w:t>Exposed interfaces provided by the VNF</w:t>
      </w:r>
    </w:p>
    <w:p w:rsidR="005A676A" w:rsidRPr="00323A50" w:rsidRDefault="005A676A" w:rsidP="00046106">
      <w:pPr>
        <w:numPr>
          <w:ilvl w:val="1"/>
          <w:numId w:val="15"/>
        </w:numPr>
        <w:rPr>
          <w:lang w:eastAsia="zh-CN"/>
        </w:rPr>
      </w:pPr>
      <w:r w:rsidRPr="00323A50">
        <w:rPr>
          <w:lang w:eastAsia="zh-CN"/>
        </w:rPr>
        <w:t>Resource requirements for each VNFC as each VNFC instance is hosted inside its own unique virtualization container</w:t>
      </w:r>
    </w:p>
    <w:p w:rsidR="005A676A" w:rsidRPr="00323A50" w:rsidRDefault="005A676A" w:rsidP="005A676A">
      <w:pPr>
        <w:rPr>
          <w:lang w:eastAsia="zh-CN"/>
        </w:rPr>
      </w:pPr>
      <w:r w:rsidRPr="00323A50">
        <w:rPr>
          <w:lang w:eastAsia="zh-CN"/>
        </w:rPr>
        <w:t>VNFD is a deployment template describing a VNF in term of deployment and operational behavior requirements</w:t>
      </w:r>
    </w:p>
    <w:p w:rsidR="005A676A" w:rsidRPr="00323A50" w:rsidRDefault="005A676A" w:rsidP="00046106">
      <w:pPr>
        <w:numPr>
          <w:ilvl w:val="1"/>
          <w:numId w:val="15"/>
        </w:numPr>
        <w:rPr>
          <w:lang w:eastAsia="zh-CN"/>
        </w:rPr>
      </w:pPr>
      <w:r w:rsidRPr="00323A50">
        <w:rPr>
          <w:lang w:eastAsia="zh-CN"/>
        </w:rPr>
        <w:t>Virtualized Compute Resources (CPU/core, memory)</w:t>
      </w:r>
    </w:p>
    <w:p w:rsidR="005A676A" w:rsidRPr="00323A50" w:rsidRDefault="005A676A" w:rsidP="00046106">
      <w:pPr>
        <w:numPr>
          <w:ilvl w:val="1"/>
          <w:numId w:val="15"/>
        </w:numPr>
        <w:rPr>
          <w:lang w:eastAsia="zh-CN"/>
        </w:rPr>
      </w:pPr>
      <w:r w:rsidRPr="00323A50">
        <w:rPr>
          <w:lang w:eastAsia="zh-CN"/>
        </w:rPr>
        <w:t>Virtualized Network Resources</w:t>
      </w:r>
    </w:p>
    <w:p w:rsidR="005A676A" w:rsidRPr="00323A50" w:rsidRDefault="005A676A" w:rsidP="00046106">
      <w:pPr>
        <w:numPr>
          <w:ilvl w:val="1"/>
          <w:numId w:val="15"/>
        </w:numPr>
        <w:rPr>
          <w:lang w:eastAsia="zh-CN"/>
        </w:rPr>
      </w:pPr>
      <w:r w:rsidRPr="00323A50">
        <w:rPr>
          <w:lang w:eastAsia="zh-CN"/>
        </w:rPr>
        <w:t>Virtualized Storage Resources</w:t>
      </w:r>
    </w:p>
    <w:p w:rsidR="005A676A" w:rsidRPr="00323A50" w:rsidRDefault="005A676A" w:rsidP="00046106">
      <w:pPr>
        <w:numPr>
          <w:ilvl w:val="1"/>
          <w:numId w:val="15"/>
        </w:numPr>
        <w:rPr>
          <w:lang w:eastAsia="zh-CN"/>
        </w:rPr>
      </w:pPr>
      <w:r w:rsidRPr="00323A50">
        <w:rPr>
          <w:lang w:eastAsia="zh-CN"/>
        </w:rPr>
        <w:t>Virtualized NIC cards</w:t>
      </w:r>
    </w:p>
    <w:p w:rsidR="005A676A" w:rsidRPr="00323A50" w:rsidRDefault="005A676A" w:rsidP="005A676A">
      <w:pPr>
        <w:rPr>
          <w:lang w:eastAsia="zh-CN"/>
        </w:rPr>
      </w:pPr>
      <w:r w:rsidRPr="00323A50">
        <w:rPr>
          <w:lang w:eastAsia="zh-CN"/>
        </w:rPr>
        <w:t>NFVO and VNFM query the VNF Catalogue for retrieving VNFD</w:t>
      </w:r>
      <w:r>
        <w:rPr>
          <w:lang w:eastAsia="zh-CN"/>
        </w:rPr>
        <w:t xml:space="preserve"> information.</w:t>
      </w:r>
    </w:p>
    <w:p w:rsidR="005A676A" w:rsidRDefault="005A676A" w:rsidP="005A676A">
      <w:pPr>
        <w:rPr>
          <w:lang w:eastAsia="zh-CN"/>
        </w:rPr>
      </w:pPr>
    </w:p>
    <w:p w:rsidR="005A676A" w:rsidRDefault="005A676A" w:rsidP="005A676A">
      <w:pPr>
        <w:rPr>
          <w:lang w:eastAsia="zh-CN"/>
        </w:rPr>
      </w:pPr>
      <w:r>
        <w:rPr>
          <w:lang w:eastAsia="zh-CN"/>
        </w:rPr>
        <w:t>The VNFD describes the vendor's terms of deployment and operational behavior requirements. It is divided into multiple sections or units:</w:t>
      </w:r>
    </w:p>
    <w:p w:rsidR="005A676A" w:rsidRDefault="005A676A" w:rsidP="00046106">
      <w:pPr>
        <w:pStyle w:val="ListParagraph"/>
        <w:numPr>
          <w:ilvl w:val="0"/>
          <w:numId w:val="10"/>
        </w:numPr>
        <w:rPr>
          <w:lang w:eastAsia="zh-CN"/>
        </w:rPr>
      </w:pPr>
      <w:r>
        <w:rPr>
          <w:lang w:eastAsia="zh-CN"/>
        </w:rPr>
        <w:t>VNFD Base Unit</w:t>
      </w:r>
    </w:p>
    <w:p w:rsidR="005A676A" w:rsidRDefault="005A676A" w:rsidP="00046106">
      <w:pPr>
        <w:pStyle w:val="ListParagraph"/>
        <w:numPr>
          <w:ilvl w:val="0"/>
          <w:numId w:val="10"/>
        </w:numPr>
        <w:rPr>
          <w:lang w:eastAsia="zh-CN"/>
        </w:rPr>
      </w:pPr>
      <w:r>
        <w:rPr>
          <w:lang w:eastAsia="zh-CN"/>
        </w:rPr>
        <w:t>VNFD Virtual Deployment Unit (VDU)</w:t>
      </w:r>
    </w:p>
    <w:p w:rsidR="005A676A" w:rsidRDefault="005A676A" w:rsidP="00046106">
      <w:pPr>
        <w:pStyle w:val="ListParagraph"/>
        <w:numPr>
          <w:ilvl w:val="0"/>
          <w:numId w:val="10"/>
        </w:numPr>
        <w:rPr>
          <w:lang w:eastAsia="zh-CN"/>
        </w:rPr>
      </w:pPr>
      <w:r>
        <w:rPr>
          <w:lang w:eastAsia="zh-CN"/>
        </w:rPr>
        <w:t>VNFD Virtual Link</w:t>
      </w:r>
    </w:p>
    <w:p w:rsidR="005A676A" w:rsidRDefault="005A676A" w:rsidP="00046106">
      <w:pPr>
        <w:pStyle w:val="ListParagraph"/>
        <w:numPr>
          <w:ilvl w:val="0"/>
          <w:numId w:val="10"/>
        </w:numPr>
        <w:rPr>
          <w:lang w:eastAsia="zh-CN"/>
        </w:rPr>
      </w:pPr>
      <w:r>
        <w:rPr>
          <w:lang w:eastAsia="zh-CN"/>
        </w:rPr>
        <w:lastRenderedPageBreak/>
        <w:t>VNFD Connection Points</w:t>
      </w:r>
    </w:p>
    <w:p w:rsidR="005A676A" w:rsidRDefault="005A676A" w:rsidP="00046106">
      <w:pPr>
        <w:pStyle w:val="ListParagraph"/>
        <w:numPr>
          <w:ilvl w:val="0"/>
          <w:numId w:val="10"/>
        </w:numPr>
        <w:rPr>
          <w:lang w:eastAsia="zh-CN"/>
        </w:rPr>
      </w:pPr>
      <w:r>
        <w:rPr>
          <w:lang w:eastAsia="zh-CN"/>
        </w:rPr>
        <w:t>VNFD Deployment Flavors</w:t>
      </w:r>
    </w:p>
    <w:p w:rsidR="005A676A" w:rsidRDefault="005A676A" w:rsidP="005A676A">
      <w:pPr>
        <w:rPr>
          <w:lang w:eastAsia="zh-CN"/>
        </w:rPr>
      </w:pPr>
    </w:p>
    <w:p w:rsidR="005A676A" w:rsidRDefault="005A676A" w:rsidP="005A676A">
      <w:pPr>
        <w:rPr>
          <w:lang w:eastAsia="zh-CN"/>
        </w:rPr>
      </w:pPr>
      <w:r>
        <w:rPr>
          <w:lang w:eastAsia="zh-CN"/>
        </w:rPr>
        <w:t>The following picture illustrates from a high level the VNFD elements.</w:t>
      </w:r>
    </w:p>
    <w:p w:rsidR="005A676A" w:rsidRDefault="005A676A" w:rsidP="005A676A">
      <w:pPr>
        <w:rPr>
          <w:lang w:eastAsia="zh-CN"/>
        </w:rPr>
      </w:pPr>
    </w:p>
    <w:p w:rsidR="005A676A" w:rsidRDefault="005A676A" w:rsidP="005A676A">
      <w:pPr>
        <w:rPr>
          <w:lang w:eastAsia="zh-CN"/>
        </w:rPr>
      </w:pPr>
      <w:r>
        <w:rPr>
          <w:noProof/>
        </w:rPr>
        <w:drawing>
          <wp:inline distT="0" distB="0" distL="0" distR="0" wp14:anchorId="3BAB1A8F" wp14:editId="2E26B645">
            <wp:extent cx="6452388" cy="44958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83899" cy="4517756"/>
                    </a:xfrm>
                    <a:prstGeom prst="rect">
                      <a:avLst/>
                    </a:prstGeom>
                    <a:noFill/>
                  </pic:spPr>
                </pic:pic>
              </a:graphicData>
            </a:graphic>
          </wp:inline>
        </w:drawing>
      </w:r>
    </w:p>
    <w:p w:rsidR="005A676A" w:rsidRDefault="005A676A" w:rsidP="005A676A">
      <w:pPr>
        <w:rPr>
          <w:lang w:eastAsia="zh-CN"/>
        </w:rPr>
      </w:pPr>
    </w:p>
    <w:p w:rsidR="005A676A" w:rsidRDefault="005A676A">
      <w:pPr>
        <w:jc w:val="center"/>
        <w:rPr>
          <w:lang w:eastAsia="zh-CN"/>
        </w:rPr>
        <w:pPrChange w:id="1790" w:author="Seggelke, Klaus" w:date="2017-03-17T08:53:00Z">
          <w:pPr/>
        </w:pPrChange>
      </w:pPr>
      <w:r>
        <w:rPr>
          <w:noProof/>
        </w:rPr>
        <w:drawing>
          <wp:inline distT="0" distB="0" distL="0" distR="0" wp14:anchorId="1E2B3223" wp14:editId="7A2F1D9C">
            <wp:extent cx="3924300" cy="2676574"/>
            <wp:effectExtent l="0" t="0" r="0" b="9525"/>
            <wp:docPr id="2050" name="Picture 2" descr="https://www.sdxcentral.com/wp-content/uploads/2014/10/nfv-mano-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www.sdxcentral.com/wp-content/uploads/2014/10/nfv-mano-work.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57405" cy="2699153"/>
                    </a:xfrm>
                    <a:prstGeom prst="rect">
                      <a:avLst/>
                    </a:prstGeom>
                    <a:noFill/>
                    <a:extLst/>
                  </pic:spPr>
                </pic:pic>
              </a:graphicData>
            </a:graphic>
          </wp:inline>
        </w:drawing>
      </w:r>
    </w:p>
    <w:p w:rsidR="005A676A" w:rsidRDefault="005A676A" w:rsidP="005A676A">
      <w:pPr>
        <w:rPr>
          <w:lang w:eastAsia="zh-CN"/>
        </w:rPr>
      </w:pPr>
    </w:p>
    <w:p w:rsidR="005A676A" w:rsidRDefault="005A676A" w:rsidP="005A676A">
      <w:pPr>
        <w:rPr>
          <w:lang w:eastAsia="zh-CN"/>
        </w:rPr>
      </w:pPr>
      <w:r>
        <w:rPr>
          <w:lang w:eastAsia="zh-CN"/>
        </w:rPr>
        <w:lastRenderedPageBreak/>
        <w:t>The VNF Descriptor can be accessed only by the NFV Orchestrator or the VNF Manager. To ensure that a vendor VNF works correctly in a NFV environment, Spirent should validate the correctness of the vendors VNFD. There are different approaches to validate the vendor’s VNFD:</w:t>
      </w:r>
    </w:p>
    <w:p w:rsidR="005445BC" w:rsidRDefault="005445BC" w:rsidP="00046106">
      <w:pPr>
        <w:pStyle w:val="ListParagraph"/>
        <w:numPr>
          <w:ilvl w:val="0"/>
          <w:numId w:val="12"/>
        </w:numPr>
        <w:rPr>
          <w:lang w:eastAsia="zh-CN"/>
        </w:rPr>
      </w:pPr>
      <w:r>
        <w:rPr>
          <w:lang w:eastAsia="zh-CN"/>
        </w:rPr>
        <w:t>Visual Inspection</w:t>
      </w:r>
    </w:p>
    <w:p w:rsidR="005A676A" w:rsidRDefault="005A676A" w:rsidP="00046106">
      <w:pPr>
        <w:pStyle w:val="ListParagraph"/>
        <w:numPr>
          <w:ilvl w:val="1"/>
          <w:numId w:val="12"/>
        </w:numPr>
        <w:rPr>
          <w:lang w:eastAsia="zh-CN"/>
        </w:rPr>
      </w:pPr>
      <w:r>
        <w:rPr>
          <w:lang w:eastAsia="zh-CN"/>
        </w:rPr>
        <w:t>Scan the vendor’s VNFD file, display the information and visual inspect the information for correctness</w:t>
      </w:r>
    </w:p>
    <w:p w:rsidR="005445BC" w:rsidRDefault="005445BC" w:rsidP="00046106">
      <w:pPr>
        <w:pStyle w:val="ListParagraph"/>
        <w:numPr>
          <w:ilvl w:val="1"/>
          <w:numId w:val="12"/>
        </w:numPr>
        <w:rPr>
          <w:lang w:eastAsia="zh-CN"/>
        </w:rPr>
      </w:pPr>
      <w:r>
        <w:rPr>
          <w:lang w:eastAsia="zh-CN"/>
        </w:rPr>
        <w:t>Use the VNF Manager to access and display the VNFD information and visual inspect the information for correctness</w:t>
      </w:r>
    </w:p>
    <w:p w:rsidR="005445BC" w:rsidRDefault="005445BC" w:rsidP="00046106">
      <w:pPr>
        <w:pStyle w:val="ListParagraph"/>
        <w:numPr>
          <w:ilvl w:val="1"/>
          <w:numId w:val="12"/>
        </w:numPr>
        <w:rPr>
          <w:lang w:eastAsia="zh-CN"/>
        </w:rPr>
      </w:pPr>
      <w:r>
        <w:rPr>
          <w:lang w:eastAsia="zh-CN"/>
        </w:rPr>
        <w:t>Use the NFV Orchestrator to access and display the VNFD information and visual inspect the information for correctness</w:t>
      </w:r>
    </w:p>
    <w:p w:rsidR="000C7C7B" w:rsidRDefault="005A676A" w:rsidP="00046106">
      <w:pPr>
        <w:pStyle w:val="ListParagraph"/>
        <w:numPr>
          <w:ilvl w:val="0"/>
          <w:numId w:val="12"/>
        </w:numPr>
        <w:rPr>
          <w:lang w:eastAsia="zh-CN"/>
        </w:rPr>
      </w:pPr>
      <w:r>
        <w:rPr>
          <w:lang w:eastAsia="zh-CN"/>
        </w:rPr>
        <w:t>C</w:t>
      </w:r>
      <w:r w:rsidR="000C7C7B">
        <w:rPr>
          <w:lang w:eastAsia="zh-CN"/>
        </w:rPr>
        <w:t>ollect a Spirent VNFD text file</w:t>
      </w:r>
    </w:p>
    <w:p w:rsidR="005A676A" w:rsidRDefault="000C7C7B" w:rsidP="00046106">
      <w:pPr>
        <w:pStyle w:val="ListParagraph"/>
        <w:numPr>
          <w:ilvl w:val="1"/>
          <w:numId w:val="12"/>
        </w:numPr>
        <w:rPr>
          <w:lang w:eastAsia="zh-CN"/>
        </w:rPr>
      </w:pPr>
      <w:r>
        <w:rPr>
          <w:lang w:eastAsia="zh-CN"/>
        </w:rPr>
        <w:t>S</w:t>
      </w:r>
      <w:r w:rsidR="005A676A">
        <w:rPr>
          <w:lang w:eastAsia="zh-CN"/>
        </w:rPr>
        <w:t>can the vendor’s VNFD file, validate the VNFD information against the Spirent text file content for correctness</w:t>
      </w:r>
      <w:r w:rsidR="005445BC">
        <w:rPr>
          <w:lang w:eastAsia="zh-CN"/>
        </w:rPr>
        <w:t xml:space="preserve"> or</w:t>
      </w:r>
    </w:p>
    <w:p w:rsidR="005445BC" w:rsidRDefault="005445BC" w:rsidP="00046106">
      <w:pPr>
        <w:pStyle w:val="ListParagraph"/>
        <w:numPr>
          <w:ilvl w:val="1"/>
          <w:numId w:val="12"/>
        </w:numPr>
        <w:rPr>
          <w:lang w:eastAsia="zh-CN"/>
        </w:rPr>
      </w:pPr>
      <w:r>
        <w:rPr>
          <w:lang w:eastAsia="zh-CN"/>
        </w:rPr>
        <w:t>Use the VNF Manager to access the VNFD information and validate them against the Spirent text file content for correctness or</w:t>
      </w:r>
    </w:p>
    <w:p w:rsidR="005445BC" w:rsidRDefault="000C7C7B" w:rsidP="00046106">
      <w:pPr>
        <w:pStyle w:val="ListParagraph"/>
        <w:numPr>
          <w:ilvl w:val="1"/>
          <w:numId w:val="12"/>
        </w:numPr>
        <w:rPr>
          <w:lang w:eastAsia="zh-CN"/>
        </w:rPr>
      </w:pPr>
      <w:r>
        <w:rPr>
          <w:lang w:eastAsia="zh-CN"/>
        </w:rPr>
        <w:t>Use the NFV Orchestrator to access the VNFD information and validate them against the Spirent text file content for correctness</w:t>
      </w:r>
    </w:p>
    <w:p w:rsidR="005445BC" w:rsidRDefault="005445BC" w:rsidP="005445BC">
      <w:pPr>
        <w:rPr>
          <w:lang w:eastAsia="zh-CN"/>
        </w:rPr>
      </w:pPr>
    </w:p>
    <w:p w:rsidR="005A676A" w:rsidRDefault="005A676A" w:rsidP="005A676A">
      <w:pPr>
        <w:rPr>
          <w:lang w:eastAsia="zh-CN"/>
        </w:rPr>
      </w:pPr>
      <w:r>
        <w:rPr>
          <w:lang w:eastAsia="zh-CN"/>
        </w:rPr>
        <w:t>The below mentioned test cases don’t spell out all these combinations.</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124E50" w:rsidP="005A676A">
            <w:pPr>
              <w:pStyle w:val="TestCase"/>
            </w:pPr>
            <w:bookmarkStart w:id="1791" w:name="_Toc454184389"/>
            <w:bookmarkStart w:id="1792" w:name="_Toc477880957"/>
            <w:r>
              <w:t>TC.VNFD.</w:t>
            </w:r>
            <w:r w:rsidR="00EB642E">
              <w:t>Coding.</w:t>
            </w:r>
            <w:r>
              <w:t>001</w:t>
            </w:r>
            <w:r>
              <w:tab/>
            </w:r>
            <w:r w:rsidR="005A676A">
              <w:t>VNFD XML Coding Validation</w:t>
            </w:r>
            <w:bookmarkEnd w:id="1791"/>
            <w:bookmarkEnd w:id="1792"/>
          </w:p>
        </w:tc>
      </w:tr>
      <w:tr w:rsidR="005A676A" w:rsidTr="00B41016">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B41016" w:rsidRDefault="005A676A" w:rsidP="00B41016">
            <w:pPr>
              <w:pStyle w:val="TestCaseDescription"/>
            </w:pPr>
            <w:r w:rsidRPr="00B41016">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B41016" w:rsidRDefault="005A676A" w:rsidP="00B41016">
            <w:pPr>
              <w:pStyle w:val="TestCaseInfo"/>
              <w:rPr>
                <w:lang w:eastAsia="zh-CN"/>
              </w:rPr>
            </w:pPr>
            <w:r w:rsidRPr="00B41016">
              <w:t>Verify vendor’s VNFD file is coded according to the XML schema</w:t>
            </w:r>
          </w:p>
        </w:tc>
      </w:tr>
      <w:tr w:rsidR="005A676A" w:rsidTr="00B41016">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VNFD can be coded based on XML schema or YANG schema. This test case is for XML schema.</w:t>
            </w:r>
          </w:p>
        </w:tc>
      </w:tr>
      <w:tr w:rsidR="005A676A" w:rsidTr="00B41016">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B41016" w:rsidRDefault="005A676A" w:rsidP="00B41016">
            <w:pPr>
              <w:pStyle w:val="TestCaseDescription"/>
            </w:pPr>
            <w:r w:rsidRPr="00B41016">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B41016">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B41016">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Vendor’s VNFD file must pass the XML schema</w:t>
            </w:r>
          </w:p>
        </w:tc>
      </w:tr>
      <w:tr w:rsidR="005A676A" w:rsidTr="00B41016">
        <w:trPr>
          <w:trHeight w:val="54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B41016">
        <w:trPr>
          <w:trHeight w:val="409"/>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445BC" w:rsidP="00B41016">
            <w:pPr>
              <w:pStyle w:val="TestCaseInfo"/>
              <w:rPr>
                <w:lang w:eastAsia="zh-CN"/>
              </w:rPr>
            </w:pPr>
            <w:r>
              <w:rPr>
                <w:lang w:eastAsia="zh-CN"/>
              </w:rPr>
              <w:t>Perform a validation that the VNFD file is coded based on the XML schema.</w:t>
            </w:r>
          </w:p>
        </w:tc>
      </w:tr>
      <w:tr w:rsidR="005A676A" w:rsidTr="00B41016">
        <w:trPr>
          <w:trHeight w:val="46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Extensions:</w:t>
            </w:r>
          </w:p>
        </w:tc>
        <w:tc>
          <w:tcPr>
            <w:tcW w:w="7979" w:type="dxa"/>
            <w:tcBorders>
              <w:top w:val="single" w:sz="2" w:space="0" w:color="auto"/>
              <w:left w:val="single" w:sz="2" w:space="0" w:color="auto"/>
              <w:bottom w:val="single" w:sz="2" w:space="0" w:color="auto"/>
              <w:right w:val="single" w:sz="2" w:space="0" w:color="auto"/>
            </w:tcBorders>
          </w:tcPr>
          <w:p w:rsidR="005A676A" w:rsidRPr="005445BC" w:rsidRDefault="005A676A" w:rsidP="00B41016">
            <w:pPr>
              <w:pStyle w:val="TestCaseInfo"/>
            </w:pPr>
          </w:p>
        </w:tc>
      </w:tr>
      <w:tr w:rsidR="005A676A" w:rsidTr="00B41016">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445BC" w:rsidP="00B41016">
            <w:pPr>
              <w:pStyle w:val="TestCaseInfo"/>
            </w:pPr>
            <w:r>
              <w:rPr>
                <w:lang w:eastAsia="zh-CN"/>
              </w:rPr>
              <w:t>Either Visual inspection or automated validation</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124E50" w:rsidP="005A676A">
            <w:pPr>
              <w:pStyle w:val="TestCase"/>
            </w:pPr>
            <w:bookmarkStart w:id="1793" w:name="_Toc454184390"/>
            <w:bookmarkStart w:id="1794" w:name="_Toc477880958"/>
            <w:r>
              <w:t>TC.VNFD.</w:t>
            </w:r>
            <w:r w:rsidR="00EB642E">
              <w:t>Coding.</w:t>
            </w:r>
            <w:r>
              <w:t>002</w:t>
            </w:r>
            <w:r>
              <w:tab/>
            </w:r>
            <w:r w:rsidR="005A676A">
              <w:t>VNFD YANG Coding Validation</w:t>
            </w:r>
            <w:bookmarkEnd w:id="1793"/>
            <w:bookmarkEnd w:id="1794"/>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file is coded according to the YANG schema</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VNFD can be coded based on XML schema or YANG schema. This test case is for YANG schema.</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Vendor’s VNFD file must pass the YANG schema</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0745CD" w:rsidTr="007F52E8">
        <w:trPr>
          <w:trHeight w:val="373"/>
        </w:trPr>
        <w:tc>
          <w:tcPr>
            <w:tcW w:w="1351" w:type="dxa"/>
            <w:tcBorders>
              <w:top w:val="single" w:sz="2" w:space="0" w:color="auto"/>
              <w:left w:val="single" w:sz="2" w:space="0" w:color="auto"/>
              <w:bottom w:val="single" w:sz="2" w:space="0" w:color="auto"/>
              <w:right w:val="single" w:sz="2" w:space="0" w:color="auto"/>
            </w:tcBorders>
            <w:vAlign w:val="center"/>
            <w:hideMark/>
          </w:tcPr>
          <w:p w:rsidR="000745CD" w:rsidRDefault="000745CD" w:rsidP="000745C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0745CD" w:rsidRDefault="000745CD" w:rsidP="000745CD">
            <w:pPr>
              <w:pStyle w:val="TestCaseInfo"/>
              <w:rPr>
                <w:lang w:eastAsia="zh-CN"/>
              </w:rPr>
            </w:pPr>
            <w:r>
              <w:rPr>
                <w:lang w:eastAsia="zh-CN"/>
              </w:rPr>
              <w:t>Perform a validation that the VNFD file is coded based on the YANG schema.</w:t>
            </w:r>
          </w:p>
        </w:tc>
      </w:tr>
      <w:tr w:rsidR="000745CD"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0745CD" w:rsidRDefault="000745CD" w:rsidP="000745CD">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0745CD" w:rsidRDefault="000745CD" w:rsidP="000745CD">
            <w:pPr>
              <w:pStyle w:val="TestCaseInfo"/>
            </w:pPr>
          </w:p>
        </w:tc>
      </w:tr>
      <w:tr w:rsidR="000745CD"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0745CD" w:rsidRDefault="000745CD" w:rsidP="000745C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0745CD" w:rsidRDefault="000745CD" w:rsidP="000745CD">
            <w:pPr>
              <w:pStyle w:val="TestCaseInfo"/>
            </w:pPr>
            <w:r>
              <w:rPr>
                <w:lang w:eastAsia="zh-CN"/>
              </w:rPr>
              <w:t>Either Visual inspection or automated validation</w:t>
            </w:r>
          </w:p>
        </w:tc>
      </w:tr>
    </w:tbl>
    <w:p w:rsidR="005A676A" w:rsidRDefault="005A676A" w:rsidP="005A676A">
      <w:pPr>
        <w:rPr>
          <w:lang w:eastAsia="zh-CN"/>
        </w:rPr>
      </w:pPr>
    </w:p>
    <w:p w:rsidR="005A676A" w:rsidRDefault="005A676A" w:rsidP="00C35DDF">
      <w:pPr>
        <w:pStyle w:val="Heading2"/>
      </w:pPr>
      <w:bookmarkStart w:id="1795" w:name="_Toc454184339"/>
      <w:bookmarkStart w:id="1796" w:name="_Toc477880824"/>
      <w:r>
        <w:t>VNFD Base Unit</w:t>
      </w:r>
      <w:bookmarkEnd w:id="1795"/>
      <w:bookmarkEnd w:id="1796"/>
    </w:p>
    <w:p w:rsidR="005A676A" w:rsidRDefault="005A676A" w:rsidP="005A676A">
      <w:pPr>
        <w:rPr>
          <w:lang w:eastAsia="zh-CN"/>
        </w:rPr>
      </w:pPr>
      <w:r>
        <w:rPr>
          <w:lang w:eastAsia="zh-CN"/>
        </w:rPr>
        <w:t>The base information elements of the VNFD includes following parameters</w:t>
      </w:r>
    </w:p>
    <w:p w:rsidR="005A676A" w:rsidRDefault="005A676A" w:rsidP="005A676A">
      <w:pPr>
        <w:ind w:left="720"/>
        <w:rPr>
          <w:lang w:eastAsia="zh-CN"/>
        </w:rPr>
      </w:pPr>
      <w:r>
        <w:rPr>
          <w:lang w:eastAsia="zh-CN"/>
        </w:rPr>
        <w:t xml:space="preserve">- ID of the VNFD, </w:t>
      </w:r>
    </w:p>
    <w:p w:rsidR="005A676A" w:rsidRDefault="005A676A" w:rsidP="005A676A">
      <w:pPr>
        <w:ind w:left="720"/>
        <w:rPr>
          <w:lang w:eastAsia="zh-CN"/>
        </w:rPr>
      </w:pPr>
      <w:r>
        <w:rPr>
          <w:lang w:eastAsia="zh-CN"/>
        </w:rPr>
        <w:t xml:space="preserve">- vendor name, </w:t>
      </w:r>
    </w:p>
    <w:p w:rsidR="005A676A" w:rsidRDefault="005A676A" w:rsidP="005A676A">
      <w:pPr>
        <w:ind w:left="720"/>
        <w:rPr>
          <w:lang w:eastAsia="zh-CN"/>
        </w:rPr>
      </w:pPr>
      <w:r>
        <w:rPr>
          <w:lang w:eastAsia="zh-CN"/>
        </w:rPr>
        <w:t>- descriptor version</w:t>
      </w:r>
    </w:p>
    <w:p w:rsidR="005A676A" w:rsidRDefault="005A676A" w:rsidP="005A676A">
      <w:pPr>
        <w:ind w:left="720"/>
        <w:rPr>
          <w:lang w:eastAsia="zh-CN"/>
        </w:rPr>
      </w:pPr>
      <w:r>
        <w:rPr>
          <w:lang w:eastAsia="zh-CN"/>
        </w:rPr>
        <w:t>- version of the software</w:t>
      </w:r>
    </w:p>
    <w:p w:rsidR="005A676A" w:rsidRDefault="005A676A" w:rsidP="005A676A">
      <w:pPr>
        <w:ind w:left="720"/>
        <w:rPr>
          <w:lang w:eastAsia="zh-CN"/>
        </w:rPr>
      </w:pPr>
      <w:r>
        <w:rPr>
          <w:lang w:eastAsia="zh-CN"/>
        </w:rPr>
        <w:t>- lifecycle_event</w:t>
      </w:r>
    </w:p>
    <w:p w:rsidR="005A676A" w:rsidRDefault="005A676A" w:rsidP="005A676A">
      <w:pPr>
        <w:ind w:left="720"/>
        <w:rPr>
          <w:lang w:eastAsia="zh-CN"/>
        </w:rPr>
      </w:pPr>
      <w:r>
        <w:rPr>
          <w:lang w:eastAsia="zh-CN"/>
        </w:rPr>
        <w:t>- dependency</w:t>
      </w:r>
    </w:p>
    <w:p w:rsidR="005A676A" w:rsidRDefault="005A676A" w:rsidP="005A676A">
      <w:pPr>
        <w:ind w:left="720"/>
        <w:rPr>
          <w:lang w:eastAsia="zh-CN"/>
        </w:rPr>
      </w:pPr>
      <w:r>
        <w:rPr>
          <w:lang w:eastAsia="zh-CN"/>
        </w:rPr>
        <w:t>- monitor parameter</w:t>
      </w:r>
    </w:p>
    <w:p w:rsidR="005A676A" w:rsidRDefault="005A676A" w:rsidP="005A676A">
      <w:pPr>
        <w:ind w:left="720"/>
        <w:rPr>
          <w:lang w:eastAsia="zh-CN"/>
        </w:rPr>
      </w:pPr>
      <w:r>
        <w:rPr>
          <w:lang w:eastAsia="zh-CN"/>
        </w:rPr>
        <w:t>- auto scale policy</w:t>
      </w:r>
    </w:p>
    <w:p w:rsidR="005A676A" w:rsidRDefault="005A676A" w:rsidP="005A676A">
      <w:pPr>
        <w:ind w:left="720"/>
        <w:rPr>
          <w:lang w:eastAsia="zh-CN"/>
        </w:rPr>
      </w:pPr>
      <w:r>
        <w:rPr>
          <w:lang w:eastAsia="zh-CN"/>
        </w:rPr>
        <w:t>- manifest file</w:t>
      </w:r>
    </w:p>
    <w:p w:rsidR="005A676A" w:rsidRDefault="005A676A" w:rsidP="005A676A">
      <w:pPr>
        <w:ind w:left="720"/>
        <w:rPr>
          <w:lang w:eastAsia="zh-CN"/>
        </w:rPr>
      </w:pPr>
      <w:r>
        <w:rPr>
          <w:lang w:eastAsia="zh-CN"/>
        </w:rPr>
        <w:t xml:space="preserve">- manifest file security. </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124E50" w:rsidP="005A676A">
            <w:pPr>
              <w:pStyle w:val="TestCase"/>
            </w:pPr>
            <w:bookmarkStart w:id="1797" w:name="_Toc454184391"/>
            <w:bookmarkStart w:id="1798" w:name="_Toc477880959"/>
            <w:r>
              <w:t>TC.VNFD.</w:t>
            </w:r>
            <w:r w:rsidR="00EB642E">
              <w:t>Base.001</w:t>
            </w:r>
            <w:r>
              <w:tab/>
            </w:r>
            <w:r w:rsidR="005A676A">
              <w:t>VNFD Base unit validation</w:t>
            </w:r>
            <w:bookmarkEnd w:id="1797"/>
            <w:bookmarkEnd w:id="1798"/>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base 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VNFD Base unit elements includes following parameters</w:t>
            </w:r>
          </w:p>
          <w:p w:rsidR="005A676A" w:rsidRDefault="005A676A" w:rsidP="00B41016">
            <w:pPr>
              <w:pStyle w:val="TestCaseInfo"/>
              <w:ind w:left="720"/>
              <w:rPr>
                <w:lang w:eastAsia="zh-CN"/>
              </w:rPr>
            </w:pPr>
            <w:r>
              <w:rPr>
                <w:lang w:eastAsia="zh-CN"/>
              </w:rPr>
              <w:t xml:space="preserve">- ID of the VNFD, </w:t>
            </w:r>
          </w:p>
          <w:p w:rsidR="005A676A" w:rsidRDefault="005A676A" w:rsidP="00B41016">
            <w:pPr>
              <w:pStyle w:val="TestCaseInfo"/>
              <w:ind w:left="720"/>
              <w:rPr>
                <w:lang w:eastAsia="zh-CN"/>
              </w:rPr>
            </w:pPr>
            <w:r>
              <w:rPr>
                <w:lang w:eastAsia="zh-CN"/>
              </w:rPr>
              <w:t xml:space="preserve">- vendor name, </w:t>
            </w:r>
          </w:p>
          <w:p w:rsidR="005A676A" w:rsidRDefault="005A676A" w:rsidP="00B41016">
            <w:pPr>
              <w:pStyle w:val="TestCaseInfo"/>
              <w:ind w:left="720"/>
              <w:rPr>
                <w:lang w:eastAsia="zh-CN"/>
              </w:rPr>
            </w:pPr>
            <w:r>
              <w:rPr>
                <w:lang w:eastAsia="zh-CN"/>
              </w:rPr>
              <w:t>- descriptor version</w:t>
            </w:r>
          </w:p>
          <w:p w:rsidR="005A676A" w:rsidRDefault="005A676A" w:rsidP="00B41016">
            <w:pPr>
              <w:pStyle w:val="TestCaseInfo"/>
              <w:ind w:left="720"/>
              <w:rPr>
                <w:lang w:eastAsia="zh-CN"/>
              </w:rPr>
            </w:pPr>
            <w:r>
              <w:rPr>
                <w:lang w:eastAsia="zh-CN"/>
              </w:rPr>
              <w:t>- version of the software</w:t>
            </w:r>
          </w:p>
          <w:p w:rsidR="005A676A" w:rsidRDefault="005A676A" w:rsidP="00B41016">
            <w:pPr>
              <w:pStyle w:val="TestCaseInfo"/>
              <w:ind w:left="720"/>
              <w:rPr>
                <w:lang w:eastAsia="zh-CN"/>
              </w:rPr>
            </w:pPr>
            <w:r>
              <w:rPr>
                <w:lang w:eastAsia="zh-CN"/>
              </w:rPr>
              <w:t>- lifecycle_event</w:t>
            </w:r>
          </w:p>
          <w:p w:rsidR="005A676A" w:rsidRDefault="005A676A" w:rsidP="00B41016">
            <w:pPr>
              <w:pStyle w:val="TestCaseInfo"/>
              <w:ind w:left="720"/>
              <w:rPr>
                <w:lang w:eastAsia="zh-CN"/>
              </w:rPr>
            </w:pPr>
            <w:r>
              <w:rPr>
                <w:lang w:eastAsia="zh-CN"/>
              </w:rPr>
              <w:t>- dependency</w:t>
            </w:r>
          </w:p>
          <w:p w:rsidR="005A676A" w:rsidRDefault="005A676A" w:rsidP="00B41016">
            <w:pPr>
              <w:pStyle w:val="TestCaseInfo"/>
              <w:ind w:left="720"/>
              <w:rPr>
                <w:lang w:eastAsia="zh-CN"/>
              </w:rPr>
            </w:pPr>
            <w:r>
              <w:rPr>
                <w:lang w:eastAsia="zh-CN"/>
              </w:rPr>
              <w:t>- monitor parameter</w:t>
            </w:r>
          </w:p>
          <w:p w:rsidR="005A676A" w:rsidRDefault="005A676A" w:rsidP="00B41016">
            <w:pPr>
              <w:pStyle w:val="TestCaseInfo"/>
              <w:ind w:left="720"/>
              <w:rPr>
                <w:lang w:eastAsia="zh-CN"/>
              </w:rPr>
            </w:pPr>
            <w:r>
              <w:rPr>
                <w:lang w:eastAsia="zh-CN"/>
              </w:rPr>
              <w:t>- auto scale policy</w:t>
            </w:r>
          </w:p>
          <w:p w:rsidR="005A676A" w:rsidRDefault="005A676A" w:rsidP="00B41016">
            <w:pPr>
              <w:pStyle w:val="TestCaseInfo"/>
              <w:ind w:left="720"/>
              <w:rPr>
                <w:lang w:eastAsia="zh-CN"/>
              </w:rPr>
            </w:pPr>
            <w:r>
              <w:rPr>
                <w:lang w:eastAsia="zh-CN"/>
              </w:rPr>
              <w:t>- manifest file</w:t>
            </w:r>
          </w:p>
          <w:p w:rsidR="005A676A" w:rsidRDefault="005A676A" w:rsidP="00B41016">
            <w:pPr>
              <w:pStyle w:val="TestCaseInfo"/>
              <w:ind w:left="720"/>
              <w:rPr>
                <w:lang w:eastAsia="zh-CN"/>
              </w:rPr>
            </w:pPr>
            <w:r>
              <w:rPr>
                <w:lang w:eastAsia="zh-CN"/>
              </w:rPr>
              <w:t xml:space="preserve">- manifest file security. </w:t>
            </w:r>
          </w:p>
          <w:p w:rsidR="005A676A" w:rsidRDefault="005A676A" w:rsidP="00B41016">
            <w:pPr>
              <w:pStyle w:val="TestCaseInfo"/>
              <w:rPr>
                <w:lang w:eastAsia="zh-CN"/>
              </w:rPr>
            </w:pPr>
            <w:r>
              <w:rPr>
                <w:lang w:eastAsia="zh-CN"/>
              </w:rPr>
              <w:t>They should be validated for correctness, existence and against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 has correctly coded the VNFD Base unit elements.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0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VNFD ID (e.g. name)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vnfd:Id</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vendor name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vnfd:vendor</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version of the VNF Descriptor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Pr>
                <w:rFonts w:ascii="Arial" w:eastAsiaTheme="minorHAnsi" w:hAnsi="Arial" w:cs="Arial"/>
                <w:sz w:val="22"/>
                <w:szCs w:val="22"/>
                <w:lang w:eastAsia="zh-CN"/>
              </w:rPr>
              <w:t>v</w:t>
            </w:r>
            <w:r w:rsidRPr="00696E5E">
              <w:rPr>
                <w:rFonts w:ascii="Courier" w:eastAsiaTheme="minorHAnsi" w:hAnsi="Courier" w:cs="Courier"/>
                <w:sz w:val="24"/>
                <w:szCs w:val="24"/>
              </w:rPr>
              <w:t>nfd:descriptor_version</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lastRenderedPageBreak/>
              <w:t xml:space="preserve">Verify version of the VNF software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vnfd:version</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lifecycle events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vnfd:lifecycle_event</w:t>
            </w:r>
            <w:r>
              <w:rPr>
                <w:rFonts w:ascii="Courier" w:eastAsiaTheme="minorHAnsi" w:hAnsi="Courier" w:cs="Courier"/>
                <w:sz w:val="24"/>
                <w:szCs w:val="24"/>
              </w:rPr>
              <w:t xml:space="preserv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dependencies between VDUs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vnfd:dependency</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monitoring parameter, which can be tracked for this VNF</w:t>
            </w:r>
            <w:r>
              <w:rPr>
                <w:rFonts w:ascii="Arial" w:eastAsiaTheme="minorHAnsi" w:hAnsi="Arial" w:cs="Arial"/>
                <w:sz w:val="22"/>
                <w:szCs w:val="22"/>
                <w:lang w:eastAsia="zh-CN"/>
              </w:rPr>
              <w:t xml:space="preserve"> (optional)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vnfd:monitoring_parameter</w:t>
            </w:r>
            <w:r w:rsidRPr="00696E5E">
              <w:rPr>
                <w:rFonts w:ascii="Arial" w:eastAsiaTheme="minorHAnsi" w:hAnsi="Arial" w:cs="Arial"/>
                <w:sz w:val="22"/>
                <w:szCs w:val="22"/>
                <w:lang w:eastAsia="zh-CN"/>
              </w:rPr>
              <w:t xml:space="preserv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auto scale policy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vnfd:auto_scale_policy</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manifest file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vnfd:manifest_file</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lang w:eastAsia="zh-CN"/>
              </w:rPr>
            </w:pPr>
            <w:r w:rsidRPr="00696E5E">
              <w:rPr>
                <w:rFonts w:ascii="Arial" w:eastAsiaTheme="minorHAnsi" w:hAnsi="Arial" w:cs="Arial"/>
                <w:sz w:val="22"/>
                <w:szCs w:val="22"/>
                <w:lang w:eastAsia="zh-CN"/>
              </w:rPr>
              <w:t xml:space="preserve">Verify manifest file security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lang w:eastAsia="zh-CN"/>
              </w:rPr>
            </w:pPr>
            <w:r w:rsidRPr="00696E5E">
              <w:rPr>
                <w:rFonts w:ascii="Courier" w:eastAsiaTheme="minorHAnsi" w:hAnsi="Courier" w:cs="Courier"/>
                <w:sz w:val="24"/>
                <w:szCs w:val="24"/>
              </w:rPr>
              <w:t>vnfd:manifest_file_security</w:t>
            </w:r>
          </w:p>
          <w:p w:rsidR="002500F2" w:rsidRDefault="002500F2" w:rsidP="00B41016">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5A676A">
      <w:pPr>
        <w:rPr>
          <w:lang w:eastAsia="zh-CN"/>
        </w:rPr>
      </w:pPr>
      <w:r>
        <w:rPr>
          <w:lang w:eastAsia="zh-CN"/>
        </w:rPr>
        <w:t>The vendor will face the condition to upgrade/update his VNF for the purpose of patch or new release deployment. The new release of the VNF will have its own VNFD. The next test case is to validate that the vendor can correctly code and manipulate the VNFD for a future release. It is expected that the VNFD of the new release has passed all other VNFD validation.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1799" w:name="_Toc454184392"/>
            <w:bookmarkStart w:id="1800" w:name="_Toc477880960"/>
            <w:r>
              <w:t>TC.VNFD.Base.002</w:t>
            </w:r>
            <w:r>
              <w:tab/>
            </w:r>
            <w:r w:rsidR="005A676A">
              <w:t>VNFD validation for VNF release deployment</w:t>
            </w:r>
            <w:bookmarkEnd w:id="1799"/>
            <w:bookmarkEnd w:id="1800"/>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of existing and new release differentiate and allow correct new release deployment</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To deploy a new release or patch of a VNFD, the vendor must code the VNFD of the new release correctly.</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The vendor provides two VNFD files. One VNFD is for the current release, the second VNFD is for the future release.</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Two vendor’s VNFD files are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 has correctly coded the VNFD of the future release so that there is a differentiation.</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2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0"/>
              </w:numPr>
              <w:rPr>
                <w:color w:val="auto"/>
                <w:lang w:eastAsia="zh-CN"/>
              </w:rPr>
            </w:pPr>
            <w:r w:rsidRPr="00696E5E">
              <w:rPr>
                <w:color w:val="auto"/>
                <w:lang w:eastAsia="zh-CN"/>
              </w:rPr>
              <w:t>Verify VNFD ID (e.g. name) for each file</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vendor name is the same for both files</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versions of the VNF Descriptor are different</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versions of the VNF software are different</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lifecycle event attribute is properly coded for each VNFD version</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dependency attribute is properly coded for each VNFD version</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lastRenderedPageBreak/>
              <w:t>Verify monitoring parameter is properly coded for each VNFD version</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auto scale policy attribute is properly coded for each VNFD version</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manifest file attribute is properly coded for each VNFD version</w:t>
            </w:r>
          </w:p>
          <w:p w:rsidR="002500F2" w:rsidRPr="006035B4" w:rsidRDefault="002500F2" w:rsidP="006035B4">
            <w:pPr>
              <w:pStyle w:val="TestCaseInfo"/>
              <w:numPr>
                <w:ilvl w:val="0"/>
                <w:numId w:val="190"/>
              </w:numPr>
              <w:rPr>
                <w:lang w:eastAsia="zh-CN"/>
              </w:rPr>
            </w:pPr>
            <w:r w:rsidRPr="00696E5E">
              <w:rPr>
                <w:color w:val="auto"/>
                <w:lang w:eastAsia="zh-CN"/>
              </w:rPr>
              <w:t>Verify manifest file security attribute is properly coded for each VNFD version</w:t>
            </w:r>
          </w:p>
          <w:p w:rsidR="002500F2" w:rsidRDefault="002500F2" w:rsidP="006035B4">
            <w:pPr>
              <w:pStyle w:val="TestCaseInfo"/>
              <w:ind w:left="780"/>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C35DDF">
      <w:pPr>
        <w:pStyle w:val="Heading2"/>
      </w:pPr>
      <w:bookmarkStart w:id="1801" w:name="_Toc454184340"/>
      <w:bookmarkStart w:id="1802" w:name="_Toc477880825"/>
      <w:r>
        <w:t>VNFD Virtual Deployment Unit (VDU)</w:t>
      </w:r>
      <w:bookmarkEnd w:id="1801"/>
      <w:bookmarkEnd w:id="1802"/>
    </w:p>
    <w:p w:rsidR="005A676A" w:rsidRDefault="005A676A" w:rsidP="005A676A">
      <w:pPr>
        <w:rPr>
          <w:lang w:eastAsia="zh-CN"/>
        </w:rPr>
      </w:pPr>
      <w:r>
        <w:rPr>
          <w:lang w:eastAsia="zh-CN"/>
        </w:rPr>
        <w:t xml:space="preserve">The VNFD Virtual </w:t>
      </w:r>
      <w:r w:rsidR="00F143DA">
        <w:rPr>
          <w:lang w:eastAsia="zh-CN"/>
        </w:rPr>
        <w:t>Deployment Unit (VDU) exists</w:t>
      </w:r>
      <w:r>
        <w:rPr>
          <w:lang w:eastAsia="zh-CN"/>
        </w:rPr>
        <w:t xml:space="preserve"> of following units:</w:t>
      </w:r>
    </w:p>
    <w:p w:rsidR="005A676A" w:rsidRDefault="005A676A" w:rsidP="00046106">
      <w:pPr>
        <w:pStyle w:val="ListParagraph"/>
        <w:numPr>
          <w:ilvl w:val="1"/>
          <w:numId w:val="11"/>
        </w:numPr>
        <w:rPr>
          <w:lang w:eastAsia="zh-CN"/>
        </w:rPr>
      </w:pPr>
      <w:r>
        <w:rPr>
          <w:lang w:eastAsia="zh-CN"/>
        </w:rPr>
        <w:t>VNFD:VDU Base Unit</w:t>
      </w:r>
    </w:p>
    <w:p w:rsidR="005A676A" w:rsidRDefault="005A676A" w:rsidP="00046106">
      <w:pPr>
        <w:pStyle w:val="ListParagraph"/>
        <w:numPr>
          <w:ilvl w:val="1"/>
          <w:numId w:val="11"/>
        </w:numPr>
        <w:rPr>
          <w:lang w:eastAsia="zh-CN"/>
        </w:rPr>
      </w:pPr>
      <w:r>
        <w:rPr>
          <w:lang w:eastAsia="zh-CN"/>
        </w:rPr>
        <w:t>VNFD:VDU VNFC Elements</w:t>
      </w:r>
    </w:p>
    <w:p w:rsidR="005A676A" w:rsidRDefault="005A676A" w:rsidP="00046106">
      <w:pPr>
        <w:pStyle w:val="ListParagraph"/>
        <w:numPr>
          <w:ilvl w:val="1"/>
          <w:numId w:val="11"/>
        </w:numPr>
        <w:rPr>
          <w:lang w:eastAsia="zh-CN"/>
        </w:rPr>
      </w:pPr>
      <w:r>
        <w:rPr>
          <w:lang w:eastAsia="zh-CN"/>
        </w:rPr>
        <w:t>VNFD:VDU CPU</w:t>
      </w:r>
    </w:p>
    <w:p w:rsidR="005A676A" w:rsidRDefault="005A676A" w:rsidP="00046106">
      <w:pPr>
        <w:pStyle w:val="ListParagraph"/>
        <w:numPr>
          <w:ilvl w:val="1"/>
          <w:numId w:val="11"/>
        </w:numPr>
        <w:rPr>
          <w:lang w:eastAsia="zh-CN"/>
        </w:rPr>
      </w:pPr>
      <w:r>
        <w:rPr>
          <w:lang w:eastAsia="zh-CN"/>
        </w:rPr>
        <w:t>VNFD:VDU Memory</w:t>
      </w:r>
    </w:p>
    <w:p w:rsidR="005A676A" w:rsidRDefault="005A676A" w:rsidP="00046106">
      <w:pPr>
        <w:pStyle w:val="ListParagraph"/>
        <w:numPr>
          <w:ilvl w:val="1"/>
          <w:numId w:val="11"/>
        </w:numPr>
        <w:rPr>
          <w:lang w:eastAsia="zh-CN"/>
        </w:rPr>
      </w:pPr>
      <w:r>
        <w:rPr>
          <w:lang w:eastAsia="zh-CN"/>
        </w:rPr>
        <w:t>VNFD:VDU Security</w:t>
      </w:r>
    </w:p>
    <w:p w:rsidR="005A676A" w:rsidRDefault="005A676A" w:rsidP="00046106">
      <w:pPr>
        <w:pStyle w:val="ListParagraph"/>
        <w:numPr>
          <w:ilvl w:val="1"/>
          <w:numId w:val="11"/>
        </w:numPr>
        <w:rPr>
          <w:lang w:eastAsia="zh-CN"/>
        </w:rPr>
      </w:pPr>
      <w:r>
        <w:rPr>
          <w:lang w:eastAsia="zh-CN"/>
        </w:rPr>
        <w:t>VNFD:VDU HyperVisor</w:t>
      </w:r>
    </w:p>
    <w:p w:rsidR="005A676A" w:rsidRDefault="005A676A" w:rsidP="00046106">
      <w:pPr>
        <w:pStyle w:val="ListParagraph"/>
        <w:numPr>
          <w:ilvl w:val="1"/>
          <w:numId w:val="11"/>
        </w:numPr>
        <w:rPr>
          <w:lang w:eastAsia="zh-CN"/>
        </w:rPr>
      </w:pPr>
      <w:r>
        <w:rPr>
          <w:lang w:eastAsia="zh-CN"/>
        </w:rPr>
        <w:t>VNFD:VDU Network Elements</w:t>
      </w:r>
    </w:p>
    <w:p w:rsidR="005A676A" w:rsidRDefault="005A676A" w:rsidP="00046106">
      <w:pPr>
        <w:pStyle w:val="ListParagraph"/>
        <w:numPr>
          <w:ilvl w:val="1"/>
          <w:numId w:val="11"/>
        </w:numPr>
        <w:rPr>
          <w:lang w:eastAsia="zh-CN"/>
        </w:rPr>
      </w:pPr>
      <w:r>
        <w:rPr>
          <w:lang w:eastAsia="zh-CN"/>
        </w:rPr>
        <w:t>VNFD:VDU Virtual Switches</w:t>
      </w:r>
    </w:p>
    <w:p w:rsidR="005A676A" w:rsidRDefault="005A676A" w:rsidP="00046106">
      <w:pPr>
        <w:pStyle w:val="ListParagraph"/>
        <w:numPr>
          <w:ilvl w:val="1"/>
          <w:numId w:val="11"/>
        </w:numPr>
        <w:rPr>
          <w:lang w:eastAsia="zh-CN"/>
        </w:rPr>
      </w:pPr>
      <w:r>
        <w:rPr>
          <w:lang w:eastAsia="zh-CN"/>
        </w:rPr>
        <w:t>VNFD:VDU General Reliability and Availability</w:t>
      </w:r>
    </w:p>
    <w:p w:rsidR="005A676A" w:rsidRDefault="005A676A" w:rsidP="00046106">
      <w:pPr>
        <w:pStyle w:val="ListParagraph"/>
        <w:numPr>
          <w:ilvl w:val="1"/>
          <w:numId w:val="11"/>
        </w:numPr>
        <w:rPr>
          <w:lang w:eastAsia="zh-CN"/>
        </w:rPr>
      </w:pPr>
      <w:r>
        <w:rPr>
          <w:lang w:eastAsia="zh-CN"/>
        </w:rPr>
        <w:t>VNFD:VDU Storage</w:t>
      </w:r>
    </w:p>
    <w:p w:rsidR="005A676A" w:rsidRDefault="005A676A" w:rsidP="005A676A">
      <w:pPr>
        <w:rPr>
          <w:lang w:eastAsia="zh-CN"/>
        </w:rPr>
      </w:pPr>
    </w:p>
    <w:p w:rsidR="005A676A" w:rsidRDefault="005A676A" w:rsidP="00874974">
      <w:pPr>
        <w:pStyle w:val="Heading3"/>
      </w:pPr>
      <w:bookmarkStart w:id="1803" w:name="_Toc454184341"/>
      <w:bookmarkStart w:id="1804" w:name="_Toc477880826"/>
      <w:r>
        <w:t>VNFD:VDU Base Unit</w:t>
      </w:r>
      <w:bookmarkEnd w:id="1803"/>
      <w:bookmarkEnd w:id="1804"/>
    </w:p>
    <w:p w:rsidR="005A676A" w:rsidRDefault="005A676A" w:rsidP="005A676A">
      <w:pPr>
        <w:rPr>
          <w:lang w:eastAsia="zh-CN"/>
        </w:rPr>
      </w:pPr>
      <w:r>
        <w:rPr>
          <w:lang w:eastAsia="zh-CN"/>
        </w:rPr>
        <w:t>T</w:t>
      </w:r>
      <w:r w:rsidRPr="001378CC">
        <w:rPr>
          <w:lang w:eastAsia="zh-CN"/>
        </w:rPr>
        <w:t>he VNFD</w:t>
      </w:r>
      <w:r>
        <w:rPr>
          <w:lang w:eastAsia="zh-CN"/>
        </w:rPr>
        <w:t xml:space="preserve"> </w:t>
      </w:r>
      <w:r w:rsidRPr="001378CC">
        <w:rPr>
          <w:lang w:eastAsia="zh-CN"/>
        </w:rPr>
        <w:t>Virtual Deployment Unit</w:t>
      </w:r>
      <w:r>
        <w:rPr>
          <w:lang w:eastAsia="zh-CN"/>
        </w:rPr>
        <w:t xml:space="preserve"> (VNFD:VDU)</w:t>
      </w:r>
      <w:r w:rsidRPr="001378CC">
        <w:rPr>
          <w:lang w:eastAsia="zh-CN"/>
        </w:rPr>
        <w:t xml:space="preserve"> </w:t>
      </w:r>
      <w:r>
        <w:rPr>
          <w:lang w:eastAsia="zh-CN"/>
        </w:rPr>
        <w:t>has following base elements:</w:t>
      </w:r>
    </w:p>
    <w:p w:rsidR="005A676A" w:rsidRDefault="005A676A" w:rsidP="005A676A">
      <w:pPr>
        <w:ind w:left="720"/>
        <w:rPr>
          <w:lang w:eastAsia="zh-CN"/>
        </w:rPr>
      </w:pPr>
      <w:r>
        <w:rPr>
          <w:lang w:eastAsia="zh-CN"/>
        </w:rPr>
        <w:t>- Unique ID</w:t>
      </w:r>
    </w:p>
    <w:p w:rsidR="005A676A" w:rsidRDefault="005A676A" w:rsidP="005A676A">
      <w:pPr>
        <w:ind w:left="720"/>
        <w:rPr>
          <w:lang w:eastAsia="zh-CN"/>
        </w:rPr>
      </w:pPr>
      <w:r>
        <w:rPr>
          <w:lang w:eastAsia="zh-CN"/>
        </w:rPr>
        <w:t>- VM image reference</w:t>
      </w:r>
    </w:p>
    <w:p w:rsidR="005A676A" w:rsidRDefault="005A676A" w:rsidP="005A676A">
      <w:pPr>
        <w:ind w:left="720"/>
        <w:rPr>
          <w:lang w:eastAsia="zh-CN"/>
        </w:rPr>
      </w:pPr>
      <w:r>
        <w:rPr>
          <w:lang w:eastAsia="zh-CN"/>
        </w:rPr>
        <w:t>- Computation Requirements</w:t>
      </w:r>
    </w:p>
    <w:p w:rsidR="005A676A" w:rsidRDefault="005A676A" w:rsidP="005A676A">
      <w:pPr>
        <w:ind w:left="720"/>
        <w:rPr>
          <w:lang w:eastAsia="zh-CN"/>
        </w:rPr>
      </w:pPr>
      <w:r>
        <w:rPr>
          <w:lang w:eastAsia="zh-CN"/>
        </w:rPr>
        <w:t>- Virtual Memory resource</w:t>
      </w:r>
    </w:p>
    <w:p w:rsidR="005A676A" w:rsidRDefault="005A676A" w:rsidP="005A676A">
      <w:pPr>
        <w:ind w:left="720"/>
        <w:rPr>
          <w:lang w:eastAsia="zh-CN"/>
        </w:rPr>
      </w:pPr>
      <w:r>
        <w:rPr>
          <w:lang w:eastAsia="zh-CN"/>
        </w:rPr>
        <w:t>- Virtual Network Bandwidth Resource</w:t>
      </w:r>
    </w:p>
    <w:p w:rsidR="005A676A" w:rsidRDefault="005A676A" w:rsidP="005A676A">
      <w:pPr>
        <w:ind w:left="720"/>
        <w:rPr>
          <w:lang w:eastAsia="zh-CN"/>
        </w:rPr>
      </w:pPr>
      <w:r>
        <w:rPr>
          <w:lang w:eastAsia="zh-CN"/>
        </w:rPr>
        <w:t>- LifeCycle Event</w:t>
      </w:r>
    </w:p>
    <w:p w:rsidR="005A676A" w:rsidRDefault="005A676A" w:rsidP="005A676A">
      <w:pPr>
        <w:ind w:left="720"/>
        <w:rPr>
          <w:lang w:eastAsia="zh-CN"/>
        </w:rPr>
      </w:pPr>
      <w:r>
        <w:rPr>
          <w:lang w:eastAsia="zh-CN"/>
        </w:rPr>
        <w:t>- High Availability</w:t>
      </w:r>
    </w:p>
    <w:p w:rsidR="005A676A" w:rsidRDefault="005A676A" w:rsidP="005A676A">
      <w:pPr>
        <w:ind w:left="720"/>
        <w:rPr>
          <w:lang w:eastAsia="zh-CN"/>
        </w:rPr>
      </w:pPr>
      <w:r>
        <w:rPr>
          <w:lang w:eastAsia="zh-CN"/>
        </w:rPr>
        <w:t>- Scale out/In</w:t>
      </w:r>
    </w:p>
    <w:p w:rsidR="005A676A" w:rsidRDefault="005A676A" w:rsidP="005A676A">
      <w:pPr>
        <w:ind w:left="720"/>
        <w:rPr>
          <w:lang w:eastAsia="zh-CN"/>
        </w:rPr>
      </w:pPr>
      <w:r>
        <w:rPr>
          <w:lang w:eastAsia="zh-CN"/>
        </w:rPr>
        <w:t>- Monitoring Parameter</w:t>
      </w:r>
    </w:p>
    <w:p w:rsidR="005A676A" w:rsidRDefault="005A676A" w:rsidP="005A676A">
      <w:pPr>
        <w:rPr>
          <w:lang w:eastAsia="zh-CN"/>
        </w:rPr>
      </w:pPr>
      <w:r>
        <w:rPr>
          <w:lang w:eastAsia="zh-CN"/>
        </w:rPr>
        <w:t xml:space="preserve">These elements should be validated for correctness, existence, </w:t>
      </w:r>
      <w:r w:rsidRPr="001378CC">
        <w:rPr>
          <w:lang w:eastAsia="zh-CN"/>
        </w:rPr>
        <w:t>against integrity and information provided by the VNF vendor</w:t>
      </w:r>
      <w:r>
        <w:rPr>
          <w:lang w:eastAsia="zh-CN"/>
        </w:rPr>
        <w:t>.</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1805" w:name="_Toc454184393"/>
            <w:bookmarkStart w:id="1806" w:name="_Toc477880961"/>
            <w:r>
              <w:t>TC.VNFD.VDU.001</w:t>
            </w:r>
            <w:r>
              <w:tab/>
            </w:r>
            <w:r w:rsidR="005A676A">
              <w:rPr>
                <w:lang w:eastAsia="zh-CN"/>
              </w:rPr>
              <w:t>VNFD:VDU Base Unit</w:t>
            </w:r>
            <w:r w:rsidR="005A676A">
              <w:t xml:space="preserve"> validation</w:t>
            </w:r>
            <w:bookmarkEnd w:id="1805"/>
            <w:bookmarkEnd w:id="1806"/>
          </w:p>
        </w:tc>
      </w:tr>
      <w:tr w:rsidR="005A676A" w:rsidTr="005A676A">
        <w:trPr>
          <w:trHeight w:val="265"/>
        </w:trPr>
        <w:tc>
          <w:tcPr>
            <w:tcW w:w="1351"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VDU base 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T</w:t>
            </w:r>
            <w:r w:rsidRPr="001378CC">
              <w:rPr>
                <w:lang w:eastAsia="zh-CN"/>
              </w:rPr>
              <w:t>he VNFD</w:t>
            </w:r>
            <w:r>
              <w:rPr>
                <w:lang w:eastAsia="zh-CN"/>
              </w:rPr>
              <w:t xml:space="preserve"> </w:t>
            </w:r>
            <w:r w:rsidRPr="001378CC">
              <w:rPr>
                <w:lang w:eastAsia="zh-CN"/>
              </w:rPr>
              <w:t>Virtual Deployment Unit</w:t>
            </w:r>
            <w:r>
              <w:rPr>
                <w:lang w:eastAsia="zh-CN"/>
              </w:rPr>
              <w:t xml:space="preserve"> (VNFD:VDU)</w:t>
            </w:r>
            <w:r w:rsidRPr="001378CC">
              <w:rPr>
                <w:lang w:eastAsia="zh-CN"/>
              </w:rPr>
              <w:t xml:space="preserve"> </w:t>
            </w:r>
            <w:r>
              <w:rPr>
                <w:lang w:eastAsia="zh-CN"/>
              </w:rPr>
              <w:t>has following base elements:</w:t>
            </w:r>
          </w:p>
          <w:p w:rsidR="005A676A" w:rsidRDefault="005A676A" w:rsidP="00B41016">
            <w:pPr>
              <w:pStyle w:val="TestCaseInfo"/>
              <w:ind w:left="720"/>
              <w:rPr>
                <w:lang w:eastAsia="zh-CN"/>
              </w:rPr>
            </w:pPr>
            <w:r>
              <w:rPr>
                <w:lang w:eastAsia="zh-CN"/>
              </w:rPr>
              <w:t>- Unique ID</w:t>
            </w:r>
          </w:p>
          <w:p w:rsidR="005A676A" w:rsidRDefault="005A676A" w:rsidP="00B41016">
            <w:pPr>
              <w:pStyle w:val="TestCaseInfo"/>
              <w:ind w:left="720"/>
              <w:rPr>
                <w:lang w:eastAsia="zh-CN"/>
              </w:rPr>
            </w:pPr>
            <w:r>
              <w:rPr>
                <w:lang w:eastAsia="zh-CN"/>
              </w:rPr>
              <w:t>- VM image reference</w:t>
            </w:r>
          </w:p>
          <w:p w:rsidR="005A676A" w:rsidRDefault="005A676A" w:rsidP="00B41016">
            <w:pPr>
              <w:pStyle w:val="TestCaseInfo"/>
              <w:ind w:left="720"/>
              <w:rPr>
                <w:lang w:eastAsia="zh-CN"/>
              </w:rPr>
            </w:pPr>
            <w:r>
              <w:rPr>
                <w:lang w:eastAsia="zh-CN"/>
              </w:rPr>
              <w:t>- Computation Requirements</w:t>
            </w:r>
          </w:p>
          <w:p w:rsidR="005A676A" w:rsidRDefault="005A676A" w:rsidP="00B41016">
            <w:pPr>
              <w:pStyle w:val="TestCaseInfo"/>
              <w:ind w:left="720"/>
              <w:rPr>
                <w:lang w:eastAsia="zh-CN"/>
              </w:rPr>
            </w:pPr>
            <w:r>
              <w:rPr>
                <w:lang w:eastAsia="zh-CN"/>
              </w:rPr>
              <w:t>- Virtual Memory resource</w:t>
            </w:r>
          </w:p>
          <w:p w:rsidR="005A676A" w:rsidRDefault="005A676A" w:rsidP="00B41016">
            <w:pPr>
              <w:pStyle w:val="TestCaseInfo"/>
              <w:ind w:left="720"/>
              <w:rPr>
                <w:lang w:eastAsia="zh-CN"/>
              </w:rPr>
            </w:pPr>
            <w:r>
              <w:rPr>
                <w:lang w:eastAsia="zh-CN"/>
              </w:rPr>
              <w:t>- Virtual Network Bandwidth Resource</w:t>
            </w:r>
          </w:p>
          <w:p w:rsidR="005A676A" w:rsidRDefault="005A676A" w:rsidP="00B41016">
            <w:pPr>
              <w:pStyle w:val="TestCaseInfo"/>
              <w:ind w:left="720"/>
              <w:rPr>
                <w:lang w:eastAsia="zh-CN"/>
              </w:rPr>
            </w:pPr>
            <w:r>
              <w:rPr>
                <w:lang w:eastAsia="zh-CN"/>
              </w:rPr>
              <w:t>- LifeCycle Event</w:t>
            </w:r>
          </w:p>
          <w:p w:rsidR="005A676A" w:rsidRDefault="005A676A" w:rsidP="00B41016">
            <w:pPr>
              <w:pStyle w:val="TestCaseInfo"/>
              <w:ind w:left="720"/>
              <w:rPr>
                <w:lang w:eastAsia="zh-CN"/>
              </w:rPr>
            </w:pPr>
            <w:r>
              <w:rPr>
                <w:lang w:eastAsia="zh-CN"/>
              </w:rPr>
              <w:t>- High Availability</w:t>
            </w:r>
          </w:p>
          <w:p w:rsidR="005A676A" w:rsidRDefault="005A676A" w:rsidP="00B41016">
            <w:pPr>
              <w:pStyle w:val="TestCaseInfo"/>
              <w:ind w:left="720"/>
              <w:rPr>
                <w:lang w:eastAsia="zh-CN"/>
              </w:rPr>
            </w:pPr>
            <w:r>
              <w:rPr>
                <w:lang w:eastAsia="zh-CN"/>
              </w:rPr>
              <w:lastRenderedPageBreak/>
              <w:t>- Scale out/In</w:t>
            </w:r>
          </w:p>
          <w:p w:rsidR="005A676A" w:rsidRDefault="005A676A" w:rsidP="00B41016">
            <w:pPr>
              <w:pStyle w:val="TestCaseInfo"/>
              <w:ind w:left="720"/>
              <w:rPr>
                <w:lang w:eastAsia="zh-CN"/>
              </w:rPr>
            </w:pPr>
            <w:r>
              <w:rPr>
                <w:lang w:eastAsia="zh-CN"/>
              </w:rPr>
              <w:t>- Monitoring Parameter</w:t>
            </w:r>
          </w:p>
          <w:p w:rsidR="005A676A" w:rsidRDefault="005A676A" w:rsidP="00B41016">
            <w:pPr>
              <w:pStyle w:val="TestCaseInfo"/>
              <w:rPr>
                <w:lang w:eastAsia="zh-CN"/>
              </w:rPr>
            </w:pPr>
            <w:r>
              <w:rPr>
                <w:lang w:eastAsia="zh-CN"/>
              </w:rPr>
              <w:t>They should be validated for correctness, existence and against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 has correctly coded the VNFD Base unit elements.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HTMLPreformatted"/>
              <w:numPr>
                <w:ilvl w:val="0"/>
                <w:numId w:val="191"/>
              </w:numPr>
              <w:shd w:val="clear" w:color="auto" w:fill="F8F8FF"/>
              <w:rPr>
                <w:rFonts w:ascii="Courier" w:eastAsiaTheme="minorHAnsi" w:hAnsi="Courier" w:cs="Courier"/>
                <w:sz w:val="24"/>
                <w:szCs w:val="24"/>
              </w:rPr>
            </w:pPr>
            <w:r w:rsidRPr="00696E5E">
              <w:rPr>
                <w:rFonts w:ascii="Arial" w:eastAsiaTheme="minorHAnsi" w:hAnsi="Arial" w:cs="Arial"/>
                <w:sz w:val="22"/>
                <w:szCs w:val="22"/>
                <w:lang w:eastAsia="zh-CN"/>
              </w:rPr>
              <w:t xml:space="preserve">Verify VDU's unique identifier for a specific VNF </w:t>
            </w:r>
          </w:p>
          <w:p w:rsidR="002500F2" w:rsidRPr="00696E5E" w:rsidRDefault="002500F2" w:rsidP="002500F2">
            <w:pPr>
              <w:pStyle w:val="HTMLPreformatted"/>
              <w:shd w:val="clear" w:color="auto" w:fill="F8F8FF"/>
              <w:ind w:left="720"/>
              <w:rPr>
                <w:rFonts w:ascii="Courier" w:eastAsiaTheme="minorHAnsi" w:hAnsi="Courier" w:cs="Courier"/>
                <w:sz w:val="24"/>
                <w:szCs w:val="24"/>
              </w:rPr>
            </w:pPr>
            <w:r w:rsidRPr="00696E5E">
              <w:rPr>
                <w:rFonts w:ascii="Courier" w:eastAsiaTheme="minorHAnsi" w:hAnsi="Courier" w:cs="Courier"/>
                <w:sz w:val="24"/>
                <w:szCs w:val="24"/>
              </w:rPr>
              <w:t>vnfd:vdu:id</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VM image reference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sidRPr="00696E5E">
              <w:rPr>
                <w:rFonts w:ascii="Courier" w:eastAsiaTheme="minorHAnsi" w:hAnsi="Courier" w:cs="Courier"/>
                <w:sz w:val="24"/>
                <w:szCs w:val="24"/>
              </w:rPr>
              <w:t>vnfd:vdu:vm_image</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Pr="002500F2" w:rsidRDefault="002500F2" w:rsidP="002500F2">
            <w:pPr>
              <w:pStyle w:val="HTMLPreformatted"/>
              <w:numPr>
                <w:ilvl w:val="0"/>
                <w:numId w:val="191"/>
              </w:numPr>
              <w:shd w:val="clear" w:color="auto" w:fill="F8F8FF"/>
              <w:rPr>
                <w:rFonts w:ascii="Courier" w:eastAsiaTheme="minorHAnsi" w:hAnsi="Courier" w:cs="Courier"/>
                <w:sz w:val="24"/>
                <w:szCs w:val="24"/>
              </w:rPr>
            </w:pPr>
            <w:r w:rsidRPr="00696E5E">
              <w:rPr>
                <w:rFonts w:ascii="Arial" w:eastAsiaTheme="minorHAnsi" w:hAnsi="Arial" w:cs="Arial"/>
                <w:sz w:val="22"/>
                <w:szCs w:val="22"/>
                <w:lang w:eastAsia="zh-CN"/>
              </w:rPr>
              <w:t xml:space="preserve">Verify required computation resources characteristics (e.g. processor power, number of virtual CPUs), including Key Quality Indicators (KQIs) for performance and reliability/availability </w:t>
            </w:r>
            <w:r w:rsidRPr="002500F2">
              <w:rPr>
                <w:rFonts w:ascii="Arial" w:eastAsiaTheme="minorHAnsi" w:hAnsi="Arial" w:cs="Arial"/>
                <w:sz w:val="22"/>
                <w:szCs w:val="22"/>
                <w:lang w:eastAsia="zh-CN"/>
              </w:rPr>
              <w:t>v</w:t>
            </w:r>
            <w:r w:rsidRPr="002500F2">
              <w:rPr>
                <w:rFonts w:ascii="Courier" w:eastAsiaTheme="minorHAnsi" w:hAnsi="Courier" w:cs="Courier"/>
                <w:sz w:val="24"/>
                <w:szCs w:val="24"/>
              </w:rPr>
              <w:t>nfd:vdu:computation_requirement</w:t>
            </w:r>
          </w:p>
          <w:p w:rsidR="002500F2" w:rsidRDefault="002500F2" w:rsidP="002500F2">
            <w:pPr>
              <w:pStyle w:val="ListParagraph"/>
              <w:rPr>
                <w:rFonts w:ascii="Courier" w:hAnsi="Courier" w:cs="Courier"/>
                <w:color w:val="45525A" w:themeColor="text1"/>
                <w:sz w:val="24"/>
                <w:szCs w:val="24"/>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virtual memory needed for the VDU  </w:t>
            </w:r>
            <w:r w:rsidRPr="00696E5E">
              <w:rPr>
                <w:rFonts w:ascii="Courier" w:eastAsiaTheme="minorHAnsi" w:hAnsi="Courier" w:cs="Courier"/>
                <w:sz w:val="24"/>
                <w:szCs w:val="24"/>
              </w:rPr>
              <w:t>vnfd:vdu:virtual_memory_resource_element</w:t>
            </w:r>
            <w:r w:rsidRPr="00696E5E">
              <w:rPr>
                <w:rFonts w:ascii="Arial" w:eastAsiaTheme="minorHAnsi" w:hAnsi="Arial" w:cs="Arial"/>
                <w:sz w:val="22"/>
                <w:szCs w:val="22"/>
                <w:lang w:eastAsia="zh-CN"/>
              </w:rPr>
              <w:br/>
            </w: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requirements in terms of the virtual network bandwidth needed for the VDU </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sidRPr="00696E5E">
              <w:rPr>
                <w:rFonts w:ascii="Courier" w:eastAsiaTheme="minorHAnsi" w:hAnsi="Courier" w:cs="Courier"/>
                <w:sz w:val="24"/>
                <w:szCs w:val="24"/>
              </w:rPr>
              <w:t>vnfd:vdu:virtual_network_bandwidth_resource</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LifeCycle Events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sidRPr="00696E5E">
              <w:rPr>
                <w:rFonts w:ascii="Arial" w:eastAsiaTheme="minorHAnsi" w:hAnsi="Arial" w:cs="Arial"/>
                <w:sz w:val="22"/>
                <w:szCs w:val="22"/>
                <w:lang w:eastAsia="zh-CN"/>
              </w:rPr>
              <w:t>vnfd:vdu:lifecycle_event</w:t>
            </w:r>
          </w:p>
          <w:p w:rsidR="002500F2" w:rsidRPr="00696E5E" w:rsidRDefault="002500F2" w:rsidP="002500F2">
            <w:pPr>
              <w:pStyle w:val="ListParagraph"/>
              <w:rPr>
                <w:lang w:eastAsia="zh-CN"/>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constraints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sidRPr="00696E5E">
              <w:rPr>
                <w:rFonts w:ascii="Courier" w:eastAsiaTheme="minorHAnsi" w:hAnsi="Courier" w:cs="Courier"/>
                <w:sz w:val="24"/>
                <w:szCs w:val="24"/>
              </w:rPr>
              <w:t>vnfd:vdu:constraint</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redundancy model to ensure high availability (examples include ActiveActive and ActivePassive) </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Pr>
                <w:rFonts w:ascii="Arial" w:eastAsiaTheme="minorHAnsi" w:hAnsi="Arial" w:cs="Arial"/>
                <w:sz w:val="22"/>
                <w:szCs w:val="22"/>
                <w:lang w:eastAsia="zh-CN"/>
              </w:rPr>
              <w:t>This is an optional attribute.</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sidRPr="00696E5E">
              <w:rPr>
                <w:rFonts w:ascii="Courier" w:eastAsiaTheme="minorHAnsi" w:hAnsi="Courier" w:cs="Courier"/>
                <w:sz w:val="24"/>
                <w:szCs w:val="24"/>
              </w:rPr>
              <w:t>vnfd:vdu:high_availability</w:t>
            </w:r>
          </w:p>
          <w:p w:rsidR="002500F2" w:rsidRPr="00696E5E" w:rsidRDefault="002500F2" w:rsidP="002500F2">
            <w:pPr>
              <w:pStyle w:val="ListParagraph"/>
              <w:rPr>
                <w:lang w:eastAsia="zh-CN"/>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minimum and maximum number of instances which can be created to support scale out/in functionality</w:t>
            </w:r>
            <w:r>
              <w:rPr>
                <w:rFonts w:ascii="Arial" w:eastAsiaTheme="minorHAnsi" w:hAnsi="Arial" w:cs="Arial"/>
                <w:sz w:val="22"/>
                <w:szCs w:val="22"/>
                <w:lang w:eastAsia="zh-CN"/>
              </w:rPr>
              <w:t xml:space="preserve"> (optional)</w:t>
            </w:r>
            <w:r w:rsidRPr="00696E5E">
              <w:rPr>
                <w:rFonts w:ascii="Arial" w:eastAsiaTheme="minorHAnsi" w:hAnsi="Arial" w:cs="Arial"/>
                <w:sz w:val="22"/>
                <w:szCs w:val="22"/>
                <w:lang w:eastAsia="zh-CN"/>
              </w:rPr>
              <w:t xml:space="preserve"> </w:t>
            </w:r>
            <w:r w:rsidRPr="00696E5E">
              <w:rPr>
                <w:rFonts w:ascii="Courier" w:eastAsiaTheme="minorHAnsi" w:hAnsi="Courier" w:cs="Courier"/>
                <w:sz w:val="24"/>
                <w:szCs w:val="24"/>
              </w:rPr>
              <w:t>vnfd:vdu:scale_in_out</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Pr="00696E5E" w:rsidRDefault="002500F2" w:rsidP="002500F2">
            <w:pPr>
              <w:pStyle w:val="HTMLPreformatted"/>
              <w:numPr>
                <w:ilvl w:val="0"/>
                <w:numId w:val="191"/>
              </w:numPr>
              <w:shd w:val="clear" w:color="auto" w:fill="F8F8FF"/>
              <w:rPr>
                <w:lang w:eastAsia="zh-CN"/>
              </w:rPr>
            </w:pPr>
            <w:r w:rsidRPr="00696E5E">
              <w:rPr>
                <w:rFonts w:ascii="Arial" w:eastAsiaTheme="minorHAnsi" w:hAnsi="Arial" w:cs="Arial"/>
                <w:sz w:val="22"/>
                <w:szCs w:val="22"/>
                <w:lang w:eastAsia="zh-CN"/>
              </w:rPr>
              <w:t>Verify monitoring parameters trackable for this VNF like memory-consumption, CPU-utilization, bandwidth-consumption, VNFC downtime</w:t>
            </w:r>
            <w:r>
              <w:rPr>
                <w:rFonts w:ascii="Arial" w:eastAsiaTheme="minorHAnsi" w:hAnsi="Arial" w:cs="Arial"/>
                <w:sz w:val="22"/>
                <w:szCs w:val="22"/>
                <w:lang w:eastAsia="zh-CN"/>
              </w:rPr>
              <w:t xml:space="preserve"> (optional)</w:t>
            </w:r>
          </w:p>
          <w:p w:rsidR="002500F2" w:rsidRPr="00696E5E" w:rsidRDefault="002500F2" w:rsidP="002500F2">
            <w:pPr>
              <w:pStyle w:val="HTMLPreformatted"/>
              <w:shd w:val="clear" w:color="auto" w:fill="F8F8FF"/>
              <w:ind w:left="720"/>
              <w:rPr>
                <w:lang w:eastAsia="zh-CN"/>
              </w:rPr>
            </w:pPr>
            <w:r w:rsidRPr="00696E5E">
              <w:rPr>
                <w:rFonts w:ascii="Courier" w:eastAsiaTheme="minorHAnsi" w:hAnsi="Courier" w:cs="Courier"/>
                <w:sz w:val="24"/>
                <w:szCs w:val="24"/>
              </w:rPr>
              <w:t>vnfd:vdu:monitoring_parameter</w:t>
            </w:r>
          </w:p>
          <w:p w:rsidR="002500F2" w:rsidRDefault="002500F2" w:rsidP="00B41016">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874974">
      <w:pPr>
        <w:pStyle w:val="Heading3"/>
      </w:pPr>
      <w:bookmarkStart w:id="1807" w:name="_Toc454184342"/>
      <w:bookmarkStart w:id="1808" w:name="_Toc477880827"/>
      <w:r>
        <w:t>VNFD:VDU VNFC Elements</w:t>
      </w:r>
      <w:bookmarkEnd w:id="1807"/>
      <w:bookmarkEnd w:id="1808"/>
    </w:p>
    <w:p w:rsidR="005A676A" w:rsidRDefault="005A676A" w:rsidP="005A676A">
      <w:pPr>
        <w:rPr>
          <w:lang w:eastAsia="zh-CN"/>
        </w:rPr>
      </w:pPr>
      <w:r w:rsidRPr="00F60C38">
        <w:rPr>
          <w:lang w:eastAsia="zh-CN"/>
        </w:rPr>
        <w:t>The VNFD:VDU:VNFC defines the connection points for every VNFC. The information in the VNFD should be validated for correctness and against the vendor provided information. The virtual link reference should be confirmed to be listed in the VNF internal Virtual Link.</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1809" w:name="_Toc454184394"/>
            <w:bookmarkStart w:id="1810" w:name="_Toc477880962"/>
            <w:r>
              <w:t>TC.VNFD.VDU.002</w:t>
            </w:r>
            <w:r>
              <w:tab/>
            </w:r>
            <w:r w:rsidR="005A676A">
              <w:rPr>
                <w:lang w:eastAsia="zh-CN"/>
              </w:rPr>
              <w:t>VNFD:VDU Base Unit</w:t>
            </w:r>
            <w:r w:rsidR="005A676A">
              <w:t xml:space="preserve"> validation</w:t>
            </w:r>
            <w:bookmarkEnd w:id="1809"/>
            <w:bookmarkEnd w:id="1810"/>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VDU base 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sidRPr="00F60C38">
              <w:rPr>
                <w:lang w:eastAsia="zh-CN"/>
              </w:rPr>
              <w:t>The VNFD:VDU:VNFC defines the connection points for every VNFC. The information in the VNFD should be validated for correctness and against the vendor provided information. The virtual link reference should be confirmed to be listed in the VNF internal Virtual Link.</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 xml:space="preserve">The vendor has correctly coded the </w:t>
            </w:r>
            <w:r w:rsidRPr="00F60C38">
              <w:rPr>
                <w:lang w:eastAsia="zh-CN"/>
              </w:rPr>
              <w:t xml:space="preserve">VNFD:VDU:VNFC </w:t>
            </w:r>
            <w:r>
              <w:t xml:space="preserve">elements. </w:t>
            </w:r>
            <w:r w:rsidRPr="00F60C38">
              <w:rPr>
                <w:lang w:eastAsia="zh-CN"/>
              </w:rPr>
              <w:t>The virtual link reference should be confirmed to be listed in the VNF internal Virtual Link</w:t>
            </w:r>
            <w:r>
              <w:rPr>
                <w:lang w:eastAsia="zh-CN"/>
              </w:rPr>
              <w:t>.</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0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2"/>
              </w:numPr>
              <w:rPr>
                <w:color w:val="auto"/>
                <w:lang w:eastAsia="zh-CN"/>
              </w:rPr>
            </w:pPr>
            <w:r w:rsidRPr="00696E5E">
              <w:rPr>
                <w:color w:val="auto"/>
                <w:lang w:eastAsia="zh-CN"/>
              </w:rPr>
              <w:t xml:space="preserve">Verify VNFC unique identifier within the namespace of a specific VNF  </w:t>
            </w:r>
            <w:r w:rsidRPr="00696E5E">
              <w:rPr>
                <w:rFonts w:ascii="Courier" w:hAnsi="Courier" w:cs="Courier"/>
                <w:color w:val="auto"/>
                <w:sz w:val="24"/>
                <w:szCs w:val="24"/>
              </w:rPr>
              <w:t>vnfd:vdu:vnfc:id</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2"/>
              </w:numPr>
              <w:rPr>
                <w:color w:val="auto"/>
                <w:lang w:eastAsia="zh-CN"/>
              </w:rPr>
            </w:pPr>
            <w:r w:rsidRPr="00696E5E">
              <w:rPr>
                <w:color w:val="auto"/>
                <w:lang w:eastAsia="zh-CN"/>
              </w:rPr>
              <w:t xml:space="preserve">Verify VNFC Connection Point ID </w:t>
            </w:r>
            <w:r w:rsidRPr="00696E5E">
              <w:rPr>
                <w:rFonts w:ascii="Courier" w:hAnsi="Courier" w:cs="Courier"/>
                <w:color w:val="auto"/>
                <w:sz w:val="24"/>
                <w:szCs w:val="24"/>
              </w:rPr>
              <w:t>vnfd:vdu:vnfc:connection_point:id</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2"/>
              </w:numPr>
              <w:rPr>
                <w:color w:val="auto"/>
                <w:lang w:eastAsia="zh-CN"/>
              </w:rPr>
            </w:pPr>
            <w:r w:rsidRPr="00696E5E">
              <w:rPr>
                <w:color w:val="auto"/>
                <w:lang w:eastAsia="zh-CN"/>
              </w:rPr>
              <w:t xml:space="preserve">Verify VNFC Connection Point type </w:t>
            </w:r>
            <w:r w:rsidRPr="00696E5E">
              <w:rPr>
                <w:rFonts w:ascii="Courier" w:hAnsi="Courier" w:cs="Courier"/>
                <w:color w:val="auto"/>
                <w:sz w:val="24"/>
                <w:szCs w:val="24"/>
              </w:rPr>
              <w:t>vnfd:vdu:vnfc:connection_point:type</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2"/>
              </w:numPr>
              <w:rPr>
                <w:color w:val="auto"/>
                <w:lang w:eastAsia="zh-CN"/>
              </w:rPr>
            </w:pPr>
            <w:r w:rsidRPr="00696E5E">
              <w:rPr>
                <w:color w:val="auto"/>
                <w:lang w:eastAsia="zh-CN"/>
              </w:rPr>
              <w:t>Verify VNFC Connection Point Virtual Link reference</w:t>
            </w:r>
            <w:r w:rsidRPr="00696E5E">
              <w:rPr>
                <w:color w:val="auto"/>
                <w:sz w:val="18"/>
                <w:szCs w:val="18"/>
              </w:rPr>
              <w:t xml:space="preserve">   </w:t>
            </w:r>
            <w:r w:rsidRPr="00696E5E">
              <w:rPr>
                <w:rFonts w:ascii="Courier" w:hAnsi="Courier" w:cs="Courier"/>
                <w:color w:val="auto"/>
                <w:sz w:val="24"/>
                <w:szCs w:val="24"/>
              </w:rPr>
              <w:t>vnfd:vdu:vnfc:connection_point:virtual_link_reference</w:t>
            </w:r>
          </w:p>
          <w:p w:rsidR="002500F2" w:rsidRDefault="002500F2" w:rsidP="00B41016">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rsidRPr="00F60C38">
              <w:rPr>
                <w:lang w:eastAsia="zh-CN"/>
              </w:rPr>
              <w:t xml:space="preserve">The virtual link reference </w:t>
            </w:r>
            <w:r>
              <w:rPr>
                <w:lang w:eastAsia="zh-CN"/>
              </w:rPr>
              <w:t>must be</w:t>
            </w:r>
            <w:r w:rsidRPr="00F60C38">
              <w:rPr>
                <w:lang w:eastAsia="zh-CN"/>
              </w:rPr>
              <w:t xml:space="preserve"> listed in the VNF internal Virtual Link</w:t>
            </w:r>
          </w:p>
        </w:tc>
      </w:tr>
    </w:tbl>
    <w:p w:rsidR="00B41016" w:rsidRDefault="00B41016" w:rsidP="005A676A">
      <w:pPr>
        <w:rPr>
          <w:lang w:eastAsia="zh-CN"/>
        </w:rPr>
      </w:pPr>
    </w:p>
    <w:p w:rsidR="005A676A" w:rsidRDefault="005A676A" w:rsidP="00874974">
      <w:pPr>
        <w:pStyle w:val="Heading3"/>
      </w:pPr>
      <w:bookmarkStart w:id="1811" w:name="_Toc454184343"/>
      <w:bookmarkStart w:id="1812" w:name="_Toc477880828"/>
      <w:r>
        <w:t>VNFD:VDU CPU</w:t>
      </w:r>
      <w:bookmarkEnd w:id="1811"/>
      <w:bookmarkEnd w:id="1812"/>
    </w:p>
    <w:p w:rsidR="005A676A" w:rsidRDefault="005A676A" w:rsidP="005A676A">
      <w:pPr>
        <w:rPr>
          <w:lang w:eastAsia="zh-CN"/>
        </w:rPr>
      </w:pPr>
      <w:r w:rsidRPr="001F77CB">
        <w:rPr>
          <w:lang w:eastAsia="zh-CN"/>
        </w:rPr>
        <w:t>The VNFD:VDU includes elements about the CPU's.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1087"/>
        <w:gridCol w:w="9455"/>
      </w:tblGrid>
      <w:tr w:rsidR="005A676A" w:rsidTr="00B41016">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1813" w:name="_Toc454184395"/>
            <w:bookmarkStart w:id="1814" w:name="_Toc477880963"/>
            <w:r>
              <w:t>TC.VNFD.VDU.003</w:t>
            </w:r>
            <w:r>
              <w:tab/>
            </w:r>
            <w:r w:rsidR="005A676A">
              <w:rPr>
                <w:lang w:eastAsia="zh-CN"/>
              </w:rPr>
              <w:t>VNFD:VDU CPU Unit</w:t>
            </w:r>
            <w:r w:rsidR="005A676A">
              <w:t xml:space="preserve"> validation</w:t>
            </w:r>
            <w:bookmarkEnd w:id="1813"/>
            <w:bookmarkEnd w:id="1814"/>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 xml:space="preserve">Verify vendor’s </w:t>
            </w:r>
            <w:r>
              <w:rPr>
                <w:lang w:eastAsia="zh-CN"/>
              </w:rPr>
              <w:t xml:space="preserve">VNFD:VDU CPU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sidRPr="001F77CB">
              <w:rPr>
                <w:lang w:eastAsia="zh-CN"/>
              </w:rPr>
              <w:t>The VNFD:VDU includes elements about the CPU's.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 xml:space="preserve">The vendor has correctly coded the </w:t>
            </w:r>
            <w:r w:rsidRPr="00F60C38">
              <w:rPr>
                <w:lang w:eastAsia="zh-CN"/>
              </w:rPr>
              <w:t>VNFD:VDU</w:t>
            </w:r>
            <w:r>
              <w:rPr>
                <w:lang w:eastAsia="zh-CN"/>
              </w:rPr>
              <w:t xml:space="preserve"> CPU</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8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B41016"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3"/>
              </w:numPr>
              <w:rPr>
                <w:color w:val="auto"/>
                <w:lang w:eastAsia="zh-CN"/>
              </w:rPr>
            </w:pPr>
            <w:r w:rsidRPr="00696E5E">
              <w:rPr>
                <w:color w:val="auto"/>
                <w:lang w:eastAsia="zh-CN"/>
              </w:rPr>
              <w:t>Verify CPU instruction set extensions for which VDU has been developed, optimized or tested with</w:t>
            </w:r>
            <w:r>
              <w:rPr>
                <w:color w:val="auto"/>
                <w:lang w:eastAsia="zh-CN"/>
              </w:rPr>
              <w:t xml:space="preserve"> (optional)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vnfd:vdu:cpu_instruction_set_extension</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3"/>
              </w:numPr>
              <w:rPr>
                <w:color w:val="auto"/>
                <w:lang w:eastAsia="zh-CN"/>
              </w:rPr>
            </w:pPr>
            <w:r w:rsidRPr="00696E5E">
              <w:rPr>
                <w:color w:val="auto"/>
                <w:lang w:eastAsia="zh-CN"/>
              </w:rPr>
              <w:t xml:space="preserve">Verify CPU model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w:t>
            </w:r>
            <w:r>
              <w:rPr>
                <w:rFonts w:ascii="Courier" w:hAnsi="Courier" w:cs="Courier"/>
                <w:color w:val="auto"/>
                <w:sz w:val="24"/>
                <w:szCs w:val="24"/>
              </w:rPr>
              <w:t>c</w:t>
            </w:r>
            <w:r w:rsidRPr="00696E5E">
              <w:rPr>
                <w:rFonts w:ascii="Courier" w:hAnsi="Courier" w:cs="Courier"/>
                <w:color w:val="auto"/>
                <w:sz w:val="24"/>
                <w:szCs w:val="24"/>
              </w:rPr>
              <w:t>pu_model</w:t>
            </w:r>
          </w:p>
          <w:p w:rsidR="002500F2" w:rsidRPr="00696E5E" w:rsidRDefault="002500F2" w:rsidP="002500F2">
            <w:pPr>
              <w:pStyle w:val="TestCaseInfo"/>
              <w:ind w:left="720"/>
              <w:rPr>
                <w:color w:val="auto"/>
                <w:lang w:eastAsia="zh-CN"/>
              </w:rPr>
            </w:pPr>
          </w:p>
          <w:p w:rsidR="002500F2" w:rsidRDefault="002500F2" w:rsidP="002500F2">
            <w:pPr>
              <w:pStyle w:val="TestCaseInfo"/>
              <w:numPr>
                <w:ilvl w:val="0"/>
                <w:numId w:val="193"/>
              </w:numPr>
              <w:rPr>
                <w:color w:val="auto"/>
                <w:lang w:eastAsia="zh-CN"/>
              </w:rPr>
            </w:pPr>
            <w:r w:rsidRPr="00696E5E">
              <w:rPr>
                <w:color w:val="auto"/>
                <w:lang w:eastAsia="zh-CN"/>
              </w:rPr>
              <w:t xml:space="preserve">Verify CPU model specification binding </w:t>
            </w:r>
            <w:r>
              <w:rPr>
                <w:color w:val="auto"/>
                <w:lang w:eastAsia="zh-CN"/>
              </w:rPr>
              <w:t>(optional)</w:t>
            </w:r>
          </w:p>
          <w:p w:rsidR="002500F2" w:rsidRPr="00696E5E" w:rsidRDefault="002500F2" w:rsidP="002500F2">
            <w:pPr>
              <w:pStyle w:val="TestCaseInfo"/>
              <w:ind w:left="720"/>
              <w:rPr>
                <w:color w:val="auto"/>
                <w:lang w:eastAsia="zh-CN"/>
              </w:rPr>
            </w:pPr>
            <w:r w:rsidRPr="00696E5E">
              <w:rPr>
                <w:rFonts w:ascii="Courier" w:hAnsi="Courier" w:cs="Courier"/>
                <w:color w:val="auto"/>
                <w:sz w:val="24"/>
                <w:szCs w:val="24"/>
              </w:rPr>
              <w:t>vnfd:vdu:cpu_model_specification_binding</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3"/>
              </w:numPr>
              <w:rPr>
                <w:rFonts w:ascii="Courier" w:hAnsi="Courier" w:cs="Courier"/>
                <w:color w:val="auto"/>
                <w:sz w:val="24"/>
                <w:szCs w:val="24"/>
              </w:rPr>
            </w:pPr>
            <w:r w:rsidRPr="00696E5E">
              <w:rPr>
                <w:color w:val="auto"/>
                <w:lang w:eastAsia="zh-CN"/>
              </w:rPr>
              <w:t>Verify minimum CPU clock speed</w:t>
            </w:r>
            <w:r>
              <w:rPr>
                <w:color w:val="auto"/>
                <w:lang w:eastAsia="zh-CN"/>
              </w:rPr>
              <w:t xml:space="preserve"> (optional)</w:t>
            </w:r>
          </w:p>
          <w:p w:rsidR="002500F2" w:rsidRPr="00696E5E" w:rsidRDefault="002500F2" w:rsidP="002500F2">
            <w:pPr>
              <w:pStyle w:val="TestCaseInfo"/>
              <w:ind w:left="720"/>
              <w:rPr>
                <w:rFonts w:ascii="Courier" w:hAnsi="Courier" w:cs="Courier"/>
                <w:color w:val="auto"/>
                <w:sz w:val="24"/>
                <w:szCs w:val="24"/>
              </w:rPr>
            </w:pPr>
            <w:r>
              <w:rPr>
                <w:rFonts w:ascii="Courier" w:hAnsi="Courier" w:cs="Courier"/>
                <w:color w:val="auto"/>
                <w:sz w:val="24"/>
                <w:szCs w:val="24"/>
              </w:rPr>
              <w:t>vnfd:vdu:c</w:t>
            </w:r>
            <w:r w:rsidRPr="00696E5E">
              <w:rPr>
                <w:rFonts w:ascii="Courier" w:hAnsi="Courier" w:cs="Courier"/>
                <w:color w:val="auto"/>
                <w:sz w:val="24"/>
                <w:szCs w:val="24"/>
              </w:rPr>
              <w:t>pu_min_clock_speed</w:t>
            </w:r>
          </w:p>
          <w:p w:rsidR="002500F2" w:rsidRPr="00696E5E" w:rsidRDefault="002500F2" w:rsidP="002500F2">
            <w:pPr>
              <w:pStyle w:val="TestCaseInfo"/>
              <w:ind w:left="360"/>
              <w:rPr>
                <w:rFonts w:ascii="Courier" w:hAnsi="Courier" w:cs="Courier"/>
                <w:color w:val="auto"/>
                <w:sz w:val="24"/>
                <w:szCs w:val="24"/>
              </w:rPr>
            </w:pPr>
            <w:r w:rsidRPr="00696E5E">
              <w:rPr>
                <w:rFonts w:ascii="Courier" w:hAnsi="Courier" w:cs="Courier"/>
                <w:color w:val="auto"/>
                <w:sz w:val="24"/>
                <w:szCs w:val="24"/>
              </w:rPr>
              <w:t xml:space="preserve">   </w:t>
            </w:r>
          </w:p>
          <w:p w:rsidR="002500F2" w:rsidRDefault="002500F2" w:rsidP="002500F2">
            <w:pPr>
              <w:pStyle w:val="TestCaseInfo"/>
              <w:numPr>
                <w:ilvl w:val="0"/>
                <w:numId w:val="193"/>
              </w:numPr>
              <w:rPr>
                <w:lang w:eastAsia="zh-CN"/>
              </w:rPr>
            </w:pPr>
            <w:r>
              <w:rPr>
                <w:lang w:eastAsia="zh-CN"/>
              </w:rPr>
              <w:t>Verify number of CPU cores allocated to the VDU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vnfd:vdu:cpu_core_reservation</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Simultaneous Multi-Threading HW thread specification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vnfd:vdu:cpu_simultaneous_multi_threading_hw_thread_specification</w:t>
            </w:r>
          </w:p>
          <w:p w:rsidR="002500F2" w:rsidRDefault="002500F2" w:rsidP="002500F2">
            <w:pPr>
              <w:pStyle w:val="TestCaseInfo"/>
              <w:ind w:left="720"/>
              <w:rPr>
                <w:lang w:eastAsia="zh-CN"/>
              </w:rPr>
            </w:pPr>
          </w:p>
          <w:p w:rsidR="002500F2" w:rsidRPr="00696E5E" w:rsidRDefault="002500F2" w:rsidP="002500F2">
            <w:pPr>
              <w:pStyle w:val="TestCaseInfo"/>
              <w:numPr>
                <w:ilvl w:val="0"/>
                <w:numId w:val="193"/>
              </w:numPr>
              <w:rPr>
                <w:rFonts w:ascii="Courier" w:hAnsi="Courier" w:cs="Courier"/>
                <w:sz w:val="24"/>
                <w:szCs w:val="24"/>
              </w:rPr>
            </w:pPr>
            <w:r>
              <w:rPr>
                <w:lang w:eastAsia="zh-CN"/>
              </w:rPr>
              <w:t>Verify CPU core oversubscription policy in terms of virtual cores to physical cores/threads on the platform (optional)</w:t>
            </w:r>
          </w:p>
          <w:p w:rsidR="002500F2" w:rsidRPr="00696E5E" w:rsidRDefault="002500F2" w:rsidP="002500F2">
            <w:pPr>
              <w:pStyle w:val="TestCaseInfo"/>
              <w:ind w:left="720"/>
              <w:rPr>
                <w:lang w:eastAsia="zh-CN"/>
              </w:rPr>
            </w:pPr>
            <w:r>
              <w:rPr>
                <w:rFonts w:ascii="Courier" w:hAnsi="Courier" w:cs="Courier"/>
                <w:sz w:val="24"/>
                <w:szCs w:val="24"/>
              </w:rPr>
              <w:t>v</w:t>
            </w:r>
            <w:r w:rsidRPr="00696E5E">
              <w:rPr>
                <w:rFonts w:ascii="Courier" w:hAnsi="Courier" w:cs="Courier"/>
                <w:sz w:val="24"/>
                <w:szCs w:val="24"/>
              </w:rPr>
              <w:t>nfd:vdu:cpu_core_oversubscription_policy</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CPU core and HW thread allocation topology policy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vnfd:vdu:cpu_core_and_hw_thread_allocation_topology_policy</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size of the last level cache (optional)</w:t>
            </w:r>
          </w:p>
          <w:p w:rsidR="002500F2" w:rsidRDefault="002500F2" w:rsidP="002500F2">
            <w:pPr>
              <w:pStyle w:val="TestCaseInfo"/>
              <w:ind w:left="720"/>
              <w:rPr>
                <w:rFonts w:ascii="Courier" w:hAnsi="Courier" w:cs="Courier"/>
                <w:sz w:val="24"/>
                <w:szCs w:val="24"/>
              </w:rPr>
            </w:pPr>
            <w:r>
              <w:rPr>
                <w:lang w:eastAsia="zh-CN"/>
              </w:rPr>
              <w:t>v</w:t>
            </w:r>
            <w:r w:rsidRPr="00696E5E">
              <w:rPr>
                <w:rFonts w:ascii="Courier" w:hAnsi="Courier" w:cs="Courier"/>
                <w:sz w:val="24"/>
                <w:szCs w:val="24"/>
              </w:rPr>
              <w:t>nfd:vdu:cpu_last_level_cache_size</w:t>
            </w:r>
          </w:p>
          <w:p w:rsidR="002500F2" w:rsidRDefault="002500F2" w:rsidP="002500F2">
            <w:pPr>
              <w:pStyle w:val="TestCaseInfo"/>
              <w:ind w:left="360"/>
              <w:rPr>
                <w:lang w:eastAsia="zh-CN"/>
              </w:rPr>
            </w:pPr>
          </w:p>
          <w:p w:rsidR="002500F2" w:rsidRDefault="002500F2" w:rsidP="002500F2">
            <w:pPr>
              <w:pStyle w:val="TestCaseInfo"/>
              <w:numPr>
                <w:ilvl w:val="0"/>
                <w:numId w:val="193"/>
              </w:numPr>
              <w:rPr>
                <w:lang w:eastAsia="zh-CN"/>
              </w:rPr>
            </w:pPr>
            <w:r>
              <w:rPr>
                <w:lang w:eastAsia="zh-CN"/>
              </w:rPr>
              <w:t>Verify ability of an I/O device to have direct access to the CPU cache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vnfd:vdu:cpu_direct_io_access_to_cache</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Translation Look-aside Buffer (TLB) parameters such as:</w:t>
            </w:r>
          </w:p>
          <w:p w:rsidR="002500F2" w:rsidRDefault="002500F2" w:rsidP="002500F2">
            <w:pPr>
              <w:pStyle w:val="TestCaseInfo"/>
              <w:numPr>
                <w:ilvl w:val="1"/>
                <w:numId w:val="193"/>
              </w:numPr>
              <w:rPr>
                <w:lang w:eastAsia="zh-CN"/>
              </w:rPr>
            </w:pPr>
            <w:r>
              <w:rPr>
                <w:lang w:eastAsia="zh-CN"/>
              </w:rPr>
              <w:t>TLB Size</w:t>
            </w:r>
          </w:p>
          <w:p w:rsidR="002500F2" w:rsidRDefault="002500F2" w:rsidP="002500F2">
            <w:pPr>
              <w:pStyle w:val="TestCaseInfo"/>
              <w:numPr>
                <w:ilvl w:val="1"/>
                <w:numId w:val="193"/>
              </w:numPr>
              <w:rPr>
                <w:lang w:eastAsia="zh-CN"/>
              </w:rPr>
            </w:pPr>
            <w:r>
              <w:rPr>
                <w:lang w:eastAsia="zh-CN"/>
              </w:rPr>
              <w:t>TLB Large Page Support</w:t>
            </w:r>
          </w:p>
          <w:p w:rsidR="002500F2" w:rsidRDefault="002500F2" w:rsidP="002500F2">
            <w:pPr>
              <w:pStyle w:val="TestCaseInfo"/>
              <w:numPr>
                <w:ilvl w:val="1"/>
                <w:numId w:val="193"/>
              </w:numPr>
              <w:rPr>
                <w:lang w:eastAsia="zh-CN"/>
              </w:rPr>
            </w:pPr>
            <w:r>
              <w:rPr>
                <w:lang w:eastAsia="zh-CN"/>
              </w:rPr>
              <w:t>IOTLB Size</w:t>
            </w:r>
          </w:p>
          <w:p w:rsidR="002500F2" w:rsidRDefault="002500F2" w:rsidP="002500F2">
            <w:pPr>
              <w:pStyle w:val="TestCaseInfo"/>
              <w:numPr>
                <w:ilvl w:val="1"/>
                <w:numId w:val="193"/>
              </w:numPr>
              <w:rPr>
                <w:lang w:eastAsia="zh-CN"/>
              </w:rPr>
            </w:pPr>
            <w:r>
              <w:rPr>
                <w:lang w:eastAsia="zh-CN"/>
              </w:rPr>
              <w:t>IOTLB Large Page Support</w:t>
            </w:r>
          </w:p>
          <w:p w:rsidR="002500F2" w:rsidRDefault="002500F2" w:rsidP="002500F2">
            <w:pPr>
              <w:pStyle w:val="TestCaseInfo"/>
              <w:ind w:left="720"/>
              <w:rPr>
                <w:lang w:eastAsia="zh-CN"/>
              </w:rPr>
            </w:pPr>
            <w:r>
              <w:rPr>
                <w:lang w:eastAsia="zh-CN"/>
              </w:rPr>
              <w:lastRenderedPageBreak/>
              <w:t>This is an optional attribute.</w:t>
            </w:r>
          </w:p>
          <w:p w:rsidR="002500F2" w:rsidRPr="00696E5E" w:rsidRDefault="002500F2" w:rsidP="002500F2">
            <w:pPr>
              <w:pStyle w:val="TestCaseInfo"/>
              <w:ind w:left="720"/>
              <w:rPr>
                <w:lang w:eastAsia="zh-CN"/>
              </w:rPr>
            </w:pPr>
            <w:r w:rsidRPr="00567E37">
              <w:rPr>
                <w:rFonts w:ascii="Courier" w:hAnsi="Courier" w:cs="Courier"/>
                <w:sz w:val="24"/>
                <w:szCs w:val="24"/>
              </w:rPr>
              <w:t>vnfd:vdu:</w:t>
            </w:r>
            <w:r>
              <w:rPr>
                <w:rFonts w:ascii="Courier" w:hAnsi="Courier" w:cs="Courier"/>
                <w:sz w:val="24"/>
                <w:szCs w:val="24"/>
              </w:rPr>
              <w:t>c</w:t>
            </w:r>
            <w:r w:rsidRPr="00567E37">
              <w:rPr>
                <w:rFonts w:ascii="Courier" w:hAnsi="Courier" w:cs="Courier"/>
                <w:sz w:val="24"/>
                <w:szCs w:val="24"/>
              </w:rPr>
              <w:t>pu_translation_look_aside_buffer_parameter</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Hot add CPU support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vnfd:vdu:cpu_hot_add</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data processing accelerator framework support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vnfd:vdu:cpu_support_accelerator</w:t>
            </w:r>
          </w:p>
          <w:p w:rsidR="002500F2" w:rsidRDefault="002500F2" w:rsidP="00B41016">
            <w:pPr>
              <w:pStyle w:val="TestCaseInfo"/>
              <w:rPr>
                <w:lang w:eastAsia="zh-CN"/>
              </w:rPr>
            </w:pPr>
          </w:p>
        </w:tc>
      </w:tr>
      <w:tr w:rsidR="005A676A" w:rsidTr="007F52E8">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874974">
      <w:pPr>
        <w:pStyle w:val="Heading3"/>
      </w:pPr>
      <w:bookmarkStart w:id="1815" w:name="_Toc454184344"/>
      <w:bookmarkStart w:id="1816" w:name="_Toc477880829"/>
      <w:r>
        <w:t>VNFD:VDU Memory</w:t>
      </w:r>
      <w:bookmarkEnd w:id="1815"/>
      <w:bookmarkEnd w:id="1816"/>
    </w:p>
    <w:p w:rsidR="005A676A" w:rsidRDefault="005A676A" w:rsidP="005A676A">
      <w:pPr>
        <w:rPr>
          <w:lang w:eastAsia="zh-CN"/>
        </w:rPr>
      </w:pPr>
      <w:r w:rsidRPr="001F77CB">
        <w:rPr>
          <w:lang w:eastAsia="zh-CN"/>
        </w:rPr>
        <w:t xml:space="preserve">The VNFD:VDU includes elements about the </w:t>
      </w:r>
      <w:r>
        <w:rPr>
          <w:lang w:eastAsia="zh-CN"/>
        </w:rPr>
        <w:t>Memory</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1817" w:name="_Toc454184396"/>
            <w:bookmarkStart w:id="1818" w:name="_Toc477880964"/>
            <w:r>
              <w:t>TC.VNFD.VDU.004</w:t>
            </w:r>
            <w:r>
              <w:tab/>
            </w:r>
            <w:r w:rsidR="005A676A">
              <w:rPr>
                <w:lang w:eastAsia="zh-CN"/>
              </w:rPr>
              <w:t>VNFD:VDU Memory Unit</w:t>
            </w:r>
            <w:r w:rsidR="005A676A">
              <w:t xml:space="preserve"> validation</w:t>
            </w:r>
            <w:bookmarkEnd w:id="1817"/>
            <w:bookmarkEnd w:id="1818"/>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 xml:space="preserve">Verify vendor’s </w:t>
            </w:r>
            <w:r>
              <w:rPr>
                <w:lang w:eastAsia="zh-CN"/>
              </w:rPr>
              <w:t xml:space="preserve">VNFD:VDU Memory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sidRPr="001F77CB">
              <w:rPr>
                <w:lang w:eastAsia="zh-CN"/>
              </w:rPr>
              <w:t>The VNFD:</w:t>
            </w:r>
            <w:r>
              <w:rPr>
                <w:lang w:eastAsia="zh-CN"/>
              </w:rPr>
              <w:t>VDU includes elements about Memory</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 xml:space="preserve">The vendor has correctly coded the </w:t>
            </w:r>
            <w:r w:rsidRPr="00F60C38">
              <w:rPr>
                <w:lang w:eastAsia="zh-CN"/>
              </w:rPr>
              <w:t>VNFD:VDU</w:t>
            </w:r>
            <w:r>
              <w:rPr>
                <w:lang w:eastAsia="zh-CN"/>
              </w:rPr>
              <w:t xml:space="preserve"> Memory</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16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4"/>
              </w:numPr>
              <w:rPr>
                <w:color w:val="auto"/>
                <w:lang w:eastAsia="zh-CN"/>
              </w:rPr>
            </w:pPr>
            <w:r w:rsidRPr="00696E5E">
              <w:rPr>
                <w:color w:val="auto"/>
                <w:lang w:eastAsia="zh-CN"/>
              </w:rPr>
              <w:t>Verify memory related parameters like</w:t>
            </w:r>
          </w:p>
          <w:p w:rsidR="002500F2" w:rsidRDefault="002500F2" w:rsidP="002500F2">
            <w:pPr>
              <w:pStyle w:val="TestCaseInfo"/>
              <w:ind w:left="360"/>
              <w:rPr>
                <w:color w:val="auto"/>
                <w:lang w:eastAsia="zh-CN"/>
              </w:rPr>
            </w:pPr>
            <w:r w:rsidRPr="00696E5E">
              <w:rPr>
                <w:color w:val="auto"/>
                <w:lang w:eastAsia="zh-CN"/>
              </w:rPr>
              <w:t>Memory Type, Memory Speed, Number of memory channels, Size of available memory, Reliability characteristics, Memory oversubscription policy, Memory bandwidth required per VDU, Number of large pages required per VDU, Non-Uniform Memory Architecture (NUMA) Allocation Policy</w:t>
            </w:r>
          </w:p>
          <w:p w:rsidR="002500F2" w:rsidRPr="00696E5E" w:rsidRDefault="002500F2" w:rsidP="002500F2">
            <w:pPr>
              <w:pStyle w:val="TestCaseInfo"/>
              <w:ind w:left="720"/>
              <w:rPr>
                <w:color w:val="auto"/>
                <w:lang w:eastAsia="zh-CN"/>
              </w:rPr>
            </w:pPr>
            <w:r>
              <w:rPr>
                <w:color w:val="auto"/>
                <w:lang w:eastAsia="zh-CN"/>
              </w:rPr>
              <w:t>This is an optional attribute.</w:t>
            </w:r>
          </w:p>
          <w:p w:rsidR="002500F2" w:rsidRPr="00696E5E" w:rsidRDefault="002500F2" w:rsidP="002500F2">
            <w:pPr>
              <w:pStyle w:val="TestCaseInfo"/>
              <w:ind w:left="720"/>
              <w:rPr>
                <w:rFonts w:ascii="Courier" w:hAnsi="Courier" w:cs="Courier"/>
                <w:color w:val="auto"/>
                <w:sz w:val="24"/>
                <w:szCs w:val="24"/>
              </w:rPr>
            </w:pPr>
            <w:r w:rsidRPr="00696E5E">
              <w:rPr>
                <w:color w:val="auto"/>
                <w:lang w:eastAsia="zh-CN"/>
              </w:rPr>
              <w:t>vn</w:t>
            </w:r>
            <w:r w:rsidRPr="00696E5E">
              <w:rPr>
                <w:rFonts w:ascii="Courier" w:hAnsi="Courier" w:cs="Courier"/>
                <w:color w:val="auto"/>
                <w:sz w:val="24"/>
                <w:szCs w:val="24"/>
              </w:rPr>
              <w:t>fd:vdu:memory_parameter</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4"/>
              </w:numPr>
              <w:rPr>
                <w:color w:val="auto"/>
                <w:lang w:eastAsia="zh-CN"/>
              </w:rPr>
            </w:pPr>
            <w:r w:rsidRPr="00696E5E">
              <w:rPr>
                <w:color w:val="auto"/>
                <w:lang w:eastAsia="zh-CN"/>
              </w:rPr>
              <w:t xml:space="preserve">Verify Hot add memory support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vnfd:vdu:memory_hot_add</w:t>
            </w:r>
          </w:p>
          <w:p w:rsidR="002500F2" w:rsidRDefault="002500F2" w:rsidP="00B41016">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874974">
      <w:pPr>
        <w:pStyle w:val="Heading3"/>
      </w:pPr>
      <w:bookmarkStart w:id="1819" w:name="_Toc454184345"/>
      <w:bookmarkStart w:id="1820" w:name="_Toc477880830"/>
      <w:r>
        <w:lastRenderedPageBreak/>
        <w:t>VNFD:VDU Security</w:t>
      </w:r>
      <w:bookmarkEnd w:id="1819"/>
      <w:bookmarkEnd w:id="1820"/>
    </w:p>
    <w:p w:rsidR="005A676A" w:rsidRDefault="005A676A" w:rsidP="005A676A">
      <w:pPr>
        <w:rPr>
          <w:lang w:eastAsia="zh-CN"/>
        </w:rPr>
      </w:pPr>
      <w:r w:rsidRPr="001F77CB">
        <w:rPr>
          <w:lang w:eastAsia="zh-CN"/>
        </w:rPr>
        <w:t xml:space="preserve">The VNFD:VDU includes elements about </w:t>
      </w:r>
      <w:r>
        <w:rPr>
          <w:lang w:eastAsia="zh-CN"/>
        </w:rPr>
        <w:t>security</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pPr>
              <w:pStyle w:val="TestCase"/>
            </w:pPr>
            <w:bookmarkStart w:id="1821" w:name="_Toc454184397"/>
            <w:bookmarkStart w:id="1822" w:name="_Toc477880965"/>
            <w:r>
              <w:t>TC.VNFD.VDU.005</w:t>
            </w:r>
            <w:r>
              <w:tab/>
            </w:r>
            <w:r w:rsidR="005A676A">
              <w:rPr>
                <w:lang w:eastAsia="zh-CN"/>
              </w:rPr>
              <w:t>VNFD:VDU security Unit</w:t>
            </w:r>
            <w:r w:rsidR="005A676A">
              <w:t xml:space="preserve"> validation</w:t>
            </w:r>
            <w:bookmarkEnd w:id="1821"/>
            <w:bookmarkEnd w:id="1822"/>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Security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 xml:space="preserve">The VNFD:VDU includes elements about </w:t>
            </w:r>
            <w:r>
              <w:rPr>
                <w:lang w:eastAsia="zh-CN"/>
              </w:rPr>
              <w:t>security</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VNFD:VDU</w:t>
            </w:r>
            <w:r>
              <w:rPr>
                <w:lang w:eastAsia="zh-CN"/>
              </w:rPr>
              <w:t xml:space="preserve"> Security</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5"/>
              </w:numPr>
              <w:rPr>
                <w:color w:val="auto"/>
                <w:lang w:eastAsia="zh-CN"/>
              </w:rPr>
            </w:pPr>
            <w:r w:rsidRPr="00696E5E">
              <w:rPr>
                <w:color w:val="auto"/>
                <w:lang w:eastAsia="zh-CN"/>
              </w:rPr>
              <w:t>Verify platform security parameters which can include the availability of features such as:</w:t>
            </w:r>
          </w:p>
          <w:p w:rsidR="002500F2" w:rsidRPr="00696E5E" w:rsidRDefault="002500F2" w:rsidP="002500F2">
            <w:pPr>
              <w:pStyle w:val="TestCaseInfo"/>
              <w:numPr>
                <w:ilvl w:val="1"/>
                <w:numId w:val="195"/>
              </w:numPr>
              <w:rPr>
                <w:color w:val="auto"/>
                <w:lang w:eastAsia="zh-CN"/>
              </w:rPr>
            </w:pPr>
            <w:r w:rsidRPr="00696E5E">
              <w:rPr>
                <w:color w:val="auto"/>
                <w:lang w:eastAsia="zh-CN"/>
              </w:rPr>
              <w:t>The ability to generate true random numbers</w:t>
            </w:r>
          </w:p>
          <w:p w:rsidR="002500F2" w:rsidRDefault="002500F2" w:rsidP="002500F2">
            <w:pPr>
              <w:pStyle w:val="TestCaseInfo"/>
              <w:numPr>
                <w:ilvl w:val="1"/>
                <w:numId w:val="195"/>
              </w:numPr>
              <w:rPr>
                <w:color w:val="auto"/>
                <w:lang w:eastAsia="zh-CN"/>
              </w:rPr>
            </w:pPr>
            <w:r w:rsidRPr="00696E5E">
              <w:rPr>
                <w:color w:val="auto"/>
                <w:lang w:eastAsia="zh-CN"/>
              </w:rPr>
              <w:t>The availability of a Measure Launch Environment (MLE)</w:t>
            </w:r>
          </w:p>
          <w:p w:rsidR="002500F2" w:rsidRPr="00696E5E" w:rsidRDefault="002500F2" w:rsidP="002500F2">
            <w:pPr>
              <w:pStyle w:val="TestCaseInfo"/>
              <w:ind w:left="720"/>
              <w:rPr>
                <w:color w:val="auto"/>
                <w:lang w:eastAsia="zh-CN"/>
              </w:rPr>
            </w:pPr>
            <w:r>
              <w:rPr>
                <w:color w:val="auto"/>
                <w:lang w:eastAsia="zh-CN"/>
              </w:rPr>
              <w:t>This is an optional attribute.</w:t>
            </w:r>
          </w:p>
          <w:p w:rsidR="002500F2" w:rsidRPr="00696E5E" w:rsidRDefault="002500F2" w:rsidP="002500F2">
            <w:pPr>
              <w:pStyle w:val="TestCaseInfo"/>
              <w:ind w:left="720"/>
              <w:rPr>
                <w:color w:val="auto"/>
                <w:lang w:eastAsia="zh-CN"/>
              </w:rPr>
            </w:pPr>
            <w:r w:rsidRPr="00696E5E">
              <w:rPr>
                <w:rFonts w:ascii="Courier" w:hAnsi="Courier" w:cs="Courier"/>
                <w:color w:val="auto"/>
                <w:sz w:val="24"/>
                <w:szCs w:val="24"/>
              </w:rPr>
              <w:t>vnfd:vdu:platform_security_parameter</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1823" w:name="_Toc454184346"/>
      <w:bookmarkStart w:id="1824" w:name="_Toc477880831"/>
      <w:r>
        <w:t>VNFD:VDU HyperVisor</w:t>
      </w:r>
      <w:bookmarkEnd w:id="1823"/>
      <w:bookmarkEnd w:id="1824"/>
    </w:p>
    <w:p w:rsidR="005A676A" w:rsidRDefault="005A676A" w:rsidP="005A676A">
      <w:pPr>
        <w:rPr>
          <w:lang w:eastAsia="zh-CN"/>
        </w:rPr>
      </w:pPr>
      <w:r w:rsidRPr="001F77CB">
        <w:rPr>
          <w:lang w:eastAsia="zh-CN"/>
        </w:rPr>
        <w:t xml:space="preserve">The VNFD:VDU includes elements about the </w:t>
      </w:r>
      <w:r>
        <w:rPr>
          <w:lang w:eastAsia="zh-CN"/>
        </w:rPr>
        <w:t>HyperVisor</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1825" w:name="_Toc454184398"/>
            <w:bookmarkStart w:id="1826" w:name="_Toc477880966"/>
            <w:r>
              <w:t>TC.VNFD.VDU.006</w:t>
            </w:r>
            <w:r>
              <w:tab/>
            </w:r>
            <w:r w:rsidR="005A676A">
              <w:rPr>
                <w:lang w:eastAsia="zh-CN"/>
              </w:rPr>
              <w:t>VNFD:VDU HyperVisor Unit</w:t>
            </w:r>
            <w:r w:rsidR="005A676A">
              <w:t xml:space="preserve"> validation</w:t>
            </w:r>
            <w:bookmarkEnd w:id="1825"/>
            <w:bookmarkEnd w:id="1826"/>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HyperVisor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 xml:space="preserve">The VNFD:VDU includes elements about the </w:t>
            </w:r>
            <w:r>
              <w:rPr>
                <w:lang w:eastAsia="zh-CN"/>
              </w:rPr>
              <w:t>HyperVisor</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VNFD:VDU</w:t>
            </w:r>
            <w:r>
              <w:rPr>
                <w:lang w:eastAsia="zh-CN"/>
              </w:rPr>
              <w:t xml:space="preserve"> HyperVisor</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9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6"/>
              </w:numPr>
              <w:rPr>
                <w:color w:val="auto"/>
                <w:lang w:eastAsia="zh-CN"/>
              </w:rPr>
            </w:pPr>
            <w:r w:rsidRPr="00696E5E">
              <w:rPr>
                <w:color w:val="auto"/>
                <w:lang w:eastAsia="zh-CN"/>
              </w:rPr>
              <w:t>Verify hypervisor related parameters like</w:t>
            </w:r>
          </w:p>
          <w:p w:rsidR="002500F2" w:rsidRPr="00696E5E" w:rsidRDefault="002500F2" w:rsidP="002500F2">
            <w:pPr>
              <w:pStyle w:val="TestCaseInfo"/>
              <w:ind w:left="360"/>
              <w:rPr>
                <w:color w:val="auto"/>
                <w:lang w:eastAsia="zh-CN"/>
              </w:rPr>
            </w:pPr>
            <w:r w:rsidRPr="00696E5E">
              <w:rPr>
                <w:color w:val="auto"/>
                <w:lang w:eastAsia="zh-CN"/>
              </w:rPr>
              <w:t xml:space="preserve">Hypervisor type, Hypervisor version, Hypervisor Address Translation support parameters including: </w:t>
            </w:r>
          </w:p>
          <w:p w:rsidR="002500F2" w:rsidRPr="00696E5E" w:rsidRDefault="002500F2" w:rsidP="002500F2">
            <w:pPr>
              <w:pStyle w:val="TestCaseInfo"/>
              <w:numPr>
                <w:ilvl w:val="1"/>
                <w:numId w:val="191"/>
              </w:numPr>
              <w:rPr>
                <w:color w:val="auto"/>
                <w:lang w:eastAsia="zh-CN"/>
              </w:rPr>
            </w:pPr>
            <w:r w:rsidRPr="00696E5E">
              <w:rPr>
                <w:color w:val="auto"/>
                <w:lang w:eastAsia="zh-CN"/>
              </w:rPr>
              <w:lastRenderedPageBreak/>
              <w:t>Second Level Address Translation</w:t>
            </w:r>
          </w:p>
          <w:p w:rsidR="002500F2" w:rsidRPr="00696E5E" w:rsidRDefault="002500F2" w:rsidP="002500F2">
            <w:pPr>
              <w:pStyle w:val="TestCaseInfo"/>
              <w:numPr>
                <w:ilvl w:val="1"/>
                <w:numId w:val="191"/>
              </w:numPr>
              <w:rPr>
                <w:color w:val="auto"/>
                <w:lang w:eastAsia="zh-CN"/>
              </w:rPr>
            </w:pPr>
            <w:r w:rsidRPr="00696E5E">
              <w:rPr>
                <w:color w:val="auto"/>
                <w:lang w:eastAsia="zh-CN"/>
              </w:rPr>
              <w:t xml:space="preserve">Second Level Address Translation with Large page support </w:t>
            </w:r>
          </w:p>
          <w:p w:rsidR="002500F2" w:rsidRPr="00696E5E" w:rsidRDefault="002500F2" w:rsidP="002500F2">
            <w:pPr>
              <w:pStyle w:val="TestCaseInfo"/>
              <w:numPr>
                <w:ilvl w:val="1"/>
                <w:numId w:val="191"/>
              </w:numPr>
              <w:rPr>
                <w:color w:val="auto"/>
                <w:lang w:eastAsia="zh-CN"/>
              </w:rPr>
            </w:pPr>
            <w:r w:rsidRPr="00696E5E">
              <w:rPr>
                <w:color w:val="auto"/>
                <w:lang w:eastAsia="zh-CN"/>
              </w:rPr>
              <w:t>Second Level Address Translation for I/O</w:t>
            </w:r>
          </w:p>
          <w:p w:rsidR="002500F2" w:rsidRPr="00696E5E" w:rsidRDefault="002500F2" w:rsidP="002500F2">
            <w:pPr>
              <w:pStyle w:val="TestCaseInfo"/>
              <w:numPr>
                <w:ilvl w:val="1"/>
                <w:numId w:val="191"/>
              </w:numPr>
              <w:rPr>
                <w:color w:val="auto"/>
                <w:lang w:eastAsia="zh-CN"/>
              </w:rPr>
            </w:pPr>
            <w:r w:rsidRPr="00696E5E">
              <w:rPr>
                <w:color w:val="auto"/>
                <w:lang w:eastAsia="zh-CN"/>
              </w:rPr>
              <w:t>Second Level Address Translation for I/O with Large page support</w:t>
            </w:r>
          </w:p>
          <w:p w:rsidR="002500F2" w:rsidRPr="00696E5E" w:rsidRDefault="002500F2" w:rsidP="002500F2">
            <w:pPr>
              <w:pStyle w:val="TestCaseInfo"/>
              <w:numPr>
                <w:ilvl w:val="1"/>
                <w:numId w:val="191"/>
              </w:numPr>
              <w:rPr>
                <w:color w:val="auto"/>
                <w:lang w:eastAsia="zh-CN"/>
              </w:rPr>
            </w:pPr>
            <w:r w:rsidRPr="00696E5E">
              <w:rPr>
                <w:color w:val="auto"/>
                <w:lang w:eastAsia="zh-CN"/>
              </w:rPr>
              <w:t>Support for interrupt remapping</w:t>
            </w:r>
          </w:p>
          <w:p w:rsidR="002500F2" w:rsidRPr="00696E5E" w:rsidRDefault="002500F2" w:rsidP="002500F2">
            <w:pPr>
              <w:pStyle w:val="TestCaseInfo"/>
              <w:numPr>
                <w:ilvl w:val="1"/>
                <w:numId w:val="191"/>
              </w:numPr>
              <w:rPr>
                <w:color w:val="auto"/>
                <w:lang w:eastAsia="zh-CN"/>
              </w:rPr>
            </w:pPr>
            <w:r w:rsidRPr="00696E5E">
              <w:rPr>
                <w:color w:val="auto"/>
                <w:lang w:eastAsia="zh-CN"/>
              </w:rPr>
              <w:t>Support for data processing acceleration libraries in the hypervisor</w:t>
            </w:r>
          </w:p>
          <w:p w:rsidR="002500F2" w:rsidRPr="00696E5E" w:rsidRDefault="002500F2" w:rsidP="002500F2">
            <w:pPr>
              <w:pStyle w:val="TestCaseInfo"/>
              <w:ind w:left="720"/>
              <w:rPr>
                <w:color w:val="auto"/>
                <w:lang w:eastAsia="zh-CN"/>
              </w:rPr>
            </w:pPr>
            <w:r w:rsidRPr="00696E5E">
              <w:rPr>
                <w:color w:val="auto"/>
                <w:lang w:eastAsia="zh-CN"/>
              </w:rPr>
              <w:t>v</w:t>
            </w:r>
            <w:r w:rsidRPr="00696E5E">
              <w:rPr>
                <w:rFonts w:ascii="Courier" w:hAnsi="Courier" w:cs="Courier"/>
                <w:color w:val="auto"/>
                <w:sz w:val="24"/>
                <w:szCs w:val="24"/>
              </w:rPr>
              <w:t>nfd:vdu:hypervisor_parameter</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1827" w:name="_Toc454184347"/>
      <w:bookmarkStart w:id="1828" w:name="_Toc477880832"/>
      <w:r>
        <w:t>VNFD:VDU Network Elements</w:t>
      </w:r>
      <w:bookmarkEnd w:id="1827"/>
      <w:bookmarkEnd w:id="1828"/>
    </w:p>
    <w:p w:rsidR="005A676A" w:rsidRDefault="005A676A" w:rsidP="005A676A">
      <w:pPr>
        <w:rPr>
          <w:lang w:eastAsia="zh-CN"/>
        </w:rPr>
      </w:pPr>
      <w:r w:rsidRPr="001F77CB">
        <w:rPr>
          <w:lang w:eastAsia="zh-CN"/>
        </w:rPr>
        <w:t>The VNFD</w:t>
      </w:r>
      <w:r>
        <w:rPr>
          <w:lang w:eastAsia="zh-CN"/>
        </w:rPr>
        <w:t>:VDU includes elements about Network Elements</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pPr>
              <w:pStyle w:val="TestCase"/>
            </w:pPr>
            <w:bookmarkStart w:id="1829" w:name="_Toc454184399"/>
            <w:bookmarkStart w:id="1830" w:name="_Toc477880967"/>
            <w:r>
              <w:t>TC.VNFD.VDU.007</w:t>
            </w:r>
            <w:r>
              <w:tab/>
            </w:r>
            <w:r w:rsidR="005A676A">
              <w:rPr>
                <w:lang w:eastAsia="zh-CN"/>
              </w:rPr>
              <w:t>VNFD:VDU Network Elements Unit</w:t>
            </w:r>
            <w:r w:rsidR="005A676A">
              <w:t xml:space="preserve"> validation</w:t>
            </w:r>
            <w:bookmarkEnd w:id="1829"/>
            <w:bookmarkEnd w:id="1830"/>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Network Elements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 xml:space="preserve">The VNFD:VDU includes elements about </w:t>
            </w:r>
            <w:r>
              <w:rPr>
                <w:lang w:eastAsia="zh-CN"/>
              </w:rPr>
              <w:t>Network Elements</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VNFD:VDU</w:t>
            </w:r>
            <w:r>
              <w:rPr>
                <w:lang w:eastAsia="zh-CN"/>
              </w:rPr>
              <w:t xml:space="preserve"> Network E</w:t>
            </w:r>
            <w:r>
              <w:t xml:space="preserv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36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7"/>
              </w:numPr>
              <w:rPr>
                <w:color w:val="auto"/>
                <w:lang w:eastAsia="zh-CN"/>
              </w:rPr>
            </w:pPr>
            <w:r w:rsidRPr="00696E5E">
              <w:rPr>
                <w:color w:val="auto"/>
                <w:lang w:eastAsia="zh-CN"/>
              </w:rPr>
              <w:t>Verify network interface card capabilities like</w:t>
            </w:r>
          </w:p>
          <w:p w:rsidR="002500F2" w:rsidRDefault="002500F2" w:rsidP="002500F2">
            <w:pPr>
              <w:pStyle w:val="TestCaseInfo"/>
              <w:ind w:left="720"/>
              <w:rPr>
                <w:color w:val="auto"/>
                <w:lang w:eastAsia="zh-CN"/>
              </w:rPr>
            </w:pPr>
            <w:r w:rsidRPr="00696E5E">
              <w:rPr>
                <w:color w:val="auto"/>
                <w:lang w:eastAsia="zh-CN"/>
              </w:rPr>
              <w:t>TCP Offload, Checksum Offload, Jumbo Frame, VLAN Tag stripping, RDMA support, SR-IOV support, DPDK support</w:t>
            </w:r>
          </w:p>
          <w:p w:rsidR="002500F2" w:rsidRPr="00696E5E" w:rsidRDefault="002500F2" w:rsidP="002500F2">
            <w:pPr>
              <w:pStyle w:val="TestCaseInfo"/>
              <w:ind w:left="720"/>
              <w:rPr>
                <w:color w:val="auto"/>
                <w:lang w:eastAsia="zh-CN"/>
              </w:rPr>
            </w:pPr>
            <w:r>
              <w:rPr>
                <w:color w:val="auto"/>
                <w:lang w:eastAsia="zh-CN"/>
              </w:rPr>
              <w:t>This is an optional attribute.</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vnfd:vdu:network_interface_card_capability</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6"/>
              </w:numPr>
              <w:rPr>
                <w:rFonts w:ascii="Courier" w:hAnsi="Courier" w:cs="Courier"/>
                <w:color w:val="auto"/>
                <w:sz w:val="24"/>
                <w:szCs w:val="24"/>
              </w:rPr>
            </w:pPr>
            <w:r w:rsidRPr="00696E5E">
              <w:rPr>
                <w:color w:val="auto"/>
                <w:lang w:eastAsia="zh-CN"/>
              </w:rPr>
              <w:t xml:space="preserve">Verify network speed/bandwidth to be guaranteed per requested NIC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vnfd:vdu:network_interface_bandwidth</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6"/>
              </w:numPr>
              <w:rPr>
                <w:color w:val="auto"/>
                <w:lang w:eastAsia="zh-CN"/>
              </w:rPr>
            </w:pPr>
            <w:r w:rsidRPr="00696E5E">
              <w:rPr>
                <w:color w:val="auto"/>
                <w:lang w:eastAsia="zh-CN"/>
              </w:rPr>
              <w:t>Verify name and version of the data processing acceleration library used</w:t>
            </w:r>
            <w:r>
              <w:rPr>
                <w:color w:val="auto"/>
                <w:lang w:eastAsia="zh-CN"/>
              </w:rPr>
              <w:t xml:space="preserve"> (optional)</w:t>
            </w:r>
          </w:p>
          <w:p w:rsidR="002500F2" w:rsidRDefault="002500F2" w:rsidP="002500F2">
            <w:pPr>
              <w:pStyle w:val="TestCaseInfo"/>
              <w:ind w:left="720"/>
              <w:rPr>
                <w:rFonts w:ascii="Courier" w:hAnsi="Courier" w:cs="Courier"/>
                <w:color w:val="auto"/>
                <w:sz w:val="24"/>
                <w:szCs w:val="24"/>
              </w:rPr>
            </w:pPr>
            <w:r w:rsidRPr="00696E5E">
              <w:rPr>
                <w:color w:val="auto"/>
                <w:lang w:eastAsia="zh-CN"/>
              </w:rPr>
              <w:t>v</w:t>
            </w:r>
            <w:r w:rsidRPr="00696E5E">
              <w:rPr>
                <w:rFonts w:ascii="Courier" w:hAnsi="Courier" w:cs="Courier"/>
                <w:color w:val="auto"/>
                <w:sz w:val="24"/>
                <w:szCs w:val="24"/>
              </w:rPr>
              <w:t>nfd:vdu:data_processing_acceleration_library</w:t>
            </w:r>
          </w:p>
          <w:p w:rsidR="002500F2" w:rsidRPr="00696E5E" w:rsidRDefault="002500F2" w:rsidP="002500F2">
            <w:pPr>
              <w:pStyle w:val="TestCaseInfo"/>
              <w:ind w:left="720"/>
              <w:rPr>
                <w:color w:val="auto"/>
                <w:lang w:eastAsia="zh-CN"/>
              </w:rPr>
            </w:pPr>
          </w:p>
          <w:p w:rsidR="00C6061A" w:rsidRDefault="00C6061A" w:rsidP="00F040A2">
            <w:pPr>
              <w:pStyle w:val="TestCaseInfo"/>
              <w:numPr>
                <w:ilvl w:val="0"/>
                <w:numId w:val="188"/>
              </w:numPr>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1831" w:name="_Toc454184348"/>
      <w:bookmarkStart w:id="1832" w:name="_Toc477880833"/>
      <w:r>
        <w:lastRenderedPageBreak/>
        <w:t>VNFD:VDU Virtual Switches</w:t>
      </w:r>
      <w:bookmarkEnd w:id="1831"/>
      <w:bookmarkEnd w:id="1832"/>
    </w:p>
    <w:p w:rsidR="005A676A" w:rsidRDefault="005A676A" w:rsidP="005A676A">
      <w:pPr>
        <w:rPr>
          <w:lang w:eastAsia="zh-CN"/>
        </w:rPr>
      </w:pPr>
      <w:r w:rsidRPr="001F77CB">
        <w:rPr>
          <w:lang w:eastAsia="zh-CN"/>
        </w:rPr>
        <w:t xml:space="preserve">The VNFD:VDU includes elements about the </w:t>
      </w:r>
      <w:r>
        <w:rPr>
          <w:lang w:eastAsia="zh-CN"/>
        </w:rPr>
        <w:t>Virtual Switches</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1833" w:name="_Toc454184400"/>
            <w:bookmarkStart w:id="1834" w:name="_Toc477880968"/>
            <w:r>
              <w:t>TC.VNFD.VDU.008</w:t>
            </w:r>
            <w:r>
              <w:tab/>
            </w:r>
            <w:r w:rsidR="005A676A">
              <w:rPr>
                <w:lang w:eastAsia="zh-CN"/>
              </w:rPr>
              <w:t xml:space="preserve">VNFD:VDU Virtual Switches </w:t>
            </w:r>
            <w:r w:rsidR="005A676A">
              <w:t>validation</w:t>
            </w:r>
            <w:bookmarkEnd w:id="1833"/>
            <w:bookmarkEnd w:id="1834"/>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Virtual Switches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 xml:space="preserve">The VNFD:VDU includes elements about </w:t>
            </w:r>
            <w:r>
              <w:rPr>
                <w:lang w:eastAsia="zh-CN"/>
              </w:rPr>
              <w:t>Virtual Switches</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VNFD:VDU</w:t>
            </w:r>
            <w:r>
              <w:rPr>
                <w:lang w:eastAsia="zh-CN"/>
              </w:rPr>
              <w:t xml:space="preserve"> Virtual Switches</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229"/>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8"/>
              </w:numPr>
              <w:rPr>
                <w:color w:val="auto"/>
                <w:lang w:eastAsia="zh-CN"/>
              </w:rPr>
            </w:pPr>
            <w:r w:rsidRPr="00696E5E">
              <w:rPr>
                <w:color w:val="auto"/>
                <w:lang w:eastAsia="zh-CN"/>
              </w:rPr>
              <w:t xml:space="preserve">Verify vSwitch type, version and key features such as overlay tunnel termination support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vnfd:vdu:vswitch_capability</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1835" w:name="_Toc454184349"/>
      <w:bookmarkStart w:id="1836" w:name="_Toc477880834"/>
      <w:r>
        <w:t>VNFD:VDU General Reliability and Availability</w:t>
      </w:r>
      <w:bookmarkEnd w:id="1835"/>
      <w:bookmarkEnd w:id="1836"/>
    </w:p>
    <w:p w:rsidR="005A676A" w:rsidRDefault="005A676A" w:rsidP="005A676A">
      <w:pPr>
        <w:rPr>
          <w:lang w:eastAsia="zh-CN"/>
        </w:rPr>
      </w:pPr>
      <w:r w:rsidRPr="001F77CB">
        <w:rPr>
          <w:lang w:eastAsia="zh-CN"/>
        </w:rPr>
        <w:t xml:space="preserve">The VNFD:VDU includes elements about </w:t>
      </w:r>
      <w:r>
        <w:rPr>
          <w:lang w:eastAsia="zh-CN"/>
        </w:rPr>
        <w:t>General Reliability and Availability</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1837" w:name="_Toc454184401"/>
            <w:bookmarkStart w:id="1838" w:name="_Toc477880969"/>
            <w:r>
              <w:t>TC.VNFD.VDU.009</w:t>
            </w:r>
            <w:r>
              <w:tab/>
            </w:r>
            <w:r w:rsidR="005A676A">
              <w:rPr>
                <w:lang w:eastAsia="zh-CN"/>
              </w:rPr>
              <w:t>VNFD:VDU General Reliability and Availability Unit</w:t>
            </w:r>
            <w:r w:rsidR="005A676A">
              <w:t xml:space="preserve"> validation</w:t>
            </w:r>
            <w:bookmarkEnd w:id="1837"/>
            <w:bookmarkEnd w:id="1838"/>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General Reliability and Availability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 xml:space="preserve">The VNFD:VDU includes elements about the </w:t>
            </w:r>
            <w:r>
              <w:rPr>
                <w:lang w:eastAsia="zh-CN"/>
              </w:rPr>
              <w:t>General Reliability and Availability</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VNFD:VDU</w:t>
            </w:r>
            <w:r>
              <w:rPr>
                <w:lang w:eastAsia="zh-CN"/>
              </w:rPr>
              <w:t xml:space="preserve"> General Reliability and Availability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16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9"/>
              </w:numPr>
              <w:rPr>
                <w:rFonts w:ascii="Courier" w:hAnsi="Courier" w:cs="Courier"/>
                <w:color w:val="auto"/>
                <w:sz w:val="24"/>
                <w:szCs w:val="24"/>
              </w:rPr>
            </w:pPr>
            <w:r w:rsidRPr="00696E5E">
              <w:rPr>
                <w:color w:val="auto"/>
                <w:lang w:eastAsia="zh-CN"/>
              </w:rPr>
              <w:t xml:space="preserve">Verify tracking system status for CORRECTABLE errors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vnfd:vdu:corrected_error_notification</w:t>
            </w:r>
          </w:p>
          <w:p w:rsidR="002500F2" w:rsidRPr="00696E5E" w:rsidRDefault="002500F2" w:rsidP="002500F2">
            <w:pPr>
              <w:pStyle w:val="TestCaseInfo"/>
              <w:ind w:left="720"/>
              <w:rPr>
                <w:rFonts w:ascii="Courier" w:hAnsi="Courier" w:cs="Courier"/>
                <w:color w:val="auto"/>
                <w:sz w:val="24"/>
                <w:szCs w:val="24"/>
              </w:rPr>
            </w:pPr>
          </w:p>
          <w:p w:rsidR="002500F2" w:rsidRPr="00696E5E" w:rsidRDefault="002500F2" w:rsidP="002500F2">
            <w:pPr>
              <w:pStyle w:val="TestCaseInfo"/>
              <w:numPr>
                <w:ilvl w:val="0"/>
                <w:numId w:val="199"/>
              </w:numPr>
              <w:rPr>
                <w:color w:val="auto"/>
                <w:lang w:eastAsia="zh-CN"/>
              </w:rPr>
            </w:pPr>
            <w:r w:rsidRPr="00696E5E">
              <w:rPr>
                <w:color w:val="auto"/>
                <w:lang w:eastAsia="zh-CN"/>
              </w:rPr>
              <w:lastRenderedPageBreak/>
              <w:t xml:space="preserve">Verify tracking system status for UNCORRECTABLE errors </w:t>
            </w:r>
            <w:r>
              <w:rPr>
                <w:color w:val="auto"/>
                <w:lang w:eastAsia="zh-CN"/>
              </w:rPr>
              <w:t>(optional)</w:t>
            </w:r>
            <w:r w:rsidRPr="00696E5E">
              <w:rPr>
                <w:color w:val="auto"/>
                <w:lang w:eastAsia="zh-CN"/>
              </w:rPr>
              <w:t xml:space="preserve"> </w:t>
            </w:r>
            <w:r w:rsidRPr="00696E5E">
              <w:rPr>
                <w:rFonts w:ascii="Courier" w:hAnsi="Courier" w:cs="Courier"/>
                <w:color w:val="auto"/>
                <w:sz w:val="24"/>
                <w:szCs w:val="24"/>
              </w:rPr>
              <w:t>vnfd:vdu:uncorrected_error_notification</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1839" w:name="_Toc454184350"/>
      <w:bookmarkStart w:id="1840" w:name="_Toc477880835"/>
      <w:r>
        <w:t>VNFD:VDU Storage</w:t>
      </w:r>
      <w:bookmarkEnd w:id="1839"/>
      <w:bookmarkEnd w:id="1840"/>
    </w:p>
    <w:p w:rsidR="005A676A" w:rsidRDefault="005A676A" w:rsidP="005A676A">
      <w:pPr>
        <w:rPr>
          <w:lang w:eastAsia="zh-CN"/>
        </w:rPr>
      </w:pPr>
      <w:r w:rsidRPr="001F77CB">
        <w:rPr>
          <w:lang w:eastAsia="zh-CN"/>
        </w:rPr>
        <w:t xml:space="preserve">The VNFD:VDU includes elements about the </w:t>
      </w:r>
      <w:r>
        <w:rPr>
          <w:lang w:eastAsia="zh-CN"/>
        </w:rPr>
        <w:t>Storage</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1841" w:name="_Toc454184402"/>
            <w:bookmarkStart w:id="1842" w:name="_Toc477880970"/>
            <w:r>
              <w:t>TC.VNFD.VDU.010</w:t>
            </w:r>
            <w:r>
              <w:tab/>
            </w:r>
            <w:r w:rsidR="005A676A">
              <w:rPr>
                <w:lang w:eastAsia="zh-CN"/>
              </w:rPr>
              <w:t>VNFD:VDU Storage Unit</w:t>
            </w:r>
            <w:r w:rsidR="005A676A">
              <w:t xml:space="preserve"> validation</w:t>
            </w:r>
            <w:bookmarkEnd w:id="1841"/>
            <w:bookmarkEnd w:id="1842"/>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Storage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The VNFD</w:t>
            </w:r>
            <w:r>
              <w:rPr>
                <w:lang w:eastAsia="zh-CN"/>
              </w:rPr>
              <w:t>:VDU includes elements about Storage</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VNFD:VDU</w:t>
            </w:r>
            <w:r>
              <w:rPr>
                <w:lang w:eastAsia="zh-CN"/>
              </w:rPr>
              <w:t xml:space="preserve"> Storage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23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Default="002500F2" w:rsidP="002500F2">
            <w:pPr>
              <w:pStyle w:val="TestCaseInfo"/>
              <w:numPr>
                <w:ilvl w:val="0"/>
                <w:numId w:val="200"/>
              </w:numPr>
              <w:rPr>
                <w:color w:val="auto"/>
                <w:lang w:eastAsia="zh-CN"/>
              </w:rPr>
            </w:pPr>
            <w:r w:rsidRPr="00696E5E">
              <w:rPr>
                <w:color w:val="auto"/>
                <w:lang w:eastAsia="zh-CN"/>
              </w:rPr>
              <w:t xml:space="preserve">Verify required storage characteristics (e.g. size), including Key Quality Indicators (KQIs) for performance and reliability/availability </w:t>
            </w:r>
            <w:r>
              <w:rPr>
                <w:color w:val="auto"/>
                <w:lang w:eastAsia="zh-CN"/>
              </w:rPr>
              <w:t>(optional)</w:t>
            </w:r>
          </w:p>
          <w:p w:rsidR="002500F2" w:rsidRPr="00696E5E" w:rsidRDefault="002500F2" w:rsidP="002500F2">
            <w:pPr>
              <w:pStyle w:val="TestCaseInfo"/>
              <w:ind w:left="720"/>
              <w:rPr>
                <w:color w:val="auto"/>
                <w:lang w:eastAsia="zh-CN"/>
              </w:rPr>
            </w:pPr>
            <w:r w:rsidRPr="00696E5E">
              <w:rPr>
                <w:color w:val="auto"/>
                <w:lang w:eastAsia="zh-CN"/>
              </w:rPr>
              <w:t>v</w:t>
            </w:r>
            <w:r w:rsidRPr="00696E5E">
              <w:rPr>
                <w:rFonts w:ascii="Courier" w:hAnsi="Courier" w:cs="Courier"/>
                <w:color w:val="auto"/>
                <w:sz w:val="24"/>
                <w:szCs w:val="24"/>
              </w:rPr>
              <w:t>nfd:vdu:storage_requirement</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0"/>
              </w:numPr>
              <w:rPr>
                <w:color w:val="auto"/>
                <w:lang w:eastAsia="zh-CN"/>
              </w:rPr>
            </w:pPr>
            <w:r w:rsidRPr="00696E5E">
              <w:rPr>
                <w:color w:val="auto"/>
                <w:lang w:eastAsia="zh-CN"/>
              </w:rPr>
              <w:t xml:space="preserve">Verify bandwidth value for which VDU had been developed, optimized or tested from storage perspective </w:t>
            </w:r>
            <w:r>
              <w:rPr>
                <w:color w:val="auto"/>
                <w:lang w:eastAsia="zh-CN"/>
              </w:rPr>
              <w:t>(optional)</w:t>
            </w:r>
          </w:p>
          <w:p w:rsidR="002500F2" w:rsidRDefault="002500F2" w:rsidP="002500F2">
            <w:pPr>
              <w:pStyle w:val="TestCaseInfo"/>
              <w:ind w:left="720"/>
              <w:rPr>
                <w:rFonts w:ascii="Courier" w:hAnsi="Courier" w:cs="Courier"/>
                <w:sz w:val="24"/>
                <w:szCs w:val="24"/>
              </w:rPr>
            </w:pPr>
            <w:r w:rsidRPr="00696E5E">
              <w:rPr>
                <w:rFonts w:ascii="Courier" w:hAnsi="Courier" w:cs="Courier"/>
                <w:sz w:val="24"/>
                <w:szCs w:val="24"/>
              </w:rPr>
              <w:t>vnfd:vdu:rdma_support_bandwidth</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5A676A">
      <w:pPr>
        <w:rPr>
          <w:lang w:eastAsia="zh-CN"/>
        </w:rPr>
      </w:pPr>
    </w:p>
    <w:p w:rsidR="005A676A" w:rsidRDefault="005A676A" w:rsidP="00C35DDF">
      <w:pPr>
        <w:pStyle w:val="Heading2"/>
      </w:pPr>
      <w:bookmarkStart w:id="1843" w:name="_Toc454184351"/>
      <w:bookmarkStart w:id="1844" w:name="_Toc477880836"/>
      <w:r>
        <w:t>VNFD Virtual Link</w:t>
      </w:r>
      <w:bookmarkEnd w:id="1843"/>
      <w:bookmarkEnd w:id="1844"/>
    </w:p>
    <w:p w:rsidR="005A676A" w:rsidRDefault="005A676A" w:rsidP="005A676A">
      <w:pPr>
        <w:rPr>
          <w:lang w:eastAsia="zh-CN"/>
        </w:rPr>
      </w:pPr>
      <w:r w:rsidRPr="003B2F47">
        <w:rPr>
          <w:lang w:eastAsia="zh-CN"/>
        </w:rPr>
        <w:t>The VNFD includes elements about internal virtual links. The elements should be validated for correctness and against the vendor provided information. The connection points references should be validated to be in the vnfd:vdu:vnfc:connection_point:id or vnfd:connection_point:id</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pPr>
              <w:pStyle w:val="TestCase"/>
            </w:pPr>
            <w:bookmarkStart w:id="1845" w:name="_Toc454184403"/>
            <w:bookmarkStart w:id="1846" w:name="_Toc477880971"/>
            <w:r>
              <w:t>TC.VNFD.VL</w:t>
            </w:r>
            <w:r w:rsidR="00BC7D6D">
              <w:t>INK</w:t>
            </w:r>
            <w:r>
              <w:t>.001</w:t>
            </w:r>
            <w:r>
              <w:tab/>
            </w:r>
            <w:r w:rsidR="00062857">
              <w:rPr>
                <w:lang w:eastAsia="zh-CN"/>
              </w:rPr>
              <w:t>VNFD:VDU Virtual Link</w:t>
            </w:r>
            <w:r w:rsidR="005A676A">
              <w:t xml:space="preserve"> validation</w:t>
            </w:r>
            <w:bookmarkEnd w:id="1845"/>
            <w:bookmarkEnd w:id="1846"/>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HyperVisor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474464">
              <w:rPr>
                <w:lang w:eastAsia="zh-CN"/>
              </w:rPr>
              <w:t>The VNFD includes elements about internal virtual links. The elements should be validated for correctness and against the vendor provided information. The connection points references should be validated to be in the vnfd:vdu:vnfc:connection_point:id or vnfd:connection_point:id</w:t>
            </w:r>
            <w:r>
              <w:rPr>
                <w:lang w:eastAsia="zh-CN"/>
              </w:rPr>
              <w:t>.</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VNFD:VDU</w:t>
            </w:r>
            <w:r>
              <w:rPr>
                <w:lang w:eastAsia="zh-CN"/>
              </w:rPr>
              <w:t xml:space="preserve"> Virtual Link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18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201"/>
              </w:numPr>
              <w:rPr>
                <w:color w:val="auto"/>
                <w:lang w:eastAsia="zh-CN"/>
              </w:rPr>
            </w:pPr>
            <w:r w:rsidRPr="00696E5E">
              <w:rPr>
                <w:color w:val="auto"/>
                <w:lang w:eastAsia="zh-CN"/>
              </w:rPr>
              <w:t xml:space="preserve">Verify internal Virtual Link unique identifier - </w:t>
            </w:r>
            <w:r w:rsidRPr="00696E5E">
              <w:rPr>
                <w:rFonts w:ascii="Courier" w:hAnsi="Courier" w:cs="Courier"/>
                <w:color w:val="auto"/>
                <w:sz w:val="24"/>
                <w:szCs w:val="24"/>
              </w:rPr>
              <w:t>vnfd:virtual_link:id</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1"/>
              </w:numPr>
              <w:rPr>
                <w:color w:val="auto"/>
                <w:lang w:eastAsia="zh-CN"/>
              </w:rPr>
            </w:pPr>
            <w:r w:rsidRPr="00696E5E">
              <w:rPr>
                <w:color w:val="auto"/>
                <w:lang w:eastAsia="zh-CN"/>
              </w:rPr>
              <w:t>Verify connectivity type (e.g. E-LINE, E-LAN or E-Tree)</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vnfd:virtual_link:connectivity_type</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1"/>
              </w:numPr>
              <w:rPr>
                <w:color w:val="auto"/>
                <w:lang w:eastAsia="zh-CN"/>
              </w:rPr>
            </w:pPr>
            <w:r w:rsidRPr="00696E5E">
              <w:rPr>
                <w:color w:val="auto"/>
                <w:lang w:eastAsia="zh-CN"/>
              </w:rPr>
              <w:t>Verify references to Connection Points (vnfd:vdu:vnfc:connection_point:id, vnfd:connection_point:id)</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vnfd:virtual_link:connection_points_references</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1"/>
              </w:numPr>
              <w:rPr>
                <w:color w:val="auto"/>
                <w:lang w:eastAsia="zh-CN"/>
              </w:rPr>
            </w:pPr>
            <w:r w:rsidRPr="00696E5E">
              <w:rPr>
                <w:color w:val="auto"/>
                <w:lang w:eastAsia="zh-CN"/>
              </w:rPr>
              <w:t>Verify required throughput of the link (e.g. bandwidth of E-Line, root bandwidth of E-Tree and aggregate capacity of E_LAN)</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vnfd:virtual_link:root_requirements</w:t>
            </w:r>
          </w:p>
          <w:p w:rsidR="002500F2" w:rsidRPr="00696E5E" w:rsidRDefault="002500F2" w:rsidP="002500F2">
            <w:pPr>
              <w:pStyle w:val="TestCaseInfo"/>
              <w:ind w:left="720"/>
              <w:rPr>
                <w:color w:val="auto"/>
                <w:lang w:eastAsia="zh-CN"/>
              </w:rPr>
            </w:pPr>
          </w:p>
          <w:p w:rsidR="002500F2" w:rsidRDefault="002500F2" w:rsidP="002500F2">
            <w:pPr>
              <w:pStyle w:val="TestCaseInfo"/>
              <w:numPr>
                <w:ilvl w:val="0"/>
                <w:numId w:val="201"/>
              </w:numPr>
              <w:rPr>
                <w:color w:val="auto"/>
                <w:lang w:eastAsia="zh-CN"/>
              </w:rPr>
            </w:pPr>
            <w:r w:rsidRPr="00696E5E">
              <w:rPr>
                <w:color w:val="auto"/>
                <w:lang w:eastAsia="zh-CN"/>
              </w:rPr>
              <w:t>Verify required throughput of leaf connections to the link (for E-Tree and E-LAN branches)</w:t>
            </w:r>
          </w:p>
          <w:p w:rsidR="002500F2" w:rsidRPr="00696E5E" w:rsidRDefault="002500F2" w:rsidP="002500F2">
            <w:pPr>
              <w:pStyle w:val="TestCaseInfo"/>
              <w:ind w:left="720"/>
              <w:rPr>
                <w:color w:val="auto"/>
                <w:lang w:eastAsia="zh-CN"/>
              </w:rPr>
            </w:pPr>
            <w:r>
              <w:rPr>
                <w:color w:val="auto"/>
                <w:lang w:eastAsia="zh-CN"/>
              </w:rPr>
              <w:t>This is an optional attribute.</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vnfd:virtual_link:leaf_requirements</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1"/>
              </w:numPr>
              <w:rPr>
                <w:color w:val="auto"/>
                <w:lang w:eastAsia="zh-CN"/>
              </w:rPr>
            </w:pPr>
            <w:r w:rsidRPr="00696E5E">
              <w:rPr>
                <w:color w:val="auto"/>
                <w:lang w:eastAsia="zh-CN"/>
              </w:rPr>
              <w:t>Verify QoS options to be supported on the VL e.g. latency, jitter, etc.</w:t>
            </w:r>
            <w:r>
              <w:rPr>
                <w:color w:val="auto"/>
                <w:lang w:eastAsia="zh-CN"/>
              </w:rPr>
              <w:t xml:space="preserve"> (optional)</w:t>
            </w:r>
            <w:r w:rsidRPr="00696E5E">
              <w:rPr>
                <w:color w:val="auto"/>
                <w:lang w:eastAsia="zh-CN"/>
              </w:rPr>
              <w:br/>
            </w:r>
            <w:r w:rsidRPr="00696E5E">
              <w:rPr>
                <w:rFonts w:ascii="Courier" w:hAnsi="Courier" w:cs="Courier"/>
                <w:color w:val="auto"/>
                <w:sz w:val="24"/>
                <w:szCs w:val="24"/>
              </w:rPr>
              <w:t>vnfd:virtual_link:qos</w:t>
            </w:r>
          </w:p>
          <w:p w:rsidR="002500F2" w:rsidRPr="00696E5E" w:rsidRDefault="002500F2" w:rsidP="002500F2">
            <w:pPr>
              <w:pStyle w:val="TestCaseInfo"/>
              <w:ind w:left="720"/>
              <w:rPr>
                <w:color w:val="auto"/>
                <w:lang w:eastAsia="zh-CN"/>
              </w:rPr>
            </w:pPr>
          </w:p>
          <w:p w:rsidR="002500F2" w:rsidRDefault="002500F2" w:rsidP="002500F2">
            <w:pPr>
              <w:pStyle w:val="TestCaseInfo"/>
              <w:numPr>
                <w:ilvl w:val="0"/>
                <w:numId w:val="201"/>
              </w:numPr>
              <w:rPr>
                <w:color w:val="auto"/>
                <w:lang w:eastAsia="zh-CN"/>
              </w:rPr>
            </w:pPr>
            <w:r w:rsidRPr="00696E5E">
              <w:rPr>
                <w:color w:val="auto"/>
                <w:lang w:eastAsia="zh-CN"/>
              </w:rPr>
              <w:t>Verify test access facilities to be supported on the VL (e.g. none, passive monitoring, or active (intrusive) loopbacks at endpoints)</w:t>
            </w:r>
          </w:p>
          <w:p w:rsidR="002500F2" w:rsidRDefault="002500F2" w:rsidP="002500F2">
            <w:pPr>
              <w:pStyle w:val="TestCaseInfo"/>
              <w:ind w:left="720"/>
              <w:rPr>
                <w:color w:val="auto"/>
                <w:lang w:eastAsia="zh-CN"/>
              </w:rPr>
            </w:pPr>
            <w:r>
              <w:rPr>
                <w:color w:val="auto"/>
                <w:lang w:eastAsia="zh-CN"/>
              </w:rPr>
              <w:t>This is an optional attribute</w:t>
            </w:r>
          </w:p>
          <w:p w:rsidR="002500F2" w:rsidRDefault="002500F2" w:rsidP="006035B4">
            <w:pPr>
              <w:pStyle w:val="TestCaseInfo"/>
              <w:ind w:left="720"/>
              <w:rPr>
                <w:rFonts w:ascii="Courier" w:hAnsi="Courier" w:cs="Courier"/>
                <w:sz w:val="24"/>
                <w:szCs w:val="24"/>
              </w:rPr>
            </w:pPr>
            <w:r>
              <w:rPr>
                <w:color w:val="auto"/>
                <w:lang w:eastAsia="zh-CN"/>
              </w:rPr>
              <w:t>v</w:t>
            </w:r>
            <w:r>
              <w:rPr>
                <w:rFonts w:ascii="Courier" w:hAnsi="Courier" w:cs="Courier"/>
                <w:sz w:val="24"/>
                <w:szCs w:val="24"/>
              </w:rPr>
              <w:t>nfd:virtual_link:test_access</w:t>
            </w:r>
          </w:p>
          <w:p w:rsidR="002500F2" w:rsidRDefault="002500F2" w:rsidP="002500F2">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C35DDF">
      <w:pPr>
        <w:pStyle w:val="Heading2"/>
      </w:pPr>
      <w:bookmarkStart w:id="1847" w:name="_Toc454184352"/>
      <w:bookmarkStart w:id="1848" w:name="_Toc477880837"/>
      <w:r>
        <w:t>VNFD Connection Points</w:t>
      </w:r>
      <w:bookmarkEnd w:id="1847"/>
      <w:bookmarkEnd w:id="1848"/>
    </w:p>
    <w:p w:rsidR="005A676A" w:rsidRDefault="005A676A" w:rsidP="005A676A">
      <w:pPr>
        <w:rPr>
          <w:lang w:eastAsia="zh-CN"/>
        </w:rPr>
      </w:pPr>
      <w:r w:rsidRPr="00474464">
        <w:rPr>
          <w:lang w:eastAsia="zh-CN"/>
        </w:rPr>
        <w:t>The VNFD includes elements about the connection points. The elements should be validated for correctness and against the vendor provided information. Validate that the virtual link reference is found in the VNF internal virtual Link</w:t>
      </w:r>
      <w:r>
        <w:rPr>
          <w:lang w:eastAsia="zh-CN"/>
        </w:rPr>
        <w:t>.</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rsidP="005A676A">
            <w:pPr>
              <w:pStyle w:val="TestCase"/>
            </w:pPr>
            <w:bookmarkStart w:id="1849" w:name="_Toc454184404"/>
            <w:bookmarkStart w:id="1850" w:name="_Toc477880972"/>
            <w:r>
              <w:t>TC.VNFD.ConPoint.001</w:t>
            </w:r>
            <w:r>
              <w:tab/>
            </w:r>
            <w:r w:rsidR="005A676A">
              <w:rPr>
                <w:lang w:eastAsia="zh-CN"/>
              </w:rPr>
              <w:t>VNFD Connection Points Unit</w:t>
            </w:r>
            <w:r w:rsidR="005A676A">
              <w:t xml:space="preserve"> validation</w:t>
            </w:r>
            <w:bookmarkEnd w:id="1849"/>
            <w:bookmarkEnd w:id="1850"/>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 Connection Points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474464">
              <w:rPr>
                <w:lang w:eastAsia="zh-CN"/>
              </w:rPr>
              <w:t>The VNFD includes elements about the connection points. The elements should be validated for correctness and against the vendor provided information. Validate that the virtual link reference is found in the VNF internal virtual Link</w:t>
            </w:r>
            <w:r>
              <w:rPr>
                <w:lang w:eastAsia="zh-CN"/>
              </w:rPr>
              <w:t>.</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r>
              <w:rPr>
                <w:lang w:eastAsia="zh-CN"/>
              </w:rPr>
              <w:t xml:space="preserve"> Connection Points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Default="002500F2" w:rsidP="002500F2">
            <w:pPr>
              <w:pStyle w:val="TestCaseInfo"/>
              <w:numPr>
                <w:ilvl w:val="0"/>
                <w:numId w:val="202"/>
              </w:numPr>
              <w:rPr>
                <w:color w:val="auto"/>
                <w:lang w:eastAsia="zh-CN"/>
              </w:rPr>
            </w:pPr>
            <w:r w:rsidRPr="00696E5E">
              <w:rPr>
                <w:color w:val="auto"/>
                <w:lang w:eastAsia="zh-CN"/>
              </w:rPr>
              <w:t>Verify Connection Point identifier</w:t>
            </w:r>
          </w:p>
          <w:p w:rsidR="002500F2" w:rsidRPr="00696E5E" w:rsidRDefault="002500F2" w:rsidP="002500F2">
            <w:pPr>
              <w:pStyle w:val="TestCaseInfo"/>
              <w:ind w:left="720"/>
              <w:rPr>
                <w:rFonts w:ascii="Courier" w:hAnsi="Courier" w:cs="Courier"/>
                <w:color w:val="auto"/>
                <w:sz w:val="24"/>
                <w:szCs w:val="24"/>
              </w:rPr>
            </w:pPr>
            <w:r>
              <w:rPr>
                <w:color w:val="auto"/>
                <w:lang w:eastAsia="zh-CN"/>
              </w:rPr>
              <w:t>v</w:t>
            </w:r>
            <w:r w:rsidRPr="00696E5E">
              <w:rPr>
                <w:rFonts w:ascii="Courier" w:hAnsi="Courier" w:cs="Courier"/>
                <w:color w:val="auto"/>
                <w:sz w:val="24"/>
                <w:szCs w:val="24"/>
              </w:rPr>
              <w:t>nfd:connection_point:id</w:t>
            </w:r>
          </w:p>
          <w:p w:rsidR="002500F2" w:rsidRPr="00696E5E" w:rsidRDefault="002500F2" w:rsidP="002500F2">
            <w:pPr>
              <w:pStyle w:val="TestCaseInfo"/>
              <w:ind w:left="360"/>
              <w:rPr>
                <w:color w:val="auto"/>
                <w:lang w:eastAsia="zh-CN"/>
              </w:rPr>
            </w:pPr>
          </w:p>
          <w:p w:rsidR="002500F2" w:rsidRPr="00696E5E" w:rsidRDefault="002500F2" w:rsidP="002500F2">
            <w:pPr>
              <w:pStyle w:val="TestCaseInfo"/>
              <w:numPr>
                <w:ilvl w:val="0"/>
                <w:numId w:val="202"/>
              </w:numPr>
              <w:rPr>
                <w:color w:val="auto"/>
                <w:lang w:eastAsia="zh-CN"/>
              </w:rPr>
            </w:pPr>
            <w:r w:rsidRPr="00696E5E">
              <w:rPr>
                <w:color w:val="auto"/>
                <w:lang w:eastAsia="zh-CN"/>
              </w:rPr>
              <w:t>Verify Virtual Link reference</w:t>
            </w:r>
            <w:r>
              <w:rPr>
                <w:color w:val="auto"/>
                <w:lang w:eastAsia="zh-CN"/>
              </w:rPr>
              <w:t xml:space="preserve"> (optional)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vnfd:connection_point:virtual_link_reference</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2"/>
              </w:numPr>
              <w:rPr>
                <w:color w:val="auto"/>
                <w:lang w:eastAsia="zh-CN"/>
              </w:rPr>
            </w:pPr>
            <w:r w:rsidRPr="00696E5E">
              <w:rPr>
                <w:color w:val="auto"/>
                <w:lang w:eastAsia="zh-CN"/>
              </w:rPr>
              <w:t>Verify Connection Point type</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vnfd:connection_point:type</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C35DDF">
      <w:pPr>
        <w:pStyle w:val="Heading2"/>
      </w:pPr>
      <w:bookmarkStart w:id="1851" w:name="_Toc454184353"/>
      <w:bookmarkStart w:id="1852" w:name="_Toc477880838"/>
      <w:r>
        <w:t>VNFD Deployment Flavors</w:t>
      </w:r>
      <w:bookmarkEnd w:id="1851"/>
      <w:bookmarkEnd w:id="1852"/>
    </w:p>
    <w:p w:rsidR="005A676A" w:rsidRPr="00474464" w:rsidRDefault="005A676A" w:rsidP="005A676A">
      <w:pPr>
        <w:rPr>
          <w:lang w:eastAsia="zh-CN"/>
        </w:rPr>
      </w:pPr>
      <w:r w:rsidRPr="00474464">
        <w:rPr>
          <w:lang w:eastAsia="zh-CN"/>
        </w:rPr>
        <w:t xml:space="preserve">The VNFD includes elements about the deployment </w:t>
      </w:r>
      <w:r w:rsidR="00062857" w:rsidRPr="00474464">
        <w:rPr>
          <w:lang w:eastAsia="zh-CN"/>
        </w:rPr>
        <w:t>flavor</w:t>
      </w:r>
      <w:r w:rsidRPr="00474464">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pPr>
              <w:pStyle w:val="TestCase"/>
            </w:pPr>
            <w:bookmarkStart w:id="1853" w:name="_Toc454184405"/>
            <w:bookmarkStart w:id="1854" w:name="_Toc477880973"/>
            <w:r>
              <w:t>TC.VNFD.</w:t>
            </w:r>
            <w:r w:rsidR="00BC7D6D">
              <w:t>DEPLOY</w:t>
            </w:r>
            <w:r>
              <w:t>.001</w:t>
            </w:r>
            <w:r>
              <w:tab/>
            </w:r>
            <w:r w:rsidR="005A676A">
              <w:rPr>
                <w:lang w:eastAsia="zh-CN"/>
              </w:rPr>
              <w:t>VNFD Deployment Flavors Unit</w:t>
            </w:r>
            <w:r w:rsidR="005A676A">
              <w:t xml:space="preserve"> validation</w:t>
            </w:r>
            <w:bookmarkEnd w:id="1853"/>
            <w:bookmarkEnd w:id="1854"/>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 Deployment Flavors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474464">
              <w:rPr>
                <w:lang w:eastAsia="zh-CN"/>
              </w:rPr>
              <w:t xml:space="preserve">The VNFD includes elements about the deployment </w:t>
            </w:r>
            <w:r w:rsidR="00062857" w:rsidRPr="00474464">
              <w:rPr>
                <w:lang w:eastAsia="zh-CN"/>
              </w:rPr>
              <w:t>flavor</w:t>
            </w:r>
            <w:r w:rsidRPr="00474464">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r>
              <w:rPr>
                <w:lang w:eastAsia="zh-CN"/>
              </w:rPr>
              <w:t xml:space="preserve"> Deployment Flavors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13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Pr="00696E5E" w:rsidRDefault="002500F2" w:rsidP="002500F2">
            <w:pPr>
              <w:pStyle w:val="TestCaseInfo"/>
              <w:numPr>
                <w:ilvl w:val="0"/>
                <w:numId w:val="203"/>
              </w:numPr>
              <w:rPr>
                <w:color w:val="auto"/>
                <w:lang w:eastAsia="zh-CN"/>
              </w:rPr>
            </w:pPr>
            <w:r w:rsidRPr="00696E5E">
              <w:rPr>
                <w:color w:val="auto"/>
                <w:lang w:eastAsia="zh-CN"/>
              </w:rPr>
              <w:t>Verify VNF flavor identifier</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vnfd:deployment_flavour:id</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3"/>
              </w:numPr>
              <w:rPr>
                <w:color w:val="auto"/>
                <w:lang w:eastAsia="zh-CN"/>
              </w:rPr>
            </w:pPr>
            <w:r w:rsidRPr="00696E5E">
              <w:rPr>
                <w:color w:val="auto"/>
                <w:lang w:eastAsia="zh-CN"/>
              </w:rPr>
              <w:t>Verify monitoring parameter and its value against which this flavor is being described</w:t>
            </w:r>
          </w:p>
          <w:p w:rsidR="002500F2" w:rsidRPr="00696E5E" w:rsidRDefault="002500F2" w:rsidP="002500F2">
            <w:pPr>
              <w:pStyle w:val="TestCaseInfo"/>
              <w:ind w:left="720"/>
              <w:rPr>
                <w:rFonts w:ascii="Courier" w:hAnsi="Courier" w:cs="Courier"/>
                <w:color w:val="auto"/>
                <w:sz w:val="24"/>
                <w:szCs w:val="24"/>
              </w:rPr>
            </w:pPr>
            <w:r w:rsidRPr="00696E5E">
              <w:rPr>
                <w:color w:val="auto"/>
                <w:lang w:eastAsia="zh-CN"/>
              </w:rPr>
              <w:t>v</w:t>
            </w:r>
            <w:r w:rsidRPr="00696E5E">
              <w:rPr>
                <w:rFonts w:ascii="Courier" w:hAnsi="Courier" w:cs="Courier"/>
                <w:color w:val="auto"/>
                <w:sz w:val="24"/>
                <w:szCs w:val="24"/>
              </w:rPr>
              <w:t>nfd:deployment_flavour:flavor_key</w:t>
            </w:r>
          </w:p>
          <w:p w:rsidR="002500F2" w:rsidRPr="00696E5E" w:rsidRDefault="002500F2" w:rsidP="002500F2">
            <w:pPr>
              <w:pStyle w:val="TestCaseInfo"/>
              <w:ind w:left="360"/>
              <w:rPr>
                <w:color w:val="auto"/>
                <w:lang w:eastAsia="zh-CN"/>
              </w:rPr>
            </w:pPr>
          </w:p>
          <w:p w:rsidR="002500F2" w:rsidRDefault="002500F2" w:rsidP="002500F2">
            <w:pPr>
              <w:pStyle w:val="TestCaseInfo"/>
              <w:numPr>
                <w:ilvl w:val="0"/>
                <w:numId w:val="203"/>
              </w:numPr>
              <w:rPr>
                <w:color w:val="auto"/>
                <w:lang w:eastAsia="zh-CN"/>
              </w:rPr>
            </w:pPr>
            <w:r w:rsidRPr="00696E5E">
              <w:rPr>
                <w:color w:val="auto"/>
                <w:lang w:eastAsia="zh-CN"/>
              </w:rPr>
              <w:t>Verify constraints in place for a specific deployment flavor</w:t>
            </w:r>
            <w:r>
              <w:rPr>
                <w:color w:val="auto"/>
                <w:lang w:eastAsia="zh-CN"/>
              </w:rPr>
              <w:t xml:space="preserve"> (optional)</w:t>
            </w:r>
          </w:p>
          <w:p w:rsidR="002500F2" w:rsidRPr="00696E5E" w:rsidRDefault="002500F2" w:rsidP="002500F2">
            <w:pPr>
              <w:pStyle w:val="TestCaseInfo"/>
              <w:ind w:left="720"/>
              <w:rPr>
                <w:color w:val="auto"/>
                <w:lang w:eastAsia="zh-CN"/>
              </w:rPr>
            </w:pPr>
            <w:r>
              <w:rPr>
                <w:color w:val="auto"/>
                <w:lang w:eastAsia="zh-CN"/>
              </w:rPr>
              <w:t>v</w:t>
            </w:r>
            <w:r w:rsidRPr="00696E5E">
              <w:rPr>
                <w:rFonts w:ascii="Courier" w:hAnsi="Courier" w:cs="Courier"/>
                <w:color w:val="auto"/>
                <w:sz w:val="24"/>
                <w:szCs w:val="24"/>
              </w:rPr>
              <w:t>nfd:deployment_flavour:constraint</w:t>
            </w:r>
          </w:p>
          <w:p w:rsidR="002500F2" w:rsidRPr="00696E5E" w:rsidRDefault="002500F2" w:rsidP="002500F2">
            <w:pPr>
              <w:pStyle w:val="TestCaseInfo"/>
              <w:ind w:left="360"/>
              <w:rPr>
                <w:rFonts w:ascii="Courier" w:hAnsi="Courier" w:cs="Courier"/>
                <w:color w:val="auto"/>
                <w:sz w:val="24"/>
                <w:szCs w:val="24"/>
              </w:rPr>
            </w:pPr>
          </w:p>
          <w:p w:rsidR="002500F2" w:rsidRPr="00696E5E" w:rsidRDefault="002500F2" w:rsidP="002500F2">
            <w:pPr>
              <w:pStyle w:val="TestCaseInfo"/>
              <w:numPr>
                <w:ilvl w:val="0"/>
                <w:numId w:val="203"/>
              </w:numPr>
              <w:rPr>
                <w:color w:val="auto"/>
                <w:lang w:eastAsia="zh-CN"/>
              </w:rPr>
            </w:pPr>
            <w:r w:rsidRPr="00696E5E">
              <w:rPr>
                <w:color w:val="auto"/>
                <w:lang w:eastAsia="zh-CN"/>
              </w:rPr>
              <w:t>Verify references for a specific VDU which should be used for this deployment flavor</w:t>
            </w:r>
          </w:p>
          <w:p w:rsidR="002500F2" w:rsidRPr="00696E5E" w:rsidRDefault="002500F2" w:rsidP="002500F2">
            <w:pPr>
              <w:pStyle w:val="TestCaseInfo"/>
              <w:ind w:left="720"/>
              <w:rPr>
                <w:rFonts w:ascii="Courier" w:hAnsi="Courier" w:cs="Courier"/>
                <w:color w:val="auto"/>
                <w:sz w:val="24"/>
                <w:szCs w:val="24"/>
              </w:rPr>
            </w:pPr>
            <w:r w:rsidRPr="00696E5E">
              <w:rPr>
                <w:color w:val="auto"/>
                <w:lang w:eastAsia="zh-CN"/>
              </w:rPr>
              <w:t>v</w:t>
            </w:r>
            <w:r w:rsidRPr="00696E5E">
              <w:rPr>
                <w:rFonts w:ascii="Courier" w:hAnsi="Courier" w:cs="Courier"/>
                <w:color w:val="auto"/>
                <w:sz w:val="24"/>
                <w:szCs w:val="24"/>
              </w:rPr>
              <w:t>nfd:deployment_flavour:constituent_vdu:vdu_reference</w:t>
            </w:r>
          </w:p>
          <w:p w:rsidR="002500F2" w:rsidRPr="00696E5E" w:rsidRDefault="002500F2" w:rsidP="002500F2">
            <w:pPr>
              <w:pStyle w:val="TestCaseInfo"/>
              <w:ind w:left="360"/>
              <w:rPr>
                <w:color w:val="auto"/>
                <w:lang w:eastAsia="zh-CN"/>
              </w:rPr>
            </w:pPr>
          </w:p>
          <w:p w:rsidR="002500F2" w:rsidRPr="00696E5E" w:rsidRDefault="002500F2" w:rsidP="002500F2">
            <w:pPr>
              <w:pStyle w:val="TestCaseInfo"/>
              <w:numPr>
                <w:ilvl w:val="0"/>
                <w:numId w:val="203"/>
              </w:numPr>
              <w:rPr>
                <w:rFonts w:ascii="Courier" w:hAnsi="Courier" w:cs="Courier"/>
                <w:color w:val="auto"/>
                <w:sz w:val="24"/>
                <w:szCs w:val="24"/>
              </w:rPr>
            </w:pPr>
            <w:r w:rsidRPr="00696E5E">
              <w:rPr>
                <w:color w:val="auto"/>
                <w:lang w:eastAsia="zh-CN"/>
              </w:rPr>
              <w:t xml:space="preserve">Verify number of VDU instances required </w:t>
            </w:r>
            <w:r w:rsidRPr="00696E5E">
              <w:rPr>
                <w:rFonts w:ascii="Courier" w:hAnsi="Courier" w:cs="Courier"/>
                <w:color w:val="auto"/>
                <w:sz w:val="24"/>
                <w:szCs w:val="24"/>
              </w:rPr>
              <w:t>vnfd:deployment_flavour:constituent_vdu:number_ofinstances</w:t>
            </w:r>
          </w:p>
          <w:p w:rsidR="002500F2" w:rsidRPr="00696E5E" w:rsidRDefault="002500F2" w:rsidP="002500F2">
            <w:pPr>
              <w:pStyle w:val="TestCaseInfo"/>
              <w:ind w:left="360"/>
              <w:rPr>
                <w:rFonts w:ascii="Courier" w:hAnsi="Courier" w:cs="Courier"/>
                <w:color w:val="auto"/>
                <w:sz w:val="24"/>
                <w:szCs w:val="24"/>
              </w:rPr>
            </w:pPr>
          </w:p>
          <w:p w:rsidR="002500F2" w:rsidRPr="00696E5E" w:rsidRDefault="002500F2" w:rsidP="002500F2">
            <w:pPr>
              <w:pStyle w:val="TestCaseInfo"/>
              <w:numPr>
                <w:ilvl w:val="0"/>
                <w:numId w:val="203"/>
              </w:numPr>
              <w:rPr>
                <w:color w:val="auto"/>
                <w:lang w:eastAsia="zh-CN"/>
              </w:rPr>
            </w:pPr>
            <w:r w:rsidRPr="00696E5E">
              <w:rPr>
                <w:color w:val="auto"/>
                <w:lang w:eastAsia="zh-CN"/>
              </w:rPr>
              <w:t xml:space="preserve">Verify references to the VNFCs which should be used for this deployment flavor </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vnfd:deployment_flavour:constituent_vdu:constituent_vnfc</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1C5F01">
      <w:pPr>
        <w:pStyle w:val="Heading1"/>
      </w:pPr>
      <w:bookmarkStart w:id="1855" w:name="_Toc477274899"/>
      <w:bookmarkStart w:id="1856" w:name="_Toc477275360"/>
      <w:bookmarkStart w:id="1857" w:name="_Toc477274900"/>
      <w:bookmarkStart w:id="1858" w:name="_Toc477275361"/>
      <w:bookmarkStart w:id="1859" w:name="_Toc477274901"/>
      <w:bookmarkStart w:id="1860" w:name="_Toc477275362"/>
      <w:bookmarkStart w:id="1861" w:name="_Toc477274902"/>
      <w:bookmarkStart w:id="1862" w:name="_Toc477275363"/>
      <w:bookmarkStart w:id="1863" w:name="_Toc477274903"/>
      <w:bookmarkStart w:id="1864" w:name="_Toc477275364"/>
      <w:bookmarkStart w:id="1865" w:name="_Toc477274904"/>
      <w:bookmarkStart w:id="1866" w:name="_Toc477275365"/>
      <w:bookmarkStart w:id="1867" w:name="_Toc477274949"/>
      <w:bookmarkStart w:id="1868" w:name="_Toc477275410"/>
      <w:bookmarkStart w:id="1869" w:name="_Toc477274997"/>
      <w:bookmarkStart w:id="1870" w:name="_Toc477275458"/>
      <w:bookmarkStart w:id="1871" w:name="_Toc477274998"/>
      <w:bookmarkStart w:id="1872" w:name="_Toc477275459"/>
      <w:bookmarkStart w:id="1873" w:name="_Toc477274999"/>
      <w:bookmarkStart w:id="1874" w:name="_Toc477275460"/>
      <w:bookmarkStart w:id="1875" w:name="_Toc477275050"/>
      <w:bookmarkStart w:id="1876" w:name="_Toc477275511"/>
      <w:bookmarkStart w:id="1877" w:name="_Toc477275089"/>
      <w:bookmarkStart w:id="1878" w:name="_Toc477275550"/>
      <w:bookmarkStart w:id="1879" w:name="_Toc477275090"/>
      <w:bookmarkStart w:id="1880" w:name="_Toc477275551"/>
      <w:bookmarkStart w:id="1881" w:name="_Toc477275123"/>
      <w:bookmarkStart w:id="1882" w:name="_Toc477275584"/>
      <w:bookmarkStart w:id="1883" w:name="_Toc477275124"/>
      <w:bookmarkStart w:id="1884" w:name="_Toc477275585"/>
      <w:bookmarkStart w:id="1885" w:name="_Toc454184356"/>
      <w:bookmarkStart w:id="1886" w:name="_Toc477880839"/>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r>
        <w:t xml:space="preserve">VNF State </w:t>
      </w:r>
      <w:r w:rsidRPr="001C5F01">
        <w:t>Management</w:t>
      </w:r>
      <w:bookmarkEnd w:id="1885"/>
      <w:bookmarkEnd w:id="1886"/>
    </w:p>
    <w:p w:rsidR="005A676A" w:rsidRDefault="005A676A" w:rsidP="005A676A">
      <w:pPr>
        <w:rPr>
          <w:lang w:eastAsia="zh-CN"/>
        </w:rPr>
      </w:pPr>
      <w:r>
        <w:rPr>
          <w:lang w:eastAsia="zh-CN"/>
        </w:rPr>
        <w:t xml:space="preserve">In this </w:t>
      </w:r>
      <w:del w:id="1887" w:author="Seggelke, Klaus" w:date="2017-03-17T08:54:00Z">
        <w:r w:rsidDel="00EF3B70">
          <w:rPr>
            <w:lang w:eastAsia="zh-CN"/>
          </w:rPr>
          <w:delText>section</w:delText>
        </w:r>
      </w:del>
      <w:ins w:id="1888" w:author="Seggelke, Klaus" w:date="2017-03-17T08:54:00Z">
        <w:r w:rsidR="00EF3B70">
          <w:rPr>
            <w:lang w:eastAsia="zh-CN"/>
          </w:rPr>
          <w:t>section,</w:t>
        </w:r>
      </w:ins>
      <w:r>
        <w:rPr>
          <w:lang w:eastAsia="zh-CN"/>
        </w:rPr>
        <w:t xml:space="preserve"> we concentrate on the </w:t>
      </w:r>
      <w:r w:rsidR="008232DA">
        <w:rPr>
          <w:lang w:eastAsia="zh-CN"/>
        </w:rPr>
        <w:t xml:space="preserve">state </w:t>
      </w:r>
      <w:r>
        <w:rPr>
          <w:lang w:eastAsia="zh-CN"/>
        </w:rPr>
        <w:t xml:space="preserve">management of a VNF instance. This includes the instantiation, </w:t>
      </w:r>
      <w:r w:rsidR="008232DA">
        <w:rPr>
          <w:lang w:eastAsia="zh-CN"/>
        </w:rPr>
        <w:t xml:space="preserve">activation (start), deactivation (stop) </w:t>
      </w:r>
      <w:r>
        <w:rPr>
          <w:lang w:eastAsia="zh-CN"/>
        </w:rPr>
        <w:t>and termination.</w:t>
      </w:r>
    </w:p>
    <w:p w:rsidR="005A676A" w:rsidRDefault="005A676A" w:rsidP="005A676A">
      <w:pPr>
        <w:rPr>
          <w:lang w:eastAsia="zh-CN"/>
        </w:rPr>
      </w:pPr>
    </w:p>
    <w:p w:rsidR="005A676A" w:rsidRDefault="005A676A" w:rsidP="00C35DDF">
      <w:pPr>
        <w:pStyle w:val="Heading2"/>
      </w:pPr>
      <w:bookmarkStart w:id="1889" w:name="_Toc454184357"/>
      <w:bookmarkStart w:id="1890" w:name="_Toc477880840"/>
      <w:r>
        <w:t>VNF State Management: Instantiation</w:t>
      </w:r>
      <w:bookmarkEnd w:id="1889"/>
      <w:bookmarkEnd w:id="1890"/>
    </w:p>
    <w:p w:rsidR="005A676A" w:rsidRDefault="008232DA" w:rsidP="005A676A">
      <w:pPr>
        <w:rPr>
          <w:lang w:eastAsia="zh-CN"/>
        </w:rPr>
      </w:pPr>
      <w:r>
        <w:rPr>
          <w:lang w:eastAsia="zh-CN"/>
        </w:rPr>
        <w:t>The request to instantiate a new VNF could be initiated by</w:t>
      </w:r>
    </w:p>
    <w:p w:rsidR="008232DA" w:rsidRDefault="008232DA" w:rsidP="00252ACA">
      <w:pPr>
        <w:pStyle w:val="ListParagraph"/>
        <w:numPr>
          <w:ilvl w:val="0"/>
          <w:numId w:val="78"/>
        </w:numPr>
        <w:rPr>
          <w:lang w:eastAsia="zh-CN"/>
        </w:rPr>
      </w:pPr>
      <w:r>
        <w:rPr>
          <w:lang w:eastAsia="zh-CN"/>
        </w:rPr>
        <w:t>NFVO</w:t>
      </w:r>
    </w:p>
    <w:p w:rsidR="008232DA" w:rsidRDefault="008232DA" w:rsidP="00252ACA">
      <w:pPr>
        <w:pStyle w:val="ListParagraph"/>
        <w:numPr>
          <w:ilvl w:val="0"/>
          <w:numId w:val="78"/>
        </w:numPr>
        <w:rPr>
          <w:lang w:eastAsia="zh-CN"/>
        </w:rPr>
      </w:pPr>
      <w:r>
        <w:rPr>
          <w:lang w:eastAsia="zh-CN"/>
        </w:rPr>
        <w:t>EM</w:t>
      </w:r>
    </w:p>
    <w:p w:rsidR="008232DA" w:rsidRDefault="008232DA" w:rsidP="00252ACA">
      <w:pPr>
        <w:pStyle w:val="ListParagraph"/>
        <w:numPr>
          <w:ilvl w:val="0"/>
          <w:numId w:val="78"/>
        </w:numPr>
        <w:rPr>
          <w:lang w:eastAsia="zh-CN"/>
        </w:rPr>
      </w:pPr>
      <w:r>
        <w:rPr>
          <w:lang w:eastAsia="zh-CN"/>
        </w:rPr>
        <w:t>Manual</w:t>
      </w:r>
    </w:p>
    <w:p w:rsidR="008232DA" w:rsidRDefault="00266BD2" w:rsidP="005A676A">
      <w:pPr>
        <w:rPr>
          <w:lang w:eastAsia="zh-CN"/>
        </w:rPr>
      </w:pPr>
      <w:r>
        <w:rPr>
          <w:lang w:eastAsia="zh-CN"/>
        </w:rPr>
        <w:t>This section is not to go through all the different possible originator of the instantiation requests. We concentrate here on the action of the instantiation and their correct execution. VNF provides specific functionality. In many cases a VNF requires configuration parameters to fulfill its tasks and may require license related configuration</w:t>
      </w:r>
      <w:r w:rsidR="00B16169">
        <w:rPr>
          <w:lang w:eastAsia="zh-CN"/>
        </w:rPr>
        <w:t xml:space="preserve"> too</w:t>
      </w:r>
      <w:r>
        <w:rPr>
          <w:lang w:eastAsia="zh-CN"/>
        </w:rPr>
        <w:t>. This configuration could be provided by a config</w:t>
      </w:r>
      <w:r w:rsidR="00B16169">
        <w:rPr>
          <w:lang w:eastAsia="zh-CN"/>
        </w:rPr>
        <w:t>uration</w:t>
      </w:r>
      <w:r>
        <w:rPr>
          <w:lang w:eastAsia="zh-CN"/>
        </w:rPr>
        <w:t xml:space="preserve"> file, by the EM or none.</w:t>
      </w:r>
      <w:r w:rsidR="00B16169">
        <w:rPr>
          <w:lang w:eastAsia="zh-CN"/>
        </w:rPr>
        <w:t xml:space="preserve"> Pending on the VNF requirements, the VNFM </w:t>
      </w:r>
      <w:ins w:id="1891" w:author="Seggelke, Klaus" w:date="2017-03-17T08:55:00Z">
        <w:r w:rsidR="00EF3B70">
          <w:rPr>
            <w:lang w:eastAsia="zh-CN"/>
          </w:rPr>
          <w:t xml:space="preserve">or NFVO </w:t>
        </w:r>
      </w:ins>
      <w:r w:rsidR="00B16169">
        <w:rPr>
          <w:lang w:eastAsia="zh-CN"/>
        </w:rPr>
        <w:t>may need to go through different execution path.</w:t>
      </w:r>
    </w:p>
    <w:p w:rsidR="00266BD2" w:rsidRPr="008B12BC" w:rsidRDefault="00266BD2"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pPr>
              <w:pStyle w:val="TestCase"/>
            </w:pPr>
            <w:bookmarkStart w:id="1892" w:name="_Toc454184410"/>
            <w:bookmarkStart w:id="1893" w:name="_Toc477880974"/>
            <w:r>
              <w:t>TC.VNF.STATE.INST.001</w:t>
            </w:r>
            <w:r>
              <w:tab/>
            </w:r>
            <w:r w:rsidR="005A676A" w:rsidRPr="00955140">
              <w:t xml:space="preserve">VNF Instantiation </w:t>
            </w:r>
            <w:del w:id="1894" w:author="Seggelke, Klaus" w:date="2017-03-21T10:47:00Z">
              <w:r w:rsidR="005A676A" w:rsidRPr="00955140" w:rsidDel="001817DA">
                <w:delText xml:space="preserve">without Element Management </w:delText>
              </w:r>
            </w:del>
            <w:r w:rsidR="005A676A">
              <w:t>with config</w:t>
            </w:r>
            <w:r w:rsidR="00A312A4">
              <w:t>uration</w:t>
            </w:r>
            <w:r w:rsidR="005A676A">
              <w:t xml:space="preserve"> file</w:t>
            </w:r>
            <w:bookmarkEnd w:id="1893"/>
            <w:del w:id="1895" w:author="Seggelke, Klaus" w:date="2017-03-21T10:43:00Z">
              <w:r w:rsidR="005A676A" w:rsidDel="001817DA">
                <w:delText xml:space="preserve"> </w:delText>
              </w:r>
              <w:r w:rsidR="005A676A" w:rsidRPr="00955140" w:rsidDel="001817DA">
                <w:delText>without traffic</w:delText>
              </w:r>
            </w:del>
            <w:bookmarkEnd w:id="1892"/>
          </w:p>
        </w:tc>
      </w:tr>
      <w:tr w:rsidR="005A676A" w:rsidTr="00771820">
        <w:trPr>
          <w:trHeight w:val="319"/>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Pr>
                <w:lang w:eastAsia="zh-CN"/>
              </w:rPr>
              <w:t xml:space="preserve">Verify the </w:t>
            </w:r>
            <w:del w:id="1896" w:author="Seggelke, Klaus" w:date="2017-03-17T08:55:00Z">
              <w:r w:rsidDel="00EF3B70">
                <w:rPr>
                  <w:lang w:eastAsia="zh-CN"/>
                </w:rPr>
                <w:delText xml:space="preserve">VNFM </w:delText>
              </w:r>
            </w:del>
            <w:ins w:id="1897" w:author="Seggelke, Klaus" w:date="2017-03-17T08:55:00Z">
              <w:r w:rsidR="00EF3B70">
                <w:rPr>
                  <w:lang w:eastAsia="zh-CN"/>
                </w:rPr>
                <w:t xml:space="preserve">MANO </w:t>
              </w:r>
            </w:ins>
            <w:r>
              <w:rPr>
                <w:lang w:eastAsia="zh-CN"/>
              </w:rPr>
              <w:t xml:space="preserve">has the capability to instantiate a VNF and transitions to the </w:t>
            </w:r>
            <w:r w:rsidR="00485412">
              <w:rPr>
                <w:lang w:eastAsia="zh-CN"/>
              </w:rPr>
              <w:t xml:space="preserve">VNF </w:t>
            </w:r>
            <w:r>
              <w:rPr>
                <w:lang w:eastAsia="zh-CN"/>
              </w:rPr>
              <w:t xml:space="preserve">state </w:t>
            </w:r>
            <w:r w:rsidR="00485412">
              <w:rPr>
                <w:lang w:eastAsia="zh-CN"/>
              </w:rPr>
              <w:t>“STARTED”</w:t>
            </w:r>
            <w:r>
              <w:rPr>
                <w:lang w:eastAsia="zh-CN"/>
              </w:rPr>
              <w:t xml:space="preserve"> automatically as there is no EM involvement</w:t>
            </w:r>
            <w:r w:rsidR="00EB50CC">
              <w:rPr>
                <w:lang w:eastAsia="zh-CN"/>
              </w:rPr>
              <w:t xml:space="preserve"> and all configuration is given via configuration file</w:t>
            </w:r>
            <w:r w:rsidR="00485412">
              <w:rPr>
                <w:lang w:eastAsia="zh-CN"/>
              </w:rPr>
              <w:t>.</w:t>
            </w:r>
          </w:p>
          <w:p w:rsidR="00485412" w:rsidRPr="00D67489" w:rsidRDefault="00485412" w:rsidP="007F52E8">
            <w:pPr>
              <w:pStyle w:val="TestCaseInfo"/>
              <w:rPr>
                <w:lang w:eastAsia="zh-CN"/>
              </w:rPr>
            </w:pPr>
            <w:r>
              <w:t xml:space="preserve">When completed successful, the </w:t>
            </w:r>
            <w:r w:rsidRPr="005F76A6">
              <w:t>VNF instantiation state is INSTANTIATED and VNF state is STARTED</w:t>
            </w:r>
            <w:r>
              <w:t>.</w:t>
            </w:r>
            <w:ins w:id="1898" w:author="Seggelke, Klaus" w:date="2017-03-21T10:43:00Z">
              <w:r w:rsidR="001817DA">
                <w:t xml:space="preserve"> Traffic gets generated to validate the operational functionality.</w:t>
              </w:r>
            </w:ins>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Pr>
                <w:lang w:eastAsia="zh-CN"/>
              </w:rPr>
              <w:t xml:space="preserve">The VNF instantiation can be initiated through the </w:t>
            </w:r>
            <w:ins w:id="1899" w:author="Seggelke, Klaus" w:date="2017-03-17T08:56:00Z">
              <w:r w:rsidR="00EF3B70">
                <w:rPr>
                  <w:lang w:eastAsia="zh-CN"/>
                </w:rPr>
                <w:t xml:space="preserve">MANO, the </w:t>
              </w:r>
            </w:ins>
            <w:r w:rsidR="00485412">
              <w:rPr>
                <w:lang w:eastAsia="zh-CN"/>
              </w:rPr>
              <w:t>NFVO</w:t>
            </w:r>
            <w:r>
              <w:rPr>
                <w:lang w:eastAsia="zh-CN"/>
              </w:rPr>
              <w:t xml:space="preserve"> or the VNFM. It involves the allocation of virtual and physical resources and applying the initial configuration. A license may get applied to the VNF to allow it</w:t>
            </w:r>
            <w:r w:rsidR="0043455E">
              <w:rPr>
                <w:lang w:eastAsia="zh-CN"/>
              </w:rPr>
              <w:t>s</w:t>
            </w:r>
            <w:r>
              <w:rPr>
                <w:lang w:eastAsia="zh-CN"/>
              </w:rPr>
              <w:t xml:space="preserve"> correct operation.</w:t>
            </w:r>
          </w:p>
          <w:p w:rsidR="005A676A" w:rsidRDefault="005A676A" w:rsidP="007F52E8">
            <w:pPr>
              <w:pStyle w:val="TestCaseInfo"/>
              <w:rPr>
                <w:lang w:eastAsia="zh-CN"/>
              </w:rPr>
            </w:pPr>
            <w:r>
              <w:rPr>
                <w:lang w:eastAsia="zh-CN"/>
              </w:rPr>
              <w:t xml:space="preserve">By default, the NFVI should have allocated the minimal resources and other required hardware capabilities. This includes also needed </w:t>
            </w:r>
            <w:r w:rsidR="00B16169">
              <w:rPr>
                <w:lang w:eastAsia="zh-CN"/>
              </w:rPr>
              <w:t>v</w:t>
            </w:r>
            <w:r>
              <w:rPr>
                <w:lang w:eastAsia="zh-CN"/>
              </w:rPr>
              <w:t>NIC cards.</w:t>
            </w:r>
          </w:p>
          <w:p w:rsidR="005A676A" w:rsidRDefault="005A676A" w:rsidP="007F52E8">
            <w:pPr>
              <w:pStyle w:val="TestCaseInfo"/>
              <w:rPr>
                <w:lang w:eastAsia="zh-CN"/>
              </w:rPr>
            </w:pPr>
            <w:r>
              <w:rPr>
                <w:lang w:eastAsia="zh-CN"/>
              </w:rPr>
              <w:lastRenderedPageBreak/>
              <w:t>If the VNF has specific resource requirements (CPU type, NIC type, …), the compatibility validation must pass if the resources are available. If they are not fulfilled, the VNF should not be instantiated.</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771820">
        <w:trPr>
          <w:trHeight w:val="164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rsidRPr="00955140">
              <w:t>Measure the time to instantiate a VNF</w:t>
            </w:r>
            <w:r>
              <w:t xml:space="preserve">. The test therefore gets executed multiple times in the loop to </w:t>
            </w:r>
            <w:r w:rsidRPr="00955140">
              <w:t>get an average</w:t>
            </w:r>
            <w:r w:rsidR="00B16169">
              <w:t>.</w:t>
            </w:r>
          </w:p>
          <w:p w:rsidR="005A676A" w:rsidRDefault="005A676A" w:rsidP="007F52E8">
            <w:pPr>
              <w:pStyle w:val="TestCaseInfo"/>
            </w:pPr>
          </w:p>
          <w:p w:rsidR="005A676A" w:rsidRPr="00955140" w:rsidRDefault="005A676A" w:rsidP="007F52E8">
            <w:pPr>
              <w:pStyle w:val="TestCaseInfo"/>
            </w:pPr>
            <w:r>
              <w:t>Sequence:</w:t>
            </w:r>
          </w:p>
          <w:p w:rsidR="005A676A" w:rsidRPr="00955140" w:rsidRDefault="005A676A" w:rsidP="001817DA">
            <w:pPr>
              <w:pStyle w:val="TestCaseInfo"/>
              <w:numPr>
                <w:ilvl w:val="0"/>
                <w:numId w:val="25"/>
              </w:numPr>
            </w:pPr>
            <w:r w:rsidRPr="00955140">
              <w:t>Instantiate the VNF</w:t>
            </w:r>
            <w:del w:id="1900" w:author="Seggelke, Klaus" w:date="2017-03-21T11:00:00Z">
              <w:r w:rsidRPr="00955140" w:rsidDel="009C558A">
                <w:delText xml:space="preserve"> without load</w:delText>
              </w:r>
            </w:del>
            <w:r w:rsidRPr="00955140">
              <w:t xml:space="preserve"> (--&gt; time stamp)</w:t>
            </w:r>
          </w:p>
          <w:p w:rsidR="005A676A" w:rsidRDefault="005F76A6" w:rsidP="001817DA">
            <w:pPr>
              <w:pStyle w:val="TestCaseInfo"/>
              <w:numPr>
                <w:ilvl w:val="0"/>
                <w:numId w:val="25"/>
              </w:numPr>
            </w:pPr>
            <w:r w:rsidRPr="005F76A6">
              <w:t>Validate VNF instantiation state is INSTANTIATED and VNF state is STARTED (--&gt; time stamp when correct state reached)</w:t>
            </w:r>
          </w:p>
          <w:p w:rsidR="005A676A" w:rsidRDefault="005F76A6" w:rsidP="001817DA">
            <w:pPr>
              <w:pStyle w:val="TestCaseInfo"/>
              <w:numPr>
                <w:ilvl w:val="0"/>
                <w:numId w:val="25"/>
              </w:numPr>
            </w:pPr>
            <w:r w:rsidRPr="005F76A6">
              <w:t>Update VNF (--&gt; time stamp)</w:t>
            </w:r>
          </w:p>
          <w:p w:rsidR="00485412" w:rsidRDefault="00485412" w:rsidP="001817DA">
            <w:pPr>
              <w:pStyle w:val="TestCaseInfo"/>
              <w:numPr>
                <w:ilvl w:val="0"/>
                <w:numId w:val="25"/>
              </w:numPr>
            </w:pPr>
            <w:r>
              <w:t>Validate configuration file has been applied to the VNF</w:t>
            </w:r>
            <w:del w:id="1901" w:author="Seggelke, Klaus" w:date="2017-03-21T11:01:00Z">
              <w:r w:rsidDel="009C558A">
                <w:delText xml:space="preserve"> if applicable</w:delText>
              </w:r>
            </w:del>
          </w:p>
          <w:p w:rsidR="00485412" w:rsidRPr="00955140" w:rsidRDefault="00485412" w:rsidP="001817DA">
            <w:pPr>
              <w:pStyle w:val="TestCaseInfo"/>
              <w:numPr>
                <w:ilvl w:val="0"/>
                <w:numId w:val="25"/>
              </w:numPr>
            </w:pPr>
            <w:r>
              <w:t>Validate license has been applied to the VNF if applicable</w:t>
            </w:r>
          </w:p>
          <w:p w:rsidR="005A676A" w:rsidRDefault="007263DA" w:rsidP="001817DA">
            <w:pPr>
              <w:pStyle w:val="TestCaseInfo"/>
              <w:numPr>
                <w:ilvl w:val="0"/>
                <w:numId w:val="25"/>
              </w:numPr>
              <w:rPr>
                <w:ins w:id="1902" w:author="Seggelke, Klaus" w:date="2017-03-21T10:44:00Z"/>
              </w:rPr>
            </w:pPr>
            <w:r w:rsidRPr="007263DA">
              <w:t>Validate the right vResources have been allocated</w:t>
            </w:r>
          </w:p>
          <w:p w:rsidR="001817DA" w:rsidRDefault="001817DA" w:rsidP="001817DA">
            <w:pPr>
              <w:pStyle w:val="TestCaseInfo"/>
              <w:numPr>
                <w:ilvl w:val="0"/>
                <w:numId w:val="25"/>
              </w:numPr>
              <w:rPr>
                <w:ins w:id="1903" w:author="Seggelke, Klaus" w:date="2017-03-21T10:44:00Z"/>
              </w:rPr>
            </w:pPr>
            <w:ins w:id="1904" w:author="Seggelke, Klaus" w:date="2017-03-21T10:44:00Z">
              <w:r>
                <w:t>Start low traffic load</w:t>
              </w:r>
            </w:ins>
          </w:p>
          <w:p w:rsidR="001817DA" w:rsidRDefault="001817DA" w:rsidP="00B40BBD">
            <w:pPr>
              <w:pStyle w:val="TestCaseInfo"/>
              <w:numPr>
                <w:ilvl w:val="0"/>
                <w:numId w:val="25"/>
              </w:numPr>
              <w:rPr>
                <w:ins w:id="1905" w:author="Seggelke, Klaus" w:date="2017-03-21T10:44:00Z"/>
              </w:rPr>
            </w:pPr>
            <w:ins w:id="1906" w:author="Seggelke, Klaus" w:date="2017-03-21T10:44:00Z">
              <w:r>
                <w:t>Validate traffic flow as the VNF should be in VNF stats STARTED</w:t>
              </w:r>
            </w:ins>
          </w:p>
          <w:p w:rsidR="001817DA" w:rsidRDefault="001817DA" w:rsidP="00B40BBD">
            <w:pPr>
              <w:pStyle w:val="TestCaseInfo"/>
              <w:numPr>
                <w:ilvl w:val="0"/>
                <w:numId w:val="25"/>
              </w:numPr>
            </w:pPr>
            <w:ins w:id="1907" w:author="Seggelke, Klaus" w:date="2017-03-21T10:44:00Z">
              <w:r>
                <w:t>Stop Traffic</w:t>
              </w:r>
            </w:ins>
          </w:p>
          <w:p w:rsidR="007263DA" w:rsidRDefault="007263DA" w:rsidP="001817DA">
            <w:pPr>
              <w:pStyle w:val="TestCaseInfo"/>
              <w:numPr>
                <w:ilvl w:val="0"/>
                <w:numId w:val="25"/>
              </w:numPr>
            </w:pPr>
            <w:r w:rsidRPr="007263DA">
              <w:t>Calculate the instantiation time</w:t>
            </w:r>
          </w:p>
          <w:p w:rsidR="00485412" w:rsidRPr="00955140" w:rsidRDefault="00485412" w:rsidP="001817DA">
            <w:pPr>
              <w:pStyle w:val="TestCaseInfo"/>
              <w:numPr>
                <w:ilvl w:val="0"/>
                <w:numId w:val="25"/>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pPr>
              <w:pStyle w:val="TestCaseInfo"/>
            </w:pPr>
            <w:r>
              <w:t>Measure the time it takes to instantiate a VNF and get it into the state “</w:t>
            </w:r>
            <w:r w:rsidR="003C7962">
              <w:t>STARTED</w:t>
            </w:r>
            <w:r>
              <w:t xml:space="preserve">” </w:t>
            </w:r>
            <w:r>
              <w:sym w:font="Wingdings" w:char="F0E0"/>
            </w:r>
            <w:r>
              <w:t xml:space="preserve"> VNF Service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C4ECC" w:rsidRDefault="001C4ECC" w:rsidP="007F52E8">
            <w:pPr>
              <w:pStyle w:val="TestCaseInfo"/>
            </w:pPr>
          </w:p>
        </w:tc>
      </w:tr>
    </w:tbl>
    <w:p w:rsidR="005A676A" w:rsidRDefault="005A676A" w:rsidP="005A676A">
      <w:pPr>
        <w:rPr>
          <w:ins w:id="1908" w:author="Seggelke, Klaus" w:date="2017-03-21T10:48: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817DA" w:rsidTr="00B40BBD">
        <w:trPr>
          <w:ins w:id="1909" w:author="Seggelke, Klaus" w:date="2017-03-21T10:48:00Z"/>
        </w:trPr>
        <w:tc>
          <w:tcPr>
            <w:tcW w:w="9330" w:type="dxa"/>
            <w:gridSpan w:val="2"/>
            <w:tcBorders>
              <w:top w:val="single" w:sz="2" w:space="0" w:color="auto"/>
              <w:left w:val="single" w:sz="2" w:space="0" w:color="auto"/>
              <w:bottom w:val="single" w:sz="2" w:space="0" w:color="auto"/>
              <w:right w:val="single" w:sz="2" w:space="0" w:color="auto"/>
            </w:tcBorders>
            <w:hideMark/>
          </w:tcPr>
          <w:p w:rsidR="001817DA" w:rsidRDefault="001817DA" w:rsidP="00B40BBD">
            <w:pPr>
              <w:pStyle w:val="TestCase"/>
              <w:rPr>
                <w:ins w:id="1910" w:author="Seggelke, Klaus" w:date="2017-03-21T10:48:00Z"/>
              </w:rPr>
            </w:pPr>
            <w:bookmarkStart w:id="1911" w:name="_Toc477880975"/>
            <w:ins w:id="1912" w:author="Seggelke, Klaus" w:date="2017-03-21T10:48:00Z">
              <w:r>
                <w:t>TC.VNF.STATE.INST.</w:t>
              </w:r>
              <w:r w:rsidR="009D41C4">
                <w:t>002</w:t>
              </w:r>
              <w:r>
                <w:tab/>
              </w:r>
              <w:r w:rsidRPr="00955140">
                <w:t xml:space="preserve">VNF Instantiation </w:t>
              </w:r>
              <w:r>
                <w:t>with configuration file under load</w:t>
              </w:r>
              <w:bookmarkEnd w:id="1911"/>
            </w:ins>
          </w:p>
        </w:tc>
      </w:tr>
      <w:tr w:rsidR="001817DA" w:rsidTr="00B40BBD">
        <w:trPr>
          <w:trHeight w:val="319"/>
          <w:ins w:id="1913" w:author="Seggelke, Klaus" w:date="2017-03-21T10:48:00Z"/>
        </w:trPr>
        <w:tc>
          <w:tcPr>
            <w:tcW w:w="1351" w:type="dxa"/>
            <w:tcBorders>
              <w:top w:val="single" w:sz="2" w:space="0" w:color="auto"/>
              <w:left w:val="single" w:sz="2" w:space="0" w:color="auto"/>
              <w:bottom w:val="single" w:sz="2" w:space="0" w:color="auto"/>
              <w:right w:val="single" w:sz="2" w:space="0" w:color="auto"/>
            </w:tcBorders>
            <w:vAlign w:val="center"/>
            <w:hideMark/>
          </w:tcPr>
          <w:p w:rsidR="001817DA" w:rsidRDefault="001817DA" w:rsidP="00B40BBD">
            <w:pPr>
              <w:pStyle w:val="TestCaseDescription"/>
              <w:rPr>
                <w:ins w:id="1914" w:author="Seggelke, Klaus" w:date="2017-03-21T10:48:00Z"/>
              </w:rPr>
            </w:pPr>
            <w:ins w:id="1915" w:author="Seggelke, Klaus" w:date="2017-03-21T10:48: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1817DA" w:rsidRDefault="001817DA" w:rsidP="00B40BBD">
            <w:pPr>
              <w:pStyle w:val="TestCaseInfo"/>
              <w:rPr>
                <w:ins w:id="1916" w:author="Seggelke, Klaus" w:date="2017-03-21T10:48:00Z"/>
                <w:lang w:eastAsia="zh-CN"/>
              </w:rPr>
            </w:pPr>
            <w:ins w:id="1917" w:author="Seggelke, Klaus" w:date="2017-03-21T10:48:00Z">
              <w:r>
                <w:rPr>
                  <w:lang w:eastAsia="zh-CN"/>
                </w:rPr>
                <w:t>Verify the MANO has the capability to instantiate a VNF and transitions to the VNF state “STARTED” automatically as there is no EM involvement and all configuration is given via configuration file.</w:t>
              </w:r>
            </w:ins>
          </w:p>
          <w:p w:rsidR="001817DA" w:rsidRDefault="001817DA" w:rsidP="00B40BBD">
            <w:pPr>
              <w:pStyle w:val="TestCaseInfo"/>
              <w:rPr>
                <w:ins w:id="1918" w:author="Seggelke, Klaus" w:date="2017-03-21T11:21:00Z"/>
              </w:rPr>
            </w:pPr>
            <w:ins w:id="1919" w:author="Seggelke, Klaus" w:date="2017-03-21T10:48:00Z">
              <w:r>
                <w:t xml:space="preserve">When completed successful, the </w:t>
              </w:r>
              <w:r w:rsidRPr="005F76A6">
                <w:t>VNF instantiation state is INSTANTIATED and VNF state is STARTED</w:t>
              </w:r>
              <w:r>
                <w:t>. Traffic gets generated at first to validate the operational functionality at the end and the system can instantiate under load.</w:t>
              </w:r>
            </w:ins>
          </w:p>
          <w:p w:rsidR="006D15F3" w:rsidRPr="00D67489" w:rsidRDefault="006D15F3" w:rsidP="00B40BBD">
            <w:pPr>
              <w:pStyle w:val="TestCaseInfo"/>
              <w:rPr>
                <w:ins w:id="1920" w:author="Seggelke, Klaus" w:date="2017-03-21T10:48:00Z"/>
                <w:lang w:eastAsia="zh-CN"/>
              </w:rPr>
            </w:pPr>
            <w:ins w:id="1921" w:author="Seggelke, Klaus" w:date="2017-03-21T11:21:00Z">
              <w:r>
                <w:rPr>
                  <w:lang w:eastAsia="zh-CN"/>
                </w:rPr>
                <w:t>Because we apply load, we can determine if traffic causes an increase in the instantiation time.</w:t>
              </w:r>
            </w:ins>
          </w:p>
        </w:tc>
      </w:tr>
      <w:tr w:rsidR="001817DA" w:rsidTr="00B40BBD">
        <w:trPr>
          <w:ins w:id="1922" w:author="Seggelke, Klaus" w:date="2017-03-21T10:48:00Z"/>
        </w:trPr>
        <w:tc>
          <w:tcPr>
            <w:tcW w:w="1351" w:type="dxa"/>
            <w:tcBorders>
              <w:top w:val="single" w:sz="2" w:space="0" w:color="auto"/>
              <w:left w:val="single" w:sz="2" w:space="0" w:color="auto"/>
              <w:bottom w:val="single" w:sz="2" w:space="0" w:color="auto"/>
              <w:right w:val="single" w:sz="2" w:space="0" w:color="auto"/>
            </w:tcBorders>
            <w:vAlign w:val="center"/>
            <w:hideMark/>
          </w:tcPr>
          <w:p w:rsidR="001817DA" w:rsidRDefault="001817DA" w:rsidP="00B40BBD">
            <w:pPr>
              <w:pStyle w:val="TestCaseDescription"/>
              <w:rPr>
                <w:ins w:id="1923" w:author="Seggelke, Klaus" w:date="2017-03-21T10:48:00Z"/>
              </w:rPr>
            </w:pPr>
            <w:ins w:id="1924" w:author="Seggelke, Klaus" w:date="2017-03-21T10:48: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1817DA" w:rsidRDefault="001817DA" w:rsidP="00B40BBD">
            <w:pPr>
              <w:pStyle w:val="TestCaseInfo"/>
              <w:rPr>
                <w:ins w:id="1925" w:author="Seggelke, Klaus" w:date="2017-03-21T10:48:00Z"/>
                <w:lang w:eastAsia="zh-CN"/>
              </w:rPr>
            </w:pPr>
            <w:ins w:id="1926" w:author="Seggelke, Klaus" w:date="2017-03-21T10:48:00Z">
              <w:r>
                <w:rPr>
                  <w:lang w:eastAsia="zh-CN"/>
                </w:rPr>
                <w:t>The VNF instantiation can be initiated through the MANO, the NFVO or the VNFM. It involves the allocation of virtual and physical resources and applying the initial configuration. A license may get applied to the VNF to allow its correct operation.</w:t>
              </w:r>
            </w:ins>
          </w:p>
          <w:p w:rsidR="001817DA" w:rsidRDefault="001817DA" w:rsidP="00B40BBD">
            <w:pPr>
              <w:pStyle w:val="TestCaseInfo"/>
              <w:rPr>
                <w:ins w:id="1927" w:author="Seggelke, Klaus" w:date="2017-03-21T10:48:00Z"/>
                <w:lang w:eastAsia="zh-CN"/>
              </w:rPr>
            </w:pPr>
            <w:ins w:id="1928" w:author="Seggelke, Klaus" w:date="2017-03-21T10:48:00Z">
              <w:r>
                <w:rPr>
                  <w:lang w:eastAsia="zh-CN"/>
                </w:rPr>
                <w:t>By default, the NFVI should have allocated the minimal resources and other required hardware capabilities. This includes also needed vNIC cards.</w:t>
              </w:r>
            </w:ins>
          </w:p>
          <w:p w:rsidR="001817DA" w:rsidRDefault="001817DA" w:rsidP="00B40BBD">
            <w:pPr>
              <w:pStyle w:val="TestCaseInfo"/>
              <w:rPr>
                <w:ins w:id="1929" w:author="Seggelke, Klaus" w:date="2017-03-21T10:48:00Z"/>
                <w:lang w:eastAsia="zh-CN"/>
              </w:rPr>
            </w:pPr>
            <w:ins w:id="1930" w:author="Seggelke, Klaus" w:date="2017-03-21T10:48:00Z">
              <w:r>
                <w:rPr>
                  <w:lang w:eastAsia="zh-CN"/>
                </w:rPr>
                <w:t>If the VNF has specific resource requirements (CPU type, NIC type, …), the compatibility validation must pass if the resources are available. If they are not fulfilled, the VNF should not be instantiated.</w:t>
              </w:r>
            </w:ins>
          </w:p>
        </w:tc>
      </w:tr>
      <w:tr w:rsidR="001817DA" w:rsidTr="00B40BBD">
        <w:trPr>
          <w:trHeight w:val="283"/>
          <w:ins w:id="1931" w:author="Seggelke, Klaus" w:date="2017-03-21T10:48:00Z"/>
        </w:trPr>
        <w:tc>
          <w:tcPr>
            <w:tcW w:w="1351" w:type="dxa"/>
            <w:tcBorders>
              <w:top w:val="single" w:sz="2" w:space="0" w:color="auto"/>
              <w:left w:val="single" w:sz="2" w:space="0" w:color="auto"/>
              <w:bottom w:val="single" w:sz="2" w:space="0" w:color="auto"/>
              <w:right w:val="single" w:sz="2" w:space="0" w:color="auto"/>
            </w:tcBorders>
            <w:vAlign w:val="center"/>
            <w:hideMark/>
          </w:tcPr>
          <w:p w:rsidR="001817DA" w:rsidRDefault="001817DA" w:rsidP="00B40BBD">
            <w:pPr>
              <w:pStyle w:val="TestCaseDescription"/>
              <w:rPr>
                <w:ins w:id="1932" w:author="Seggelke, Klaus" w:date="2017-03-21T10:48:00Z"/>
              </w:rPr>
            </w:pPr>
            <w:ins w:id="1933" w:author="Seggelke, Klaus" w:date="2017-03-21T10:48:00Z">
              <w:r>
                <w:t>Test Setup</w:t>
              </w:r>
            </w:ins>
          </w:p>
        </w:tc>
        <w:tc>
          <w:tcPr>
            <w:tcW w:w="7979" w:type="dxa"/>
            <w:tcBorders>
              <w:top w:val="single" w:sz="2" w:space="0" w:color="auto"/>
              <w:left w:val="single" w:sz="2" w:space="0" w:color="auto"/>
              <w:bottom w:val="single" w:sz="2" w:space="0" w:color="auto"/>
              <w:right w:val="single" w:sz="2" w:space="0" w:color="auto"/>
            </w:tcBorders>
          </w:tcPr>
          <w:p w:rsidR="001817DA" w:rsidRDefault="001817DA" w:rsidP="00B40BBD">
            <w:pPr>
              <w:pStyle w:val="TestCaseInfo"/>
              <w:rPr>
                <w:ins w:id="1934" w:author="Seggelke, Klaus" w:date="2017-03-21T10:48:00Z"/>
                <w:lang w:eastAsia="zh-CN"/>
              </w:rPr>
            </w:pPr>
          </w:p>
        </w:tc>
      </w:tr>
      <w:tr w:rsidR="001817DA" w:rsidTr="00B40BBD">
        <w:trPr>
          <w:trHeight w:val="515"/>
          <w:ins w:id="1935" w:author="Seggelke, Klaus" w:date="2017-03-21T10:48:00Z"/>
        </w:trPr>
        <w:tc>
          <w:tcPr>
            <w:tcW w:w="1351" w:type="dxa"/>
            <w:tcBorders>
              <w:top w:val="single" w:sz="2" w:space="0" w:color="auto"/>
              <w:left w:val="single" w:sz="2" w:space="0" w:color="auto"/>
              <w:bottom w:val="single" w:sz="2" w:space="0" w:color="auto"/>
              <w:right w:val="single" w:sz="2" w:space="0" w:color="auto"/>
            </w:tcBorders>
            <w:vAlign w:val="center"/>
            <w:hideMark/>
          </w:tcPr>
          <w:p w:rsidR="001817DA" w:rsidRDefault="001817DA" w:rsidP="00B40BBD">
            <w:pPr>
              <w:pStyle w:val="TestCaseDescription"/>
              <w:rPr>
                <w:ins w:id="1936" w:author="Seggelke, Klaus" w:date="2017-03-21T10:48:00Z"/>
              </w:rPr>
            </w:pPr>
            <w:ins w:id="1937" w:author="Seggelke, Klaus" w:date="2017-03-21T10:48:00Z">
              <w:r>
                <w:lastRenderedPageBreak/>
                <w:t>Parameters</w:t>
              </w:r>
            </w:ins>
          </w:p>
        </w:tc>
        <w:tc>
          <w:tcPr>
            <w:tcW w:w="7979" w:type="dxa"/>
            <w:tcBorders>
              <w:top w:val="single" w:sz="2" w:space="0" w:color="auto"/>
              <w:left w:val="single" w:sz="2" w:space="0" w:color="auto"/>
              <w:bottom w:val="single" w:sz="2" w:space="0" w:color="auto"/>
              <w:right w:val="single" w:sz="2" w:space="0" w:color="auto"/>
            </w:tcBorders>
          </w:tcPr>
          <w:p w:rsidR="001817DA" w:rsidRDefault="001817DA" w:rsidP="00B40BBD">
            <w:pPr>
              <w:pStyle w:val="TestCaseInfo"/>
              <w:rPr>
                <w:ins w:id="1938" w:author="Seggelke, Klaus" w:date="2017-03-21T10:48:00Z"/>
              </w:rPr>
            </w:pPr>
          </w:p>
        </w:tc>
      </w:tr>
      <w:tr w:rsidR="001817DA" w:rsidTr="00B40BBD">
        <w:trPr>
          <w:ins w:id="1939" w:author="Seggelke, Klaus" w:date="2017-03-21T10:48:00Z"/>
        </w:trPr>
        <w:tc>
          <w:tcPr>
            <w:tcW w:w="1351" w:type="dxa"/>
            <w:tcBorders>
              <w:top w:val="single" w:sz="2" w:space="0" w:color="auto"/>
              <w:left w:val="single" w:sz="2" w:space="0" w:color="auto"/>
              <w:bottom w:val="single" w:sz="2" w:space="0" w:color="auto"/>
              <w:right w:val="single" w:sz="2" w:space="0" w:color="auto"/>
            </w:tcBorders>
            <w:vAlign w:val="center"/>
            <w:hideMark/>
          </w:tcPr>
          <w:p w:rsidR="001817DA" w:rsidRDefault="001817DA" w:rsidP="00B40BBD">
            <w:pPr>
              <w:pStyle w:val="TestCaseDescription"/>
              <w:rPr>
                <w:ins w:id="1940" w:author="Seggelke, Klaus" w:date="2017-03-21T10:48:00Z"/>
              </w:rPr>
            </w:pPr>
            <w:ins w:id="1941" w:author="Seggelke, Klaus" w:date="2017-03-21T10:48: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1817DA" w:rsidRDefault="001817DA" w:rsidP="00B40BBD">
            <w:pPr>
              <w:pStyle w:val="TestCaseInfo"/>
              <w:rPr>
                <w:ins w:id="1942" w:author="Seggelke, Klaus" w:date="2017-03-21T10:48:00Z"/>
              </w:rPr>
            </w:pPr>
          </w:p>
        </w:tc>
      </w:tr>
      <w:tr w:rsidR="001817DA" w:rsidTr="00B40BBD">
        <w:trPr>
          <w:ins w:id="1943" w:author="Seggelke, Klaus" w:date="2017-03-21T10:48:00Z"/>
        </w:trPr>
        <w:tc>
          <w:tcPr>
            <w:tcW w:w="1351" w:type="dxa"/>
            <w:tcBorders>
              <w:top w:val="single" w:sz="2" w:space="0" w:color="auto"/>
              <w:left w:val="single" w:sz="2" w:space="0" w:color="auto"/>
              <w:bottom w:val="single" w:sz="2" w:space="0" w:color="auto"/>
              <w:right w:val="single" w:sz="2" w:space="0" w:color="auto"/>
            </w:tcBorders>
            <w:vAlign w:val="center"/>
            <w:hideMark/>
          </w:tcPr>
          <w:p w:rsidR="001817DA" w:rsidRDefault="001817DA" w:rsidP="00B40BBD">
            <w:pPr>
              <w:pStyle w:val="TestCaseDescription"/>
              <w:rPr>
                <w:ins w:id="1944" w:author="Seggelke, Klaus" w:date="2017-03-21T10:48:00Z"/>
              </w:rPr>
            </w:pPr>
            <w:ins w:id="1945" w:author="Seggelke, Klaus" w:date="2017-03-21T10:48:00Z">
              <w:r>
                <w:t>Pre-conditions:</w:t>
              </w:r>
            </w:ins>
          </w:p>
        </w:tc>
        <w:tc>
          <w:tcPr>
            <w:tcW w:w="7979" w:type="dxa"/>
            <w:tcBorders>
              <w:top w:val="single" w:sz="2" w:space="0" w:color="auto"/>
              <w:left w:val="single" w:sz="2" w:space="0" w:color="auto"/>
              <w:bottom w:val="single" w:sz="2" w:space="0" w:color="auto"/>
              <w:right w:val="single" w:sz="2" w:space="0" w:color="auto"/>
            </w:tcBorders>
          </w:tcPr>
          <w:p w:rsidR="001817DA" w:rsidRDefault="001817DA" w:rsidP="00B40BBD">
            <w:pPr>
              <w:pStyle w:val="TestCaseInfo"/>
              <w:rPr>
                <w:ins w:id="1946" w:author="Seggelke, Klaus" w:date="2017-03-21T10:48:00Z"/>
                <w:lang w:eastAsia="zh-CN"/>
              </w:rPr>
            </w:pPr>
            <w:ins w:id="1947" w:author="Seggelke, Klaus" w:date="2017-03-21T10:48:00Z">
              <w:r>
                <w:rPr>
                  <w:lang w:eastAsia="zh-CN"/>
                </w:rPr>
                <w:t>If the VNF depends on the existence of any hardware capabilities, these required hardware capabilities should be pre-installed in the system and the NFVI should list them as available virtualized resources.</w:t>
              </w:r>
            </w:ins>
          </w:p>
        </w:tc>
      </w:tr>
      <w:tr w:rsidR="001817DA" w:rsidTr="00B40BBD">
        <w:trPr>
          <w:trHeight w:val="1642"/>
          <w:ins w:id="1948" w:author="Seggelke, Klaus" w:date="2017-03-21T10:48:00Z"/>
        </w:trPr>
        <w:tc>
          <w:tcPr>
            <w:tcW w:w="1351" w:type="dxa"/>
            <w:tcBorders>
              <w:top w:val="single" w:sz="2" w:space="0" w:color="auto"/>
              <w:left w:val="single" w:sz="2" w:space="0" w:color="auto"/>
              <w:bottom w:val="single" w:sz="2" w:space="0" w:color="auto"/>
              <w:right w:val="single" w:sz="2" w:space="0" w:color="auto"/>
            </w:tcBorders>
            <w:vAlign w:val="center"/>
            <w:hideMark/>
          </w:tcPr>
          <w:p w:rsidR="001817DA" w:rsidRDefault="001817DA" w:rsidP="00B40BBD">
            <w:pPr>
              <w:pStyle w:val="TestCaseDescription"/>
              <w:rPr>
                <w:ins w:id="1949" w:author="Seggelke, Klaus" w:date="2017-03-21T10:48:00Z"/>
              </w:rPr>
            </w:pPr>
            <w:ins w:id="1950" w:author="Seggelke, Klaus" w:date="2017-03-21T10:48:00Z">
              <w:r>
                <w:t>Procedure</w:t>
              </w:r>
            </w:ins>
          </w:p>
        </w:tc>
        <w:tc>
          <w:tcPr>
            <w:tcW w:w="7979" w:type="dxa"/>
            <w:tcBorders>
              <w:top w:val="single" w:sz="2" w:space="0" w:color="auto"/>
              <w:left w:val="single" w:sz="2" w:space="0" w:color="auto"/>
              <w:bottom w:val="single" w:sz="2" w:space="0" w:color="auto"/>
              <w:right w:val="single" w:sz="2" w:space="0" w:color="auto"/>
            </w:tcBorders>
          </w:tcPr>
          <w:p w:rsidR="001817DA" w:rsidRDefault="001817DA" w:rsidP="00B40BBD">
            <w:pPr>
              <w:pStyle w:val="TestCaseInfo"/>
              <w:rPr>
                <w:ins w:id="1951" w:author="Seggelke, Klaus" w:date="2017-03-21T10:48:00Z"/>
              </w:rPr>
            </w:pPr>
            <w:ins w:id="1952" w:author="Seggelke, Klaus" w:date="2017-03-21T10:48:00Z">
              <w:r w:rsidRPr="00955140">
                <w:t>Measure the time to instantiate a VNF</w:t>
              </w:r>
              <w:r>
                <w:t xml:space="preserve">. The test therefore gets executed multiple times in the loop to </w:t>
              </w:r>
              <w:r w:rsidRPr="00955140">
                <w:t>get an average</w:t>
              </w:r>
              <w:r>
                <w:t>.</w:t>
              </w:r>
            </w:ins>
          </w:p>
          <w:p w:rsidR="001817DA" w:rsidRDefault="001817DA" w:rsidP="00B40BBD">
            <w:pPr>
              <w:pStyle w:val="TestCaseInfo"/>
              <w:rPr>
                <w:ins w:id="1953" w:author="Seggelke, Klaus" w:date="2017-03-21T10:48:00Z"/>
              </w:rPr>
            </w:pPr>
          </w:p>
          <w:p w:rsidR="001817DA" w:rsidRPr="00955140" w:rsidRDefault="001817DA" w:rsidP="00B40BBD">
            <w:pPr>
              <w:pStyle w:val="TestCaseInfo"/>
              <w:rPr>
                <w:ins w:id="1954" w:author="Seggelke, Klaus" w:date="2017-03-21T10:48:00Z"/>
              </w:rPr>
            </w:pPr>
            <w:ins w:id="1955" w:author="Seggelke, Klaus" w:date="2017-03-21T10:48:00Z">
              <w:r>
                <w:t>Sequence:</w:t>
              </w:r>
            </w:ins>
          </w:p>
          <w:p w:rsidR="009D41C4" w:rsidRDefault="009D41C4" w:rsidP="001817DA">
            <w:pPr>
              <w:pStyle w:val="TestCaseInfo"/>
              <w:numPr>
                <w:ilvl w:val="0"/>
                <w:numId w:val="246"/>
              </w:numPr>
              <w:rPr>
                <w:ins w:id="1956" w:author="Seggelke, Klaus" w:date="2017-03-21T10:49:00Z"/>
              </w:rPr>
            </w:pPr>
            <w:ins w:id="1957" w:author="Seggelke, Klaus" w:date="2017-03-21T10:49:00Z">
              <w:r>
                <w:t>Start low Traffic</w:t>
              </w:r>
            </w:ins>
          </w:p>
          <w:p w:rsidR="001817DA" w:rsidRPr="00955140" w:rsidRDefault="001817DA" w:rsidP="001817DA">
            <w:pPr>
              <w:pStyle w:val="TestCaseInfo"/>
              <w:numPr>
                <w:ilvl w:val="0"/>
                <w:numId w:val="246"/>
              </w:numPr>
              <w:rPr>
                <w:ins w:id="1958" w:author="Seggelke, Klaus" w:date="2017-03-21T10:48:00Z"/>
              </w:rPr>
            </w:pPr>
            <w:ins w:id="1959" w:author="Seggelke, Klaus" w:date="2017-03-21T10:48:00Z">
              <w:r w:rsidRPr="00955140">
                <w:t>Instantiate the VNF (--&gt; time stamp)</w:t>
              </w:r>
            </w:ins>
          </w:p>
          <w:p w:rsidR="001817DA" w:rsidRDefault="001817DA" w:rsidP="001817DA">
            <w:pPr>
              <w:pStyle w:val="TestCaseInfo"/>
              <w:numPr>
                <w:ilvl w:val="0"/>
                <w:numId w:val="246"/>
              </w:numPr>
              <w:rPr>
                <w:ins w:id="1960" w:author="Seggelke, Klaus" w:date="2017-03-21T10:48:00Z"/>
              </w:rPr>
            </w:pPr>
            <w:ins w:id="1961" w:author="Seggelke, Klaus" w:date="2017-03-21T10:48:00Z">
              <w:r w:rsidRPr="005F76A6">
                <w:t>Validate VNF instantiation state is INSTANTIATED and VNF state is STARTED (--&gt; time stamp when correct state reached)</w:t>
              </w:r>
            </w:ins>
          </w:p>
          <w:p w:rsidR="001817DA" w:rsidRDefault="001817DA" w:rsidP="001817DA">
            <w:pPr>
              <w:pStyle w:val="TestCaseInfo"/>
              <w:numPr>
                <w:ilvl w:val="0"/>
                <w:numId w:val="246"/>
              </w:numPr>
              <w:rPr>
                <w:ins w:id="1962" w:author="Seggelke, Klaus" w:date="2017-03-21T10:48:00Z"/>
              </w:rPr>
            </w:pPr>
            <w:ins w:id="1963" w:author="Seggelke, Klaus" w:date="2017-03-21T10:48:00Z">
              <w:r w:rsidRPr="005F76A6">
                <w:t>Update VNF (--&gt; time stamp)</w:t>
              </w:r>
            </w:ins>
          </w:p>
          <w:p w:rsidR="001817DA" w:rsidRDefault="001817DA" w:rsidP="001817DA">
            <w:pPr>
              <w:pStyle w:val="TestCaseInfo"/>
              <w:numPr>
                <w:ilvl w:val="0"/>
                <w:numId w:val="246"/>
              </w:numPr>
              <w:rPr>
                <w:ins w:id="1964" w:author="Seggelke, Klaus" w:date="2017-03-21T10:48:00Z"/>
              </w:rPr>
            </w:pPr>
            <w:ins w:id="1965" w:author="Seggelke, Klaus" w:date="2017-03-21T10:48:00Z">
              <w:r>
                <w:t xml:space="preserve">Validate configuration file has been </w:t>
              </w:r>
              <w:r w:rsidR="009C558A">
                <w:t>applied to the VNF</w:t>
              </w:r>
            </w:ins>
          </w:p>
          <w:p w:rsidR="001817DA" w:rsidRPr="00955140" w:rsidRDefault="001817DA" w:rsidP="001817DA">
            <w:pPr>
              <w:pStyle w:val="TestCaseInfo"/>
              <w:numPr>
                <w:ilvl w:val="0"/>
                <w:numId w:val="246"/>
              </w:numPr>
              <w:rPr>
                <w:ins w:id="1966" w:author="Seggelke, Klaus" w:date="2017-03-21T10:48:00Z"/>
              </w:rPr>
            </w:pPr>
            <w:ins w:id="1967" w:author="Seggelke, Klaus" w:date="2017-03-21T10:48:00Z">
              <w:r>
                <w:t>Validate license has been applied to the VNF if applicable</w:t>
              </w:r>
            </w:ins>
          </w:p>
          <w:p w:rsidR="001817DA" w:rsidRDefault="001817DA" w:rsidP="001817DA">
            <w:pPr>
              <w:pStyle w:val="TestCaseInfo"/>
              <w:numPr>
                <w:ilvl w:val="0"/>
                <w:numId w:val="246"/>
              </w:numPr>
              <w:rPr>
                <w:ins w:id="1968" w:author="Seggelke, Klaus" w:date="2017-03-21T10:48:00Z"/>
              </w:rPr>
            </w:pPr>
            <w:ins w:id="1969" w:author="Seggelke, Klaus" w:date="2017-03-21T10:48:00Z">
              <w:r w:rsidRPr="007263DA">
                <w:t>Validate the right vResources have been allocated</w:t>
              </w:r>
            </w:ins>
          </w:p>
          <w:p w:rsidR="001817DA" w:rsidRDefault="001817DA" w:rsidP="001817DA">
            <w:pPr>
              <w:pStyle w:val="TestCaseInfo"/>
              <w:numPr>
                <w:ilvl w:val="0"/>
                <w:numId w:val="246"/>
              </w:numPr>
              <w:rPr>
                <w:ins w:id="1970" w:author="Seggelke, Klaus" w:date="2017-03-21T10:48:00Z"/>
              </w:rPr>
            </w:pPr>
            <w:ins w:id="1971" w:author="Seggelke, Klaus" w:date="2017-03-21T10:48:00Z">
              <w:r>
                <w:t>Validate traffic flow as the VNF should be in VNF stats STARTED</w:t>
              </w:r>
            </w:ins>
          </w:p>
          <w:p w:rsidR="001817DA" w:rsidRDefault="001817DA" w:rsidP="001817DA">
            <w:pPr>
              <w:pStyle w:val="TestCaseInfo"/>
              <w:numPr>
                <w:ilvl w:val="0"/>
                <w:numId w:val="246"/>
              </w:numPr>
              <w:rPr>
                <w:ins w:id="1972" w:author="Seggelke, Klaus" w:date="2017-03-21T10:48:00Z"/>
              </w:rPr>
            </w:pPr>
            <w:ins w:id="1973" w:author="Seggelke, Klaus" w:date="2017-03-21T10:48:00Z">
              <w:r>
                <w:t>Stop Traffic</w:t>
              </w:r>
            </w:ins>
          </w:p>
          <w:p w:rsidR="001817DA" w:rsidRDefault="001817DA" w:rsidP="001817DA">
            <w:pPr>
              <w:pStyle w:val="TestCaseInfo"/>
              <w:numPr>
                <w:ilvl w:val="0"/>
                <w:numId w:val="246"/>
              </w:numPr>
              <w:rPr>
                <w:ins w:id="1974" w:author="Seggelke, Klaus" w:date="2017-03-21T10:48:00Z"/>
              </w:rPr>
            </w:pPr>
            <w:ins w:id="1975" w:author="Seggelke, Klaus" w:date="2017-03-21T10:48:00Z">
              <w:r w:rsidRPr="007263DA">
                <w:t>Calculate the instantiation time</w:t>
              </w:r>
            </w:ins>
          </w:p>
          <w:p w:rsidR="001817DA" w:rsidRPr="00955140" w:rsidRDefault="001817DA" w:rsidP="001817DA">
            <w:pPr>
              <w:pStyle w:val="TestCaseInfo"/>
              <w:numPr>
                <w:ilvl w:val="0"/>
                <w:numId w:val="246"/>
              </w:numPr>
              <w:rPr>
                <w:ins w:id="1976" w:author="Seggelke, Klaus" w:date="2017-03-21T10:48:00Z"/>
              </w:rPr>
            </w:pPr>
            <w:ins w:id="1977" w:author="Seggelke, Klaus" w:date="2017-03-21T10:48:00Z">
              <w:r>
                <w:t>Terminate VNF</w:t>
              </w:r>
            </w:ins>
          </w:p>
        </w:tc>
      </w:tr>
      <w:tr w:rsidR="001817DA" w:rsidTr="00B40BBD">
        <w:trPr>
          <w:ins w:id="1978" w:author="Seggelke, Klaus" w:date="2017-03-21T10:48:00Z"/>
        </w:trPr>
        <w:tc>
          <w:tcPr>
            <w:tcW w:w="1351" w:type="dxa"/>
            <w:tcBorders>
              <w:top w:val="single" w:sz="2" w:space="0" w:color="auto"/>
              <w:left w:val="single" w:sz="2" w:space="0" w:color="auto"/>
              <w:bottom w:val="single" w:sz="2" w:space="0" w:color="auto"/>
              <w:right w:val="single" w:sz="2" w:space="0" w:color="auto"/>
            </w:tcBorders>
            <w:vAlign w:val="center"/>
            <w:hideMark/>
          </w:tcPr>
          <w:p w:rsidR="001817DA" w:rsidRDefault="001817DA" w:rsidP="00B40BBD">
            <w:pPr>
              <w:pStyle w:val="TestCaseDescription"/>
              <w:rPr>
                <w:ins w:id="1979" w:author="Seggelke, Klaus" w:date="2017-03-21T10:48:00Z"/>
              </w:rPr>
            </w:pPr>
            <w:ins w:id="1980" w:author="Seggelke, Klaus" w:date="2017-03-21T10:48: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1817DA" w:rsidRDefault="001817DA" w:rsidP="00B40BBD">
            <w:pPr>
              <w:pStyle w:val="TestCaseInfo"/>
              <w:rPr>
                <w:ins w:id="1981" w:author="Seggelke, Klaus" w:date="2017-03-21T10:48:00Z"/>
              </w:rPr>
            </w:pPr>
            <w:ins w:id="1982" w:author="Seggelke, Klaus" w:date="2017-03-21T10:48:00Z">
              <w:r>
                <w:t xml:space="preserve">Measure the time it takes to instantiate a VNF and get it into the state “STARTED” </w:t>
              </w:r>
              <w:r>
                <w:sym w:font="Wingdings" w:char="F0E0"/>
              </w:r>
              <w:r>
                <w:t xml:space="preserve"> VNF Service instantiation time</w:t>
              </w:r>
            </w:ins>
          </w:p>
        </w:tc>
      </w:tr>
      <w:tr w:rsidR="001817DA" w:rsidTr="00B40BBD">
        <w:trPr>
          <w:ins w:id="1983" w:author="Seggelke, Klaus" w:date="2017-03-21T10:48:00Z"/>
        </w:trPr>
        <w:tc>
          <w:tcPr>
            <w:tcW w:w="1351" w:type="dxa"/>
            <w:tcBorders>
              <w:top w:val="single" w:sz="2" w:space="0" w:color="auto"/>
              <w:left w:val="single" w:sz="2" w:space="0" w:color="auto"/>
              <w:bottom w:val="single" w:sz="2" w:space="0" w:color="auto"/>
              <w:right w:val="single" w:sz="2" w:space="0" w:color="auto"/>
            </w:tcBorders>
            <w:vAlign w:val="center"/>
            <w:hideMark/>
          </w:tcPr>
          <w:p w:rsidR="001817DA" w:rsidRDefault="001817DA" w:rsidP="00B40BBD">
            <w:pPr>
              <w:pStyle w:val="TestCaseDescription"/>
              <w:rPr>
                <w:ins w:id="1984" w:author="Seggelke, Klaus" w:date="2017-03-21T10:48:00Z"/>
                <w:noProof/>
              </w:rPr>
            </w:pPr>
            <w:ins w:id="1985" w:author="Seggelke, Klaus" w:date="2017-03-21T10:48: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1817DA" w:rsidRDefault="001817DA" w:rsidP="00B40BBD">
            <w:pPr>
              <w:pStyle w:val="TestCaseInfo"/>
              <w:rPr>
                <w:ins w:id="1986" w:author="Seggelke, Klaus" w:date="2017-03-21T10:48:00Z"/>
              </w:rPr>
            </w:pPr>
          </w:p>
        </w:tc>
      </w:tr>
    </w:tbl>
    <w:p w:rsidR="001817DA" w:rsidRDefault="001817DA" w:rsidP="005A676A">
      <w:pPr>
        <w:rPr>
          <w:lang w:eastAsia="zh-CN"/>
        </w:rPr>
      </w:pPr>
    </w:p>
    <w:p w:rsidR="0043455E" w:rsidDel="009D41C4" w:rsidRDefault="0043455E" w:rsidP="005A676A">
      <w:pPr>
        <w:rPr>
          <w:del w:id="1987" w:author="Seggelke, Klaus" w:date="2017-03-21T10:53: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Del="009D41C4" w:rsidTr="005A676A">
        <w:trPr>
          <w:del w:id="1988" w:author="Seggelke, Klaus" w:date="2017-03-21T10:53:00Z"/>
        </w:trPr>
        <w:tc>
          <w:tcPr>
            <w:tcW w:w="9330" w:type="dxa"/>
            <w:gridSpan w:val="2"/>
            <w:tcBorders>
              <w:top w:val="single" w:sz="2" w:space="0" w:color="auto"/>
              <w:left w:val="single" w:sz="2" w:space="0" w:color="auto"/>
              <w:bottom w:val="single" w:sz="2" w:space="0" w:color="auto"/>
              <w:right w:val="single" w:sz="2" w:space="0" w:color="auto"/>
            </w:tcBorders>
            <w:hideMark/>
          </w:tcPr>
          <w:p w:rsidR="005A676A" w:rsidDel="009D41C4" w:rsidRDefault="00BC7D6D" w:rsidP="005A676A">
            <w:pPr>
              <w:pStyle w:val="TestCase"/>
              <w:rPr>
                <w:del w:id="1989" w:author="Seggelke, Klaus" w:date="2017-03-21T10:53:00Z"/>
              </w:rPr>
            </w:pPr>
            <w:bookmarkStart w:id="1990" w:name="_Toc454184411"/>
            <w:del w:id="1991" w:author="Seggelke, Klaus" w:date="2017-03-21T10:53:00Z">
              <w:r w:rsidDel="009D41C4">
                <w:delText>TC.VNF.STATE.INST.002</w:delText>
              </w:r>
              <w:r w:rsidDel="009D41C4">
                <w:tab/>
              </w:r>
              <w:r w:rsidR="005A676A" w:rsidRPr="00955140" w:rsidDel="009D41C4">
                <w:delText xml:space="preserve">VNF Instantiation </w:delText>
              </w:r>
            </w:del>
            <w:del w:id="1992" w:author="Seggelke, Klaus" w:date="2017-03-21T10:51:00Z">
              <w:r w:rsidR="005A676A" w:rsidRPr="00955140" w:rsidDel="009D41C4">
                <w:delText xml:space="preserve">without </w:delText>
              </w:r>
            </w:del>
            <w:del w:id="1993" w:author="Seggelke, Klaus" w:date="2017-03-21T10:53:00Z">
              <w:r w:rsidR="005A676A" w:rsidRPr="00955140" w:rsidDel="009D41C4">
                <w:delText xml:space="preserve">Element Management </w:delText>
              </w:r>
            </w:del>
            <w:del w:id="1994" w:author="Seggelke, Klaus" w:date="2017-03-21T10:51:00Z">
              <w:r w:rsidR="005A676A" w:rsidRPr="00955140" w:rsidDel="009D41C4">
                <w:delText>without traffic</w:delText>
              </w:r>
              <w:r w:rsidR="005A676A" w:rsidDel="009D41C4">
                <w:delText xml:space="preserve"> without </w:delText>
              </w:r>
            </w:del>
            <w:del w:id="1995" w:author="Seggelke, Klaus" w:date="2017-03-21T10:53:00Z">
              <w:r w:rsidR="005A676A" w:rsidDel="009D41C4">
                <w:delText>config</w:delText>
              </w:r>
              <w:r w:rsidR="00A312A4" w:rsidDel="009D41C4">
                <w:delText>uration</w:delText>
              </w:r>
              <w:r w:rsidR="005A676A" w:rsidDel="009D41C4">
                <w:delText xml:space="preserve"> file</w:delText>
              </w:r>
              <w:bookmarkEnd w:id="1990"/>
            </w:del>
          </w:p>
        </w:tc>
      </w:tr>
      <w:tr w:rsidR="005A676A" w:rsidDel="009D41C4" w:rsidTr="00771820">
        <w:trPr>
          <w:trHeight w:val="896"/>
          <w:del w:id="1996" w:author="Seggelke, Klaus" w:date="2017-03-21T10:53: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9D41C4" w:rsidRDefault="005A676A" w:rsidP="00771820">
            <w:pPr>
              <w:pStyle w:val="TestCaseDescription"/>
              <w:rPr>
                <w:del w:id="1997" w:author="Seggelke, Klaus" w:date="2017-03-21T10:53:00Z"/>
              </w:rPr>
            </w:pPr>
            <w:del w:id="1998" w:author="Seggelke, Klaus" w:date="2017-03-21T10:53:00Z">
              <w:r w:rsidDel="009D41C4">
                <w:delText>Purpose:</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Del="009D41C4" w:rsidRDefault="005A676A" w:rsidP="00175E11">
            <w:pPr>
              <w:pStyle w:val="TestCaseInfo"/>
              <w:rPr>
                <w:del w:id="1999" w:author="Seggelke, Klaus" w:date="2017-03-21T10:53:00Z"/>
                <w:lang w:eastAsia="zh-CN"/>
              </w:rPr>
            </w:pPr>
            <w:del w:id="2000" w:author="Seggelke, Klaus" w:date="2017-03-21T10:53:00Z">
              <w:r w:rsidDel="009D41C4">
                <w:rPr>
                  <w:lang w:eastAsia="zh-CN"/>
                </w:rPr>
                <w:delText xml:space="preserve">Verify the </w:delText>
              </w:r>
            </w:del>
            <w:del w:id="2001" w:author="Seggelke, Klaus" w:date="2017-03-17T08:57:00Z">
              <w:r w:rsidDel="00C53C0C">
                <w:rPr>
                  <w:lang w:eastAsia="zh-CN"/>
                </w:rPr>
                <w:delText xml:space="preserve">VNFM </w:delText>
              </w:r>
            </w:del>
            <w:del w:id="2002" w:author="Seggelke, Klaus" w:date="2017-03-21T10:53:00Z">
              <w:r w:rsidDel="009D41C4">
                <w:rPr>
                  <w:lang w:eastAsia="zh-CN"/>
                </w:rPr>
                <w:delText xml:space="preserve">has the capability to instantiate a VNF and transitions to the </w:delText>
              </w:r>
              <w:r w:rsidR="00485412" w:rsidDel="009D41C4">
                <w:rPr>
                  <w:lang w:eastAsia="zh-CN"/>
                </w:rPr>
                <w:delText xml:space="preserve">VNF instantiation state </w:delText>
              </w:r>
              <w:r w:rsidDel="009D41C4">
                <w:rPr>
                  <w:lang w:eastAsia="zh-CN"/>
                </w:rPr>
                <w:delText>“</w:delText>
              </w:r>
              <w:r w:rsidR="006C2BE7" w:rsidDel="009D41C4">
                <w:rPr>
                  <w:lang w:eastAsia="zh-CN"/>
                </w:rPr>
                <w:delText>INSTANTIATED</w:delText>
              </w:r>
              <w:r w:rsidDel="009D41C4">
                <w:rPr>
                  <w:lang w:eastAsia="zh-CN"/>
                </w:rPr>
                <w:delText>”</w:delText>
              </w:r>
              <w:r w:rsidR="00485412" w:rsidDel="009D41C4">
                <w:rPr>
                  <w:lang w:eastAsia="zh-CN"/>
                </w:rPr>
                <w:delText xml:space="preserve"> and VNF state to “STARTED”</w:delText>
              </w:r>
              <w:r w:rsidDel="009D41C4">
                <w:rPr>
                  <w:lang w:eastAsia="zh-CN"/>
                </w:rPr>
                <w:delText xml:space="preserve"> automatically as there is no</w:delText>
              </w:r>
              <w:r w:rsidR="00175E11" w:rsidDel="009D41C4">
                <w:rPr>
                  <w:lang w:eastAsia="zh-CN"/>
                </w:rPr>
                <w:delText xml:space="preserve"> EM involvement and the VNF does</w:delText>
              </w:r>
              <w:r w:rsidDel="009D41C4">
                <w:rPr>
                  <w:lang w:eastAsia="zh-CN"/>
                </w:rPr>
                <w:delText>n</w:delText>
              </w:r>
              <w:r w:rsidR="00175E11" w:rsidDel="009D41C4">
                <w:rPr>
                  <w:lang w:eastAsia="zh-CN"/>
                </w:rPr>
                <w:delText>’</w:delText>
              </w:r>
              <w:r w:rsidDel="009D41C4">
                <w:rPr>
                  <w:lang w:eastAsia="zh-CN"/>
                </w:rPr>
                <w:delText>t receive its config</w:delText>
              </w:r>
              <w:r w:rsidR="00175E11" w:rsidDel="009D41C4">
                <w:rPr>
                  <w:lang w:eastAsia="zh-CN"/>
                </w:rPr>
                <w:delText>uration</w:delText>
              </w:r>
              <w:r w:rsidDel="009D41C4">
                <w:rPr>
                  <w:lang w:eastAsia="zh-CN"/>
                </w:rPr>
                <w:delText xml:space="preserve"> to go into the state “</w:delText>
              </w:r>
              <w:r w:rsidR="006C2BE7" w:rsidDel="009D41C4">
                <w:rPr>
                  <w:lang w:eastAsia="zh-CN"/>
                </w:rPr>
                <w:delText>STARTED</w:delText>
              </w:r>
              <w:r w:rsidDel="009D41C4">
                <w:rPr>
                  <w:lang w:eastAsia="zh-CN"/>
                </w:rPr>
                <w:delText>”</w:delText>
              </w:r>
            </w:del>
          </w:p>
        </w:tc>
      </w:tr>
      <w:tr w:rsidR="005A676A" w:rsidDel="009D41C4" w:rsidTr="00771820">
        <w:trPr>
          <w:del w:id="2003" w:author="Seggelke, Klaus" w:date="2017-03-21T10:53: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9D41C4" w:rsidRDefault="005A676A" w:rsidP="00771820">
            <w:pPr>
              <w:pStyle w:val="TestCaseDescription"/>
              <w:rPr>
                <w:del w:id="2004" w:author="Seggelke, Klaus" w:date="2017-03-21T10:53:00Z"/>
              </w:rPr>
            </w:pPr>
            <w:del w:id="2005" w:author="Seggelke, Klaus" w:date="2017-03-21T10:53:00Z">
              <w:r w:rsidDel="009D41C4">
                <w:delText>Description</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Del="009D41C4" w:rsidRDefault="005A676A" w:rsidP="00771820">
            <w:pPr>
              <w:pStyle w:val="TestCaseInfo"/>
              <w:rPr>
                <w:del w:id="2006" w:author="Seggelke, Klaus" w:date="2017-03-21T10:53:00Z"/>
                <w:lang w:eastAsia="zh-CN"/>
              </w:rPr>
            </w:pPr>
            <w:del w:id="2007" w:author="Seggelke, Klaus" w:date="2017-03-21T10:53:00Z">
              <w:r w:rsidDel="009D41C4">
                <w:rPr>
                  <w:lang w:eastAsia="zh-CN"/>
                </w:rPr>
                <w:delText xml:space="preserve">The VNF instantiation can be initiated through the </w:delText>
              </w:r>
              <w:r w:rsidR="006C2BE7" w:rsidDel="009D41C4">
                <w:rPr>
                  <w:lang w:eastAsia="zh-CN"/>
                </w:rPr>
                <w:delText>NFVO</w:delText>
              </w:r>
              <w:r w:rsidDel="009D41C4">
                <w:rPr>
                  <w:lang w:eastAsia="zh-CN"/>
                </w:rPr>
                <w:delText xml:space="preserve"> or the VNFM. It involves the allocation of virtual and physical resources and applying the initial configuration. A license may get applied to the VNF to allow it correct operation.</w:delText>
              </w:r>
            </w:del>
          </w:p>
          <w:p w:rsidR="005A676A" w:rsidDel="009D41C4" w:rsidRDefault="005A676A" w:rsidP="00771820">
            <w:pPr>
              <w:pStyle w:val="TestCaseInfo"/>
              <w:rPr>
                <w:del w:id="2008" w:author="Seggelke, Klaus" w:date="2017-03-21T10:53:00Z"/>
                <w:lang w:eastAsia="zh-CN"/>
              </w:rPr>
            </w:pPr>
            <w:del w:id="2009" w:author="Seggelke, Klaus" w:date="2017-03-21T10:53:00Z">
              <w:r w:rsidDel="009D41C4">
                <w:rPr>
                  <w:lang w:eastAsia="zh-CN"/>
                </w:rPr>
                <w:delText>By default, the NFVI should have allocated the minimal resources and other required hardware capabilities. This includes also needed NIC cards.</w:delText>
              </w:r>
            </w:del>
          </w:p>
          <w:p w:rsidR="005A676A" w:rsidDel="009D41C4" w:rsidRDefault="005A676A" w:rsidP="00771820">
            <w:pPr>
              <w:pStyle w:val="TestCaseInfo"/>
              <w:rPr>
                <w:del w:id="2010" w:author="Seggelke, Klaus" w:date="2017-03-21T10:53:00Z"/>
                <w:lang w:eastAsia="zh-CN"/>
              </w:rPr>
            </w:pPr>
            <w:del w:id="2011" w:author="Seggelke, Klaus" w:date="2017-03-21T10:53:00Z">
              <w:r w:rsidDel="009D41C4">
                <w:rPr>
                  <w:lang w:eastAsia="zh-CN"/>
                </w:rPr>
                <w:delText>If the VNF has specific resource requirements (CPU type, NIC type, …), the compatibility validation must pass if the resources are available. If they are not fulfilled, the VNF should not be instantiated.</w:delText>
              </w:r>
            </w:del>
          </w:p>
        </w:tc>
      </w:tr>
      <w:tr w:rsidR="005A676A" w:rsidDel="009D41C4" w:rsidTr="00771820">
        <w:trPr>
          <w:trHeight w:val="283"/>
          <w:del w:id="2012" w:author="Seggelke, Klaus" w:date="2017-03-21T10:53: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9D41C4" w:rsidRDefault="005A676A" w:rsidP="00771820">
            <w:pPr>
              <w:pStyle w:val="TestCaseDescription"/>
              <w:rPr>
                <w:del w:id="2013" w:author="Seggelke, Klaus" w:date="2017-03-21T10:53:00Z"/>
              </w:rPr>
            </w:pPr>
            <w:del w:id="2014" w:author="Seggelke, Klaus" w:date="2017-03-21T10:53:00Z">
              <w:r w:rsidDel="009D41C4">
                <w:delText>Test Setup</w:delText>
              </w:r>
            </w:del>
          </w:p>
        </w:tc>
        <w:tc>
          <w:tcPr>
            <w:tcW w:w="7979" w:type="dxa"/>
            <w:tcBorders>
              <w:top w:val="single" w:sz="2" w:space="0" w:color="auto"/>
              <w:left w:val="single" w:sz="2" w:space="0" w:color="auto"/>
              <w:bottom w:val="single" w:sz="2" w:space="0" w:color="auto"/>
              <w:right w:val="single" w:sz="2" w:space="0" w:color="auto"/>
            </w:tcBorders>
          </w:tcPr>
          <w:p w:rsidR="005A676A" w:rsidDel="009D41C4" w:rsidRDefault="005A676A" w:rsidP="00771820">
            <w:pPr>
              <w:pStyle w:val="TestCaseInfo"/>
              <w:rPr>
                <w:del w:id="2015" w:author="Seggelke, Klaus" w:date="2017-03-21T10:53:00Z"/>
                <w:lang w:eastAsia="zh-CN"/>
              </w:rPr>
            </w:pPr>
          </w:p>
        </w:tc>
      </w:tr>
      <w:tr w:rsidR="005A676A" w:rsidDel="009D41C4" w:rsidTr="00771820">
        <w:trPr>
          <w:trHeight w:val="515"/>
          <w:del w:id="2016" w:author="Seggelke, Klaus" w:date="2017-03-21T10:53: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9D41C4" w:rsidRDefault="005A676A" w:rsidP="00771820">
            <w:pPr>
              <w:pStyle w:val="TestCaseDescription"/>
              <w:rPr>
                <w:del w:id="2017" w:author="Seggelke, Klaus" w:date="2017-03-21T10:53:00Z"/>
              </w:rPr>
            </w:pPr>
            <w:del w:id="2018" w:author="Seggelke, Klaus" w:date="2017-03-21T10:53:00Z">
              <w:r w:rsidDel="009D41C4">
                <w:delText>Parameters</w:delText>
              </w:r>
            </w:del>
          </w:p>
        </w:tc>
        <w:tc>
          <w:tcPr>
            <w:tcW w:w="7979" w:type="dxa"/>
            <w:tcBorders>
              <w:top w:val="single" w:sz="2" w:space="0" w:color="auto"/>
              <w:left w:val="single" w:sz="2" w:space="0" w:color="auto"/>
              <w:bottom w:val="single" w:sz="2" w:space="0" w:color="auto"/>
              <w:right w:val="single" w:sz="2" w:space="0" w:color="auto"/>
            </w:tcBorders>
          </w:tcPr>
          <w:p w:rsidR="005A676A" w:rsidDel="009D41C4" w:rsidRDefault="005A676A" w:rsidP="00771820">
            <w:pPr>
              <w:pStyle w:val="TestCaseInfo"/>
              <w:rPr>
                <w:del w:id="2019" w:author="Seggelke, Klaus" w:date="2017-03-21T10:53:00Z"/>
              </w:rPr>
            </w:pPr>
          </w:p>
        </w:tc>
      </w:tr>
      <w:tr w:rsidR="005A676A" w:rsidDel="009D41C4" w:rsidTr="00771820">
        <w:trPr>
          <w:del w:id="2020" w:author="Seggelke, Klaus" w:date="2017-03-21T10:53: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9D41C4" w:rsidRDefault="005A676A" w:rsidP="00771820">
            <w:pPr>
              <w:pStyle w:val="TestCaseDescription"/>
              <w:rPr>
                <w:del w:id="2021" w:author="Seggelke, Klaus" w:date="2017-03-21T10:53:00Z"/>
              </w:rPr>
            </w:pPr>
            <w:del w:id="2022" w:author="Seggelke, Klaus" w:date="2017-03-21T10:53:00Z">
              <w:r w:rsidDel="009D41C4">
                <w:delText>Success Guarantee:</w:delText>
              </w:r>
            </w:del>
          </w:p>
        </w:tc>
        <w:tc>
          <w:tcPr>
            <w:tcW w:w="7979" w:type="dxa"/>
            <w:tcBorders>
              <w:top w:val="single" w:sz="2" w:space="0" w:color="auto"/>
              <w:left w:val="single" w:sz="2" w:space="0" w:color="auto"/>
              <w:bottom w:val="single" w:sz="2" w:space="0" w:color="auto"/>
              <w:right w:val="single" w:sz="2" w:space="0" w:color="auto"/>
            </w:tcBorders>
          </w:tcPr>
          <w:p w:rsidR="005A676A" w:rsidDel="009D41C4" w:rsidRDefault="005A676A" w:rsidP="00771820">
            <w:pPr>
              <w:pStyle w:val="TestCaseInfo"/>
              <w:rPr>
                <w:del w:id="2023" w:author="Seggelke, Klaus" w:date="2017-03-21T10:53:00Z"/>
              </w:rPr>
            </w:pPr>
          </w:p>
        </w:tc>
      </w:tr>
      <w:tr w:rsidR="005A676A" w:rsidDel="009D41C4" w:rsidTr="00771820">
        <w:trPr>
          <w:del w:id="2024" w:author="Seggelke, Klaus" w:date="2017-03-21T10:53: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9D41C4" w:rsidRDefault="005A676A" w:rsidP="00771820">
            <w:pPr>
              <w:pStyle w:val="TestCaseDescription"/>
              <w:rPr>
                <w:del w:id="2025" w:author="Seggelke, Klaus" w:date="2017-03-21T10:53:00Z"/>
              </w:rPr>
            </w:pPr>
            <w:del w:id="2026" w:author="Seggelke, Klaus" w:date="2017-03-21T10:53:00Z">
              <w:r w:rsidDel="009D41C4">
                <w:delText>Pre-conditions:</w:delText>
              </w:r>
            </w:del>
          </w:p>
        </w:tc>
        <w:tc>
          <w:tcPr>
            <w:tcW w:w="7979" w:type="dxa"/>
            <w:tcBorders>
              <w:top w:val="single" w:sz="2" w:space="0" w:color="auto"/>
              <w:left w:val="single" w:sz="2" w:space="0" w:color="auto"/>
              <w:bottom w:val="single" w:sz="2" w:space="0" w:color="auto"/>
              <w:right w:val="single" w:sz="2" w:space="0" w:color="auto"/>
            </w:tcBorders>
          </w:tcPr>
          <w:p w:rsidR="005A676A" w:rsidDel="009D41C4" w:rsidRDefault="005A676A" w:rsidP="00771820">
            <w:pPr>
              <w:pStyle w:val="TestCaseInfo"/>
              <w:rPr>
                <w:del w:id="2027" w:author="Seggelke, Klaus" w:date="2017-03-21T10:53:00Z"/>
                <w:lang w:eastAsia="zh-CN"/>
              </w:rPr>
            </w:pPr>
            <w:del w:id="2028" w:author="Seggelke, Klaus" w:date="2017-03-21T10:53:00Z">
              <w:r w:rsidDel="009D41C4">
                <w:rPr>
                  <w:lang w:eastAsia="zh-CN"/>
                </w:rPr>
                <w:delText>If the VNF depends on the existence of any hardware capabilities, these required hardware capabilities should be pre-installed in the system and the NFVI should list them as available virtualized resources.</w:delText>
              </w:r>
            </w:del>
          </w:p>
        </w:tc>
      </w:tr>
      <w:tr w:rsidR="005A676A" w:rsidDel="009D41C4" w:rsidTr="00771820">
        <w:trPr>
          <w:trHeight w:val="1642"/>
          <w:del w:id="2029" w:author="Seggelke, Klaus" w:date="2017-03-21T10:53: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9D41C4" w:rsidRDefault="005A676A" w:rsidP="00771820">
            <w:pPr>
              <w:pStyle w:val="TestCaseDescription"/>
              <w:rPr>
                <w:del w:id="2030" w:author="Seggelke, Klaus" w:date="2017-03-21T10:53:00Z"/>
              </w:rPr>
            </w:pPr>
            <w:del w:id="2031" w:author="Seggelke, Klaus" w:date="2017-03-21T10:53:00Z">
              <w:r w:rsidDel="009D41C4">
                <w:delText>Procedure</w:delText>
              </w:r>
            </w:del>
          </w:p>
        </w:tc>
        <w:tc>
          <w:tcPr>
            <w:tcW w:w="7979" w:type="dxa"/>
            <w:tcBorders>
              <w:top w:val="single" w:sz="2" w:space="0" w:color="auto"/>
              <w:left w:val="single" w:sz="2" w:space="0" w:color="auto"/>
              <w:bottom w:val="single" w:sz="2" w:space="0" w:color="auto"/>
              <w:right w:val="single" w:sz="2" w:space="0" w:color="auto"/>
            </w:tcBorders>
          </w:tcPr>
          <w:p w:rsidR="005A676A" w:rsidDel="009D41C4" w:rsidRDefault="005A676A" w:rsidP="00771820">
            <w:pPr>
              <w:pStyle w:val="TestCaseInfo"/>
              <w:rPr>
                <w:del w:id="2032" w:author="Seggelke, Klaus" w:date="2017-03-21T10:53:00Z"/>
              </w:rPr>
            </w:pPr>
            <w:del w:id="2033" w:author="Seggelke, Klaus" w:date="2017-03-21T10:53:00Z">
              <w:r w:rsidRPr="00955140" w:rsidDel="009D41C4">
                <w:delText>Measure the time to instantiate a VNF</w:delText>
              </w:r>
              <w:r w:rsidDel="009D41C4">
                <w:delText xml:space="preserve">. The test therefore gets executed multiple times in the loop to </w:delText>
              </w:r>
              <w:r w:rsidRPr="00955140" w:rsidDel="009D41C4">
                <w:delText>get an average</w:delText>
              </w:r>
            </w:del>
          </w:p>
          <w:p w:rsidR="005A676A" w:rsidDel="009D41C4" w:rsidRDefault="005A676A" w:rsidP="00771820">
            <w:pPr>
              <w:pStyle w:val="TestCaseInfo"/>
              <w:rPr>
                <w:del w:id="2034" w:author="Seggelke, Klaus" w:date="2017-03-21T10:53:00Z"/>
              </w:rPr>
            </w:pPr>
          </w:p>
          <w:p w:rsidR="005A676A" w:rsidRPr="00955140" w:rsidDel="009D41C4" w:rsidRDefault="005A676A" w:rsidP="00771820">
            <w:pPr>
              <w:pStyle w:val="TestCaseInfo"/>
              <w:rPr>
                <w:del w:id="2035" w:author="Seggelke, Klaus" w:date="2017-03-21T10:53:00Z"/>
              </w:rPr>
            </w:pPr>
            <w:del w:id="2036" w:author="Seggelke, Klaus" w:date="2017-03-21T10:53:00Z">
              <w:r w:rsidDel="009D41C4">
                <w:delText>Sequence:</w:delText>
              </w:r>
            </w:del>
          </w:p>
          <w:p w:rsidR="005A676A" w:rsidRPr="00955140" w:rsidDel="009D41C4" w:rsidRDefault="005A676A" w:rsidP="006C2BE7">
            <w:pPr>
              <w:pStyle w:val="TestCaseInfo"/>
              <w:numPr>
                <w:ilvl w:val="0"/>
                <w:numId w:val="26"/>
              </w:numPr>
              <w:rPr>
                <w:del w:id="2037" w:author="Seggelke, Klaus" w:date="2017-03-21T10:53:00Z"/>
              </w:rPr>
            </w:pPr>
            <w:del w:id="2038" w:author="Seggelke, Klaus" w:date="2017-03-21T10:53:00Z">
              <w:r w:rsidRPr="00955140" w:rsidDel="009D41C4">
                <w:delText>Instantiate the VNF without load (--&gt; time stamp)</w:delText>
              </w:r>
            </w:del>
          </w:p>
          <w:p w:rsidR="005A676A" w:rsidDel="009D41C4" w:rsidRDefault="00074BEF" w:rsidP="006C2BE7">
            <w:pPr>
              <w:pStyle w:val="TestCaseInfo"/>
              <w:numPr>
                <w:ilvl w:val="0"/>
                <w:numId w:val="26"/>
              </w:numPr>
              <w:rPr>
                <w:del w:id="2039" w:author="Seggelke, Klaus" w:date="2017-03-21T10:53:00Z"/>
              </w:rPr>
            </w:pPr>
            <w:del w:id="2040" w:author="Seggelke, Klaus" w:date="2017-03-21T10:53:00Z">
              <w:r w:rsidRPr="00074BEF" w:rsidDel="009D41C4">
                <w:delText>Validate VNF instantiation state is INSTANTIATED and VNF state is STARTED (--&gt; time stamp when correct state reached)</w:delText>
              </w:r>
            </w:del>
          </w:p>
          <w:p w:rsidR="005A676A" w:rsidRPr="00955140" w:rsidDel="009D41C4" w:rsidRDefault="00074BEF" w:rsidP="006C2BE7">
            <w:pPr>
              <w:pStyle w:val="TestCaseInfo"/>
              <w:numPr>
                <w:ilvl w:val="0"/>
                <w:numId w:val="26"/>
              </w:numPr>
              <w:rPr>
                <w:del w:id="2041" w:author="Seggelke, Klaus" w:date="2017-03-21T10:53:00Z"/>
              </w:rPr>
            </w:pPr>
            <w:del w:id="2042" w:author="Seggelke, Klaus" w:date="2017-03-21T10:53:00Z">
              <w:r w:rsidRPr="00074BEF" w:rsidDel="009D41C4">
                <w:delText>Validate the right vResources have been allocated</w:delText>
              </w:r>
            </w:del>
          </w:p>
          <w:p w:rsidR="006C2BE7" w:rsidDel="009D41C4" w:rsidRDefault="006C2BE7" w:rsidP="006C2BE7">
            <w:pPr>
              <w:pStyle w:val="TestCaseInfo"/>
              <w:numPr>
                <w:ilvl w:val="0"/>
                <w:numId w:val="26"/>
              </w:numPr>
              <w:rPr>
                <w:del w:id="2043" w:author="Seggelke, Klaus" w:date="2017-03-21T10:53:00Z"/>
              </w:rPr>
            </w:pPr>
            <w:del w:id="2044" w:author="Seggelke, Klaus" w:date="2017-03-21T10:53:00Z">
              <w:r w:rsidDel="009D41C4">
                <w:delText>Validate configuration file has NOT been applied to the VNF</w:delText>
              </w:r>
            </w:del>
          </w:p>
          <w:p w:rsidR="006C2BE7" w:rsidRPr="00955140" w:rsidDel="009D41C4" w:rsidRDefault="006C2BE7" w:rsidP="006C2BE7">
            <w:pPr>
              <w:pStyle w:val="TestCaseInfo"/>
              <w:numPr>
                <w:ilvl w:val="0"/>
                <w:numId w:val="26"/>
              </w:numPr>
              <w:rPr>
                <w:del w:id="2045" w:author="Seggelke, Klaus" w:date="2017-03-21T10:53:00Z"/>
              </w:rPr>
            </w:pPr>
            <w:del w:id="2046" w:author="Seggelke, Klaus" w:date="2017-03-21T10:53:00Z">
              <w:r w:rsidDel="009D41C4">
                <w:delText>Validate license has been applied to the VNF if applicable</w:delText>
              </w:r>
            </w:del>
          </w:p>
          <w:p w:rsidR="005A676A" w:rsidDel="009D41C4" w:rsidRDefault="005A676A" w:rsidP="006C2BE7">
            <w:pPr>
              <w:pStyle w:val="TestCaseInfo"/>
              <w:numPr>
                <w:ilvl w:val="0"/>
                <w:numId w:val="26"/>
              </w:numPr>
              <w:rPr>
                <w:del w:id="2047" w:author="Seggelke, Klaus" w:date="2017-03-21T10:53:00Z"/>
              </w:rPr>
            </w:pPr>
            <w:del w:id="2048" w:author="Seggelke, Klaus" w:date="2017-03-21T10:53:00Z">
              <w:r w:rsidRPr="00955140" w:rsidDel="009D41C4">
                <w:delText>Calculate the instantiation time</w:delText>
              </w:r>
            </w:del>
          </w:p>
          <w:p w:rsidR="006C2BE7" w:rsidRPr="00955140" w:rsidDel="009D41C4" w:rsidRDefault="006C2BE7" w:rsidP="006C2BE7">
            <w:pPr>
              <w:pStyle w:val="TestCaseInfo"/>
              <w:numPr>
                <w:ilvl w:val="0"/>
                <w:numId w:val="26"/>
              </w:numPr>
              <w:rPr>
                <w:del w:id="2049" w:author="Seggelke, Klaus" w:date="2017-03-21T10:53:00Z"/>
              </w:rPr>
            </w:pPr>
            <w:del w:id="2050" w:author="Seggelke, Klaus" w:date="2017-03-21T10:53:00Z">
              <w:r w:rsidDel="009D41C4">
                <w:delText>Terminate the VNF</w:delText>
              </w:r>
            </w:del>
          </w:p>
        </w:tc>
      </w:tr>
      <w:tr w:rsidR="005A676A" w:rsidDel="009D41C4" w:rsidTr="00771820">
        <w:trPr>
          <w:del w:id="2051" w:author="Seggelke, Klaus" w:date="2017-03-21T10:53: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9D41C4" w:rsidRDefault="005A676A" w:rsidP="00771820">
            <w:pPr>
              <w:pStyle w:val="TestCaseDescription"/>
              <w:rPr>
                <w:del w:id="2052" w:author="Seggelke, Klaus" w:date="2017-03-21T10:53:00Z"/>
              </w:rPr>
            </w:pPr>
            <w:del w:id="2053" w:author="Seggelke, Klaus" w:date="2017-03-21T10:53:00Z">
              <w:r w:rsidDel="009D41C4">
                <w:rPr>
                  <w:noProof/>
                </w:rPr>
                <w:delText>Extensions:</w:delText>
              </w:r>
            </w:del>
          </w:p>
        </w:tc>
        <w:tc>
          <w:tcPr>
            <w:tcW w:w="7979" w:type="dxa"/>
            <w:tcBorders>
              <w:top w:val="single" w:sz="2" w:space="0" w:color="auto"/>
              <w:left w:val="single" w:sz="2" w:space="0" w:color="auto"/>
              <w:bottom w:val="single" w:sz="2" w:space="0" w:color="auto"/>
              <w:right w:val="single" w:sz="2" w:space="0" w:color="auto"/>
            </w:tcBorders>
          </w:tcPr>
          <w:p w:rsidR="005A676A" w:rsidDel="009D41C4" w:rsidRDefault="00074BEF" w:rsidP="00771820">
            <w:pPr>
              <w:pStyle w:val="TestCaseInfo"/>
              <w:rPr>
                <w:del w:id="2054" w:author="Seggelke, Klaus" w:date="2017-03-21T10:53:00Z"/>
              </w:rPr>
            </w:pPr>
            <w:del w:id="2055" w:author="Seggelke, Klaus" w:date="2017-03-21T10:53:00Z">
              <w:r w:rsidDel="009D41C4">
                <w:delText xml:space="preserve">Measure the time it takes to instantiate a VNF and get it into the state “STARTED” </w:delText>
              </w:r>
              <w:r w:rsidDel="009D41C4">
                <w:sym w:font="Wingdings" w:char="F0E0"/>
              </w:r>
              <w:r w:rsidDel="009D41C4">
                <w:delText xml:space="preserve"> VNF Service instantiation time</w:delText>
              </w:r>
            </w:del>
          </w:p>
        </w:tc>
      </w:tr>
      <w:tr w:rsidR="005A676A" w:rsidDel="009D41C4" w:rsidTr="00771820">
        <w:trPr>
          <w:del w:id="2056" w:author="Seggelke, Klaus" w:date="2017-03-21T10:53: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9D41C4" w:rsidRDefault="005A676A" w:rsidP="00771820">
            <w:pPr>
              <w:pStyle w:val="TestCaseDescription"/>
              <w:rPr>
                <w:del w:id="2057" w:author="Seggelke, Klaus" w:date="2017-03-21T10:53:00Z"/>
                <w:noProof/>
              </w:rPr>
            </w:pPr>
            <w:del w:id="2058" w:author="Seggelke, Klaus" w:date="2017-03-21T10:53:00Z">
              <w:r w:rsidDel="009D41C4">
                <w:rPr>
                  <w:noProof/>
                </w:rPr>
                <w:delText>Notes:</w:delText>
              </w:r>
            </w:del>
          </w:p>
        </w:tc>
        <w:tc>
          <w:tcPr>
            <w:tcW w:w="7979" w:type="dxa"/>
            <w:tcBorders>
              <w:top w:val="single" w:sz="2" w:space="0" w:color="auto"/>
              <w:left w:val="single" w:sz="2" w:space="0" w:color="auto"/>
              <w:bottom w:val="single" w:sz="2" w:space="0" w:color="auto"/>
              <w:right w:val="single" w:sz="2" w:space="0" w:color="auto"/>
            </w:tcBorders>
          </w:tcPr>
          <w:p w:rsidR="00D879D2" w:rsidDel="009D41C4" w:rsidRDefault="00D879D2" w:rsidP="00F60D1D">
            <w:pPr>
              <w:pStyle w:val="TestCaseInfo"/>
              <w:rPr>
                <w:del w:id="2059" w:author="Seggelke, Klaus" w:date="2017-03-21T10:53:00Z"/>
              </w:rPr>
            </w:pPr>
          </w:p>
        </w:tc>
      </w:tr>
    </w:tbl>
    <w:p w:rsidR="005A676A" w:rsidDel="009D41C4" w:rsidRDefault="005A676A" w:rsidP="005A676A">
      <w:pPr>
        <w:rPr>
          <w:del w:id="2060" w:author="Seggelke, Klaus" w:date="2017-03-21T10:53:00Z"/>
          <w:lang w:eastAsia="zh-CN"/>
        </w:rPr>
      </w:pPr>
    </w:p>
    <w:p w:rsidR="005A676A" w:rsidDel="009D41C4" w:rsidRDefault="005A676A" w:rsidP="005A676A">
      <w:pPr>
        <w:rPr>
          <w:del w:id="2061" w:author="Seggelke, Klaus" w:date="2017-03-21T10:53:00Z"/>
          <w:lang w:eastAsia="zh-CN"/>
        </w:rPr>
      </w:pPr>
    </w:p>
    <w:p w:rsidR="005A676A" w:rsidDel="009D41C4" w:rsidRDefault="005A676A" w:rsidP="005A676A">
      <w:pPr>
        <w:rPr>
          <w:del w:id="2062" w:author="Seggelke, Klaus" w:date="2017-03-21T10:53: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rsidP="005A676A">
            <w:pPr>
              <w:pStyle w:val="TestCase"/>
            </w:pPr>
            <w:bookmarkStart w:id="2063" w:name="_Toc454184412"/>
            <w:bookmarkStart w:id="2064" w:name="_Toc477880976"/>
            <w:r>
              <w:t>TC.VNF.STATE.INST.003</w:t>
            </w:r>
            <w:r>
              <w:tab/>
            </w:r>
            <w:r w:rsidR="005A676A" w:rsidRPr="008E4CB9">
              <w:t xml:space="preserve">VNF Instantiation </w:t>
            </w:r>
            <w:del w:id="2065" w:author="Seggelke, Klaus" w:date="2017-03-21T10:54:00Z">
              <w:r w:rsidR="005A676A" w:rsidRPr="008E4CB9" w:rsidDel="009D41C4">
                <w:delText>including</w:delText>
              </w:r>
            </w:del>
            <w:ins w:id="2066" w:author="Seggelke, Klaus" w:date="2017-03-21T10:54:00Z">
              <w:r w:rsidR="009D41C4">
                <w:t>with</w:t>
              </w:r>
            </w:ins>
            <w:r w:rsidR="005A676A" w:rsidRPr="008E4CB9">
              <w:t xml:space="preserve"> active Element Management</w:t>
            </w:r>
            <w:bookmarkEnd w:id="2064"/>
            <w:del w:id="2067" w:author="Seggelke, Klaus" w:date="2017-03-21T10:54:00Z">
              <w:r w:rsidR="005A676A" w:rsidRPr="008E4CB9" w:rsidDel="009D41C4">
                <w:delText xml:space="preserve"> without traffic</w:delText>
              </w:r>
            </w:del>
            <w:bookmarkEnd w:id="2063"/>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 xml:space="preserve">Verify the </w:t>
            </w:r>
            <w:del w:id="2068" w:author="Seggelke, Klaus" w:date="2017-03-17T08:59:00Z">
              <w:r w:rsidDel="00C53C0C">
                <w:rPr>
                  <w:lang w:eastAsia="zh-CN"/>
                </w:rPr>
                <w:delText xml:space="preserve">VNFM </w:delText>
              </w:r>
            </w:del>
            <w:ins w:id="2069" w:author="Seggelke, Klaus" w:date="2017-03-17T08:59:00Z">
              <w:r w:rsidR="00C53C0C">
                <w:rPr>
                  <w:lang w:eastAsia="zh-CN"/>
                </w:rPr>
                <w:t xml:space="preserve">MANO </w:t>
              </w:r>
            </w:ins>
            <w:r>
              <w:rPr>
                <w:lang w:eastAsia="zh-CN"/>
              </w:rPr>
              <w:t xml:space="preserve">has the capability to instantiate a VNF, informs the EM of the existence, waits for the EM configuration completion and transitions to the </w:t>
            </w:r>
            <w:r w:rsidR="006C2BE7">
              <w:rPr>
                <w:lang w:eastAsia="zh-CN"/>
              </w:rPr>
              <w:t xml:space="preserve">VNF </w:t>
            </w:r>
            <w:r>
              <w:rPr>
                <w:lang w:eastAsia="zh-CN"/>
              </w:rPr>
              <w:t>state “</w:t>
            </w:r>
            <w:r w:rsidR="00BC3C57">
              <w:rPr>
                <w:lang w:eastAsia="zh-CN"/>
              </w:rPr>
              <w:t>STARTED</w:t>
            </w:r>
            <w:r>
              <w:rPr>
                <w:lang w:eastAsia="zh-CN"/>
              </w:rPr>
              <w:t xml:space="preserve">” after EM completed the configuration successfully. If the configuration failed by the EM, the VNF state should stay in the </w:t>
            </w:r>
            <w:r w:rsidR="006C2BE7">
              <w:rPr>
                <w:lang w:eastAsia="zh-CN"/>
              </w:rPr>
              <w:t xml:space="preserve">VNF instantiation </w:t>
            </w:r>
            <w:r>
              <w:rPr>
                <w:lang w:eastAsia="zh-CN"/>
              </w:rPr>
              <w:t>state “Instantiated”</w:t>
            </w:r>
            <w:r w:rsidR="00BC3C57">
              <w:rPr>
                <w:lang w:eastAsia="zh-CN"/>
              </w:rPr>
              <w:t xml:space="preserve"> and VNF state “STARTED”.</w:t>
            </w:r>
            <w:ins w:id="2070" w:author="Seggelke, Klaus" w:date="2017-03-21T10:55:00Z">
              <w:r w:rsidR="009D41C4">
                <w:rPr>
                  <w:lang w:eastAsia="zh-CN"/>
                </w:rPr>
                <w:t xml:space="preserve"> </w:t>
              </w:r>
              <w:r w:rsidR="009D41C4">
                <w:t>Traffic gets generated to validate the operational functionality.</w:t>
              </w:r>
            </w:ins>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 xml:space="preserve">The VNF instantiation can be initiated through the </w:t>
            </w:r>
            <w:ins w:id="2071" w:author="Seggelke, Klaus" w:date="2017-03-17T08:59:00Z">
              <w:r w:rsidR="00C53C0C">
                <w:rPr>
                  <w:lang w:eastAsia="zh-CN"/>
                </w:rPr>
                <w:t xml:space="preserve">MANO, the </w:t>
              </w:r>
            </w:ins>
            <w:r w:rsidR="006C2BE7">
              <w:rPr>
                <w:lang w:eastAsia="zh-CN"/>
              </w:rPr>
              <w:t>NFVO</w:t>
            </w:r>
            <w:r>
              <w:rPr>
                <w:lang w:eastAsia="zh-CN"/>
              </w:rPr>
              <w:t xml:space="preserve">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t>By default, the NFVI should have allocated the minimal resources and other required hardware capabilities. This includes also needed NIC cards.</w:t>
            </w:r>
          </w:p>
          <w:p w:rsidR="005A676A" w:rsidRPr="00DE669C" w:rsidRDefault="005A676A" w:rsidP="00771820">
            <w:pPr>
              <w:pStyle w:val="TestCaseInfo"/>
              <w:rPr>
                <w:lang w:eastAsia="zh-CN"/>
              </w:rPr>
            </w:pPr>
            <w:r>
              <w:rPr>
                <w:lang w:eastAsia="zh-CN"/>
              </w:rPr>
              <w:t xml:space="preserve">The EM is responsible for </w:t>
            </w:r>
            <w:r w:rsidRPr="00DE669C">
              <w:rPr>
                <w:lang w:eastAsia="zh-CN"/>
              </w:rPr>
              <w:t xml:space="preserve">FCAPS management functionality </w:t>
            </w:r>
            <w:r>
              <w:rPr>
                <w:lang w:eastAsia="zh-CN"/>
              </w:rPr>
              <w:t xml:space="preserve">of </w:t>
            </w:r>
            <w:r w:rsidRPr="00DE669C">
              <w:rPr>
                <w:lang w:eastAsia="zh-CN"/>
              </w:rPr>
              <w:t>a VNF</w:t>
            </w:r>
            <w:r>
              <w:rPr>
                <w:lang w:eastAsia="zh-CN"/>
              </w:rPr>
              <w:t>:</w:t>
            </w:r>
          </w:p>
          <w:p w:rsidR="005A676A" w:rsidRPr="00DE669C" w:rsidRDefault="005A676A" w:rsidP="00771820">
            <w:pPr>
              <w:pStyle w:val="TestCaseInfo"/>
              <w:ind w:left="720"/>
              <w:rPr>
                <w:lang w:eastAsia="zh-CN"/>
              </w:rPr>
            </w:pPr>
            <w:r w:rsidRPr="00DE669C">
              <w:rPr>
                <w:lang w:eastAsia="zh-CN"/>
              </w:rPr>
              <w:t>F – Fault Management</w:t>
            </w:r>
          </w:p>
          <w:p w:rsidR="005A676A" w:rsidRPr="00DE669C" w:rsidRDefault="005A676A" w:rsidP="00771820">
            <w:pPr>
              <w:pStyle w:val="TestCaseInfo"/>
              <w:ind w:left="720"/>
              <w:rPr>
                <w:lang w:eastAsia="zh-CN"/>
              </w:rPr>
            </w:pPr>
            <w:r w:rsidRPr="00DE669C">
              <w:rPr>
                <w:lang w:eastAsia="zh-CN"/>
              </w:rPr>
              <w:t>C – Configuration Management</w:t>
            </w:r>
          </w:p>
          <w:p w:rsidR="005A676A" w:rsidRPr="00DE669C" w:rsidRDefault="005A676A" w:rsidP="00771820">
            <w:pPr>
              <w:pStyle w:val="TestCaseInfo"/>
              <w:ind w:left="720"/>
              <w:rPr>
                <w:lang w:eastAsia="zh-CN"/>
              </w:rPr>
            </w:pPr>
            <w:r w:rsidRPr="00DE669C">
              <w:rPr>
                <w:lang w:eastAsia="zh-CN"/>
              </w:rPr>
              <w:t>A – Accounting Management</w:t>
            </w:r>
          </w:p>
          <w:p w:rsidR="005A676A" w:rsidRPr="00DE669C" w:rsidRDefault="005A676A" w:rsidP="00771820">
            <w:pPr>
              <w:pStyle w:val="TestCaseInfo"/>
              <w:ind w:left="720"/>
              <w:rPr>
                <w:lang w:eastAsia="zh-CN"/>
              </w:rPr>
            </w:pPr>
            <w:r w:rsidRPr="00DE669C">
              <w:rPr>
                <w:lang w:eastAsia="zh-CN"/>
              </w:rPr>
              <w:t>P – Performance Management</w:t>
            </w:r>
          </w:p>
          <w:p w:rsidR="005A676A" w:rsidRDefault="00D879D2" w:rsidP="00D879D2">
            <w:pPr>
              <w:pStyle w:val="TestCaseInfo"/>
              <w:ind w:left="720"/>
              <w:rPr>
                <w:lang w:eastAsia="zh-CN"/>
              </w:rPr>
            </w:pPr>
            <w:r>
              <w:rPr>
                <w:lang w:eastAsia="zh-CN"/>
              </w:rPr>
              <w:t>S – Security Management</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EB50CC">
        <w:trPr>
          <w:trHeight w:val="62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52118C">
              <w:t>Measure the time to instantiate a VNF and may do</w:t>
            </w:r>
            <w:r>
              <w:t xml:space="preserve"> it multiple times to get an ave</w:t>
            </w:r>
            <w:r w:rsidRPr="0052118C">
              <w:t>rage</w:t>
            </w:r>
            <w:r>
              <w:t>.</w:t>
            </w:r>
          </w:p>
          <w:p w:rsidR="005A676A" w:rsidRDefault="005A676A" w:rsidP="00771820">
            <w:pPr>
              <w:pStyle w:val="TestCaseInfo"/>
            </w:pPr>
          </w:p>
          <w:p w:rsidR="005A676A" w:rsidRPr="0052118C" w:rsidRDefault="005A676A" w:rsidP="00771820">
            <w:pPr>
              <w:pStyle w:val="TestCaseInfo"/>
            </w:pPr>
            <w:r>
              <w:t>Sequence:</w:t>
            </w:r>
          </w:p>
          <w:p w:rsidR="005A676A" w:rsidRDefault="005A676A" w:rsidP="009C558A">
            <w:pPr>
              <w:pStyle w:val="TestCaseInfo"/>
              <w:numPr>
                <w:ilvl w:val="0"/>
                <w:numId w:val="27"/>
              </w:numPr>
              <w:rPr>
                <w:ins w:id="2072" w:author="Seggelke, Klaus" w:date="2017-03-21T11:01:00Z"/>
              </w:rPr>
            </w:pPr>
            <w:r w:rsidRPr="0052118C">
              <w:t>Start the EM or ensure EM is up and can configure the VNF</w:t>
            </w:r>
          </w:p>
          <w:p w:rsidR="009C558A" w:rsidRPr="0052118C" w:rsidRDefault="009C558A" w:rsidP="00B40BBD">
            <w:pPr>
              <w:pStyle w:val="TestCaseInfo"/>
              <w:numPr>
                <w:ilvl w:val="0"/>
                <w:numId w:val="27"/>
              </w:numPr>
            </w:pPr>
            <w:ins w:id="2073" w:author="Seggelke, Klaus" w:date="2017-03-21T11:01:00Z">
              <w:r w:rsidRPr="00955140">
                <w:t>Instantiate the VNF (--&gt; time stamp)</w:t>
              </w:r>
            </w:ins>
          </w:p>
          <w:p w:rsidR="00BC3C57" w:rsidRDefault="00BC3C57" w:rsidP="009C558A">
            <w:pPr>
              <w:pStyle w:val="TestCaseInfo"/>
              <w:numPr>
                <w:ilvl w:val="0"/>
                <w:numId w:val="27"/>
              </w:numPr>
            </w:pPr>
            <w:r w:rsidRPr="00074BEF">
              <w:t>Validate VNF instantiation state is INSTANTIATED and VNF state is STARTED (--&gt; time stamp when correct state reached)</w:t>
            </w:r>
          </w:p>
          <w:p w:rsidR="005A676A" w:rsidRPr="0052118C" w:rsidRDefault="005A676A" w:rsidP="009C558A">
            <w:pPr>
              <w:pStyle w:val="TestCaseInfo"/>
              <w:numPr>
                <w:ilvl w:val="0"/>
                <w:numId w:val="27"/>
              </w:numPr>
            </w:pPr>
            <w:r>
              <w:t>Validate the right vResources have been allocated</w:t>
            </w:r>
          </w:p>
          <w:p w:rsidR="00BC3C57" w:rsidRDefault="00BC3C57" w:rsidP="009C558A">
            <w:pPr>
              <w:pStyle w:val="TestCaseInfo"/>
              <w:numPr>
                <w:ilvl w:val="0"/>
                <w:numId w:val="27"/>
              </w:numPr>
            </w:pPr>
            <w:r>
              <w:t>Validate configuration has been applied by the EM to the VNF</w:t>
            </w:r>
          </w:p>
          <w:p w:rsidR="00BC3C57" w:rsidRDefault="00BC3C57" w:rsidP="009C558A">
            <w:pPr>
              <w:pStyle w:val="TestCaseInfo"/>
              <w:numPr>
                <w:ilvl w:val="0"/>
                <w:numId w:val="27"/>
              </w:numPr>
              <w:rPr>
                <w:ins w:id="2074" w:author="Seggelke, Klaus" w:date="2017-03-21T10:55:00Z"/>
              </w:rPr>
            </w:pPr>
            <w:r>
              <w:t>Validate license has been applied to the VNF if applicable</w:t>
            </w:r>
          </w:p>
          <w:p w:rsidR="009D41C4" w:rsidRDefault="009D41C4" w:rsidP="009C558A">
            <w:pPr>
              <w:pStyle w:val="TestCaseInfo"/>
              <w:numPr>
                <w:ilvl w:val="0"/>
                <w:numId w:val="27"/>
              </w:numPr>
              <w:rPr>
                <w:ins w:id="2075" w:author="Seggelke, Klaus" w:date="2017-03-21T10:55:00Z"/>
              </w:rPr>
            </w:pPr>
            <w:ins w:id="2076" w:author="Seggelke, Klaus" w:date="2017-03-21T10:55:00Z">
              <w:r>
                <w:t>Start low traffic load</w:t>
              </w:r>
            </w:ins>
          </w:p>
          <w:p w:rsidR="009D41C4" w:rsidRDefault="009D41C4" w:rsidP="009C558A">
            <w:pPr>
              <w:pStyle w:val="TestCaseInfo"/>
              <w:numPr>
                <w:ilvl w:val="0"/>
                <w:numId w:val="27"/>
              </w:numPr>
              <w:rPr>
                <w:ins w:id="2077" w:author="Seggelke, Klaus" w:date="2017-03-21T10:56:00Z"/>
              </w:rPr>
            </w:pPr>
            <w:ins w:id="2078" w:author="Seggelke, Klaus" w:date="2017-03-21T10:56:00Z">
              <w:r>
                <w:t>Validate traffic flow as the VNF should be in VNF stats STARTED</w:t>
              </w:r>
            </w:ins>
          </w:p>
          <w:p w:rsidR="009D41C4" w:rsidRPr="00955140" w:rsidRDefault="009D41C4" w:rsidP="00B40BBD">
            <w:pPr>
              <w:pStyle w:val="TestCaseInfo"/>
              <w:numPr>
                <w:ilvl w:val="0"/>
                <w:numId w:val="27"/>
              </w:numPr>
            </w:pPr>
            <w:ins w:id="2079" w:author="Seggelke, Klaus" w:date="2017-03-21T10:56:00Z">
              <w:r>
                <w:t>Stop Traffic</w:t>
              </w:r>
            </w:ins>
          </w:p>
          <w:p w:rsidR="005A676A" w:rsidRPr="0052118C" w:rsidRDefault="005A676A" w:rsidP="009C558A">
            <w:pPr>
              <w:pStyle w:val="TestCaseInfo"/>
              <w:numPr>
                <w:ilvl w:val="0"/>
                <w:numId w:val="27"/>
              </w:numPr>
            </w:pPr>
            <w:r w:rsidRPr="0052118C">
              <w:t>Terminate VNF</w:t>
            </w:r>
          </w:p>
          <w:p w:rsidR="005A676A" w:rsidRDefault="005A676A" w:rsidP="009C558A">
            <w:pPr>
              <w:pStyle w:val="TestCaseInfo"/>
              <w:numPr>
                <w:ilvl w:val="0"/>
                <w:numId w:val="27"/>
              </w:numPr>
              <w:rPr>
                <w:lang w:eastAsia="zh-CN"/>
              </w:rPr>
            </w:pPr>
            <w:r w:rsidRPr="0052118C">
              <w:t>Calculate the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 xml:space="preserve">Measure the time it takes to instantiate a VNF and get it into the </w:t>
            </w:r>
            <w:r w:rsidR="00BC3C57">
              <w:t xml:space="preserve">VNF </w:t>
            </w:r>
            <w:r>
              <w:t>state “</w:t>
            </w:r>
            <w:r w:rsidR="00BC3C57">
              <w:t>STARTED</w:t>
            </w:r>
            <w:r>
              <w:t xml:space="preserve">”. </w:t>
            </w:r>
            <w:r>
              <w:sym w:font="Wingdings" w:char="F0E0"/>
            </w:r>
            <w:r>
              <w:t xml:space="preserve"> VNF Service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ins w:id="2080" w:author="Seggelke, Klaus" w:date="2017-03-21T10:56: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9D41C4" w:rsidTr="00B40BBD">
        <w:trPr>
          <w:ins w:id="2081" w:author="Seggelke, Klaus" w:date="2017-03-21T10:56:00Z"/>
        </w:trPr>
        <w:tc>
          <w:tcPr>
            <w:tcW w:w="9330" w:type="dxa"/>
            <w:gridSpan w:val="2"/>
            <w:tcBorders>
              <w:top w:val="single" w:sz="2" w:space="0" w:color="auto"/>
              <w:left w:val="single" w:sz="2" w:space="0" w:color="auto"/>
              <w:bottom w:val="single" w:sz="2" w:space="0" w:color="auto"/>
              <w:right w:val="single" w:sz="2" w:space="0" w:color="auto"/>
            </w:tcBorders>
            <w:hideMark/>
          </w:tcPr>
          <w:p w:rsidR="009D41C4" w:rsidRDefault="009D41C4" w:rsidP="00B40BBD">
            <w:pPr>
              <w:pStyle w:val="TestCase"/>
              <w:rPr>
                <w:ins w:id="2082" w:author="Seggelke, Klaus" w:date="2017-03-21T10:56:00Z"/>
              </w:rPr>
            </w:pPr>
            <w:bookmarkStart w:id="2083" w:name="_Toc477880977"/>
            <w:ins w:id="2084" w:author="Seggelke, Klaus" w:date="2017-03-21T10:56:00Z">
              <w:r>
                <w:t>TC.VNF.STATE.INST.004</w:t>
              </w:r>
              <w:r>
                <w:tab/>
              </w:r>
              <w:r w:rsidRPr="008E4CB9">
                <w:t xml:space="preserve">VNF Instantiation </w:t>
              </w:r>
              <w:r>
                <w:t>with</w:t>
              </w:r>
              <w:r w:rsidRPr="008E4CB9">
                <w:t xml:space="preserve"> active Element Management</w:t>
              </w:r>
            </w:ins>
            <w:ins w:id="2085" w:author="Seggelke, Klaus" w:date="2017-03-21T10:57:00Z">
              <w:r>
                <w:t xml:space="preserve"> under traffic load</w:t>
              </w:r>
            </w:ins>
            <w:bookmarkEnd w:id="2083"/>
          </w:p>
        </w:tc>
      </w:tr>
      <w:tr w:rsidR="009D41C4" w:rsidTr="00B40BBD">
        <w:trPr>
          <w:trHeight w:val="896"/>
          <w:ins w:id="2086" w:author="Seggelke, Klaus" w:date="2017-03-21T10:56:00Z"/>
        </w:trPr>
        <w:tc>
          <w:tcPr>
            <w:tcW w:w="1351" w:type="dxa"/>
            <w:tcBorders>
              <w:top w:val="single" w:sz="2" w:space="0" w:color="auto"/>
              <w:left w:val="single" w:sz="2" w:space="0" w:color="auto"/>
              <w:bottom w:val="single" w:sz="2" w:space="0" w:color="auto"/>
              <w:right w:val="single" w:sz="2" w:space="0" w:color="auto"/>
            </w:tcBorders>
            <w:vAlign w:val="center"/>
            <w:hideMark/>
          </w:tcPr>
          <w:p w:rsidR="009D41C4" w:rsidRDefault="009D41C4" w:rsidP="00B40BBD">
            <w:pPr>
              <w:pStyle w:val="TestCaseDescription"/>
              <w:rPr>
                <w:ins w:id="2087" w:author="Seggelke, Klaus" w:date="2017-03-21T10:56:00Z"/>
              </w:rPr>
            </w:pPr>
            <w:ins w:id="2088" w:author="Seggelke, Klaus" w:date="2017-03-21T10:56: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9D41C4" w:rsidRDefault="009D41C4" w:rsidP="00B40BBD">
            <w:pPr>
              <w:pStyle w:val="TestCaseInfo"/>
              <w:rPr>
                <w:ins w:id="2089" w:author="Seggelke, Klaus" w:date="2017-03-21T11:21:00Z"/>
              </w:rPr>
            </w:pPr>
            <w:ins w:id="2090" w:author="Seggelke, Klaus" w:date="2017-03-21T10:56:00Z">
              <w:r>
                <w:rPr>
                  <w:lang w:eastAsia="zh-CN"/>
                </w:rPr>
                <w:t xml:space="preserve">Verify the MANO has the capability to instantiate a VNF, informs the EM of the existence, waits for the EM configuration completion and transitions to the VNF state “STARTED” after EM completed the configuration successfully. If the configuration failed by the EM, the VNF state should stay in the VNF instantiation state “Instantiated” and VNF state “STARTED”. </w:t>
              </w:r>
              <w:r>
                <w:t xml:space="preserve">Traffic gets generated </w:t>
              </w:r>
            </w:ins>
            <w:ins w:id="2091" w:author="Seggelke, Klaus" w:date="2017-03-21T10:57:00Z">
              <w:r>
                <w:t xml:space="preserve">at first </w:t>
              </w:r>
            </w:ins>
            <w:ins w:id="2092" w:author="Seggelke, Klaus" w:date="2017-03-21T10:56:00Z">
              <w:r>
                <w:t xml:space="preserve">to validate </w:t>
              </w:r>
            </w:ins>
            <w:ins w:id="2093" w:author="Seggelke, Klaus" w:date="2017-03-21T10:57:00Z">
              <w:r>
                <w:t xml:space="preserve">the instantiation under load and </w:t>
              </w:r>
            </w:ins>
            <w:ins w:id="2094" w:author="Seggelke, Klaus" w:date="2017-03-21T10:56:00Z">
              <w:r>
                <w:t>the operational functionality</w:t>
              </w:r>
            </w:ins>
            <w:ins w:id="2095" w:author="Seggelke, Klaus" w:date="2017-03-21T10:57:00Z">
              <w:r>
                <w:t xml:space="preserve"> at the end</w:t>
              </w:r>
            </w:ins>
            <w:ins w:id="2096" w:author="Seggelke, Klaus" w:date="2017-03-21T10:56:00Z">
              <w:r>
                <w:t>.</w:t>
              </w:r>
            </w:ins>
          </w:p>
          <w:p w:rsidR="006D15F3" w:rsidRPr="00D67489" w:rsidRDefault="006D15F3" w:rsidP="00B40BBD">
            <w:pPr>
              <w:pStyle w:val="TestCaseInfo"/>
              <w:rPr>
                <w:ins w:id="2097" w:author="Seggelke, Klaus" w:date="2017-03-21T10:56:00Z"/>
                <w:lang w:eastAsia="zh-CN"/>
              </w:rPr>
            </w:pPr>
            <w:ins w:id="2098" w:author="Seggelke, Klaus" w:date="2017-03-21T11:21:00Z">
              <w:r>
                <w:rPr>
                  <w:lang w:eastAsia="zh-CN"/>
                </w:rPr>
                <w:t>Because we apply load, we can determine if traffic causes an increase in the instantiation time.</w:t>
              </w:r>
            </w:ins>
          </w:p>
        </w:tc>
      </w:tr>
      <w:tr w:rsidR="009D41C4" w:rsidTr="00B40BBD">
        <w:trPr>
          <w:ins w:id="2099" w:author="Seggelke, Klaus" w:date="2017-03-21T10:56:00Z"/>
        </w:trPr>
        <w:tc>
          <w:tcPr>
            <w:tcW w:w="1351" w:type="dxa"/>
            <w:tcBorders>
              <w:top w:val="single" w:sz="2" w:space="0" w:color="auto"/>
              <w:left w:val="single" w:sz="2" w:space="0" w:color="auto"/>
              <w:bottom w:val="single" w:sz="2" w:space="0" w:color="auto"/>
              <w:right w:val="single" w:sz="2" w:space="0" w:color="auto"/>
            </w:tcBorders>
            <w:vAlign w:val="center"/>
            <w:hideMark/>
          </w:tcPr>
          <w:p w:rsidR="009D41C4" w:rsidRDefault="009D41C4" w:rsidP="00B40BBD">
            <w:pPr>
              <w:pStyle w:val="TestCaseDescription"/>
              <w:rPr>
                <w:ins w:id="2100" w:author="Seggelke, Klaus" w:date="2017-03-21T10:56:00Z"/>
              </w:rPr>
            </w:pPr>
            <w:ins w:id="2101" w:author="Seggelke, Klaus" w:date="2017-03-21T10:56: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9D41C4" w:rsidRDefault="009D41C4" w:rsidP="00B40BBD">
            <w:pPr>
              <w:pStyle w:val="TestCaseInfo"/>
              <w:rPr>
                <w:ins w:id="2102" w:author="Seggelke, Klaus" w:date="2017-03-21T10:56:00Z"/>
                <w:lang w:eastAsia="zh-CN"/>
              </w:rPr>
            </w:pPr>
            <w:ins w:id="2103" w:author="Seggelke, Klaus" w:date="2017-03-21T10:56:00Z">
              <w:r>
                <w:rPr>
                  <w:lang w:eastAsia="zh-CN"/>
                </w:rPr>
                <w:t>The VNF instantiation can be initiated through the MANO, the NFVO or the VNFM. It involves the allocation of virtual and physical resources and applying the initial configuration. A license may get applied to the VNF to allow it correct operation.</w:t>
              </w:r>
            </w:ins>
          </w:p>
          <w:p w:rsidR="009D41C4" w:rsidRDefault="009D41C4" w:rsidP="00B40BBD">
            <w:pPr>
              <w:pStyle w:val="TestCaseInfo"/>
              <w:rPr>
                <w:ins w:id="2104" w:author="Seggelke, Klaus" w:date="2017-03-21T10:56:00Z"/>
                <w:lang w:eastAsia="zh-CN"/>
              </w:rPr>
            </w:pPr>
            <w:ins w:id="2105" w:author="Seggelke, Klaus" w:date="2017-03-21T10:56:00Z">
              <w:r>
                <w:rPr>
                  <w:lang w:eastAsia="zh-CN"/>
                </w:rPr>
                <w:t>By default, the NFVI should have allocated the minimal resources and other required hardware capabilities. This includes also needed NIC cards.</w:t>
              </w:r>
            </w:ins>
          </w:p>
          <w:p w:rsidR="009D41C4" w:rsidRPr="00DE669C" w:rsidRDefault="009D41C4" w:rsidP="00B40BBD">
            <w:pPr>
              <w:pStyle w:val="TestCaseInfo"/>
              <w:rPr>
                <w:ins w:id="2106" w:author="Seggelke, Klaus" w:date="2017-03-21T10:56:00Z"/>
                <w:lang w:eastAsia="zh-CN"/>
              </w:rPr>
            </w:pPr>
            <w:ins w:id="2107" w:author="Seggelke, Klaus" w:date="2017-03-21T10:56:00Z">
              <w:r>
                <w:rPr>
                  <w:lang w:eastAsia="zh-CN"/>
                </w:rPr>
                <w:t xml:space="preserve">The EM is responsible for </w:t>
              </w:r>
              <w:r w:rsidRPr="00DE669C">
                <w:rPr>
                  <w:lang w:eastAsia="zh-CN"/>
                </w:rPr>
                <w:t xml:space="preserve">FCAPS management functionality </w:t>
              </w:r>
              <w:r>
                <w:rPr>
                  <w:lang w:eastAsia="zh-CN"/>
                </w:rPr>
                <w:t xml:space="preserve">of </w:t>
              </w:r>
              <w:r w:rsidRPr="00DE669C">
                <w:rPr>
                  <w:lang w:eastAsia="zh-CN"/>
                </w:rPr>
                <w:t>a VNF</w:t>
              </w:r>
              <w:r>
                <w:rPr>
                  <w:lang w:eastAsia="zh-CN"/>
                </w:rPr>
                <w:t>:</w:t>
              </w:r>
            </w:ins>
          </w:p>
          <w:p w:rsidR="009D41C4" w:rsidRPr="00DE669C" w:rsidRDefault="009D41C4" w:rsidP="00B40BBD">
            <w:pPr>
              <w:pStyle w:val="TestCaseInfo"/>
              <w:ind w:left="720"/>
              <w:rPr>
                <w:ins w:id="2108" w:author="Seggelke, Klaus" w:date="2017-03-21T10:56:00Z"/>
                <w:lang w:eastAsia="zh-CN"/>
              </w:rPr>
            </w:pPr>
            <w:ins w:id="2109" w:author="Seggelke, Klaus" w:date="2017-03-21T10:56:00Z">
              <w:r w:rsidRPr="00DE669C">
                <w:rPr>
                  <w:lang w:eastAsia="zh-CN"/>
                </w:rPr>
                <w:t>F – Fault Management</w:t>
              </w:r>
            </w:ins>
          </w:p>
          <w:p w:rsidR="009D41C4" w:rsidRPr="00DE669C" w:rsidRDefault="009D41C4" w:rsidP="00B40BBD">
            <w:pPr>
              <w:pStyle w:val="TestCaseInfo"/>
              <w:ind w:left="720"/>
              <w:rPr>
                <w:ins w:id="2110" w:author="Seggelke, Klaus" w:date="2017-03-21T10:56:00Z"/>
                <w:lang w:eastAsia="zh-CN"/>
              </w:rPr>
            </w:pPr>
            <w:ins w:id="2111" w:author="Seggelke, Klaus" w:date="2017-03-21T10:56:00Z">
              <w:r w:rsidRPr="00DE669C">
                <w:rPr>
                  <w:lang w:eastAsia="zh-CN"/>
                </w:rPr>
                <w:t>C – Configuration Management</w:t>
              </w:r>
            </w:ins>
          </w:p>
          <w:p w:rsidR="009D41C4" w:rsidRPr="00DE669C" w:rsidRDefault="009D41C4" w:rsidP="00B40BBD">
            <w:pPr>
              <w:pStyle w:val="TestCaseInfo"/>
              <w:ind w:left="720"/>
              <w:rPr>
                <w:ins w:id="2112" w:author="Seggelke, Klaus" w:date="2017-03-21T10:56:00Z"/>
                <w:lang w:eastAsia="zh-CN"/>
              </w:rPr>
            </w:pPr>
            <w:ins w:id="2113" w:author="Seggelke, Klaus" w:date="2017-03-21T10:56:00Z">
              <w:r w:rsidRPr="00DE669C">
                <w:rPr>
                  <w:lang w:eastAsia="zh-CN"/>
                </w:rPr>
                <w:t>A – Accounting Management</w:t>
              </w:r>
            </w:ins>
          </w:p>
          <w:p w:rsidR="009D41C4" w:rsidRPr="00DE669C" w:rsidRDefault="009D41C4" w:rsidP="00B40BBD">
            <w:pPr>
              <w:pStyle w:val="TestCaseInfo"/>
              <w:ind w:left="720"/>
              <w:rPr>
                <w:ins w:id="2114" w:author="Seggelke, Klaus" w:date="2017-03-21T10:56:00Z"/>
                <w:lang w:eastAsia="zh-CN"/>
              </w:rPr>
            </w:pPr>
            <w:ins w:id="2115" w:author="Seggelke, Klaus" w:date="2017-03-21T10:56:00Z">
              <w:r w:rsidRPr="00DE669C">
                <w:rPr>
                  <w:lang w:eastAsia="zh-CN"/>
                </w:rPr>
                <w:t>P – Performance Management</w:t>
              </w:r>
            </w:ins>
          </w:p>
          <w:p w:rsidR="009D41C4" w:rsidRDefault="009D41C4" w:rsidP="00B40BBD">
            <w:pPr>
              <w:pStyle w:val="TestCaseInfo"/>
              <w:ind w:left="720"/>
              <w:rPr>
                <w:ins w:id="2116" w:author="Seggelke, Klaus" w:date="2017-03-21T10:56:00Z"/>
                <w:lang w:eastAsia="zh-CN"/>
              </w:rPr>
            </w:pPr>
            <w:ins w:id="2117" w:author="Seggelke, Klaus" w:date="2017-03-21T10:56:00Z">
              <w:r>
                <w:rPr>
                  <w:lang w:eastAsia="zh-CN"/>
                </w:rPr>
                <w:t>S – Security Management</w:t>
              </w:r>
            </w:ins>
          </w:p>
        </w:tc>
      </w:tr>
      <w:tr w:rsidR="009D41C4" w:rsidTr="00B40BBD">
        <w:trPr>
          <w:trHeight w:val="283"/>
          <w:ins w:id="2118" w:author="Seggelke, Klaus" w:date="2017-03-21T10:56:00Z"/>
        </w:trPr>
        <w:tc>
          <w:tcPr>
            <w:tcW w:w="1351" w:type="dxa"/>
            <w:tcBorders>
              <w:top w:val="single" w:sz="2" w:space="0" w:color="auto"/>
              <w:left w:val="single" w:sz="2" w:space="0" w:color="auto"/>
              <w:bottom w:val="single" w:sz="2" w:space="0" w:color="auto"/>
              <w:right w:val="single" w:sz="2" w:space="0" w:color="auto"/>
            </w:tcBorders>
            <w:vAlign w:val="center"/>
            <w:hideMark/>
          </w:tcPr>
          <w:p w:rsidR="009D41C4" w:rsidRDefault="009D41C4" w:rsidP="00B40BBD">
            <w:pPr>
              <w:pStyle w:val="TestCaseDescription"/>
              <w:rPr>
                <w:ins w:id="2119" w:author="Seggelke, Klaus" w:date="2017-03-21T10:56:00Z"/>
              </w:rPr>
            </w:pPr>
            <w:ins w:id="2120" w:author="Seggelke, Klaus" w:date="2017-03-21T10:56:00Z">
              <w:r>
                <w:t>Test Setup</w:t>
              </w:r>
            </w:ins>
          </w:p>
        </w:tc>
        <w:tc>
          <w:tcPr>
            <w:tcW w:w="7979" w:type="dxa"/>
            <w:tcBorders>
              <w:top w:val="single" w:sz="2" w:space="0" w:color="auto"/>
              <w:left w:val="single" w:sz="2" w:space="0" w:color="auto"/>
              <w:bottom w:val="single" w:sz="2" w:space="0" w:color="auto"/>
              <w:right w:val="single" w:sz="2" w:space="0" w:color="auto"/>
            </w:tcBorders>
          </w:tcPr>
          <w:p w:rsidR="009D41C4" w:rsidRDefault="009D41C4" w:rsidP="00B40BBD">
            <w:pPr>
              <w:pStyle w:val="TestCaseInfo"/>
              <w:rPr>
                <w:ins w:id="2121" w:author="Seggelke, Klaus" w:date="2017-03-21T10:56:00Z"/>
                <w:lang w:eastAsia="zh-CN"/>
              </w:rPr>
            </w:pPr>
          </w:p>
        </w:tc>
      </w:tr>
      <w:tr w:rsidR="009D41C4" w:rsidTr="00B40BBD">
        <w:trPr>
          <w:trHeight w:val="515"/>
          <w:ins w:id="2122" w:author="Seggelke, Klaus" w:date="2017-03-21T10:56:00Z"/>
        </w:trPr>
        <w:tc>
          <w:tcPr>
            <w:tcW w:w="1351" w:type="dxa"/>
            <w:tcBorders>
              <w:top w:val="single" w:sz="2" w:space="0" w:color="auto"/>
              <w:left w:val="single" w:sz="2" w:space="0" w:color="auto"/>
              <w:bottom w:val="single" w:sz="2" w:space="0" w:color="auto"/>
              <w:right w:val="single" w:sz="2" w:space="0" w:color="auto"/>
            </w:tcBorders>
            <w:vAlign w:val="center"/>
            <w:hideMark/>
          </w:tcPr>
          <w:p w:rsidR="009D41C4" w:rsidRDefault="009D41C4" w:rsidP="00B40BBD">
            <w:pPr>
              <w:pStyle w:val="TestCaseDescription"/>
              <w:rPr>
                <w:ins w:id="2123" w:author="Seggelke, Klaus" w:date="2017-03-21T10:56:00Z"/>
              </w:rPr>
            </w:pPr>
            <w:ins w:id="2124" w:author="Seggelke, Klaus" w:date="2017-03-21T10:56:00Z">
              <w:r>
                <w:t>Parameters</w:t>
              </w:r>
            </w:ins>
          </w:p>
        </w:tc>
        <w:tc>
          <w:tcPr>
            <w:tcW w:w="7979" w:type="dxa"/>
            <w:tcBorders>
              <w:top w:val="single" w:sz="2" w:space="0" w:color="auto"/>
              <w:left w:val="single" w:sz="2" w:space="0" w:color="auto"/>
              <w:bottom w:val="single" w:sz="2" w:space="0" w:color="auto"/>
              <w:right w:val="single" w:sz="2" w:space="0" w:color="auto"/>
            </w:tcBorders>
          </w:tcPr>
          <w:p w:rsidR="009D41C4" w:rsidRDefault="009D41C4" w:rsidP="00B40BBD">
            <w:pPr>
              <w:pStyle w:val="TestCaseInfo"/>
              <w:rPr>
                <w:ins w:id="2125" w:author="Seggelke, Klaus" w:date="2017-03-21T10:56:00Z"/>
              </w:rPr>
            </w:pPr>
          </w:p>
        </w:tc>
      </w:tr>
      <w:tr w:rsidR="009D41C4" w:rsidTr="00B40BBD">
        <w:trPr>
          <w:ins w:id="2126" w:author="Seggelke, Klaus" w:date="2017-03-21T10:56:00Z"/>
        </w:trPr>
        <w:tc>
          <w:tcPr>
            <w:tcW w:w="1351" w:type="dxa"/>
            <w:tcBorders>
              <w:top w:val="single" w:sz="2" w:space="0" w:color="auto"/>
              <w:left w:val="single" w:sz="2" w:space="0" w:color="auto"/>
              <w:bottom w:val="single" w:sz="2" w:space="0" w:color="auto"/>
              <w:right w:val="single" w:sz="2" w:space="0" w:color="auto"/>
            </w:tcBorders>
            <w:vAlign w:val="center"/>
            <w:hideMark/>
          </w:tcPr>
          <w:p w:rsidR="009D41C4" w:rsidRDefault="009D41C4" w:rsidP="00B40BBD">
            <w:pPr>
              <w:pStyle w:val="TestCaseDescription"/>
              <w:rPr>
                <w:ins w:id="2127" w:author="Seggelke, Klaus" w:date="2017-03-21T10:56:00Z"/>
              </w:rPr>
            </w:pPr>
            <w:ins w:id="2128" w:author="Seggelke, Klaus" w:date="2017-03-21T10:56: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9D41C4" w:rsidRDefault="009D41C4" w:rsidP="00B40BBD">
            <w:pPr>
              <w:pStyle w:val="TestCaseInfo"/>
              <w:rPr>
                <w:ins w:id="2129" w:author="Seggelke, Klaus" w:date="2017-03-21T10:56:00Z"/>
              </w:rPr>
            </w:pPr>
          </w:p>
        </w:tc>
      </w:tr>
      <w:tr w:rsidR="009D41C4" w:rsidTr="00B40BBD">
        <w:trPr>
          <w:ins w:id="2130" w:author="Seggelke, Klaus" w:date="2017-03-21T10:56:00Z"/>
        </w:trPr>
        <w:tc>
          <w:tcPr>
            <w:tcW w:w="1351" w:type="dxa"/>
            <w:tcBorders>
              <w:top w:val="single" w:sz="2" w:space="0" w:color="auto"/>
              <w:left w:val="single" w:sz="2" w:space="0" w:color="auto"/>
              <w:bottom w:val="single" w:sz="2" w:space="0" w:color="auto"/>
              <w:right w:val="single" w:sz="2" w:space="0" w:color="auto"/>
            </w:tcBorders>
            <w:vAlign w:val="center"/>
            <w:hideMark/>
          </w:tcPr>
          <w:p w:rsidR="009D41C4" w:rsidRDefault="009D41C4" w:rsidP="00B40BBD">
            <w:pPr>
              <w:pStyle w:val="TestCaseDescription"/>
              <w:rPr>
                <w:ins w:id="2131" w:author="Seggelke, Klaus" w:date="2017-03-21T10:56:00Z"/>
              </w:rPr>
            </w:pPr>
            <w:ins w:id="2132" w:author="Seggelke, Klaus" w:date="2017-03-21T10:56:00Z">
              <w:r>
                <w:lastRenderedPageBreak/>
                <w:t>Pre-conditions:</w:t>
              </w:r>
            </w:ins>
          </w:p>
        </w:tc>
        <w:tc>
          <w:tcPr>
            <w:tcW w:w="7979" w:type="dxa"/>
            <w:tcBorders>
              <w:top w:val="single" w:sz="2" w:space="0" w:color="auto"/>
              <w:left w:val="single" w:sz="2" w:space="0" w:color="auto"/>
              <w:bottom w:val="single" w:sz="2" w:space="0" w:color="auto"/>
              <w:right w:val="single" w:sz="2" w:space="0" w:color="auto"/>
            </w:tcBorders>
          </w:tcPr>
          <w:p w:rsidR="009D41C4" w:rsidRDefault="009D41C4" w:rsidP="00B40BBD">
            <w:pPr>
              <w:pStyle w:val="TestCaseInfo"/>
              <w:rPr>
                <w:ins w:id="2133" w:author="Seggelke, Klaus" w:date="2017-03-21T10:56:00Z"/>
                <w:lang w:eastAsia="zh-CN"/>
              </w:rPr>
            </w:pPr>
            <w:ins w:id="2134" w:author="Seggelke, Klaus" w:date="2017-03-21T10:56:00Z">
              <w:r>
                <w:rPr>
                  <w:lang w:eastAsia="zh-CN"/>
                </w:rPr>
                <w:t>If the VNF depends on the existence of any hardware capabilities, these required hardware capabilities should be pre-installed in the system and the NFVI should list them as available virtualized resources.</w:t>
              </w:r>
            </w:ins>
          </w:p>
        </w:tc>
      </w:tr>
      <w:tr w:rsidR="009D41C4" w:rsidTr="00B40BBD">
        <w:trPr>
          <w:trHeight w:val="625"/>
          <w:ins w:id="2135" w:author="Seggelke, Klaus" w:date="2017-03-21T10:56:00Z"/>
        </w:trPr>
        <w:tc>
          <w:tcPr>
            <w:tcW w:w="1351" w:type="dxa"/>
            <w:tcBorders>
              <w:top w:val="single" w:sz="2" w:space="0" w:color="auto"/>
              <w:left w:val="single" w:sz="2" w:space="0" w:color="auto"/>
              <w:bottom w:val="single" w:sz="2" w:space="0" w:color="auto"/>
              <w:right w:val="single" w:sz="2" w:space="0" w:color="auto"/>
            </w:tcBorders>
            <w:vAlign w:val="center"/>
            <w:hideMark/>
          </w:tcPr>
          <w:p w:rsidR="009D41C4" w:rsidRDefault="009D41C4" w:rsidP="00B40BBD">
            <w:pPr>
              <w:pStyle w:val="TestCaseDescription"/>
              <w:rPr>
                <w:ins w:id="2136" w:author="Seggelke, Klaus" w:date="2017-03-21T10:56:00Z"/>
              </w:rPr>
            </w:pPr>
            <w:ins w:id="2137" w:author="Seggelke, Klaus" w:date="2017-03-21T10:56:00Z">
              <w:r>
                <w:t>Procedure</w:t>
              </w:r>
            </w:ins>
          </w:p>
        </w:tc>
        <w:tc>
          <w:tcPr>
            <w:tcW w:w="7979" w:type="dxa"/>
            <w:tcBorders>
              <w:top w:val="single" w:sz="2" w:space="0" w:color="auto"/>
              <w:left w:val="single" w:sz="2" w:space="0" w:color="auto"/>
              <w:bottom w:val="single" w:sz="2" w:space="0" w:color="auto"/>
              <w:right w:val="single" w:sz="2" w:space="0" w:color="auto"/>
            </w:tcBorders>
          </w:tcPr>
          <w:p w:rsidR="009D41C4" w:rsidRDefault="009D41C4" w:rsidP="00B40BBD">
            <w:pPr>
              <w:pStyle w:val="TestCaseInfo"/>
              <w:rPr>
                <w:ins w:id="2138" w:author="Seggelke, Klaus" w:date="2017-03-21T10:56:00Z"/>
              </w:rPr>
            </w:pPr>
            <w:ins w:id="2139" w:author="Seggelke, Klaus" w:date="2017-03-21T10:56:00Z">
              <w:r w:rsidRPr="0052118C">
                <w:t>Measure the time to instantiate a VNF and may do</w:t>
              </w:r>
              <w:r>
                <w:t xml:space="preserve"> it multiple times to get an ave</w:t>
              </w:r>
              <w:r w:rsidRPr="0052118C">
                <w:t>rage</w:t>
              </w:r>
              <w:r>
                <w:t>.</w:t>
              </w:r>
            </w:ins>
          </w:p>
          <w:p w:rsidR="009D41C4" w:rsidRDefault="009D41C4" w:rsidP="00B40BBD">
            <w:pPr>
              <w:pStyle w:val="TestCaseInfo"/>
              <w:rPr>
                <w:ins w:id="2140" w:author="Seggelke, Klaus" w:date="2017-03-21T10:56:00Z"/>
              </w:rPr>
            </w:pPr>
          </w:p>
          <w:p w:rsidR="009D41C4" w:rsidRPr="0052118C" w:rsidRDefault="009D41C4" w:rsidP="00B40BBD">
            <w:pPr>
              <w:pStyle w:val="TestCaseInfo"/>
              <w:rPr>
                <w:ins w:id="2141" w:author="Seggelke, Klaus" w:date="2017-03-21T10:56:00Z"/>
              </w:rPr>
            </w:pPr>
            <w:ins w:id="2142" w:author="Seggelke, Klaus" w:date="2017-03-21T10:56:00Z">
              <w:r>
                <w:t>Sequence:</w:t>
              </w:r>
            </w:ins>
          </w:p>
          <w:p w:rsidR="009D41C4" w:rsidRDefault="009D41C4" w:rsidP="009D41C4">
            <w:pPr>
              <w:pStyle w:val="TestCaseInfo"/>
              <w:numPr>
                <w:ilvl w:val="0"/>
                <w:numId w:val="247"/>
              </w:numPr>
              <w:rPr>
                <w:ins w:id="2143" w:author="Seggelke, Klaus" w:date="2017-03-21T10:57:00Z"/>
              </w:rPr>
            </w:pPr>
            <w:ins w:id="2144" w:author="Seggelke, Klaus" w:date="2017-03-21T10:56:00Z">
              <w:r w:rsidRPr="0052118C">
                <w:t>Start the EM or ensure EM is up and can configure the VNF</w:t>
              </w:r>
            </w:ins>
          </w:p>
          <w:p w:rsidR="009D41C4" w:rsidRDefault="009D41C4" w:rsidP="009D41C4">
            <w:pPr>
              <w:pStyle w:val="TestCaseInfo"/>
              <w:numPr>
                <w:ilvl w:val="0"/>
                <w:numId w:val="247"/>
              </w:numPr>
              <w:rPr>
                <w:ins w:id="2145" w:author="Seggelke, Klaus" w:date="2017-03-21T10:57:00Z"/>
              </w:rPr>
            </w:pPr>
            <w:ins w:id="2146" w:author="Seggelke, Klaus" w:date="2017-03-21T10:57:00Z">
              <w:r>
                <w:t>Start low traffic</w:t>
              </w:r>
            </w:ins>
            <w:ins w:id="2147" w:author="Seggelke, Klaus" w:date="2017-03-21T10:59:00Z">
              <w:r w:rsidR="009C558A">
                <w:t xml:space="preserve"> load</w:t>
              </w:r>
            </w:ins>
          </w:p>
          <w:p w:rsidR="009D41C4" w:rsidRPr="0052118C" w:rsidRDefault="009D41C4" w:rsidP="00B40BBD">
            <w:pPr>
              <w:pStyle w:val="TestCaseInfo"/>
              <w:numPr>
                <w:ilvl w:val="0"/>
                <w:numId w:val="247"/>
              </w:numPr>
              <w:rPr>
                <w:ins w:id="2148" w:author="Seggelke, Klaus" w:date="2017-03-21T10:56:00Z"/>
              </w:rPr>
            </w:pPr>
            <w:ins w:id="2149" w:author="Seggelke, Klaus" w:date="2017-03-21T10:58:00Z">
              <w:r>
                <w:t>Instantiate the VNF</w:t>
              </w:r>
              <w:r w:rsidRPr="00955140">
                <w:t xml:space="preserve"> (--&gt; time stamp)</w:t>
              </w:r>
            </w:ins>
          </w:p>
          <w:p w:rsidR="009D41C4" w:rsidRDefault="009D41C4" w:rsidP="009D41C4">
            <w:pPr>
              <w:pStyle w:val="TestCaseInfo"/>
              <w:numPr>
                <w:ilvl w:val="0"/>
                <w:numId w:val="247"/>
              </w:numPr>
              <w:rPr>
                <w:ins w:id="2150" w:author="Seggelke, Klaus" w:date="2017-03-21T10:56:00Z"/>
              </w:rPr>
            </w:pPr>
            <w:ins w:id="2151" w:author="Seggelke, Klaus" w:date="2017-03-21T10:56:00Z">
              <w:r w:rsidRPr="00074BEF">
                <w:t>Validate VNF instantiation state is INSTANTIATED and VNF state is STARTED (--&gt; time stamp when correct state reached)</w:t>
              </w:r>
            </w:ins>
          </w:p>
          <w:p w:rsidR="009D41C4" w:rsidRPr="0052118C" w:rsidRDefault="009D41C4" w:rsidP="009D41C4">
            <w:pPr>
              <w:pStyle w:val="TestCaseInfo"/>
              <w:numPr>
                <w:ilvl w:val="0"/>
                <w:numId w:val="247"/>
              </w:numPr>
              <w:rPr>
                <w:ins w:id="2152" w:author="Seggelke, Klaus" w:date="2017-03-21T10:56:00Z"/>
              </w:rPr>
            </w:pPr>
            <w:ins w:id="2153" w:author="Seggelke, Klaus" w:date="2017-03-21T10:56:00Z">
              <w:r>
                <w:t>Validate the right vResources have been allocated</w:t>
              </w:r>
            </w:ins>
          </w:p>
          <w:p w:rsidR="009D41C4" w:rsidRDefault="009D41C4" w:rsidP="009D41C4">
            <w:pPr>
              <w:pStyle w:val="TestCaseInfo"/>
              <w:numPr>
                <w:ilvl w:val="0"/>
                <w:numId w:val="247"/>
              </w:numPr>
              <w:rPr>
                <w:ins w:id="2154" w:author="Seggelke, Klaus" w:date="2017-03-21T10:56:00Z"/>
              </w:rPr>
            </w:pPr>
            <w:ins w:id="2155" w:author="Seggelke, Klaus" w:date="2017-03-21T10:56:00Z">
              <w:r>
                <w:t>Validate configuration has been applied by the EM to the VNF</w:t>
              </w:r>
            </w:ins>
          </w:p>
          <w:p w:rsidR="009D41C4" w:rsidRDefault="009D41C4" w:rsidP="009D41C4">
            <w:pPr>
              <w:pStyle w:val="TestCaseInfo"/>
              <w:numPr>
                <w:ilvl w:val="0"/>
                <w:numId w:val="247"/>
              </w:numPr>
              <w:rPr>
                <w:ins w:id="2156" w:author="Seggelke, Klaus" w:date="2017-03-21T10:56:00Z"/>
              </w:rPr>
            </w:pPr>
            <w:ins w:id="2157" w:author="Seggelke, Klaus" w:date="2017-03-21T10:56:00Z">
              <w:r>
                <w:t>Validate license has been applied to the VNF if applicable</w:t>
              </w:r>
            </w:ins>
          </w:p>
          <w:p w:rsidR="009D41C4" w:rsidRDefault="009D41C4" w:rsidP="009D41C4">
            <w:pPr>
              <w:pStyle w:val="TestCaseInfo"/>
              <w:numPr>
                <w:ilvl w:val="0"/>
                <w:numId w:val="247"/>
              </w:numPr>
              <w:rPr>
                <w:ins w:id="2158" w:author="Seggelke, Klaus" w:date="2017-03-21T10:56:00Z"/>
              </w:rPr>
            </w:pPr>
            <w:ins w:id="2159" w:author="Seggelke, Klaus" w:date="2017-03-21T10:56:00Z">
              <w:r>
                <w:t>Validate traffic flow as the VNF should be in VNF stats STARTED</w:t>
              </w:r>
            </w:ins>
          </w:p>
          <w:p w:rsidR="009D41C4" w:rsidRPr="00955140" w:rsidRDefault="009D41C4" w:rsidP="009D41C4">
            <w:pPr>
              <w:pStyle w:val="TestCaseInfo"/>
              <w:numPr>
                <w:ilvl w:val="0"/>
                <w:numId w:val="247"/>
              </w:numPr>
              <w:rPr>
                <w:ins w:id="2160" w:author="Seggelke, Klaus" w:date="2017-03-21T10:56:00Z"/>
              </w:rPr>
            </w:pPr>
            <w:ins w:id="2161" w:author="Seggelke, Klaus" w:date="2017-03-21T10:56:00Z">
              <w:r>
                <w:t>Stop Traffic</w:t>
              </w:r>
            </w:ins>
          </w:p>
          <w:p w:rsidR="009D41C4" w:rsidRPr="0052118C" w:rsidRDefault="009D41C4" w:rsidP="009D41C4">
            <w:pPr>
              <w:pStyle w:val="TestCaseInfo"/>
              <w:numPr>
                <w:ilvl w:val="0"/>
                <w:numId w:val="247"/>
              </w:numPr>
              <w:rPr>
                <w:ins w:id="2162" w:author="Seggelke, Klaus" w:date="2017-03-21T10:56:00Z"/>
              </w:rPr>
            </w:pPr>
            <w:ins w:id="2163" w:author="Seggelke, Klaus" w:date="2017-03-21T10:56:00Z">
              <w:r w:rsidRPr="0052118C">
                <w:t>Terminate VNF</w:t>
              </w:r>
            </w:ins>
          </w:p>
          <w:p w:rsidR="009D41C4" w:rsidRDefault="009D41C4" w:rsidP="009D41C4">
            <w:pPr>
              <w:pStyle w:val="TestCaseInfo"/>
              <w:numPr>
                <w:ilvl w:val="0"/>
                <w:numId w:val="247"/>
              </w:numPr>
              <w:rPr>
                <w:ins w:id="2164" w:author="Seggelke, Klaus" w:date="2017-03-21T10:56:00Z"/>
                <w:lang w:eastAsia="zh-CN"/>
              </w:rPr>
            </w:pPr>
            <w:ins w:id="2165" w:author="Seggelke, Klaus" w:date="2017-03-21T10:56:00Z">
              <w:r w:rsidRPr="0052118C">
                <w:t>Calculate the instantiation time</w:t>
              </w:r>
            </w:ins>
          </w:p>
        </w:tc>
      </w:tr>
      <w:tr w:rsidR="009D41C4" w:rsidTr="00B40BBD">
        <w:trPr>
          <w:ins w:id="2166" w:author="Seggelke, Klaus" w:date="2017-03-21T10:56:00Z"/>
        </w:trPr>
        <w:tc>
          <w:tcPr>
            <w:tcW w:w="1351" w:type="dxa"/>
            <w:tcBorders>
              <w:top w:val="single" w:sz="2" w:space="0" w:color="auto"/>
              <w:left w:val="single" w:sz="2" w:space="0" w:color="auto"/>
              <w:bottom w:val="single" w:sz="2" w:space="0" w:color="auto"/>
              <w:right w:val="single" w:sz="2" w:space="0" w:color="auto"/>
            </w:tcBorders>
            <w:vAlign w:val="center"/>
            <w:hideMark/>
          </w:tcPr>
          <w:p w:rsidR="009D41C4" w:rsidRDefault="009D41C4" w:rsidP="00B40BBD">
            <w:pPr>
              <w:pStyle w:val="TestCaseDescription"/>
              <w:rPr>
                <w:ins w:id="2167" w:author="Seggelke, Klaus" w:date="2017-03-21T10:56:00Z"/>
              </w:rPr>
            </w:pPr>
            <w:ins w:id="2168" w:author="Seggelke, Klaus" w:date="2017-03-21T10:56: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9D41C4" w:rsidRDefault="009D41C4" w:rsidP="00B40BBD">
            <w:pPr>
              <w:pStyle w:val="TestCaseInfo"/>
              <w:rPr>
                <w:ins w:id="2169" w:author="Seggelke, Klaus" w:date="2017-03-21T10:56:00Z"/>
              </w:rPr>
            </w:pPr>
            <w:ins w:id="2170" w:author="Seggelke, Klaus" w:date="2017-03-21T10:56:00Z">
              <w:r>
                <w:t xml:space="preserve">Measure the time it takes to instantiate a VNF and get it into the VNF state “STARTED”. </w:t>
              </w:r>
              <w:r>
                <w:sym w:font="Wingdings" w:char="F0E0"/>
              </w:r>
              <w:r>
                <w:t xml:space="preserve"> VNF Service instantiation time</w:t>
              </w:r>
            </w:ins>
          </w:p>
        </w:tc>
      </w:tr>
      <w:tr w:rsidR="009D41C4" w:rsidTr="00B40BBD">
        <w:trPr>
          <w:ins w:id="2171" w:author="Seggelke, Klaus" w:date="2017-03-21T10:56:00Z"/>
        </w:trPr>
        <w:tc>
          <w:tcPr>
            <w:tcW w:w="1351" w:type="dxa"/>
            <w:tcBorders>
              <w:top w:val="single" w:sz="2" w:space="0" w:color="auto"/>
              <w:left w:val="single" w:sz="2" w:space="0" w:color="auto"/>
              <w:bottom w:val="single" w:sz="2" w:space="0" w:color="auto"/>
              <w:right w:val="single" w:sz="2" w:space="0" w:color="auto"/>
            </w:tcBorders>
            <w:vAlign w:val="center"/>
            <w:hideMark/>
          </w:tcPr>
          <w:p w:rsidR="009D41C4" w:rsidRDefault="009D41C4" w:rsidP="00B40BBD">
            <w:pPr>
              <w:pStyle w:val="TestCaseDescription"/>
              <w:rPr>
                <w:ins w:id="2172" w:author="Seggelke, Klaus" w:date="2017-03-21T10:56:00Z"/>
                <w:noProof/>
              </w:rPr>
            </w:pPr>
            <w:ins w:id="2173" w:author="Seggelke, Klaus" w:date="2017-03-21T10:56: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9D41C4" w:rsidRDefault="009D41C4" w:rsidP="00B40BBD">
            <w:pPr>
              <w:pStyle w:val="TestCaseInfo"/>
              <w:rPr>
                <w:ins w:id="2174" w:author="Seggelke, Klaus" w:date="2017-03-21T10:56:00Z"/>
              </w:rPr>
            </w:pPr>
          </w:p>
        </w:tc>
      </w:tr>
    </w:tbl>
    <w:p w:rsidR="009D41C4" w:rsidRDefault="009D41C4" w:rsidP="005A676A">
      <w:pPr>
        <w:rPr>
          <w:ins w:id="2175" w:author="Seggelke, Klaus" w:date="2017-03-21T10:56:00Z"/>
          <w:lang w:eastAsia="zh-CN"/>
        </w:rPr>
      </w:pPr>
    </w:p>
    <w:p w:rsidR="009D41C4" w:rsidRDefault="009D41C4"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Change w:id="2176">
          <w:tblGrid>
            <w:gridCol w:w="1351"/>
            <w:gridCol w:w="7979"/>
          </w:tblGrid>
        </w:tblGridChange>
      </w:tblGrid>
      <w:tr w:rsidR="00A312A4" w:rsidTr="00A312A4">
        <w:tc>
          <w:tcPr>
            <w:tcW w:w="9330" w:type="dxa"/>
            <w:gridSpan w:val="2"/>
            <w:tcBorders>
              <w:top w:val="single" w:sz="2" w:space="0" w:color="auto"/>
              <w:left w:val="single" w:sz="2" w:space="0" w:color="auto"/>
              <w:bottom w:val="single" w:sz="2" w:space="0" w:color="auto"/>
              <w:right w:val="single" w:sz="2" w:space="0" w:color="auto"/>
            </w:tcBorders>
            <w:hideMark/>
          </w:tcPr>
          <w:p w:rsidR="00A312A4" w:rsidRDefault="00BC7D6D" w:rsidP="00943AEF">
            <w:pPr>
              <w:pStyle w:val="TestCase"/>
            </w:pPr>
            <w:bookmarkStart w:id="2177" w:name="_Toc477880978"/>
            <w:r>
              <w:t>TC.VNF.STATE.INST.00</w:t>
            </w:r>
            <w:ins w:id="2178" w:author="Seggelke, Klaus" w:date="2017-03-21T11:23:00Z">
              <w:r w:rsidR="00434020">
                <w:t>5</w:t>
              </w:r>
            </w:ins>
            <w:del w:id="2179" w:author="Seggelke, Klaus" w:date="2017-03-21T11:23:00Z">
              <w:r w:rsidDel="00434020">
                <w:delText>4</w:delText>
              </w:r>
            </w:del>
            <w:r>
              <w:tab/>
            </w:r>
            <w:r w:rsidR="00A312A4" w:rsidRPr="008E4CB9">
              <w:t xml:space="preserve">VNF Instantiation </w:t>
            </w:r>
            <w:r w:rsidR="00943AEF">
              <w:t>with</w:t>
            </w:r>
            <w:r w:rsidR="00A312A4" w:rsidRPr="008E4CB9">
              <w:t xml:space="preserve"> active Element Management wit</w:t>
            </w:r>
            <w:ins w:id="2180" w:author="Seggelke, Klaus" w:date="2017-03-21T11:13:00Z">
              <w:r w:rsidR="006D15F3">
                <w:t>h</w:t>
              </w:r>
            </w:ins>
            <w:del w:id="2181" w:author="Seggelke, Klaus" w:date="2017-03-21T11:13:00Z">
              <w:r w:rsidR="00A312A4" w:rsidRPr="008E4CB9" w:rsidDel="006D15F3">
                <w:delText>hout traffic</w:delText>
              </w:r>
              <w:r w:rsidR="00A312A4" w:rsidDel="006D15F3">
                <w:delText xml:space="preserve"> and</w:delText>
              </w:r>
            </w:del>
            <w:r w:rsidR="00A312A4">
              <w:t xml:space="preserve"> failed EM configuration</w:t>
            </w:r>
            <w:bookmarkEnd w:id="2177"/>
          </w:p>
        </w:tc>
      </w:tr>
      <w:tr w:rsidR="00A312A4" w:rsidTr="00A312A4">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A312A4" w:rsidRPr="00D67489" w:rsidRDefault="00A312A4" w:rsidP="00A312A4">
            <w:pPr>
              <w:pStyle w:val="TestCaseInfo"/>
              <w:rPr>
                <w:lang w:eastAsia="zh-CN"/>
              </w:rPr>
            </w:pPr>
            <w:r>
              <w:rPr>
                <w:lang w:eastAsia="zh-CN"/>
              </w:rPr>
              <w:t xml:space="preserve">Verify the </w:t>
            </w:r>
            <w:del w:id="2182" w:author="Seggelke, Klaus" w:date="2017-03-17T09:00:00Z">
              <w:r w:rsidDel="00C53C0C">
                <w:rPr>
                  <w:lang w:eastAsia="zh-CN"/>
                </w:rPr>
                <w:delText xml:space="preserve">VNFM </w:delText>
              </w:r>
            </w:del>
            <w:ins w:id="2183" w:author="Seggelke, Klaus" w:date="2017-03-17T09:00:00Z">
              <w:r w:rsidR="00C53C0C">
                <w:rPr>
                  <w:lang w:eastAsia="zh-CN"/>
                </w:rPr>
                <w:t xml:space="preserve">MANO </w:t>
              </w:r>
            </w:ins>
            <w:r>
              <w:rPr>
                <w:lang w:eastAsia="zh-CN"/>
              </w:rPr>
              <w:t xml:space="preserve">has the capability to instantiate a VNF, informs the EM of the existence, waits for the EM configuration completion. Because the EM doesn’t have any configuration, the VNF state should stay in the </w:t>
            </w:r>
            <w:r w:rsidR="00BC3C57">
              <w:rPr>
                <w:lang w:eastAsia="zh-CN"/>
              </w:rPr>
              <w:t xml:space="preserve">VNF </w:t>
            </w:r>
            <w:r>
              <w:rPr>
                <w:lang w:eastAsia="zh-CN"/>
              </w:rPr>
              <w:t>state “</w:t>
            </w:r>
            <w:r w:rsidR="00BC3C57">
              <w:rPr>
                <w:lang w:eastAsia="zh-CN"/>
              </w:rPr>
              <w:t>STARTED</w:t>
            </w:r>
            <w:r>
              <w:rPr>
                <w:lang w:eastAsia="zh-CN"/>
              </w:rPr>
              <w:t>”</w:t>
            </w: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A312A4" w:rsidRDefault="00A312A4" w:rsidP="00A312A4">
            <w:pPr>
              <w:pStyle w:val="TestCaseInfo"/>
              <w:rPr>
                <w:lang w:eastAsia="zh-CN"/>
              </w:rPr>
            </w:pPr>
            <w:r>
              <w:rPr>
                <w:lang w:eastAsia="zh-CN"/>
              </w:rPr>
              <w:t>The VNF instantiation can be initiated through the</w:t>
            </w:r>
            <w:ins w:id="2184" w:author="Seggelke, Klaus" w:date="2017-03-17T09:01:00Z">
              <w:r w:rsidR="00C53C0C">
                <w:rPr>
                  <w:lang w:eastAsia="zh-CN"/>
                </w:rPr>
                <w:t xml:space="preserve"> MANO, the</w:t>
              </w:r>
            </w:ins>
            <w:r>
              <w:rPr>
                <w:lang w:eastAsia="zh-CN"/>
              </w:rPr>
              <w:t xml:space="preserve"> </w:t>
            </w:r>
            <w:del w:id="2185" w:author="Seggelke, Klaus" w:date="2017-03-17T09:01:00Z">
              <w:r w:rsidDel="00C53C0C">
                <w:rPr>
                  <w:lang w:eastAsia="zh-CN"/>
                </w:rPr>
                <w:delText xml:space="preserve">VIM </w:delText>
              </w:r>
            </w:del>
            <w:ins w:id="2186" w:author="Seggelke, Klaus" w:date="2017-03-17T09:01:00Z">
              <w:r w:rsidR="00C53C0C">
                <w:rPr>
                  <w:lang w:eastAsia="zh-CN"/>
                </w:rPr>
                <w:t xml:space="preserve">NFVO </w:t>
              </w:r>
            </w:ins>
            <w:r>
              <w:rPr>
                <w:lang w:eastAsia="zh-CN"/>
              </w:rPr>
              <w:t>or the VNFM. It involves the allocation of virtual and physical resources and applying the initial configuration. A license may get applied to the VNF to allow it correct operation.</w:t>
            </w:r>
          </w:p>
          <w:p w:rsidR="00A312A4" w:rsidRDefault="00A312A4" w:rsidP="00A312A4">
            <w:pPr>
              <w:pStyle w:val="TestCaseInfo"/>
              <w:rPr>
                <w:lang w:eastAsia="zh-CN"/>
              </w:rPr>
            </w:pPr>
            <w:r>
              <w:rPr>
                <w:lang w:eastAsia="zh-CN"/>
              </w:rPr>
              <w:t>By default, the NFVI should have allocated the minimal resources and other required hardware capabilities. This includes also needed NIC cards.</w:t>
            </w:r>
          </w:p>
          <w:p w:rsidR="00A312A4" w:rsidRPr="00DE669C" w:rsidRDefault="00A312A4" w:rsidP="00A312A4">
            <w:pPr>
              <w:pStyle w:val="TestCaseInfo"/>
              <w:rPr>
                <w:lang w:eastAsia="zh-CN"/>
              </w:rPr>
            </w:pPr>
            <w:r>
              <w:rPr>
                <w:lang w:eastAsia="zh-CN"/>
              </w:rPr>
              <w:t xml:space="preserve">The EM is responsible for </w:t>
            </w:r>
            <w:r w:rsidRPr="00DE669C">
              <w:rPr>
                <w:lang w:eastAsia="zh-CN"/>
              </w:rPr>
              <w:t xml:space="preserve">FCAPS management functionality </w:t>
            </w:r>
            <w:r>
              <w:rPr>
                <w:lang w:eastAsia="zh-CN"/>
              </w:rPr>
              <w:t xml:space="preserve">of </w:t>
            </w:r>
            <w:r w:rsidRPr="00DE669C">
              <w:rPr>
                <w:lang w:eastAsia="zh-CN"/>
              </w:rPr>
              <w:t>a VNF</w:t>
            </w:r>
            <w:r>
              <w:rPr>
                <w:lang w:eastAsia="zh-CN"/>
              </w:rPr>
              <w:t>:</w:t>
            </w:r>
          </w:p>
          <w:p w:rsidR="00A312A4" w:rsidRPr="00DE669C" w:rsidRDefault="00A312A4" w:rsidP="00A312A4">
            <w:pPr>
              <w:pStyle w:val="TestCaseInfo"/>
              <w:ind w:left="720"/>
              <w:rPr>
                <w:lang w:eastAsia="zh-CN"/>
              </w:rPr>
            </w:pPr>
            <w:r w:rsidRPr="00DE669C">
              <w:rPr>
                <w:lang w:eastAsia="zh-CN"/>
              </w:rPr>
              <w:t>F – Fault Management</w:t>
            </w:r>
          </w:p>
          <w:p w:rsidR="00A312A4" w:rsidRPr="00DE669C" w:rsidRDefault="00A312A4" w:rsidP="00A312A4">
            <w:pPr>
              <w:pStyle w:val="TestCaseInfo"/>
              <w:ind w:left="720"/>
              <w:rPr>
                <w:lang w:eastAsia="zh-CN"/>
              </w:rPr>
            </w:pPr>
            <w:r w:rsidRPr="00DE669C">
              <w:rPr>
                <w:lang w:eastAsia="zh-CN"/>
              </w:rPr>
              <w:t>C – Configuration Management</w:t>
            </w:r>
          </w:p>
          <w:p w:rsidR="00A312A4" w:rsidRPr="00DE669C" w:rsidRDefault="00A312A4" w:rsidP="00A312A4">
            <w:pPr>
              <w:pStyle w:val="TestCaseInfo"/>
              <w:ind w:left="720"/>
              <w:rPr>
                <w:lang w:eastAsia="zh-CN"/>
              </w:rPr>
            </w:pPr>
            <w:r w:rsidRPr="00DE669C">
              <w:rPr>
                <w:lang w:eastAsia="zh-CN"/>
              </w:rPr>
              <w:t>A – Accounting Management</w:t>
            </w:r>
          </w:p>
          <w:p w:rsidR="00A312A4" w:rsidRPr="00DE669C" w:rsidRDefault="00A312A4" w:rsidP="00A312A4">
            <w:pPr>
              <w:pStyle w:val="TestCaseInfo"/>
              <w:ind w:left="720"/>
              <w:rPr>
                <w:lang w:eastAsia="zh-CN"/>
              </w:rPr>
            </w:pPr>
            <w:r w:rsidRPr="00DE669C">
              <w:rPr>
                <w:lang w:eastAsia="zh-CN"/>
              </w:rPr>
              <w:t>P – Performance Management</w:t>
            </w:r>
          </w:p>
          <w:p w:rsidR="00A312A4" w:rsidRPr="00DE669C" w:rsidRDefault="00A312A4" w:rsidP="00A312A4">
            <w:pPr>
              <w:pStyle w:val="TestCaseInfo"/>
              <w:ind w:left="720"/>
              <w:rPr>
                <w:lang w:eastAsia="zh-CN"/>
              </w:rPr>
            </w:pPr>
            <w:r w:rsidRPr="00DE669C">
              <w:rPr>
                <w:lang w:eastAsia="zh-CN"/>
              </w:rPr>
              <w:t>S – Security Management</w:t>
            </w:r>
          </w:p>
          <w:p w:rsidR="00A312A4" w:rsidRDefault="00A312A4" w:rsidP="00A312A4">
            <w:pPr>
              <w:pStyle w:val="TestCaseInfo"/>
              <w:rPr>
                <w:lang w:eastAsia="zh-CN"/>
              </w:rPr>
            </w:pPr>
            <w:r>
              <w:rPr>
                <w:lang w:eastAsia="zh-CN"/>
              </w:rPr>
              <w:t xml:space="preserve">The EM should report to the </w:t>
            </w:r>
            <w:del w:id="2187" w:author="Seggelke, Klaus" w:date="2017-03-17T09:02:00Z">
              <w:r w:rsidDel="00C53C0C">
                <w:rPr>
                  <w:lang w:eastAsia="zh-CN"/>
                </w:rPr>
                <w:delText xml:space="preserve">VNFM </w:delText>
              </w:r>
            </w:del>
            <w:ins w:id="2188" w:author="Seggelke, Klaus" w:date="2017-03-17T09:02:00Z">
              <w:r w:rsidR="00C53C0C">
                <w:rPr>
                  <w:lang w:eastAsia="zh-CN"/>
                </w:rPr>
                <w:t xml:space="preserve">MANO </w:t>
              </w:r>
            </w:ins>
            <w:r>
              <w:rPr>
                <w:lang w:eastAsia="zh-CN"/>
              </w:rPr>
              <w:t xml:space="preserve">that the configuration failed </w:t>
            </w:r>
            <w:del w:id="2189" w:author="Seggelke, Klaus" w:date="2017-03-17T09:03:00Z">
              <w:r w:rsidDel="00C53C0C">
                <w:rPr>
                  <w:lang w:eastAsia="zh-CN"/>
                </w:rPr>
                <w:delText xml:space="preserve">and therefore the VNF should </w:delText>
              </w:r>
              <w:r w:rsidR="00EB50CC" w:rsidDel="00C53C0C">
                <w:rPr>
                  <w:lang w:eastAsia="zh-CN"/>
                </w:rPr>
                <w:delText>not transition into the state “I</w:delText>
              </w:r>
              <w:r w:rsidDel="00C53C0C">
                <w:rPr>
                  <w:lang w:eastAsia="zh-CN"/>
                </w:rPr>
                <w:delText>nactive”</w:delText>
              </w:r>
            </w:del>
            <w:ins w:id="2190" w:author="Seggelke, Klaus" w:date="2017-03-17T09:03:00Z">
              <w:r w:rsidR="00C53C0C">
                <w:rPr>
                  <w:lang w:eastAsia="zh-CN"/>
                </w:rPr>
                <w:t>.</w:t>
              </w:r>
            </w:ins>
            <w:del w:id="2191" w:author="Seggelke, Klaus" w:date="2017-03-17T09:03:00Z">
              <w:r w:rsidDel="00C53C0C">
                <w:rPr>
                  <w:lang w:eastAsia="zh-CN"/>
                </w:rPr>
                <w:delText>.</w:delText>
              </w:r>
            </w:del>
          </w:p>
        </w:tc>
      </w:tr>
      <w:tr w:rsidR="00A312A4" w:rsidTr="00A312A4">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rPr>
                <w:lang w:eastAsia="zh-CN"/>
              </w:rPr>
            </w:pPr>
          </w:p>
        </w:tc>
      </w:tr>
      <w:tr w:rsidR="00A312A4" w:rsidTr="00A312A4">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A312A4" w:rsidTr="00C53C0C">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Change w:id="2192" w:author="Seggelke, Klaus" w:date="2017-03-17T09:03:00Z">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
          </w:tblPrExChange>
        </w:tblPrEx>
        <w:trPr>
          <w:trHeight w:val="1345"/>
          <w:trPrChange w:id="2193" w:author="Seggelke, Klaus" w:date="2017-03-17T09:03:00Z">
            <w:trPr>
              <w:trHeight w:val="2092"/>
            </w:trPr>
          </w:trPrChange>
        </w:trPr>
        <w:tc>
          <w:tcPr>
            <w:tcW w:w="1351" w:type="dxa"/>
            <w:tcBorders>
              <w:top w:val="single" w:sz="2" w:space="0" w:color="auto"/>
              <w:left w:val="single" w:sz="2" w:space="0" w:color="auto"/>
              <w:bottom w:val="single" w:sz="2" w:space="0" w:color="auto"/>
              <w:right w:val="single" w:sz="2" w:space="0" w:color="auto"/>
            </w:tcBorders>
            <w:vAlign w:val="center"/>
            <w:hideMark/>
            <w:tcPrChange w:id="2194" w:author="Seggelke, Klaus" w:date="2017-03-17T09:03:00Z">
              <w:tcPr>
                <w:tcW w:w="1351" w:type="dxa"/>
                <w:tcBorders>
                  <w:top w:val="single" w:sz="2" w:space="0" w:color="auto"/>
                  <w:left w:val="single" w:sz="2" w:space="0" w:color="auto"/>
                  <w:bottom w:val="single" w:sz="2" w:space="0" w:color="auto"/>
                  <w:right w:val="single" w:sz="2" w:space="0" w:color="auto"/>
                </w:tcBorders>
                <w:vAlign w:val="center"/>
                <w:hideMark/>
              </w:tcPr>
            </w:tcPrChange>
          </w:tcPr>
          <w:p w:rsidR="00A312A4" w:rsidRDefault="00A312A4" w:rsidP="00A312A4">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Change w:id="2195" w:author="Seggelke, Klaus" w:date="2017-03-17T09:03:00Z">
              <w:tcPr>
                <w:tcW w:w="7979" w:type="dxa"/>
                <w:tcBorders>
                  <w:top w:val="single" w:sz="2" w:space="0" w:color="auto"/>
                  <w:left w:val="single" w:sz="2" w:space="0" w:color="auto"/>
                  <w:bottom w:val="single" w:sz="2" w:space="0" w:color="auto"/>
                  <w:right w:val="single" w:sz="2" w:space="0" w:color="auto"/>
                </w:tcBorders>
              </w:tcPr>
            </w:tcPrChange>
          </w:tcPr>
          <w:p w:rsidR="00A312A4" w:rsidRDefault="00A312A4" w:rsidP="00A312A4">
            <w:pPr>
              <w:pStyle w:val="TestCaseInfo"/>
            </w:pPr>
            <w:r w:rsidRPr="0052118C">
              <w:t>Measure the time to instantiate a VNF and may do</w:t>
            </w:r>
            <w:r>
              <w:t xml:space="preserve"> it multiple times to get an ave</w:t>
            </w:r>
            <w:r w:rsidRPr="0052118C">
              <w:t>rage</w:t>
            </w:r>
            <w:r>
              <w:t>.</w:t>
            </w:r>
          </w:p>
          <w:p w:rsidR="00A312A4" w:rsidRDefault="00A312A4" w:rsidP="00A312A4">
            <w:pPr>
              <w:pStyle w:val="TestCaseInfo"/>
            </w:pPr>
          </w:p>
          <w:p w:rsidR="00A312A4" w:rsidRPr="0052118C" w:rsidRDefault="00A312A4" w:rsidP="00A312A4">
            <w:pPr>
              <w:pStyle w:val="TestCaseInfo"/>
            </w:pPr>
            <w:r>
              <w:t>Sequence:</w:t>
            </w:r>
          </w:p>
          <w:p w:rsidR="00A312A4" w:rsidRPr="0052118C" w:rsidRDefault="00A312A4" w:rsidP="006D15F3">
            <w:pPr>
              <w:pStyle w:val="TestCaseInfo"/>
              <w:numPr>
                <w:ilvl w:val="0"/>
                <w:numId w:val="79"/>
              </w:numPr>
            </w:pPr>
            <w:r w:rsidRPr="0052118C">
              <w:t>Start the EM or ensure EM is up and can</w:t>
            </w:r>
            <w:r>
              <w:t>’t</w:t>
            </w:r>
            <w:r w:rsidRPr="0052118C">
              <w:t xml:space="preserve"> configure the VNF</w:t>
            </w:r>
          </w:p>
          <w:p w:rsidR="00A312A4" w:rsidRPr="0052118C" w:rsidRDefault="00A312A4" w:rsidP="006D15F3">
            <w:pPr>
              <w:pStyle w:val="TestCaseInfo"/>
              <w:numPr>
                <w:ilvl w:val="0"/>
                <w:numId w:val="79"/>
              </w:numPr>
            </w:pPr>
            <w:r w:rsidRPr="0052118C">
              <w:t xml:space="preserve">Instantiate the VNF </w:t>
            </w:r>
            <w:del w:id="2196" w:author="Seggelke, Klaus" w:date="2017-03-21T11:14:00Z">
              <w:r w:rsidRPr="0052118C" w:rsidDel="006D15F3">
                <w:delText xml:space="preserve">without load </w:delText>
              </w:r>
            </w:del>
            <w:r w:rsidRPr="0052118C">
              <w:t>(--&gt; time stamp)</w:t>
            </w:r>
          </w:p>
          <w:p w:rsidR="00A312A4" w:rsidRDefault="00BC3C57" w:rsidP="006D15F3">
            <w:pPr>
              <w:pStyle w:val="TestCaseInfo"/>
              <w:numPr>
                <w:ilvl w:val="0"/>
                <w:numId w:val="79"/>
              </w:numPr>
            </w:pPr>
            <w:r w:rsidRPr="00074BEF">
              <w:t xml:space="preserve">Validate VNF instantiation state is INSTANTIATED and VNF state is STARTED </w:t>
            </w:r>
            <w:r w:rsidR="00A312A4" w:rsidRPr="0052118C">
              <w:t xml:space="preserve">after EM </w:t>
            </w:r>
            <w:r w:rsidR="00A312A4">
              <w:t>failed the</w:t>
            </w:r>
            <w:r w:rsidR="00A312A4" w:rsidRPr="0052118C">
              <w:t xml:space="preserve"> configuration (--&gt; time stamp when reach the state)</w:t>
            </w:r>
          </w:p>
          <w:p w:rsidR="00A312A4" w:rsidRPr="0052118C" w:rsidRDefault="00A312A4" w:rsidP="006D15F3">
            <w:pPr>
              <w:pStyle w:val="TestCaseInfo"/>
              <w:numPr>
                <w:ilvl w:val="0"/>
                <w:numId w:val="79"/>
              </w:numPr>
            </w:pPr>
            <w:r>
              <w:t>Validate the right vResources have been allocated</w:t>
            </w:r>
          </w:p>
          <w:p w:rsidR="00BC3C57" w:rsidRDefault="00BC3C57" w:rsidP="006D15F3">
            <w:pPr>
              <w:pStyle w:val="TestCaseInfo"/>
              <w:numPr>
                <w:ilvl w:val="0"/>
                <w:numId w:val="79"/>
              </w:numPr>
            </w:pPr>
            <w:r>
              <w:t>Validate configuration has NOT been applied by the EM to the VNF if possible</w:t>
            </w:r>
          </w:p>
          <w:p w:rsidR="00BC3C57" w:rsidRDefault="00BC3C57" w:rsidP="006D15F3">
            <w:pPr>
              <w:pStyle w:val="TestCaseInfo"/>
              <w:numPr>
                <w:ilvl w:val="0"/>
                <w:numId w:val="79"/>
              </w:numPr>
              <w:rPr>
                <w:ins w:id="2197" w:author="Seggelke, Klaus" w:date="2017-03-21T11:14:00Z"/>
              </w:rPr>
            </w:pPr>
            <w:r>
              <w:t>Validate license has been applied to the VNF if applicable</w:t>
            </w:r>
          </w:p>
          <w:p w:rsidR="006D15F3" w:rsidRDefault="006D15F3" w:rsidP="006D15F3">
            <w:pPr>
              <w:pStyle w:val="TestCaseInfo"/>
              <w:numPr>
                <w:ilvl w:val="0"/>
                <w:numId w:val="79"/>
              </w:numPr>
              <w:rPr>
                <w:ins w:id="2198" w:author="Seggelke, Klaus" w:date="2017-03-21T11:14:00Z"/>
              </w:rPr>
            </w:pPr>
            <w:ins w:id="2199" w:author="Seggelke, Klaus" w:date="2017-03-21T11:14:00Z">
              <w:r>
                <w:t>Start low traffic</w:t>
              </w:r>
            </w:ins>
          </w:p>
          <w:p w:rsidR="006D15F3" w:rsidRDefault="006D15F3" w:rsidP="006D15F3">
            <w:pPr>
              <w:pStyle w:val="TestCaseInfo"/>
              <w:numPr>
                <w:ilvl w:val="0"/>
                <w:numId w:val="79"/>
              </w:numPr>
              <w:rPr>
                <w:ins w:id="2200" w:author="Seggelke, Klaus" w:date="2017-03-21T11:14:00Z"/>
              </w:rPr>
            </w:pPr>
            <w:ins w:id="2201" w:author="Seggelke, Klaus" w:date="2017-03-21T11:14:00Z">
              <w:r>
                <w:t xml:space="preserve">Validate </w:t>
              </w:r>
            </w:ins>
            <w:ins w:id="2202" w:author="Seggelke, Klaus" w:date="2017-03-21T11:15:00Z">
              <w:r>
                <w:t xml:space="preserve">no </w:t>
              </w:r>
            </w:ins>
            <w:ins w:id="2203" w:author="Seggelke, Klaus" w:date="2017-03-21T11:14:00Z">
              <w:r>
                <w:t xml:space="preserve">traffic flow as the VNF </w:t>
              </w:r>
            </w:ins>
            <w:ins w:id="2204" w:author="Seggelke, Klaus" w:date="2017-03-21T11:15:00Z">
              <w:r>
                <w:t>did not receive configuration</w:t>
              </w:r>
            </w:ins>
          </w:p>
          <w:p w:rsidR="006D15F3" w:rsidRPr="00955140" w:rsidRDefault="006D15F3" w:rsidP="00B40BBD">
            <w:pPr>
              <w:pStyle w:val="TestCaseInfo"/>
              <w:numPr>
                <w:ilvl w:val="0"/>
                <w:numId w:val="79"/>
              </w:numPr>
            </w:pPr>
            <w:ins w:id="2205" w:author="Seggelke, Klaus" w:date="2017-03-21T11:14:00Z">
              <w:r>
                <w:t>Stop Traffic</w:t>
              </w:r>
            </w:ins>
          </w:p>
          <w:p w:rsidR="00A312A4" w:rsidRPr="0052118C" w:rsidRDefault="00A312A4" w:rsidP="006D15F3">
            <w:pPr>
              <w:pStyle w:val="TestCaseInfo"/>
              <w:numPr>
                <w:ilvl w:val="0"/>
                <w:numId w:val="79"/>
              </w:numPr>
            </w:pPr>
            <w:r w:rsidRPr="0052118C">
              <w:t>Terminate VNF</w:t>
            </w:r>
          </w:p>
          <w:p w:rsidR="00A312A4" w:rsidRDefault="00A312A4" w:rsidP="006D15F3">
            <w:pPr>
              <w:pStyle w:val="TestCaseInfo"/>
              <w:numPr>
                <w:ilvl w:val="0"/>
                <w:numId w:val="79"/>
              </w:numPr>
              <w:rPr>
                <w:lang w:eastAsia="zh-CN"/>
              </w:rPr>
            </w:pPr>
            <w:r w:rsidRPr="0052118C">
              <w:t>Calculate the instantiation time</w:t>
            </w: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r>
              <w:t>Measure the time it takes to instantiate a VNF and get it into the state “</w:t>
            </w:r>
            <w:r>
              <w:rPr>
                <w:lang w:eastAsia="zh-CN"/>
              </w:rPr>
              <w:t>Instantiated-Not Configured</w:t>
            </w:r>
            <w:r>
              <w:t xml:space="preserve">”. </w:t>
            </w:r>
            <w:r>
              <w:sym w:font="Wingdings" w:char="F0E0"/>
            </w:r>
            <w:r>
              <w:t xml:space="preserve"> VNF Service instantiation time</w:t>
            </w: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p>
        </w:tc>
      </w:tr>
    </w:tbl>
    <w:p w:rsidR="00A312A4" w:rsidRDefault="00A312A4" w:rsidP="005A676A">
      <w:pPr>
        <w:rPr>
          <w:lang w:eastAsia="zh-CN"/>
        </w:rPr>
      </w:pPr>
    </w:p>
    <w:p w:rsidR="00A312A4" w:rsidDel="006D15F3" w:rsidRDefault="00A312A4" w:rsidP="005A676A">
      <w:pPr>
        <w:rPr>
          <w:del w:id="2206" w:author="Seggelke, Klaus" w:date="2017-03-21T11:17:00Z"/>
          <w:lang w:eastAsia="zh-CN"/>
        </w:rPr>
      </w:pPr>
    </w:p>
    <w:p w:rsidR="00A312A4" w:rsidDel="006D15F3" w:rsidRDefault="00A312A4" w:rsidP="005A676A">
      <w:pPr>
        <w:rPr>
          <w:del w:id="2207" w:author="Seggelke, Klaus" w:date="2017-03-21T11:17: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Change w:id="2208">
          <w:tblGrid>
            <w:gridCol w:w="1351"/>
            <w:gridCol w:w="7979"/>
          </w:tblGrid>
        </w:tblGridChange>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rsidP="00943AEF">
            <w:pPr>
              <w:pStyle w:val="TestCase"/>
            </w:pPr>
            <w:bookmarkStart w:id="2209" w:name="_Toc454184413"/>
            <w:bookmarkStart w:id="2210" w:name="_Toc477880979"/>
            <w:r>
              <w:t>TC.VNF.STATE.INST.00</w:t>
            </w:r>
            <w:ins w:id="2211" w:author="Seggelke, Klaus" w:date="2017-03-21T11:23:00Z">
              <w:r w:rsidR="00434020">
                <w:t>6</w:t>
              </w:r>
            </w:ins>
            <w:del w:id="2212" w:author="Seggelke, Klaus" w:date="2017-03-21T11:23:00Z">
              <w:r w:rsidDel="00434020">
                <w:delText>5</w:delText>
              </w:r>
            </w:del>
            <w:r>
              <w:tab/>
            </w:r>
            <w:r w:rsidR="005A676A" w:rsidRPr="008E4CB9">
              <w:t xml:space="preserve">VNF Instantiation </w:t>
            </w:r>
            <w:r w:rsidR="00943AEF">
              <w:t>with</w:t>
            </w:r>
            <w:r w:rsidR="005A676A" w:rsidRPr="008E4CB9">
              <w:t xml:space="preserve"> </w:t>
            </w:r>
            <w:r w:rsidR="005A676A">
              <w:t>in</w:t>
            </w:r>
            <w:r w:rsidR="005A676A" w:rsidRPr="008E4CB9">
              <w:t>active Element Management</w:t>
            </w:r>
            <w:bookmarkEnd w:id="2210"/>
            <w:del w:id="2213" w:author="Seggelke, Klaus" w:date="2017-03-21T11:16:00Z">
              <w:r w:rsidR="005A676A" w:rsidRPr="008E4CB9" w:rsidDel="006D15F3">
                <w:delText xml:space="preserve"> without traffic</w:delText>
              </w:r>
            </w:del>
            <w:bookmarkEnd w:id="2209"/>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 xml:space="preserve">Verify the </w:t>
            </w:r>
            <w:del w:id="2214" w:author="Seggelke, Klaus" w:date="2017-03-17T09:48:00Z">
              <w:r w:rsidDel="00851715">
                <w:rPr>
                  <w:lang w:eastAsia="zh-CN"/>
                </w:rPr>
                <w:delText xml:space="preserve">VNFM </w:delText>
              </w:r>
            </w:del>
            <w:ins w:id="2215" w:author="Seggelke, Klaus" w:date="2017-03-17T09:48:00Z">
              <w:r w:rsidR="00851715">
                <w:rPr>
                  <w:lang w:eastAsia="zh-CN"/>
                </w:rPr>
                <w:t xml:space="preserve">MANO </w:t>
              </w:r>
            </w:ins>
            <w:r>
              <w:rPr>
                <w:lang w:eastAsia="zh-CN"/>
              </w:rPr>
              <w:t xml:space="preserve">has the capability to instantiate a VNF, informs the EM of the existence. Because EM is inactive, the </w:t>
            </w:r>
            <w:del w:id="2216" w:author="Seggelke, Klaus" w:date="2017-03-17T09:04:00Z">
              <w:r w:rsidDel="00C53C0C">
                <w:rPr>
                  <w:lang w:eastAsia="zh-CN"/>
                </w:rPr>
                <w:delText xml:space="preserve">VNFM </w:delText>
              </w:r>
            </w:del>
            <w:ins w:id="2217" w:author="Seggelke, Klaus" w:date="2017-03-17T09:04:00Z">
              <w:r w:rsidR="00C53C0C">
                <w:rPr>
                  <w:lang w:eastAsia="zh-CN"/>
                </w:rPr>
                <w:t xml:space="preserve">MANO </w:t>
              </w:r>
            </w:ins>
            <w:r>
              <w:rPr>
                <w:lang w:eastAsia="zh-CN"/>
              </w:rPr>
              <w:t xml:space="preserve">should transition to the </w:t>
            </w:r>
            <w:r w:rsidR="00BC3C57">
              <w:rPr>
                <w:lang w:eastAsia="zh-CN"/>
              </w:rPr>
              <w:t xml:space="preserve">instantiation </w:t>
            </w:r>
            <w:r>
              <w:rPr>
                <w:lang w:eastAsia="zh-CN"/>
              </w:rPr>
              <w:t>state “Instantiated”. The VNF state should stay in the state “</w:t>
            </w:r>
            <w:r w:rsidR="00BC3C57">
              <w:rPr>
                <w:lang w:eastAsia="zh-CN"/>
              </w:rPr>
              <w:t>STARTED</w:t>
            </w:r>
            <w:r>
              <w:rPr>
                <w:lang w:eastAsia="zh-CN"/>
              </w:rPr>
              <w:t>”</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 xml:space="preserve">The VNF instantiation can be initiated through the </w:t>
            </w:r>
            <w:ins w:id="2218" w:author="Seggelke, Klaus" w:date="2017-03-17T09:05:00Z">
              <w:r w:rsidR="00C53C0C">
                <w:rPr>
                  <w:lang w:eastAsia="zh-CN"/>
                </w:rPr>
                <w:t xml:space="preserve">MANO, the </w:t>
              </w:r>
            </w:ins>
            <w:r w:rsidR="00BC3C57">
              <w:rPr>
                <w:lang w:eastAsia="zh-CN"/>
              </w:rPr>
              <w:t>NFVO</w:t>
            </w:r>
            <w:r>
              <w:rPr>
                <w:lang w:eastAsia="zh-CN"/>
              </w:rPr>
              <w:t xml:space="preserve">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t>By default, the NFVI should have allocated the minimal resources and other required hardware capabilities. This includes also needed NIC cards.</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6D15F3">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Change w:id="2219" w:author="Seggelke, Klaus" w:date="2017-03-21T11:17:00Z">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
          </w:tblPrExChange>
        </w:tblPrEx>
        <w:trPr>
          <w:trHeight w:val="445"/>
          <w:trPrChange w:id="2220" w:author="Seggelke, Klaus" w:date="2017-03-21T11:17:00Z">
            <w:trPr>
              <w:trHeight w:val="1255"/>
            </w:trPr>
          </w:trPrChange>
        </w:trPr>
        <w:tc>
          <w:tcPr>
            <w:tcW w:w="1351" w:type="dxa"/>
            <w:tcBorders>
              <w:top w:val="single" w:sz="2" w:space="0" w:color="auto"/>
              <w:left w:val="single" w:sz="2" w:space="0" w:color="auto"/>
              <w:bottom w:val="single" w:sz="2" w:space="0" w:color="auto"/>
              <w:right w:val="single" w:sz="2" w:space="0" w:color="auto"/>
            </w:tcBorders>
            <w:vAlign w:val="center"/>
            <w:hideMark/>
            <w:tcPrChange w:id="2221" w:author="Seggelke, Klaus" w:date="2017-03-21T11:17:00Z">
              <w:tcPr>
                <w:tcW w:w="1351" w:type="dxa"/>
                <w:tcBorders>
                  <w:top w:val="single" w:sz="2" w:space="0" w:color="auto"/>
                  <w:left w:val="single" w:sz="2" w:space="0" w:color="auto"/>
                  <w:bottom w:val="single" w:sz="2" w:space="0" w:color="auto"/>
                  <w:right w:val="single" w:sz="2" w:space="0" w:color="auto"/>
                </w:tcBorders>
                <w:vAlign w:val="center"/>
                <w:hideMark/>
              </w:tcPr>
            </w:tcPrChange>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Change w:id="2222" w:author="Seggelke, Klaus" w:date="2017-03-21T11:17:00Z">
              <w:tcPr>
                <w:tcW w:w="7979" w:type="dxa"/>
                <w:tcBorders>
                  <w:top w:val="single" w:sz="2" w:space="0" w:color="auto"/>
                  <w:left w:val="single" w:sz="2" w:space="0" w:color="auto"/>
                  <w:bottom w:val="single" w:sz="2" w:space="0" w:color="auto"/>
                  <w:right w:val="single" w:sz="2" w:space="0" w:color="auto"/>
                </w:tcBorders>
              </w:tcPr>
            </w:tcPrChange>
          </w:tcPr>
          <w:p w:rsidR="005A676A" w:rsidRPr="0052118C" w:rsidRDefault="005A676A" w:rsidP="00771820">
            <w:pPr>
              <w:pStyle w:val="TestCaseInfo"/>
            </w:pPr>
            <w:r>
              <w:t>Sequence:</w:t>
            </w:r>
          </w:p>
          <w:p w:rsidR="005A676A" w:rsidRDefault="005A676A" w:rsidP="006D15F3">
            <w:pPr>
              <w:pStyle w:val="TestCaseInfo"/>
              <w:numPr>
                <w:ilvl w:val="0"/>
                <w:numId w:val="28"/>
              </w:numPr>
            </w:pPr>
            <w:r>
              <w:t>Deactivate EM if needed</w:t>
            </w:r>
          </w:p>
          <w:p w:rsidR="005A676A" w:rsidRDefault="005A676A" w:rsidP="006D15F3">
            <w:pPr>
              <w:pStyle w:val="TestCaseInfo"/>
              <w:numPr>
                <w:ilvl w:val="0"/>
                <w:numId w:val="28"/>
              </w:numPr>
            </w:pPr>
            <w:r>
              <w:t>Instantiate VNF</w:t>
            </w:r>
          </w:p>
          <w:p w:rsidR="00BC3C57" w:rsidRDefault="00BC3C57" w:rsidP="006D15F3">
            <w:pPr>
              <w:pStyle w:val="TestCaseInfo"/>
              <w:numPr>
                <w:ilvl w:val="0"/>
                <w:numId w:val="28"/>
              </w:numPr>
            </w:pPr>
            <w:r w:rsidRPr="00074BEF">
              <w:t>Validate VNF instantiation state is INSTANTIATED and VNF state is STARTED (--&gt; time stamp when correct state reached)</w:t>
            </w:r>
          </w:p>
          <w:p w:rsidR="00704B7E" w:rsidRDefault="00704B7E" w:rsidP="006D15F3">
            <w:pPr>
              <w:pStyle w:val="TestCaseInfo"/>
              <w:numPr>
                <w:ilvl w:val="0"/>
                <w:numId w:val="28"/>
              </w:numPr>
              <w:rPr>
                <w:ins w:id="2223" w:author="Seggelke, Klaus" w:date="2017-03-21T11:16:00Z"/>
              </w:rPr>
            </w:pPr>
            <w:r>
              <w:t>Validate the right vResources have been allocated</w:t>
            </w:r>
          </w:p>
          <w:p w:rsidR="006D15F3" w:rsidRDefault="006D15F3" w:rsidP="006D15F3">
            <w:pPr>
              <w:pStyle w:val="TestCaseInfo"/>
              <w:numPr>
                <w:ilvl w:val="0"/>
                <w:numId w:val="28"/>
              </w:numPr>
              <w:rPr>
                <w:ins w:id="2224" w:author="Seggelke, Klaus" w:date="2017-03-21T11:16:00Z"/>
              </w:rPr>
            </w:pPr>
            <w:ins w:id="2225" w:author="Seggelke, Klaus" w:date="2017-03-21T11:16:00Z">
              <w:r>
                <w:t>Start low traffic</w:t>
              </w:r>
            </w:ins>
          </w:p>
          <w:p w:rsidR="006D15F3" w:rsidRDefault="006D15F3" w:rsidP="006D15F3">
            <w:pPr>
              <w:pStyle w:val="TestCaseInfo"/>
              <w:numPr>
                <w:ilvl w:val="0"/>
                <w:numId w:val="28"/>
              </w:numPr>
              <w:rPr>
                <w:ins w:id="2226" w:author="Seggelke, Klaus" w:date="2017-03-21T11:16:00Z"/>
              </w:rPr>
            </w:pPr>
            <w:ins w:id="2227" w:author="Seggelke, Klaus" w:date="2017-03-21T11:16:00Z">
              <w:r>
                <w:t xml:space="preserve">Validate no traffic flow as the VNF </w:t>
              </w:r>
            </w:ins>
            <w:ins w:id="2228" w:author="Seggelke, Klaus" w:date="2017-03-21T11:17:00Z">
              <w:r>
                <w:t>didn’t receive configuration</w:t>
              </w:r>
            </w:ins>
          </w:p>
          <w:p w:rsidR="006D15F3" w:rsidRDefault="006D15F3" w:rsidP="00B40BBD">
            <w:pPr>
              <w:pStyle w:val="TestCaseInfo"/>
              <w:numPr>
                <w:ilvl w:val="0"/>
                <w:numId w:val="28"/>
              </w:numPr>
            </w:pPr>
            <w:ins w:id="2229" w:author="Seggelke, Klaus" w:date="2017-03-21T11:16:00Z">
              <w:r>
                <w:t>Stop Traffic</w:t>
              </w:r>
            </w:ins>
          </w:p>
          <w:p w:rsidR="005A676A" w:rsidDel="00851715" w:rsidRDefault="0043455E" w:rsidP="006D15F3">
            <w:pPr>
              <w:pStyle w:val="TestCaseInfo"/>
              <w:numPr>
                <w:ilvl w:val="0"/>
                <w:numId w:val="28"/>
              </w:numPr>
              <w:rPr>
                <w:del w:id="2230" w:author="Seggelke, Klaus" w:date="2017-03-17T09:49:00Z"/>
              </w:rPr>
            </w:pPr>
            <w:del w:id="2231" w:author="Seggelke, Klaus" w:date="2017-03-17T09:49:00Z">
              <w:r w:rsidDel="00851715">
                <w:delText>Validate VNFM</w:delText>
              </w:r>
              <w:r w:rsidR="005A676A" w:rsidDel="00851715">
                <w:delText xml:space="preserve"> reports the state "Instantiated - not configured"</w:delText>
              </w:r>
            </w:del>
          </w:p>
          <w:p w:rsidR="005A676A" w:rsidRDefault="005A676A" w:rsidP="006D15F3">
            <w:pPr>
              <w:pStyle w:val="TestCaseInfo"/>
              <w:numPr>
                <w:ilvl w:val="0"/>
                <w:numId w:val="28"/>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A51AA9" w:rsidP="00771820">
            <w:pPr>
              <w:pStyle w:val="TestCaseInfo"/>
            </w:pPr>
            <w:r>
              <w:t xml:space="preserve">Because of the inactive EM, the VNFM should transition the </w:t>
            </w:r>
            <w:r w:rsidR="00BC3C57" w:rsidRPr="00074BEF">
              <w:t>VNF instantiation state is INSTANTIATED and VNF state is STARTED</w:t>
            </w:r>
            <w:r>
              <w:t>.</w:t>
            </w:r>
          </w:p>
        </w:tc>
      </w:tr>
    </w:tbl>
    <w:p w:rsidR="005A676A" w:rsidDel="00434020" w:rsidRDefault="005A676A" w:rsidP="005A676A">
      <w:pPr>
        <w:rPr>
          <w:del w:id="2232" w:author="Seggelke, Klaus" w:date="2017-03-21T11:22: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07A84" w:rsidDel="00434020" w:rsidTr="009A7FAF">
        <w:trPr>
          <w:del w:id="2233" w:author="Seggelke, Klaus" w:date="2017-03-21T11:22:00Z"/>
        </w:trPr>
        <w:tc>
          <w:tcPr>
            <w:tcW w:w="9330" w:type="dxa"/>
            <w:gridSpan w:val="2"/>
            <w:tcBorders>
              <w:top w:val="single" w:sz="2" w:space="0" w:color="auto"/>
              <w:left w:val="single" w:sz="2" w:space="0" w:color="auto"/>
              <w:bottom w:val="single" w:sz="2" w:space="0" w:color="auto"/>
              <w:right w:val="single" w:sz="2" w:space="0" w:color="auto"/>
            </w:tcBorders>
            <w:hideMark/>
          </w:tcPr>
          <w:p w:rsidR="00A07A84" w:rsidDel="00434020" w:rsidRDefault="00A07A84" w:rsidP="009A7FAF">
            <w:pPr>
              <w:pStyle w:val="TestCase"/>
              <w:rPr>
                <w:del w:id="2234" w:author="Seggelke, Klaus" w:date="2017-03-21T11:22:00Z"/>
              </w:rPr>
            </w:pPr>
            <w:del w:id="2235" w:author="Seggelke, Klaus" w:date="2017-03-21T11:22:00Z">
              <w:r w:rsidDel="00434020">
                <w:delText>TC.VNF.STATE.INST.00</w:delText>
              </w:r>
            </w:del>
            <w:del w:id="2236" w:author="Seggelke, Klaus" w:date="2017-03-17T09:45:00Z">
              <w:r w:rsidR="001A715C" w:rsidDel="00851715">
                <w:delText>7</w:delText>
              </w:r>
            </w:del>
            <w:del w:id="2237" w:author="Seggelke, Klaus" w:date="2017-03-21T11:22:00Z">
              <w:r w:rsidDel="00434020">
                <w:tab/>
              </w:r>
              <w:r w:rsidRPr="00955140" w:rsidDel="00434020">
                <w:delText>VNF Instantiation wi</w:delText>
              </w:r>
              <w:r w:rsidDel="00434020">
                <w:delText xml:space="preserve">thout Element Management or </w:delText>
              </w:r>
              <w:r w:rsidRPr="00D921A2" w:rsidDel="00434020">
                <w:delText>inactive Element Management</w:delText>
              </w:r>
              <w:r w:rsidDel="00434020">
                <w:delText xml:space="preserve"> with</w:delText>
              </w:r>
              <w:r w:rsidRPr="00955140" w:rsidDel="00434020">
                <w:delText xml:space="preserve"> traffic</w:delText>
              </w:r>
            </w:del>
          </w:p>
        </w:tc>
      </w:tr>
      <w:tr w:rsidR="00A07A84" w:rsidDel="00434020" w:rsidTr="009A7FAF">
        <w:trPr>
          <w:trHeight w:val="896"/>
          <w:del w:id="2238" w:author="Seggelke, Klaus" w:date="2017-03-21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Del="00434020" w:rsidRDefault="00A07A84" w:rsidP="009A7FAF">
            <w:pPr>
              <w:pStyle w:val="TestCaseDescription"/>
              <w:rPr>
                <w:del w:id="2239" w:author="Seggelke, Klaus" w:date="2017-03-21T11:22:00Z"/>
              </w:rPr>
            </w:pPr>
            <w:del w:id="2240" w:author="Seggelke, Klaus" w:date="2017-03-21T11:22:00Z">
              <w:r w:rsidDel="00434020">
                <w:delText>Purpose:</w:delText>
              </w:r>
            </w:del>
          </w:p>
        </w:tc>
        <w:tc>
          <w:tcPr>
            <w:tcW w:w="7979" w:type="dxa"/>
            <w:tcBorders>
              <w:top w:val="single" w:sz="2" w:space="0" w:color="auto"/>
              <w:left w:val="single" w:sz="2" w:space="0" w:color="auto"/>
              <w:bottom w:val="single" w:sz="2" w:space="0" w:color="auto"/>
              <w:right w:val="single" w:sz="2" w:space="0" w:color="auto"/>
            </w:tcBorders>
            <w:hideMark/>
          </w:tcPr>
          <w:p w:rsidR="00A07A84" w:rsidRPr="00D67489" w:rsidDel="00434020" w:rsidRDefault="00A07A84" w:rsidP="009A7FAF">
            <w:pPr>
              <w:pStyle w:val="TestCaseInfo"/>
              <w:rPr>
                <w:del w:id="2241" w:author="Seggelke, Klaus" w:date="2017-03-21T11:22:00Z"/>
                <w:lang w:eastAsia="zh-CN"/>
              </w:rPr>
            </w:pPr>
            <w:del w:id="2242" w:author="Seggelke, Klaus" w:date="2017-03-21T11:22:00Z">
              <w:r w:rsidDel="00434020">
                <w:rPr>
                  <w:lang w:eastAsia="zh-CN"/>
                </w:rPr>
                <w:delText xml:space="preserve">Verify the </w:delText>
              </w:r>
            </w:del>
            <w:del w:id="2243" w:author="Seggelke, Klaus" w:date="2017-03-17T09:49:00Z">
              <w:r w:rsidDel="00851715">
                <w:rPr>
                  <w:lang w:eastAsia="zh-CN"/>
                </w:rPr>
                <w:delText xml:space="preserve">VNFM </w:delText>
              </w:r>
            </w:del>
            <w:del w:id="2244" w:author="Seggelke, Klaus" w:date="2017-03-21T11:22:00Z">
              <w:r w:rsidDel="00434020">
                <w:rPr>
                  <w:lang w:eastAsia="zh-CN"/>
                </w:rPr>
                <w:delText>has the capability to instantiate a VNF and transitions to the VNF state “STARTED” automatically as there is no EM involvement, no traffic flows. Because we apply load, we can determine if traffic causes an increase in the instantiation time.</w:delText>
              </w:r>
            </w:del>
          </w:p>
        </w:tc>
      </w:tr>
      <w:tr w:rsidR="00A07A84" w:rsidDel="00434020" w:rsidTr="009A7FAF">
        <w:trPr>
          <w:del w:id="2245" w:author="Seggelke, Klaus" w:date="2017-03-21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Del="00434020" w:rsidRDefault="00A07A84" w:rsidP="009A7FAF">
            <w:pPr>
              <w:pStyle w:val="TestCaseDescription"/>
              <w:rPr>
                <w:del w:id="2246" w:author="Seggelke, Klaus" w:date="2017-03-21T11:22:00Z"/>
              </w:rPr>
            </w:pPr>
            <w:del w:id="2247" w:author="Seggelke, Klaus" w:date="2017-03-21T11:22:00Z">
              <w:r w:rsidDel="00434020">
                <w:delText>Description</w:delText>
              </w:r>
            </w:del>
          </w:p>
        </w:tc>
        <w:tc>
          <w:tcPr>
            <w:tcW w:w="7979" w:type="dxa"/>
            <w:tcBorders>
              <w:top w:val="single" w:sz="2" w:space="0" w:color="auto"/>
              <w:left w:val="single" w:sz="2" w:space="0" w:color="auto"/>
              <w:bottom w:val="single" w:sz="2" w:space="0" w:color="auto"/>
              <w:right w:val="single" w:sz="2" w:space="0" w:color="auto"/>
            </w:tcBorders>
            <w:hideMark/>
          </w:tcPr>
          <w:p w:rsidR="00A07A84" w:rsidDel="00434020" w:rsidRDefault="00A07A84" w:rsidP="009A7FAF">
            <w:pPr>
              <w:pStyle w:val="TestCaseInfo"/>
              <w:rPr>
                <w:del w:id="2248" w:author="Seggelke, Klaus" w:date="2017-03-21T11:22:00Z"/>
                <w:lang w:eastAsia="zh-CN"/>
              </w:rPr>
            </w:pPr>
            <w:del w:id="2249" w:author="Seggelke, Klaus" w:date="2017-03-21T11:22:00Z">
              <w:r w:rsidDel="00434020">
                <w:rPr>
                  <w:lang w:eastAsia="zh-CN"/>
                </w:rPr>
                <w:delText>The VNF instantiation can be initiated through the NFVO or the VNFM. It involves the allocation of virtual and physical resources and applying the initial configuration. A license may get applied to the VNF to allow it correct operation.</w:delText>
              </w:r>
            </w:del>
          </w:p>
          <w:p w:rsidR="00A07A84" w:rsidDel="00434020" w:rsidRDefault="00A07A84" w:rsidP="009A7FAF">
            <w:pPr>
              <w:pStyle w:val="TestCaseInfo"/>
              <w:rPr>
                <w:del w:id="2250" w:author="Seggelke, Klaus" w:date="2017-03-21T11:22:00Z"/>
                <w:lang w:eastAsia="zh-CN"/>
              </w:rPr>
            </w:pPr>
            <w:del w:id="2251" w:author="Seggelke, Klaus" w:date="2017-03-21T11:22:00Z">
              <w:r w:rsidDel="00434020">
                <w:rPr>
                  <w:lang w:eastAsia="zh-CN"/>
                </w:rPr>
                <w:delText>By default, the NFVI should have allocated the minimal resources and other required hardware capabilities. This includes also needed NIC cards.</w:delText>
              </w:r>
            </w:del>
          </w:p>
          <w:p w:rsidR="00A07A84" w:rsidDel="00434020" w:rsidRDefault="00A07A84" w:rsidP="009A7FAF">
            <w:pPr>
              <w:pStyle w:val="TestCaseInfo"/>
              <w:rPr>
                <w:del w:id="2252" w:author="Seggelke, Klaus" w:date="2017-03-21T11:22:00Z"/>
                <w:lang w:eastAsia="zh-CN"/>
              </w:rPr>
            </w:pPr>
            <w:del w:id="2253" w:author="Seggelke, Klaus" w:date="2017-03-21T11:22:00Z">
              <w:r w:rsidDel="00434020">
                <w:rPr>
                  <w:lang w:eastAsia="zh-CN"/>
                </w:rPr>
                <w:delText>If the VNF has specific resource requirements (CPU type, NIC type, …), the compatibility validation must pass if the resources are available. If they are not fulfilled, the VNF should not be instantiated.</w:delText>
              </w:r>
            </w:del>
          </w:p>
        </w:tc>
      </w:tr>
      <w:tr w:rsidR="00A07A84" w:rsidDel="00434020" w:rsidTr="009A7FAF">
        <w:trPr>
          <w:trHeight w:val="283"/>
          <w:del w:id="2254" w:author="Seggelke, Klaus" w:date="2017-03-21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Del="00434020" w:rsidRDefault="00A07A84" w:rsidP="009A7FAF">
            <w:pPr>
              <w:pStyle w:val="TestCaseDescription"/>
              <w:rPr>
                <w:del w:id="2255" w:author="Seggelke, Klaus" w:date="2017-03-21T11:22:00Z"/>
              </w:rPr>
            </w:pPr>
            <w:del w:id="2256" w:author="Seggelke, Klaus" w:date="2017-03-21T11:22:00Z">
              <w:r w:rsidDel="00434020">
                <w:delText>Test Setup</w:delText>
              </w:r>
            </w:del>
          </w:p>
        </w:tc>
        <w:tc>
          <w:tcPr>
            <w:tcW w:w="7979" w:type="dxa"/>
            <w:tcBorders>
              <w:top w:val="single" w:sz="2" w:space="0" w:color="auto"/>
              <w:left w:val="single" w:sz="2" w:space="0" w:color="auto"/>
              <w:bottom w:val="single" w:sz="2" w:space="0" w:color="auto"/>
              <w:right w:val="single" w:sz="2" w:space="0" w:color="auto"/>
            </w:tcBorders>
          </w:tcPr>
          <w:p w:rsidR="00A07A84" w:rsidDel="00434020" w:rsidRDefault="00A07A84" w:rsidP="009A7FAF">
            <w:pPr>
              <w:pStyle w:val="TestCaseInfo"/>
              <w:rPr>
                <w:del w:id="2257" w:author="Seggelke, Klaus" w:date="2017-03-21T11:22:00Z"/>
                <w:lang w:eastAsia="zh-CN"/>
              </w:rPr>
            </w:pPr>
          </w:p>
        </w:tc>
      </w:tr>
      <w:tr w:rsidR="00A07A84" w:rsidDel="00434020" w:rsidTr="009A7FAF">
        <w:trPr>
          <w:trHeight w:val="515"/>
          <w:del w:id="2258" w:author="Seggelke, Klaus" w:date="2017-03-21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Del="00434020" w:rsidRDefault="00A07A84" w:rsidP="009A7FAF">
            <w:pPr>
              <w:pStyle w:val="TestCaseDescription"/>
              <w:rPr>
                <w:del w:id="2259" w:author="Seggelke, Klaus" w:date="2017-03-21T11:22:00Z"/>
              </w:rPr>
            </w:pPr>
            <w:del w:id="2260" w:author="Seggelke, Klaus" w:date="2017-03-21T11:22:00Z">
              <w:r w:rsidDel="00434020">
                <w:delText>Parameters</w:delText>
              </w:r>
            </w:del>
          </w:p>
        </w:tc>
        <w:tc>
          <w:tcPr>
            <w:tcW w:w="7979" w:type="dxa"/>
            <w:tcBorders>
              <w:top w:val="single" w:sz="2" w:space="0" w:color="auto"/>
              <w:left w:val="single" w:sz="2" w:space="0" w:color="auto"/>
              <w:bottom w:val="single" w:sz="2" w:space="0" w:color="auto"/>
              <w:right w:val="single" w:sz="2" w:space="0" w:color="auto"/>
            </w:tcBorders>
          </w:tcPr>
          <w:p w:rsidR="00A07A84" w:rsidDel="00434020" w:rsidRDefault="00A07A84" w:rsidP="009A7FAF">
            <w:pPr>
              <w:pStyle w:val="TestCaseInfo"/>
              <w:rPr>
                <w:del w:id="2261" w:author="Seggelke, Klaus" w:date="2017-03-21T11:22:00Z"/>
              </w:rPr>
            </w:pPr>
          </w:p>
        </w:tc>
      </w:tr>
      <w:tr w:rsidR="00A07A84" w:rsidDel="00434020" w:rsidTr="009A7FAF">
        <w:trPr>
          <w:del w:id="2262" w:author="Seggelke, Klaus" w:date="2017-03-21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Del="00434020" w:rsidRDefault="00A07A84" w:rsidP="009A7FAF">
            <w:pPr>
              <w:pStyle w:val="TestCaseDescription"/>
              <w:rPr>
                <w:del w:id="2263" w:author="Seggelke, Klaus" w:date="2017-03-21T11:22:00Z"/>
              </w:rPr>
            </w:pPr>
            <w:del w:id="2264" w:author="Seggelke, Klaus" w:date="2017-03-21T11:22:00Z">
              <w:r w:rsidDel="00434020">
                <w:delText>Success Guarantee:</w:delText>
              </w:r>
            </w:del>
          </w:p>
        </w:tc>
        <w:tc>
          <w:tcPr>
            <w:tcW w:w="7979" w:type="dxa"/>
            <w:tcBorders>
              <w:top w:val="single" w:sz="2" w:space="0" w:color="auto"/>
              <w:left w:val="single" w:sz="2" w:space="0" w:color="auto"/>
              <w:bottom w:val="single" w:sz="2" w:space="0" w:color="auto"/>
              <w:right w:val="single" w:sz="2" w:space="0" w:color="auto"/>
            </w:tcBorders>
          </w:tcPr>
          <w:p w:rsidR="00A07A84" w:rsidDel="00434020" w:rsidRDefault="00A07A84" w:rsidP="009A7FAF">
            <w:pPr>
              <w:pStyle w:val="TestCaseInfo"/>
              <w:rPr>
                <w:del w:id="2265" w:author="Seggelke, Klaus" w:date="2017-03-21T11:22:00Z"/>
              </w:rPr>
            </w:pPr>
          </w:p>
        </w:tc>
      </w:tr>
      <w:tr w:rsidR="00A07A84" w:rsidDel="00434020" w:rsidTr="009A7FAF">
        <w:trPr>
          <w:del w:id="2266" w:author="Seggelke, Klaus" w:date="2017-03-21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Del="00434020" w:rsidRDefault="00A07A84" w:rsidP="009A7FAF">
            <w:pPr>
              <w:pStyle w:val="TestCaseDescription"/>
              <w:rPr>
                <w:del w:id="2267" w:author="Seggelke, Klaus" w:date="2017-03-21T11:22:00Z"/>
              </w:rPr>
            </w:pPr>
            <w:del w:id="2268" w:author="Seggelke, Klaus" w:date="2017-03-21T11:22:00Z">
              <w:r w:rsidDel="00434020">
                <w:delText>Pre-conditions:</w:delText>
              </w:r>
            </w:del>
          </w:p>
        </w:tc>
        <w:tc>
          <w:tcPr>
            <w:tcW w:w="7979" w:type="dxa"/>
            <w:tcBorders>
              <w:top w:val="single" w:sz="2" w:space="0" w:color="auto"/>
              <w:left w:val="single" w:sz="2" w:space="0" w:color="auto"/>
              <w:bottom w:val="single" w:sz="2" w:space="0" w:color="auto"/>
              <w:right w:val="single" w:sz="2" w:space="0" w:color="auto"/>
            </w:tcBorders>
          </w:tcPr>
          <w:p w:rsidR="00A07A84" w:rsidDel="00434020" w:rsidRDefault="00A07A84" w:rsidP="009A7FAF">
            <w:pPr>
              <w:pStyle w:val="TestCaseInfo"/>
              <w:rPr>
                <w:del w:id="2269" w:author="Seggelke, Klaus" w:date="2017-03-21T11:22:00Z"/>
                <w:lang w:eastAsia="zh-CN"/>
              </w:rPr>
            </w:pPr>
            <w:del w:id="2270" w:author="Seggelke, Klaus" w:date="2017-03-21T11:22:00Z">
              <w:r w:rsidDel="00434020">
                <w:rPr>
                  <w:lang w:eastAsia="zh-CN"/>
                </w:rPr>
                <w:delText>If the VNF depends on the existence of any hardware capabilities, these required hardware capabilities should be pre-installed in the system and the NFVI should list them as available virtualized resources.</w:delText>
              </w:r>
            </w:del>
          </w:p>
        </w:tc>
      </w:tr>
      <w:tr w:rsidR="00A07A84" w:rsidDel="00434020" w:rsidTr="009A7FAF">
        <w:trPr>
          <w:trHeight w:val="1642"/>
          <w:del w:id="2271" w:author="Seggelke, Klaus" w:date="2017-03-21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Del="00434020" w:rsidRDefault="00A07A84" w:rsidP="009A7FAF">
            <w:pPr>
              <w:pStyle w:val="TestCaseDescription"/>
              <w:rPr>
                <w:del w:id="2272" w:author="Seggelke, Klaus" w:date="2017-03-21T11:22:00Z"/>
              </w:rPr>
            </w:pPr>
            <w:del w:id="2273" w:author="Seggelke, Klaus" w:date="2017-03-21T11:22:00Z">
              <w:r w:rsidDel="00434020">
                <w:delText>Procedure</w:delText>
              </w:r>
            </w:del>
          </w:p>
        </w:tc>
        <w:tc>
          <w:tcPr>
            <w:tcW w:w="7979" w:type="dxa"/>
            <w:tcBorders>
              <w:top w:val="single" w:sz="2" w:space="0" w:color="auto"/>
              <w:left w:val="single" w:sz="2" w:space="0" w:color="auto"/>
              <w:bottom w:val="single" w:sz="2" w:space="0" w:color="auto"/>
              <w:right w:val="single" w:sz="2" w:space="0" w:color="auto"/>
            </w:tcBorders>
          </w:tcPr>
          <w:p w:rsidR="00A07A84" w:rsidDel="00434020" w:rsidRDefault="00A07A84" w:rsidP="009A7FAF">
            <w:pPr>
              <w:pStyle w:val="TestCaseInfo"/>
              <w:rPr>
                <w:del w:id="2274" w:author="Seggelke, Klaus" w:date="2017-03-21T11:22:00Z"/>
              </w:rPr>
            </w:pPr>
            <w:del w:id="2275" w:author="Seggelke, Klaus" w:date="2017-03-21T11:22:00Z">
              <w:r w:rsidRPr="00955140" w:rsidDel="00434020">
                <w:delText>Measure the time to instantiate a VNF</w:delText>
              </w:r>
              <w:r w:rsidDel="00434020">
                <w:delText xml:space="preserve">. The test therefore gets executed multiple times in the loop to </w:delText>
              </w:r>
              <w:r w:rsidRPr="00955140" w:rsidDel="00434020">
                <w:delText>get an average</w:delText>
              </w:r>
              <w:r w:rsidDel="00434020">
                <w:delText xml:space="preserve"> and no traffic flows.</w:delText>
              </w:r>
            </w:del>
          </w:p>
          <w:p w:rsidR="00A07A84" w:rsidDel="00434020" w:rsidRDefault="00A07A84" w:rsidP="009A7FAF">
            <w:pPr>
              <w:pStyle w:val="TestCaseInfo"/>
              <w:rPr>
                <w:del w:id="2276" w:author="Seggelke, Klaus" w:date="2017-03-21T11:22:00Z"/>
              </w:rPr>
            </w:pPr>
          </w:p>
          <w:p w:rsidR="00A07A84" w:rsidRPr="00955140" w:rsidDel="00434020" w:rsidRDefault="00A07A84" w:rsidP="009A7FAF">
            <w:pPr>
              <w:pStyle w:val="TestCaseInfo"/>
              <w:rPr>
                <w:del w:id="2277" w:author="Seggelke, Klaus" w:date="2017-03-21T11:22:00Z"/>
              </w:rPr>
            </w:pPr>
            <w:del w:id="2278" w:author="Seggelke, Klaus" w:date="2017-03-21T11:22:00Z">
              <w:r w:rsidDel="00434020">
                <w:delText>Sequence:</w:delText>
              </w:r>
            </w:del>
          </w:p>
          <w:p w:rsidR="00A07A84" w:rsidDel="00434020" w:rsidRDefault="00A07A84" w:rsidP="00A07A84">
            <w:pPr>
              <w:pStyle w:val="TestCaseInfo"/>
              <w:numPr>
                <w:ilvl w:val="0"/>
                <w:numId w:val="29"/>
              </w:numPr>
              <w:rPr>
                <w:del w:id="2279" w:author="Seggelke, Klaus" w:date="2017-03-21T11:22:00Z"/>
              </w:rPr>
            </w:pPr>
            <w:del w:id="2280" w:author="Seggelke, Klaus" w:date="2017-03-21T11:22:00Z">
              <w:r w:rsidDel="00434020">
                <w:delText>Start traffic load</w:delText>
              </w:r>
            </w:del>
          </w:p>
          <w:p w:rsidR="00A07A84" w:rsidDel="00434020" w:rsidRDefault="00A07A84" w:rsidP="00A07A84">
            <w:pPr>
              <w:pStyle w:val="TestCaseInfo"/>
              <w:numPr>
                <w:ilvl w:val="0"/>
                <w:numId w:val="29"/>
              </w:numPr>
              <w:rPr>
                <w:del w:id="2281" w:author="Seggelke, Klaus" w:date="2017-03-21T11:22:00Z"/>
              </w:rPr>
            </w:pPr>
            <w:del w:id="2282" w:author="Seggelke, Klaus" w:date="2017-03-21T11:22:00Z">
              <w:r w:rsidDel="00434020">
                <w:delText>Instantiate VNF (--&gt; time stamp)</w:delText>
              </w:r>
            </w:del>
          </w:p>
          <w:p w:rsidR="00A07A84" w:rsidDel="00434020" w:rsidRDefault="00A07A84" w:rsidP="00A07A84">
            <w:pPr>
              <w:pStyle w:val="TestCaseInfo"/>
              <w:numPr>
                <w:ilvl w:val="0"/>
                <w:numId w:val="29"/>
              </w:numPr>
              <w:rPr>
                <w:del w:id="2283" w:author="Seggelke, Klaus" w:date="2017-03-21T11:22:00Z"/>
              </w:rPr>
            </w:pPr>
            <w:del w:id="2284" w:author="Seggelke, Klaus" w:date="2017-03-21T11:22:00Z">
              <w:r w:rsidRPr="00074BEF" w:rsidDel="00434020">
                <w:delText>Validate VNF instantiation state is INSTANTIATED and VNF state is STARTED (--&gt; time stamp when correct state reached)</w:delText>
              </w:r>
            </w:del>
          </w:p>
          <w:p w:rsidR="00A07A84" w:rsidDel="00434020" w:rsidRDefault="00A07A84" w:rsidP="00A07A84">
            <w:pPr>
              <w:pStyle w:val="TestCaseInfo"/>
              <w:numPr>
                <w:ilvl w:val="0"/>
                <w:numId w:val="29"/>
              </w:numPr>
              <w:rPr>
                <w:del w:id="2285" w:author="Seggelke, Klaus" w:date="2017-03-21T11:22:00Z"/>
              </w:rPr>
            </w:pPr>
            <w:del w:id="2286" w:author="Seggelke, Klaus" w:date="2017-03-21T11:22:00Z">
              <w:r w:rsidDel="00434020">
                <w:delText>Validate traffic flow as the VNF should be in VNF stats STARTED</w:delText>
              </w:r>
            </w:del>
          </w:p>
          <w:p w:rsidR="00A07A84" w:rsidDel="00434020" w:rsidRDefault="00A07A84" w:rsidP="00A07A84">
            <w:pPr>
              <w:pStyle w:val="TestCaseInfo"/>
              <w:numPr>
                <w:ilvl w:val="0"/>
                <w:numId w:val="29"/>
              </w:numPr>
              <w:rPr>
                <w:del w:id="2287" w:author="Seggelke, Klaus" w:date="2017-03-21T11:22:00Z"/>
              </w:rPr>
            </w:pPr>
            <w:del w:id="2288" w:author="Seggelke, Klaus" w:date="2017-03-21T11:22:00Z">
              <w:r w:rsidDel="00434020">
                <w:delText>Stop Traffic</w:delText>
              </w:r>
            </w:del>
          </w:p>
          <w:p w:rsidR="00A07A84" w:rsidDel="00434020" w:rsidRDefault="00A07A84" w:rsidP="00A07A84">
            <w:pPr>
              <w:pStyle w:val="TestCaseInfo"/>
              <w:numPr>
                <w:ilvl w:val="0"/>
                <w:numId w:val="29"/>
              </w:numPr>
              <w:rPr>
                <w:del w:id="2289" w:author="Seggelke, Klaus" w:date="2017-03-21T11:22:00Z"/>
              </w:rPr>
            </w:pPr>
            <w:del w:id="2290" w:author="Seggelke, Klaus" w:date="2017-03-21T11:22:00Z">
              <w:r w:rsidDel="00434020">
                <w:delText>Terminate VNF</w:delText>
              </w:r>
            </w:del>
          </w:p>
          <w:p w:rsidR="00A07A84" w:rsidRPr="00955140" w:rsidDel="00434020" w:rsidRDefault="00A07A84" w:rsidP="00A07A84">
            <w:pPr>
              <w:pStyle w:val="TestCaseInfo"/>
              <w:numPr>
                <w:ilvl w:val="0"/>
                <w:numId w:val="29"/>
              </w:numPr>
              <w:rPr>
                <w:del w:id="2291" w:author="Seggelke, Klaus" w:date="2017-03-21T11:22:00Z"/>
              </w:rPr>
            </w:pPr>
            <w:del w:id="2292" w:author="Seggelke, Klaus" w:date="2017-03-21T11:22:00Z">
              <w:r w:rsidDel="00434020">
                <w:delText>Calculate instantiation time under load</w:delText>
              </w:r>
            </w:del>
          </w:p>
        </w:tc>
      </w:tr>
      <w:tr w:rsidR="00A07A84" w:rsidDel="00434020" w:rsidTr="009A7FAF">
        <w:trPr>
          <w:del w:id="2293" w:author="Seggelke, Klaus" w:date="2017-03-21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Del="00434020" w:rsidRDefault="00A07A84" w:rsidP="009A7FAF">
            <w:pPr>
              <w:pStyle w:val="TestCaseDescription"/>
              <w:rPr>
                <w:del w:id="2294" w:author="Seggelke, Klaus" w:date="2017-03-21T11:22:00Z"/>
              </w:rPr>
            </w:pPr>
            <w:del w:id="2295" w:author="Seggelke, Klaus" w:date="2017-03-21T11:22:00Z">
              <w:r w:rsidDel="00434020">
                <w:rPr>
                  <w:noProof/>
                </w:rPr>
                <w:delText>Extensions:</w:delText>
              </w:r>
            </w:del>
          </w:p>
        </w:tc>
        <w:tc>
          <w:tcPr>
            <w:tcW w:w="7979" w:type="dxa"/>
            <w:tcBorders>
              <w:top w:val="single" w:sz="2" w:space="0" w:color="auto"/>
              <w:left w:val="single" w:sz="2" w:space="0" w:color="auto"/>
              <w:bottom w:val="single" w:sz="2" w:space="0" w:color="auto"/>
              <w:right w:val="single" w:sz="2" w:space="0" w:color="auto"/>
            </w:tcBorders>
          </w:tcPr>
          <w:p w:rsidR="00A07A84" w:rsidDel="00434020" w:rsidRDefault="00A07A84" w:rsidP="009A7FAF">
            <w:pPr>
              <w:pStyle w:val="TestCaseInfo"/>
              <w:rPr>
                <w:del w:id="2296" w:author="Seggelke, Klaus" w:date="2017-03-21T11:22:00Z"/>
              </w:rPr>
            </w:pPr>
            <w:del w:id="2297" w:author="Seggelke, Klaus" w:date="2017-03-21T11:22:00Z">
              <w:r w:rsidDel="00434020">
                <w:delText xml:space="preserve">Measure the time it takes to instantiate a VNF and get it into the VNF state “STARTED”. </w:delText>
              </w:r>
              <w:r w:rsidDel="00434020">
                <w:sym w:font="Wingdings" w:char="F0E0"/>
              </w:r>
              <w:r w:rsidDel="00434020">
                <w:delText xml:space="preserve"> VNF Service instantiation time under load</w:delText>
              </w:r>
            </w:del>
          </w:p>
        </w:tc>
      </w:tr>
      <w:tr w:rsidR="00A07A84" w:rsidDel="00434020" w:rsidTr="009A7FAF">
        <w:trPr>
          <w:del w:id="2298" w:author="Seggelke, Klaus" w:date="2017-03-21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Del="00434020" w:rsidRDefault="00A07A84" w:rsidP="009A7FAF">
            <w:pPr>
              <w:pStyle w:val="TestCaseDescription"/>
              <w:rPr>
                <w:del w:id="2299" w:author="Seggelke, Klaus" w:date="2017-03-21T11:22:00Z"/>
                <w:noProof/>
              </w:rPr>
            </w:pPr>
            <w:del w:id="2300" w:author="Seggelke, Klaus" w:date="2017-03-21T11:22:00Z">
              <w:r w:rsidDel="00434020">
                <w:rPr>
                  <w:noProof/>
                </w:rPr>
                <w:delText>Notes:</w:delText>
              </w:r>
            </w:del>
          </w:p>
        </w:tc>
        <w:tc>
          <w:tcPr>
            <w:tcW w:w="7979" w:type="dxa"/>
            <w:tcBorders>
              <w:top w:val="single" w:sz="2" w:space="0" w:color="auto"/>
              <w:left w:val="single" w:sz="2" w:space="0" w:color="auto"/>
              <w:bottom w:val="single" w:sz="2" w:space="0" w:color="auto"/>
              <w:right w:val="single" w:sz="2" w:space="0" w:color="auto"/>
            </w:tcBorders>
          </w:tcPr>
          <w:p w:rsidR="00A07A84" w:rsidDel="00434020" w:rsidRDefault="00A07A84" w:rsidP="009A7FAF">
            <w:pPr>
              <w:pStyle w:val="TestCaseInfo"/>
              <w:rPr>
                <w:del w:id="2301" w:author="Seggelke, Klaus" w:date="2017-03-21T11:22:00Z"/>
              </w:rPr>
            </w:pPr>
            <w:del w:id="2302" w:author="Seggelke, Klaus" w:date="2017-03-21T11:22:00Z">
              <w:r w:rsidDel="00434020">
                <w:delText>The VNF state should not go into the active state.</w:delText>
              </w:r>
            </w:del>
          </w:p>
        </w:tc>
      </w:tr>
    </w:tbl>
    <w:p w:rsidR="00A07A84" w:rsidDel="00434020" w:rsidRDefault="00A07A84" w:rsidP="00A07A84">
      <w:pPr>
        <w:rPr>
          <w:del w:id="2303" w:author="Seggelke, Klaus" w:date="2017-03-21T11:22:00Z"/>
          <w:lang w:eastAsia="zh-CN"/>
        </w:rPr>
      </w:pPr>
    </w:p>
    <w:p w:rsidR="00A07A84" w:rsidRDefault="00A07A84" w:rsidP="00A07A84">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07A84" w:rsidDel="00434020" w:rsidTr="009A7FAF">
        <w:trPr>
          <w:del w:id="2304" w:author="Seggelke, Klaus" w:date="2017-03-21T11:22:00Z"/>
        </w:trPr>
        <w:tc>
          <w:tcPr>
            <w:tcW w:w="9330" w:type="dxa"/>
            <w:gridSpan w:val="2"/>
            <w:tcBorders>
              <w:top w:val="single" w:sz="2" w:space="0" w:color="auto"/>
              <w:left w:val="single" w:sz="2" w:space="0" w:color="auto"/>
              <w:bottom w:val="single" w:sz="2" w:space="0" w:color="auto"/>
              <w:right w:val="single" w:sz="2" w:space="0" w:color="auto"/>
            </w:tcBorders>
            <w:hideMark/>
          </w:tcPr>
          <w:p w:rsidR="00A07A84" w:rsidDel="00434020" w:rsidRDefault="00A07A84" w:rsidP="009A7FAF">
            <w:pPr>
              <w:pStyle w:val="TestCase"/>
              <w:rPr>
                <w:del w:id="2305" w:author="Seggelke, Klaus" w:date="2017-03-21T11:22:00Z"/>
              </w:rPr>
            </w:pPr>
            <w:del w:id="2306" w:author="Seggelke, Klaus" w:date="2017-03-21T11:22:00Z">
              <w:r w:rsidDel="00434020">
                <w:delText>TC.VNF.STATE.INST.00</w:delText>
              </w:r>
            </w:del>
            <w:del w:id="2307" w:author="Seggelke, Klaus" w:date="2017-03-17T09:46:00Z">
              <w:r w:rsidR="001A715C" w:rsidDel="00851715">
                <w:delText>8</w:delText>
              </w:r>
            </w:del>
            <w:del w:id="2308" w:author="Seggelke, Klaus" w:date="2017-03-21T11:22:00Z">
              <w:r w:rsidDel="00434020">
                <w:tab/>
              </w:r>
              <w:r w:rsidRPr="008E4CB9" w:rsidDel="00434020">
                <w:delText>VNF Instantiation including active Element Management with traffic</w:delText>
              </w:r>
              <w:bookmarkStart w:id="2309" w:name="_Toc477870742"/>
              <w:bookmarkStart w:id="2310" w:name="_Toc477880547"/>
              <w:bookmarkStart w:id="2311" w:name="_Toc477880694"/>
              <w:bookmarkStart w:id="2312" w:name="_Toc477880841"/>
              <w:bookmarkEnd w:id="2309"/>
              <w:bookmarkEnd w:id="2310"/>
              <w:bookmarkEnd w:id="2311"/>
              <w:bookmarkEnd w:id="2312"/>
            </w:del>
          </w:p>
        </w:tc>
        <w:bookmarkStart w:id="2313" w:name="_Toc477870743"/>
        <w:bookmarkStart w:id="2314" w:name="_Toc477880548"/>
        <w:bookmarkStart w:id="2315" w:name="_Toc477880695"/>
        <w:bookmarkStart w:id="2316" w:name="_Toc477880842"/>
        <w:bookmarkEnd w:id="2313"/>
        <w:bookmarkEnd w:id="2314"/>
        <w:bookmarkEnd w:id="2315"/>
        <w:bookmarkEnd w:id="2316"/>
      </w:tr>
      <w:tr w:rsidR="00A07A84" w:rsidDel="00434020" w:rsidTr="009A7FAF">
        <w:trPr>
          <w:trHeight w:val="896"/>
          <w:del w:id="2317" w:author="Seggelke, Klaus" w:date="2017-03-21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Del="00434020" w:rsidRDefault="00A07A84" w:rsidP="009A7FAF">
            <w:pPr>
              <w:pStyle w:val="TestCaseDescription"/>
              <w:rPr>
                <w:del w:id="2318" w:author="Seggelke, Klaus" w:date="2017-03-21T11:22:00Z"/>
              </w:rPr>
            </w:pPr>
            <w:del w:id="2319" w:author="Seggelke, Klaus" w:date="2017-03-21T11:22:00Z">
              <w:r w:rsidDel="00434020">
                <w:delText>Purpose:</w:delText>
              </w:r>
              <w:bookmarkStart w:id="2320" w:name="_Toc477870744"/>
              <w:bookmarkStart w:id="2321" w:name="_Toc477880549"/>
              <w:bookmarkStart w:id="2322" w:name="_Toc477880696"/>
              <w:bookmarkStart w:id="2323" w:name="_Toc477880843"/>
              <w:bookmarkEnd w:id="2320"/>
              <w:bookmarkEnd w:id="2321"/>
              <w:bookmarkEnd w:id="2322"/>
              <w:bookmarkEnd w:id="2323"/>
            </w:del>
          </w:p>
        </w:tc>
        <w:tc>
          <w:tcPr>
            <w:tcW w:w="7979" w:type="dxa"/>
            <w:tcBorders>
              <w:top w:val="single" w:sz="2" w:space="0" w:color="auto"/>
              <w:left w:val="single" w:sz="2" w:space="0" w:color="auto"/>
              <w:bottom w:val="single" w:sz="2" w:space="0" w:color="auto"/>
              <w:right w:val="single" w:sz="2" w:space="0" w:color="auto"/>
            </w:tcBorders>
            <w:hideMark/>
          </w:tcPr>
          <w:p w:rsidR="00A07A84" w:rsidRPr="00D67489" w:rsidDel="00434020" w:rsidRDefault="00A07A84" w:rsidP="009A7FAF">
            <w:pPr>
              <w:pStyle w:val="TestCaseInfo"/>
              <w:rPr>
                <w:del w:id="2324" w:author="Seggelke, Klaus" w:date="2017-03-21T11:22:00Z"/>
                <w:lang w:eastAsia="zh-CN"/>
              </w:rPr>
            </w:pPr>
            <w:del w:id="2325" w:author="Seggelke, Klaus" w:date="2017-03-21T11:22:00Z">
              <w:r w:rsidDel="00434020">
                <w:rPr>
                  <w:lang w:eastAsia="zh-CN"/>
                </w:rPr>
                <w:delText xml:space="preserve">Verify the </w:delText>
              </w:r>
            </w:del>
            <w:del w:id="2326" w:author="Seggelke, Klaus" w:date="2017-03-17T09:51:00Z">
              <w:r w:rsidDel="00851715">
                <w:rPr>
                  <w:lang w:eastAsia="zh-CN"/>
                </w:rPr>
                <w:delText>VNFM</w:delText>
              </w:r>
            </w:del>
            <w:del w:id="2327" w:author="Seggelke, Klaus" w:date="2017-03-21T11:22:00Z">
              <w:r w:rsidDel="00434020">
                <w:rPr>
                  <w:lang w:eastAsia="zh-CN"/>
                </w:rPr>
                <w:delText xml:space="preserve"> has the capability to instantiate a VNF, informs the EM of the existence, waits for the EM configuration completion and transitions to the VNF state “STARTED” after EM completed the configuration successfully. Traffic should be processed by the VNF as it is in the VNF state “STARTED”.</w:delText>
              </w:r>
              <w:bookmarkStart w:id="2328" w:name="_Toc477870745"/>
              <w:bookmarkStart w:id="2329" w:name="_Toc477880550"/>
              <w:bookmarkStart w:id="2330" w:name="_Toc477880697"/>
              <w:bookmarkStart w:id="2331" w:name="_Toc477880844"/>
              <w:bookmarkEnd w:id="2328"/>
              <w:bookmarkEnd w:id="2329"/>
              <w:bookmarkEnd w:id="2330"/>
              <w:bookmarkEnd w:id="2331"/>
            </w:del>
          </w:p>
        </w:tc>
        <w:bookmarkStart w:id="2332" w:name="_Toc477870746"/>
        <w:bookmarkStart w:id="2333" w:name="_Toc477880551"/>
        <w:bookmarkStart w:id="2334" w:name="_Toc477880698"/>
        <w:bookmarkStart w:id="2335" w:name="_Toc477880845"/>
        <w:bookmarkEnd w:id="2332"/>
        <w:bookmarkEnd w:id="2333"/>
        <w:bookmarkEnd w:id="2334"/>
        <w:bookmarkEnd w:id="2335"/>
      </w:tr>
      <w:tr w:rsidR="00A07A84" w:rsidDel="00434020" w:rsidTr="009A7FAF">
        <w:trPr>
          <w:del w:id="2336" w:author="Seggelke, Klaus" w:date="2017-03-21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Del="00434020" w:rsidRDefault="00A07A84" w:rsidP="009A7FAF">
            <w:pPr>
              <w:pStyle w:val="TestCaseDescription"/>
              <w:rPr>
                <w:del w:id="2337" w:author="Seggelke, Klaus" w:date="2017-03-21T11:22:00Z"/>
              </w:rPr>
            </w:pPr>
            <w:del w:id="2338" w:author="Seggelke, Klaus" w:date="2017-03-21T11:22:00Z">
              <w:r w:rsidDel="00434020">
                <w:delText>Description</w:delText>
              </w:r>
              <w:bookmarkStart w:id="2339" w:name="_Toc477870747"/>
              <w:bookmarkStart w:id="2340" w:name="_Toc477880552"/>
              <w:bookmarkStart w:id="2341" w:name="_Toc477880699"/>
              <w:bookmarkStart w:id="2342" w:name="_Toc477880846"/>
              <w:bookmarkEnd w:id="2339"/>
              <w:bookmarkEnd w:id="2340"/>
              <w:bookmarkEnd w:id="2341"/>
              <w:bookmarkEnd w:id="2342"/>
            </w:del>
          </w:p>
        </w:tc>
        <w:tc>
          <w:tcPr>
            <w:tcW w:w="7979" w:type="dxa"/>
            <w:tcBorders>
              <w:top w:val="single" w:sz="2" w:space="0" w:color="auto"/>
              <w:left w:val="single" w:sz="2" w:space="0" w:color="auto"/>
              <w:bottom w:val="single" w:sz="2" w:space="0" w:color="auto"/>
              <w:right w:val="single" w:sz="2" w:space="0" w:color="auto"/>
            </w:tcBorders>
            <w:hideMark/>
          </w:tcPr>
          <w:p w:rsidR="00A07A84" w:rsidDel="00434020" w:rsidRDefault="00A07A84" w:rsidP="009A7FAF">
            <w:pPr>
              <w:pStyle w:val="TestCaseInfo"/>
              <w:rPr>
                <w:del w:id="2343" w:author="Seggelke, Klaus" w:date="2017-03-21T11:22:00Z"/>
                <w:lang w:eastAsia="zh-CN"/>
              </w:rPr>
            </w:pPr>
            <w:del w:id="2344" w:author="Seggelke, Klaus" w:date="2017-03-21T11:22:00Z">
              <w:r w:rsidDel="00434020">
                <w:rPr>
                  <w:lang w:eastAsia="zh-CN"/>
                </w:rPr>
                <w:delText>The VNF instantiation can be initiated through the NFVO or the VNFM. It involves the allocation of virtual and physical resources and applying the initial configuration. A license may get applied to the VNF to allow it correct operation.</w:delText>
              </w:r>
              <w:bookmarkStart w:id="2345" w:name="_Toc477870748"/>
              <w:bookmarkStart w:id="2346" w:name="_Toc477880553"/>
              <w:bookmarkStart w:id="2347" w:name="_Toc477880700"/>
              <w:bookmarkStart w:id="2348" w:name="_Toc477880847"/>
              <w:bookmarkEnd w:id="2345"/>
              <w:bookmarkEnd w:id="2346"/>
              <w:bookmarkEnd w:id="2347"/>
              <w:bookmarkEnd w:id="2348"/>
            </w:del>
          </w:p>
          <w:p w:rsidR="00A07A84" w:rsidDel="00434020" w:rsidRDefault="00A07A84" w:rsidP="009A7FAF">
            <w:pPr>
              <w:pStyle w:val="TestCaseInfo"/>
              <w:rPr>
                <w:del w:id="2349" w:author="Seggelke, Klaus" w:date="2017-03-21T11:22:00Z"/>
                <w:lang w:eastAsia="zh-CN"/>
              </w:rPr>
            </w:pPr>
            <w:del w:id="2350" w:author="Seggelke, Klaus" w:date="2017-03-21T11:22:00Z">
              <w:r w:rsidDel="00434020">
                <w:rPr>
                  <w:lang w:eastAsia="zh-CN"/>
                </w:rPr>
                <w:delText>By default, the NFVI should have allocated the minimal resources and other required hardware capabilities. This includes also needed NIC cards.</w:delText>
              </w:r>
              <w:bookmarkStart w:id="2351" w:name="_Toc477870749"/>
              <w:bookmarkStart w:id="2352" w:name="_Toc477880554"/>
              <w:bookmarkStart w:id="2353" w:name="_Toc477880701"/>
              <w:bookmarkStart w:id="2354" w:name="_Toc477880848"/>
              <w:bookmarkEnd w:id="2351"/>
              <w:bookmarkEnd w:id="2352"/>
              <w:bookmarkEnd w:id="2353"/>
              <w:bookmarkEnd w:id="2354"/>
            </w:del>
          </w:p>
          <w:p w:rsidR="00A07A84" w:rsidRPr="00DE669C" w:rsidDel="00434020" w:rsidRDefault="00A07A84" w:rsidP="009A7FAF">
            <w:pPr>
              <w:pStyle w:val="TestCaseInfo"/>
              <w:rPr>
                <w:del w:id="2355" w:author="Seggelke, Klaus" w:date="2017-03-21T11:22:00Z"/>
                <w:lang w:eastAsia="zh-CN"/>
              </w:rPr>
            </w:pPr>
            <w:del w:id="2356" w:author="Seggelke, Klaus" w:date="2017-03-21T11:22:00Z">
              <w:r w:rsidDel="00434020">
                <w:rPr>
                  <w:lang w:eastAsia="zh-CN"/>
                </w:rPr>
                <w:delText xml:space="preserve">The EM is responsible for </w:delText>
              </w:r>
              <w:r w:rsidRPr="00DE669C" w:rsidDel="00434020">
                <w:rPr>
                  <w:lang w:eastAsia="zh-CN"/>
                </w:rPr>
                <w:delText xml:space="preserve">FCAPS management functionality </w:delText>
              </w:r>
              <w:r w:rsidDel="00434020">
                <w:rPr>
                  <w:lang w:eastAsia="zh-CN"/>
                </w:rPr>
                <w:delText xml:space="preserve">of </w:delText>
              </w:r>
              <w:r w:rsidRPr="00DE669C" w:rsidDel="00434020">
                <w:rPr>
                  <w:lang w:eastAsia="zh-CN"/>
                </w:rPr>
                <w:delText>a VNF</w:delText>
              </w:r>
              <w:r w:rsidDel="00434020">
                <w:rPr>
                  <w:lang w:eastAsia="zh-CN"/>
                </w:rPr>
                <w:delText>:</w:delText>
              </w:r>
              <w:bookmarkStart w:id="2357" w:name="_Toc477870750"/>
              <w:bookmarkStart w:id="2358" w:name="_Toc477880555"/>
              <w:bookmarkStart w:id="2359" w:name="_Toc477880702"/>
              <w:bookmarkStart w:id="2360" w:name="_Toc477880849"/>
              <w:bookmarkEnd w:id="2357"/>
              <w:bookmarkEnd w:id="2358"/>
              <w:bookmarkEnd w:id="2359"/>
              <w:bookmarkEnd w:id="2360"/>
            </w:del>
          </w:p>
          <w:p w:rsidR="00A07A84" w:rsidRPr="00DE669C" w:rsidDel="00434020" w:rsidRDefault="00A07A84" w:rsidP="009A7FAF">
            <w:pPr>
              <w:pStyle w:val="TestCaseInfo"/>
              <w:ind w:left="720"/>
              <w:rPr>
                <w:del w:id="2361" w:author="Seggelke, Klaus" w:date="2017-03-21T11:22:00Z"/>
                <w:lang w:eastAsia="zh-CN"/>
              </w:rPr>
            </w:pPr>
            <w:del w:id="2362" w:author="Seggelke, Klaus" w:date="2017-03-21T11:22:00Z">
              <w:r w:rsidRPr="00DE669C" w:rsidDel="00434020">
                <w:rPr>
                  <w:lang w:eastAsia="zh-CN"/>
                </w:rPr>
                <w:delText>F – Fault Management</w:delText>
              </w:r>
              <w:bookmarkStart w:id="2363" w:name="_Toc477870751"/>
              <w:bookmarkStart w:id="2364" w:name="_Toc477880556"/>
              <w:bookmarkStart w:id="2365" w:name="_Toc477880703"/>
              <w:bookmarkStart w:id="2366" w:name="_Toc477880850"/>
              <w:bookmarkEnd w:id="2363"/>
              <w:bookmarkEnd w:id="2364"/>
              <w:bookmarkEnd w:id="2365"/>
              <w:bookmarkEnd w:id="2366"/>
            </w:del>
          </w:p>
          <w:p w:rsidR="00A07A84" w:rsidRPr="00DE669C" w:rsidDel="00434020" w:rsidRDefault="00A07A84" w:rsidP="009A7FAF">
            <w:pPr>
              <w:pStyle w:val="TestCaseInfo"/>
              <w:ind w:left="720"/>
              <w:rPr>
                <w:del w:id="2367" w:author="Seggelke, Klaus" w:date="2017-03-21T11:22:00Z"/>
                <w:lang w:eastAsia="zh-CN"/>
              </w:rPr>
            </w:pPr>
            <w:del w:id="2368" w:author="Seggelke, Klaus" w:date="2017-03-21T11:22:00Z">
              <w:r w:rsidRPr="00DE669C" w:rsidDel="00434020">
                <w:rPr>
                  <w:lang w:eastAsia="zh-CN"/>
                </w:rPr>
                <w:delText>C – Configuration Management</w:delText>
              </w:r>
              <w:bookmarkStart w:id="2369" w:name="_Toc477870752"/>
              <w:bookmarkStart w:id="2370" w:name="_Toc477880557"/>
              <w:bookmarkStart w:id="2371" w:name="_Toc477880704"/>
              <w:bookmarkStart w:id="2372" w:name="_Toc477880851"/>
              <w:bookmarkEnd w:id="2369"/>
              <w:bookmarkEnd w:id="2370"/>
              <w:bookmarkEnd w:id="2371"/>
              <w:bookmarkEnd w:id="2372"/>
            </w:del>
          </w:p>
          <w:p w:rsidR="00A07A84" w:rsidRPr="00DE669C" w:rsidDel="00434020" w:rsidRDefault="00A07A84" w:rsidP="009A7FAF">
            <w:pPr>
              <w:pStyle w:val="TestCaseInfo"/>
              <w:ind w:left="720"/>
              <w:rPr>
                <w:del w:id="2373" w:author="Seggelke, Klaus" w:date="2017-03-21T11:22:00Z"/>
                <w:lang w:eastAsia="zh-CN"/>
              </w:rPr>
            </w:pPr>
            <w:del w:id="2374" w:author="Seggelke, Klaus" w:date="2017-03-21T11:22:00Z">
              <w:r w:rsidRPr="00DE669C" w:rsidDel="00434020">
                <w:rPr>
                  <w:lang w:eastAsia="zh-CN"/>
                </w:rPr>
                <w:delText>A – Accounting Management</w:delText>
              </w:r>
              <w:bookmarkStart w:id="2375" w:name="_Toc477870753"/>
              <w:bookmarkStart w:id="2376" w:name="_Toc477880558"/>
              <w:bookmarkStart w:id="2377" w:name="_Toc477880705"/>
              <w:bookmarkStart w:id="2378" w:name="_Toc477880852"/>
              <w:bookmarkEnd w:id="2375"/>
              <w:bookmarkEnd w:id="2376"/>
              <w:bookmarkEnd w:id="2377"/>
              <w:bookmarkEnd w:id="2378"/>
            </w:del>
          </w:p>
          <w:p w:rsidR="00A07A84" w:rsidRPr="00DE669C" w:rsidDel="00434020" w:rsidRDefault="00A07A84" w:rsidP="009A7FAF">
            <w:pPr>
              <w:pStyle w:val="TestCaseInfo"/>
              <w:ind w:left="720"/>
              <w:rPr>
                <w:del w:id="2379" w:author="Seggelke, Klaus" w:date="2017-03-21T11:22:00Z"/>
                <w:lang w:eastAsia="zh-CN"/>
              </w:rPr>
            </w:pPr>
            <w:del w:id="2380" w:author="Seggelke, Klaus" w:date="2017-03-21T11:22:00Z">
              <w:r w:rsidRPr="00DE669C" w:rsidDel="00434020">
                <w:rPr>
                  <w:lang w:eastAsia="zh-CN"/>
                </w:rPr>
                <w:delText>P – Performance Management</w:delText>
              </w:r>
              <w:bookmarkStart w:id="2381" w:name="_Toc477870754"/>
              <w:bookmarkStart w:id="2382" w:name="_Toc477880559"/>
              <w:bookmarkStart w:id="2383" w:name="_Toc477880706"/>
              <w:bookmarkStart w:id="2384" w:name="_Toc477880853"/>
              <w:bookmarkEnd w:id="2381"/>
              <w:bookmarkEnd w:id="2382"/>
              <w:bookmarkEnd w:id="2383"/>
              <w:bookmarkEnd w:id="2384"/>
            </w:del>
          </w:p>
          <w:p w:rsidR="00A07A84" w:rsidDel="00434020" w:rsidRDefault="00A07A84" w:rsidP="0042061B">
            <w:pPr>
              <w:pStyle w:val="TestCaseInfo"/>
              <w:ind w:left="720"/>
              <w:rPr>
                <w:del w:id="2385" w:author="Seggelke, Klaus" w:date="2017-03-21T11:22:00Z"/>
                <w:lang w:eastAsia="zh-CN"/>
              </w:rPr>
            </w:pPr>
            <w:del w:id="2386" w:author="Seggelke, Klaus" w:date="2017-03-21T11:22:00Z">
              <w:r w:rsidRPr="00DE669C" w:rsidDel="00434020">
                <w:rPr>
                  <w:lang w:eastAsia="zh-CN"/>
                </w:rPr>
                <w:delText>S – Security Management</w:delText>
              </w:r>
              <w:bookmarkStart w:id="2387" w:name="_Toc477870755"/>
              <w:bookmarkStart w:id="2388" w:name="_Toc477880560"/>
              <w:bookmarkStart w:id="2389" w:name="_Toc477880707"/>
              <w:bookmarkStart w:id="2390" w:name="_Toc477880854"/>
              <w:bookmarkEnd w:id="2387"/>
              <w:bookmarkEnd w:id="2388"/>
              <w:bookmarkEnd w:id="2389"/>
              <w:bookmarkEnd w:id="2390"/>
            </w:del>
          </w:p>
        </w:tc>
        <w:bookmarkStart w:id="2391" w:name="_Toc477870756"/>
        <w:bookmarkStart w:id="2392" w:name="_Toc477880561"/>
        <w:bookmarkStart w:id="2393" w:name="_Toc477880708"/>
        <w:bookmarkStart w:id="2394" w:name="_Toc477880855"/>
        <w:bookmarkEnd w:id="2391"/>
        <w:bookmarkEnd w:id="2392"/>
        <w:bookmarkEnd w:id="2393"/>
        <w:bookmarkEnd w:id="2394"/>
      </w:tr>
      <w:tr w:rsidR="00A07A84" w:rsidDel="00434020" w:rsidTr="009A7FAF">
        <w:trPr>
          <w:trHeight w:val="283"/>
          <w:del w:id="2395" w:author="Seggelke, Klaus" w:date="2017-03-21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Del="00434020" w:rsidRDefault="00A07A84" w:rsidP="009A7FAF">
            <w:pPr>
              <w:pStyle w:val="TestCaseDescription"/>
              <w:rPr>
                <w:del w:id="2396" w:author="Seggelke, Klaus" w:date="2017-03-21T11:22:00Z"/>
              </w:rPr>
            </w:pPr>
            <w:del w:id="2397" w:author="Seggelke, Klaus" w:date="2017-03-21T11:22:00Z">
              <w:r w:rsidDel="00434020">
                <w:delText>Test Setup</w:delText>
              </w:r>
              <w:bookmarkStart w:id="2398" w:name="_Toc477870757"/>
              <w:bookmarkStart w:id="2399" w:name="_Toc477880562"/>
              <w:bookmarkStart w:id="2400" w:name="_Toc477880709"/>
              <w:bookmarkStart w:id="2401" w:name="_Toc477880856"/>
              <w:bookmarkEnd w:id="2398"/>
              <w:bookmarkEnd w:id="2399"/>
              <w:bookmarkEnd w:id="2400"/>
              <w:bookmarkEnd w:id="2401"/>
            </w:del>
          </w:p>
        </w:tc>
        <w:tc>
          <w:tcPr>
            <w:tcW w:w="7979" w:type="dxa"/>
            <w:tcBorders>
              <w:top w:val="single" w:sz="2" w:space="0" w:color="auto"/>
              <w:left w:val="single" w:sz="2" w:space="0" w:color="auto"/>
              <w:bottom w:val="single" w:sz="2" w:space="0" w:color="auto"/>
              <w:right w:val="single" w:sz="2" w:space="0" w:color="auto"/>
            </w:tcBorders>
          </w:tcPr>
          <w:p w:rsidR="00A07A84" w:rsidDel="00434020" w:rsidRDefault="00A07A84" w:rsidP="009A7FAF">
            <w:pPr>
              <w:pStyle w:val="TestCaseInfo"/>
              <w:rPr>
                <w:del w:id="2402" w:author="Seggelke, Klaus" w:date="2017-03-21T11:22:00Z"/>
                <w:lang w:eastAsia="zh-CN"/>
              </w:rPr>
            </w:pPr>
            <w:bookmarkStart w:id="2403" w:name="_Toc477870758"/>
            <w:bookmarkStart w:id="2404" w:name="_Toc477880563"/>
            <w:bookmarkStart w:id="2405" w:name="_Toc477880710"/>
            <w:bookmarkStart w:id="2406" w:name="_Toc477880857"/>
            <w:bookmarkEnd w:id="2403"/>
            <w:bookmarkEnd w:id="2404"/>
            <w:bookmarkEnd w:id="2405"/>
            <w:bookmarkEnd w:id="2406"/>
          </w:p>
        </w:tc>
        <w:bookmarkStart w:id="2407" w:name="_Toc477870759"/>
        <w:bookmarkStart w:id="2408" w:name="_Toc477880564"/>
        <w:bookmarkStart w:id="2409" w:name="_Toc477880711"/>
        <w:bookmarkStart w:id="2410" w:name="_Toc477880858"/>
        <w:bookmarkEnd w:id="2407"/>
        <w:bookmarkEnd w:id="2408"/>
        <w:bookmarkEnd w:id="2409"/>
        <w:bookmarkEnd w:id="2410"/>
      </w:tr>
      <w:tr w:rsidR="00A07A84" w:rsidDel="00434020" w:rsidTr="009A7FAF">
        <w:trPr>
          <w:trHeight w:val="515"/>
          <w:del w:id="2411" w:author="Seggelke, Klaus" w:date="2017-03-21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Del="00434020" w:rsidRDefault="00A07A84" w:rsidP="009A7FAF">
            <w:pPr>
              <w:pStyle w:val="TestCaseDescription"/>
              <w:rPr>
                <w:del w:id="2412" w:author="Seggelke, Klaus" w:date="2017-03-21T11:22:00Z"/>
              </w:rPr>
            </w:pPr>
            <w:del w:id="2413" w:author="Seggelke, Klaus" w:date="2017-03-21T11:22:00Z">
              <w:r w:rsidDel="00434020">
                <w:delText>Parameters</w:delText>
              </w:r>
              <w:bookmarkStart w:id="2414" w:name="_Toc477870760"/>
              <w:bookmarkStart w:id="2415" w:name="_Toc477880565"/>
              <w:bookmarkStart w:id="2416" w:name="_Toc477880712"/>
              <w:bookmarkStart w:id="2417" w:name="_Toc477880859"/>
              <w:bookmarkEnd w:id="2414"/>
              <w:bookmarkEnd w:id="2415"/>
              <w:bookmarkEnd w:id="2416"/>
              <w:bookmarkEnd w:id="2417"/>
            </w:del>
          </w:p>
        </w:tc>
        <w:tc>
          <w:tcPr>
            <w:tcW w:w="7979" w:type="dxa"/>
            <w:tcBorders>
              <w:top w:val="single" w:sz="2" w:space="0" w:color="auto"/>
              <w:left w:val="single" w:sz="2" w:space="0" w:color="auto"/>
              <w:bottom w:val="single" w:sz="2" w:space="0" w:color="auto"/>
              <w:right w:val="single" w:sz="2" w:space="0" w:color="auto"/>
            </w:tcBorders>
          </w:tcPr>
          <w:p w:rsidR="00A07A84" w:rsidDel="00434020" w:rsidRDefault="00A07A84" w:rsidP="009A7FAF">
            <w:pPr>
              <w:pStyle w:val="TestCaseInfo"/>
              <w:rPr>
                <w:del w:id="2418" w:author="Seggelke, Klaus" w:date="2017-03-21T11:22:00Z"/>
              </w:rPr>
            </w:pPr>
            <w:bookmarkStart w:id="2419" w:name="_Toc477870761"/>
            <w:bookmarkStart w:id="2420" w:name="_Toc477880566"/>
            <w:bookmarkStart w:id="2421" w:name="_Toc477880713"/>
            <w:bookmarkStart w:id="2422" w:name="_Toc477880860"/>
            <w:bookmarkEnd w:id="2419"/>
            <w:bookmarkEnd w:id="2420"/>
            <w:bookmarkEnd w:id="2421"/>
            <w:bookmarkEnd w:id="2422"/>
          </w:p>
        </w:tc>
        <w:bookmarkStart w:id="2423" w:name="_Toc477870762"/>
        <w:bookmarkStart w:id="2424" w:name="_Toc477880567"/>
        <w:bookmarkStart w:id="2425" w:name="_Toc477880714"/>
        <w:bookmarkStart w:id="2426" w:name="_Toc477880861"/>
        <w:bookmarkEnd w:id="2423"/>
        <w:bookmarkEnd w:id="2424"/>
        <w:bookmarkEnd w:id="2425"/>
        <w:bookmarkEnd w:id="2426"/>
      </w:tr>
      <w:tr w:rsidR="00A07A84" w:rsidDel="00434020" w:rsidTr="009A7FAF">
        <w:trPr>
          <w:del w:id="2427" w:author="Seggelke, Klaus" w:date="2017-03-21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Del="00434020" w:rsidRDefault="00A07A84" w:rsidP="009A7FAF">
            <w:pPr>
              <w:pStyle w:val="TestCaseDescription"/>
              <w:rPr>
                <w:del w:id="2428" w:author="Seggelke, Klaus" w:date="2017-03-21T11:22:00Z"/>
              </w:rPr>
            </w:pPr>
            <w:del w:id="2429" w:author="Seggelke, Klaus" w:date="2017-03-21T11:22:00Z">
              <w:r w:rsidDel="00434020">
                <w:delText>Success Guarantee:</w:delText>
              </w:r>
              <w:bookmarkStart w:id="2430" w:name="_Toc477870763"/>
              <w:bookmarkStart w:id="2431" w:name="_Toc477880568"/>
              <w:bookmarkStart w:id="2432" w:name="_Toc477880715"/>
              <w:bookmarkStart w:id="2433" w:name="_Toc477880862"/>
              <w:bookmarkEnd w:id="2430"/>
              <w:bookmarkEnd w:id="2431"/>
              <w:bookmarkEnd w:id="2432"/>
              <w:bookmarkEnd w:id="2433"/>
            </w:del>
          </w:p>
        </w:tc>
        <w:tc>
          <w:tcPr>
            <w:tcW w:w="7979" w:type="dxa"/>
            <w:tcBorders>
              <w:top w:val="single" w:sz="2" w:space="0" w:color="auto"/>
              <w:left w:val="single" w:sz="2" w:space="0" w:color="auto"/>
              <w:bottom w:val="single" w:sz="2" w:space="0" w:color="auto"/>
              <w:right w:val="single" w:sz="2" w:space="0" w:color="auto"/>
            </w:tcBorders>
          </w:tcPr>
          <w:p w:rsidR="00A07A84" w:rsidDel="00434020" w:rsidRDefault="00A07A84" w:rsidP="009A7FAF">
            <w:pPr>
              <w:pStyle w:val="TestCaseInfo"/>
              <w:rPr>
                <w:del w:id="2434" w:author="Seggelke, Klaus" w:date="2017-03-21T11:22:00Z"/>
              </w:rPr>
            </w:pPr>
            <w:bookmarkStart w:id="2435" w:name="_Toc477870764"/>
            <w:bookmarkStart w:id="2436" w:name="_Toc477880569"/>
            <w:bookmarkStart w:id="2437" w:name="_Toc477880716"/>
            <w:bookmarkStart w:id="2438" w:name="_Toc477880863"/>
            <w:bookmarkEnd w:id="2435"/>
            <w:bookmarkEnd w:id="2436"/>
            <w:bookmarkEnd w:id="2437"/>
            <w:bookmarkEnd w:id="2438"/>
          </w:p>
        </w:tc>
        <w:bookmarkStart w:id="2439" w:name="_Toc477870765"/>
        <w:bookmarkStart w:id="2440" w:name="_Toc477880570"/>
        <w:bookmarkStart w:id="2441" w:name="_Toc477880717"/>
        <w:bookmarkStart w:id="2442" w:name="_Toc477880864"/>
        <w:bookmarkEnd w:id="2439"/>
        <w:bookmarkEnd w:id="2440"/>
        <w:bookmarkEnd w:id="2441"/>
        <w:bookmarkEnd w:id="2442"/>
      </w:tr>
      <w:tr w:rsidR="00A07A84" w:rsidDel="00434020" w:rsidTr="009A7FAF">
        <w:trPr>
          <w:del w:id="2443" w:author="Seggelke, Klaus" w:date="2017-03-21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Del="00434020" w:rsidRDefault="00A07A84" w:rsidP="009A7FAF">
            <w:pPr>
              <w:pStyle w:val="TestCaseDescription"/>
              <w:rPr>
                <w:del w:id="2444" w:author="Seggelke, Klaus" w:date="2017-03-21T11:22:00Z"/>
              </w:rPr>
            </w:pPr>
            <w:del w:id="2445" w:author="Seggelke, Klaus" w:date="2017-03-21T11:22:00Z">
              <w:r w:rsidDel="00434020">
                <w:delText>Pre-conditions:</w:delText>
              </w:r>
              <w:bookmarkStart w:id="2446" w:name="_Toc477870766"/>
              <w:bookmarkStart w:id="2447" w:name="_Toc477880571"/>
              <w:bookmarkStart w:id="2448" w:name="_Toc477880718"/>
              <w:bookmarkStart w:id="2449" w:name="_Toc477880865"/>
              <w:bookmarkEnd w:id="2446"/>
              <w:bookmarkEnd w:id="2447"/>
              <w:bookmarkEnd w:id="2448"/>
              <w:bookmarkEnd w:id="2449"/>
            </w:del>
          </w:p>
        </w:tc>
        <w:tc>
          <w:tcPr>
            <w:tcW w:w="7979" w:type="dxa"/>
            <w:tcBorders>
              <w:top w:val="single" w:sz="2" w:space="0" w:color="auto"/>
              <w:left w:val="single" w:sz="2" w:space="0" w:color="auto"/>
              <w:bottom w:val="single" w:sz="2" w:space="0" w:color="auto"/>
              <w:right w:val="single" w:sz="2" w:space="0" w:color="auto"/>
            </w:tcBorders>
          </w:tcPr>
          <w:p w:rsidR="00A07A84" w:rsidDel="00434020" w:rsidRDefault="00A07A84" w:rsidP="009A7FAF">
            <w:pPr>
              <w:pStyle w:val="TestCaseInfo"/>
              <w:rPr>
                <w:del w:id="2450" w:author="Seggelke, Klaus" w:date="2017-03-21T11:22:00Z"/>
                <w:lang w:eastAsia="zh-CN"/>
              </w:rPr>
            </w:pPr>
            <w:del w:id="2451" w:author="Seggelke, Klaus" w:date="2017-03-21T11:22:00Z">
              <w:r w:rsidDel="00434020">
                <w:rPr>
                  <w:lang w:eastAsia="zh-CN"/>
                </w:rPr>
                <w:delText>If the VNF depends on the existence of any hardware capabilities, these required hardware capabilities should be pre-installed in the system and the NFVI should list them as available virtualized resources.</w:delText>
              </w:r>
              <w:bookmarkStart w:id="2452" w:name="_Toc477870767"/>
              <w:bookmarkStart w:id="2453" w:name="_Toc477880572"/>
              <w:bookmarkStart w:id="2454" w:name="_Toc477880719"/>
              <w:bookmarkStart w:id="2455" w:name="_Toc477880866"/>
              <w:bookmarkEnd w:id="2452"/>
              <w:bookmarkEnd w:id="2453"/>
              <w:bookmarkEnd w:id="2454"/>
              <w:bookmarkEnd w:id="2455"/>
            </w:del>
          </w:p>
        </w:tc>
        <w:bookmarkStart w:id="2456" w:name="_Toc477870768"/>
        <w:bookmarkStart w:id="2457" w:name="_Toc477880573"/>
        <w:bookmarkStart w:id="2458" w:name="_Toc477880720"/>
        <w:bookmarkStart w:id="2459" w:name="_Toc477880867"/>
        <w:bookmarkEnd w:id="2456"/>
        <w:bookmarkEnd w:id="2457"/>
        <w:bookmarkEnd w:id="2458"/>
        <w:bookmarkEnd w:id="2459"/>
      </w:tr>
      <w:tr w:rsidR="00A07A84" w:rsidDel="00434020" w:rsidTr="009A7FAF">
        <w:trPr>
          <w:trHeight w:val="2092"/>
          <w:del w:id="2460" w:author="Seggelke, Klaus" w:date="2017-03-21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Del="00434020" w:rsidRDefault="00A07A84" w:rsidP="009A7FAF">
            <w:pPr>
              <w:pStyle w:val="TestCaseDescription"/>
              <w:rPr>
                <w:del w:id="2461" w:author="Seggelke, Klaus" w:date="2017-03-21T11:22:00Z"/>
              </w:rPr>
            </w:pPr>
            <w:del w:id="2462" w:author="Seggelke, Klaus" w:date="2017-03-21T11:22:00Z">
              <w:r w:rsidDel="00434020">
                <w:delText>Procedure</w:delText>
              </w:r>
              <w:bookmarkStart w:id="2463" w:name="_Toc477870769"/>
              <w:bookmarkStart w:id="2464" w:name="_Toc477880574"/>
              <w:bookmarkStart w:id="2465" w:name="_Toc477880721"/>
              <w:bookmarkStart w:id="2466" w:name="_Toc477880868"/>
              <w:bookmarkEnd w:id="2463"/>
              <w:bookmarkEnd w:id="2464"/>
              <w:bookmarkEnd w:id="2465"/>
              <w:bookmarkEnd w:id="2466"/>
            </w:del>
          </w:p>
        </w:tc>
        <w:tc>
          <w:tcPr>
            <w:tcW w:w="7979" w:type="dxa"/>
            <w:tcBorders>
              <w:top w:val="single" w:sz="2" w:space="0" w:color="auto"/>
              <w:left w:val="single" w:sz="2" w:space="0" w:color="auto"/>
              <w:bottom w:val="single" w:sz="2" w:space="0" w:color="auto"/>
              <w:right w:val="single" w:sz="2" w:space="0" w:color="auto"/>
            </w:tcBorders>
          </w:tcPr>
          <w:p w:rsidR="00A07A84" w:rsidDel="00434020" w:rsidRDefault="00A07A84" w:rsidP="009A7FAF">
            <w:pPr>
              <w:pStyle w:val="TestCaseInfo"/>
              <w:rPr>
                <w:del w:id="2467" w:author="Seggelke, Klaus" w:date="2017-03-21T11:22:00Z"/>
              </w:rPr>
            </w:pPr>
            <w:del w:id="2468" w:author="Seggelke, Klaus" w:date="2017-03-21T11:22:00Z">
              <w:r w:rsidRPr="0052118C" w:rsidDel="00434020">
                <w:delText>Measure the time to instantiate a VNF and may do</w:delText>
              </w:r>
              <w:r w:rsidDel="00434020">
                <w:delText xml:space="preserve"> it multiple times to get an ave</w:delText>
              </w:r>
              <w:r w:rsidRPr="0052118C" w:rsidDel="00434020">
                <w:delText>rage</w:delText>
              </w:r>
              <w:r w:rsidDel="00434020">
                <w:delText>.</w:delText>
              </w:r>
              <w:bookmarkStart w:id="2469" w:name="_Toc477870770"/>
              <w:bookmarkStart w:id="2470" w:name="_Toc477880575"/>
              <w:bookmarkStart w:id="2471" w:name="_Toc477880722"/>
              <w:bookmarkStart w:id="2472" w:name="_Toc477880869"/>
              <w:bookmarkEnd w:id="2469"/>
              <w:bookmarkEnd w:id="2470"/>
              <w:bookmarkEnd w:id="2471"/>
              <w:bookmarkEnd w:id="2472"/>
            </w:del>
          </w:p>
          <w:p w:rsidR="00A07A84" w:rsidDel="00434020" w:rsidRDefault="00A07A84" w:rsidP="009A7FAF">
            <w:pPr>
              <w:pStyle w:val="TestCaseInfo"/>
              <w:rPr>
                <w:del w:id="2473" w:author="Seggelke, Klaus" w:date="2017-03-21T11:22:00Z"/>
              </w:rPr>
            </w:pPr>
            <w:bookmarkStart w:id="2474" w:name="_Toc477870771"/>
            <w:bookmarkStart w:id="2475" w:name="_Toc477880576"/>
            <w:bookmarkStart w:id="2476" w:name="_Toc477880723"/>
            <w:bookmarkStart w:id="2477" w:name="_Toc477880870"/>
            <w:bookmarkEnd w:id="2474"/>
            <w:bookmarkEnd w:id="2475"/>
            <w:bookmarkEnd w:id="2476"/>
            <w:bookmarkEnd w:id="2477"/>
          </w:p>
          <w:p w:rsidR="00A07A84" w:rsidRPr="0052118C" w:rsidDel="00434020" w:rsidRDefault="00A07A84" w:rsidP="009A7FAF">
            <w:pPr>
              <w:pStyle w:val="TestCaseInfo"/>
              <w:rPr>
                <w:del w:id="2478" w:author="Seggelke, Klaus" w:date="2017-03-21T11:22:00Z"/>
              </w:rPr>
            </w:pPr>
            <w:del w:id="2479" w:author="Seggelke, Klaus" w:date="2017-03-21T11:22:00Z">
              <w:r w:rsidDel="00434020">
                <w:delText>Sequence:</w:delText>
              </w:r>
              <w:bookmarkStart w:id="2480" w:name="_Toc477870772"/>
              <w:bookmarkStart w:id="2481" w:name="_Toc477880577"/>
              <w:bookmarkStart w:id="2482" w:name="_Toc477880724"/>
              <w:bookmarkStart w:id="2483" w:name="_Toc477880871"/>
              <w:bookmarkEnd w:id="2480"/>
              <w:bookmarkEnd w:id="2481"/>
              <w:bookmarkEnd w:id="2482"/>
              <w:bookmarkEnd w:id="2483"/>
            </w:del>
          </w:p>
          <w:p w:rsidR="00A07A84" w:rsidDel="00434020" w:rsidRDefault="00A07A84" w:rsidP="001A715C">
            <w:pPr>
              <w:pStyle w:val="TestCaseInfo"/>
              <w:numPr>
                <w:ilvl w:val="0"/>
                <w:numId w:val="81"/>
              </w:numPr>
              <w:rPr>
                <w:del w:id="2484" w:author="Seggelke, Klaus" w:date="2017-03-21T11:22:00Z"/>
              </w:rPr>
            </w:pPr>
            <w:del w:id="2485" w:author="Seggelke, Klaus" w:date="2017-03-21T11:22:00Z">
              <w:r w:rsidDel="00434020">
                <w:delText>Start EM or ensure EM is up and can configure VNF</w:delText>
              </w:r>
              <w:bookmarkStart w:id="2486" w:name="_Toc477870773"/>
              <w:bookmarkStart w:id="2487" w:name="_Toc477880578"/>
              <w:bookmarkStart w:id="2488" w:name="_Toc477880725"/>
              <w:bookmarkStart w:id="2489" w:name="_Toc477880872"/>
              <w:bookmarkEnd w:id="2486"/>
              <w:bookmarkEnd w:id="2487"/>
              <w:bookmarkEnd w:id="2488"/>
              <w:bookmarkEnd w:id="2489"/>
            </w:del>
          </w:p>
          <w:p w:rsidR="00A07A84" w:rsidDel="00434020" w:rsidRDefault="00A07A84" w:rsidP="001A715C">
            <w:pPr>
              <w:pStyle w:val="TestCaseInfo"/>
              <w:numPr>
                <w:ilvl w:val="0"/>
                <w:numId w:val="81"/>
              </w:numPr>
              <w:rPr>
                <w:del w:id="2490" w:author="Seggelke, Klaus" w:date="2017-03-21T11:22:00Z"/>
              </w:rPr>
            </w:pPr>
            <w:del w:id="2491" w:author="Seggelke, Klaus" w:date="2017-03-21T11:22:00Z">
              <w:r w:rsidDel="00434020">
                <w:delText>Start traffic load</w:delText>
              </w:r>
              <w:bookmarkStart w:id="2492" w:name="_Toc477870774"/>
              <w:bookmarkStart w:id="2493" w:name="_Toc477880579"/>
              <w:bookmarkStart w:id="2494" w:name="_Toc477880726"/>
              <w:bookmarkStart w:id="2495" w:name="_Toc477880873"/>
              <w:bookmarkEnd w:id="2492"/>
              <w:bookmarkEnd w:id="2493"/>
              <w:bookmarkEnd w:id="2494"/>
              <w:bookmarkEnd w:id="2495"/>
            </w:del>
          </w:p>
          <w:p w:rsidR="00A07A84" w:rsidDel="00434020" w:rsidRDefault="00A07A84" w:rsidP="001A715C">
            <w:pPr>
              <w:pStyle w:val="TestCaseInfo"/>
              <w:numPr>
                <w:ilvl w:val="0"/>
                <w:numId w:val="81"/>
              </w:numPr>
              <w:rPr>
                <w:del w:id="2496" w:author="Seggelke, Klaus" w:date="2017-03-21T11:22:00Z"/>
              </w:rPr>
            </w:pPr>
            <w:del w:id="2497" w:author="Seggelke, Klaus" w:date="2017-03-21T11:22:00Z">
              <w:r w:rsidDel="00434020">
                <w:delText>Instantiate VNF (--&gt; time stamp)</w:delText>
              </w:r>
              <w:bookmarkStart w:id="2498" w:name="_Toc477870775"/>
              <w:bookmarkStart w:id="2499" w:name="_Toc477880580"/>
              <w:bookmarkStart w:id="2500" w:name="_Toc477880727"/>
              <w:bookmarkStart w:id="2501" w:name="_Toc477880874"/>
              <w:bookmarkEnd w:id="2498"/>
              <w:bookmarkEnd w:id="2499"/>
              <w:bookmarkEnd w:id="2500"/>
              <w:bookmarkEnd w:id="2501"/>
            </w:del>
          </w:p>
          <w:p w:rsidR="001A715C" w:rsidDel="00434020" w:rsidRDefault="001A715C" w:rsidP="001A715C">
            <w:pPr>
              <w:pStyle w:val="TestCaseInfo"/>
              <w:numPr>
                <w:ilvl w:val="0"/>
                <w:numId w:val="81"/>
              </w:numPr>
              <w:rPr>
                <w:del w:id="2502" w:author="Seggelke, Klaus" w:date="2017-03-21T11:22:00Z"/>
              </w:rPr>
            </w:pPr>
            <w:del w:id="2503" w:author="Seggelke, Klaus" w:date="2017-03-21T11:22:00Z">
              <w:r w:rsidRPr="00074BEF" w:rsidDel="00434020">
                <w:delText>Validate VNF instantiation state is INSTANTIATED and VNF state is STARTED (--&gt; time stamp when correct state reached)</w:delText>
              </w:r>
              <w:bookmarkStart w:id="2504" w:name="_Toc477870776"/>
              <w:bookmarkStart w:id="2505" w:name="_Toc477880581"/>
              <w:bookmarkStart w:id="2506" w:name="_Toc477880728"/>
              <w:bookmarkStart w:id="2507" w:name="_Toc477880875"/>
              <w:bookmarkEnd w:id="2504"/>
              <w:bookmarkEnd w:id="2505"/>
              <w:bookmarkEnd w:id="2506"/>
              <w:bookmarkEnd w:id="2507"/>
            </w:del>
          </w:p>
          <w:p w:rsidR="00A07A84" w:rsidDel="00434020" w:rsidRDefault="00A07A84" w:rsidP="001A715C">
            <w:pPr>
              <w:pStyle w:val="TestCaseInfo"/>
              <w:numPr>
                <w:ilvl w:val="0"/>
                <w:numId w:val="81"/>
              </w:numPr>
              <w:rPr>
                <w:del w:id="2508" w:author="Seggelke, Klaus" w:date="2017-03-21T11:22:00Z"/>
              </w:rPr>
            </w:pPr>
            <w:del w:id="2509" w:author="Seggelke, Klaus" w:date="2017-03-21T11:22:00Z">
              <w:r w:rsidDel="00434020">
                <w:delText xml:space="preserve">Validate traffic should flow as the VNF </w:delText>
              </w:r>
              <w:r w:rsidR="001A715C" w:rsidDel="00434020">
                <w:delText>is i</w:delText>
              </w:r>
              <w:r w:rsidDel="00434020">
                <w:delText xml:space="preserve">n </w:delText>
              </w:r>
              <w:r w:rsidR="001A715C" w:rsidDel="00434020">
                <w:delText>the VNF state STARTED</w:delText>
              </w:r>
              <w:bookmarkStart w:id="2510" w:name="_Toc477870777"/>
              <w:bookmarkStart w:id="2511" w:name="_Toc477880582"/>
              <w:bookmarkStart w:id="2512" w:name="_Toc477880729"/>
              <w:bookmarkStart w:id="2513" w:name="_Toc477880876"/>
              <w:bookmarkEnd w:id="2510"/>
              <w:bookmarkEnd w:id="2511"/>
              <w:bookmarkEnd w:id="2512"/>
              <w:bookmarkEnd w:id="2513"/>
            </w:del>
          </w:p>
          <w:p w:rsidR="00A07A84" w:rsidDel="00434020" w:rsidRDefault="00A07A84" w:rsidP="001A715C">
            <w:pPr>
              <w:pStyle w:val="TestCaseInfo"/>
              <w:numPr>
                <w:ilvl w:val="0"/>
                <w:numId w:val="81"/>
              </w:numPr>
              <w:rPr>
                <w:del w:id="2514" w:author="Seggelke, Klaus" w:date="2017-03-21T11:22:00Z"/>
              </w:rPr>
            </w:pPr>
            <w:del w:id="2515" w:author="Seggelke, Klaus" w:date="2017-03-21T11:22:00Z">
              <w:r w:rsidDel="00434020">
                <w:delText>Stop Traffic</w:delText>
              </w:r>
              <w:bookmarkStart w:id="2516" w:name="_Toc477870778"/>
              <w:bookmarkStart w:id="2517" w:name="_Toc477880583"/>
              <w:bookmarkStart w:id="2518" w:name="_Toc477880730"/>
              <w:bookmarkStart w:id="2519" w:name="_Toc477880877"/>
              <w:bookmarkEnd w:id="2516"/>
              <w:bookmarkEnd w:id="2517"/>
              <w:bookmarkEnd w:id="2518"/>
              <w:bookmarkEnd w:id="2519"/>
            </w:del>
          </w:p>
          <w:p w:rsidR="00A07A84" w:rsidDel="00434020" w:rsidRDefault="00A07A84" w:rsidP="001A715C">
            <w:pPr>
              <w:pStyle w:val="TestCaseInfo"/>
              <w:numPr>
                <w:ilvl w:val="0"/>
                <w:numId w:val="81"/>
              </w:numPr>
              <w:rPr>
                <w:del w:id="2520" w:author="Seggelke, Klaus" w:date="2017-03-21T11:22:00Z"/>
              </w:rPr>
            </w:pPr>
            <w:del w:id="2521" w:author="Seggelke, Klaus" w:date="2017-03-21T11:22:00Z">
              <w:r w:rsidDel="00434020">
                <w:delText>Terminate VNF</w:delText>
              </w:r>
              <w:bookmarkStart w:id="2522" w:name="_Toc477870779"/>
              <w:bookmarkStart w:id="2523" w:name="_Toc477880584"/>
              <w:bookmarkStart w:id="2524" w:name="_Toc477880731"/>
              <w:bookmarkStart w:id="2525" w:name="_Toc477880878"/>
              <w:bookmarkEnd w:id="2522"/>
              <w:bookmarkEnd w:id="2523"/>
              <w:bookmarkEnd w:id="2524"/>
              <w:bookmarkEnd w:id="2525"/>
            </w:del>
          </w:p>
          <w:p w:rsidR="00A07A84" w:rsidDel="00434020" w:rsidRDefault="00A07A84" w:rsidP="001A715C">
            <w:pPr>
              <w:pStyle w:val="TestCaseInfo"/>
              <w:numPr>
                <w:ilvl w:val="0"/>
                <w:numId w:val="81"/>
              </w:numPr>
              <w:rPr>
                <w:del w:id="2526" w:author="Seggelke, Klaus" w:date="2017-03-21T11:22:00Z"/>
                <w:lang w:eastAsia="zh-CN"/>
              </w:rPr>
            </w:pPr>
            <w:del w:id="2527" w:author="Seggelke, Klaus" w:date="2017-03-21T11:22:00Z">
              <w:r w:rsidDel="00434020">
                <w:delText>Calculate instantiation time under load</w:delText>
              </w:r>
              <w:bookmarkStart w:id="2528" w:name="_Toc477870780"/>
              <w:bookmarkStart w:id="2529" w:name="_Toc477880585"/>
              <w:bookmarkStart w:id="2530" w:name="_Toc477880732"/>
              <w:bookmarkStart w:id="2531" w:name="_Toc477880879"/>
              <w:bookmarkEnd w:id="2528"/>
              <w:bookmarkEnd w:id="2529"/>
              <w:bookmarkEnd w:id="2530"/>
              <w:bookmarkEnd w:id="2531"/>
            </w:del>
          </w:p>
        </w:tc>
        <w:bookmarkStart w:id="2532" w:name="_Toc477870781"/>
        <w:bookmarkStart w:id="2533" w:name="_Toc477880586"/>
        <w:bookmarkStart w:id="2534" w:name="_Toc477880733"/>
        <w:bookmarkStart w:id="2535" w:name="_Toc477880880"/>
        <w:bookmarkEnd w:id="2532"/>
        <w:bookmarkEnd w:id="2533"/>
        <w:bookmarkEnd w:id="2534"/>
        <w:bookmarkEnd w:id="2535"/>
      </w:tr>
      <w:tr w:rsidR="00A07A84" w:rsidDel="00434020" w:rsidTr="009A7FAF">
        <w:trPr>
          <w:del w:id="2536" w:author="Seggelke, Klaus" w:date="2017-03-21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Del="00434020" w:rsidRDefault="00A07A84" w:rsidP="009A7FAF">
            <w:pPr>
              <w:pStyle w:val="TestCaseDescription"/>
              <w:rPr>
                <w:del w:id="2537" w:author="Seggelke, Klaus" w:date="2017-03-21T11:22:00Z"/>
              </w:rPr>
            </w:pPr>
            <w:del w:id="2538" w:author="Seggelke, Klaus" w:date="2017-03-21T11:22:00Z">
              <w:r w:rsidDel="00434020">
                <w:rPr>
                  <w:noProof/>
                </w:rPr>
                <w:delText>Extensions:</w:delText>
              </w:r>
              <w:bookmarkStart w:id="2539" w:name="_Toc477870782"/>
              <w:bookmarkStart w:id="2540" w:name="_Toc477880587"/>
              <w:bookmarkStart w:id="2541" w:name="_Toc477880734"/>
              <w:bookmarkStart w:id="2542" w:name="_Toc477880881"/>
              <w:bookmarkEnd w:id="2539"/>
              <w:bookmarkEnd w:id="2540"/>
              <w:bookmarkEnd w:id="2541"/>
              <w:bookmarkEnd w:id="2542"/>
            </w:del>
          </w:p>
        </w:tc>
        <w:tc>
          <w:tcPr>
            <w:tcW w:w="7979" w:type="dxa"/>
            <w:tcBorders>
              <w:top w:val="single" w:sz="2" w:space="0" w:color="auto"/>
              <w:left w:val="single" w:sz="2" w:space="0" w:color="auto"/>
              <w:bottom w:val="single" w:sz="2" w:space="0" w:color="auto"/>
              <w:right w:val="single" w:sz="2" w:space="0" w:color="auto"/>
            </w:tcBorders>
          </w:tcPr>
          <w:p w:rsidR="00A07A84" w:rsidDel="00434020" w:rsidRDefault="00A07A84" w:rsidP="009A7FAF">
            <w:pPr>
              <w:pStyle w:val="TestCaseInfo"/>
              <w:rPr>
                <w:del w:id="2543" w:author="Seggelke, Klaus" w:date="2017-03-21T11:22:00Z"/>
              </w:rPr>
            </w:pPr>
            <w:del w:id="2544" w:author="Seggelke, Klaus" w:date="2017-03-21T11:22:00Z">
              <w:r w:rsidDel="00434020">
                <w:delText xml:space="preserve">Measure the time it takes to instantiate a VNF and get it into the </w:delText>
              </w:r>
              <w:r w:rsidR="001A715C" w:rsidDel="00434020">
                <w:delText xml:space="preserve">VNF </w:delText>
              </w:r>
              <w:r w:rsidDel="00434020">
                <w:delText>state “</w:delText>
              </w:r>
              <w:r w:rsidR="001A715C" w:rsidDel="00434020">
                <w:delText>STARTED</w:delText>
              </w:r>
              <w:r w:rsidDel="00434020">
                <w:delText xml:space="preserve">”. </w:delText>
              </w:r>
              <w:r w:rsidDel="00434020">
                <w:sym w:font="Wingdings" w:char="F0E0"/>
              </w:r>
              <w:r w:rsidDel="00434020">
                <w:delText xml:space="preserve"> VNF Service instantiation time under load</w:delText>
              </w:r>
              <w:bookmarkStart w:id="2545" w:name="_Toc477870783"/>
              <w:bookmarkStart w:id="2546" w:name="_Toc477880588"/>
              <w:bookmarkStart w:id="2547" w:name="_Toc477880735"/>
              <w:bookmarkStart w:id="2548" w:name="_Toc477880882"/>
              <w:bookmarkEnd w:id="2545"/>
              <w:bookmarkEnd w:id="2546"/>
              <w:bookmarkEnd w:id="2547"/>
              <w:bookmarkEnd w:id="2548"/>
            </w:del>
          </w:p>
        </w:tc>
        <w:bookmarkStart w:id="2549" w:name="_Toc477870784"/>
        <w:bookmarkStart w:id="2550" w:name="_Toc477880589"/>
        <w:bookmarkStart w:id="2551" w:name="_Toc477880736"/>
        <w:bookmarkStart w:id="2552" w:name="_Toc477880883"/>
        <w:bookmarkEnd w:id="2549"/>
        <w:bookmarkEnd w:id="2550"/>
        <w:bookmarkEnd w:id="2551"/>
        <w:bookmarkEnd w:id="2552"/>
      </w:tr>
      <w:tr w:rsidR="00A07A84" w:rsidDel="00434020" w:rsidTr="009A7FAF">
        <w:trPr>
          <w:del w:id="2553" w:author="Seggelke, Klaus" w:date="2017-03-21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Del="00434020" w:rsidRDefault="00A07A84" w:rsidP="009A7FAF">
            <w:pPr>
              <w:pStyle w:val="TestCaseDescription"/>
              <w:rPr>
                <w:del w:id="2554" w:author="Seggelke, Klaus" w:date="2017-03-21T11:22:00Z"/>
                <w:noProof/>
              </w:rPr>
            </w:pPr>
            <w:del w:id="2555" w:author="Seggelke, Klaus" w:date="2017-03-21T11:22:00Z">
              <w:r w:rsidDel="00434020">
                <w:rPr>
                  <w:noProof/>
                </w:rPr>
                <w:delText>Notes:</w:delText>
              </w:r>
              <w:bookmarkStart w:id="2556" w:name="_Toc477870785"/>
              <w:bookmarkStart w:id="2557" w:name="_Toc477880590"/>
              <w:bookmarkStart w:id="2558" w:name="_Toc477880737"/>
              <w:bookmarkStart w:id="2559" w:name="_Toc477880884"/>
              <w:bookmarkEnd w:id="2556"/>
              <w:bookmarkEnd w:id="2557"/>
              <w:bookmarkEnd w:id="2558"/>
              <w:bookmarkEnd w:id="2559"/>
            </w:del>
          </w:p>
        </w:tc>
        <w:tc>
          <w:tcPr>
            <w:tcW w:w="7979" w:type="dxa"/>
            <w:tcBorders>
              <w:top w:val="single" w:sz="2" w:space="0" w:color="auto"/>
              <w:left w:val="single" w:sz="2" w:space="0" w:color="auto"/>
              <w:bottom w:val="single" w:sz="2" w:space="0" w:color="auto"/>
              <w:right w:val="single" w:sz="2" w:space="0" w:color="auto"/>
            </w:tcBorders>
          </w:tcPr>
          <w:p w:rsidR="00A07A84" w:rsidDel="00434020" w:rsidRDefault="00A07A84" w:rsidP="009A7FAF">
            <w:pPr>
              <w:pStyle w:val="TestCaseInfo"/>
              <w:rPr>
                <w:del w:id="2560" w:author="Seggelke, Klaus" w:date="2017-03-21T11:22:00Z"/>
              </w:rPr>
            </w:pPr>
            <w:bookmarkStart w:id="2561" w:name="_Toc477870786"/>
            <w:bookmarkStart w:id="2562" w:name="_Toc477880591"/>
            <w:bookmarkStart w:id="2563" w:name="_Toc477880738"/>
            <w:bookmarkStart w:id="2564" w:name="_Toc477880885"/>
            <w:bookmarkEnd w:id="2561"/>
            <w:bookmarkEnd w:id="2562"/>
            <w:bookmarkEnd w:id="2563"/>
            <w:bookmarkEnd w:id="2564"/>
          </w:p>
        </w:tc>
        <w:bookmarkStart w:id="2565" w:name="_Toc477870787"/>
        <w:bookmarkStart w:id="2566" w:name="_Toc477880592"/>
        <w:bookmarkStart w:id="2567" w:name="_Toc477880739"/>
        <w:bookmarkStart w:id="2568" w:name="_Toc477880886"/>
        <w:bookmarkEnd w:id="2565"/>
        <w:bookmarkEnd w:id="2566"/>
        <w:bookmarkEnd w:id="2567"/>
        <w:bookmarkEnd w:id="2568"/>
      </w:tr>
    </w:tbl>
    <w:p w:rsidR="00851715" w:rsidRDefault="00851715" w:rsidP="00851715">
      <w:pPr>
        <w:pStyle w:val="Heading2"/>
        <w:rPr>
          <w:moveTo w:id="2569" w:author="Seggelke, Klaus" w:date="2017-03-17T09:46:00Z"/>
        </w:rPr>
      </w:pPr>
      <w:bookmarkStart w:id="2570" w:name="_Toc477880887"/>
      <w:moveToRangeStart w:id="2571" w:author="Seggelke, Klaus" w:date="2017-03-17T09:46:00Z" w:name="move477507334"/>
      <w:moveTo w:id="2572" w:author="Seggelke, Klaus" w:date="2017-03-17T09:46:00Z">
        <w:r>
          <w:t>VNF Instantiation Failure with missing required virtual resources</w:t>
        </w:r>
        <w:bookmarkEnd w:id="2570"/>
      </w:moveTo>
    </w:p>
    <w:moveToRangeEnd w:id="2571"/>
    <w:p w:rsidR="00851715" w:rsidRDefault="00851715" w:rsidP="00A07A84">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A715C" w:rsidTr="009A7FAF">
        <w:tc>
          <w:tcPr>
            <w:tcW w:w="9330" w:type="dxa"/>
            <w:gridSpan w:val="2"/>
            <w:tcBorders>
              <w:top w:val="single" w:sz="2" w:space="0" w:color="auto"/>
              <w:left w:val="single" w:sz="2" w:space="0" w:color="auto"/>
              <w:bottom w:val="single" w:sz="2" w:space="0" w:color="auto"/>
              <w:right w:val="single" w:sz="2" w:space="0" w:color="auto"/>
            </w:tcBorders>
            <w:hideMark/>
          </w:tcPr>
          <w:p w:rsidR="001A715C" w:rsidRDefault="001A715C" w:rsidP="009A7FAF">
            <w:pPr>
              <w:pStyle w:val="TestCase"/>
            </w:pPr>
            <w:bookmarkStart w:id="2573" w:name="_Toc477880980"/>
            <w:r>
              <w:t>TC.VNF.STATE.INST.00</w:t>
            </w:r>
            <w:ins w:id="2574" w:author="Seggelke, Klaus" w:date="2017-03-17T09:46:00Z">
              <w:r w:rsidR="00851715">
                <w:t>8</w:t>
              </w:r>
            </w:ins>
            <w:del w:id="2575" w:author="Seggelke, Klaus" w:date="2017-03-17T09:46:00Z">
              <w:r w:rsidDel="00851715">
                <w:delText>6</w:delText>
              </w:r>
            </w:del>
            <w:r>
              <w:tab/>
              <w:t>VNF Instantiation Failure with missing required virtual resources</w:t>
            </w:r>
            <w:bookmarkEnd w:id="2573"/>
          </w:p>
        </w:tc>
      </w:tr>
      <w:tr w:rsidR="001A715C" w:rsidTr="009A7FAF">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1A715C" w:rsidRPr="00D67489" w:rsidRDefault="001A715C" w:rsidP="009A7FAF">
            <w:pPr>
              <w:pStyle w:val="TestCaseInfo"/>
              <w:rPr>
                <w:lang w:eastAsia="zh-CN"/>
              </w:rPr>
            </w:pPr>
            <w:r>
              <w:rPr>
                <w:lang w:eastAsia="zh-CN"/>
              </w:rPr>
              <w:t>Verify the VNF does not get instantiated when one or more specified resources are missing, e.g., specialized CPU type, specialized NIC type, vMemory, vStorage, …</w:t>
            </w:r>
          </w:p>
        </w:tc>
      </w:tr>
      <w:tr w:rsidR="001A715C"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1A715C" w:rsidRDefault="001A715C" w:rsidP="009A7FAF">
            <w:pPr>
              <w:pStyle w:val="TestCaseInfo"/>
              <w:rPr>
                <w:lang w:eastAsia="zh-CN"/>
              </w:rPr>
            </w:pPr>
            <w:r>
              <w:rPr>
                <w:lang w:eastAsia="zh-CN"/>
              </w:rPr>
              <w:t>The VNF instantiation can be initiated through the</w:t>
            </w:r>
            <w:ins w:id="2576" w:author="Seggelke, Klaus" w:date="2017-03-17T09:08:00Z">
              <w:r w:rsidR="00F83551">
                <w:rPr>
                  <w:lang w:eastAsia="zh-CN"/>
                </w:rPr>
                <w:t xml:space="preserve"> MANO, the</w:t>
              </w:r>
            </w:ins>
            <w:r>
              <w:rPr>
                <w:lang w:eastAsia="zh-CN"/>
              </w:rPr>
              <w:t xml:space="preserve"> NFVO or the VNFM. It involves the allocation of virtual and physical resources and applying the initial configuration. The instantiation must fail when one or more required resources are not available.</w:t>
            </w:r>
          </w:p>
        </w:tc>
      </w:tr>
      <w:tr w:rsidR="001A715C" w:rsidTr="009A7FA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rPr>
                <w:lang w:eastAsia="zh-CN"/>
              </w:rPr>
            </w:pPr>
          </w:p>
        </w:tc>
      </w:tr>
      <w:tr w:rsidR="001A715C" w:rsidTr="009A7FAF">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pPr>
          </w:p>
        </w:tc>
      </w:tr>
      <w:tr w:rsidR="001A715C"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pPr>
          </w:p>
        </w:tc>
      </w:tr>
      <w:tr w:rsidR="001A715C"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rPr>
                <w:lang w:eastAsia="zh-CN"/>
              </w:rPr>
            </w:pPr>
            <w:r>
              <w:rPr>
                <w:lang w:eastAsia="zh-CN"/>
              </w:rPr>
              <w:t>The VNF depends on the existence of specific hardware capabilities. The test case is to create a negative condition. The</w:t>
            </w:r>
            <w:ins w:id="2577" w:author="Seggelke, Klaus" w:date="2017-03-17T09:51:00Z">
              <w:r w:rsidR="00851715">
                <w:rPr>
                  <w:lang w:eastAsia="zh-CN"/>
                </w:rPr>
                <w:t xml:space="preserve"> MANO,</w:t>
              </w:r>
            </w:ins>
            <w:r>
              <w:rPr>
                <w:lang w:eastAsia="zh-CN"/>
              </w:rPr>
              <w:t xml:space="preserve"> NFV</w:t>
            </w:r>
            <w:ins w:id="2578" w:author="Seggelke, Klaus" w:date="2017-03-17T09:08:00Z">
              <w:r w:rsidR="00F83551">
                <w:rPr>
                  <w:lang w:eastAsia="zh-CN"/>
                </w:rPr>
                <w:t>O</w:t>
              </w:r>
            </w:ins>
            <w:del w:id="2579" w:author="Seggelke, Klaus" w:date="2017-03-17T09:08:00Z">
              <w:r w:rsidDel="00F83551">
                <w:rPr>
                  <w:lang w:eastAsia="zh-CN"/>
                </w:rPr>
                <w:delText>I</w:delText>
              </w:r>
            </w:del>
            <w:r>
              <w:rPr>
                <w:lang w:eastAsia="zh-CN"/>
              </w:rPr>
              <w:t xml:space="preserve"> or VNFM</w:t>
            </w:r>
            <w:ins w:id="2580" w:author="Seggelke, Klaus" w:date="2017-03-17T09:52:00Z">
              <w:r w:rsidR="00851715">
                <w:rPr>
                  <w:lang w:eastAsia="zh-CN"/>
                </w:rPr>
                <w:t>,</w:t>
              </w:r>
            </w:ins>
            <w:r>
              <w:rPr>
                <w:lang w:eastAsia="zh-CN"/>
              </w:rPr>
              <w:t xml:space="preserve"> should not instantiate the VNF because one or more virtualized resources are not available.</w:t>
            </w:r>
          </w:p>
        </w:tc>
      </w:tr>
      <w:tr w:rsidR="001A715C" w:rsidTr="009A7FAF">
        <w:trPr>
          <w:trHeight w:val="1165"/>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pPr>
            <w:r w:rsidRPr="001F3C1F">
              <w:t>Eliminate one or more required virtual resources are missing in the NFVI</w:t>
            </w:r>
          </w:p>
          <w:p w:rsidR="001A715C" w:rsidRPr="001F3C1F" w:rsidRDefault="001A715C" w:rsidP="009A7FAF">
            <w:pPr>
              <w:pStyle w:val="TestCaseInfo"/>
            </w:pPr>
            <w:r>
              <w:t>Sequence:</w:t>
            </w:r>
          </w:p>
          <w:p w:rsidR="001A715C" w:rsidRPr="001F3C1F" w:rsidRDefault="001A715C" w:rsidP="009A7FAF">
            <w:pPr>
              <w:pStyle w:val="TestCaseInfo"/>
              <w:numPr>
                <w:ilvl w:val="0"/>
                <w:numId w:val="80"/>
              </w:numPr>
            </w:pPr>
            <w:r w:rsidRPr="001F3C1F">
              <w:t>Instantiate VNF</w:t>
            </w:r>
          </w:p>
          <w:p w:rsidR="001A715C" w:rsidRDefault="001A715C" w:rsidP="009A7FAF">
            <w:pPr>
              <w:pStyle w:val="TestCaseInfo"/>
              <w:numPr>
                <w:ilvl w:val="0"/>
                <w:numId w:val="80"/>
              </w:numPr>
              <w:rPr>
                <w:lang w:eastAsia="zh-CN"/>
              </w:rPr>
            </w:pPr>
            <w:r w:rsidRPr="001F3C1F">
              <w:t xml:space="preserve">Validate </w:t>
            </w:r>
            <w:del w:id="2581" w:author="Seggelke, Klaus" w:date="2017-03-17T09:52:00Z">
              <w:r w:rsidRPr="001F3C1F" w:rsidDel="00851715">
                <w:delText xml:space="preserve">VNFM </w:delText>
              </w:r>
            </w:del>
            <w:ins w:id="2582" w:author="Seggelke, Klaus" w:date="2017-03-17T09:52:00Z">
              <w:r w:rsidR="00851715">
                <w:t>MANO</w:t>
              </w:r>
              <w:r w:rsidR="00851715" w:rsidRPr="001F3C1F">
                <w:t xml:space="preserve"> </w:t>
              </w:r>
            </w:ins>
            <w:r w:rsidRPr="001F3C1F">
              <w:t>reports no VNF instance and the error</w:t>
            </w:r>
          </w:p>
          <w:p w:rsidR="001A715C" w:rsidRDefault="001A715C" w:rsidP="009A7FAF">
            <w:pPr>
              <w:pStyle w:val="TestCaseInfo"/>
              <w:numPr>
                <w:ilvl w:val="0"/>
                <w:numId w:val="80"/>
              </w:numPr>
              <w:rPr>
                <w:lang w:eastAsia="zh-CN"/>
              </w:rPr>
            </w:pPr>
            <w:r>
              <w:t xml:space="preserve">Validate VIM </w:t>
            </w:r>
            <w:r w:rsidRPr="001F3C1F">
              <w:t>reports no VNF instance and the error</w:t>
            </w:r>
          </w:p>
        </w:tc>
      </w:tr>
      <w:tr w:rsidR="001A715C"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pPr>
          </w:p>
        </w:tc>
      </w:tr>
      <w:tr w:rsidR="001A715C"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pPr>
            <w:r>
              <w:t xml:space="preserve">Each VNF has its own resource requirements. </w:t>
            </w:r>
            <w:del w:id="2583" w:author="Seggelke, Klaus" w:date="2017-03-17T09:09:00Z">
              <w:r w:rsidDel="00F83551">
                <w:delText>Therefore</w:delText>
              </w:r>
            </w:del>
            <w:ins w:id="2584" w:author="Seggelke, Klaus" w:date="2017-03-17T09:09:00Z">
              <w:r w:rsidR="00F83551">
                <w:t>Therefore,</w:t>
              </w:r>
            </w:ins>
            <w:r>
              <w:t xml:space="preserve"> many different types of negative test cases could generate</w:t>
            </w:r>
            <w:del w:id="2585" w:author="Seggelke, Klaus" w:date="2017-03-17T09:45:00Z">
              <w:r w:rsidDel="00851715">
                <w:delText>d</w:delText>
              </w:r>
            </w:del>
            <w:r>
              <w:t xml:space="preserve"> out of this single test case.</w:t>
            </w:r>
          </w:p>
          <w:p w:rsidR="001A715C" w:rsidRDefault="001A715C" w:rsidP="009A7FAF">
            <w:pPr>
              <w:pStyle w:val="TestCaseInfo"/>
            </w:pPr>
            <w:r>
              <w:t>Here are examples of sub test cases:</w:t>
            </w:r>
          </w:p>
          <w:p w:rsidR="001A715C" w:rsidRDefault="001A715C" w:rsidP="009A7FAF">
            <w:pPr>
              <w:pStyle w:val="TestCaseInfo"/>
              <w:numPr>
                <w:ilvl w:val="0"/>
                <w:numId w:val="127"/>
              </w:numPr>
            </w:pPr>
            <w:r>
              <w:t>Incompatible vCPU type</w:t>
            </w:r>
          </w:p>
          <w:p w:rsidR="001A715C" w:rsidRDefault="001A715C" w:rsidP="009A7FAF">
            <w:pPr>
              <w:pStyle w:val="TestCaseInfo"/>
              <w:numPr>
                <w:ilvl w:val="0"/>
                <w:numId w:val="127"/>
              </w:numPr>
            </w:pPr>
            <w:r>
              <w:t>Missing Instructions sets, e.g. MMX, SSE, SSE2, …</w:t>
            </w:r>
          </w:p>
          <w:p w:rsidR="001A715C" w:rsidRDefault="001A715C" w:rsidP="009A7FAF">
            <w:pPr>
              <w:pStyle w:val="TestCaseInfo"/>
              <w:numPr>
                <w:ilvl w:val="0"/>
                <w:numId w:val="127"/>
              </w:numPr>
            </w:pPr>
            <w:r>
              <w:t>Missing specialized vNIC</w:t>
            </w:r>
          </w:p>
          <w:p w:rsidR="001A715C" w:rsidRDefault="001A715C" w:rsidP="009A7FAF">
            <w:pPr>
              <w:pStyle w:val="TestCaseInfo"/>
              <w:numPr>
                <w:ilvl w:val="0"/>
                <w:numId w:val="127"/>
              </w:numPr>
            </w:pPr>
            <w:r>
              <w:t>Missing hardware acceleration, e.g. DPDK, SRIOV</w:t>
            </w:r>
          </w:p>
          <w:p w:rsidR="001A715C" w:rsidRDefault="001A715C" w:rsidP="009A7FAF">
            <w:pPr>
              <w:pStyle w:val="TestCaseInfo"/>
              <w:numPr>
                <w:ilvl w:val="0"/>
                <w:numId w:val="127"/>
              </w:numPr>
            </w:pPr>
            <w:r>
              <w:t>Missing vMemory size</w:t>
            </w:r>
          </w:p>
          <w:p w:rsidR="001A715C" w:rsidRDefault="001A715C" w:rsidP="009A7FAF">
            <w:pPr>
              <w:pStyle w:val="TestCaseInfo"/>
              <w:numPr>
                <w:ilvl w:val="0"/>
                <w:numId w:val="127"/>
              </w:numPr>
            </w:pPr>
            <w:r>
              <w:t>Missing vStorage type</w:t>
            </w:r>
          </w:p>
          <w:p w:rsidR="001A715C" w:rsidRDefault="001A715C" w:rsidP="009A7FAF">
            <w:pPr>
              <w:pStyle w:val="TestCaseInfo"/>
              <w:numPr>
                <w:ilvl w:val="0"/>
                <w:numId w:val="127"/>
              </w:numPr>
            </w:pPr>
            <w:r>
              <w:t>Missing vStorage size</w:t>
            </w:r>
          </w:p>
          <w:p w:rsidR="001A715C" w:rsidRDefault="001A715C" w:rsidP="009A7FAF">
            <w:pPr>
              <w:pStyle w:val="TestCaseInfo"/>
              <w:numPr>
                <w:ilvl w:val="0"/>
                <w:numId w:val="127"/>
              </w:numPr>
            </w:pPr>
            <w:r>
              <w:t>Missing vCPU counts</w:t>
            </w:r>
          </w:p>
        </w:tc>
      </w:tr>
    </w:tbl>
    <w:p w:rsidR="001A715C" w:rsidRDefault="001A715C" w:rsidP="001A715C">
      <w:pPr>
        <w:rPr>
          <w:lang w:eastAsia="zh-CN"/>
        </w:rPr>
      </w:pPr>
    </w:p>
    <w:p w:rsidR="001A715C" w:rsidDel="00851715" w:rsidRDefault="001A715C" w:rsidP="0042061B">
      <w:pPr>
        <w:pStyle w:val="Heading2"/>
        <w:rPr>
          <w:moveFrom w:id="2586" w:author="Seggelke, Klaus" w:date="2017-03-17T09:46:00Z"/>
        </w:rPr>
      </w:pPr>
      <w:moveFromRangeStart w:id="2587" w:author="Seggelke, Klaus" w:date="2017-03-17T09:46:00Z" w:name="move477507334"/>
      <w:moveFrom w:id="2588" w:author="Seggelke, Klaus" w:date="2017-03-17T09:46:00Z">
        <w:r w:rsidDel="00851715">
          <w:t>VNF Instantiation Failure with missing required virtual resources</w:t>
        </w:r>
      </w:moveFrom>
    </w:p>
    <w:moveFromRangeEnd w:id="2587"/>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pPr>
              <w:pStyle w:val="TestCase"/>
            </w:pPr>
            <w:bookmarkStart w:id="2589" w:name="_Toc454184414"/>
            <w:bookmarkStart w:id="2590" w:name="_Toc477880981"/>
            <w:r>
              <w:t>TC.VNF.STATE.INST.00</w:t>
            </w:r>
            <w:ins w:id="2591" w:author="Seggelke, Klaus" w:date="2017-03-17T09:47:00Z">
              <w:r w:rsidR="00851715">
                <w:t>8</w:t>
              </w:r>
            </w:ins>
            <w:del w:id="2592" w:author="Seggelke, Klaus" w:date="2017-03-17T09:47:00Z">
              <w:r w:rsidR="001A715C" w:rsidDel="00851715">
                <w:delText>6</w:delText>
              </w:r>
            </w:del>
            <w:r w:rsidR="001A715C">
              <w:t>.1</w:t>
            </w:r>
            <w:r>
              <w:tab/>
            </w:r>
            <w:r w:rsidR="005A676A">
              <w:t>VNF Instantiation Failure with missing required virtual resources</w:t>
            </w:r>
            <w:bookmarkEnd w:id="2589"/>
            <w:r w:rsidR="001A715C">
              <w:t xml:space="preserve"> “Incompatible vCPU type”</w:t>
            </w:r>
            <w:bookmarkEnd w:id="2590"/>
          </w:p>
        </w:tc>
      </w:tr>
      <w:tr w:rsidR="005A676A" w:rsidTr="0042061B">
        <w:trPr>
          <w:trHeight w:val="61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the VNF does not get instantiated when one or more specified resources are missing</w:t>
            </w:r>
            <w:r w:rsidR="001A715C">
              <w:rPr>
                <w:lang w:eastAsia="zh-CN"/>
              </w:rPr>
              <w:t xml:space="preserve"> of </w:t>
            </w:r>
            <w:r w:rsidR="00663415">
              <w:t>compatible vCPU type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 xml:space="preserve">The VNF instantiation can be initiated through the </w:t>
            </w:r>
            <w:ins w:id="2593" w:author="Seggelke, Klaus" w:date="2017-03-17T09:52:00Z">
              <w:r w:rsidR="00851715">
                <w:rPr>
                  <w:lang w:eastAsia="zh-CN"/>
                </w:rPr>
                <w:t>MANO (</w:t>
              </w:r>
            </w:ins>
            <w:r w:rsidR="00BC3C57">
              <w:rPr>
                <w:lang w:eastAsia="zh-CN"/>
              </w:rPr>
              <w:t>NFVO</w:t>
            </w:r>
            <w:r>
              <w:rPr>
                <w:lang w:eastAsia="zh-CN"/>
              </w:rPr>
              <w:t xml:space="preserve"> or </w:t>
            </w:r>
            <w:del w:id="2594" w:author="Seggelke, Klaus" w:date="2017-03-17T09:53:00Z">
              <w:r w:rsidDel="00A117BB">
                <w:rPr>
                  <w:lang w:eastAsia="zh-CN"/>
                </w:rPr>
                <w:delText xml:space="preserve">the </w:delText>
              </w:r>
            </w:del>
            <w:r>
              <w:rPr>
                <w:lang w:eastAsia="zh-CN"/>
              </w:rPr>
              <w:t>VNFM</w:t>
            </w:r>
            <w:ins w:id="2595" w:author="Seggelke, Klaus" w:date="2017-03-17T09:52:00Z">
              <w:r w:rsidR="00851715">
                <w:rPr>
                  <w:lang w:eastAsia="zh-CN"/>
                </w:rPr>
                <w:t>)</w:t>
              </w:r>
            </w:ins>
            <w:r>
              <w:rPr>
                <w:lang w:eastAsia="zh-CN"/>
              </w:rPr>
              <w:t>. It involves the allocation of virtual and physical resources and applying the initial configuration. The instantiation must fail when one or more required resources are not available.</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EB50CC">
            <w:pPr>
              <w:pStyle w:val="TestCaseInfo"/>
              <w:rPr>
                <w:lang w:eastAsia="zh-CN"/>
              </w:rPr>
            </w:pPr>
            <w:r>
              <w:rPr>
                <w:lang w:eastAsia="zh-CN"/>
              </w:rPr>
              <w:t xml:space="preserve">The VNF depends on the existence of specific hardware capabilities. The test case is to create a negative condition. The NFVI or </w:t>
            </w:r>
            <w:del w:id="2596" w:author="Seggelke, Klaus" w:date="2017-03-17T09:53:00Z">
              <w:r w:rsidDel="00A117BB">
                <w:rPr>
                  <w:lang w:eastAsia="zh-CN"/>
                </w:rPr>
                <w:delText xml:space="preserve">VNFM </w:delText>
              </w:r>
            </w:del>
            <w:ins w:id="2597" w:author="Seggelke, Klaus" w:date="2017-03-17T09:53:00Z">
              <w:r w:rsidR="00A117BB">
                <w:rPr>
                  <w:lang w:eastAsia="zh-CN"/>
                </w:rPr>
                <w:t xml:space="preserve">MANO </w:t>
              </w:r>
            </w:ins>
            <w:r>
              <w:rPr>
                <w:lang w:eastAsia="zh-CN"/>
              </w:rPr>
              <w:t>should not instantiate the VNF because one or more virtualized resources are not available.</w:t>
            </w:r>
          </w:p>
        </w:tc>
      </w:tr>
      <w:tr w:rsidR="005A676A" w:rsidTr="00777B5D">
        <w:trPr>
          <w:trHeight w:val="11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1F3C1F">
              <w:t>Eliminate one or more required virtual resources are missing in the NFVI</w:t>
            </w:r>
          </w:p>
          <w:p w:rsidR="00943AEF" w:rsidRPr="001F3C1F" w:rsidRDefault="00943AEF" w:rsidP="00771820">
            <w:pPr>
              <w:pStyle w:val="TestCaseInfo"/>
            </w:pPr>
            <w:r>
              <w:t>Sequence:</w:t>
            </w:r>
          </w:p>
          <w:p w:rsidR="005A676A" w:rsidRPr="001F3C1F" w:rsidRDefault="005A676A" w:rsidP="00252ACA">
            <w:pPr>
              <w:pStyle w:val="TestCaseInfo"/>
              <w:numPr>
                <w:ilvl w:val="0"/>
                <w:numId w:val="80"/>
              </w:numPr>
            </w:pPr>
            <w:r w:rsidRPr="001F3C1F">
              <w:t>Instantiate VNF</w:t>
            </w:r>
          </w:p>
          <w:p w:rsidR="005A676A" w:rsidRDefault="005A676A" w:rsidP="00252ACA">
            <w:pPr>
              <w:pStyle w:val="TestCaseInfo"/>
              <w:numPr>
                <w:ilvl w:val="0"/>
                <w:numId w:val="80"/>
              </w:numPr>
              <w:rPr>
                <w:lang w:eastAsia="zh-CN"/>
              </w:rPr>
            </w:pPr>
            <w:r w:rsidRPr="001F3C1F">
              <w:t xml:space="preserve">Validate </w:t>
            </w:r>
            <w:del w:id="2598" w:author="Seggelke, Klaus" w:date="2017-03-17T09:53:00Z">
              <w:r w:rsidRPr="001F3C1F" w:rsidDel="00A117BB">
                <w:delText xml:space="preserve">VNFM </w:delText>
              </w:r>
            </w:del>
            <w:ins w:id="2599" w:author="Seggelke, Klaus" w:date="2017-03-17T09:53:00Z">
              <w:r w:rsidR="00A117BB">
                <w:t xml:space="preserve">MANO </w:t>
              </w:r>
            </w:ins>
            <w:r w:rsidRPr="001F3C1F">
              <w:t>reports no VNF instance and the error</w:t>
            </w:r>
          </w:p>
          <w:p w:rsidR="00BC3C57" w:rsidRDefault="00BC3C57" w:rsidP="00252ACA">
            <w:pPr>
              <w:pStyle w:val="TestCaseInfo"/>
              <w:numPr>
                <w:ilvl w:val="0"/>
                <w:numId w:val="80"/>
              </w:numPr>
              <w:rPr>
                <w:lang w:eastAsia="zh-CN"/>
              </w:rPr>
            </w:pPr>
            <w:r>
              <w:t xml:space="preserve">Validate VIM </w:t>
            </w:r>
            <w:r w:rsidRPr="001F3C1F">
              <w:t>reports no VNF instance and the error</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AF3DA0" w:rsidRDefault="00AF3DA0" w:rsidP="0042061B">
            <w:pPr>
              <w:pStyle w:val="TestCaseInfo"/>
            </w:pPr>
          </w:p>
        </w:tc>
      </w:tr>
    </w:tbl>
    <w:p w:rsidR="00A07A84" w:rsidRDefault="00A07A84"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A715C" w:rsidTr="009A7FAF">
        <w:tc>
          <w:tcPr>
            <w:tcW w:w="9330" w:type="dxa"/>
            <w:gridSpan w:val="2"/>
            <w:tcBorders>
              <w:top w:val="single" w:sz="2" w:space="0" w:color="auto"/>
              <w:left w:val="single" w:sz="2" w:space="0" w:color="auto"/>
              <w:bottom w:val="single" w:sz="2" w:space="0" w:color="auto"/>
              <w:right w:val="single" w:sz="2" w:space="0" w:color="auto"/>
            </w:tcBorders>
            <w:hideMark/>
          </w:tcPr>
          <w:p w:rsidR="001A715C" w:rsidRDefault="001A715C" w:rsidP="009A7FAF">
            <w:pPr>
              <w:pStyle w:val="TestCase"/>
            </w:pPr>
            <w:bookmarkStart w:id="2600" w:name="_Toc477880982"/>
            <w:r>
              <w:t>TC.VNF.STATE.INST.00</w:t>
            </w:r>
            <w:ins w:id="2601" w:author="Seggelke, Klaus" w:date="2017-03-17T09:47:00Z">
              <w:r w:rsidR="00851715">
                <w:t>8</w:t>
              </w:r>
            </w:ins>
            <w:del w:id="2602" w:author="Seggelke, Klaus" w:date="2017-03-17T09:47:00Z">
              <w:r w:rsidDel="00851715">
                <w:delText>6</w:delText>
              </w:r>
            </w:del>
            <w:r w:rsidR="00663415">
              <w:t>.2</w:t>
            </w:r>
            <w:r>
              <w:tab/>
              <w:t>VNF Instantiation Failure with missing required virtual resources “Instructions sets”</w:t>
            </w:r>
            <w:bookmarkEnd w:id="2600"/>
          </w:p>
        </w:tc>
      </w:tr>
      <w:tr w:rsidR="001A715C" w:rsidTr="009A7FAF">
        <w:trPr>
          <w:trHeight w:val="616"/>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1A715C" w:rsidRPr="00D67489" w:rsidRDefault="001A715C" w:rsidP="009A7FAF">
            <w:pPr>
              <w:pStyle w:val="TestCaseInfo"/>
              <w:rPr>
                <w:lang w:eastAsia="zh-CN"/>
              </w:rPr>
            </w:pPr>
            <w:r>
              <w:rPr>
                <w:lang w:eastAsia="zh-CN"/>
              </w:rPr>
              <w:t xml:space="preserve">Verify the VNF does not get instantiated when one or more specified resources are missing of type </w:t>
            </w:r>
            <w:r>
              <w:t>Instructions sets</w:t>
            </w:r>
          </w:p>
        </w:tc>
      </w:tr>
      <w:tr w:rsidR="001A715C"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1A715C" w:rsidRDefault="001A715C" w:rsidP="009A7FAF">
            <w:pPr>
              <w:pStyle w:val="TestCaseInfo"/>
              <w:rPr>
                <w:lang w:eastAsia="zh-CN"/>
              </w:rPr>
            </w:pPr>
            <w:r>
              <w:rPr>
                <w:lang w:eastAsia="zh-CN"/>
              </w:rPr>
              <w:t xml:space="preserve">The VNF instantiation can be initiated through the </w:t>
            </w:r>
            <w:ins w:id="2603" w:author="Seggelke, Klaus" w:date="2017-03-17T09:53:00Z">
              <w:r w:rsidR="00A117BB">
                <w:rPr>
                  <w:lang w:eastAsia="zh-CN"/>
                </w:rPr>
                <w:t>MANO (</w:t>
              </w:r>
            </w:ins>
            <w:r>
              <w:rPr>
                <w:lang w:eastAsia="zh-CN"/>
              </w:rPr>
              <w:t>NFVO or</w:t>
            </w:r>
            <w:ins w:id="2604" w:author="Seggelke, Klaus" w:date="2017-03-17T09:53:00Z">
              <w:r w:rsidR="00A117BB">
                <w:rPr>
                  <w:lang w:eastAsia="zh-CN"/>
                </w:rPr>
                <w:t xml:space="preserve"> </w:t>
              </w:r>
            </w:ins>
            <w:del w:id="2605" w:author="Seggelke, Klaus" w:date="2017-03-17T09:53:00Z">
              <w:r w:rsidDel="00A117BB">
                <w:rPr>
                  <w:lang w:eastAsia="zh-CN"/>
                </w:rPr>
                <w:delText xml:space="preserve"> the </w:delText>
              </w:r>
            </w:del>
            <w:r>
              <w:rPr>
                <w:lang w:eastAsia="zh-CN"/>
              </w:rPr>
              <w:t>VNFM</w:t>
            </w:r>
            <w:ins w:id="2606" w:author="Seggelke, Klaus" w:date="2017-03-17T09:53:00Z">
              <w:r w:rsidR="00A117BB">
                <w:rPr>
                  <w:lang w:eastAsia="zh-CN"/>
                </w:rPr>
                <w:t>)</w:t>
              </w:r>
            </w:ins>
            <w:r>
              <w:rPr>
                <w:lang w:eastAsia="zh-CN"/>
              </w:rPr>
              <w:t>. It involves the allocation of virtual and physical resources and applying the initial configuration. The instantiation must fail when one or more required resources are not available.</w:t>
            </w:r>
          </w:p>
        </w:tc>
      </w:tr>
      <w:tr w:rsidR="001A715C" w:rsidTr="009A7FA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rPr>
                <w:lang w:eastAsia="zh-CN"/>
              </w:rPr>
            </w:pPr>
          </w:p>
        </w:tc>
      </w:tr>
      <w:tr w:rsidR="001A715C" w:rsidTr="009A7FAF">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pPr>
          </w:p>
        </w:tc>
      </w:tr>
      <w:tr w:rsidR="001A715C"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pPr>
          </w:p>
        </w:tc>
      </w:tr>
      <w:tr w:rsidR="001A715C"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rPr>
                <w:lang w:eastAsia="zh-CN"/>
              </w:rPr>
            </w:pPr>
            <w:r>
              <w:rPr>
                <w:lang w:eastAsia="zh-CN"/>
              </w:rPr>
              <w:t xml:space="preserve">The VNF depends on the existence of specific hardware capabilities. The test case is to create a negative condition. The NFVI or </w:t>
            </w:r>
            <w:del w:id="2607" w:author="Seggelke, Klaus" w:date="2017-03-17T09:54:00Z">
              <w:r w:rsidDel="00A117BB">
                <w:rPr>
                  <w:lang w:eastAsia="zh-CN"/>
                </w:rPr>
                <w:delText xml:space="preserve">VNFM </w:delText>
              </w:r>
            </w:del>
            <w:ins w:id="2608" w:author="Seggelke, Klaus" w:date="2017-03-17T09:54:00Z">
              <w:r w:rsidR="00A117BB">
                <w:rPr>
                  <w:lang w:eastAsia="zh-CN"/>
                </w:rPr>
                <w:t xml:space="preserve">MANO </w:t>
              </w:r>
            </w:ins>
            <w:r>
              <w:rPr>
                <w:lang w:eastAsia="zh-CN"/>
              </w:rPr>
              <w:t>should not instantiate the VNF because one or more virtualized resources are not available.</w:t>
            </w:r>
          </w:p>
        </w:tc>
      </w:tr>
      <w:tr w:rsidR="001A715C" w:rsidTr="009A7FAF">
        <w:trPr>
          <w:trHeight w:val="1165"/>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pPr>
            <w:r w:rsidRPr="001F3C1F">
              <w:t>Eliminate one or more required virtual resources are missing in the NFVI</w:t>
            </w:r>
          </w:p>
          <w:p w:rsidR="001A715C" w:rsidRPr="001F3C1F" w:rsidRDefault="001A715C" w:rsidP="009A7FAF">
            <w:pPr>
              <w:pStyle w:val="TestCaseInfo"/>
            </w:pPr>
            <w:r>
              <w:t>Sequence:</w:t>
            </w:r>
          </w:p>
          <w:p w:rsidR="001A715C" w:rsidRPr="001F3C1F" w:rsidRDefault="001A715C" w:rsidP="009A7FAF">
            <w:pPr>
              <w:pStyle w:val="TestCaseInfo"/>
              <w:numPr>
                <w:ilvl w:val="0"/>
                <w:numId w:val="80"/>
              </w:numPr>
            </w:pPr>
            <w:r w:rsidRPr="001F3C1F">
              <w:t>Instantiate VNF</w:t>
            </w:r>
          </w:p>
          <w:p w:rsidR="001A715C" w:rsidRDefault="001A715C" w:rsidP="009A7FAF">
            <w:pPr>
              <w:pStyle w:val="TestCaseInfo"/>
              <w:numPr>
                <w:ilvl w:val="0"/>
                <w:numId w:val="80"/>
              </w:numPr>
              <w:rPr>
                <w:lang w:eastAsia="zh-CN"/>
              </w:rPr>
            </w:pPr>
            <w:r w:rsidRPr="001F3C1F">
              <w:t xml:space="preserve">Validate </w:t>
            </w:r>
            <w:del w:id="2609" w:author="Seggelke, Klaus" w:date="2017-03-17T09:54:00Z">
              <w:r w:rsidRPr="001F3C1F" w:rsidDel="00A117BB">
                <w:delText xml:space="preserve">VNFM </w:delText>
              </w:r>
            </w:del>
            <w:ins w:id="2610" w:author="Seggelke, Klaus" w:date="2017-03-17T09:54:00Z">
              <w:r w:rsidR="00A117BB">
                <w:t>MANO</w:t>
              </w:r>
              <w:r w:rsidR="00A117BB" w:rsidRPr="001F3C1F">
                <w:t xml:space="preserve"> </w:t>
              </w:r>
            </w:ins>
            <w:r w:rsidRPr="001F3C1F">
              <w:t>reports no VNF instance and the error</w:t>
            </w:r>
          </w:p>
          <w:p w:rsidR="001A715C" w:rsidRDefault="001A715C" w:rsidP="009A7FAF">
            <w:pPr>
              <w:pStyle w:val="TestCaseInfo"/>
              <w:numPr>
                <w:ilvl w:val="0"/>
                <w:numId w:val="80"/>
              </w:numPr>
              <w:rPr>
                <w:lang w:eastAsia="zh-CN"/>
              </w:rPr>
            </w:pPr>
            <w:r>
              <w:t xml:space="preserve">Validate VIM </w:t>
            </w:r>
            <w:r w:rsidRPr="001F3C1F">
              <w:t>reports no VNF instance and the error</w:t>
            </w:r>
          </w:p>
        </w:tc>
      </w:tr>
      <w:tr w:rsidR="001A715C"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pPr>
          </w:p>
        </w:tc>
      </w:tr>
      <w:tr w:rsidR="001A715C"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42061B">
            <w:pPr>
              <w:pStyle w:val="TestCaseInfo"/>
            </w:pPr>
          </w:p>
        </w:tc>
      </w:tr>
    </w:tbl>
    <w:p w:rsidR="001A715C" w:rsidRDefault="001A715C"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63415" w:rsidTr="009A7FAF">
        <w:tc>
          <w:tcPr>
            <w:tcW w:w="9330" w:type="dxa"/>
            <w:gridSpan w:val="2"/>
            <w:tcBorders>
              <w:top w:val="single" w:sz="2" w:space="0" w:color="auto"/>
              <w:left w:val="single" w:sz="2" w:space="0" w:color="auto"/>
              <w:bottom w:val="single" w:sz="2" w:space="0" w:color="auto"/>
              <w:right w:val="single" w:sz="2" w:space="0" w:color="auto"/>
            </w:tcBorders>
            <w:hideMark/>
          </w:tcPr>
          <w:p w:rsidR="00663415" w:rsidRDefault="00663415" w:rsidP="009A7FAF">
            <w:pPr>
              <w:pStyle w:val="TestCase"/>
            </w:pPr>
            <w:bookmarkStart w:id="2611" w:name="_Toc477880983"/>
            <w:r>
              <w:t>TC.VNF.STATE.INST.00</w:t>
            </w:r>
            <w:ins w:id="2612" w:author="Seggelke, Klaus" w:date="2017-03-17T09:47:00Z">
              <w:r w:rsidR="00851715">
                <w:t>8</w:t>
              </w:r>
            </w:ins>
            <w:del w:id="2613" w:author="Seggelke, Klaus" w:date="2017-03-17T09:47:00Z">
              <w:r w:rsidDel="00851715">
                <w:delText>6</w:delText>
              </w:r>
            </w:del>
            <w:r>
              <w:t>.3</w:t>
            </w:r>
            <w:r>
              <w:tab/>
              <w:t>VNF Instantiation Failure with missing required virtual resources “</w:t>
            </w:r>
            <w:r w:rsidR="00A955AB">
              <w:t>Specialized vNIC</w:t>
            </w:r>
            <w:r>
              <w:t>”</w:t>
            </w:r>
            <w:bookmarkEnd w:id="2611"/>
          </w:p>
        </w:tc>
      </w:tr>
      <w:tr w:rsidR="00663415" w:rsidTr="009A7FAF">
        <w:trPr>
          <w:trHeight w:val="616"/>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663415" w:rsidRPr="00D67489" w:rsidRDefault="00663415" w:rsidP="009A7FAF">
            <w:pPr>
              <w:pStyle w:val="TestCaseInfo"/>
              <w:rPr>
                <w:lang w:eastAsia="zh-CN"/>
              </w:rPr>
            </w:pPr>
            <w:r>
              <w:rPr>
                <w:lang w:eastAsia="zh-CN"/>
              </w:rPr>
              <w:t xml:space="preserve">Verify the VNF does not get instantiated when one or more specified resources are missing </w:t>
            </w:r>
            <w:r w:rsidR="00A955AB">
              <w:rPr>
                <w:lang w:eastAsia="zh-CN"/>
              </w:rPr>
              <w:t xml:space="preserve">of </w:t>
            </w:r>
            <w:r w:rsidR="00A955AB">
              <w:t>specialized vNIC</w:t>
            </w:r>
          </w:p>
        </w:tc>
      </w:tr>
      <w:tr w:rsidR="00663415"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663415" w:rsidRDefault="00663415" w:rsidP="009A7FAF">
            <w:pPr>
              <w:pStyle w:val="TestCaseInfo"/>
              <w:rPr>
                <w:lang w:eastAsia="zh-CN"/>
              </w:rPr>
            </w:pPr>
            <w:r>
              <w:rPr>
                <w:lang w:eastAsia="zh-CN"/>
              </w:rPr>
              <w:t xml:space="preserve">The VNF instantiation can be initiated through the </w:t>
            </w:r>
            <w:ins w:id="2614" w:author="Seggelke, Klaus" w:date="2017-03-17T09:54:00Z">
              <w:r w:rsidR="00A117BB">
                <w:rPr>
                  <w:lang w:eastAsia="zh-CN"/>
                </w:rPr>
                <w:t>MANO (</w:t>
              </w:r>
            </w:ins>
            <w:r>
              <w:rPr>
                <w:lang w:eastAsia="zh-CN"/>
              </w:rPr>
              <w:t xml:space="preserve">NFVO or </w:t>
            </w:r>
            <w:del w:id="2615" w:author="Seggelke, Klaus" w:date="2017-03-17T09:54:00Z">
              <w:r w:rsidDel="00A117BB">
                <w:rPr>
                  <w:lang w:eastAsia="zh-CN"/>
                </w:rPr>
                <w:delText xml:space="preserve">the </w:delText>
              </w:r>
            </w:del>
            <w:r>
              <w:rPr>
                <w:lang w:eastAsia="zh-CN"/>
              </w:rPr>
              <w:t>VNFM</w:t>
            </w:r>
            <w:ins w:id="2616" w:author="Seggelke, Klaus" w:date="2017-03-17T09:54:00Z">
              <w:r w:rsidR="00A117BB">
                <w:rPr>
                  <w:lang w:eastAsia="zh-CN"/>
                </w:rPr>
                <w:t>)</w:t>
              </w:r>
            </w:ins>
            <w:r>
              <w:rPr>
                <w:lang w:eastAsia="zh-CN"/>
              </w:rPr>
              <w:t>. It involves the allocation of virtual and physical resources and applying the initial configuration. The instantiation must fail when one or more required resources are not available.</w:t>
            </w:r>
          </w:p>
        </w:tc>
      </w:tr>
      <w:tr w:rsidR="00663415" w:rsidTr="009A7FA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lang w:eastAsia="zh-CN"/>
              </w:rPr>
            </w:pPr>
          </w:p>
        </w:tc>
      </w:tr>
      <w:tr w:rsidR="00663415" w:rsidTr="009A7FAF">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pPr>
          </w:p>
        </w:tc>
      </w:tr>
      <w:tr w:rsidR="00663415"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pPr>
          </w:p>
        </w:tc>
      </w:tr>
      <w:tr w:rsidR="00663415"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lang w:eastAsia="zh-CN"/>
              </w:rPr>
            </w:pPr>
            <w:r>
              <w:rPr>
                <w:lang w:eastAsia="zh-CN"/>
              </w:rPr>
              <w:t xml:space="preserve">The VNF depends on the existence of specific hardware capabilities. The test case is to create a negative condition. The NFVI or </w:t>
            </w:r>
            <w:del w:id="2617" w:author="Seggelke, Klaus" w:date="2017-03-17T09:54:00Z">
              <w:r w:rsidDel="00A117BB">
                <w:rPr>
                  <w:lang w:eastAsia="zh-CN"/>
                </w:rPr>
                <w:delText xml:space="preserve">VNFM </w:delText>
              </w:r>
            </w:del>
            <w:ins w:id="2618" w:author="Seggelke, Klaus" w:date="2017-03-17T09:54:00Z">
              <w:r w:rsidR="00A117BB">
                <w:rPr>
                  <w:lang w:eastAsia="zh-CN"/>
                </w:rPr>
                <w:t xml:space="preserve">MANO </w:t>
              </w:r>
            </w:ins>
            <w:r>
              <w:rPr>
                <w:lang w:eastAsia="zh-CN"/>
              </w:rPr>
              <w:t>should not instantiate the VNF because one or more virtualized resources are not available.</w:t>
            </w:r>
          </w:p>
        </w:tc>
      </w:tr>
      <w:tr w:rsidR="00663415" w:rsidTr="009A7FAF">
        <w:trPr>
          <w:trHeight w:val="1165"/>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pPr>
            <w:r w:rsidRPr="001F3C1F">
              <w:t>Eliminate one or more required virtual resources are missing in the NFVI</w:t>
            </w:r>
          </w:p>
          <w:p w:rsidR="00663415" w:rsidRPr="001F3C1F" w:rsidRDefault="00663415" w:rsidP="009A7FAF">
            <w:pPr>
              <w:pStyle w:val="TestCaseInfo"/>
            </w:pPr>
            <w:r>
              <w:t>Sequence:</w:t>
            </w:r>
          </w:p>
          <w:p w:rsidR="00663415" w:rsidRPr="001F3C1F" w:rsidRDefault="00663415" w:rsidP="00663415">
            <w:pPr>
              <w:pStyle w:val="TestCaseInfo"/>
              <w:numPr>
                <w:ilvl w:val="0"/>
                <w:numId w:val="231"/>
              </w:numPr>
            </w:pPr>
            <w:r w:rsidRPr="001F3C1F">
              <w:t>Instantiate VNF</w:t>
            </w:r>
          </w:p>
          <w:p w:rsidR="00663415" w:rsidRDefault="00663415" w:rsidP="00663415">
            <w:pPr>
              <w:pStyle w:val="TestCaseInfo"/>
              <w:numPr>
                <w:ilvl w:val="0"/>
                <w:numId w:val="231"/>
              </w:numPr>
              <w:rPr>
                <w:lang w:eastAsia="zh-CN"/>
              </w:rPr>
            </w:pPr>
            <w:r w:rsidRPr="001F3C1F">
              <w:t xml:space="preserve">Validate </w:t>
            </w:r>
            <w:del w:id="2619" w:author="Seggelke, Klaus" w:date="2017-03-17T09:54:00Z">
              <w:r w:rsidRPr="001F3C1F" w:rsidDel="00A117BB">
                <w:delText xml:space="preserve">VNFM </w:delText>
              </w:r>
            </w:del>
            <w:ins w:id="2620" w:author="Seggelke, Klaus" w:date="2017-03-17T09:54:00Z">
              <w:r w:rsidR="00A117BB">
                <w:t xml:space="preserve">MANO </w:t>
              </w:r>
            </w:ins>
            <w:r w:rsidRPr="001F3C1F">
              <w:t>reports no VNF instance and the error</w:t>
            </w:r>
          </w:p>
          <w:p w:rsidR="00663415" w:rsidRDefault="00663415" w:rsidP="00663415">
            <w:pPr>
              <w:pStyle w:val="TestCaseInfo"/>
              <w:numPr>
                <w:ilvl w:val="0"/>
                <w:numId w:val="231"/>
              </w:numPr>
              <w:rPr>
                <w:lang w:eastAsia="zh-CN"/>
              </w:rPr>
            </w:pPr>
            <w:r>
              <w:t xml:space="preserve">Validate VIM </w:t>
            </w:r>
            <w:r w:rsidRPr="001F3C1F">
              <w:t>reports no VNF instance and the error</w:t>
            </w:r>
          </w:p>
        </w:tc>
      </w:tr>
      <w:tr w:rsidR="00663415"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pPr>
          </w:p>
        </w:tc>
      </w:tr>
      <w:tr w:rsidR="00663415"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pPr>
          </w:p>
        </w:tc>
      </w:tr>
    </w:tbl>
    <w:p w:rsidR="00663415" w:rsidRDefault="00663415"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63415" w:rsidTr="009A7FAF">
        <w:tc>
          <w:tcPr>
            <w:tcW w:w="9330" w:type="dxa"/>
            <w:gridSpan w:val="2"/>
            <w:tcBorders>
              <w:top w:val="single" w:sz="2" w:space="0" w:color="auto"/>
              <w:left w:val="single" w:sz="2" w:space="0" w:color="auto"/>
              <w:bottom w:val="single" w:sz="2" w:space="0" w:color="auto"/>
              <w:right w:val="single" w:sz="2" w:space="0" w:color="auto"/>
            </w:tcBorders>
            <w:hideMark/>
          </w:tcPr>
          <w:p w:rsidR="00663415" w:rsidRDefault="00663415" w:rsidP="009A7FAF">
            <w:pPr>
              <w:pStyle w:val="TestCase"/>
            </w:pPr>
            <w:bookmarkStart w:id="2621" w:name="_Toc477880984"/>
            <w:r>
              <w:t>TC.VNF.STATE.INST.00</w:t>
            </w:r>
            <w:ins w:id="2622" w:author="Seggelke, Klaus" w:date="2017-03-17T09:47:00Z">
              <w:r w:rsidR="00851715">
                <w:t>8</w:t>
              </w:r>
            </w:ins>
            <w:del w:id="2623" w:author="Seggelke, Klaus" w:date="2017-03-17T09:47:00Z">
              <w:r w:rsidDel="00851715">
                <w:delText>6</w:delText>
              </w:r>
            </w:del>
            <w:r>
              <w:t>.4</w:t>
            </w:r>
            <w:r>
              <w:tab/>
              <w:t>VNF Instantiation Failure with missing required virtual resources “</w:t>
            </w:r>
            <w:r w:rsidR="00A955AB">
              <w:t>Hardware Acceleration, e.g. DPDK, SRIOV</w:t>
            </w:r>
            <w:r>
              <w:t>”</w:t>
            </w:r>
            <w:bookmarkEnd w:id="2621"/>
          </w:p>
        </w:tc>
      </w:tr>
      <w:tr w:rsidR="00663415" w:rsidTr="009A7FAF">
        <w:trPr>
          <w:trHeight w:val="616"/>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663415" w:rsidRPr="00D67489" w:rsidRDefault="00663415" w:rsidP="009A7FAF">
            <w:pPr>
              <w:pStyle w:val="TestCaseInfo"/>
              <w:rPr>
                <w:lang w:eastAsia="zh-CN"/>
              </w:rPr>
            </w:pPr>
            <w:r>
              <w:rPr>
                <w:lang w:eastAsia="zh-CN"/>
              </w:rPr>
              <w:t xml:space="preserve">Verify the VNF does not get instantiated when one or more specified resources are missing </w:t>
            </w:r>
            <w:r w:rsidR="00A955AB">
              <w:rPr>
                <w:lang w:eastAsia="zh-CN"/>
              </w:rPr>
              <w:t xml:space="preserve">of </w:t>
            </w:r>
            <w:r w:rsidR="00A955AB">
              <w:t>hardware acceleration, e.g. DPDK, SRIOV</w:t>
            </w:r>
          </w:p>
        </w:tc>
      </w:tr>
      <w:tr w:rsidR="00663415"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663415" w:rsidRDefault="00663415" w:rsidP="009A7FAF">
            <w:pPr>
              <w:pStyle w:val="TestCaseInfo"/>
              <w:rPr>
                <w:lang w:eastAsia="zh-CN"/>
              </w:rPr>
            </w:pPr>
            <w:r>
              <w:rPr>
                <w:lang w:eastAsia="zh-CN"/>
              </w:rPr>
              <w:t xml:space="preserve">The VNF instantiation can be initiated through the </w:t>
            </w:r>
            <w:ins w:id="2624" w:author="Seggelke, Klaus" w:date="2017-03-17T09:55:00Z">
              <w:r w:rsidR="00A117BB">
                <w:rPr>
                  <w:lang w:eastAsia="zh-CN"/>
                </w:rPr>
                <w:t>MANO (</w:t>
              </w:r>
            </w:ins>
            <w:r>
              <w:rPr>
                <w:lang w:eastAsia="zh-CN"/>
              </w:rPr>
              <w:t xml:space="preserve">NFVO or </w:t>
            </w:r>
            <w:del w:id="2625" w:author="Seggelke, Klaus" w:date="2017-03-17T09:55:00Z">
              <w:r w:rsidDel="00A117BB">
                <w:rPr>
                  <w:lang w:eastAsia="zh-CN"/>
                </w:rPr>
                <w:delText xml:space="preserve">the </w:delText>
              </w:r>
            </w:del>
            <w:r>
              <w:rPr>
                <w:lang w:eastAsia="zh-CN"/>
              </w:rPr>
              <w:t>VNFM</w:t>
            </w:r>
            <w:ins w:id="2626" w:author="Seggelke, Klaus" w:date="2017-03-17T09:55:00Z">
              <w:r w:rsidR="00A117BB">
                <w:rPr>
                  <w:lang w:eastAsia="zh-CN"/>
                </w:rPr>
                <w:t>)</w:t>
              </w:r>
            </w:ins>
            <w:r>
              <w:rPr>
                <w:lang w:eastAsia="zh-CN"/>
              </w:rPr>
              <w:t>. It involves the allocation of virtual and physical resources and applying the initial configuration. The instantiation must fail when one or more required resources are not available.</w:t>
            </w:r>
          </w:p>
        </w:tc>
      </w:tr>
      <w:tr w:rsidR="00663415" w:rsidTr="009A7FA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lang w:eastAsia="zh-CN"/>
              </w:rPr>
            </w:pPr>
          </w:p>
        </w:tc>
      </w:tr>
      <w:tr w:rsidR="00663415" w:rsidTr="009A7FAF">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pPr>
          </w:p>
        </w:tc>
      </w:tr>
      <w:tr w:rsidR="00663415"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pPr>
          </w:p>
        </w:tc>
      </w:tr>
      <w:tr w:rsidR="00663415"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lang w:eastAsia="zh-CN"/>
              </w:rPr>
            </w:pPr>
            <w:r>
              <w:rPr>
                <w:lang w:eastAsia="zh-CN"/>
              </w:rPr>
              <w:t xml:space="preserve">The VNF depends on the existence of specific hardware capabilities. The test case is to create a negative condition. The NFVI or </w:t>
            </w:r>
            <w:del w:id="2627" w:author="Seggelke, Klaus" w:date="2017-03-17T09:55:00Z">
              <w:r w:rsidDel="00A117BB">
                <w:rPr>
                  <w:lang w:eastAsia="zh-CN"/>
                </w:rPr>
                <w:delText>VNFM</w:delText>
              </w:r>
            </w:del>
            <w:ins w:id="2628" w:author="Seggelke, Klaus" w:date="2017-03-17T09:55:00Z">
              <w:r w:rsidR="00A117BB">
                <w:rPr>
                  <w:lang w:eastAsia="zh-CN"/>
                </w:rPr>
                <w:t>MANO</w:t>
              </w:r>
            </w:ins>
            <w:r>
              <w:rPr>
                <w:lang w:eastAsia="zh-CN"/>
              </w:rPr>
              <w:t xml:space="preserve"> should not instantiate the VNF because one or more virtualized resources are not available.</w:t>
            </w:r>
          </w:p>
        </w:tc>
      </w:tr>
      <w:tr w:rsidR="00663415" w:rsidTr="009A7FAF">
        <w:trPr>
          <w:trHeight w:val="1165"/>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pPr>
            <w:r w:rsidRPr="001F3C1F">
              <w:t>Eliminate one or more required virtual resources are missing in the NFVI</w:t>
            </w:r>
          </w:p>
          <w:p w:rsidR="00663415" w:rsidRPr="001F3C1F" w:rsidRDefault="00663415" w:rsidP="009A7FAF">
            <w:pPr>
              <w:pStyle w:val="TestCaseInfo"/>
            </w:pPr>
            <w:r>
              <w:t>Sequence:</w:t>
            </w:r>
          </w:p>
          <w:p w:rsidR="00663415" w:rsidRPr="001F3C1F" w:rsidRDefault="00663415" w:rsidP="00663415">
            <w:pPr>
              <w:pStyle w:val="TestCaseInfo"/>
              <w:numPr>
                <w:ilvl w:val="0"/>
                <w:numId w:val="232"/>
              </w:numPr>
            </w:pPr>
            <w:r w:rsidRPr="001F3C1F">
              <w:t>Instantiate VNF</w:t>
            </w:r>
          </w:p>
          <w:p w:rsidR="00663415" w:rsidRDefault="00663415" w:rsidP="00663415">
            <w:pPr>
              <w:pStyle w:val="TestCaseInfo"/>
              <w:numPr>
                <w:ilvl w:val="0"/>
                <w:numId w:val="232"/>
              </w:numPr>
              <w:rPr>
                <w:lang w:eastAsia="zh-CN"/>
              </w:rPr>
            </w:pPr>
            <w:r w:rsidRPr="001F3C1F">
              <w:t xml:space="preserve">Validate </w:t>
            </w:r>
            <w:del w:id="2629" w:author="Seggelke, Klaus" w:date="2017-03-17T09:55:00Z">
              <w:r w:rsidRPr="001F3C1F" w:rsidDel="00A117BB">
                <w:delText xml:space="preserve">VNFM </w:delText>
              </w:r>
            </w:del>
            <w:ins w:id="2630" w:author="Seggelke, Klaus" w:date="2017-03-17T09:55:00Z">
              <w:r w:rsidR="00A117BB">
                <w:t xml:space="preserve">MANO </w:t>
              </w:r>
            </w:ins>
            <w:r w:rsidRPr="001F3C1F">
              <w:t>reports no VNF instance and the error</w:t>
            </w:r>
          </w:p>
          <w:p w:rsidR="00663415" w:rsidRDefault="00663415" w:rsidP="00663415">
            <w:pPr>
              <w:pStyle w:val="TestCaseInfo"/>
              <w:numPr>
                <w:ilvl w:val="0"/>
                <w:numId w:val="232"/>
              </w:numPr>
              <w:rPr>
                <w:lang w:eastAsia="zh-CN"/>
              </w:rPr>
            </w:pPr>
            <w:r>
              <w:t xml:space="preserve">Validate VIM </w:t>
            </w:r>
            <w:r w:rsidRPr="001F3C1F">
              <w:t>reports no VNF instance and the error</w:t>
            </w:r>
          </w:p>
        </w:tc>
      </w:tr>
      <w:tr w:rsidR="00663415"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pPr>
          </w:p>
        </w:tc>
      </w:tr>
      <w:tr w:rsidR="00663415"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pPr>
          </w:p>
        </w:tc>
      </w:tr>
    </w:tbl>
    <w:p w:rsidR="00663415" w:rsidRDefault="00663415"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63415" w:rsidTr="009A7FAF">
        <w:tc>
          <w:tcPr>
            <w:tcW w:w="9330" w:type="dxa"/>
            <w:gridSpan w:val="2"/>
            <w:tcBorders>
              <w:top w:val="single" w:sz="2" w:space="0" w:color="auto"/>
              <w:left w:val="single" w:sz="2" w:space="0" w:color="auto"/>
              <w:bottom w:val="single" w:sz="2" w:space="0" w:color="auto"/>
              <w:right w:val="single" w:sz="2" w:space="0" w:color="auto"/>
            </w:tcBorders>
            <w:hideMark/>
          </w:tcPr>
          <w:p w:rsidR="00663415" w:rsidRDefault="00663415" w:rsidP="009A7FAF">
            <w:pPr>
              <w:pStyle w:val="TestCase"/>
            </w:pPr>
            <w:bookmarkStart w:id="2631" w:name="_Toc477880985"/>
            <w:r>
              <w:t>TC.VNF.STATE.INST.00</w:t>
            </w:r>
            <w:ins w:id="2632" w:author="Seggelke, Klaus" w:date="2017-03-17T09:47:00Z">
              <w:r w:rsidR="00851715">
                <w:t>8</w:t>
              </w:r>
            </w:ins>
            <w:del w:id="2633" w:author="Seggelke, Klaus" w:date="2017-03-17T09:47:00Z">
              <w:r w:rsidDel="00851715">
                <w:delText>6</w:delText>
              </w:r>
            </w:del>
            <w:r>
              <w:t>.5</w:t>
            </w:r>
            <w:r>
              <w:tab/>
              <w:t>VNF Instantiation Failure with missing required virtual resources “</w:t>
            </w:r>
            <w:r w:rsidR="00A955AB">
              <w:t>vMemory size</w:t>
            </w:r>
            <w:r>
              <w:t>”</w:t>
            </w:r>
            <w:bookmarkEnd w:id="2631"/>
          </w:p>
        </w:tc>
      </w:tr>
      <w:tr w:rsidR="00663415" w:rsidTr="009A7FAF">
        <w:trPr>
          <w:trHeight w:val="616"/>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663415" w:rsidRPr="00D67489" w:rsidRDefault="00663415" w:rsidP="009A7FAF">
            <w:pPr>
              <w:pStyle w:val="TestCaseInfo"/>
              <w:rPr>
                <w:lang w:eastAsia="zh-CN"/>
              </w:rPr>
            </w:pPr>
            <w:r>
              <w:rPr>
                <w:lang w:eastAsia="zh-CN"/>
              </w:rPr>
              <w:t xml:space="preserve">Verify the VNF does not get instantiated when one or more specified resources are missing of </w:t>
            </w:r>
            <w:r w:rsidR="00A955AB">
              <w:t>vMemory size</w:t>
            </w:r>
          </w:p>
        </w:tc>
      </w:tr>
      <w:tr w:rsidR="00663415"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663415" w:rsidRDefault="00663415" w:rsidP="009A7FAF">
            <w:pPr>
              <w:pStyle w:val="TestCaseInfo"/>
              <w:rPr>
                <w:lang w:eastAsia="zh-CN"/>
              </w:rPr>
            </w:pPr>
            <w:r>
              <w:rPr>
                <w:lang w:eastAsia="zh-CN"/>
              </w:rPr>
              <w:t xml:space="preserve">The VNF instantiation can be initiated through the </w:t>
            </w:r>
            <w:ins w:id="2634" w:author="Seggelke, Klaus" w:date="2017-03-17T09:55:00Z">
              <w:r w:rsidR="00A117BB">
                <w:rPr>
                  <w:lang w:eastAsia="zh-CN"/>
                </w:rPr>
                <w:t>MANO (</w:t>
              </w:r>
            </w:ins>
            <w:r>
              <w:rPr>
                <w:lang w:eastAsia="zh-CN"/>
              </w:rPr>
              <w:t xml:space="preserve">NFVO or </w:t>
            </w:r>
            <w:del w:id="2635" w:author="Seggelke, Klaus" w:date="2017-03-17T09:55:00Z">
              <w:r w:rsidDel="00A117BB">
                <w:rPr>
                  <w:lang w:eastAsia="zh-CN"/>
                </w:rPr>
                <w:delText xml:space="preserve">the </w:delText>
              </w:r>
            </w:del>
            <w:r>
              <w:rPr>
                <w:lang w:eastAsia="zh-CN"/>
              </w:rPr>
              <w:t>VNFM</w:t>
            </w:r>
            <w:ins w:id="2636" w:author="Seggelke, Klaus" w:date="2017-03-17T09:55:00Z">
              <w:r w:rsidR="00A117BB">
                <w:rPr>
                  <w:lang w:eastAsia="zh-CN"/>
                </w:rPr>
                <w:t>)</w:t>
              </w:r>
            </w:ins>
            <w:r>
              <w:rPr>
                <w:lang w:eastAsia="zh-CN"/>
              </w:rPr>
              <w:t>. It involves the allocation of virtual and physical resources and applying the initial configuration. The instantiation must fail when one or more required resources are not available.</w:t>
            </w:r>
          </w:p>
        </w:tc>
      </w:tr>
      <w:tr w:rsidR="00663415" w:rsidTr="009A7FA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lang w:eastAsia="zh-CN"/>
              </w:rPr>
            </w:pPr>
          </w:p>
        </w:tc>
      </w:tr>
      <w:tr w:rsidR="00663415" w:rsidTr="009A7FAF">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pPr>
          </w:p>
        </w:tc>
      </w:tr>
      <w:tr w:rsidR="00663415"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pPr>
          </w:p>
        </w:tc>
      </w:tr>
      <w:tr w:rsidR="00663415"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lang w:eastAsia="zh-CN"/>
              </w:rPr>
            </w:pPr>
            <w:r>
              <w:rPr>
                <w:lang w:eastAsia="zh-CN"/>
              </w:rPr>
              <w:t xml:space="preserve">The VNF depends on the existence of specific hardware capabilities. The test case is to create a negative condition. The NFVI or </w:t>
            </w:r>
            <w:del w:id="2637" w:author="Seggelke, Klaus" w:date="2017-03-17T09:55:00Z">
              <w:r w:rsidDel="00A117BB">
                <w:rPr>
                  <w:lang w:eastAsia="zh-CN"/>
                </w:rPr>
                <w:delText xml:space="preserve">VNFM </w:delText>
              </w:r>
            </w:del>
            <w:ins w:id="2638" w:author="Seggelke, Klaus" w:date="2017-03-17T09:55:00Z">
              <w:r w:rsidR="00A117BB">
                <w:rPr>
                  <w:lang w:eastAsia="zh-CN"/>
                </w:rPr>
                <w:t xml:space="preserve">MANO </w:t>
              </w:r>
            </w:ins>
            <w:r>
              <w:rPr>
                <w:lang w:eastAsia="zh-CN"/>
              </w:rPr>
              <w:t>should not instantiate the VNF because one or more virtualized resources are not available.</w:t>
            </w:r>
          </w:p>
        </w:tc>
      </w:tr>
      <w:tr w:rsidR="00663415" w:rsidTr="009A7FAF">
        <w:trPr>
          <w:trHeight w:val="1165"/>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pPr>
            <w:r w:rsidRPr="001F3C1F">
              <w:t>Eliminate one or more required virtual resources are missing in the NFVI</w:t>
            </w:r>
          </w:p>
          <w:p w:rsidR="00663415" w:rsidRPr="001F3C1F" w:rsidRDefault="00663415" w:rsidP="009A7FAF">
            <w:pPr>
              <w:pStyle w:val="TestCaseInfo"/>
            </w:pPr>
            <w:r>
              <w:t>Sequence:</w:t>
            </w:r>
          </w:p>
          <w:p w:rsidR="00663415" w:rsidRPr="001F3C1F" w:rsidRDefault="00663415" w:rsidP="00663415">
            <w:pPr>
              <w:pStyle w:val="TestCaseInfo"/>
              <w:numPr>
                <w:ilvl w:val="0"/>
                <w:numId w:val="233"/>
              </w:numPr>
            </w:pPr>
            <w:r w:rsidRPr="001F3C1F">
              <w:t>Instantiate VNF</w:t>
            </w:r>
          </w:p>
          <w:p w:rsidR="00663415" w:rsidRDefault="00663415" w:rsidP="00663415">
            <w:pPr>
              <w:pStyle w:val="TestCaseInfo"/>
              <w:numPr>
                <w:ilvl w:val="0"/>
                <w:numId w:val="233"/>
              </w:numPr>
              <w:rPr>
                <w:lang w:eastAsia="zh-CN"/>
              </w:rPr>
            </w:pPr>
            <w:r w:rsidRPr="001F3C1F">
              <w:t xml:space="preserve">Validate </w:t>
            </w:r>
            <w:del w:id="2639" w:author="Seggelke, Klaus" w:date="2017-03-17T09:56:00Z">
              <w:r w:rsidRPr="001F3C1F" w:rsidDel="00A117BB">
                <w:delText xml:space="preserve">VNFM </w:delText>
              </w:r>
            </w:del>
            <w:ins w:id="2640" w:author="Seggelke, Klaus" w:date="2017-03-17T09:56:00Z">
              <w:r w:rsidR="00A117BB">
                <w:t xml:space="preserve">MANO </w:t>
              </w:r>
            </w:ins>
            <w:r w:rsidRPr="001F3C1F">
              <w:t>reports no VNF instance and the error</w:t>
            </w:r>
          </w:p>
          <w:p w:rsidR="00663415" w:rsidRDefault="00663415" w:rsidP="00663415">
            <w:pPr>
              <w:pStyle w:val="TestCaseInfo"/>
              <w:numPr>
                <w:ilvl w:val="0"/>
                <w:numId w:val="233"/>
              </w:numPr>
              <w:rPr>
                <w:lang w:eastAsia="zh-CN"/>
              </w:rPr>
            </w:pPr>
            <w:r>
              <w:t xml:space="preserve">Validate VIM </w:t>
            </w:r>
            <w:r w:rsidRPr="001F3C1F">
              <w:t>reports no VNF instance and the error</w:t>
            </w:r>
          </w:p>
        </w:tc>
      </w:tr>
      <w:tr w:rsidR="00663415"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pPr>
          </w:p>
        </w:tc>
      </w:tr>
      <w:tr w:rsidR="00663415"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pPr>
          </w:p>
        </w:tc>
      </w:tr>
    </w:tbl>
    <w:p w:rsidR="00663415" w:rsidRDefault="00663415"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63415" w:rsidTr="009A7FAF">
        <w:tc>
          <w:tcPr>
            <w:tcW w:w="9330" w:type="dxa"/>
            <w:gridSpan w:val="2"/>
            <w:tcBorders>
              <w:top w:val="single" w:sz="2" w:space="0" w:color="auto"/>
              <w:left w:val="single" w:sz="2" w:space="0" w:color="auto"/>
              <w:bottom w:val="single" w:sz="2" w:space="0" w:color="auto"/>
              <w:right w:val="single" w:sz="2" w:space="0" w:color="auto"/>
            </w:tcBorders>
            <w:hideMark/>
          </w:tcPr>
          <w:p w:rsidR="00663415" w:rsidRDefault="00663415" w:rsidP="009A7FAF">
            <w:pPr>
              <w:pStyle w:val="TestCase"/>
            </w:pPr>
            <w:bookmarkStart w:id="2641" w:name="_Toc477880986"/>
            <w:r>
              <w:t>TC.VNF.STATE.INST.00</w:t>
            </w:r>
            <w:ins w:id="2642" w:author="Seggelke, Klaus" w:date="2017-03-17T09:47:00Z">
              <w:r w:rsidR="00851715">
                <w:t>8</w:t>
              </w:r>
            </w:ins>
            <w:del w:id="2643" w:author="Seggelke, Klaus" w:date="2017-03-17T09:47:00Z">
              <w:r w:rsidDel="00851715">
                <w:delText>6</w:delText>
              </w:r>
            </w:del>
            <w:r>
              <w:t>.6</w:t>
            </w:r>
            <w:r>
              <w:tab/>
              <w:t>VNF Instantiation Failure with missing required virtual resources “</w:t>
            </w:r>
            <w:r w:rsidR="00A955AB">
              <w:t>vStorage type</w:t>
            </w:r>
            <w:r>
              <w:t>”</w:t>
            </w:r>
            <w:bookmarkEnd w:id="2641"/>
          </w:p>
        </w:tc>
      </w:tr>
      <w:tr w:rsidR="00663415" w:rsidTr="009A7FAF">
        <w:trPr>
          <w:trHeight w:val="616"/>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663415" w:rsidRPr="00D67489" w:rsidRDefault="00663415" w:rsidP="009A7FAF">
            <w:pPr>
              <w:pStyle w:val="TestCaseInfo"/>
              <w:rPr>
                <w:lang w:eastAsia="zh-CN"/>
              </w:rPr>
            </w:pPr>
            <w:r>
              <w:rPr>
                <w:lang w:eastAsia="zh-CN"/>
              </w:rPr>
              <w:t xml:space="preserve">Verify the VNF does not get instantiated when one or more specified resources are missing of type </w:t>
            </w:r>
            <w:r w:rsidR="00A955AB">
              <w:t>vStorage type</w:t>
            </w:r>
          </w:p>
        </w:tc>
      </w:tr>
      <w:tr w:rsidR="00663415"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663415" w:rsidRDefault="00663415" w:rsidP="009A7FAF">
            <w:pPr>
              <w:pStyle w:val="TestCaseInfo"/>
              <w:rPr>
                <w:lang w:eastAsia="zh-CN"/>
              </w:rPr>
            </w:pPr>
            <w:r>
              <w:rPr>
                <w:lang w:eastAsia="zh-CN"/>
              </w:rPr>
              <w:t xml:space="preserve">The VNF instantiation can be initiated through the </w:t>
            </w:r>
            <w:ins w:id="2644" w:author="Seggelke, Klaus" w:date="2017-03-17T09:56:00Z">
              <w:r w:rsidR="00A117BB">
                <w:rPr>
                  <w:lang w:eastAsia="zh-CN"/>
                </w:rPr>
                <w:t>MANO (</w:t>
              </w:r>
            </w:ins>
            <w:r>
              <w:rPr>
                <w:lang w:eastAsia="zh-CN"/>
              </w:rPr>
              <w:t xml:space="preserve">NFVO or </w:t>
            </w:r>
            <w:del w:id="2645" w:author="Seggelke, Klaus" w:date="2017-03-17T09:56:00Z">
              <w:r w:rsidDel="00A117BB">
                <w:rPr>
                  <w:lang w:eastAsia="zh-CN"/>
                </w:rPr>
                <w:delText xml:space="preserve">the </w:delText>
              </w:r>
            </w:del>
            <w:r>
              <w:rPr>
                <w:lang w:eastAsia="zh-CN"/>
              </w:rPr>
              <w:t>VNFM</w:t>
            </w:r>
            <w:ins w:id="2646" w:author="Seggelke, Klaus" w:date="2017-03-17T09:56:00Z">
              <w:r w:rsidR="00A117BB">
                <w:rPr>
                  <w:lang w:eastAsia="zh-CN"/>
                </w:rPr>
                <w:t>)</w:t>
              </w:r>
            </w:ins>
            <w:r>
              <w:rPr>
                <w:lang w:eastAsia="zh-CN"/>
              </w:rPr>
              <w:t>. It involves the allocation of virtual and physical resources and applying the initial configuration. The instantiation must fail when one or more required resources are not available.</w:t>
            </w:r>
          </w:p>
        </w:tc>
      </w:tr>
      <w:tr w:rsidR="00663415" w:rsidTr="009A7FA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lang w:eastAsia="zh-CN"/>
              </w:rPr>
            </w:pPr>
          </w:p>
        </w:tc>
      </w:tr>
      <w:tr w:rsidR="00663415" w:rsidTr="009A7FAF">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pPr>
          </w:p>
        </w:tc>
      </w:tr>
      <w:tr w:rsidR="00663415"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pPr>
          </w:p>
        </w:tc>
      </w:tr>
      <w:tr w:rsidR="00663415"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lang w:eastAsia="zh-CN"/>
              </w:rPr>
            </w:pPr>
            <w:r>
              <w:rPr>
                <w:lang w:eastAsia="zh-CN"/>
              </w:rPr>
              <w:t xml:space="preserve">The VNF depends on the existence of specific hardware capabilities. The test case is to create a negative condition. The NFVI or </w:t>
            </w:r>
            <w:del w:id="2647" w:author="Seggelke, Klaus" w:date="2017-03-17T09:56:00Z">
              <w:r w:rsidDel="00A117BB">
                <w:rPr>
                  <w:lang w:eastAsia="zh-CN"/>
                </w:rPr>
                <w:delText xml:space="preserve">VNFM </w:delText>
              </w:r>
            </w:del>
            <w:ins w:id="2648" w:author="Seggelke, Klaus" w:date="2017-03-17T09:56:00Z">
              <w:r w:rsidR="00A117BB">
                <w:rPr>
                  <w:lang w:eastAsia="zh-CN"/>
                </w:rPr>
                <w:t xml:space="preserve">MANO </w:t>
              </w:r>
            </w:ins>
            <w:r>
              <w:rPr>
                <w:lang w:eastAsia="zh-CN"/>
              </w:rPr>
              <w:t>should not instantiate the VNF because one or more virtualized resources are not available.</w:t>
            </w:r>
          </w:p>
        </w:tc>
      </w:tr>
      <w:tr w:rsidR="00663415" w:rsidTr="009A7FAF">
        <w:trPr>
          <w:trHeight w:val="1165"/>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pPr>
            <w:r w:rsidRPr="001F3C1F">
              <w:t>Eliminate one or more required virtual resources are missing in the NFVI</w:t>
            </w:r>
          </w:p>
          <w:p w:rsidR="00663415" w:rsidRPr="001F3C1F" w:rsidRDefault="00663415" w:rsidP="009A7FAF">
            <w:pPr>
              <w:pStyle w:val="TestCaseInfo"/>
            </w:pPr>
            <w:r>
              <w:t>Sequence:</w:t>
            </w:r>
          </w:p>
          <w:p w:rsidR="00663415" w:rsidRPr="001F3C1F" w:rsidRDefault="00663415" w:rsidP="00663415">
            <w:pPr>
              <w:pStyle w:val="TestCaseInfo"/>
              <w:numPr>
                <w:ilvl w:val="0"/>
                <w:numId w:val="234"/>
              </w:numPr>
            </w:pPr>
            <w:r w:rsidRPr="001F3C1F">
              <w:t>Instantiate VNF</w:t>
            </w:r>
          </w:p>
          <w:p w:rsidR="00663415" w:rsidRDefault="00663415" w:rsidP="00663415">
            <w:pPr>
              <w:pStyle w:val="TestCaseInfo"/>
              <w:numPr>
                <w:ilvl w:val="0"/>
                <w:numId w:val="234"/>
              </w:numPr>
              <w:rPr>
                <w:lang w:eastAsia="zh-CN"/>
              </w:rPr>
            </w:pPr>
            <w:r w:rsidRPr="001F3C1F">
              <w:t xml:space="preserve">Validate </w:t>
            </w:r>
            <w:del w:id="2649" w:author="Seggelke, Klaus" w:date="2017-03-17T09:56:00Z">
              <w:r w:rsidRPr="001F3C1F" w:rsidDel="00A117BB">
                <w:delText xml:space="preserve">VNFM </w:delText>
              </w:r>
            </w:del>
            <w:ins w:id="2650" w:author="Seggelke, Klaus" w:date="2017-03-17T09:56:00Z">
              <w:r w:rsidR="00A117BB">
                <w:t xml:space="preserve">MANO </w:t>
              </w:r>
            </w:ins>
            <w:r w:rsidRPr="001F3C1F">
              <w:t>reports no VNF instance and the error</w:t>
            </w:r>
          </w:p>
          <w:p w:rsidR="00663415" w:rsidRDefault="00663415" w:rsidP="00663415">
            <w:pPr>
              <w:pStyle w:val="TestCaseInfo"/>
              <w:numPr>
                <w:ilvl w:val="0"/>
                <w:numId w:val="234"/>
              </w:numPr>
              <w:rPr>
                <w:lang w:eastAsia="zh-CN"/>
              </w:rPr>
            </w:pPr>
            <w:r>
              <w:t xml:space="preserve">Validate VIM </w:t>
            </w:r>
            <w:r w:rsidRPr="001F3C1F">
              <w:t>reports no VNF instance and the error</w:t>
            </w:r>
          </w:p>
        </w:tc>
      </w:tr>
      <w:tr w:rsidR="00663415"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pPr>
          </w:p>
        </w:tc>
      </w:tr>
      <w:tr w:rsidR="00663415"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pPr>
          </w:p>
        </w:tc>
      </w:tr>
    </w:tbl>
    <w:p w:rsidR="00663415" w:rsidRDefault="00663415"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955AB" w:rsidTr="009A7FAF">
        <w:tc>
          <w:tcPr>
            <w:tcW w:w="9330" w:type="dxa"/>
            <w:gridSpan w:val="2"/>
            <w:tcBorders>
              <w:top w:val="single" w:sz="2" w:space="0" w:color="auto"/>
              <w:left w:val="single" w:sz="2" w:space="0" w:color="auto"/>
              <w:bottom w:val="single" w:sz="2" w:space="0" w:color="auto"/>
              <w:right w:val="single" w:sz="2" w:space="0" w:color="auto"/>
            </w:tcBorders>
            <w:hideMark/>
          </w:tcPr>
          <w:p w:rsidR="00A955AB" w:rsidRDefault="00A955AB" w:rsidP="009A7FAF">
            <w:pPr>
              <w:pStyle w:val="TestCase"/>
            </w:pPr>
            <w:bookmarkStart w:id="2651" w:name="_Toc477880987"/>
            <w:r>
              <w:t>TC.VNF.STATE.INST.00</w:t>
            </w:r>
            <w:ins w:id="2652" w:author="Seggelke, Klaus" w:date="2017-03-17T09:47:00Z">
              <w:r w:rsidR="00851715">
                <w:t>8</w:t>
              </w:r>
            </w:ins>
            <w:del w:id="2653" w:author="Seggelke, Klaus" w:date="2017-03-17T09:47:00Z">
              <w:r w:rsidDel="00851715">
                <w:delText>6</w:delText>
              </w:r>
            </w:del>
            <w:r>
              <w:t>.7</w:t>
            </w:r>
            <w:r>
              <w:tab/>
              <w:t>VNF Instantiation Failure with missing required virtual resources “vStorage size”</w:t>
            </w:r>
            <w:bookmarkEnd w:id="2651"/>
          </w:p>
        </w:tc>
      </w:tr>
      <w:tr w:rsidR="00A955AB" w:rsidTr="009A7FAF">
        <w:trPr>
          <w:trHeight w:val="616"/>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A955AB" w:rsidRPr="00D67489" w:rsidRDefault="00A955AB" w:rsidP="009A7FAF">
            <w:pPr>
              <w:pStyle w:val="TestCaseInfo"/>
              <w:rPr>
                <w:lang w:eastAsia="zh-CN"/>
              </w:rPr>
            </w:pPr>
            <w:r>
              <w:rPr>
                <w:lang w:eastAsia="zh-CN"/>
              </w:rPr>
              <w:t xml:space="preserve">Verify the VNF does not get instantiated when one or more specified resources are missing of </w:t>
            </w:r>
            <w:r>
              <w:t>vStorage size</w:t>
            </w:r>
          </w:p>
        </w:tc>
      </w:tr>
      <w:tr w:rsidR="00A955AB"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A955AB" w:rsidRDefault="00A955AB" w:rsidP="009A7FAF">
            <w:pPr>
              <w:pStyle w:val="TestCaseInfo"/>
              <w:rPr>
                <w:lang w:eastAsia="zh-CN"/>
              </w:rPr>
            </w:pPr>
            <w:r>
              <w:rPr>
                <w:lang w:eastAsia="zh-CN"/>
              </w:rPr>
              <w:t xml:space="preserve">The VNF instantiation can be initiated through the </w:t>
            </w:r>
            <w:ins w:id="2654" w:author="Seggelke, Klaus" w:date="2017-03-17T09:56:00Z">
              <w:r w:rsidR="00A117BB">
                <w:rPr>
                  <w:lang w:eastAsia="zh-CN"/>
                </w:rPr>
                <w:t>MANO (</w:t>
              </w:r>
            </w:ins>
            <w:r>
              <w:rPr>
                <w:lang w:eastAsia="zh-CN"/>
              </w:rPr>
              <w:t xml:space="preserve">NFVO or </w:t>
            </w:r>
            <w:del w:id="2655" w:author="Seggelke, Klaus" w:date="2017-03-17T09:56:00Z">
              <w:r w:rsidDel="00A117BB">
                <w:rPr>
                  <w:lang w:eastAsia="zh-CN"/>
                </w:rPr>
                <w:delText xml:space="preserve">the </w:delText>
              </w:r>
            </w:del>
            <w:r>
              <w:rPr>
                <w:lang w:eastAsia="zh-CN"/>
              </w:rPr>
              <w:t>VNFM</w:t>
            </w:r>
            <w:ins w:id="2656" w:author="Seggelke, Klaus" w:date="2017-03-17T09:56:00Z">
              <w:r w:rsidR="00A117BB">
                <w:rPr>
                  <w:lang w:eastAsia="zh-CN"/>
                </w:rPr>
                <w:t>)</w:t>
              </w:r>
            </w:ins>
            <w:r>
              <w:rPr>
                <w:lang w:eastAsia="zh-CN"/>
              </w:rPr>
              <w:t>. It involves the allocation of virtual and physical resources and applying the initial configuration. The instantiation must fail when one or more required resources are not available.</w:t>
            </w:r>
          </w:p>
        </w:tc>
      </w:tr>
      <w:tr w:rsidR="00A955AB" w:rsidTr="009A7FA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rPr>
                <w:lang w:eastAsia="zh-CN"/>
              </w:rPr>
            </w:pPr>
          </w:p>
        </w:tc>
      </w:tr>
      <w:tr w:rsidR="00A955AB" w:rsidTr="009A7FAF">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pPr>
          </w:p>
        </w:tc>
      </w:tr>
      <w:tr w:rsidR="00A955AB"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pPr>
          </w:p>
        </w:tc>
      </w:tr>
      <w:tr w:rsidR="00A955AB"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rPr>
                <w:lang w:eastAsia="zh-CN"/>
              </w:rPr>
            </w:pPr>
            <w:r>
              <w:rPr>
                <w:lang w:eastAsia="zh-CN"/>
              </w:rPr>
              <w:t xml:space="preserve">The VNF depends on the existence of specific hardware capabilities. The test case is to create a negative condition. The NFVI or </w:t>
            </w:r>
            <w:del w:id="2657" w:author="Seggelke, Klaus" w:date="2017-03-17T09:56:00Z">
              <w:r w:rsidDel="00A117BB">
                <w:rPr>
                  <w:lang w:eastAsia="zh-CN"/>
                </w:rPr>
                <w:delText xml:space="preserve">VNFM </w:delText>
              </w:r>
            </w:del>
            <w:ins w:id="2658" w:author="Seggelke, Klaus" w:date="2017-03-17T09:56:00Z">
              <w:r w:rsidR="00A117BB">
                <w:rPr>
                  <w:lang w:eastAsia="zh-CN"/>
                </w:rPr>
                <w:t xml:space="preserve">MANO </w:t>
              </w:r>
            </w:ins>
            <w:r>
              <w:rPr>
                <w:lang w:eastAsia="zh-CN"/>
              </w:rPr>
              <w:t>should not instantiate the VNF because one or more virtualized resources are not available.</w:t>
            </w:r>
          </w:p>
        </w:tc>
      </w:tr>
      <w:tr w:rsidR="00A955AB" w:rsidTr="009A7FAF">
        <w:trPr>
          <w:trHeight w:val="1165"/>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pPr>
            <w:r w:rsidRPr="001F3C1F">
              <w:t>Eliminate one or more required virtual resources are missing in the NFVI</w:t>
            </w:r>
          </w:p>
          <w:p w:rsidR="00A955AB" w:rsidRPr="001F3C1F" w:rsidRDefault="00A955AB" w:rsidP="009A7FAF">
            <w:pPr>
              <w:pStyle w:val="TestCaseInfo"/>
            </w:pPr>
            <w:r>
              <w:t>Sequence:</w:t>
            </w:r>
          </w:p>
          <w:p w:rsidR="00A955AB" w:rsidRPr="001F3C1F" w:rsidRDefault="00A955AB" w:rsidP="00A955AB">
            <w:pPr>
              <w:pStyle w:val="TestCaseInfo"/>
              <w:numPr>
                <w:ilvl w:val="0"/>
                <w:numId w:val="235"/>
              </w:numPr>
            </w:pPr>
            <w:r w:rsidRPr="001F3C1F">
              <w:t>Instantiate VNF</w:t>
            </w:r>
          </w:p>
          <w:p w:rsidR="00A955AB" w:rsidRDefault="00A955AB" w:rsidP="00A955AB">
            <w:pPr>
              <w:pStyle w:val="TestCaseInfo"/>
              <w:numPr>
                <w:ilvl w:val="0"/>
                <w:numId w:val="235"/>
              </w:numPr>
              <w:rPr>
                <w:lang w:eastAsia="zh-CN"/>
              </w:rPr>
            </w:pPr>
            <w:r w:rsidRPr="001F3C1F">
              <w:t xml:space="preserve">Validate </w:t>
            </w:r>
            <w:del w:id="2659" w:author="Seggelke, Klaus" w:date="2017-03-17T09:57:00Z">
              <w:r w:rsidRPr="001F3C1F" w:rsidDel="00A117BB">
                <w:delText xml:space="preserve">VNFM </w:delText>
              </w:r>
            </w:del>
            <w:ins w:id="2660" w:author="Seggelke, Klaus" w:date="2017-03-17T09:57:00Z">
              <w:r w:rsidR="00A117BB">
                <w:t xml:space="preserve">MANO </w:t>
              </w:r>
            </w:ins>
            <w:r w:rsidRPr="001F3C1F">
              <w:t>reports no VNF instance and the error</w:t>
            </w:r>
          </w:p>
          <w:p w:rsidR="00A955AB" w:rsidRDefault="00A955AB" w:rsidP="00A955AB">
            <w:pPr>
              <w:pStyle w:val="TestCaseInfo"/>
              <w:numPr>
                <w:ilvl w:val="0"/>
                <w:numId w:val="235"/>
              </w:numPr>
              <w:rPr>
                <w:lang w:eastAsia="zh-CN"/>
              </w:rPr>
            </w:pPr>
            <w:r>
              <w:t xml:space="preserve">Validate VIM </w:t>
            </w:r>
            <w:r w:rsidRPr="001F3C1F">
              <w:t>reports no VNF instance and the error</w:t>
            </w:r>
          </w:p>
        </w:tc>
      </w:tr>
      <w:tr w:rsidR="00A955AB"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pPr>
          </w:p>
        </w:tc>
      </w:tr>
      <w:tr w:rsidR="00A955AB"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pPr>
          </w:p>
        </w:tc>
      </w:tr>
    </w:tbl>
    <w:p w:rsidR="00A955AB" w:rsidRDefault="00A955AB"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955AB" w:rsidTr="009A7FAF">
        <w:tc>
          <w:tcPr>
            <w:tcW w:w="9330" w:type="dxa"/>
            <w:gridSpan w:val="2"/>
            <w:tcBorders>
              <w:top w:val="single" w:sz="2" w:space="0" w:color="auto"/>
              <w:left w:val="single" w:sz="2" w:space="0" w:color="auto"/>
              <w:bottom w:val="single" w:sz="2" w:space="0" w:color="auto"/>
              <w:right w:val="single" w:sz="2" w:space="0" w:color="auto"/>
            </w:tcBorders>
            <w:hideMark/>
          </w:tcPr>
          <w:p w:rsidR="00A955AB" w:rsidRDefault="00A955AB" w:rsidP="009A7FAF">
            <w:pPr>
              <w:pStyle w:val="TestCase"/>
            </w:pPr>
            <w:bookmarkStart w:id="2661" w:name="_Toc477880988"/>
            <w:r>
              <w:t>TC.VNF.STATE.INST.00</w:t>
            </w:r>
            <w:ins w:id="2662" w:author="Seggelke, Klaus" w:date="2017-03-17T09:47:00Z">
              <w:r w:rsidR="00851715">
                <w:t>8</w:t>
              </w:r>
            </w:ins>
            <w:del w:id="2663" w:author="Seggelke, Klaus" w:date="2017-03-17T09:47:00Z">
              <w:r w:rsidDel="00851715">
                <w:delText>6</w:delText>
              </w:r>
            </w:del>
            <w:r>
              <w:t>.8</w:t>
            </w:r>
            <w:r>
              <w:tab/>
              <w:t>VNF Instantiation Failure with missing required virtual resources “vCPU counts”</w:t>
            </w:r>
            <w:bookmarkEnd w:id="2661"/>
          </w:p>
        </w:tc>
      </w:tr>
      <w:tr w:rsidR="00A955AB" w:rsidTr="009A7FAF">
        <w:trPr>
          <w:trHeight w:val="616"/>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A955AB" w:rsidRPr="00D67489" w:rsidRDefault="00A955AB" w:rsidP="009A7FAF">
            <w:pPr>
              <w:pStyle w:val="TestCaseInfo"/>
              <w:rPr>
                <w:lang w:eastAsia="zh-CN"/>
              </w:rPr>
            </w:pPr>
            <w:r>
              <w:rPr>
                <w:lang w:eastAsia="zh-CN"/>
              </w:rPr>
              <w:t xml:space="preserve">Verify the VNF does not get instantiated when one or more specified resources are missing of </w:t>
            </w:r>
            <w:r>
              <w:t>vCPU counts</w:t>
            </w:r>
          </w:p>
        </w:tc>
      </w:tr>
      <w:tr w:rsidR="00A955AB"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A955AB" w:rsidRDefault="00A955AB" w:rsidP="009A7FAF">
            <w:pPr>
              <w:pStyle w:val="TestCaseInfo"/>
              <w:rPr>
                <w:lang w:eastAsia="zh-CN"/>
              </w:rPr>
            </w:pPr>
            <w:r>
              <w:rPr>
                <w:lang w:eastAsia="zh-CN"/>
              </w:rPr>
              <w:t xml:space="preserve">The VNF instantiation can be initiated through the </w:t>
            </w:r>
            <w:ins w:id="2664" w:author="Seggelke, Klaus" w:date="2017-03-17T09:57:00Z">
              <w:r w:rsidR="00A117BB">
                <w:rPr>
                  <w:lang w:eastAsia="zh-CN"/>
                </w:rPr>
                <w:t>MANO (</w:t>
              </w:r>
            </w:ins>
            <w:r>
              <w:rPr>
                <w:lang w:eastAsia="zh-CN"/>
              </w:rPr>
              <w:t xml:space="preserve">NFVO or </w:t>
            </w:r>
            <w:del w:id="2665" w:author="Seggelke, Klaus" w:date="2017-03-17T09:57:00Z">
              <w:r w:rsidDel="00A117BB">
                <w:rPr>
                  <w:lang w:eastAsia="zh-CN"/>
                </w:rPr>
                <w:delText xml:space="preserve">the </w:delText>
              </w:r>
            </w:del>
            <w:r>
              <w:rPr>
                <w:lang w:eastAsia="zh-CN"/>
              </w:rPr>
              <w:t>VNFM</w:t>
            </w:r>
            <w:ins w:id="2666" w:author="Seggelke, Klaus" w:date="2017-03-17T09:57:00Z">
              <w:r w:rsidR="00A117BB">
                <w:rPr>
                  <w:lang w:eastAsia="zh-CN"/>
                </w:rPr>
                <w:t>)</w:t>
              </w:r>
            </w:ins>
            <w:r>
              <w:rPr>
                <w:lang w:eastAsia="zh-CN"/>
              </w:rPr>
              <w:t>. It involves the allocation of virtual and physical resources and applying the initial configuration. The instantiation must fail when one or more required resources are not available.</w:t>
            </w:r>
          </w:p>
        </w:tc>
      </w:tr>
      <w:tr w:rsidR="00A955AB" w:rsidTr="009A7FA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rPr>
                <w:lang w:eastAsia="zh-CN"/>
              </w:rPr>
            </w:pPr>
          </w:p>
        </w:tc>
      </w:tr>
      <w:tr w:rsidR="00A955AB" w:rsidTr="009A7FAF">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pPr>
          </w:p>
        </w:tc>
      </w:tr>
      <w:tr w:rsidR="00A955AB"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pPr>
          </w:p>
        </w:tc>
      </w:tr>
      <w:tr w:rsidR="00A955AB"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rPr>
                <w:lang w:eastAsia="zh-CN"/>
              </w:rPr>
            </w:pPr>
            <w:r>
              <w:rPr>
                <w:lang w:eastAsia="zh-CN"/>
              </w:rPr>
              <w:t xml:space="preserve">The VNF depends on the existence of specific hardware capabilities. The test case is to create a negative condition. The NFVI or </w:t>
            </w:r>
            <w:del w:id="2667" w:author="Seggelke, Klaus" w:date="2017-03-17T09:57:00Z">
              <w:r w:rsidDel="00A117BB">
                <w:rPr>
                  <w:lang w:eastAsia="zh-CN"/>
                </w:rPr>
                <w:delText xml:space="preserve">VNFM </w:delText>
              </w:r>
            </w:del>
            <w:ins w:id="2668" w:author="Seggelke, Klaus" w:date="2017-03-17T09:57:00Z">
              <w:r w:rsidR="00A117BB">
                <w:rPr>
                  <w:lang w:eastAsia="zh-CN"/>
                </w:rPr>
                <w:t xml:space="preserve">MANO </w:t>
              </w:r>
            </w:ins>
            <w:r>
              <w:rPr>
                <w:lang w:eastAsia="zh-CN"/>
              </w:rPr>
              <w:t>should not instantiate the VNF because one or more virtualized resources are not available.</w:t>
            </w:r>
          </w:p>
        </w:tc>
      </w:tr>
      <w:tr w:rsidR="00A955AB" w:rsidTr="009A7FAF">
        <w:trPr>
          <w:trHeight w:val="1165"/>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pPr>
            <w:r w:rsidRPr="001F3C1F">
              <w:t>Eliminate one or more required virtual resources are missing in the NFVI</w:t>
            </w:r>
          </w:p>
          <w:p w:rsidR="00A955AB" w:rsidRPr="001F3C1F" w:rsidRDefault="00A955AB" w:rsidP="009A7FAF">
            <w:pPr>
              <w:pStyle w:val="TestCaseInfo"/>
            </w:pPr>
            <w:r>
              <w:t>Sequence:</w:t>
            </w:r>
          </w:p>
          <w:p w:rsidR="00A955AB" w:rsidRPr="001F3C1F" w:rsidRDefault="00A955AB" w:rsidP="00A955AB">
            <w:pPr>
              <w:pStyle w:val="TestCaseInfo"/>
              <w:numPr>
                <w:ilvl w:val="0"/>
                <w:numId w:val="236"/>
              </w:numPr>
            </w:pPr>
            <w:r w:rsidRPr="001F3C1F">
              <w:t>Instantiate VNF</w:t>
            </w:r>
          </w:p>
          <w:p w:rsidR="00A955AB" w:rsidRDefault="00A955AB" w:rsidP="00A955AB">
            <w:pPr>
              <w:pStyle w:val="TestCaseInfo"/>
              <w:numPr>
                <w:ilvl w:val="0"/>
                <w:numId w:val="236"/>
              </w:numPr>
              <w:rPr>
                <w:lang w:eastAsia="zh-CN"/>
              </w:rPr>
            </w:pPr>
            <w:r w:rsidRPr="001F3C1F">
              <w:t xml:space="preserve">Validate </w:t>
            </w:r>
            <w:del w:id="2669" w:author="Seggelke, Klaus" w:date="2017-03-17T09:57:00Z">
              <w:r w:rsidRPr="001F3C1F" w:rsidDel="00A117BB">
                <w:delText xml:space="preserve">VNFM </w:delText>
              </w:r>
            </w:del>
            <w:ins w:id="2670" w:author="Seggelke, Klaus" w:date="2017-03-17T09:57:00Z">
              <w:r w:rsidR="00A117BB">
                <w:t xml:space="preserve">MANO </w:t>
              </w:r>
            </w:ins>
            <w:r w:rsidRPr="001F3C1F">
              <w:t>reports no VNF instance and the error</w:t>
            </w:r>
          </w:p>
          <w:p w:rsidR="00A955AB" w:rsidRDefault="00A955AB" w:rsidP="00A955AB">
            <w:pPr>
              <w:pStyle w:val="TestCaseInfo"/>
              <w:numPr>
                <w:ilvl w:val="0"/>
                <w:numId w:val="236"/>
              </w:numPr>
              <w:rPr>
                <w:lang w:eastAsia="zh-CN"/>
              </w:rPr>
            </w:pPr>
            <w:r>
              <w:t xml:space="preserve">Validate VIM </w:t>
            </w:r>
            <w:r w:rsidRPr="001F3C1F">
              <w:t>reports no VNF instance and the error</w:t>
            </w:r>
          </w:p>
        </w:tc>
      </w:tr>
      <w:tr w:rsidR="00A955AB"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pPr>
          </w:p>
        </w:tc>
      </w:tr>
      <w:tr w:rsidR="00A955AB"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pPr>
          </w:p>
        </w:tc>
      </w:tr>
    </w:tbl>
    <w:p w:rsidR="001A715C" w:rsidRDefault="001A715C" w:rsidP="005A676A">
      <w:pPr>
        <w:rPr>
          <w:lang w:eastAsia="zh-CN"/>
        </w:rPr>
      </w:pPr>
    </w:p>
    <w:p w:rsidR="005A676A" w:rsidRDefault="005A676A" w:rsidP="00C35DDF">
      <w:pPr>
        <w:pStyle w:val="Heading2"/>
      </w:pPr>
      <w:bookmarkStart w:id="2671" w:name="_Toc454184358"/>
      <w:bookmarkStart w:id="2672" w:name="_Toc477880888"/>
      <w:r>
        <w:t>VNF State Management: Start</w:t>
      </w:r>
      <w:bookmarkEnd w:id="2671"/>
      <w:bookmarkEnd w:id="2672"/>
    </w:p>
    <w:p w:rsidR="005A676A" w:rsidRDefault="00A6781E" w:rsidP="005A676A">
      <w:pPr>
        <w:rPr>
          <w:lang w:eastAsia="zh-CN"/>
        </w:rPr>
      </w:pPr>
      <w:r>
        <w:rPr>
          <w:lang w:eastAsia="zh-CN"/>
        </w:rPr>
        <w:t xml:space="preserve">A VNF starts processing packets only after reaching the </w:t>
      </w:r>
      <w:r w:rsidR="00A955AB">
        <w:rPr>
          <w:lang w:eastAsia="zh-CN"/>
        </w:rPr>
        <w:t xml:space="preserve">VNF </w:t>
      </w:r>
      <w:r>
        <w:rPr>
          <w:lang w:eastAsia="zh-CN"/>
        </w:rPr>
        <w:t>state “</w:t>
      </w:r>
      <w:r w:rsidR="00A955AB">
        <w:rPr>
          <w:lang w:eastAsia="zh-CN"/>
        </w:rPr>
        <w:t>STARTED</w:t>
      </w:r>
      <w:r>
        <w:rPr>
          <w:lang w:eastAsia="zh-CN"/>
        </w:rPr>
        <w:t>”. This state gets reached by issuing the command “Start”</w:t>
      </w:r>
      <w:r w:rsidR="00A955AB">
        <w:rPr>
          <w:lang w:eastAsia="zh-CN"/>
        </w:rPr>
        <w:t xml:space="preserve"> when the VNF is in the VNF state “STOPPED”</w:t>
      </w:r>
      <w:r>
        <w:rPr>
          <w:lang w:eastAsia="zh-CN"/>
        </w:rPr>
        <w:t>.</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rsidP="005A676A">
            <w:pPr>
              <w:pStyle w:val="TestCase"/>
            </w:pPr>
            <w:bookmarkStart w:id="2673" w:name="_Toc454184417"/>
            <w:bookmarkStart w:id="2674" w:name="_Toc477880989"/>
            <w:r>
              <w:lastRenderedPageBreak/>
              <w:t>TC.VNF.STATE.START.001</w:t>
            </w:r>
            <w:r>
              <w:tab/>
            </w:r>
            <w:r w:rsidR="005A676A" w:rsidRPr="00D921A2">
              <w:t>VNF Start without traffic load</w:t>
            </w:r>
            <w:bookmarkEnd w:id="2673"/>
            <w:bookmarkEnd w:id="2674"/>
          </w:p>
        </w:tc>
      </w:tr>
      <w:tr w:rsidR="005A676A" w:rsidTr="00771820">
        <w:trPr>
          <w:trHeight w:val="34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VNF can be activated and processes packets after the activation</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After the VNF is instantiated, the VNF state is “</w:t>
            </w:r>
            <w:r w:rsidR="00893362">
              <w:rPr>
                <w:lang w:eastAsia="zh-CN"/>
              </w:rPr>
              <w:t>STARTED</w:t>
            </w:r>
            <w:r w:rsidR="00E80943">
              <w:rPr>
                <w:lang w:eastAsia="zh-CN"/>
              </w:rPr>
              <w:t>”</w:t>
            </w:r>
            <w:r>
              <w:rPr>
                <w:lang w:eastAsia="zh-CN"/>
              </w:rPr>
              <w:t xml:space="preserve">. </w:t>
            </w:r>
            <w:r w:rsidR="00893362">
              <w:rPr>
                <w:lang w:eastAsia="zh-CN"/>
              </w:rPr>
              <w:t xml:space="preserve">A command STOP needs to be issued to get the VNF state into STOPPED so that the test can be executed. </w:t>
            </w:r>
            <w:r>
              <w:rPr>
                <w:lang w:eastAsia="zh-CN"/>
              </w:rPr>
              <w:t xml:space="preserve">To allow processing of its functionality, it must be activated. Via the </w:t>
            </w:r>
            <w:ins w:id="2675" w:author="Seggelke, Klaus" w:date="2017-03-17T09:59:00Z">
              <w:r w:rsidR="006350CF">
                <w:rPr>
                  <w:lang w:eastAsia="zh-CN"/>
                </w:rPr>
                <w:t>MANO (</w:t>
              </w:r>
            </w:ins>
            <w:r>
              <w:rPr>
                <w:lang w:eastAsia="zh-CN"/>
              </w:rPr>
              <w:t>VNFM</w:t>
            </w:r>
            <w:r w:rsidR="00893362">
              <w:rPr>
                <w:lang w:eastAsia="zh-CN"/>
              </w:rPr>
              <w:t xml:space="preserve"> or NFVO</w:t>
            </w:r>
            <w:ins w:id="2676" w:author="Seggelke, Klaus" w:date="2017-03-17T09:59:00Z">
              <w:r w:rsidR="006350CF">
                <w:rPr>
                  <w:lang w:eastAsia="zh-CN"/>
                </w:rPr>
                <w:t>)</w:t>
              </w:r>
            </w:ins>
            <w:r>
              <w:rPr>
                <w:lang w:eastAsia="zh-CN"/>
              </w:rPr>
              <w:t xml:space="preserve"> the command “Start” is been issued to bring the VNF into an active state and validate the functionality by emitting packets and measuring its correctness.</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71820" w:rsidRDefault="00771820" w:rsidP="00771820">
            <w:pPr>
              <w:pStyle w:val="TestCaseInfo"/>
            </w:pPr>
            <w:r>
              <w:t>Sequence:</w:t>
            </w:r>
          </w:p>
          <w:p w:rsidR="005A676A" w:rsidRPr="00D921A2" w:rsidRDefault="005A676A" w:rsidP="00893362">
            <w:pPr>
              <w:pStyle w:val="TestCaseInfo"/>
              <w:numPr>
                <w:ilvl w:val="0"/>
                <w:numId w:val="30"/>
              </w:numPr>
            </w:pPr>
            <w:r w:rsidRPr="00D921A2">
              <w:t>Instantiate the VNF without load</w:t>
            </w:r>
          </w:p>
          <w:p w:rsidR="00893362" w:rsidRDefault="00893362" w:rsidP="00893362">
            <w:pPr>
              <w:pStyle w:val="TestCaseInfo"/>
              <w:numPr>
                <w:ilvl w:val="0"/>
                <w:numId w:val="30"/>
              </w:numPr>
            </w:pPr>
            <w:r w:rsidRPr="00074BEF">
              <w:t>Validate VNF instantiation state is INSTANTIATED and VNF state is STARTED (--&gt; time stamp when correct state reached)</w:t>
            </w:r>
          </w:p>
          <w:p w:rsidR="006350CF" w:rsidRPr="00D921A2" w:rsidRDefault="006350CF" w:rsidP="006350CF">
            <w:pPr>
              <w:pStyle w:val="TestCaseInfo"/>
              <w:numPr>
                <w:ilvl w:val="0"/>
                <w:numId w:val="30"/>
              </w:numPr>
              <w:rPr>
                <w:ins w:id="2677" w:author="Seggelke, Klaus" w:date="2017-03-17T10:00:00Z"/>
              </w:rPr>
            </w:pPr>
            <w:ins w:id="2678" w:author="Seggelke, Klaus" w:date="2017-03-17T10:00:00Z">
              <w:r w:rsidRPr="00D921A2">
                <w:t xml:space="preserve">Start the traffic load </w:t>
              </w:r>
            </w:ins>
          </w:p>
          <w:p w:rsidR="006350CF" w:rsidRPr="00D921A2" w:rsidRDefault="006350CF" w:rsidP="006350CF">
            <w:pPr>
              <w:pStyle w:val="TestCaseInfo"/>
              <w:numPr>
                <w:ilvl w:val="0"/>
                <w:numId w:val="30"/>
              </w:numPr>
              <w:rPr>
                <w:ins w:id="2679" w:author="Seggelke, Klaus" w:date="2017-03-17T10:00:00Z"/>
              </w:rPr>
            </w:pPr>
            <w:ins w:id="2680" w:author="Seggelke, Klaus" w:date="2017-03-17T10:00:00Z">
              <w:r w:rsidRPr="00D921A2">
                <w:t>Validate the traffic flows with the VNF provide</w:t>
              </w:r>
              <w:r>
                <w:t>d functionality</w:t>
              </w:r>
            </w:ins>
          </w:p>
          <w:p w:rsidR="006350CF" w:rsidRPr="00D921A2" w:rsidRDefault="006350CF" w:rsidP="006350CF">
            <w:pPr>
              <w:pStyle w:val="TestCaseInfo"/>
              <w:numPr>
                <w:ilvl w:val="0"/>
                <w:numId w:val="30"/>
              </w:numPr>
              <w:rPr>
                <w:ins w:id="2681" w:author="Seggelke, Klaus" w:date="2017-03-17T10:00:00Z"/>
              </w:rPr>
            </w:pPr>
            <w:ins w:id="2682" w:author="Seggelke, Klaus" w:date="2017-03-17T10:00:00Z">
              <w:r w:rsidRPr="00D921A2">
                <w:t>Stop T</w:t>
              </w:r>
              <w:r>
                <w:t>r</w:t>
              </w:r>
              <w:r w:rsidRPr="00D921A2">
                <w:t>affic</w:t>
              </w:r>
            </w:ins>
          </w:p>
          <w:p w:rsidR="00893362" w:rsidRDefault="00893362" w:rsidP="00893362">
            <w:pPr>
              <w:pStyle w:val="TestCaseInfo"/>
              <w:numPr>
                <w:ilvl w:val="0"/>
                <w:numId w:val="30"/>
              </w:numPr>
            </w:pPr>
            <w:r>
              <w:t xml:space="preserve">Stop VNF </w:t>
            </w:r>
            <w:r w:rsidRPr="00D921A2">
              <w:t>(--&gt; time stamp)</w:t>
            </w:r>
          </w:p>
          <w:p w:rsidR="00893362" w:rsidRDefault="00893362">
            <w:pPr>
              <w:pStyle w:val="TestCaseInfo"/>
              <w:numPr>
                <w:ilvl w:val="0"/>
                <w:numId w:val="30"/>
              </w:numPr>
            </w:pPr>
            <w:r w:rsidRPr="00074BEF">
              <w:t xml:space="preserve">Validate VNF instantiation state is INSTANTIATED and VNF state is </w:t>
            </w:r>
            <w:r>
              <w:t xml:space="preserve">STOPPED </w:t>
            </w:r>
            <w:r w:rsidRPr="00074BEF">
              <w:t>(--&gt; time stamp when correct state reached)</w:t>
            </w:r>
          </w:p>
          <w:p w:rsidR="006350CF" w:rsidRPr="00D921A2" w:rsidRDefault="006350CF" w:rsidP="006350CF">
            <w:pPr>
              <w:pStyle w:val="TestCaseInfo"/>
              <w:numPr>
                <w:ilvl w:val="0"/>
                <w:numId w:val="30"/>
              </w:numPr>
              <w:rPr>
                <w:ins w:id="2683" w:author="Seggelke, Klaus" w:date="2017-03-17T10:00:00Z"/>
              </w:rPr>
            </w:pPr>
            <w:ins w:id="2684" w:author="Seggelke, Klaus" w:date="2017-03-17T10:00:00Z">
              <w:r w:rsidRPr="00D921A2">
                <w:t xml:space="preserve">Start the traffic load </w:t>
              </w:r>
            </w:ins>
          </w:p>
          <w:p w:rsidR="006350CF" w:rsidRPr="00D921A2" w:rsidRDefault="006350CF" w:rsidP="006350CF">
            <w:pPr>
              <w:pStyle w:val="TestCaseInfo"/>
              <w:numPr>
                <w:ilvl w:val="0"/>
                <w:numId w:val="30"/>
              </w:numPr>
              <w:rPr>
                <w:ins w:id="2685" w:author="Seggelke, Klaus" w:date="2017-03-17T10:00:00Z"/>
              </w:rPr>
            </w:pPr>
            <w:ins w:id="2686" w:author="Seggelke, Klaus" w:date="2017-03-17T10:00:00Z">
              <w:r w:rsidRPr="00D921A2">
                <w:t xml:space="preserve">Validate </w:t>
              </w:r>
              <w:r>
                <w:t xml:space="preserve">no </w:t>
              </w:r>
              <w:r w:rsidRPr="00D921A2">
                <w:t>traffic flows with the VNF provide</w:t>
              </w:r>
              <w:r>
                <w:t>d functionality</w:t>
              </w:r>
            </w:ins>
          </w:p>
          <w:p w:rsidR="006350CF" w:rsidRPr="00D921A2" w:rsidRDefault="006350CF" w:rsidP="006350CF">
            <w:pPr>
              <w:pStyle w:val="TestCaseInfo"/>
              <w:numPr>
                <w:ilvl w:val="0"/>
                <w:numId w:val="30"/>
              </w:numPr>
              <w:rPr>
                <w:ins w:id="2687" w:author="Seggelke, Klaus" w:date="2017-03-17T10:00:00Z"/>
              </w:rPr>
            </w:pPr>
            <w:ins w:id="2688" w:author="Seggelke, Klaus" w:date="2017-03-17T10:00:00Z">
              <w:r w:rsidRPr="00D921A2">
                <w:t>Stop T</w:t>
              </w:r>
              <w:r>
                <w:t>r</w:t>
              </w:r>
              <w:r w:rsidRPr="00D921A2">
                <w:t>affic</w:t>
              </w:r>
            </w:ins>
          </w:p>
          <w:p w:rsidR="005A676A" w:rsidRPr="00D921A2" w:rsidRDefault="005A676A" w:rsidP="00893362">
            <w:pPr>
              <w:pStyle w:val="TestCaseInfo"/>
              <w:numPr>
                <w:ilvl w:val="0"/>
                <w:numId w:val="30"/>
              </w:numPr>
            </w:pPr>
            <w:r w:rsidRPr="00D921A2">
              <w:t>Start VNF</w:t>
            </w:r>
            <w:r>
              <w:t xml:space="preserve"> </w:t>
            </w:r>
            <w:r w:rsidRPr="00D921A2">
              <w:t>(--&gt; time stamp)</w:t>
            </w:r>
          </w:p>
          <w:p w:rsidR="00893362" w:rsidRDefault="00893362" w:rsidP="00893362">
            <w:pPr>
              <w:pStyle w:val="TestCaseInfo"/>
              <w:numPr>
                <w:ilvl w:val="0"/>
                <w:numId w:val="30"/>
              </w:numPr>
            </w:pPr>
            <w:r w:rsidRPr="00074BEF">
              <w:t>Validate VNF instantiation state is INSTANTIATED and VNF state is STARTED (--&gt; time stamp when correct state reached)</w:t>
            </w:r>
          </w:p>
          <w:p w:rsidR="005A676A" w:rsidRPr="00D921A2" w:rsidRDefault="005A676A" w:rsidP="00893362">
            <w:pPr>
              <w:pStyle w:val="TestCaseInfo"/>
              <w:numPr>
                <w:ilvl w:val="0"/>
                <w:numId w:val="30"/>
              </w:numPr>
            </w:pPr>
            <w:r w:rsidRPr="00D921A2">
              <w:t xml:space="preserve">Start the traffic load </w:t>
            </w:r>
          </w:p>
          <w:p w:rsidR="005A676A" w:rsidRPr="00D921A2" w:rsidRDefault="005A676A" w:rsidP="00893362">
            <w:pPr>
              <w:pStyle w:val="TestCaseInfo"/>
              <w:numPr>
                <w:ilvl w:val="0"/>
                <w:numId w:val="30"/>
              </w:numPr>
            </w:pPr>
            <w:r w:rsidRPr="00D921A2">
              <w:t>Validate the traffic flows with the VNF provide</w:t>
            </w:r>
            <w:r>
              <w:t>d functionality</w:t>
            </w:r>
          </w:p>
          <w:p w:rsidR="005A676A" w:rsidRPr="00D921A2" w:rsidRDefault="005A676A" w:rsidP="00893362">
            <w:pPr>
              <w:pStyle w:val="TestCaseInfo"/>
              <w:numPr>
                <w:ilvl w:val="0"/>
                <w:numId w:val="30"/>
              </w:numPr>
            </w:pPr>
            <w:r w:rsidRPr="00D921A2">
              <w:t>Stop T</w:t>
            </w:r>
            <w:r>
              <w:t>r</w:t>
            </w:r>
            <w:r w:rsidRPr="00D921A2">
              <w:t>affic</w:t>
            </w:r>
          </w:p>
          <w:p w:rsidR="005A676A" w:rsidRPr="00D921A2" w:rsidRDefault="005A676A" w:rsidP="00893362">
            <w:pPr>
              <w:pStyle w:val="TestCaseInfo"/>
              <w:numPr>
                <w:ilvl w:val="0"/>
                <w:numId w:val="30"/>
              </w:numPr>
            </w:pPr>
            <w:r w:rsidRPr="00D921A2">
              <w:t>Ensure that no traffic flows once stop is completed</w:t>
            </w:r>
          </w:p>
          <w:p w:rsidR="005A676A" w:rsidRPr="00D921A2" w:rsidRDefault="005A676A" w:rsidP="00893362">
            <w:pPr>
              <w:pStyle w:val="TestCaseInfo"/>
              <w:numPr>
                <w:ilvl w:val="0"/>
                <w:numId w:val="30"/>
              </w:numPr>
            </w:pPr>
            <w:r w:rsidRPr="00D921A2">
              <w:t>Terminate VNF</w:t>
            </w:r>
          </w:p>
          <w:p w:rsidR="005A676A" w:rsidRPr="00D921A2" w:rsidRDefault="005A676A" w:rsidP="00893362">
            <w:pPr>
              <w:pStyle w:val="TestCaseInfo"/>
              <w:numPr>
                <w:ilvl w:val="0"/>
                <w:numId w:val="30"/>
              </w:numPr>
            </w:pPr>
            <w:r w:rsidRPr="00D921A2">
              <w:t>Measu</w:t>
            </w:r>
            <w:r>
              <w:t>r</w:t>
            </w:r>
            <w:r w:rsidRPr="00D921A2">
              <w:t>e time it takes to start</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Change w:id="2689">
          <w:tblGrid>
            <w:gridCol w:w="1351"/>
            <w:gridCol w:w="7979"/>
          </w:tblGrid>
        </w:tblGridChange>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690" w:name="_Toc454184418"/>
            <w:bookmarkStart w:id="2691" w:name="_Toc477880990"/>
            <w:r>
              <w:t>TC.VNF.STATE.START.002</w:t>
            </w:r>
            <w:r>
              <w:tab/>
            </w:r>
            <w:r w:rsidR="00C75581">
              <w:t>VNF Start under</w:t>
            </w:r>
            <w:r w:rsidR="005A676A" w:rsidRPr="003E6739">
              <w:t xml:space="preserve"> low traffic load and measure start time</w:t>
            </w:r>
            <w:bookmarkEnd w:id="2690"/>
            <w:bookmarkEnd w:id="2691"/>
          </w:p>
        </w:tc>
      </w:tr>
      <w:tr w:rsidR="005A676A" w:rsidTr="00771820">
        <w:trPr>
          <w:trHeight w:val="55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VNF can be activated, processes packets after the activation and measure the activation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9A7FAF" w:rsidP="00771820">
            <w:pPr>
              <w:pStyle w:val="TestCaseInfo"/>
              <w:rPr>
                <w:lang w:eastAsia="zh-CN"/>
              </w:rPr>
            </w:pPr>
            <w:r>
              <w:rPr>
                <w:lang w:eastAsia="zh-CN"/>
              </w:rPr>
              <w:t xml:space="preserve">After the VNF is instantiated, the VNF state is “STARTED”. A command STOP needs to be issued to get the VNF state into STOPPED so that the test can be executed. To allow processing of its functionality, it must be activated. Via the </w:t>
            </w:r>
            <w:ins w:id="2692" w:author="Seggelke, Klaus" w:date="2017-03-17T10:02:00Z">
              <w:r w:rsidR="006350CF">
                <w:rPr>
                  <w:lang w:eastAsia="zh-CN"/>
                </w:rPr>
                <w:t>MANO (</w:t>
              </w:r>
            </w:ins>
            <w:r>
              <w:rPr>
                <w:lang w:eastAsia="zh-CN"/>
              </w:rPr>
              <w:t>VNFM or NFVO</w:t>
            </w:r>
            <w:ins w:id="2693" w:author="Seggelke, Klaus" w:date="2017-03-17T10:02:00Z">
              <w:r w:rsidR="006350CF">
                <w:rPr>
                  <w:lang w:eastAsia="zh-CN"/>
                </w:rPr>
                <w:t>)</w:t>
              </w:r>
            </w:ins>
            <w:r>
              <w:rPr>
                <w:lang w:eastAsia="zh-CN"/>
              </w:rPr>
              <w:t xml:space="preserve"> the command “Start” is been issued to bring the VNF into an active state and validate the functionality by emitting packets and </w:t>
            </w:r>
            <w:r>
              <w:rPr>
                <w:lang w:eastAsia="zh-CN"/>
              </w:rPr>
              <w:lastRenderedPageBreak/>
              <w:t xml:space="preserve">measuring its correctness. </w:t>
            </w:r>
            <w:r w:rsidR="005A676A">
              <w:rPr>
                <w:lang w:eastAsia="zh-CN"/>
              </w:rPr>
              <w:t xml:space="preserve">The traffic gets emitted before the </w:t>
            </w:r>
            <w:r>
              <w:rPr>
                <w:lang w:eastAsia="zh-CN"/>
              </w:rPr>
              <w:t xml:space="preserve">“START” command </w:t>
            </w:r>
            <w:r w:rsidR="005A676A">
              <w:rPr>
                <w:lang w:eastAsia="zh-CN"/>
              </w:rPr>
              <w:t xml:space="preserve">to allow the measure of the activation time and </w:t>
            </w:r>
            <w:del w:id="2694" w:author="Seggelke, Klaus" w:date="2017-03-17T10:06:00Z">
              <w:r w:rsidR="005A676A" w:rsidDel="00960AF2">
                <w:rPr>
                  <w:lang w:eastAsia="zh-CN"/>
                </w:rPr>
                <w:delText xml:space="preserve">also </w:delText>
              </w:r>
            </w:del>
            <w:r w:rsidR="005A676A">
              <w:rPr>
                <w:lang w:eastAsia="zh-CN"/>
              </w:rPr>
              <w:t>the quality (dropped packets after receiving the first packet)</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960AF2">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Change w:id="2695" w:author="Seggelke, Klaus" w:date="2017-03-17T10:03:00Z">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
          </w:tblPrExChange>
        </w:tblPrEx>
        <w:trPr>
          <w:trHeight w:val="1615"/>
          <w:trPrChange w:id="2696" w:author="Seggelke, Klaus" w:date="2017-03-17T10:03:00Z">
            <w:trPr>
              <w:trHeight w:val="2092"/>
            </w:trPr>
          </w:trPrChange>
        </w:trPr>
        <w:tc>
          <w:tcPr>
            <w:tcW w:w="1351" w:type="dxa"/>
            <w:tcBorders>
              <w:top w:val="single" w:sz="2" w:space="0" w:color="auto"/>
              <w:left w:val="single" w:sz="2" w:space="0" w:color="auto"/>
              <w:bottom w:val="single" w:sz="2" w:space="0" w:color="auto"/>
              <w:right w:val="single" w:sz="2" w:space="0" w:color="auto"/>
            </w:tcBorders>
            <w:vAlign w:val="center"/>
            <w:hideMark/>
            <w:tcPrChange w:id="2697" w:author="Seggelke, Klaus" w:date="2017-03-17T10:03:00Z">
              <w:tcPr>
                <w:tcW w:w="1351" w:type="dxa"/>
                <w:tcBorders>
                  <w:top w:val="single" w:sz="2" w:space="0" w:color="auto"/>
                  <w:left w:val="single" w:sz="2" w:space="0" w:color="auto"/>
                  <w:bottom w:val="single" w:sz="2" w:space="0" w:color="auto"/>
                  <w:right w:val="single" w:sz="2" w:space="0" w:color="auto"/>
                </w:tcBorders>
                <w:vAlign w:val="center"/>
                <w:hideMark/>
              </w:tcPr>
            </w:tcPrChange>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Change w:id="2698" w:author="Seggelke, Klaus" w:date="2017-03-17T10:03:00Z">
              <w:tcPr>
                <w:tcW w:w="7979" w:type="dxa"/>
                <w:tcBorders>
                  <w:top w:val="single" w:sz="2" w:space="0" w:color="auto"/>
                  <w:left w:val="single" w:sz="2" w:space="0" w:color="auto"/>
                  <w:bottom w:val="single" w:sz="2" w:space="0" w:color="auto"/>
                  <w:right w:val="single" w:sz="2" w:space="0" w:color="auto"/>
                </w:tcBorders>
              </w:tcPr>
            </w:tcPrChange>
          </w:tcPr>
          <w:p w:rsidR="005A676A" w:rsidRDefault="005A676A" w:rsidP="00771820">
            <w:pPr>
              <w:pStyle w:val="TestCaseInfo"/>
            </w:pPr>
            <w:r>
              <w:t>Measure the time it takes for the activation. We may need to go through multiple iterations to get an average time.</w:t>
            </w:r>
          </w:p>
          <w:p w:rsidR="005A676A" w:rsidRDefault="005A676A" w:rsidP="00771820">
            <w:pPr>
              <w:pStyle w:val="TestCaseInfo"/>
            </w:pPr>
            <w:r>
              <w:t>Sequence:</w:t>
            </w:r>
          </w:p>
          <w:p w:rsidR="009A7FAF" w:rsidRPr="00D921A2" w:rsidRDefault="009A7FAF" w:rsidP="009A7FAF">
            <w:pPr>
              <w:pStyle w:val="TestCaseInfo"/>
              <w:numPr>
                <w:ilvl w:val="0"/>
                <w:numId w:val="31"/>
              </w:numPr>
            </w:pPr>
            <w:r w:rsidRPr="00D921A2">
              <w:t>Instantiate the VNF without load</w:t>
            </w:r>
          </w:p>
          <w:p w:rsidR="009A7FAF" w:rsidRDefault="009A7FAF" w:rsidP="009A7FAF">
            <w:pPr>
              <w:pStyle w:val="TestCaseInfo"/>
              <w:numPr>
                <w:ilvl w:val="0"/>
                <w:numId w:val="31"/>
              </w:numPr>
            </w:pPr>
            <w:r w:rsidRPr="00074BEF">
              <w:t>Validate VNF instantiation state is INSTANTIATED and VNF state is STARTED (--&gt; time stamp when correct state reached)</w:t>
            </w:r>
          </w:p>
          <w:p w:rsidR="006350CF" w:rsidRDefault="006350CF" w:rsidP="006350CF">
            <w:pPr>
              <w:pStyle w:val="TestCaseInfo"/>
              <w:numPr>
                <w:ilvl w:val="0"/>
                <w:numId w:val="31"/>
              </w:numPr>
              <w:rPr>
                <w:ins w:id="2699" w:author="Seggelke, Klaus" w:date="2017-03-17T10:03:00Z"/>
              </w:rPr>
            </w:pPr>
            <w:ins w:id="2700" w:author="Seggelke, Klaus" w:date="2017-03-17T10:03:00Z">
              <w:r>
                <w:t>Start the low traffic load</w:t>
              </w:r>
            </w:ins>
          </w:p>
          <w:p w:rsidR="006350CF" w:rsidRDefault="006350CF" w:rsidP="006350CF">
            <w:pPr>
              <w:pStyle w:val="TestCaseInfo"/>
              <w:numPr>
                <w:ilvl w:val="0"/>
                <w:numId w:val="31"/>
              </w:numPr>
              <w:rPr>
                <w:ins w:id="2701" w:author="Seggelke, Klaus" w:date="2017-03-17T10:03:00Z"/>
              </w:rPr>
            </w:pPr>
            <w:ins w:id="2702" w:author="Seggelke, Klaus" w:date="2017-03-17T10:03:00Z">
              <w:r>
                <w:t>Validate traffic goes through</w:t>
              </w:r>
            </w:ins>
          </w:p>
          <w:p w:rsidR="00960AF2" w:rsidRDefault="00960AF2" w:rsidP="006350CF">
            <w:pPr>
              <w:pStyle w:val="TestCaseInfo"/>
              <w:numPr>
                <w:ilvl w:val="0"/>
                <w:numId w:val="31"/>
              </w:numPr>
              <w:rPr>
                <w:ins w:id="2703" w:author="Seggelke, Klaus" w:date="2017-03-17T10:03:00Z"/>
              </w:rPr>
            </w:pPr>
            <w:ins w:id="2704" w:author="Seggelke, Klaus" w:date="2017-03-17T10:03:00Z">
              <w:r>
                <w:t>Stop traffic</w:t>
              </w:r>
            </w:ins>
          </w:p>
          <w:p w:rsidR="009A7FAF" w:rsidRDefault="009A7FAF" w:rsidP="009A7FAF">
            <w:pPr>
              <w:pStyle w:val="TestCaseInfo"/>
              <w:numPr>
                <w:ilvl w:val="0"/>
                <w:numId w:val="31"/>
              </w:numPr>
            </w:pPr>
            <w:r>
              <w:t xml:space="preserve">Stop VNF </w:t>
            </w:r>
            <w:r w:rsidRPr="00D921A2">
              <w:t>(--&gt; time stamp)</w:t>
            </w:r>
          </w:p>
          <w:p w:rsidR="009A7FAF" w:rsidRDefault="009A7FAF" w:rsidP="009A7FAF">
            <w:pPr>
              <w:pStyle w:val="TestCaseInfo"/>
              <w:numPr>
                <w:ilvl w:val="0"/>
                <w:numId w:val="31"/>
              </w:numPr>
            </w:pPr>
            <w:r w:rsidRPr="00074BEF">
              <w:t xml:space="preserve">Validate VNF instantiation state is INSTANTIATED and VNF state is </w:t>
            </w:r>
            <w:r>
              <w:t xml:space="preserve">STOPPED </w:t>
            </w:r>
            <w:r w:rsidRPr="00074BEF">
              <w:t>(--&gt; time stamp when correct state reached)</w:t>
            </w:r>
          </w:p>
          <w:p w:rsidR="009A7FAF" w:rsidRDefault="009A7FAF" w:rsidP="009A7FAF">
            <w:pPr>
              <w:pStyle w:val="TestCaseInfo"/>
              <w:numPr>
                <w:ilvl w:val="0"/>
                <w:numId w:val="31"/>
              </w:numPr>
            </w:pPr>
            <w:r>
              <w:t>Start the low traffic load</w:t>
            </w:r>
          </w:p>
          <w:p w:rsidR="009A7FAF" w:rsidRDefault="009A7FAF" w:rsidP="009A7FAF">
            <w:pPr>
              <w:pStyle w:val="TestCaseInfo"/>
              <w:numPr>
                <w:ilvl w:val="0"/>
                <w:numId w:val="31"/>
              </w:numPr>
            </w:pPr>
            <w:r>
              <w:t>Validate no traffic goes through</w:t>
            </w:r>
          </w:p>
          <w:p w:rsidR="009A7FAF" w:rsidRPr="00D921A2" w:rsidRDefault="009A7FAF" w:rsidP="009A7FAF">
            <w:pPr>
              <w:pStyle w:val="TestCaseInfo"/>
              <w:numPr>
                <w:ilvl w:val="0"/>
                <w:numId w:val="31"/>
              </w:numPr>
            </w:pPr>
            <w:r w:rsidRPr="00D921A2">
              <w:t>Start VNF</w:t>
            </w:r>
            <w:r>
              <w:t xml:space="preserve"> </w:t>
            </w:r>
            <w:r w:rsidRPr="00D921A2">
              <w:t>(--&gt; time stamp)</w:t>
            </w:r>
          </w:p>
          <w:p w:rsidR="009A7FAF" w:rsidRDefault="009A7FAF" w:rsidP="009A7FAF">
            <w:pPr>
              <w:pStyle w:val="TestCaseInfo"/>
              <w:numPr>
                <w:ilvl w:val="0"/>
                <w:numId w:val="31"/>
              </w:numPr>
            </w:pPr>
            <w:r w:rsidRPr="00074BEF">
              <w:t>Validate VNF instantiation state is INSTANTIATED and VNF state is STARTED (--&gt; time stamp when correct state reached)</w:t>
            </w:r>
          </w:p>
          <w:p w:rsidR="005A676A" w:rsidRDefault="005A676A" w:rsidP="009A7FAF">
            <w:pPr>
              <w:pStyle w:val="TestCaseInfo"/>
              <w:numPr>
                <w:ilvl w:val="0"/>
                <w:numId w:val="31"/>
              </w:numPr>
            </w:pPr>
            <w:r>
              <w:t>Validate the provided functionality and calculate the time for the activation (first time stamp arrival)</w:t>
            </w:r>
          </w:p>
          <w:p w:rsidR="005A676A" w:rsidRDefault="005A676A" w:rsidP="009A7FAF">
            <w:pPr>
              <w:pStyle w:val="TestCaseInfo"/>
              <w:numPr>
                <w:ilvl w:val="0"/>
                <w:numId w:val="31"/>
              </w:numPr>
            </w:pPr>
            <w:r>
              <w:t>Stop VNF</w:t>
            </w:r>
          </w:p>
          <w:p w:rsidR="005A676A" w:rsidRDefault="005A676A" w:rsidP="009A7FAF">
            <w:pPr>
              <w:pStyle w:val="TestCaseInfo"/>
              <w:numPr>
                <w:ilvl w:val="0"/>
                <w:numId w:val="31"/>
              </w:numPr>
            </w:pPr>
            <w:r>
              <w:t>Ensure that no traffic flows once stop is completed</w:t>
            </w:r>
          </w:p>
          <w:p w:rsidR="005A676A" w:rsidRDefault="005A676A" w:rsidP="009A7FAF">
            <w:pPr>
              <w:pStyle w:val="TestCaseInfo"/>
              <w:numPr>
                <w:ilvl w:val="0"/>
                <w:numId w:val="31"/>
              </w:numPr>
            </w:pPr>
            <w:r>
              <w:t>Stop Traffic Load</w:t>
            </w:r>
          </w:p>
          <w:p w:rsidR="005A676A" w:rsidRPr="00D921A2" w:rsidRDefault="005A676A" w:rsidP="009A7FAF">
            <w:pPr>
              <w:pStyle w:val="TestCaseInfo"/>
              <w:numPr>
                <w:ilvl w:val="0"/>
                <w:numId w:val="31"/>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Change w:id="2705">
          <w:tblGrid>
            <w:gridCol w:w="1351"/>
            <w:gridCol w:w="7979"/>
          </w:tblGrid>
        </w:tblGridChange>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4A7E07">
            <w:pPr>
              <w:pStyle w:val="TestCase"/>
            </w:pPr>
            <w:bookmarkStart w:id="2706" w:name="_Toc454184420"/>
            <w:bookmarkStart w:id="2707" w:name="_Toc477880991"/>
            <w:r>
              <w:t>TC.VNF.STATE.START.00</w:t>
            </w:r>
            <w:ins w:id="2708" w:author="Seggelke, Klaus" w:date="2017-03-16T08:29:00Z">
              <w:r w:rsidR="0042061B">
                <w:t>3</w:t>
              </w:r>
            </w:ins>
            <w:del w:id="2709" w:author="Seggelke, Klaus" w:date="2017-03-16T08:29:00Z">
              <w:r w:rsidDel="0042061B">
                <w:delText>4</w:delText>
              </w:r>
            </w:del>
            <w:r>
              <w:tab/>
            </w:r>
            <w:r w:rsidR="005A676A" w:rsidRPr="00B809F9">
              <w:t xml:space="preserve">VNF Start with </w:t>
            </w:r>
            <w:r w:rsidR="004A7E07">
              <w:t xml:space="preserve">normal </w:t>
            </w:r>
            <w:r w:rsidR="005A676A" w:rsidRPr="00B809F9">
              <w:t>traffic load and measure start time</w:t>
            </w:r>
            <w:bookmarkEnd w:id="2706"/>
            <w:bookmarkEnd w:id="2707"/>
          </w:p>
        </w:tc>
      </w:tr>
      <w:tr w:rsidR="005A676A" w:rsidTr="00771820">
        <w:trPr>
          <w:trHeight w:val="43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4A7E07">
            <w:pPr>
              <w:pStyle w:val="TestCaseInfo"/>
              <w:rPr>
                <w:lang w:eastAsia="zh-CN"/>
              </w:rPr>
            </w:pPr>
            <w:r>
              <w:rPr>
                <w:lang w:eastAsia="zh-CN"/>
              </w:rPr>
              <w:t xml:space="preserve">Verify VNF can be activated under </w:t>
            </w:r>
            <w:r w:rsidR="004A7E07">
              <w:rPr>
                <w:lang w:eastAsia="zh-CN"/>
              </w:rPr>
              <w:t>normal</w:t>
            </w:r>
            <w:r>
              <w:rPr>
                <w:lang w:eastAsia="zh-CN"/>
              </w:rPr>
              <w:t xml:space="preserve"> traffic load, processes packets after the activation and measure the activation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9A7FAF" w:rsidP="004A7E07">
            <w:pPr>
              <w:pStyle w:val="TestCaseInfo"/>
              <w:rPr>
                <w:lang w:eastAsia="zh-CN"/>
              </w:rPr>
            </w:pPr>
            <w:r>
              <w:rPr>
                <w:lang w:eastAsia="zh-CN"/>
              </w:rPr>
              <w:t xml:space="preserve">After the VNF is instantiated, the VNF state is “STARTED”. A command STOP needs to be issued to get the VNF state into STOPPED so that the test can be executed. To allow processing of its functionality, it must be activated. Via the </w:t>
            </w:r>
            <w:ins w:id="2710" w:author="Seggelke, Klaus" w:date="2017-03-17T10:04:00Z">
              <w:r w:rsidR="00960AF2">
                <w:rPr>
                  <w:lang w:eastAsia="zh-CN"/>
                </w:rPr>
                <w:t>MANO (</w:t>
              </w:r>
            </w:ins>
            <w:r>
              <w:rPr>
                <w:lang w:eastAsia="zh-CN"/>
              </w:rPr>
              <w:t>VNFM or NFVO</w:t>
            </w:r>
            <w:ins w:id="2711" w:author="Seggelke, Klaus" w:date="2017-03-17T10:04:00Z">
              <w:r w:rsidR="00960AF2">
                <w:rPr>
                  <w:lang w:eastAsia="zh-CN"/>
                </w:rPr>
                <w:t>)</w:t>
              </w:r>
            </w:ins>
            <w:r>
              <w:rPr>
                <w:lang w:eastAsia="zh-CN"/>
              </w:rPr>
              <w:t xml:space="preserve"> the command “Start” is been issued to bring the VNF into an active state and validate the functionality by emitting packets and measuring its correctness. </w:t>
            </w:r>
            <w:r w:rsidR="005A676A">
              <w:rPr>
                <w:lang w:eastAsia="zh-CN"/>
              </w:rPr>
              <w:t xml:space="preserve">The </w:t>
            </w:r>
            <w:r w:rsidR="004A7E07">
              <w:rPr>
                <w:lang w:eastAsia="zh-CN"/>
              </w:rPr>
              <w:t>normal</w:t>
            </w:r>
            <w:r w:rsidR="005A676A">
              <w:rPr>
                <w:lang w:eastAsia="zh-CN"/>
              </w:rPr>
              <w:t xml:space="preserve"> traffic gets emitted before the </w:t>
            </w:r>
            <w:r>
              <w:rPr>
                <w:lang w:eastAsia="zh-CN"/>
              </w:rPr>
              <w:t xml:space="preserve">START command </w:t>
            </w:r>
            <w:r w:rsidR="005A676A">
              <w:rPr>
                <w:lang w:eastAsia="zh-CN"/>
              </w:rPr>
              <w:t xml:space="preserve">to allow the measure of the activation time and </w:t>
            </w:r>
            <w:del w:id="2712" w:author="Seggelke, Klaus" w:date="2017-03-17T10:04:00Z">
              <w:r w:rsidR="005A676A" w:rsidDel="00960AF2">
                <w:rPr>
                  <w:lang w:eastAsia="zh-CN"/>
                </w:rPr>
                <w:delText xml:space="preserve">also </w:delText>
              </w:r>
            </w:del>
            <w:r w:rsidR="005A676A">
              <w:rPr>
                <w:lang w:eastAsia="zh-CN"/>
              </w:rPr>
              <w:t>the quality (dropped packets after receiving the first packet).</w:t>
            </w:r>
            <w:r w:rsidR="004A7E07">
              <w:rPr>
                <w:lang w:eastAsia="zh-CN"/>
              </w:rPr>
              <w:t xml:space="preserve"> The traffic load does not cause a scaling event in the system, but it is close to the limit to cause a scaling event.</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960AF2">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Change w:id="2713" w:author="Seggelke, Klaus" w:date="2017-03-17T10:05:00Z">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
          </w:tblPrExChange>
        </w:tblPrEx>
        <w:trPr>
          <w:trHeight w:val="1075"/>
          <w:trPrChange w:id="2714" w:author="Seggelke, Klaus" w:date="2017-03-17T10:05:00Z">
            <w:trPr>
              <w:trHeight w:val="2092"/>
            </w:trPr>
          </w:trPrChange>
        </w:trPr>
        <w:tc>
          <w:tcPr>
            <w:tcW w:w="1351" w:type="dxa"/>
            <w:tcBorders>
              <w:top w:val="single" w:sz="2" w:space="0" w:color="auto"/>
              <w:left w:val="single" w:sz="2" w:space="0" w:color="auto"/>
              <w:bottom w:val="single" w:sz="2" w:space="0" w:color="auto"/>
              <w:right w:val="single" w:sz="2" w:space="0" w:color="auto"/>
            </w:tcBorders>
            <w:vAlign w:val="center"/>
            <w:hideMark/>
            <w:tcPrChange w:id="2715" w:author="Seggelke, Klaus" w:date="2017-03-17T10:05:00Z">
              <w:tcPr>
                <w:tcW w:w="1351" w:type="dxa"/>
                <w:tcBorders>
                  <w:top w:val="single" w:sz="2" w:space="0" w:color="auto"/>
                  <w:left w:val="single" w:sz="2" w:space="0" w:color="auto"/>
                  <w:bottom w:val="single" w:sz="2" w:space="0" w:color="auto"/>
                  <w:right w:val="single" w:sz="2" w:space="0" w:color="auto"/>
                </w:tcBorders>
                <w:vAlign w:val="center"/>
                <w:hideMark/>
              </w:tcPr>
            </w:tcPrChange>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Change w:id="2716" w:author="Seggelke, Klaus" w:date="2017-03-17T10:05:00Z">
              <w:tcPr>
                <w:tcW w:w="7979" w:type="dxa"/>
                <w:tcBorders>
                  <w:top w:val="single" w:sz="2" w:space="0" w:color="auto"/>
                  <w:left w:val="single" w:sz="2" w:space="0" w:color="auto"/>
                  <w:bottom w:val="single" w:sz="2" w:space="0" w:color="auto"/>
                  <w:right w:val="single" w:sz="2" w:space="0" w:color="auto"/>
                </w:tcBorders>
              </w:tcPr>
            </w:tcPrChange>
          </w:tcPr>
          <w:p w:rsidR="005A676A" w:rsidRDefault="005A676A" w:rsidP="00771820">
            <w:pPr>
              <w:pStyle w:val="TestCaseInfo"/>
            </w:pPr>
            <w:r>
              <w:t xml:space="preserve">Measure the time it takes for the activation and forwards the </w:t>
            </w:r>
            <w:del w:id="2717" w:author="Seggelke, Klaus" w:date="2017-03-17T10:04:00Z">
              <w:r w:rsidDel="00960AF2">
                <w:delText xml:space="preserve">max </w:delText>
              </w:r>
            </w:del>
            <w:ins w:id="2718" w:author="Seggelke, Klaus" w:date="2017-03-17T10:04:00Z">
              <w:r w:rsidR="00960AF2">
                <w:t xml:space="preserve">normal </w:t>
              </w:r>
            </w:ins>
            <w:r>
              <w:t>traffic. We may need to go through multiple iterations to get an average time.</w:t>
            </w:r>
          </w:p>
          <w:p w:rsidR="005A676A" w:rsidRDefault="005A676A" w:rsidP="00771820">
            <w:pPr>
              <w:pStyle w:val="TestCaseInfo"/>
            </w:pPr>
            <w:r>
              <w:t>Sequence:</w:t>
            </w:r>
          </w:p>
          <w:p w:rsidR="009A7FAF" w:rsidRPr="00D921A2" w:rsidRDefault="009A7FAF" w:rsidP="00960AF2">
            <w:pPr>
              <w:pStyle w:val="TestCaseInfo"/>
              <w:numPr>
                <w:ilvl w:val="0"/>
                <w:numId w:val="33"/>
              </w:numPr>
            </w:pPr>
            <w:r w:rsidRPr="00D921A2">
              <w:t>Instantiate the VNF without load</w:t>
            </w:r>
          </w:p>
          <w:p w:rsidR="009A7FAF" w:rsidRDefault="009A7FAF" w:rsidP="00960AF2">
            <w:pPr>
              <w:pStyle w:val="TestCaseInfo"/>
              <w:numPr>
                <w:ilvl w:val="0"/>
                <w:numId w:val="33"/>
              </w:numPr>
            </w:pPr>
            <w:r w:rsidRPr="00074BEF">
              <w:t>Validate VNF instantiation state is INSTANTIATED and VNF state is STARTED (--&gt; time stamp when correct state reached)</w:t>
            </w:r>
          </w:p>
          <w:p w:rsidR="00960AF2" w:rsidRDefault="00960AF2" w:rsidP="00960AF2">
            <w:pPr>
              <w:pStyle w:val="TestCaseInfo"/>
              <w:numPr>
                <w:ilvl w:val="0"/>
                <w:numId w:val="33"/>
              </w:numPr>
              <w:rPr>
                <w:ins w:id="2719" w:author="Seggelke, Klaus" w:date="2017-03-17T10:04:00Z"/>
              </w:rPr>
            </w:pPr>
            <w:ins w:id="2720" w:author="Seggelke, Klaus" w:date="2017-03-17T10:04:00Z">
              <w:r>
                <w:t>Start the low traffic load</w:t>
              </w:r>
            </w:ins>
          </w:p>
          <w:p w:rsidR="00960AF2" w:rsidRDefault="00960AF2" w:rsidP="00960AF2">
            <w:pPr>
              <w:pStyle w:val="TestCaseInfo"/>
              <w:numPr>
                <w:ilvl w:val="0"/>
                <w:numId w:val="33"/>
              </w:numPr>
              <w:rPr>
                <w:ins w:id="2721" w:author="Seggelke, Klaus" w:date="2017-03-17T10:04:00Z"/>
              </w:rPr>
            </w:pPr>
            <w:ins w:id="2722" w:author="Seggelke, Klaus" w:date="2017-03-17T10:04:00Z">
              <w:r>
                <w:t>Validate traffic goes through</w:t>
              </w:r>
            </w:ins>
          </w:p>
          <w:p w:rsidR="00960AF2" w:rsidRDefault="00960AF2" w:rsidP="00960AF2">
            <w:pPr>
              <w:pStyle w:val="TestCaseInfo"/>
              <w:numPr>
                <w:ilvl w:val="0"/>
                <w:numId w:val="33"/>
              </w:numPr>
              <w:rPr>
                <w:ins w:id="2723" w:author="Seggelke, Klaus" w:date="2017-03-17T10:04:00Z"/>
              </w:rPr>
            </w:pPr>
            <w:ins w:id="2724" w:author="Seggelke, Klaus" w:date="2017-03-17T10:04:00Z">
              <w:r>
                <w:t>Stop traffic</w:t>
              </w:r>
            </w:ins>
          </w:p>
          <w:p w:rsidR="009A7FAF" w:rsidRDefault="009A7FAF" w:rsidP="00960AF2">
            <w:pPr>
              <w:pStyle w:val="TestCaseInfo"/>
              <w:numPr>
                <w:ilvl w:val="0"/>
                <w:numId w:val="33"/>
              </w:numPr>
            </w:pPr>
            <w:r>
              <w:t xml:space="preserve">Stop VNF </w:t>
            </w:r>
            <w:r w:rsidRPr="00D921A2">
              <w:t>(--&gt; time stamp)</w:t>
            </w:r>
          </w:p>
          <w:p w:rsidR="009A7FAF" w:rsidRDefault="009A7FAF" w:rsidP="00960AF2">
            <w:pPr>
              <w:pStyle w:val="TestCaseInfo"/>
              <w:numPr>
                <w:ilvl w:val="0"/>
                <w:numId w:val="33"/>
              </w:numPr>
            </w:pPr>
            <w:r w:rsidRPr="00074BEF">
              <w:t xml:space="preserve">Validate VNF instantiation state is INSTANTIATED and VNF state is </w:t>
            </w:r>
            <w:r>
              <w:t xml:space="preserve">STOPPED </w:t>
            </w:r>
            <w:r w:rsidRPr="00074BEF">
              <w:t>(--&gt; time stamp when correct state reached)</w:t>
            </w:r>
          </w:p>
          <w:p w:rsidR="009A7FAF" w:rsidRDefault="009A7FAF" w:rsidP="00960AF2">
            <w:pPr>
              <w:pStyle w:val="TestCaseInfo"/>
              <w:numPr>
                <w:ilvl w:val="0"/>
                <w:numId w:val="33"/>
              </w:numPr>
            </w:pPr>
            <w:r>
              <w:t>Start the normal traffic load</w:t>
            </w:r>
          </w:p>
          <w:p w:rsidR="009A7FAF" w:rsidRDefault="009A7FAF" w:rsidP="00960AF2">
            <w:pPr>
              <w:pStyle w:val="TestCaseInfo"/>
              <w:numPr>
                <w:ilvl w:val="0"/>
                <w:numId w:val="33"/>
              </w:numPr>
            </w:pPr>
            <w:r>
              <w:t>Validate no traffic goes through</w:t>
            </w:r>
          </w:p>
          <w:p w:rsidR="009A7FAF" w:rsidRPr="00D921A2" w:rsidRDefault="009A7FAF" w:rsidP="00960AF2">
            <w:pPr>
              <w:pStyle w:val="TestCaseInfo"/>
              <w:numPr>
                <w:ilvl w:val="0"/>
                <w:numId w:val="33"/>
              </w:numPr>
            </w:pPr>
            <w:r w:rsidRPr="00D921A2">
              <w:t>Start VNF</w:t>
            </w:r>
            <w:r>
              <w:t xml:space="preserve"> </w:t>
            </w:r>
            <w:r w:rsidRPr="00D921A2">
              <w:t>(--&gt; time stamp)</w:t>
            </w:r>
          </w:p>
          <w:p w:rsidR="009A7FAF" w:rsidRDefault="009A7FAF" w:rsidP="00960AF2">
            <w:pPr>
              <w:pStyle w:val="TestCaseInfo"/>
              <w:numPr>
                <w:ilvl w:val="0"/>
                <w:numId w:val="33"/>
              </w:numPr>
            </w:pPr>
            <w:r w:rsidRPr="00074BEF">
              <w:t>Validate VNF instantiation state is INSTANTIATED and VNF state is STARTED (--&gt; time stamp when correct state reached)</w:t>
            </w:r>
          </w:p>
          <w:p w:rsidR="005A676A" w:rsidRDefault="005A676A" w:rsidP="00960AF2">
            <w:pPr>
              <w:pStyle w:val="TestCaseInfo"/>
              <w:numPr>
                <w:ilvl w:val="0"/>
                <w:numId w:val="33"/>
              </w:numPr>
            </w:pPr>
            <w:r>
              <w:t>Validate the provided functionality and calculate the time for the activation (first time stamp arrival and no dropped packets)</w:t>
            </w:r>
          </w:p>
          <w:p w:rsidR="00AF2A29" w:rsidRDefault="00AF2A29" w:rsidP="00960AF2">
            <w:pPr>
              <w:pStyle w:val="TestCaseInfo"/>
              <w:numPr>
                <w:ilvl w:val="0"/>
                <w:numId w:val="33"/>
              </w:numPr>
            </w:pPr>
            <w:r>
              <w:t>Validate no scaling had occurred</w:t>
            </w:r>
          </w:p>
          <w:p w:rsidR="005A676A" w:rsidRDefault="005A676A" w:rsidP="00960AF2">
            <w:pPr>
              <w:pStyle w:val="TestCaseInfo"/>
              <w:numPr>
                <w:ilvl w:val="0"/>
                <w:numId w:val="33"/>
              </w:numPr>
            </w:pPr>
            <w:r>
              <w:t>Stop VNF</w:t>
            </w:r>
          </w:p>
          <w:p w:rsidR="005A676A" w:rsidRDefault="005A676A" w:rsidP="00960AF2">
            <w:pPr>
              <w:pStyle w:val="TestCaseInfo"/>
              <w:numPr>
                <w:ilvl w:val="0"/>
                <w:numId w:val="33"/>
              </w:numPr>
            </w:pPr>
            <w:r>
              <w:t>Ensure that no traffic flows once stop is completed</w:t>
            </w:r>
          </w:p>
          <w:p w:rsidR="005A676A" w:rsidRDefault="005A676A" w:rsidP="00960AF2">
            <w:pPr>
              <w:pStyle w:val="TestCaseInfo"/>
              <w:numPr>
                <w:ilvl w:val="0"/>
                <w:numId w:val="33"/>
              </w:numPr>
            </w:pPr>
            <w:r>
              <w:t>Stop Traffic Load</w:t>
            </w:r>
          </w:p>
          <w:p w:rsidR="005A676A" w:rsidRPr="00D921A2" w:rsidRDefault="005A676A" w:rsidP="00960AF2">
            <w:pPr>
              <w:pStyle w:val="TestCaseInfo"/>
              <w:numPr>
                <w:ilvl w:val="0"/>
                <w:numId w:val="33"/>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C35DDF">
      <w:pPr>
        <w:pStyle w:val="Heading2"/>
      </w:pPr>
      <w:bookmarkStart w:id="2725" w:name="_Toc454184359"/>
      <w:bookmarkStart w:id="2726" w:name="_Toc477880889"/>
      <w:r>
        <w:t>VNF State Management: Stop</w:t>
      </w:r>
      <w:bookmarkEnd w:id="2725"/>
      <w:bookmarkEnd w:id="2726"/>
    </w:p>
    <w:p w:rsidR="005A676A" w:rsidRDefault="00D125C3" w:rsidP="005A676A">
      <w:pPr>
        <w:rPr>
          <w:lang w:eastAsia="zh-CN"/>
        </w:rPr>
      </w:pPr>
      <w:r>
        <w:rPr>
          <w:lang w:eastAsia="zh-CN"/>
        </w:rPr>
        <w:t xml:space="preserve">Once a VNF is in the state “Active”, it can be instructed to change the state to “Inactive” via the command Stop. </w:t>
      </w:r>
      <w:r w:rsidR="00E80943">
        <w:rPr>
          <w:lang w:eastAsia="zh-CN"/>
        </w:rPr>
        <w:t>Only active VNFs should respond to this command. Once deactivated, the VNF stops its normal operation and no traffic flow will occur.</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727" w:name="_Toc454184421"/>
            <w:bookmarkStart w:id="2728" w:name="_Toc477880992"/>
            <w:r>
              <w:t>TC.VNF.STATE.STOP.001</w:t>
            </w:r>
            <w:r>
              <w:tab/>
            </w:r>
            <w:r w:rsidR="005A676A">
              <w:t>VNF Stop without</w:t>
            </w:r>
            <w:r w:rsidR="005A676A" w:rsidRPr="001F337D">
              <w:t xml:space="preserve"> traffic load and measure stop time</w:t>
            </w:r>
            <w:bookmarkEnd w:id="2727"/>
            <w:bookmarkEnd w:id="2728"/>
          </w:p>
        </w:tc>
      </w:tr>
      <w:tr w:rsidR="005A676A" w:rsidTr="0021719D">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VNF can be deactivated without traffic load, processes no packets after the deactivation and measure the deactivation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EF6E15">
            <w:pPr>
              <w:pStyle w:val="TestCaseInfo"/>
              <w:rPr>
                <w:lang w:eastAsia="zh-CN"/>
              </w:rPr>
            </w:pPr>
            <w:r>
              <w:rPr>
                <w:lang w:eastAsia="zh-CN"/>
              </w:rPr>
              <w:t>After the VNF is instantiated, the VNF state is “STARTED”. In this state the VNF can process packets.</w:t>
            </w:r>
            <w:r w:rsidR="005A676A">
              <w:rPr>
                <w:lang w:eastAsia="zh-CN"/>
              </w:rPr>
              <w:t xml:space="preserve"> Via the </w:t>
            </w:r>
            <w:ins w:id="2729" w:author="Seggelke, Klaus" w:date="2017-03-17T10:08:00Z">
              <w:r w:rsidR="0042317D">
                <w:rPr>
                  <w:lang w:eastAsia="zh-CN"/>
                </w:rPr>
                <w:t>MANO (</w:t>
              </w:r>
            </w:ins>
            <w:r w:rsidR="005A676A">
              <w:rPr>
                <w:lang w:eastAsia="zh-CN"/>
              </w:rPr>
              <w:t xml:space="preserve">VNFM </w:t>
            </w:r>
            <w:r>
              <w:rPr>
                <w:lang w:eastAsia="zh-CN"/>
              </w:rPr>
              <w:t>or NFVO</w:t>
            </w:r>
            <w:ins w:id="2730" w:author="Seggelke, Klaus" w:date="2017-03-17T10:08:00Z">
              <w:r w:rsidR="0042317D">
                <w:rPr>
                  <w:lang w:eastAsia="zh-CN"/>
                </w:rPr>
                <w:t>)</w:t>
              </w:r>
            </w:ins>
            <w:r>
              <w:rPr>
                <w:lang w:eastAsia="zh-CN"/>
              </w:rPr>
              <w:t xml:space="preserve"> </w:t>
            </w:r>
            <w:r w:rsidR="005A676A">
              <w:rPr>
                <w:lang w:eastAsia="zh-CN"/>
              </w:rPr>
              <w:t>the command “Stop” is been issued to bring the VNF into an inactive state and validate the functionality has been deactivated by emitting packets after the deactivation and not packets should be processed.</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Measure the time it takes for the stop. We may need to go through multiple iterations to get an average time.</w:t>
            </w:r>
          </w:p>
          <w:p w:rsidR="005A676A" w:rsidRDefault="005A676A" w:rsidP="00771820">
            <w:pPr>
              <w:pStyle w:val="TestCaseInfo"/>
            </w:pPr>
            <w:r>
              <w:t>Sequence:</w:t>
            </w:r>
          </w:p>
          <w:p w:rsidR="00EF6E15" w:rsidRPr="00D921A2" w:rsidRDefault="00EF6E15" w:rsidP="00EF6E15">
            <w:pPr>
              <w:pStyle w:val="TestCaseInfo"/>
              <w:numPr>
                <w:ilvl w:val="0"/>
                <w:numId w:val="34"/>
              </w:numPr>
            </w:pPr>
            <w:r w:rsidRPr="00D921A2">
              <w:t>Instantiate the VNF without load</w:t>
            </w:r>
          </w:p>
          <w:p w:rsidR="00EF6E15" w:rsidRDefault="00EF6E15" w:rsidP="00EF6E15">
            <w:pPr>
              <w:pStyle w:val="TestCaseInfo"/>
              <w:numPr>
                <w:ilvl w:val="0"/>
                <w:numId w:val="34"/>
              </w:numPr>
            </w:pPr>
            <w:r w:rsidRPr="00074BEF">
              <w:t>Validate VNF instantiation state is INSTANTIATED and VNF state is STARTED (--&gt; time stamp when correct state reached)</w:t>
            </w:r>
          </w:p>
          <w:p w:rsidR="00EF6E15" w:rsidRDefault="00EF6E15" w:rsidP="00EF6E15">
            <w:pPr>
              <w:pStyle w:val="TestCaseInfo"/>
              <w:numPr>
                <w:ilvl w:val="0"/>
                <w:numId w:val="34"/>
              </w:numPr>
            </w:pPr>
            <w:r>
              <w:t>Start the low traffic load</w:t>
            </w:r>
          </w:p>
          <w:p w:rsidR="00EF6E15" w:rsidRDefault="00EF6E15" w:rsidP="00EF6E15">
            <w:pPr>
              <w:pStyle w:val="TestCaseInfo"/>
              <w:numPr>
                <w:ilvl w:val="0"/>
                <w:numId w:val="34"/>
              </w:numPr>
            </w:pPr>
            <w:r>
              <w:t>Validate the provided functionality (--&gt; no dropped packets)</w:t>
            </w:r>
          </w:p>
          <w:p w:rsidR="005A676A" w:rsidRDefault="005A676A" w:rsidP="00EF6E15">
            <w:pPr>
              <w:pStyle w:val="TestCaseInfo"/>
              <w:numPr>
                <w:ilvl w:val="0"/>
                <w:numId w:val="34"/>
              </w:numPr>
            </w:pPr>
            <w:r>
              <w:t>Stop Traffic</w:t>
            </w:r>
          </w:p>
          <w:p w:rsidR="005A676A" w:rsidRDefault="005A676A" w:rsidP="00EF6E15">
            <w:pPr>
              <w:pStyle w:val="TestCaseInfo"/>
              <w:numPr>
                <w:ilvl w:val="0"/>
                <w:numId w:val="34"/>
              </w:numPr>
            </w:pPr>
            <w:r>
              <w:t>Validate no traffic flows</w:t>
            </w:r>
          </w:p>
          <w:p w:rsidR="005A676A" w:rsidRDefault="005A676A" w:rsidP="00EF6E15">
            <w:pPr>
              <w:pStyle w:val="TestCaseInfo"/>
              <w:numPr>
                <w:ilvl w:val="0"/>
                <w:numId w:val="34"/>
              </w:numPr>
            </w:pPr>
            <w:r>
              <w:t>Stop VNF (--&gt; time stamp)</w:t>
            </w:r>
          </w:p>
          <w:p w:rsidR="00EF6E15" w:rsidRDefault="00EF6E15" w:rsidP="00EF6E15">
            <w:pPr>
              <w:pStyle w:val="TestCaseInfo"/>
              <w:numPr>
                <w:ilvl w:val="0"/>
                <w:numId w:val="34"/>
              </w:numPr>
            </w:pPr>
            <w:r w:rsidRPr="00074BEF">
              <w:t xml:space="preserve">Validate VNF instantiation state is INSTANTIATED and VNF state is </w:t>
            </w:r>
            <w:r>
              <w:t xml:space="preserve">STOPPED </w:t>
            </w:r>
            <w:r w:rsidRPr="00074BEF">
              <w:t>(--&gt; time stamp when correct state reached)</w:t>
            </w:r>
          </w:p>
          <w:p w:rsidR="005A676A" w:rsidRDefault="005A676A" w:rsidP="00EF6E15">
            <w:pPr>
              <w:pStyle w:val="TestCaseInfo"/>
              <w:numPr>
                <w:ilvl w:val="0"/>
                <w:numId w:val="34"/>
              </w:numPr>
            </w:pPr>
            <w:r>
              <w:t>Start the low traffic load</w:t>
            </w:r>
          </w:p>
          <w:p w:rsidR="005A676A" w:rsidRDefault="005A676A" w:rsidP="00EF6E15">
            <w:pPr>
              <w:pStyle w:val="TestCaseInfo"/>
              <w:numPr>
                <w:ilvl w:val="0"/>
                <w:numId w:val="34"/>
              </w:numPr>
            </w:pPr>
            <w:r>
              <w:t>Ensure that no traffic flows once stop is completed</w:t>
            </w:r>
          </w:p>
          <w:p w:rsidR="005A676A" w:rsidRDefault="005A676A" w:rsidP="00EF6E15">
            <w:pPr>
              <w:pStyle w:val="TestCaseInfo"/>
              <w:numPr>
                <w:ilvl w:val="0"/>
                <w:numId w:val="34"/>
              </w:numPr>
            </w:pPr>
            <w:r>
              <w:t>Stop Traffic Load</w:t>
            </w:r>
          </w:p>
          <w:p w:rsidR="005A676A" w:rsidRDefault="005A676A" w:rsidP="00EF6E15">
            <w:pPr>
              <w:pStyle w:val="TestCaseInfo"/>
              <w:numPr>
                <w:ilvl w:val="0"/>
                <w:numId w:val="34"/>
              </w:numPr>
            </w:pPr>
            <w:r>
              <w:t>Calculate the time for the deactivation</w:t>
            </w:r>
          </w:p>
          <w:p w:rsidR="005A676A" w:rsidRPr="00D921A2" w:rsidRDefault="005A676A" w:rsidP="00EF6E15">
            <w:pPr>
              <w:pStyle w:val="TestCaseInfo"/>
              <w:numPr>
                <w:ilvl w:val="0"/>
                <w:numId w:val="34"/>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731" w:name="_Toc454184422"/>
            <w:bookmarkStart w:id="2732" w:name="_Toc477880993"/>
            <w:r>
              <w:t>TC.VNF.STATE.STOP.002</w:t>
            </w:r>
            <w:r>
              <w:tab/>
            </w:r>
            <w:r w:rsidR="005A676A" w:rsidRPr="001F337D">
              <w:t>VNF Stop with low traffic load and measure stop time</w:t>
            </w:r>
            <w:bookmarkEnd w:id="2731"/>
            <w:bookmarkEnd w:id="2732"/>
          </w:p>
        </w:tc>
      </w:tr>
      <w:tr w:rsidR="005A676A" w:rsidTr="0021719D">
        <w:trPr>
          <w:trHeight w:val="48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deactivated under low traffic load, processes no packets after the deactivation and measure the deactivation time</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EF6E15" w:rsidP="0021719D">
            <w:pPr>
              <w:pStyle w:val="TestCaseInfo"/>
              <w:rPr>
                <w:lang w:eastAsia="zh-CN"/>
              </w:rPr>
            </w:pPr>
            <w:r>
              <w:rPr>
                <w:lang w:eastAsia="zh-CN"/>
              </w:rPr>
              <w:t xml:space="preserve">After the VNF is instantiated, the VNF state is “STARTED”. </w:t>
            </w:r>
            <w:r w:rsidR="005A676A">
              <w:rPr>
                <w:lang w:eastAsia="zh-CN"/>
              </w:rPr>
              <w:t xml:space="preserve">Via the </w:t>
            </w:r>
            <w:ins w:id="2733" w:author="Seggelke, Klaus" w:date="2017-03-17T10:09:00Z">
              <w:r w:rsidR="0042317D">
                <w:rPr>
                  <w:lang w:eastAsia="zh-CN"/>
                </w:rPr>
                <w:t>MANO (</w:t>
              </w:r>
            </w:ins>
            <w:r w:rsidR="005A676A">
              <w:rPr>
                <w:lang w:eastAsia="zh-CN"/>
              </w:rPr>
              <w:t xml:space="preserve">VNFM </w:t>
            </w:r>
            <w:r>
              <w:rPr>
                <w:lang w:eastAsia="zh-CN"/>
              </w:rPr>
              <w:t>or NFVO</w:t>
            </w:r>
            <w:ins w:id="2734" w:author="Seggelke, Klaus" w:date="2017-03-17T10:09:00Z">
              <w:r w:rsidR="0042317D">
                <w:rPr>
                  <w:lang w:eastAsia="zh-CN"/>
                </w:rPr>
                <w:t>)</w:t>
              </w:r>
            </w:ins>
            <w:r>
              <w:rPr>
                <w:lang w:eastAsia="zh-CN"/>
              </w:rPr>
              <w:t xml:space="preserve"> </w:t>
            </w:r>
            <w:r w:rsidR="005A676A">
              <w:rPr>
                <w:lang w:eastAsia="zh-CN"/>
              </w:rPr>
              <w:t>the command “Stop” is been issued to bring the VNF into an inactive state and validate the functionality has been deactiv</w:t>
            </w:r>
            <w:r w:rsidR="00EF0D52">
              <w:rPr>
                <w:lang w:eastAsia="zh-CN"/>
              </w:rPr>
              <w:t>ated by emitting packets and no</w:t>
            </w:r>
            <w:r w:rsidR="005A676A">
              <w:rPr>
                <w:lang w:eastAsia="zh-CN"/>
              </w:rPr>
              <w:t xml:space="preserve"> packets should be processed at the end.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42061B">
        <w:trPr>
          <w:trHeight w:val="62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stop. We may need to go through multiple iterations to get an average time.</w:t>
            </w:r>
          </w:p>
          <w:p w:rsidR="005A676A" w:rsidRDefault="005A676A" w:rsidP="0021719D">
            <w:pPr>
              <w:pStyle w:val="TestCaseInfo"/>
            </w:pPr>
            <w:r>
              <w:t>Sequence:</w:t>
            </w:r>
          </w:p>
          <w:p w:rsidR="00EF6E15" w:rsidRDefault="00EF6E15" w:rsidP="0021719D">
            <w:pPr>
              <w:pStyle w:val="TestCaseInfo"/>
            </w:pPr>
          </w:p>
          <w:p w:rsidR="00EF6E15" w:rsidRPr="00D921A2" w:rsidRDefault="00EF6E15" w:rsidP="00EF6E15">
            <w:pPr>
              <w:pStyle w:val="TestCaseInfo"/>
              <w:numPr>
                <w:ilvl w:val="0"/>
                <w:numId w:val="237"/>
              </w:numPr>
            </w:pPr>
            <w:r w:rsidRPr="00D921A2">
              <w:t>Instantiate the VNF without load</w:t>
            </w:r>
          </w:p>
          <w:p w:rsidR="00EF6E15" w:rsidRDefault="00EF6E15" w:rsidP="00EF6E15">
            <w:pPr>
              <w:pStyle w:val="TestCaseInfo"/>
              <w:numPr>
                <w:ilvl w:val="0"/>
                <w:numId w:val="237"/>
              </w:numPr>
            </w:pPr>
            <w:r w:rsidRPr="00074BEF">
              <w:t>Validate VNF instantiation state is INSTANTIATED and VNF state is STARTED (--&gt; time stamp when correct state reached)</w:t>
            </w:r>
          </w:p>
          <w:p w:rsidR="00EF6E15" w:rsidRDefault="00EF6E15">
            <w:pPr>
              <w:pStyle w:val="TestCaseInfo"/>
              <w:numPr>
                <w:ilvl w:val="0"/>
                <w:numId w:val="237"/>
              </w:numPr>
            </w:pPr>
            <w:r>
              <w:t>Start the low traffic load</w:t>
            </w:r>
          </w:p>
          <w:p w:rsidR="00EF6E15" w:rsidRDefault="00EF6E15">
            <w:pPr>
              <w:pStyle w:val="TestCaseInfo"/>
              <w:numPr>
                <w:ilvl w:val="0"/>
                <w:numId w:val="237"/>
              </w:numPr>
            </w:pPr>
            <w:r>
              <w:t>Validate the provided functionality (--&gt; no dropped packets)</w:t>
            </w:r>
          </w:p>
          <w:p w:rsidR="00EF6E15" w:rsidRDefault="00EF6E15">
            <w:pPr>
              <w:pStyle w:val="TestCaseInfo"/>
              <w:numPr>
                <w:ilvl w:val="0"/>
                <w:numId w:val="237"/>
              </w:numPr>
            </w:pPr>
            <w:r>
              <w:lastRenderedPageBreak/>
              <w:t>Stop VNF (--&gt; time stamp)</w:t>
            </w:r>
          </w:p>
          <w:p w:rsidR="00EF6E15" w:rsidRDefault="00EF6E15">
            <w:pPr>
              <w:pStyle w:val="TestCaseInfo"/>
              <w:numPr>
                <w:ilvl w:val="0"/>
                <w:numId w:val="237"/>
              </w:numPr>
            </w:pPr>
            <w:r w:rsidRPr="00074BEF">
              <w:t xml:space="preserve">Validate VNF instantiation state is INSTANTIATED and VNF state is </w:t>
            </w:r>
            <w:r>
              <w:t xml:space="preserve">STOPPED </w:t>
            </w:r>
            <w:r w:rsidRPr="00074BEF">
              <w:t>(--&gt; time stamp when correct state reached)</w:t>
            </w:r>
          </w:p>
          <w:p w:rsidR="005A676A" w:rsidRDefault="005A676A" w:rsidP="0042061B">
            <w:pPr>
              <w:pStyle w:val="TestCaseInfo"/>
              <w:numPr>
                <w:ilvl w:val="0"/>
                <w:numId w:val="237"/>
              </w:numPr>
            </w:pPr>
            <w:r>
              <w:t>Ensure that no traffic flows once stop is completed (--&gt; time stamp)</w:t>
            </w:r>
          </w:p>
          <w:p w:rsidR="005A676A" w:rsidRDefault="005A676A" w:rsidP="0042061B">
            <w:pPr>
              <w:pStyle w:val="TestCaseInfo"/>
              <w:numPr>
                <w:ilvl w:val="0"/>
                <w:numId w:val="237"/>
              </w:numPr>
            </w:pPr>
            <w:r>
              <w:t>Stop Traffic Load</w:t>
            </w:r>
          </w:p>
          <w:p w:rsidR="005A676A" w:rsidRDefault="005A676A" w:rsidP="0042061B">
            <w:pPr>
              <w:pStyle w:val="TestCaseInfo"/>
              <w:numPr>
                <w:ilvl w:val="0"/>
                <w:numId w:val="237"/>
              </w:numPr>
            </w:pPr>
            <w:r>
              <w:t>Calculate the time for the deactivation (last time stamp arrival)</w:t>
            </w:r>
          </w:p>
          <w:p w:rsidR="005A676A" w:rsidRPr="00D921A2" w:rsidRDefault="005A676A" w:rsidP="0042061B">
            <w:pPr>
              <w:pStyle w:val="TestCaseInfo"/>
              <w:numPr>
                <w:ilvl w:val="0"/>
                <w:numId w:val="237"/>
              </w:numPr>
            </w:pPr>
            <w:r>
              <w:t>Terminate VNF</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735" w:name="_Toc454184423"/>
            <w:bookmarkStart w:id="2736" w:name="_Toc477880994"/>
            <w:r>
              <w:t>TC.VNF.STATE.STOP.003</w:t>
            </w:r>
            <w:r>
              <w:tab/>
            </w:r>
            <w:r w:rsidR="00EF0D52">
              <w:t>VNF Stop with normal</w:t>
            </w:r>
            <w:r w:rsidR="005A676A" w:rsidRPr="00AB496E">
              <w:t xml:space="preserve"> traffic load and measure stop time</w:t>
            </w:r>
            <w:bookmarkEnd w:id="2735"/>
            <w:bookmarkEnd w:id="2736"/>
          </w:p>
        </w:tc>
      </w:tr>
      <w:tr w:rsidR="005A676A" w:rsidTr="0021719D">
        <w:trPr>
          <w:trHeight w:val="54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deactivated under max traffic load, processes no packets after the deactivation and measure the deactivation time</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EF6E15" w:rsidP="0021719D">
            <w:pPr>
              <w:pStyle w:val="TestCaseInfo"/>
              <w:rPr>
                <w:lang w:eastAsia="zh-CN"/>
              </w:rPr>
            </w:pPr>
            <w:r>
              <w:rPr>
                <w:lang w:eastAsia="zh-CN"/>
              </w:rPr>
              <w:t xml:space="preserve">After the VNF is instantiated, the VNF state is “STARTED”. </w:t>
            </w:r>
            <w:r w:rsidR="005A676A">
              <w:rPr>
                <w:lang w:eastAsia="zh-CN"/>
              </w:rPr>
              <w:t xml:space="preserve">Via the </w:t>
            </w:r>
            <w:ins w:id="2737" w:author="Seggelke, Klaus" w:date="2017-03-17T10:10:00Z">
              <w:r w:rsidR="0042317D">
                <w:rPr>
                  <w:lang w:eastAsia="zh-CN"/>
                </w:rPr>
                <w:t>MANO (</w:t>
              </w:r>
            </w:ins>
            <w:r w:rsidR="005A676A">
              <w:rPr>
                <w:lang w:eastAsia="zh-CN"/>
              </w:rPr>
              <w:t xml:space="preserve">VNFM </w:t>
            </w:r>
            <w:r>
              <w:rPr>
                <w:lang w:eastAsia="zh-CN"/>
              </w:rPr>
              <w:t>or NFVO</w:t>
            </w:r>
            <w:ins w:id="2738" w:author="Seggelke, Klaus" w:date="2017-03-17T10:10:00Z">
              <w:r w:rsidR="0042317D">
                <w:rPr>
                  <w:lang w:eastAsia="zh-CN"/>
                </w:rPr>
                <w:t>)</w:t>
              </w:r>
            </w:ins>
            <w:r>
              <w:rPr>
                <w:lang w:eastAsia="zh-CN"/>
              </w:rPr>
              <w:t xml:space="preserve"> </w:t>
            </w:r>
            <w:r w:rsidR="005A676A">
              <w:rPr>
                <w:lang w:eastAsia="zh-CN"/>
              </w:rPr>
              <w:t>the command “Stop” is been issued to bring the VNF into an inactive state and validate the functionality has been deactivated by emitting packets and not packets should be processed at the end.</w:t>
            </w:r>
            <w:r w:rsidR="00EF0D52">
              <w:rPr>
                <w:lang w:eastAsia="zh-CN"/>
              </w:rPr>
              <w:t xml:space="preserve"> The traffic load does not cause a scaling event in the system, but it is close to the limit to cause a scaling event.</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stop. We may need to go through multiple iterations to get an average time.</w:t>
            </w:r>
          </w:p>
          <w:p w:rsidR="005A676A" w:rsidRDefault="005A676A" w:rsidP="0021719D">
            <w:pPr>
              <w:pStyle w:val="TestCaseInfo"/>
            </w:pPr>
            <w:r>
              <w:t>Sequence:</w:t>
            </w:r>
          </w:p>
          <w:p w:rsidR="00EF6E15" w:rsidRDefault="00EF6E15" w:rsidP="00EF6E15">
            <w:pPr>
              <w:pStyle w:val="TestCaseInfo"/>
            </w:pPr>
            <w:r>
              <w:t>Measure the time it takes for the stop. We may need to go through multiple iterations to get an average time.</w:t>
            </w:r>
          </w:p>
          <w:p w:rsidR="00EF6E15" w:rsidRDefault="00EF6E15" w:rsidP="00EF6E15">
            <w:pPr>
              <w:pStyle w:val="TestCaseInfo"/>
            </w:pPr>
            <w:r>
              <w:t>Sequence:</w:t>
            </w:r>
          </w:p>
          <w:p w:rsidR="00EF6E15" w:rsidRPr="00D921A2" w:rsidRDefault="00EF6E15" w:rsidP="00EF6E15">
            <w:pPr>
              <w:pStyle w:val="TestCaseInfo"/>
              <w:numPr>
                <w:ilvl w:val="0"/>
                <w:numId w:val="36"/>
              </w:numPr>
            </w:pPr>
            <w:r w:rsidRPr="00D921A2">
              <w:t>Instantiate the VNF without load</w:t>
            </w:r>
          </w:p>
          <w:p w:rsidR="00EF6E15" w:rsidRDefault="00EF6E15" w:rsidP="00EF6E15">
            <w:pPr>
              <w:pStyle w:val="TestCaseInfo"/>
              <w:numPr>
                <w:ilvl w:val="0"/>
                <w:numId w:val="36"/>
              </w:numPr>
            </w:pPr>
            <w:r w:rsidRPr="00074BEF">
              <w:t>Validate VNF instantiation state is INSTANTIATED and VNF state is STARTED (--&gt; time stamp when correct state reached)</w:t>
            </w:r>
          </w:p>
          <w:p w:rsidR="00EF6E15" w:rsidRDefault="00EF6E15" w:rsidP="00EF6E15">
            <w:pPr>
              <w:pStyle w:val="TestCaseInfo"/>
              <w:numPr>
                <w:ilvl w:val="0"/>
                <w:numId w:val="36"/>
              </w:numPr>
            </w:pPr>
            <w:r>
              <w:t xml:space="preserve">Start the </w:t>
            </w:r>
            <w:r w:rsidR="00A3254F">
              <w:t>normal</w:t>
            </w:r>
            <w:r>
              <w:t xml:space="preserve"> traffic load</w:t>
            </w:r>
          </w:p>
          <w:p w:rsidR="00EF6E15" w:rsidRDefault="00EF6E15" w:rsidP="00EF6E15">
            <w:pPr>
              <w:pStyle w:val="TestCaseInfo"/>
              <w:numPr>
                <w:ilvl w:val="0"/>
                <w:numId w:val="36"/>
              </w:numPr>
            </w:pPr>
            <w:r>
              <w:t>Validate the provided functionality (--&gt; no dropped packets)</w:t>
            </w:r>
          </w:p>
          <w:p w:rsidR="00EF6E15" w:rsidRDefault="00EF6E15" w:rsidP="00EF6E15">
            <w:pPr>
              <w:pStyle w:val="TestCaseInfo"/>
              <w:numPr>
                <w:ilvl w:val="0"/>
                <w:numId w:val="36"/>
              </w:numPr>
            </w:pPr>
            <w:r>
              <w:t>Stop VNF (--&gt; time stamp)</w:t>
            </w:r>
          </w:p>
          <w:p w:rsidR="00EF6E15" w:rsidRDefault="00EF6E15" w:rsidP="00EF6E15">
            <w:pPr>
              <w:pStyle w:val="TestCaseInfo"/>
              <w:numPr>
                <w:ilvl w:val="0"/>
                <w:numId w:val="36"/>
              </w:numPr>
            </w:pPr>
            <w:r w:rsidRPr="00074BEF">
              <w:t xml:space="preserve">Validate VNF instantiation state is INSTANTIATED and VNF state is </w:t>
            </w:r>
            <w:r>
              <w:t xml:space="preserve">STOPPED </w:t>
            </w:r>
            <w:r w:rsidRPr="00074BEF">
              <w:t>(--&gt; time stamp when correct state reached)</w:t>
            </w:r>
          </w:p>
          <w:p w:rsidR="00EF6E15" w:rsidRDefault="00EF6E15" w:rsidP="00EF6E15">
            <w:pPr>
              <w:pStyle w:val="TestCaseInfo"/>
              <w:numPr>
                <w:ilvl w:val="0"/>
                <w:numId w:val="36"/>
              </w:numPr>
            </w:pPr>
            <w:r>
              <w:t>Ensure that no traffic flows once stop is completed (--&gt; time stamp)</w:t>
            </w:r>
          </w:p>
          <w:p w:rsidR="00EF6E15" w:rsidRDefault="00EF6E15" w:rsidP="00EF6E15">
            <w:pPr>
              <w:pStyle w:val="TestCaseInfo"/>
              <w:numPr>
                <w:ilvl w:val="0"/>
                <w:numId w:val="36"/>
              </w:numPr>
            </w:pPr>
            <w:r>
              <w:t>Stop Traffic Load</w:t>
            </w:r>
          </w:p>
          <w:p w:rsidR="00EF6E15" w:rsidRDefault="00EF6E15" w:rsidP="00EF6E15">
            <w:pPr>
              <w:pStyle w:val="TestCaseInfo"/>
              <w:numPr>
                <w:ilvl w:val="0"/>
                <w:numId w:val="36"/>
              </w:numPr>
            </w:pPr>
            <w:r>
              <w:t>Calculate the time for the deactivation (last time stamp arrival)</w:t>
            </w:r>
          </w:p>
          <w:p w:rsidR="005A676A" w:rsidRPr="00D921A2" w:rsidRDefault="005A676A" w:rsidP="00EF6E15">
            <w:pPr>
              <w:pStyle w:val="TestCaseInfo"/>
              <w:numPr>
                <w:ilvl w:val="0"/>
                <w:numId w:val="36"/>
              </w:numPr>
            </w:pPr>
            <w:r>
              <w:t>Terminate VNF</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5A676A" w:rsidRDefault="005A676A" w:rsidP="005A676A">
      <w:pPr>
        <w:rPr>
          <w:lang w:eastAsia="zh-CN"/>
        </w:rPr>
      </w:pPr>
    </w:p>
    <w:p w:rsidR="005A676A" w:rsidRDefault="005A676A" w:rsidP="00C35DDF">
      <w:pPr>
        <w:pStyle w:val="Heading2"/>
      </w:pPr>
      <w:bookmarkStart w:id="2739" w:name="_Toc454184360"/>
      <w:bookmarkStart w:id="2740" w:name="_Toc477880890"/>
      <w:r>
        <w:lastRenderedPageBreak/>
        <w:t>VNF State Management: Termination</w:t>
      </w:r>
      <w:bookmarkEnd w:id="2739"/>
      <w:bookmarkEnd w:id="2740"/>
    </w:p>
    <w:p w:rsidR="005A676A" w:rsidRDefault="00EF0D52" w:rsidP="005A676A">
      <w:pPr>
        <w:rPr>
          <w:lang w:eastAsia="zh-CN"/>
        </w:rPr>
      </w:pPr>
      <w:r>
        <w:rPr>
          <w:lang w:eastAsia="zh-CN"/>
        </w:rPr>
        <w:t>Once a VNF is instantiated is has allocated and assigned resources. To free up the resources for an unused VNF, it must be terminated. This causes that all resources get released.</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741" w:name="_Toc454184425"/>
            <w:bookmarkStart w:id="2742" w:name="_Toc477880995"/>
            <w:r>
              <w:t>TC.VNF.STATE.TERM.001</w:t>
            </w:r>
            <w:r>
              <w:tab/>
            </w:r>
            <w:r w:rsidR="005A676A" w:rsidRPr="00B22467">
              <w:t xml:space="preserve">VNF terminate from </w:t>
            </w:r>
            <w:r w:rsidR="008D7F11">
              <w:t xml:space="preserve">VNF </w:t>
            </w:r>
            <w:r w:rsidR="005A676A" w:rsidRPr="00B22467">
              <w:t xml:space="preserve">state </w:t>
            </w:r>
            <w:r w:rsidR="008D7F11" w:rsidRPr="00074BEF">
              <w:t xml:space="preserve">STARTED </w:t>
            </w:r>
            <w:r w:rsidR="005A676A" w:rsidRPr="00B22467">
              <w:t>without traffic load</w:t>
            </w:r>
            <w:bookmarkEnd w:id="2741"/>
            <w:bookmarkEnd w:id="2742"/>
          </w:p>
        </w:tc>
      </w:tr>
      <w:tr w:rsidR="005A676A" w:rsidTr="0021719D">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w:t>
            </w:r>
            <w:r w:rsidR="008D7F11">
              <w:rPr>
                <w:lang w:eastAsia="zh-CN"/>
              </w:rPr>
              <w:t xml:space="preserve"> VNF</w:t>
            </w:r>
            <w:r>
              <w:rPr>
                <w:lang w:eastAsia="zh-CN"/>
              </w:rPr>
              <w:t xml:space="preserve"> state “</w:t>
            </w:r>
            <w:r w:rsidR="008D7F11" w:rsidRPr="00074BEF">
              <w:t>STARTED</w:t>
            </w:r>
            <w:r>
              <w:rPr>
                <w:lang w:eastAsia="zh-CN"/>
              </w:rPr>
              <w:t>” without traffic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 xml:space="preserve">After the VNF is </w:t>
            </w:r>
            <w:del w:id="2743" w:author="Seggelke, Klaus" w:date="2017-03-17T10:11:00Z">
              <w:r w:rsidDel="0042317D">
                <w:rPr>
                  <w:lang w:eastAsia="zh-CN"/>
                </w:rPr>
                <w:delText>instantiated ,</w:delText>
              </w:r>
            </w:del>
            <w:ins w:id="2744" w:author="Seggelke, Klaus" w:date="2017-03-17T10:11:00Z">
              <w:r w:rsidR="0042317D">
                <w:rPr>
                  <w:lang w:eastAsia="zh-CN"/>
                </w:rPr>
                <w:t>instantiated,</w:t>
              </w:r>
            </w:ins>
            <w:r>
              <w:rPr>
                <w:lang w:eastAsia="zh-CN"/>
              </w:rPr>
              <w:t xml:space="preserve"> the VNF state is “</w:t>
            </w:r>
            <w:r w:rsidR="008D7F11" w:rsidRPr="00074BEF">
              <w:t>STARTED</w:t>
            </w:r>
            <w:r>
              <w:rPr>
                <w:lang w:eastAsia="zh-CN"/>
              </w:rPr>
              <w:t xml:space="preserve">”. Via the </w:t>
            </w:r>
            <w:ins w:id="2745" w:author="Seggelke, Klaus" w:date="2017-03-17T10:11:00Z">
              <w:r w:rsidR="0042317D">
                <w:rPr>
                  <w:lang w:eastAsia="zh-CN"/>
                </w:rPr>
                <w:t>MANO (</w:t>
              </w:r>
            </w:ins>
            <w:r>
              <w:rPr>
                <w:lang w:eastAsia="zh-CN"/>
              </w:rPr>
              <w:t xml:space="preserve">VNFM </w:t>
            </w:r>
            <w:r w:rsidR="008D7F11">
              <w:rPr>
                <w:lang w:eastAsia="zh-CN"/>
              </w:rPr>
              <w:t>or NFVO</w:t>
            </w:r>
            <w:ins w:id="2746" w:author="Seggelke, Klaus" w:date="2017-03-17T10:11:00Z">
              <w:r w:rsidR="0042317D">
                <w:rPr>
                  <w:lang w:eastAsia="zh-CN"/>
                </w:rPr>
                <w:t>)</w:t>
              </w:r>
            </w:ins>
            <w:r w:rsidR="008D7F11">
              <w:rPr>
                <w:lang w:eastAsia="zh-CN"/>
              </w:rPr>
              <w:t xml:space="preserve"> </w:t>
            </w:r>
            <w:r>
              <w:rPr>
                <w:lang w:eastAsia="zh-CN"/>
              </w:rPr>
              <w:t>the command “Terminate” is been issued to remove the VNF. After completion of the termination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5A676A" w:rsidRDefault="005A676A" w:rsidP="0021719D">
            <w:pPr>
              <w:pStyle w:val="TestCaseInfo"/>
            </w:pPr>
            <w:r>
              <w:t>Sequence:</w:t>
            </w:r>
          </w:p>
          <w:p w:rsidR="008D7F11" w:rsidRPr="00D921A2" w:rsidRDefault="008D7F11" w:rsidP="008D7F11">
            <w:pPr>
              <w:pStyle w:val="TestCaseInfo"/>
              <w:numPr>
                <w:ilvl w:val="0"/>
                <w:numId w:val="38"/>
              </w:numPr>
            </w:pPr>
            <w:r w:rsidRPr="00D921A2">
              <w:t>Instantiate the VNF without load</w:t>
            </w:r>
          </w:p>
          <w:p w:rsidR="008D7F11" w:rsidRDefault="008D7F11" w:rsidP="008D7F11">
            <w:pPr>
              <w:pStyle w:val="TestCaseInfo"/>
              <w:numPr>
                <w:ilvl w:val="0"/>
                <w:numId w:val="38"/>
              </w:numPr>
            </w:pPr>
            <w:r w:rsidRPr="00074BEF">
              <w:t>Validate VNF instantiation state is INSTANTIATED and VNF state is STARTED (--&gt; time stamp when correct state reached)</w:t>
            </w:r>
          </w:p>
          <w:p w:rsidR="008D7F11" w:rsidRDefault="008D7F11" w:rsidP="008D7F11">
            <w:pPr>
              <w:pStyle w:val="TestCaseInfo"/>
              <w:numPr>
                <w:ilvl w:val="0"/>
                <w:numId w:val="38"/>
              </w:numPr>
            </w:pPr>
            <w:r>
              <w:t>Start the low traffic load</w:t>
            </w:r>
          </w:p>
          <w:p w:rsidR="008D7F11" w:rsidRDefault="008D7F11" w:rsidP="008D7F11">
            <w:pPr>
              <w:pStyle w:val="TestCaseInfo"/>
              <w:numPr>
                <w:ilvl w:val="0"/>
                <w:numId w:val="38"/>
              </w:numPr>
            </w:pPr>
            <w:r>
              <w:t>Validate the provided functionality (--&gt; no dropped packets)</w:t>
            </w:r>
          </w:p>
          <w:p w:rsidR="005A676A" w:rsidRDefault="005A676A" w:rsidP="008D7F11">
            <w:pPr>
              <w:pStyle w:val="TestCaseInfo"/>
              <w:numPr>
                <w:ilvl w:val="0"/>
                <w:numId w:val="38"/>
              </w:numPr>
            </w:pPr>
            <w:r>
              <w:t>Stop traffic load</w:t>
            </w:r>
          </w:p>
          <w:p w:rsidR="005A676A" w:rsidRDefault="005A676A" w:rsidP="008D7F11">
            <w:pPr>
              <w:pStyle w:val="TestCaseInfo"/>
              <w:numPr>
                <w:ilvl w:val="0"/>
                <w:numId w:val="38"/>
              </w:numPr>
            </w:pPr>
            <w:r>
              <w:t>Ensure that no traffic flows once stop is completed</w:t>
            </w:r>
          </w:p>
          <w:p w:rsidR="005A676A" w:rsidRDefault="005A676A" w:rsidP="008D7F11">
            <w:pPr>
              <w:pStyle w:val="TestCaseInfo"/>
              <w:numPr>
                <w:ilvl w:val="0"/>
                <w:numId w:val="38"/>
              </w:numPr>
            </w:pPr>
            <w:r>
              <w:t>Terminate VNF (--&gt; time stamp)</w:t>
            </w:r>
          </w:p>
          <w:p w:rsidR="005A676A" w:rsidRDefault="005A676A" w:rsidP="008D7F11">
            <w:pPr>
              <w:pStyle w:val="TestCaseInfo"/>
              <w:numPr>
                <w:ilvl w:val="0"/>
                <w:numId w:val="38"/>
              </w:numPr>
            </w:pPr>
            <w:r>
              <w:t>Validate VNF is terminate and all resources have been released (</w:t>
            </w:r>
            <w:r>
              <w:sym w:font="Wingdings" w:char="F0E0"/>
            </w:r>
            <w:r>
              <w:t xml:space="preserve"> time stamp)</w:t>
            </w:r>
          </w:p>
          <w:p w:rsidR="005A676A" w:rsidRPr="00D921A2" w:rsidRDefault="005A676A" w:rsidP="008D7F11">
            <w:pPr>
              <w:pStyle w:val="TestCaseInfo"/>
              <w:numPr>
                <w:ilvl w:val="0"/>
                <w:numId w:val="38"/>
              </w:numPr>
            </w:pPr>
            <w:r>
              <w:t>Calculate the time for the termination (last time stamp arrival)</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EF0D52" w:rsidRDefault="00EF0D52"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pPr>
              <w:pStyle w:val="TestCase"/>
            </w:pPr>
            <w:bookmarkStart w:id="2747" w:name="_Toc454184426"/>
            <w:bookmarkStart w:id="2748" w:name="_Toc477880996"/>
            <w:r>
              <w:t>TC.VNF.STATE.TERM.002</w:t>
            </w:r>
            <w:r>
              <w:tab/>
            </w:r>
            <w:r w:rsidR="005A676A" w:rsidRPr="00B22467">
              <w:t xml:space="preserve">VNF terminate from </w:t>
            </w:r>
            <w:r w:rsidR="00CF1120">
              <w:t xml:space="preserve">VNF </w:t>
            </w:r>
            <w:r w:rsidR="005A676A" w:rsidRPr="00B22467">
              <w:t xml:space="preserve">state </w:t>
            </w:r>
            <w:r w:rsidR="00AF688C">
              <w:t xml:space="preserve">STARTED </w:t>
            </w:r>
            <w:r w:rsidR="005A676A" w:rsidRPr="00B22467">
              <w:t>with low traffic load</w:t>
            </w:r>
            <w:bookmarkEnd w:id="2747"/>
            <w:bookmarkEnd w:id="2748"/>
          </w:p>
        </w:tc>
      </w:tr>
      <w:tr w:rsidR="005A676A" w:rsidTr="0021719D">
        <w:trPr>
          <w:trHeight w:val="44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pPr>
              <w:pStyle w:val="TestCaseInfo"/>
              <w:rPr>
                <w:lang w:eastAsia="zh-CN"/>
              </w:rPr>
            </w:pPr>
            <w:r>
              <w:rPr>
                <w:lang w:eastAsia="zh-CN"/>
              </w:rPr>
              <w:t xml:space="preserve">Verify VNF can be terminated in </w:t>
            </w:r>
            <w:r w:rsidR="008D7F11">
              <w:rPr>
                <w:lang w:eastAsia="zh-CN"/>
              </w:rPr>
              <w:t xml:space="preserve">VNF </w:t>
            </w:r>
            <w:r>
              <w:rPr>
                <w:lang w:eastAsia="zh-CN"/>
              </w:rPr>
              <w:t>state “</w:t>
            </w:r>
            <w:r w:rsidR="008D7F11">
              <w:rPr>
                <w:lang w:eastAsia="zh-CN"/>
              </w:rPr>
              <w:t>STARTED</w:t>
            </w:r>
            <w:r>
              <w:rPr>
                <w:lang w:eastAsia="zh-CN"/>
              </w:rPr>
              <w:t>” under low traffic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pPr>
              <w:pStyle w:val="TestCaseInfo"/>
              <w:rPr>
                <w:lang w:eastAsia="zh-CN"/>
              </w:rPr>
            </w:pPr>
            <w:r>
              <w:rPr>
                <w:lang w:eastAsia="zh-CN"/>
              </w:rPr>
              <w:t>After the VNF is instantiated, the VNF state is “</w:t>
            </w:r>
            <w:r w:rsidR="00AF688C">
              <w:rPr>
                <w:lang w:eastAsia="zh-CN"/>
              </w:rPr>
              <w:t>STARTED</w:t>
            </w:r>
            <w:r>
              <w:rPr>
                <w:lang w:eastAsia="zh-CN"/>
              </w:rPr>
              <w:t xml:space="preserve">”. Via the </w:t>
            </w:r>
            <w:ins w:id="2749" w:author="Seggelke, Klaus" w:date="2017-03-17T10:14:00Z">
              <w:r w:rsidR="005C0C08">
                <w:rPr>
                  <w:lang w:eastAsia="zh-CN"/>
                </w:rPr>
                <w:t>MANO (</w:t>
              </w:r>
            </w:ins>
            <w:r>
              <w:rPr>
                <w:lang w:eastAsia="zh-CN"/>
              </w:rPr>
              <w:t xml:space="preserve">VNFM </w:t>
            </w:r>
            <w:ins w:id="2750" w:author="Seggelke, Klaus" w:date="2017-03-17T10:14:00Z">
              <w:r w:rsidR="005C0C08">
                <w:rPr>
                  <w:lang w:eastAsia="zh-CN"/>
                </w:rPr>
                <w:t xml:space="preserve">or NFVO) </w:t>
              </w:r>
            </w:ins>
            <w:r>
              <w:rPr>
                <w:lang w:eastAsia="zh-CN"/>
              </w:rPr>
              <w:t>the command “Terminate” is been issued to remove the VNF while low traffic is generated. After completion of the termination all reserved vResources of the VNF must be released and no traffic should flow.</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5A676A" w:rsidRDefault="005A676A" w:rsidP="0021719D">
            <w:pPr>
              <w:pStyle w:val="TestCaseInfo"/>
            </w:pPr>
            <w:r>
              <w:t>Sequence:</w:t>
            </w:r>
          </w:p>
          <w:p w:rsidR="005A676A" w:rsidRDefault="00AF688C" w:rsidP="00AF688C">
            <w:pPr>
              <w:pStyle w:val="TestCaseInfo"/>
              <w:numPr>
                <w:ilvl w:val="0"/>
                <w:numId w:val="39"/>
              </w:numPr>
            </w:pPr>
            <w:r w:rsidRPr="00AF688C">
              <w:t>Instantiate VNF without load (--&gt; time stamp)</w:t>
            </w:r>
          </w:p>
          <w:p w:rsidR="005A676A" w:rsidRDefault="00AF688C" w:rsidP="00AF688C">
            <w:pPr>
              <w:pStyle w:val="TestCaseInfo"/>
              <w:numPr>
                <w:ilvl w:val="0"/>
                <w:numId w:val="39"/>
              </w:numPr>
            </w:pPr>
            <w:r w:rsidRPr="00AF688C">
              <w:t>Validate VNF instantiation state is INSTANTIATED and VNF state is STARTED (--&gt; time stamp when correct state reached)</w:t>
            </w:r>
          </w:p>
          <w:p w:rsidR="005A676A" w:rsidRDefault="005A676A" w:rsidP="00046106">
            <w:pPr>
              <w:pStyle w:val="TestCaseInfo"/>
              <w:numPr>
                <w:ilvl w:val="0"/>
                <w:numId w:val="39"/>
              </w:numPr>
            </w:pPr>
            <w:r>
              <w:t>Start the low traffic load</w:t>
            </w:r>
          </w:p>
          <w:p w:rsidR="005A676A" w:rsidRDefault="005A676A" w:rsidP="00046106">
            <w:pPr>
              <w:pStyle w:val="TestCaseInfo"/>
              <w:numPr>
                <w:ilvl w:val="0"/>
                <w:numId w:val="39"/>
              </w:numPr>
            </w:pPr>
            <w:r>
              <w:t>Validate the provided functionality and all traffic goes through (</w:t>
            </w:r>
            <w:r>
              <w:sym w:font="Wingdings" w:char="F0E0"/>
            </w:r>
            <w:r>
              <w:t xml:space="preserve"> no dropped packets)</w:t>
            </w:r>
          </w:p>
          <w:p w:rsidR="005A676A" w:rsidRDefault="005A676A" w:rsidP="00046106">
            <w:pPr>
              <w:pStyle w:val="TestCaseInfo"/>
              <w:numPr>
                <w:ilvl w:val="0"/>
                <w:numId w:val="39"/>
              </w:numPr>
            </w:pPr>
            <w:r>
              <w:t>Terminate VNF (</w:t>
            </w:r>
            <w:r>
              <w:sym w:font="Wingdings" w:char="F0E0"/>
            </w:r>
            <w:r>
              <w:t xml:space="preserve"> time stamp)</w:t>
            </w:r>
          </w:p>
          <w:p w:rsidR="005A676A" w:rsidRDefault="005A676A" w:rsidP="00046106">
            <w:pPr>
              <w:pStyle w:val="TestCaseInfo"/>
              <w:numPr>
                <w:ilvl w:val="0"/>
                <w:numId w:val="39"/>
              </w:numPr>
            </w:pPr>
            <w:r>
              <w:t>Validate VNF is terminate</w:t>
            </w:r>
            <w:r w:rsidR="00AF688C">
              <w:t>d</w:t>
            </w:r>
            <w:r>
              <w:t xml:space="preserve"> and all resources have been released</w:t>
            </w:r>
          </w:p>
          <w:p w:rsidR="005A676A" w:rsidRDefault="005A676A" w:rsidP="00046106">
            <w:pPr>
              <w:pStyle w:val="TestCaseInfo"/>
              <w:numPr>
                <w:ilvl w:val="0"/>
                <w:numId w:val="39"/>
              </w:numPr>
            </w:pPr>
            <w:r>
              <w:t>Ensure that no traffic flows once stop is completed</w:t>
            </w:r>
          </w:p>
          <w:p w:rsidR="00CF1120" w:rsidDel="005C0C08" w:rsidRDefault="005A676A" w:rsidP="00046106">
            <w:pPr>
              <w:pStyle w:val="TestCaseInfo"/>
              <w:numPr>
                <w:ilvl w:val="0"/>
                <w:numId w:val="39"/>
              </w:numPr>
              <w:rPr>
                <w:del w:id="2751" w:author="Seggelke, Klaus" w:date="2017-03-17T10:14:00Z"/>
              </w:rPr>
            </w:pPr>
            <w:r>
              <w:t>Calculate the time for the termination (</w:t>
            </w:r>
            <w:r>
              <w:sym w:font="Wingdings" w:char="F0E0"/>
            </w:r>
            <w:r>
              <w:t xml:space="preserve"> last time stamp arrival)</w:t>
            </w:r>
          </w:p>
          <w:p w:rsidR="005A676A" w:rsidRPr="00AF688C" w:rsidRDefault="005A676A">
            <w:pPr>
              <w:pStyle w:val="TestCaseInfo"/>
              <w:numPr>
                <w:ilvl w:val="0"/>
                <w:numId w:val="39"/>
              </w:numPr>
              <w:pPrChange w:id="2752" w:author="Seggelke, Klaus" w:date="2017-03-17T10:14:00Z">
                <w:pPr>
                  <w:pStyle w:val="TestCaseInfo"/>
                </w:pPr>
              </w:pPrChange>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E92B00">
            <w:pPr>
              <w:pStyle w:val="TestCase"/>
            </w:pPr>
            <w:bookmarkStart w:id="2753" w:name="_Toc454184427"/>
            <w:bookmarkStart w:id="2754" w:name="_Toc477880997"/>
            <w:r>
              <w:t>TC.VNF.STATE.TERM.00</w:t>
            </w:r>
            <w:r w:rsidR="00E92B00">
              <w:t>3</w:t>
            </w:r>
            <w:r>
              <w:tab/>
            </w:r>
            <w:r w:rsidR="005A676A" w:rsidRPr="00B22467">
              <w:t xml:space="preserve">VNF terminate from </w:t>
            </w:r>
            <w:r w:rsidR="00CF1120">
              <w:t xml:space="preserve">VNF </w:t>
            </w:r>
            <w:r w:rsidR="005A676A" w:rsidRPr="00B22467">
              <w:t xml:space="preserve">state </w:t>
            </w:r>
            <w:r w:rsidR="00CF1120">
              <w:t xml:space="preserve">STARTED </w:t>
            </w:r>
            <w:r w:rsidR="00CF1120" w:rsidRPr="00B22467">
              <w:t xml:space="preserve"> </w:t>
            </w:r>
            <w:r w:rsidR="005A676A" w:rsidRPr="00B22467">
              <w:t xml:space="preserve">with </w:t>
            </w:r>
            <w:r w:rsidR="00CF1120">
              <w:t>normal</w:t>
            </w:r>
            <w:r w:rsidR="00CF1120" w:rsidRPr="00B22467">
              <w:t xml:space="preserve"> </w:t>
            </w:r>
            <w:r w:rsidR="005A676A" w:rsidRPr="00B22467">
              <w:t>traffic load</w:t>
            </w:r>
            <w:bookmarkEnd w:id="2753"/>
            <w:bookmarkEnd w:id="2754"/>
          </w:p>
        </w:tc>
      </w:tr>
      <w:tr w:rsidR="005A676A" w:rsidTr="0021719D">
        <w:trPr>
          <w:trHeight w:val="51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w:t>
            </w:r>
            <w:r w:rsidR="008D7F11">
              <w:rPr>
                <w:lang w:eastAsia="zh-CN"/>
              </w:rPr>
              <w:t>STARTED</w:t>
            </w:r>
            <w:r>
              <w:rPr>
                <w:lang w:eastAsia="zh-CN"/>
              </w:rPr>
              <w:t xml:space="preserve">” under </w:t>
            </w:r>
            <w:r w:rsidR="00CF1120">
              <w:rPr>
                <w:lang w:eastAsia="zh-CN"/>
              </w:rPr>
              <w:t>normal</w:t>
            </w:r>
            <w:r>
              <w:rPr>
                <w:lang w:eastAsia="zh-CN"/>
              </w:rPr>
              <w:t xml:space="preserve"> traffic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the VNF state is “</w:t>
            </w:r>
            <w:r w:rsidR="008D7F11">
              <w:rPr>
                <w:lang w:eastAsia="zh-CN"/>
              </w:rPr>
              <w:t>STARTED</w:t>
            </w:r>
            <w:r>
              <w:rPr>
                <w:lang w:eastAsia="zh-CN"/>
              </w:rPr>
              <w:t>”. Via the</w:t>
            </w:r>
            <w:ins w:id="2755" w:author="Seggelke, Klaus" w:date="2017-03-17T10:29:00Z">
              <w:r w:rsidR="006D3AE3">
                <w:rPr>
                  <w:lang w:eastAsia="zh-CN"/>
                </w:rPr>
                <w:t xml:space="preserve"> MANO (</w:t>
              </w:r>
            </w:ins>
            <w:del w:id="2756" w:author="Seggelke, Klaus" w:date="2017-03-17T10:29:00Z">
              <w:r w:rsidDel="006D3AE3">
                <w:rPr>
                  <w:lang w:eastAsia="zh-CN"/>
                </w:rPr>
                <w:delText xml:space="preserve"> </w:delText>
              </w:r>
            </w:del>
            <w:r>
              <w:rPr>
                <w:lang w:eastAsia="zh-CN"/>
              </w:rPr>
              <w:t xml:space="preserve">VNFM </w:t>
            </w:r>
            <w:r w:rsidR="008D7F11">
              <w:rPr>
                <w:lang w:eastAsia="zh-CN"/>
              </w:rPr>
              <w:t>or NFVO</w:t>
            </w:r>
            <w:ins w:id="2757" w:author="Seggelke, Klaus" w:date="2017-03-17T10:29:00Z">
              <w:r w:rsidR="006D3AE3">
                <w:rPr>
                  <w:lang w:eastAsia="zh-CN"/>
                </w:rPr>
                <w:t>)</w:t>
              </w:r>
            </w:ins>
            <w:r w:rsidR="008D7F11">
              <w:rPr>
                <w:lang w:eastAsia="zh-CN"/>
              </w:rPr>
              <w:t xml:space="preserve"> </w:t>
            </w:r>
            <w:r>
              <w:rPr>
                <w:lang w:eastAsia="zh-CN"/>
              </w:rPr>
              <w:t xml:space="preserve">the command “Terminate” is been issued to remove the VNF while </w:t>
            </w:r>
            <w:r w:rsidR="00CF1120">
              <w:rPr>
                <w:lang w:eastAsia="zh-CN"/>
              </w:rPr>
              <w:t>normal</w:t>
            </w:r>
            <w:r>
              <w:rPr>
                <w:lang w:eastAsia="zh-CN"/>
              </w:rPr>
              <w:t xml:space="preserve"> traffic is generated. After completion of the termination all reserved vResources of the VNF must be released and no traffic should flow.</w:t>
            </w:r>
            <w:r w:rsidR="00B52009">
              <w:rPr>
                <w:lang w:eastAsia="zh-CN"/>
              </w:rPr>
              <w:t xml:space="preserve"> The traffic load does not cause a scaling event in the system, but it is close to the limit to cause a scaling event.</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5A676A" w:rsidRDefault="005A676A" w:rsidP="0021719D">
            <w:pPr>
              <w:pStyle w:val="TestCaseInfo"/>
            </w:pPr>
            <w:r>
              <w:t>Sequence:</w:t>
            </w:r>
          </w:p>
          <w:p w:rsidR="00CF1120" w:rsidRDefault="00CF1120" w:rsidP="00CF1120">
            <w:pPr>
              <w:pStyle w:val="TestCaseInfo"/>
              <w:numPr>
                <w:ilvl w:val="0"/>
                <w:numId w:val="40"/>
              </w:numPr>
            </w:pPr>
            <w:r w:rsidRPr="00AF688C">
              <w:t>Instantiate VNF without load (--&gt; time stamp)</w:t>
            </w:r>
          </w:p>
          <w:p w:rsidR="00CF1120" w:rsidRDefault="00CF1120" w:rsidP="00CF1120">
            <w:pPr>
              <w:pStyle w:val="TestCaseInfo"/>
              <w:numPr>
                <w:ilvl w:val="0"/>
                <w:numId w:val="40"/>
              </w:numPr>
            </w:pPr>
            <w:r w:rsidRPr="00AF688C">
              <w:t>Validate VNF instantiation state is INSTANTIATED and VNF state is STARTED (--&gt; time stamp when correct state reached)</w:t>
            </w:r>
          </w:p>
          <w:p w:rsidR="00CF1120" w:rsidRDefault="00CF1120" w:rsidP="00CF1120">
            <w:pPr>
              <w:pStyle w:val="TestCaseInfo"/>
              <w:numPr>
                <w:ilvl w:val="0"/>
                <w:numId w:val="40"/>
              </w:numPr>
            </w:pPr>
            <w:r>
              <w:t>Start the normal traffic load</w:t>
            </w:r>
          </w:p>
          <w:p w:rsidR="00CF1120" w:rsidRDefault="00CF1120" w:rsidP="00CF1120">
            <w:pPr>
              <w:pStyle w:val="TestCaseInfo"/>
              <w:numPr>
                <w:ilvl w:val="0"/>
                <w:numId w:val="40"/>
              </w:numPr>
            </w:pPr>
            <w:r>
              <w:t>Validate the provided functionality and all traffic goes through (</w:t>
            </w:r>
            <w:r>
              <w:sym w:font="Wingdings" w:char="F0E0"/>
            </w:r>
            <w:r>
              <w:t xml:space="preserve"> no dropped packets)</w:t>
            </w:r>
          </w:p>
          <w:p w:rsidR="00CF1120" w:rsidRDefault="00CF1120" w:rsidP="00CF1120">
            <w:pPr>
              <w:pStyle w:val="TestCaseInfo"/>
              <w:numPr>
                <w:ilvl w:val="0"/>
                <w:numId w:val="40"/>
              </w:numPr>
            </w:pPr>
            <w:r>
              <w:t>Terminate VNF (</w:t>
            </w:r>
            <w:r>
              <w:sym w:font="Wingdings" w:char="F0E0"/>
            </w:r>
            <w:r>
              <w:t xml:space="preserve"> time stamp)</w:t>
            </w:r>
          </w:p>
          <w:p w:rsidR="00CF1120" w:rsidRDefault="00CF1120" w:rsidP="00CF1120">
            <w:pPr>
              <w:pStyle w:val="TestCaseInfo"/>
              <w:numPr>
                <w:ilvl w:val="0"/>
                <w:numId w:val="40"/>
              </w:numPr>
            </w:pPr>
            <w:r>
              <w:t>Validate VNF is terminated and all resources have been released</w:t>
            </w:r>
          </w:p>
          <w:p w:rsidR="00CF1120" w:rsidRDefault="00CF1120" w:rsidP="00CF1120">
            <w:pPr>
              <w:pStyle w:val="TestCaseInfo"/>
              <w:numPr>
                <w:ilvl w:val="0"/>
                <w:numId w:val="40"/>
              </w:numPr>
            </w:pPr>
            <w:r>
              <w:t>Ensure that no traffic flows once stop is completed</w:t>
            </w:r>
          </w:p>
          <w:p w:rsidR="00CF1120" w:rsidDel="006D3AE3" w:rsidRDefault="00CF1120" w:rsidP="00CF1120">
            <w:pPr>
              <w:pStyle w:val="TestCaseInfo"/>
              <w:numPr>
                <w:ilvl w:val="0"/>
                <w:numId w:val="40"/>
              </w:numPr>
              <w:rPr>
                <w:del w:id="2758" w:author="Seggelke, Klaus" w:date="2017-03-17T10:29:00Z"/>
              </w:rPr>
            </w:pPr>
            <w:r>
              <w:t>Calculate the time for the termination (</w:t>
            </w:r>
            <w:r>
              <w:sym w:font="Wingdings" w:char="F0E0"/>
            </w:r>
            <w:r>
              <w:t xml:space="preserve"> last time stamp arrival)</w:t>
            </w:r>
          </w:p>
          <w:p w:rsidR="005A676A" w:rsidRPr="00D921A2" w:rsidRDefault="005A676A">
            <w:pPr>
              <w:pStyle w:val="TestCaseInfo"/>
              <w:numPr>
                <w:ilvl w:val="0"/>
                <w:numId w:val="40"/>
              </w:numPr>
              <w:pPrChange w:id="2759" w:author="Seggelke, Klaus" w:date="2017-03-17T10:29:00Z">
                <w:pPr>
                  <w:pStyle w:val="TestCaseInfo"/>
                </w:pPr>
              </w:pPrChange>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pPr>
              <w:pStyle w:val="TestCase"/>
            </w:pPr>
            <w:bookmarkStart w:id="2760" w:name="_Toc454184428"/>
            <w:bookmarkStart w:id="2761" w:name="_Toc477880998"/>
            <w:r>
              <w:t>TC.VNF.STATE.TERM.00</w:t>
            </w:r>
            <w:r w:rsidR="00E92B00">
              <w:t>4</w:t>
            </w:r>
            <w:r>
              <w:tab/>
            </w:r>
            <w:r w:rsidR="005A676A" w:rsidRPr="006E0457">
              <w:t xml:space="preserve">VNF terminate from state </w:t>
            </w:r>
            <w:r w:rsidR="00CF1120">
              <w:t xml:space="preserve">STOPPED </w:t>
            </w:r>
            <w:r w:rsidR="005A676A" w:rsidRPr="006E0457">
              <w:t>without load</w:t>
            </w:r>
            <w:bookmarkEnd w:id="2760"/>
            <w:bookmarkEnd w:id="2761"/>
          </w:p>
        </w:tc>
      </w:tr>
      <w:tr w:rsidR="005A676A" w:rsidTr="0021719D">
        <w:trPr>
          <w:trHeight w:val="49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w:t>
            </w:r>
            <w:r w:rsidR="00CF1120">
              <w:rPr>
                <w:lang w:eastAsia="zh-CN"/>
              </w:rPr>
              <w:t>STOPPED</w:t>
            </w:r>
            <w:r>
              <w:rPr>
                <w:lang w:eastAsia="zh-CN"/>
              </w:rPr>
              <w:t>” without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configured, the VNF state is “</w:t>
            </w:r>
            <w:r w:rsidR="00CF1120">
              <w:rPr>
                <w:lang w:eastAsia="zh-CN"/>
              </w:rPr>
              <w:t>STARTED</w:t>
            </w:r>
            <w:r>
              <w:rPr>
                <w:lang w:eastAsia="zh-CN"/>
              </w:rPr>
              <w:t xml:space="preserve">”. </w:t>
            </w:r>
            <w:r w:rsidR="00CF1120">
              <w:rPr>
                <w:lang w:eastAsia="zh-CN"/>
              </w:rPr>
              <w:t xml:space="preserve">A command stop must be issued to get the VNF into the VNF state “STOPPED”. </w:t>
            </w:r>
            <w:r>
              <w:rPr>
                <w:lang w:eastAsia="zh-CN"/>
              </w:rPr>
              <w:t xml:space="preserve">Via the </w:t>
            </w:r>
            <w:ins w:id="2762" w:author="Seggelke, Klaus" w:date="2017-03-17T10:29:00Z">
              <w:r w:rsidR="006D3AE3">
                <w:rPr>
                  <w:lang w:eastAsia="zh-CN"/>
                </w:rPr>
                <w:t>MANO (</w:t>
              </w:r>
            </w:ins>
            <w:r>
              <w:rPr>
                <w:lang w:eastAsia="zh-CN"/>
              </w:rPr>
              <w:t xml:space="preserve">VNFM </w:t>
            </w:r>
            <w:r w:rsidR="00CF1120">
              <w:rPr>
                <w:lang w:eastAsia="zh-CN"/>
              </w:rPr>
              <w:t>or NFVO</w:t>
            </w:r>
            <w:ins w:id="2763" w:author="Seggelke, Klaus" w:date="2017-03-17T10:30:00Z">
              <w:r w:rsidR="006D3AE3">
                <w:rPr>
                  <w:lang w:eastAsia="zh-CN"/>
                </w:rPr>
                <w:t>)</w:t>
              </w:r>
            </w:ins>
            <w:r w:rsidR="00CF1120">
              <w:rPr>
                <w:lang w:eastAsia="zh-CN"/>
              </w:rPr>
              <w:t xml:space="preserve"> </w:t>
            </w:r>
            <w:r>
              <w:rPr>
                <w:lang w:eastAsia="zh-CN"/>
              </w:rPr>
              <w:t>the command “Terminate” is been issued to remove the VNF without traffic. After completion of the termination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B52009" w:rsidRDefault="00B52009" w:rsidP="0021719D">
            <w:pPr>
              <w:pStyle w:val="TestCaseInfo"/>
            </w:pPr>
            <w:r>
              <w:t>Sequence:</w:t>
            </w:r>
          </w:p>
          <w:p w:rsidR="00CF1120" w:rsidRPr="00D921A2" w:rsidRDefault="00CF1120" w:rsidP="0004053A">
            <w:pPr>
              <w:pStyle w:val="TestCaseInfo"/>
              <w:numPr>
                <w:ilvl w:val="0"/>
                <w:numId w:val="41"/>
              </w:numPr>
            </w:pPr>
            <w:r w:rsidRPr="00D921A2">
              <w:t>Instantiate the VNF without load</w:t>
            </w:r>
          </w:p>
          <w:p w:rsidR="00CF1120" w:rsidRDefault="00CF1120" w:rsidP="0004053A">
            <w:pPr>
              <w:pStyle w:val="TestCaseInfo"/>
              <w:numPr>
                <w:ilvl w:val="0"/>
                <w:numId w:val="41"/>
              </w:numPr>
            </w:pPr>
            <w:r w:rsidRPr="00074BEF">
              <w:t>Validate VNF instantiation state is INSTANTIATED and VNF state is STARTED (--&gt; time stamp when correct state reached)</w:t>
            </w:r>
          </w:p>
          <w:p w:rsidR="00CF1120" w:rsidRDefault="00CF1120" w:rsidP="0004053A">
            <w:pPr>
              <w:pStyle w:val="TestCaseInfo"/>
              <w:numPr>
                <w:ilvl w:val="0"/>
                <w:numId w:val="41"/>
              </w:numPr>
            </w:pPr>
            <w:r>
              <w:t>Start the low traffic load</w:t>
            </w:r>
          </w:p>
          <w:p w:rsidR="00CF1120" w:rsidRDefault="00CF1120" w:rsidP="0004053A">
            <w:pPr>
              <w:pStyle w:val="TestCaseInfo"/>
              <w:numPr>
                <w:ilvl w:val="0"/>
                <w:numId w:val="41"/>
              </w:numPr>
            </w:pPr>
            <w:r>
              <w:t>Validate the provided functionality (--&gt; no dropped packets)</w:t>
            </w:r>
          </w:p>
          <w:p w:rsidR="0004053A" w:rsidRDefault="0004053A" w:rsidP="0004053A">
            <w:pPr>
              <w:pStyle w:val="TestCaseInfo"/>
              <w:numPr>
                <w:ilvl w:val="0"/>
                <w:numId w:val="41"/>
              </w:numPr>
            </w:pPr>
            <w:r>
              <w:t>Stop traffic</w:t>
            </w:r>
          </w:p>
          <w:p w:rsidR="0004053A" w:rsidRDefault="0004053A" w:rsidP="0004053A">
            <w:pPr>
              <w:pStyle w:val="TestCaseInfo"/>
              <w:numPr>
                <w:ilvl w:val="0"/>
                <w:numId w:val="41"/>
              </w:numPr>
            </w:pPr>
            <w:r>
              <w:t>Validate no traffic goes through</w:t>
            </w:r>
          </w:p>
          <w:p w:rsidR="00CF1120" w:rsidRDefault="00CF1120" w:rsidP="0004053A">
            <w:pPr>
              <w:pStyle w:val="TestCaseInfo"/>
              <w:numPr>
                <w:ilvl w:val="0"/>
                <w:numId w:val="41"/>
              </w:numPr>
            </w:pPr>
            <w:r>
              <w:t>Stop VNF (--&gt; time stamp)</w:t>
            </w:r>
          </w:p>
          <w:p w:rsidR="00CF1120" w:rsidRDefault="00CF1120" w:rsidP="0004053A">
            <w:pPr>
              <w:pStyle w:val="TestCaseInfo"/>
              <w:numPr>
                <w:ilvl w:val="0"/>
                <w:numId w:val="41"/>
              </w:numPr>
            </w:pPr>
            <w:r w:rsidRPr="00074BEF">
              <w:t xml:space="preserve">Validate VNF instantiation state is INSTANTIATED and VNF state is </w:t>
            </w:r>
            <w:r>
              <w:t xml:space="preserve">STOPPED </w:t>
            </w:r>
            <w:r w:rsidRPr="00074BEF">
              <w:t>(--&gt; time stamp when correct state reached)</w:t>
            </w:r>
          </w:p>
          <w:p w:rsidR="005A676A" w:rsidRDefault="005A676A" w:rsidP="0004053A">
            <w:pPr>
              <w:pStyle w:val="TestCaseInfo"/>
              <w:numPr>
                <w:ilvl w:val="0"/>
                <w:numId w:val="41"/>
              </w:numPr>
            </w:pPr>
            <w:r>
              <w:t>Validate VNF is terminate and all resources have been released (--&gt; time stamp)</w:t>
            </w:r>
          </w:p>
          <w:p w:rsidR="005A676A" w:rsidRPr="00D921A2" w:rsidRDefault="005A676A" w:rsidP="0004053A">
            <w:pPr>
              <w:pStyle w:val="TestCaseInfo"/>
              <w:numPr>
                <w:ilvl w:val="0"/>
                <w:numId w:val="41"/>
              </w:numPr>
            </w:pPr>
            <w:r>
              <w:t>Calculate the time for the termination</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Change w:id="2764">
          <w:tblGrid>
            <w:gridCol w:w="1351"/>
            <w:gridCol w:w="7979"/>
          </w:tblGrid>
        </w:tblGridChange>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pPr>
              <w:pStyle w:val="TestCase"/>
            </w:pPr>
            <w:bookmarkStart w:id="2765" w:name="_Toc454184429"/>
            <w:bookmarkStart w:id="2766" w:name="_Toc477880999"/>
            <w:r>
              <w:t>TC.VNF.STATE.TERM.00</w:t>
            </w:r>
            <w:r w:rsidR="00E92B00">
              <w:t>5</w:t>
            </w:r>
            <w:r>
              <w:tab/>
            </w:r>
            <w:r w:rsidR="005A676A" w:rsidRPr="006E0457">
              <w:t xml:space="preserve">VNF terminate from </w:t>
            </w:r>
            <w:r w:rsidR="00CF1120">
              <w:t xml:space="preserve">VNF </w:t>
            </w:r>
            <w:r w:rsidR="005A676A" w:rsidRPr="006E0457">
              <w:t xml:space="preserve">state </w:t>
            </w:r>
            <w:r w:rsidR="00CF1120">
              <w:t>STOPPED</w:t>
            </w:r>
            <w:r w:rsidR="00CF1120" w:rsidRPr="006E0457">
              <w:t xml:space="preserve"> </w:t>
            </w:r>
            <w:r w:rsidR="005A676A" w:rsidRPr="006E0457">
              <w:t xml:space="preserve">with </w:t>
            </w:r>
            <w:ins w:id="2767" w:author="Seggelke, Klaus" w:date="2017-03-17T10:30:00Z">
              <w:r w:rsidR="006D3AE3">
                <w:t xml:space="preserve">low traffic </w:t>
              </w:r>
            </w:ins>
            <w:r w:rsidR="005A676A" w:rsidRPr="006E0457">
              <w:t>load</w:t>
            </w:r>
            <w:bookmarkEnd w:id="2765"/>
            <w:bookmarkEnd w:id="2766"/>
          </w:p>
        </w:tc>
      </w:tr>
      <w:tr w:rsidR="005A676A" w:rsidTr="0021719D">
        <w:trPr>
          <w:trHeight w:val="51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 xml:space="preserve">Verify VNF can be terminated in </w:t>
            </w:r>
            <w:r w:rsidR="00CF1120">
              <w:rPr>
                <w:lang w:eastAsia="zh-CN"/>
              </w:rPr>
              <w:t xml:space="preserve">VNF </w:t>
            </w:r>
            <w:r>
              <w:rPr>
                <w:lang w:eastAsia="zh-CN"/>
              </w:rPr>
              <w:t>state “</w:t>
            </w:r>
            <w:r w:rsidR="00CF1120">
              <w:rPr>
                <w:lang w:eastAsia="zh-CN"/>
              </w:rPr>
              <w:t>STOPPED</w:t>
            </w:r>
            <w:r>
              <w:rPr>
                <w:lang w:eastAsia="zh-CN"/>
              </w:rPr>
              <w:t xml:space="preserve">” with </w:t>
            </w:r>
            <w:ins w:id="2768" w:author="Seggelke, Klaus" w:date="2017-03-17T10:30:00Z">
              <w:r w:rsidR="006D3AE3">
                <w:rPr>
                  <w:lang w:eastAsia="zh-CN"/>
                </w:rPr>
                <w:t xml:space="preserve">low traffic </w:t>
              </w:r>
            </w:ins>
            <w:r>
              <w:rPr>
                <w:lang w:eastAsia="zh-CN"/>
              </w:rPr>
              <w:t>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configured, the VNF state is “</w:t>
            </w:r>
            <w:r w:rsidR="00CF1120">
              <w:rPr>
                <w:lang w:eastAsia="zh-CN"/>
              </w:rPr>
              <w:t>STARTED</w:t>
            </w:r>
            <w:r>
              <w:rPr>
                <w:lang w:eastAsia="zh-CN"/>
              </w:rPr>
              <w:t xml:space="preserve">”. </w:t>
            </w:r>
            <w:r w:rsidR="00CF1120">
              <w:rPr>
                <w:lang w:eastAsia="zh-CN"/>
              </w:rPr>
              <w:t xml:space="preserve">A command stop must be issued to get the VNF into the VNF state “STOPPED”. </w:t>
            </w:r>
            <w:r>
              <w:rPr>
                <w:lang w:eastAsia="zh-CN"/>
              </w:rPr>
              <w:t xml:space="preserve">Via the </w:t>
            </w:r>
            <w:ins w:id="2769" w:author="Seggelke, Klaus" w:date="2017-03-17T10:30:00Z">
              <w:r w:rsidR="006D3AE3">
                <w:rPr>
                  <w:lang w:eastAsia="zh-CN"/>
                </w:rPr>
                <w:t>MANO (</w:t>
              </w:r>
            </w:ins>
            <w:r>
              <w:rPr>
                <w:lang w:eastAsia="zh-CN"/>
              </w:rPr>
              <w:t xml:space="preserve">VNFM </w:t>
            </w:r>
            <w:r w:rsidR="00CF1120">
              <w:rPr>
                <w:lang w:eastAsia="zh-CN"/>
              </w:rPr>
              <w:t>or NFVO</w:t>
            </w:r>
            <w:ins w:id="2770" w:author="Seggelke, Klaus" w:date="2017-03-17T10:31:00Z">
              <w:r w:rsidR="006D3AE3">
                <w:rPr>
                  <w:lang w:eastAsia="zh-CN"/>
                </w:rPr>
                <w:t>)</w:t>
              </w:r>
            </w:ins>
            <w:r w:rsidR="00CF1120">
              <w:rPr>
                <w:lang w:eastAsia="zh-CN"/>
              </w:rPr>
              <w:t xml:space="preserve"> </w:t>
            </w:r>
            <w:r>
              <w:rPr>
                <w:lang w:eastAsia="zh-CN"/>
              </w:rPr>
              <w:t>the command “Terminate” is been issued to remove the VNF. Traffic is generated at the same time to check if the VNF would temporarily go into a state “</w:t>
            </w:r>
            <w:r w:rsidR="0004053A">
              <w:rPr>
                <w:lang w:eastAsia="zh-CN"/>
              </w:rPr>
              <w:t>STARTED</w:t>
            </w:r>
            <w:r>
              <w:rPr>
                <w:lang w:eastAsia="zh-CN"/>
              </w:rPr>
              <w:t>”. After completion of the termination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lastRenderedPageBreak/>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6D3AE3">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Change w:id="2771" w:author="Seggelke, Klaus" w:date="2017-03-17T10:31:00Z">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
          </w:tblPrExChange>
        </w:tblPrEx>
        <w:trPr>
          <w:trHeight w:val="715"/>
          <w:trPrChange w:id="2772" w:author="Seggelke, Klaus" w:date="2017-03-17T10:31:00Z">
            <w:trPr>
              <w:trHeight w:val="1075"/>
            </w:trPr>
          </w:trPrChange>
        </w:trPr>
        <w:tc>
          <w:tcPr>
            <w:tcW w:w="1351" w:type="dxa"/>
            <w:tcBorders>
              <w:top w:val="single" w:sz="2" w:space="0" w:color="auto"/>
              <w:left w:val="single" w:sz="2" w:space="0" w:color="auto"/>
              <w:bottom w:val="single" w:sz="2" w:space="0" w:color="auto"/>
              <w:right w:val="single" w:sz="2" w:space="0" w:color="auto"/>
            </w:tcBorders>
            <w:vAlign w:val="center"/>
            <w:hideMark/>
            <w:tcPrChange w:id="2773" w:author="Seggelke, Klaus" w:date="2017-03-17T10:31:00Z">
              <w:tcPr>
                <w:tcW w:w="1351" w:type="dxa"/>
                <w:tcBorders>
                  <w:top w:val="single" w:sz="2" w:space="0" w:color="auto"/>
                  <w:left w:val="single" w:sz="2" w:space="0" w:color="auto"/>
                  <w:bottom w:val="single" w:sz="2" w:space="0" w:color="auto"/>
                  <w:right w:val="single" w:sz="2" w:space="0" w:color="auto"/>
                </w:tcBorders>
                <w:vAlign w:val="center"/>
                <w:hideMark/>
              </w:tcPr>
            </w:tcPrChange>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Change w:id="2774" w:author="Seggelke, Klaus" w:date="2017-03-17T10:31:00Z">
              <w:tcPr>
                <w:tcW w:w="7979" w:type="dxa"/>
                <w:tcBorders>
                  <w:top w:val="single" w:sz="2" w:space="0" w:color="auto"/>
                  <w:left w:val="single" w:sz="2" w:space="0" w:color="auto"/>
                  <w:bottom w:val="single" w:sz="2" w:space="0" w:color="auto"/>
                  <w:right w:val="single" w:sz="2" w:space="0" w:color="auto"/>
                </w:tcBorders>
              </w:tcPr>
            </w:tcPrChange>
          </w:tcPr>
          <w:p w:rsidR="005A676A" w:rsidRDefault="005A676A" w:rsidP="0021719D">
            <w:pPr>
              <w:pStyle w:val="TestCaseInfo"/>
            </w:pPr>
            <w:r>
              <w:t>Measure the time it takes for the termination. We may need to go through multiple iterations to get an average time.</w:t>
            </w:r>
          </w:p>
          <w:p w:rsidR="00B52009" w:rsidRDefault="00B52009" w:rsidP="0021719D">
            <w:pPr>
              <w:pStyle w:val="TestCaseInfo"/>
            </w:pPr>
            <w:r>
              <w:t>Sequence:</w:t>
            </w:r>
          </w:p>
          <w:p w:rsidR="0004053A" w:rsidRPr="00D921A2" w:rsidRDefault="0004053A" w:rsidP="0004053A">
            <w:pPr>
              <w:pStyle w:val="TestCaseInfo"/>
              <w:numPr>
                <w:ilvl w:val="0"/>
                <w:numId w:val="42"/>
              </w:numPr>
            </w:pPr>
            <w:r w:rsidRPr="00D921A2">
              <w:t>Instantiate the VNF without load</w:t>
            </w:r>
          </w:p>
          <w:p w:rsidR="0004053A" w:rsidRDefault="0004053A" w:rsidP="0004053A">
            <w:pPr>
              <w:pStyle w:val="TestCaseInfo"/>
              <w:numPr>
                <w:ilvl w:val="0"/>
                <w:numId w:val="42"/>
              </w:numPr>
            </w:pPr>
            <w:r w:rsidRPr="00074BEF">
              <w:t>Validate VNF instantiation state is INSTANTIATED and VNF state is STARTED (--&gt; time stamp when correct state reached)</w:t>
            </w:r>
          </w:p>
          <w:p w:rsidR="0004053A" w:rsidRDefault="0004053A" w:rsidP="0004053A">
            <w:pPr>
              <w:pStyle w:val="TestCaseInfo"/>
              <w:numPr>
                <w:ilvl w:val="0"/>
                <w:numId w:val="42"/>
              </w:numPr>
            </w:pPr>
            <w:r>
              <w:t>Start the low traffic load</w:t>
            </w:r>
          </w:p>
          <w:p w:rsidR="0004053A" w:rsidRDefault="0004053A" w:rsidP="0004053A">
            <w:pPr>
              <w:pStyle w:val="TestCaseInfo"/>
              <w:numPr>
                <w:ilvl w:val="0"/>
                <w:numId w:val="42"/>
              </w:numPr>
            </w:pPr>
            <w:r>
              <w:t>Validate the provided functionality (--&gt; no dropped packets)</w:t>
            </w:r>
          </w:p>
          <w:p w:rsidR="0004053A" w:rsidRDefault="0004053A" w:rsidP="0004053A">
            <w:pPr>
              <w:pStyle w:val="TestCaseInfo"/>
              <w:numPr>
                <w:ilvl w:val="0"/>
                <w:numId w:val="42"/>
              </w:numPr>
            </w:pPr>
            <w:r>
              <w:t>Stop VNF (--&gt; time stamp)</w:t>
            </w:r>
          </w:p>
          <w:p w:rsidR="0004053A" w:rsidRDefault="0004053A" w:rsidP="0004053A">
            <w:pPr>
              <w:pStyle w:val="TestCaseInfo"/>
              <w:numPr>
                <w:ilvl w:val="0"/>
                <w:numId w:val="42"/>
              </w:numPr>
            </w:pPr>
            <w:r w:rsidRPr="00074BEF">
              <w:t xml:space="preserve">Validate VNF instantiation state is INSTANTIATED and VNF state is </w:t>
            </w:r>
            <w:r>
              <w:t xml:space="preserve">STOPPED </w:t>
            </w:r>
            <w:r w:rsidRPr="00074BEF">
              <w:t>(--&gt; time stamp when correct state reached)</w:t>
            </w:r>
          </w:p>
          <w:p w:rsidR="0004053A" w:rsidRDefault="0004053A" w:rsidP="0004053A">
            <w:pPr>
              <w:pStyle w:val="TestCaseInfo"/>
              <w:numPr>
                <w:ilvl w:val="0"/>
                <w:numId w:val="42"/>
              </w:numPr>
            </w:pPr>
            <w:r>
              <w:t>Validate no traffic goes through</w:t>
            </w:r>
          </w:p>
          <w:p w:rsidR="005A676A" w:rsidRDefault="005A676A" w:rsidP="0004053A">
            <w:pPr>
              <w:pStyle w:val="TestCaseInfo"/>
              <w:numPr>
                <w:ilvl w:val="0"/>
                <w:numId w:val="42"/>
              </w:numPr>
            </w:pPr>
            <w:r>
              <w:t>Terminate VNF (--&gt; time stamp)</w:t>
            </w:r>
          </w:p>
          <w:p w:rsidR="005A676A" w:rsidRDefault="005A676A" w:rsidP="0004053A">
            <w:pPr>
              <w:pStyle w:val="TestCaseInfo"/>
              <w:numPr>
                <w:ilvl w:val="0"/>
                <w:numId w:val="42"/>
              </w:numPr>
            </w:pPr>
            <w:r>
              <w:t>Validate VNF is terminate and all resources have been released (--&gt; time stamp)</w:t>
            </w:r>
          </w:p>
          <w:p w:rsidR="00B52009" w:rsidRDefault="00B52009" w:rsidP="0004053A">
            <w:pPr>
              <w:pStyle w:val="TestCaseInfo"/>
              <w:numPr>
                <w:ilvl w:val="0"/>
                <w:numId w:val="42"/>
              </w:numPr>
            </w:pPr>
            <w:r>
              <w:t>Validate no traffic has been forwarded while the termination</w:t>
            </w:r>
          </w:p>
          <w:p w:rsidR="005A676A" w:rsidRDefault="005A676A" w:rsidP="0004053A">
            <w:pPr>
              <w:pStyle w:val="TestCaseInfo"/>
              <w:numPr>
                <w:ilvl w:val="0"/>
                <w:numId w:val="42"/>
              </w:numPr>
            </w:pPr>
            <w:r>
              <w:t>Stop traffic</w:t>
            </w:r>
          </w:p>
          <w:p w:rsidR="005A676A" w:rsidRPr="00D921A2" w:rsidRDefault="005A676A" w:rsidP="0004053A">
            <w:pPr>
              <w:pStyle w:val="TestCaseInfo"/>
              <w:numPr>
                <w:ilvl w:val="0"/>
                <w:numId w:val="42"/>
              </w:numPr>
            </w:pPr>
            <w:r>
              <w:t>Calculate the time for the termination</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5A676A" w:rsidRDefault="005A676A" w:rsidP="00C35DDF">
      <w:pPr>
        <w:pStyle w:val="Heading2"/>
      </w:pPr>
      <w:bookmarkStart w:id="2775" w:name="_Toc454184361"/>
      <w:bookmarkStart w:id="2776" w:name="_Toc477880891"/>
      <w:r w:rsidRPr="00BF6D7A">
        <w:t>VNF</w:t>
      </w:r>
      <w:r>
        <w:t xml:space="preserve"> State Management: Upgrade, Update or Rollback</w:t>
      </w:r>
      <w:bookmarkEnd w:id="2775"/>
      <w:bookmarkEnd w:id="2776"/>
    </w:p>
    <w:p w:rsidR="005A676A" w:rsidRDefault="00195B81" w:rsidP="005A676A">
      <w:pPr>
        <w:rPr>
          <w:lang w:eastAsia="zh-CN"/>
        </w:rPr>
      </w:pPr>
      <w:r>
        <w:rPr>
          <w:lang w:eastAsia="zh-CN"/>
        </w:rPr>
        <w:t>VNF provider will be faced to release new software versions of their products to expose new functionality, increase performance or fix bugs. The following test cases validate the process of</w:t>
      </w:r>
    </w:p>
    <w:p w:rsidR="00195B81" w:rsidRDefault="00195B81" w:rsidP="00252ACA">
      <w:pPr>
        <w:pStyle w:val="ListParagraph"/>
        <w:numPr>
          <w:ilvl w:val="0"/>
          <w:numId w:val="82"/>
        </w:numPr>
        <w:rPr>
          <w:lang w:eastAsia="zh-CN"/>
        </w:rPr>
      </w:pPr>
      <w:r>
        <w:rPr>
          <w:lang w:eastAsia="zh-CN"/>
        </w:rPr>
        <w:t>Upgrading a VNF</w:t>
      </w:r>
    </w:p>
    <w:p w:rsidR="00195B81" w:rsidRDefault="00195B81" w:rsidP="00252ACA">
      <w:pPr>
        <w:pStyle w:val="ListParagraph"/>
        <w:numPr>
          <w:ilvl w:val="0"/>
          <w:numId w:val="82"/>
        </w:numPr>
        <w:rPr>
          <w:lang w:eastAsia="zh-CN"/>
        </w:rPr>
      </w:pPr>
      <w:r>
        <w:rPr>
          <w:lang w:eastAsia="zh-CN"/>
        </w:rPr>
        <w:t>Updating a VNF</w:t>
      </w:r>
    </w:p>
    <w:p w:rsidR="00195B81" w:rsidRDefault="00195B81" w:rsidP="00252ACA">
      <w:pPr>
        <w:pStyle w:val="ListParagraph"/>
        <w:numPr>
          <w:ilvl w:val="0"/>
          <w:numId w:val="82"/>
        </w:numPr>
        <w:rPr>
          <w:lang w:eastAsia="zh-CN"/>
        </w:rPr>
      </w:pPr>
      <w:r>
        <w:rPr>
          <w:lang w:eastAsia="zh-CN"/>
        </w:rPr>
        <w:t>Rollback a VNF</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777" w:name="_Toc454184432"/>
            <w:bookmarkStart w:id="2778" w:name="_Toc477881000"/>
            <w:r>
              <w:t>TC.VNF.STATE.UPDATE.001</w:t>
            </w:r>
            <w:r>
              <w:tab/>
            </w:r>
            <w:r w:rsidR="005A676A" w:rsidRPr="00DB11B4">
              <w:t xml:space="preserve">VNF upgrade, update or rollback in </w:t>
            </w:r>
            <w:r w:rsidR="00384132">
              <w:t xml:space="preserve">VNF </w:t>
            </w:r>
            <w:r w:rsidR="005A676A" w:rsidRPr="00DB11B4">
              <w:t xml:space="preserve">state </w:t>
            </w:r>
            <w:bookmarkEnd w:id="2777"/>
            <w:r w:rsidR="00384132">
              <w:t>STARTED</w:t>
            </w:r>
            <w:r w:rsidR="002477B1">
              <w:t xml:space="preserve"> without traffic</w:t>
            </w:r>
            <w:bookmarkEnd w:id="2778"/>
          </w:p>
        </w:tc>
      </w:tr>
      <w:tr w:rsidR="005A676A" w:rsidTr="0021719D">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 xml:space="preserve">Verify VNF can be upgraded, updated or rolled back in </w:t>
            </w:r>
            <w:r w:rsidR="00A50B11">
              <w:rPr>
                <w:lang w:eastAsia="zh-CN"/>
              </w:rPr>
              <w:t xml:space="preserve">VNF </w:t>
            </w:r>
            <w:r>
              <w:rPr>
                <w:lang w:eastAsia="zh-CN"/>
              </w:rPr>
              <w:t>state “</w:t>
            </w:r>
            <w:r w:rsidR="00A50B11">
              <w:rPr>
                <w:lang w:eastAsia="zh-CN"/>
              </w:rPr>
              <w:t>STARTED</w:t>
            </w:r>
            <w:r>
              <w:rPr>
                <w:lang w:eastAsia="zh-CN"/>
              </w:rPr>
              <w:t>” and returns into the same state back afterwards</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the VNF state is “</w:t>
            </w:r>
            <w:r w:rsidR="00A50B11">
              <w:rPr>
                <w:lang w:eastAsia="zh-CN"/>
              </w:rPr>
              <w:t>STARTED</w:t>
            </w:r>
            <w:r>
              <w:rPr>
                <w:lang w:eastAsia="zh-CN"/>
              </w:rPr>
              <w:t xml:space="preserve">”. The command VNF upgrade, update or rollback gets initiated. After </w:t>
            </w:r>
            <w:r w:rsidR="00A50B11">
              <w:rPr>
                <w:lang w:eastAsia="zh-CN"/>
              </w:rPr>
              <w:t>completion,</w:t>
            </w:r>
            <w:r>
              <w:rPr>
                <w:lang w:eastAsia="zh-CN"/>
              </w:rPr>
              <w:t xml:space="preserve"> the new VNF should be still in the same state. After </w:t>
            </w:r>
            <w:r w:rsidR="00A50B11">
              <w:rPr>
                <w:lang w:eastAsia="zh-CN"/>
              </w:rPr>
              <w:t>termination,</w:t>
            </w:r>
            <w:r>
              <w:rPr>
                <w:lang w:eastAsia="zh-CN"/>
              </w:rPr>
              <w:t xml:space="preserve">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Ensure VNF doesn't receive the required configuration from the EM or configuration file</w:t>
            </w:r>
          </w:p>
          <w:p w:rsidR="005A676A" w:rsidRDefault="005A676A" w:rsidP="0021719D">
            <w:pPr>
              <w:pStyle w:val="TestCaseInfo"/>
            </w:pPr>
            <w:r>
              <w:t>Sequence:</w:t>
            </w:r>
          </w:p>
          <w:p w:rsidR="002477B1" w:rsidRDefault="002477B1" w:rsidP="002477B1">
            <w:pPr>
              <w:pStyle w:val="TestCaseInfo"/>
              <w:numPr>
                <w:ilvl w:val="0"/>
                <w:numId w:val="45"/>
              </w:numPr>
            </w:pPr>
            <w:r>
              <w:t>Ensure EM is up or config file is present</w:t>
            </w:r>
          </w:p>
          <w:p w:rsidR="00A50B11" w:rsidRPr="00D921A2" w:rsidRDefault="00A50B11" w:rsidP="002477B1">
            <w:pPr>
              <w:pStyle w:val="TestCaseInfo"/>
              <w:numPr>
                <w:ilvl w:val="0"/>
                <w:numId w:val="45"/>
              </w:numPr>
            </w:pPr>
            <w:r w:rsidRPr="00D921A2">
              <w:t>Instantiate the VNF</w:t>
            </w:r>
          </w:p>
          <w:p w:rsidR="00A50B11" w:rsidRDefault="00A50B11" w:rsidP="002477B1">
            <w:pPr>
              <w:pStyle w:val="TestCaseInfo"/>
              <w:numPr>
                <w:ilvl w:val="0"/>
                <w:numId w:val="45"/>
              </w:numPr>
            </w:pPr>
            <w:r w:rsidRPr="00074BEF">
              <w:lastRenderedPageBreak/>
              <w:t>Validate VNF instantiation state is INSTANTIATED and VNF state is STARTED (--&gt; time stamp when correct state reached)</w:t>
            </w:r>
          </w:p>
          <w:p w:rsidR="00A50B11" w:rsidRDefault="00A50B11" w:rsidP="0042061B">
            <w:pPr>
              <w:pStyle w:val="TestCaseInfo"/>
              <w:numPr>
                <w:ilvl w:val="0"/>
                <w:numId w:val="45"/>
              </w:numPr>
            </w:pPr>
            <w:r>
              <w:t>Start the low traffic load</w:t>
            </w:r>
          </w:p>
          <w:p w:rsidR="00A50B11" w:rsidRDefault="00A50B11" w:rsidP="0042061B">
            <w:pPr>
              <w:pStyle w:val="TestCaseInfo"/>
              <w:numPr>
                <w:ilvl w:val="0"/>
                <w:numId w:val="45"/>
              </w:numPr>
            </w:pPr>
            <w:r>
              <w:t>Validate the provided functionality (--&gt; no dropped packets)</w:t>
            </w:r>
          </w:p>
          <w:p w:rsidR="005A676A" w:rsidRDefault="005A676A" w:rsidP="002477B1">
            <w:pPr>
              <w:pStyle w:val="TestCaseInfo"/>
              <w:numPr>
                <w:ilvl w:val="0"/>
                <w:numId w:val="45"/>
              </w:numPr>
            </w:pPr>
            <w:r>
              <w:t>Initiate the upgrade, update or rollback process</w:t>
            </w:r>
          </w:p>
          <w:p w:rsidR="005A676A" w:rsidRDefault="005A676A" w:rsidP="002477B1">
            <w:pPr>
              <w:pStyle w:val="TestCaseInfo"/>
              <w:numPr>
                <w:ilvl w:val="0"/>
                <w:numId w:val="45"/>
              </w:numPr>
            </w:pPr>
            <w:r>
              <w:t xml:space="preserve">Validate VNF new version is in place and </w:t>
            </w:r>
            <w:r w:rsidR="00A50B11" w:rsidRPr="00074BEF">
              <w:t>VNF instantiation state is INSTANTIATED and VNF state is STARTED</w:t>
            </w:r>
          </w:p>
          <w:p w:rsidR="005A676A" w:rsidRDefault="002477B1" w:rsidP="002477B1">
            <w:pPr>
              <w:pStyle w:val="TestCaseInfo"/>
              <w:numPr>
                <w:ilvl w:val="0"/>
                <w:numId w:val="45"/>
              </w:numPr>
            </w:pPr>
            <w:r>
              <w:t>Validate the provided functionality (--&gt; no dropped packets)</w:t>
            </w:r>
          </w:p>
          <w:p w:rsidR="005A676A" w:rsidRDefault="005A676A" w:rsidP="002477B1">
            <w:pPr>
              <w:pStyle w:val="TestCaseInfo"/>
              <w:numPr>
                <w:ilvl w:val="0"/>
                <w:numId w:val="45"/>
              </w:numPr>
            </w:pPr>
            <w:r>
              <w:t>Stop Traffic</w:t>
            </w:r>
          </w:p>
          <w:p w:rsidR="005A676A" w:rsidRDefault="005A676A" w:rsidP="002477B1">
            <w:pPr>
              <w:pStyle w:val="TestCaseInfo"/>
              <w:numPr>
                <w:ilvl w:val="0"/>
                <w:numId w:val="45"/>
              </w:numPr>
            </w:pPr>
            <w:r>
              <w:t>Terminate VNF</w:t>
            </w:r>
          </w:p>
          <w:p w:rsidR="005A676A" w:rsidRPr="00D921A2" w:rsidRDefault="005A676A" w:rsidP="002477B1">
            <w:pPr>
              <w:pStyle w:val="TestCaseInfo"/>
              <w:numPr>
                <w:ilvl w:val="0"/>
                <w:numId w:val="45"/>
              </w:numPr>
            </w:pPr>
            <w:r>
              <w:t>Validate that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195B81" w:rsidP="0021719D">
            <w:pPr>
              <w:pStyle w:val="TestCaseInfo"/>
            </w:pPr>
            <w:r>
              <w:t>The test case includes three different sub test cases:</w:t>
            </w:r>
          </w:p>
          <w:p w:rsidR="00195B81" w:rsidRDefault="00195B81" w:rsidP="00252ACA">
            <w:pPr>
              <w:pStyle w:val="TestCaseInfo"/>
              <w:numPr>
                <w:ilvl w:val="0"/>
                <w:numId w:val="83"/>
              </w:numPr>
            </w:pPr>
            <w:r>
              <w:t>Upgrade a VNF</w:t>
            </w:r>
          </w:p>
          <w:p w:rsidR="00195B81" w:rsidRDefault="00195B81" w:rsidP="00252ACA">
            <w:pPr>
              <w:pStyle w:val="TestCaseInfo"/>
              <w:numPr>
                <w:ilvl w:val="0"/>
                <w:numId w:val="83"/>
              </w:numPr>
            </w:pPr>
            <w:r>
              <w:t>Update a VNF</w:t>
            </w:r>
          </w:p>
          <w:p w:rsidR="00195B81" w:rsidRDefault="00195B81" w:rsidP="00252ACA">
            <w:pPr>
              <w:pStyle w:val="TestCaseInfo"/>
              <w:numPr>
                <w:ilvl w:val="0"/>
                <w:numId w:val="83"/>
              </w:numPr>
            </w:pPr>
            <w:r>
              <w:t>Rollback a VNF</w:t>
            </w:r>
          </w:p>
        </w:tc>
      </w:tr>
    </w:tbl>
    <w:p w:rsidR="005A676A" w:rsidRDefault="005A676A" w:rsidP="005A676A">
      <w:pPr>
        <w:rPr>
          <w:lang w:eastAsia="zh-CN"/>
        </w:rPr>
      </w:pPr>
    </w:p>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779" w:name="_Toc454184433"/>
            <w:bookmarkStart w:id="2780" w:name="_Toc477881001"/>
            <w:r>
              <w:t>TC.VNF.STATE.UPDATE.002</w:t>
            </w:r>
            <w:r>
              <w:tab/>
            </w:r>
            <w:r w:rsidR="005A676A">
              <w:t>VNF upgrade, update or roll</w:t>
            </w:r>
            <w:r w:rsidR="005A676A" w:rsidRPr="00E51B93">
              <w:t xml:space="preserve">back in </w:t>
            </w:r>
            <w:r w:rsidR="002477B1">
              <w:t xml:space="preserve">VNF </w:t>
            </w:r>
            <w:r w:rsidR="005A676A" w:rsidRPr="00E51B93">
              <w:t xml:space="preserve">state </w:t>
            </w:r>
            <w:bookmarkEnd w:id="2779"/>
            <w:r w:rsidR="002477B1">
              <w:t>STOPPED</w:t>
            </w:r>
            <w:bookmarkEnd w:id="2780"/>
          </w:p>
        </w:tc>
      </w:tr>
      <w:tr w:rsidR="005A676A" w:rsidTr="00506878">
        <w:trPr>
          <w:trHeight w:val="42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506878">
            <w:pPr>
              <w:pStyle w:val="TestCaseInfo"/>
              <w:rPr>
                <w:lang w:eastAsia="zh-CN"/>
              </w:rPr>
            </w:pPr>
            <w:r>
              <w:rPr>
                <w:lang w:eastAsia="zh-CN"/>
              </w:rPr>
              <w:t xml:space="preserve">Verify VNF can be upgraded, updated or rolled back in </w:t>
            </w:r>
            <w:r w:rsidR="002477B1">
              <w:rPr>
                <w:lang w:eastAsia="zh-CN"/>
              </w:rPr>
              <w:t xml:space="preserve">VNF </w:t>
            </w:r>
            <w:r>
              <w:rPr>
                <w:lang w:eastAsia="zh-CN"/>
              </w:rPr>
              <w:t>state “</w:t>
            </w:r>
            <w:r w:rsidR="002477B1">
              <w:rPr>
                <w:lang w:eastAsia="zh-CN"/>
              </w:rPr>
              <w:t>STOPPED</w:t>
            </w:r>
            <w:r>
              <w:rPr>
                <w:lang w:eastAsia="zh-CN"/>
              </w:rPr>
              <w:t>” and returns into the same state back afterwards</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506878">
            <w:pPr>
              <w:pStyle w:val="TestCaseInfo"/>
              <w:rPr>
                <w:lang w:eastAsia="zh-CN"/>
              </w:rPr>
            </w:pPr>
            <w:r>
              <w:rPr>
                <w:lang w:eastAsia="zh-CN"/>
              </w:rPr>
              <w:t xml:space="preserve">After the VNF is instantiated and configured, the VNF </w:t>
            </w:r>
            <w:r w:rsidR="002477B1">
              <w:rPr>
                <w:lang w:eastAsia="zh-CN"/>
              </w:rPr>
              <w:t xml:space="preserve">gets stopped and his </w:t>
            </w:r>
            <w:r>
              <w:rPr>
                <w:lang w:eastAsia="zh-CN"/>
              </w:rPr>
              <w:t xml:space="preserve">state </w:t>
            </w:r>
            <w:r w:rsidR="002477B1">
              <w:rPr>
                <w:lang w:eastAsia="zh-CN"/>
              </w:rPr>
              <w:t>ends in</w:t>
            </w:r>
            <w:r>
              <w:rPr>
                <w:lang w:eastAsia="zh-CN"/>
              </w:rPr>
              <w:t xml:space="preserve"> “</w:t>
            </w:r>
            <w:r w:rsidR="002477B1">
              <w:rPr>
                <w:lang w:eastAsia="zh-CN"/>
              </w:rPr>
              <w:t>STOPPED</w:t>
            </w:r>
            <w:r>
              <w:rPr>
                <w:lang w:eastAsia="zh-CN"/>
              </w:rPr>
              <w:t>”. The command VNF upgrade, update or rollback gets initiated. After completion</w:t>
            </w:r>
            <w:r w:rsidR="002477B1">
              <w:rPr>
                <w:lang w:eastAsia="zh-CN"/>
              </w:rPr>
              <w:t>,</w:t>
            </w:r>
            <w:r>
              <w:rPr>
                <w:lang w:eastAsia="zh-CN"/>
              </w:rPr>
              <w:t xml:space="preserve"> the new VNF should be still in the same state. The EM or the config file should be applied to the new VNF instance. After termination</w:t>
            </w:r>
            <w:r w:rsidR="002477B1">
              <w:rPr>
                <w:lang w:eastAsia="zh-CN"/>
              </w:rPr>
              <w:t>,</w:t>
            </w:r>
            <w:r>
              <w:rPr>
                <w:lang w:eastAsia="zh-CN"/>
              </w:rPr>
              <w:t xml:space="preserve"> all reserved vResources of the VNF must be released.</w:t>
            </w:r>
          </w:p>
        </w:tc>
      </w:tr>
      <w:tr w:rsidR="005A676A" w:rsidTr="0050687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195B81">
        <w:trPr>
          <w:trHeight w:val="80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r>
              <w:t>Ensure VNF receive</w:t>
            </w:r>
            <w:r w:rsidR="00DA6CC7">
              <w:t>s</w:t>
            </w:r>
            <w:r>
              <w:t xml:space="preserve"> the required configuration from the EM or configuration file</w:t>
            </w:r>
          </w:p>
          <w:p w:rsidR="005A676A" w:rsidRDefault="005A676A" w:rsidP="00506878">
            <w:pPr>
              <w:pStyle w:val="TestCaseInfo"/>
            </w:pPr>
            <w:r>
              <w:t>Sequence:</w:t>
            </w:r>
          </w:p>
          <w:p w:rsidR="00DA6CC7" w:rsidRDefault="00DA6CC7" w:rsidP="002477B1">
            <w:pPr>
              <w:pStyle w:val="TestCaseInfo"/>
              <w:numPr>
                <w:ilvl w:val="0"/>
                <w:numId w:val="85"/>
              </w:numPr>
            </w:pPr>
            <w:r>
              <w:t>Ensure EM is up or config file is present</w:t>
            </w:r>
          </w:p>
          <w:p w:rsidR="005A676A" w:rsidRDefault="005A676A" w:rsidP="002477B1">
            <w:pPr>
              <w:pStyle w:val="TestCaseInfo"/>
              <w:numPr>
                <w:ilvl w:val="0"/>
                <w:numId w:val="85"/>
              </w:numPr>
            </w:pPr>
            <w:r>
              <w:t>Instantiate VNF</w:t>
            </w:r>
          </w:p>
          <w:p w:rsidR="002477B1" w:rsidRDefault="002477B1" w:rsidP="002477B1">
            <w:pPr>
              <w:pStyle w:val="TestCaseInfo"/>
              <w:numPr>
                <w:ilvl w:val="0"/>
                <w:numId w:val="85"/>
              </w:numPr>
            </w:pPr>
            <w:r w:rsidRPr="00074BEF">
              <w:t>Validate VNF instantiation state is INSTANTIATED and VNF state is STARTED (--&gt; time stamp when correct state reached)</w:t>
            </w:r>
          </w:p>
          <w:p w:rsidR="002477B1" w:rsidRDefault="002477B1" w:rsidP="002477B1">
            <w:pPr>
              <w:pStyle w:val="TestCaseInfo"/>
              <w:numPr>
                <w:ilvl w:val="0"/>
                <w:numId w:val="85"/>
              </w:numPr>
            </w:pPr>
            <w:r>
              <w:t>Stop VNF</w:t>
            </w:r>
          </w:p>
          <w:p w:rsidR="002477B1" w:rsidRDefault="002477B1" w:rsidP="002477B1">
            <w:pPr>
              <w:pStyle w:val="TestCaseInfo"/>
              <w:numPr>
                <w:ilvl w:val="0"/>
                <w:numId w:val="85"/>
              </w:numPr>
            </w:pPr>
            <w:r w:rsidRPr="00074BEF">
              <w:t xml:space="preserve">Validate VNF instantiation state is INSTANTIATED and VNF state is </w:t>
            </w:r>
            <w:r>
              <w:t xml:space="preserve">STOPPED </w:t>
            </w:r>
            <w:r w:rsidRPr="00074BEF">
              <w:t>(--&gt; time stamp when correct state reached)</w:t>
            </w:r>
          </w:p>
          <w:p w:rsidR="005A676A" w:rsidRDefault="005A676A" w:rsidP="002477B1">
            <w:pPr>
              <w:pStyle w:val="TestCaseInfo"/>
              <w:numPr>
                <w:ilvl w:val="0"/>
                <w:numId w:val="85"/>
              </w:numPr>
            </w:pPr>
            <w:r>
              <w:t>Start the traffic load</w:t>
            </w:r>
          </w:p>
          <w:p w:rsidR="005A676A" w:rsidRDefault="005A676A" w:rsidP="002477B1">
            <w:pPr>
              <w:pStyle w:val="TestCaseInfo"/>
              <w:numPr>
                <w:ilvl w:val="0"/>
                <w:numId w:val="85"/>
              </w:numPr>
            </w:pPr>
            <w:r>
              <w:t>Validate no traffic goes through</w:t>
            </w:r>
          </w:p>
          <w:p w:rsidR="005A676A" w:rsidRDefault="005A676A" w:rsidP="002477B1">
            <w:pPr>
              <w:pStyle w:val="TestCaseInfo"/>
              <w:numPr>
                <w:ilvl w:val="0"/>
                <w:numId w:val="85"/>
              </w:numPr>
            </w:pPr>
            <w:r>
              <w:t>Initiate the upgrade, update or rollback process</w:t>
            </w:r>
          </w:p>
          <w:p w:rsidR="005A676A" w:rsidRDefault="005A676A" w:rsidP="002477B1">
            <w:pPr>
              <w:pStyle w:val="TestCaseInfo"/>
              <w:numPr>
                <w:ilvl w:val="0"/>
                <w:numId w:val="85"/>
              </w:numPr>
            </w:pPr>
            <w:r>
              <w:t xml:space="preserve">Validate VNF new version is in place and </w:t>
            </w:r>
            <w:r w:rsidR="002477B1">
              <w:t xml:space="preserve">VNF </w:t>
            </w:r>
            <w:r>
              <w:t xml:space="preserve">state is </w:t>
            </w:r>
            <w:r w:rsidR="002477B1">
              <w:t>STOPPED</w:t>
            </w:r>
          </w:p>
          <w:p w:rsidR="005A676A" w:rsidRDefault="005A676A" w:rsidP="002477B1">
            <w:pPr>
              <w:pStyle w:val="TestCaseInfo"/>
              <w:numPr>
                <w:ilvl w:val="0"/>
                <w:numId w:val="85"/>
              </w:numPr>
            </w:pPr>
            <w:r>
              <w:t>Validate no traffic has been forwarded</w:t>
            </w:r>
          </w:p>
          <w:p w:rsidR="005A676A" w:rsidRDefault="005A676A" w:rsidP="002477B1">
            <w:pPr>
              <w:pStyle w:val="TestCaseInfo"/>
              <w:numPr>
                <w:ilvl w:val="0"/>
                <w:numId w:val="85"/>
              </w:numPr>
            </w:pPr>
            <w:r>
              <w:t>Stop Traffic</w:t>
            </w:r>
          </w:p>
          <w:p w:rsidR="005A676A" w:rsidRDefault="005A676A" w:rsidP="002477B1">
            <w:pPr>
              <w:pStyle w:val="TestCaseInfo"/>
              <w:numPr>
                <w:ilvl w:val="0"/>
                <w:numId w:val="85"/>
              </w:numPr>
            </w:pPr>
            <w:r>
              <w:t>Terminate VNF</w:t>
            </w:r>
          </w:p>
          <w:p w:rsidR="005A676A" w:rsidRPr="00D921A2" w:rsidRDefault="005A676A" w:rsidP="002477B1">
            <w:pPr>
              <w:pStyle w:val="TestCaseInfo"/>
              <w:numPr>
                <w:ilvl w:val="0"/>
                <w:numId w:val="85"/>
              </w:numPr>
            </w:pPr>
            <w:r>
              <w:lastRenderedPageBreak/>
              <w:t>Validate that all vResources have been released</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95B81" w:rsidRDefault="00195B81" w:rsidP="00195B81">
            <w:pPr>
              <w:pStyle w:val="TestCaseInfo"/>
            </w:pPr>
            <w:r>
              <w:t>The test case includes three different sub test cases:</w:t>
            </w:r>
          </w:p>
          <w:p w:rsidR="00195B81" w:rsidRDefault="00195B81" w:rsidP="00D45270">
            <w:pPr>
              <w:pStyle w:val="TestCaseInfo"/>
              <w:numPr>
                <w:ilvl w:val="0"/>
                <w:numId w:val="128"/>
              </w:numPr>
            </w:pPr>
            <w:r>
              <w:t>Upgrade a VNF</w:t>
            </w:r>
          </w:p>
          <w:p w:rsidR="00195B81" w:rsidRDefault="00195B81" w:rsidP="00D45270">
            <w:pPr>
              <w:pStyle w:val="TestCaseInfo"/>
              <w:numPr>
                <w:ilvl w:val="0"/>
                <w:numId w:val="128"/>
              </w:numPr>
            </w:pPr>
            <w:r>
              <w:t>Update a VNF</w:t>
            </w:r>
          </w:p>
          <w:p w:rsidR="005A676A" w:rsidRDefault="00195B81" w:rsidP="00D45270">
            <w:pPr>
              <w:pStyle w:val="TestCaseInfo"/>
              <w:numPr>
                <w:ilvl w:val="0"/>
                <w:numId w:val="128"/>
              </w:numPr>
            </w:pPr>
            <w:r>
              <w:t>Rollback a VNF</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781" w:name="_Toc454184435"/>
            <w:bookmarkStart w:id="2782" w:name="_Toc477881002"/>
            <w:r>
              <w:t>TC.VNF.STATE.UPDATE.004</w:t>
            </w:r>
            <w:r>
              <w:tab/>
            </w:r>
            <w:r w:rsidR="005A676A">
              <w:t>VNF upgrade, update</w:t>
            </w:r>
            <w:r w:rsidR="005A676A" w:rsidRPr="00D45BAF">
              <w:t xml:space="preserve"> or rollback in </w:t>
            </w:r>
            <w:r w:rsidR="002477B1">
              <w:t xml:space="preserve">VNF </w:t>
            </w:r>
            <w:r w:rsidR="005A676A" w:rsidRPr="00D45BAF">
              <w:t xml:space="preserve">state </w:t>
            </w:r>
            <w:r w:rsidR="002477B1">
              <w:t xml:space="preserve">STARTED </w:t>
            </w:r>
            <w:r w:rsidR="005A676A" w:rsidRPr="00D45BAF">
              <w:t>with low traffic</w:t>
            </w:r>
            <w:bookmarkEnd w:id="2781"/>
            <w:bookmarkEnd w:id="2782"/>
          </w:p>
        </w:tc>
      </w:tr>
      <w:tr w:rsidR="005A676A" w:rsidTr="00506878">
        <w:trPr>
          <w:trHeight w:val="7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506878">
            <w:pPr>
              <w:pStyle w:val="TestCaseInfo"/>
              <w:rPr>
                <w:lang w:eastAsia="zh-CN"/>
              </w:rPr>
            </w:pPr>
            <w:r>
              <w:rPr>
                <w:lang w:eastAsia="zh-CN"/>
              </w:rPr>
              <w:t xml:space="preserve">Verify VNF can be upgraded, updated or rolled back in </w:t>
            </w:r>
            <w:r w:rsidR="002477B1">
              <w:rPr>
                <w:lang w:eastAsia="zh-CN"/>
              </w:rPr>
              <w:t xml:space="preserve">VNF </w:t>
            </w:r>
            <w:r>
              <w:rPr>
                <w:lang w:eastAsia="zh-CN"/>
              </w:rPr>
              <w:t>state “</w:t>
            </w:r>
            <w:r w:rsidR="002477B1">
              <w:rPr>
                <w:lang w:eastAsia="zh-CN"/>
              </w:rPr>
              <w:t>STARTED</w:t>
            </w:r>
            <w:r>
              <w:rPr>
                <w:lang w:eastAsia="zh-CN"/>
              </w:rPr>
              <w:t>” and returns into the same state back afterwards. The process is done under low traffic to determine the service disruption time.</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506878">
            <w:pPr>
              <w:pStyle w:val="TestCaseInfo"/>
              <w:rPr>
                <w:lang w:eastAsia="zh-CN"/>
              </w:rPr>
            </w:pPr>
            <w:r>
              <w:rPr>
                <w:lang w:eastAsia="zh-CN"/>
              </w:rPr>
              <w:t>After the VNF is instantiated</w:t>
            </w:r>
            <w:r w:rsidR="002477B1">
              <w:rPr>
                <w:lang w:eastAsia="zh-CN"/>
              </w:rPr>
              <w:t xml:space="preserve"> and</w:t>
            </w:r>
            <w:r>
              <w:rPr>
                <w:lang w:eastAsia="zh-CN"/>
              </w:rPr>
              <w:t xml:space="preserve"> configured, the VNF state is “</w:t>
            </w:r>
            <w:r w:rsidR="002477B1">
              <w:rPr>
                <w:lang w:eastAsia="zh-CN"/>
              </w:rPr>
              <w:t>STARTED</w:t>
            </w:r>
            <w:r>
              <w:rPr>
                <w:lang w:eastAsia="zh-CN"/>
              </w:rPr>
              <w:t>”. The command VNF upgrade, update or rollback gets initiated. After completion</w:t>
            </w:r>
            <w:r w:rsidR="002477B1">
              <w:rPr>
                <w:lang w:eastAsia="zh-CN"/>
              </w:rPr>
              <w:t>,</w:t>
            </w:r>
            <w:r>
              <w:rPr>
                <w:lang w:eastAsia="zh-CN"/>
              </w:rPr>
              <w:t xml:space="preserve"> the new VNF should be still in the same state. The EM or the config file should be applied to the new VNF instance and return to the active state by processing packets. After termination</w:t>
            </w:r>
            <w:r w:rsidR="002477B1">
              <w:rPr>
                <w:lang w:eastAsia="zh-CN"/>
              </w:rPr>
              <w:t>,</w:t>
            </w:r>
            <w:r>
              <w:rPr>
                <w:lang w:eastAsia="zh-CN"/>
              </w:rPr>
              <w:t xml:space="preserve"> all reserved vResources of the VNF must be released.</w:t>
            </w:r>
          </w:p>
        </w:tc>
      </w:tr>
      <w:tr w:rsidR="005A676A" w:rsidTr="0050687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r>
              <w:t>Ensure VNF receive the required configuration from the EM or configuration file</w:t>
            </w:r>
          </w:p>
          <w:p w:rsidR="005A676A" w:rsidRDefault="005A676A" w:rsidP="00506878">
            <w:pPr>
              <w:pStyle w:val="TestCaseInfo"/>
            </w:pPr>
            <w:r>
              <w:t>Sequence:</w:t>
            </w:r>
          </w:p>
          <w:p w:rsidR="005A676A" w:rsidRDefault="005A676A" w:rsidP="002477B1">
            <w:pPr>
              <w:pStyle w:val="TestCaseInfo"/>
              <w:numPr>
                <w:ilvl w:val="0"/>
                <w:numId w:val="47"/>
              </w:numPr>
            </w:pPr>
            <w:r>
              <w:t>Instantiate VNF</w:t>
            </w:r>
          </w:p>
          <w:p w:rsidR="002477B1" w:rsidRDefault="002477B1" w:rsidP="002477B1">
            <w:pPr>
              <w:pStyle w:val="TestCaseInfo"/>
              <w:numPr>
                <w:ilvl w:val="0"/>
                <w:numId w:val="47"/>
              </w:numPr>
            </w:pPr>
            <w:r w:rsidRPr="00074BEF">
              <w:t>Validate VNF instantiation state is INSTANTIATED and VNF state is STARTED (--&gt; time stamp when correct state reached)</w:t>
            </w:r>
          </w:p>
          <w:p w:rsidR="005A676A" w:rsidRDefault="005A676A" w:rsidP="002477B1">
            <w:pPr>
              <w:pStyle w:val="TestCaseInfo"/>
              <w:numPr>
                <w:ilvl w:val="0"/>
                <w:numId w:val="47"/>
              </w:numPr>
            </w:pPr>
            <w:r>
              <w:t>Start the low traffic load</w:t>
            </w:r>
          </w:p>
          <w:p w:rsidR="005A676A" w:rsidRDefault="005A676A" w:rsidP="002477B1">
            <w:pPr>
              <w:pStyle w:val="TestCaseInfo"/>
              <w:numPr>
                <w:ilvl w:val="0"/>
                <w:numId w:val="47"/>
              </w:numPr>
            </w:pPr>
            <w:r>
              <w:t>Validate traffic goes through (--&gt; no dropped packets)</w:t>
            </w:r>
          </w:p>
          <w:p w:rsidR="005A676A" w:rsidRDefault="005A676A" w:rsidP="002477B1">
            <w:pPr>
              <w:pStyle w:val="TestCaseInfo"/>
              <w:numPr>
                <w:ilvl w:val="0"/>
                <w:numId w:val="47"/>
              </w:numPr>
            </w:pPr>
            <w:r>
              <w:t>Initiate the upgrade, update or rollback process</w:t>
            </w:r>
          </w:p>
          <w:p w:rsidR="005A676A" w:rsidRDefault="005A676A" w:rsidP="002477B1">
            <w:pPr>
              <w:pStyle w:val="TestCaseInfo"/>
              <w:numPr>
                <w:ilvl w:val="0"/>
                <w:numId w:val="47"/>
              </w:numPr>
            </w:pPr>
            <w:r>
              <w:t xml:space="preserve">Validate VNF new version is active and </w:t>
            </w:r>
            <w:r w:rsidR="002477B1">
              <w:t xml:space="preserve">VNF </w:t>
            </w:r>
            <w:r>
              <w:t xml:space="preserve">state is </w:t>
            </w:r>
            <w:r w:rsidR="002477B1">
              <w:t>STARTED</w:t>
            </w:r>
          </w:p>
          <w:p w:rsidR="005A676A" w:rsidRDefault="005A676A" w:rsidP="002477B1">
            <w:pPr>
              <w:pStyle w:val="TestCaseInfo"/>
              <w:numPr>
                <w:ilvl w:val="0"/>
                <w:numId w:val="47"/>
              </w:numPr>
            </w:pPr>
            <w:r>
              <w:t>Validate traffic gets forwarded and measure the length of service disruption</w:t>
            </w:r>
          </w:p>
          <w:p w:rsidR="005A676A" w:rsidRDefault="005A676A" w:rsidP="002477B1">
            <w:pPr>
              <w:pStyle w:val="TestCaseInfo"/>
              <w:numPr>
                <w:ilvl w:val="0"/>
                <w:numId w:val="47"/>
              </w:numPr>
            </w:pPr>
            <w:r>
              <w:t>Stop Traffic</w:t>
            </w:r>
          </w:p>
          <w:p w:rsidR="005A676A" w:rsidRDefault="005A676A" w:rsidP="002477B1">
            <w:pPr>
              <w:pStyle w:val="TestCaseInfo"/>
              <w:numPr>
                <w:ilvl w:val="0"/>
                <w:numId w:val="47"/>
              </w:numPr>
            </w:pPr>
            <w:r>
              <w:t>Terminate VNF</w:t>
            </w:r>
          </w:p>
          <w:p w:rsidR="005A676A" w:rsidRPr="00D921A2" w:rsidRDefault="005A676A" w:rsidP="002477B1">
            <w:pPr>
              <w:pStyle w:val="TestCaseInfo"/>
              <w:numPr>
                <w:ilvl w:val="0"/>
                <w:numId w:val="47"/>
              </w:numPr>
            </w:pPr>
            <w:r>
              <w:t>Validate that all vResources have been released</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95B81" w:rsidRDefault="00195B81" w:rsidP="00195B81">
            <w:pPr>
              <w:pStyle w:val="TestCaseInfo"/>
            </w:pPr>
            <w:r>
              <w:t>The test case includes three different sub test cases:</w:t>
            </w:r>
          </w:p>
          <w:p w:rsidR="00195B81" w:rsidRDefault="00195B81" w:rsidP="00D45270">
            <w:pPr>
              <w:pStyle w:val="TestCaseInfo"/>
              <w:numPr>
                <w:ilvl w:val="0"/>
                <w:numId w:val="130"/>
              </w:numPr>
            </w:pPr>
            <w:r>
              <w:t>Upgrade a VNF</w:t>
            </w:r>
          </w:p>
          <w:p w:rsidR="00195B81" w:rsidRDefault="00195B81" w:rsidP="00D45270">
            <w:pPr>
              <w:pStyle w:val="TestCaseInfo"/>
              <w:numPr>
                <w:ilvl w:val="0"/>
                <w:numId w:val="130"/>
              </w:numPr>
            </w:pPr>
            <w:r>
              <w:t>Update a VNF</w:t>
            </w:r>
          </w:p>
          <w:p w:rsidR="005A676A" w:rsidRDefault="00195B81" w:rsidP="00D45270">
            <w:pPr>
              <w:pStyle w:val="TestCaseInfo"/>
              <w:numPr>
                <w:ilvl w:val="0"/>
                <w:numId w:val="130"/>
              </w:numPr>
            </w:pPr>
            <w:r>
              <w:t>Rollback a VNF</w:t>
            </w:r>
          </w:p>
        </w:tc>
      </w:tr>
    </w:tbl>
    <w:p w:rsidR="005A676A" w:rsidRDefault="005A676A" w:rsidP="005A676A">
      <w:pPr>
        <w:rPr>
          <w:lang w:eastAsia="zh-CN"/>
        </w:rPr>
      </w:pPr>
    </w:p>
    <w:p w:rsidR="009E5F99" w:rsidRDefault="009E5F99" w:rsidP="005A676A">
      <w:pPr>
        <w:rPr>
          <w:lang w:eastAsia="zh-CN"/>
        </w:rPr>
      </w:pPr>
    </w:p>
    <w:p w:rsidR="009E5F99" w:rsidRDefault="009E5F9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38372C">
            <w:pPr>
              <w:pStyle w:val="TestCase"/>
            </w:pPr>
            <w:bookmarkStart w:id="2783" w:name="_Toc454184436"/>
            <w:bookmarkStart w:id="2784" w:name="_Toc477881003"/>
            <w:r>
              <w:lastRenderedPageBreak/>
              <w:t>TC.VNF.STATE.UPDATE.005</w:t>
            </w:r>
            <w:r>
              <w:tab/>
            </w:r>
            <w:r w:rsidR="005A676A" w:rsidRPr="00D45BAF">
              <w:t xml:space="preserve">VNF upgrade, update or rollback in state Active with </w:t>
            </w:r>
            <w:r w:rsidR="0038372C">
              <w:t>normal</w:t>
            </w:r>
            <w:r w:rsidR="005A676A" w:rsidRPr="00D45BAF">
              <w:t xml:space="preserve"> traffic</w:t>
            </w:r>
            <w:bookmarkEnd w:id="2783"/>
            <w:bookmarkEnd w:id="2784"/>
          </w:p>
        </w:tc>
      </w:tr>
      <w:tr w:rsidR="005A676A" w:rsidTr="00506878">
        <w:trPr>
          <w:trHeight w:val="78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38372C">
            <w:pPr>
              <w:pStyle w:val="TestCaseInfo"/>
              <w:rPr>
                <w:lang w:eastAsia="zh-CN"/>
              </w:rPr>
            </w:pPr>
            <w:r>
              <w:rPr>
                <w:lang w:eastAsia="zh-CN"/>
              </w:rPr>
              <w:t>Verify VNF can be upgraded, updated or rolled back in state “</w:t>
            </w:r>
            <w:r w:rsidR="002477B1">
              <w:rPr>
                <w:lang w:eastAsia="zh-CN"/>
              </w:rPr>
              <w:t>STARTED</w:t>
            </w:r>
            <w:r>
              <w:rPr>
                <w:lang w:eastAsia="zh-CN"/>
              </w:rPr>
              <w:t xml:space="preserve">” and returns into the same state back afterwards. The process is done under </w:t>
            </w:r>
            <w:r w:rsidR="0038372C">
              <w:rPr>
                <w:lang w:eastAsia="zh-CN"/>
              </w:rPr>
              <w:t>normal</w:t>
            </w:r>
            <w:r>
              <w:rPr>
                <w:lang w:eastAsia="zh-CN"/>
              </w:rPr>
              <w:t xml:space="preserve"> traffic to determine the service disruption time.</w:t>
            </w:r>
            <w:r w:rsidR="0038372C">
              <w:rPr>
                <w:lang w:eastAsia="zh-CN"/>
              </w:rPr>
              <w:t xml:space="preserve"> The traffic load does not cause a scaling event in the system, but it is close to the limit to cause a scaling event.</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506878">
            <w:pPr>
              <w:pStyle w:val="TestCaseInfo"/>
              <w:rPr>
                <w:lang w:eastAsia="zh-CN"/>
              </w:rPr>
            </w:pPr>
            <w:r>
              <w:rPr>
                <w:lang w:eastAsia="zh-CN"/>
              </w:rPr>
              <w:t>After the VNF is instantiated</w:t>
            </w:r>
            <w:r w:rsidR="002477B1">
              <w:rPr>
                <w:lang w:eastAsia="zh-CN"/>
              </w:rPr>
              <w:t xml:space="preserve"> and</w:t>
            </w:r>
            <w:r>
              <w:rPr>
                <w:lang w:eastAsia="zh-CN"/>
              </w:rPr>
              <w:t xml:space="preserve"> configured, the VNF state is “</w:t>
            </w:r>
            <w:r w:rsidR="002477B1">
              <w:rPr>
                <w:lang w:eastAsia="zh-CN"/>
              </w:rPr>
              <w:t>STARTED</w:t>
            </w:r>
            <w:r>
              <w:rPr>
                <w:lang w:eastAsia="zh-CN"/>
              </w:rPr>
              <w:t>”. The command VNF upgrade, update or rollback gets initiated. After completion</w:t>
            </w:r>
            <w:r w:rsidR="002477B1">
              <w:rPr>
                <w:lang w:eastAsia="zh-CN"/>
              </w:rPr>
              <w:t>,</w:t>
            </w:r>
            <w:r>
              <w:rPr>
                <w:lang w:eastAsia="zh-CN"/>
              </w:rPr>
              <w:t xml:space="preserve"> the new VNF should be still in the same state. The EM or the config file should be applied to the new VNF instance and return to the active state by processing packets. After termination</w:t>
            </w:r>
            <w:r w:rsidR="002477B1">
              <w:rPr>
                <w:lang w:eastAsia="zh-CN"/>
              </w:rPr>
              <w:t>,</w:t>
            </w:r>
            <w:r>
              <w:rPr>
                <w:lang w:eastAsia="zh-CN"/>
              </w:rPr>
              <w:t xml:space="preserve"> all reserved vResources of the VNF must be released.</w:t>
            </w:r>
          </w:p>
        </w:tc>
      </w:tr>
      <w:tr w:rsidR="005A676A" w:rsidTr="0050687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r>
              <w:t>Ensure VNF receive the required configuration from the EM or configuration file</w:t>
            </w:r>
          </w:p>
          <w:p w:rsidR="005A676A" w:rsidRDefault="005A676A" w:rsidP="00506878">
            <w:pPr>
              <w:pStyle w:val="TestCaseInfo"/>
            </w:pPr>
            <w:r>
              <w:t>Sequence:</w:t>
            </w:r>
          </w:p>
          <w:p w:rsidR="005A676A" w:rsidRDefault="005A676A" w:rsidP="002477B1">
            <w:pPr>
              <w:pStyle w:val="TestCaseInfo"/>
              <w:numPr>
                <w:ilvl w:val="0"/>
                <w:numId w:val="48"/>
              </w:numPr>
            </w:pPr>
            <w:r>
              <w:t>Instantiate VNF</w:t>
            </w:r>
          </w:p>
          <w:p w:rsidR="002477B1" w:rsidRDefault="002477B1" w:rsidP="002477B1">
            <w:pPr>
              <w:pStyle w:val="TestCaseInfo"/>
              <w:numPr>
                <w:ilvl w:val="0"/>
                <w:numId w:val="48"/>
              </w:numPr>
            </w:pPr>
            <w:r w:rsidRPr="00074BEF">
              <w:t>Validate VNF instantiation state is INSTANTIATED and VNF state is STARTED (--&gt; time stamp when correct state reached)</w:t>
            </w:r>
          </w:p>
          <w:p w:rsidR="005A676A" w:rsidRDefault="005A676A" w:rsidP="002477B1">
            <w:pPr>
              <w:pStyle w:val="TestCaseInfo"/>
              <w:numPr>
                <w:ilvl w:val="0"/>
                <w:numId w:val="48"/>
              </w:numPr>
            </w:pPr>
            <w:r>
              <w:t xml:space="preserve">Start the </w:t>
            </w:r>
            <w:r w:rsidR="0038372C">
              <w:t>normal</w:t>
            </w:r>
            <w:r>
              <w:t xml:space="preserve"> traffic load</w:t>
            </w:r>
          </w:p>
          <w:p w:rsidR="005A676A" w:rsidRDefault="005A676A" w:rsidP="002477B1">
            <w:pPr>
              <w:pStyle w:val="TestCaseInfo"/>
              <w:numPr>
                <w:ilvl w:val="0"/>
                <w:numId w:val="48"/>
              </w:numPr>
            </w:pPr>
            <w:r>
              <w:t>Validate traffic goes through (--&gt; no dropped packets)</w:t>
            </w:r>
          </w:p>
          <w:p w:rsidR="005A676A" w:rsidRDefault="005A676A" w:rsidP="002477B1">
            <w:pPr>
              <w:pStyle w:val="TestCaseInfo"/>
              <w:numPr>
                <w:ilvl w:val="0"/>
                <w:numId w:val="48"/>
              </w:numPr>
            </w:pPr>
            <w:r>
              <w:t>Initiate the upgrade, update or rollback process</w:t>
            </w:r>
          </w:p>
          <w:p w:rsidR="005A676A" w:rsidRDefault="005A676A" w:rsidP="002477B1">
            <w:pPr>
              <w:pStyle w:val="TestCaseInfo"/>
              <w:numPr>
                <w:ilvl w:val="0"/>
                <w:numId w:val="48"/>
              </w:numPr>
            </w:pPr>
            <w:r>
              <w:t xml:space="preserve">Validate VNF new version is active and </w:t>
            </w:r>
            <w:r w:rsidR="00BF6D7A">
              <w:t xml:space="preserve">VNF </w:t>
            </w:r>
            <w:r>
              <w:t xml:space="preserve">state is </w:t>
            </w:r>
            <w:r w:rsidR="00BF6D7A">
              <w:t>STARTED</w:t>
            </w:r>
          </w:p>
          <w:p w:rsidR="005A676A" w:rsidRDefault="005A676A" w:rsidP="002477B1">
            <w:pPr>
              <w:pStyle w:val="TestCaseInfo"/>
              <w:numPr>
                <w:ilvl w:val="0"/>
                <w:numId w:val="48"/>
              </w:numPr>
            </w:pPr>
            <w:r>
              <w:t>Validate traffic gets forwarded and measure the length of service disruption</w:t>
            </w:r>
          </w:p>
          <w:p w:rsidR="005A676A" w:rsidRDefault="005A676A" w:rsidP="002477B1">
            <w:pPr>
              <w:pStyle w:val="TestCaseInfo"/>
              <w:numPr>
                <w:ilvl w:val="0"/>
                <w:numId w:val="48"/>
              </w:numPr>
            </w:pPr>
            <w:r>
              <w:t>Stop Traffic</w:t>
            </w:r>
          </w:p>
          <w:p w:rsidR="005A676A" w:rsidRDefault="005A676A" w:rsidP="002477B1">
            <w:pPr>
              <w:pStyle w:val="TestCaseInfo"/>
              <w:numPr>
                <w:ilvl w:val="0"/>
                <w:numId w:val="48"/>
              </w:numPr>
            </w:pPr>
            <w:r>
              <w:t>Terminate VNF</w:t>
            </w:r>
          </w:p>
          <w:p w:rsidR="005A676A" w:rsidRPr="00D921A2" w:rsidRDefault="005A676A" w:rsidP="002477B1">
            <w:pPr>
              <w:pStyle w:val="TestCaseInfo"/>
              <w:numPr>
                <w:ilvl w:val="0"/>
                <w:numId w:val="48"/>
              </w:numPr>
            </w:pPr>
            <w:r>
              <w:t>Validate that all vResources have been released</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95B81" w:rsidRDefault="00195B81" w:rsidP="00195B81">
            <w:pPr>
              <w:pStyle w:val="TestCaseInfo"/>
            </w:pPr>
            <w:r>
              <w:t>The test case includes three different sub test cases:</w:t>
            </w:r>
          </w:p>
          <w:p w:rsidR="00195B81" w:rsidRDefault="00195B81" w:rsidP="00D45270">
            <w:pPr>
              <w:pStyle w:val="TestCaseInfo"/>
              <w:numPr>
                <w:ilvl w:val="0"/>
                <w:numId w:val="84"/>
              </w:numPr>
            </w:pPr>
            <w:r>
              <w:t>Upgrade a VNF</w:t>
            </w:r>
          </w:p>
          <w:p w:rsidR="00195B81" w:rsidRDefault="00195B81" w:rsidP="00D45270">
            <w:pPr>
              <w:pStyle w:val="TestCaseInfo"/>
              <w:numPr>
                <w:ilvl w:val="0"/>
                <w:numId w:val="84"/>
              </w:numPr>
            </w:pPr>
            <w:r>
              <w:t>Update a VNF</w:t>
            </w:r>
          </w:p>
          <w:p w:rsidR="005A676A" w:rsidRDefault="00195B81" w:rsidP="00D45270">
            <w:pPr>
              <w:pStyle w:val="TestCaseInfo"/>
              <w:numPr>
                <w:ilvl w:val="0"/>
                <w:numId w:val="84"/>
              </w:numPr>
            </w:pPr>
            <w:r>
              <w:t>Rollback a VNF</w:t>
            </w:r>
          </w:p>
        </w:tc>
      </w:tr>
    </w:tbl>
    <w:p w:rsidR="005A676A" w:rsidRDefault="005A676A" w:rsidP="005A676A">
      <w:pPr>
        <w:rPr>
          <w:lang w:eastAsia="zh-CN"/>
        </w:rPr>
      </w:pPr>
    </w:p>
    <w:p w:rsidR="005A676A" w:rsidRDefault="005A676A" w:rsidP="001C5F01">
      <w:pPr>
        <w:pStyle w:val="Heading1"/>
      </w:pPr>
      <w:bookmarkStart w:id="2785" w:name="_Toc454184362"/>
      <w:bookmarkStart w:id="2786" w:name="_Toc477880892"/>
      <w:r>
        <w:t>Virtualized Resource Management</w:t>
      </w:r>
      <w:bookmarkEnd w:id="2785"/>
      <w:bookmarkEnd w:id="2786"/>
    </w:p>
    <w:p w:rsidR="005A676A" w:rsidRDefault="009362AA" w:rsidP="005A676A">
      <w:pPr>
        <w:rPr>
          <w:lang w:eastAsia="zh-CN"/>
        </w:rPr>
      </w:pPr>
      <w:r>
        <w:rPr>
          <w:lang w:eastAsia="zh-CN"/>
        </w:rPr>
        <w:t xml:space="preserve">The management of virtualized resources is an integral component of the VNF Lifecycle Management. It encompasses </w:t>
      </w:r>
    </w:p>
    <w:p w:rsidR="009362AA" w:rsidDel="00B40BBD" w:rsidRDefault="009362AA" w:rsidP="00D45270">
      <w:pPr>
        <w:pStyle w:val="ListParagraph"/>
        <w:numPr>
          <w:ilvl w:val="0"/>
          <w:numId w:val="86"/>
        </w:numPr>
        <w:rPr>
          <w:del w:id="2787" w:author="Seggelke, Klaus" w:date="2017-03-21T14:36:00Z"/>
          <w:lang w:eastAsia="zh-CN"/>
        </w:rPr>
      </w:pPr>
      <w:del w:id="2788" w:author="Seggelke, Klaus" w:date="2017-03-21T14:36:00Z">
        <w:r w:rsidDel="00B40BBD">
          <w:rPr>
            <w:lang w:eastAsia="zh-CN"/>
          </w:rPr>
          <w:delText>Snapshot management</w:delText>
        </w:r>
      </w:del>
    </w:p>
    <w:p w:rsidR="009362AA" w:rsidRDefault="009362AA" w:rsidP="00D45270">
      <w:pPr>
        <w:pStyle w:val="ListParagraph"/>
        <w:numPr>
          <w:ilvl w:val="0"/>
          <w:numId w:val="86"/>
        </w:numPr>
        <w:rPr>
          <w:ins w:id="2789" w:author="Seggelke, Klaus" w:date="2017-03-21T16:42:00Z"/>
          <w:lang w:eastAsia="zh-CN"/>
        </w:rPr>
      </w:pPr>
      <w:r>
        <w:rPr>
          <w:lang w:eastAsia="zh-CN"/>
        </w:rPr>
        <w:t>VNF scaling by adding and removing virtual resources</w:t>
      </w:r>
    </w:p>
    <w:p w:rsidR="00C80710" w:rsidRDefault="00C80710" w:rsidP="00C80710">
      <w:pPr>
        <w:ind w:left="1080"/>
        <w:rPr>
          <w:ins w:id="2790" w:author="Seggelke, Klaus" w:date="2017-03-21T16:43:00Z"/>
          <w:lang w:eastAsia="zh-CN"/>
        </w:rPr>
        <w:pPrChange w:id="2791" w:author="Seggelke, Klaus" w:date="2017-03-21T16:43:00Z">
          <w:pPr>
            <w:pStyle w:val="ListParagraph"/>
            <w:numPr>
              <w:numId w:val="86"/>
            </w:numPr>
            <w:ind w:hanging="360"/>
          </w:pPr>
        </w:pPrChange>
      </w:pPr>
      <w:ins w:id="2792" w:author="Seggelke, Klaus" w:date="2017-03-21T16:43:00Z">
        <w:r>
          <w:rPr>
            <w:lang w:eastAsia="zh-CN"/>
          </w:rPr>
          <w:t>A MANO can scale a VNF in two different ways:</w:t>
        </w:r>
      </w:ins>
    </w:p>
    <w:p w:rsidR="00984A89" w:rsidRDefault="00C80710" w:rsidP="00984A89">
      <w:pPr>
        <w:pStyle w:val="ListParagraph"/>
        <w:numPr>
          <w:ilvl w:val="1"/>
          <w:numId w:val="86"/>
        </w:numPr>
        <w:rPr>
          <w:ins w:id="2793" w:author="Seggelke, Klaus" w:date="2017-03-21T16:42:00Z"/>
          <w:lang w:eastAsia="zh-CN"/>
        </w:rPr>
        <w:pPrChange w:id="2794" w:author="Seggelke, Klaus" w:date="2017-03-21T16:42:00Z">
          <w:pPr>
            <w:pStyle w:val="ListParagraph"/>
            <w:numPr>
              <w:numId w:val="86"/>
            </w:numPr>
            <w:ind w:hanging="360"/>
          </w:pPr>
        </w:pPrChange>
      </w:pPr>
      <w:ins w:id="2795" w:author="Seggelke, Klaus" w:date="2017-03-21T16:42:00Z">
        <w:r>
          <w:rPr>
            <w:lang w:eastAsia="zh-CN"/>
          </w:rPr>
          <w:t>Adding and removing VNF</w:t>
        </w:r>
      </w:ins>
    </w:p>
    <w:p w:rsidR="00C80710" w:rsidRDefault="00C80710" w:rsidP="00984A89">
      <w:pPr>
        <w:pStyle w:val="ListParagraph"/>
        <w:numPr>
          <w:ilvl w:val="1"/>
          <w:numId w:val="86"/>
        </w:numPr>
        <w:rPr>
          <w:lang w:eastAsia="zh-CN"/>
        </w:rPr>
        <w:pPrChange w:id="2796" w:author="Seggelke, Klaus" w:date="2017-03-21T16:42:00Z">
          <w:pPr>
            <w:pStyle w:val="ListParagraph"/>
            <w:numPr>
              <w:numId w:val="86"/>
            </w:numPr>
            <w:ind w:hanging="360"/>
          </w:pPr>
        </w:pPrChange>
      </w:pPr>
      <w:ins w:id="2797" w:author="Seggelke, Klaus" w:date="2017-03-21T16:42:00Z">
        <w:r>
          <w:rPr>
            <w:lang w:eastAsia="zh-CN"/>
          </w:rPr>
          <w:t>Adding and removing of VNFC</w:t>
        </w:r>
      </w:ins>
      <w:ins w:id="2798" w:author="Seggelke, Klaus" w:date="2017-03-21T16:46:00Z">
        <w:r>
          <w:rPr>
            <w:lang w:eastAsia="zh-CN"/>
          </w:rPr>
          <w:t xml:space="preserve"> to/from an existing VNF</w:t>
        </w:r>
      </w:ins>
    </w:p>
    <w:p w:rsidR="009362AA" w:rsidRDefault="009362AA" w:rsidP="00D45270">
      <w:pPr>
        <w:pStyle w:val="ListParagraph"/>
        <w:numPr>
          <w:ilvl w:val="0"/>
          <w:numId w:val="86"/>
        </w:numPr>
        <w:rPr>
          <w:lang w:eastAsia="zh-CN"/>
        </w:rPr>
      </w:pPr>
      <w:r>
        <w:rPr>
          <w:lang w:eastAsia="zh-CN"/>
        </w:rPr>
        <w:t>Virtual resource migration</w:t>
      </w:r>
    </w:p>
    <w:p w:rsidR="009362AA" w:rsidRDefault="009362AA" w:rsidP="00D45270">
      <w:pPr>
        <w:pStyle w:val="ListParagraph"/>
        <w:numPr>
          <w:ilvl w:val="0"/>
          <w:numId w:val="86"/>
        </w:numPr>
        <w:rPr>
          <w:lang w:eastAsia="zh-CN"/>
        </w:rPr>
      </w:pPr>
      <w:r>
        <w:rPr>
          <w:lang w:eastAsia="zh-CN"/>
        </w:rPr>
        <w:t xml:space="preserve">Virtual network related </w:t>
      </w:r>
      <w:r w:rsidR="00D60C5F">
        <w:rPr>
          <w:lang w:eastAsia="zh-CN"/>
        </w:rPr>
        <w:t>management</w:t>
      </w:r>
    </w:p>
    <w:p w:rsidR="00D60C5F" w:rsidRDefault="00D60C5F" w:rsidP="00D45270">
      <w:pPr>
        <w:pStyle w:val="ListParagraph"/>
        <w:numPr>
          <w:ilvl w:val="0"/>
          <w:numId w:val="86"/>
        </w:numPr>
        <w:rPr>
          <w:lang w:eastAsia="zh-CN"/>
        </w:rPr>
      </w:pPr>
      <w:r>
        <w:rPr>
          <w:lang w:eastAsia="zh-CN"/>
        </w:rPr>
        <w:t>Virtual storage related management</w:t>
      </w:r>
    </w:p>
    <w:p w:rsidR="005A676A" w:rsidRDefault="005A676A" w:rsidP="005A676A">
      <w:pPr>
        <w:rPr>
          <w:lang w:eastAsia="zh-CN"/>
        </w:rPr>
      </w:pPr>
    </w:p>
    <w:p w:rsidR="005A676A" w:rsidRDefault="005A676A" w:rsidP="00C35DDF">
      <w:pPr>
        <w:pStyle w:val="Heading2"/>
      </w:pPr>
      <w:bookmarkStart w:id="2799" w:name="_Toc454184364"/>
      <w:bookmarkStart w:id="2800" w:name="_Toc477880893"/>
      <w:r>
        <w:t>vResource Scaling</w:t>
      </w:r>
      <w:bookmarkEnd w:id="2799"/>
      <w:r w:rsidR="00753D2D">
        <w:t xml:space="preserve"> Up/Down</w:t>
      </w:r>
      <w:bookmarkEnd w:id="2800"/>
    </w:p>
    <w:p w:rsidR="005A676A" w:rsidRDefault="00FC37A4" w:rsidP="005A676A">
      <w:pPr>
        <w:rPr>
          <w:lang w:eastAsia="zh-CN"/>
        </w:rPr>
      </w:pPr>
      <w:r>
        <w:rPr>
          <w:lang w:eastAsia="zh-CN"/>
        </w:rPr>
        <w:t>A VNF can adapt</w:t>
      </w:r>
      <w:r w:rsidR="00222439">
        <w:rPr>
          <w:lang w:eastAsia="zh-CN"/>
        </w:rPr>
        <w:t xml:space="preserve"> to the demands of the </w:t>
      </w:r>
      <w:r>
        <w:rPr>
          <w:lang w:eastAsia="zh-CN"/>
        </w:rPr>
        <w:t xml:space="preserve">applied </w:t>
      </w:r>
      <w:r w:rsidR="00222439">
        <w:rPr>
          <w:lang w:eastAsia="zh-CN"/>
        </w:rPr>
        <w:t xml:space="preserve">traffic. </w:t>
      </w:r>
      <w:r>
        <w:rPr>
          <w:lang w:eastAsia="zh-CN"/>
        </w:rPr>
        <w:t>It could increase it performance by allocation of additional vResources and when the traffic lowers, it could release vResources. This process is called scaling.</w:t>
      </w:r>
      <w:r w:rsidR="0096271B">
        <w:rPr>
          <w:lang w:eastAsia="zh-CN"/>
        </w:rPr>
        <w:t xml:space="preserve"> The </w:t>
      </w:r>
      <w:r w:rsidR="0096271B" w:rsidRPr="0096271B">
        <w:rPr>
          <w:lang w:eastAsia="zh-CN"/>
        </w:rPr>
        <w:t>resource increase/decrease</w:t>
      </w:r>
      <w:r>
        <w:rPr>
          <w:lang w:eastAsia="zh-CN"/>
        </w:rPr>
        <w:t xml:space="preserve"> </w:t>
      </w:r>
      <w:r w:rsidR="0096271B">
        <w:rPr>
          <w:lang w:eastAsia="zh-CN"/>
        </w:rPr>
        <w:t xml:space="preserve">without changes to VNFC </w:t>
      </w:r>
      <w:ins w:id="2801" w:author="Seggelke, Klaus" w:date="2017-03-21T14:36:00Z">
        <w:r w:rsidR="00B40BBD">
          <w:rPr>
            <w:lang w:eastAsia="zh-CN"/>
          </w:rPr>
          <w:t xml:space="preserve">and VNF </w:t>
        </w:r>
      </w:ins>
      <w:r w:rsidR="0096271B">
        <w:rPr>
          <w:lang w:eastAsia="zh-CN"/>
        </w:rPr>
        <w:t xml:space="preserve">count is scaling Up/Down. </w:t>
      </w:r>
      <w:r>
        <w:rPr>
          <w:lang w:eastAsia="zh-CN"/>
        </w:rPr>
        <w:t>The following test cases address the validation of the VNF scaling</w:t>
      </w:r>
      <w:r w:rsidR="0096271B">
        <w:rPr>
          <w:lang w:eastAsia="zh-CN"/>
        </w:rPr>
        <w:t xml:space="preserve"> for Up/Down</w:t>
      </w:r>
      <w:r>
        <w:rPr>
          <w:lang w:eastAsia="zh-CN"/>
        </w:rPr>
        <w:t>.</w:t>
      </w:r>
    </w:p>
    <w:p w:rsidR="00E50D2E" w:rsidRDefault="00E50D2E" w:rsidP="00E50D2E">
      <w:pPr>
        <w:pStyle w:val="Heading3"/>
        <w:rPr>
          <w:ins w:id="2802" w:author="Seggelke, Klaus" w:date="2017-03-21T14:56:00Z"/>
        </w:rPr>
        <w:pPrChange w:id="2803" w:author="Seggelke, Klaus" w:date="2017-03-21T14:56:00Z">
          <w:pPr/>
        </w:pPrChange>
      </w:pPr>
      <w:bookmarkStart w:id="2804" w:name="_Toc477880894"/>
      <w:ins w:id="2805" w:author="Seggelke, Klaus" w:date="2017-03-21T14:56:00Z">
        <w:r w:rsidRPr="00093574">
          <w:t>Scale-up VNF instance</w:t>
        </w:r>
        <w:bookmarkEnd w:id="2804"/>
      </w:ins>
    </w:p>
    <w:p w:rsidR="00E50D2E" w:rsidRDefault="00E50D2E"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806" w:name="_Toc454184441"/>
            <w:bookmarkStart w:id="2807" w:name="_Toc477881004"/>
            <w:r>
              <w:t>TC.VNF.SCALE.UP.001</w:t>
            </w:r>
            <w:r>
              <w:tab/>
            </w:r>
            <w:r w:rsidR="005A676A" w:rsidRPr="00093574">
              <w:t>Scale-up VNF instance</w:t>
            </w:r>
            <w:bookmarkEnd w:id="2806"/>
            <w:bookmarkEnd w:id="2807"/>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8F359C">
            <w:pPr>
              <w:pStyle w:val="TestCaseInfo"/>
              <w:rPr>
                <w:lang w:eastAsia="zh-CN"/>
              </w:rPr>
            </w:pPr>
            <w:r>
              <w:rPr>
                <w:lang w:eastAsia="zh-CN"/>
              </w:rPr>
              <w:t>A VNF should have the capability to dynamically scale based on the required load. The scaling to higher performance is the objective of this test. The VNF may has multiple levels of performance. Here we validate only one step, from the basic (lowest level) to the next level up.</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 xml:space="preserve">Once the scaling increase is completed, the </w:t>
            </w:r>
            <w:ins w:id="2808" w:author="Seggelke, Klaus" w:date="2017-03-21T14:37:00Z">
              <w:r w:rsidR="00B40BBD">
                <w:rPr>
                  <w:lang w:eastAsia="zh-CN"/>
                </w:rPr>
                <w:t>MANO (</w:t>
              </w:r>
            </w:ins>
            <w:r>
              <w:rPr>
                <w:lang w:eastAsia="zh-CN"/>
              </w:rPr>
              <w:t xml:space="preserve">VNFM </w:t>
            </w:r>
            <w:ins w:id="2809" w:author="Seggelke, Klaus" w:date="2017-03-21T14:37:00Z">
              <w:r w:rsidR="00B40BBD">
                <w:rPr>
                  <w:lang w:eastAsia="zh-CN"/>
                </w:rPr>
                <w:t xml:space="preserve">or NFVO) </w:t>
              </w:r>
            </w:ins>
            <w:r>
              <w:rPr>
                <w:lang w:eastAsia="zh-CN"/>
              </w:rPr>
              <w:t xml:space="preserve">should report the additional allocated virtualized resources. The </w:t>
            </w:r>
            <w:del w:id="2810" w:author="Seggelke, Klaus" w:date="2017-03-21T14:37:00Z">
              <w:r w:rsidDel="00B40BBD">
                <w:rPr>
                  <w:lang w:eastAsia="zh-CN"/>
                </w:rPr>
                <w:delText xml:space="preserve">VNFM </w:delText>
              </w:r>
            </w:del>
            <w:ins w:id="2811" w:author="Seggelke, Klaus" w:date="2017-03-21T14:37:00Z">
              <w:r w:rsidR="00B40BBD">
                <w:rPr>
                  <w:lang w:eastAsia="zh-CN"/>
                </w:rPr>
                <w:t xml:space="preserve">MANO </w:t>
              </w:r>
            </w:ins>
            <w:r>
              <w:rPr>
                <w:lang w:eastAsia="zh-CN"/>
              </w:rPr>
              <w:t xml:space="preserve">should have added more resources to </w:t>
            </w:r>
            <w:del w:id="2812" w:author="Seggelke, Klaus" w:date="2017-03-21T14:38:00Z">
              <w:r w:rsidDel="00B40BBD">
                <w:rPr>
                  <w:lang w:eastAsia="zh-CN"/>
                </w:rPr>
                <w:delText xml:space="preserve">one or more </w:delText>
              </w:r>
            </w:del>
            <w:ins w:id="2813" w:author="Seggelke, Klaus" w:date="2017-03-21T14:38:00Z">
              <w:r w:rsidR="00B40BBD">
                <w:rPr>
                  <w:lang w:eastAsia="zh-CN"/>
                </w:rPr>
                <w:t xml:space="preserve">the </w:t>
              </w:r>
            </w:ins>
            <w:r>
              <w:rPr>
                <w:lang w:eastAsia="zh-CN"/>
              </w:rPr>
              <w:t>existing VNFCs. This process may require to reboot/restart the VNFC and losing the configuration. So the EM may require to reconfigure the VNF. Therefore, traffic should be generated to validate that the VNFCs can process packets correctly. The trigger for this event to occur could be by different options:</w:t>
            </w:r>
          </w:p>
          <w:p w:rsidR="006E70F4" w:rsidRDefault="006E70F4" w:rsidP="0042061B">
            <w:pPr>
              <w:pStyle w:val="TestCaseInfo"/>
              <w:numPr>
                <w:ilvl w:val="0"/>
                <w:numId w:val="214"/>
              </w:numPr>
              <w:rPr>
                <w:lang w:eastAsia="zh-CN"/>
              </w:rPr>
            </w:pPr>
            <w:r w:rsidRPr="006E70F4">
              <w:rPr>
                <w:lang w:eastAsia="zh-CN"/>
              </w:rPr>
              <w:t xml:space="preserve">VNFM/MANO generated events - Auto Scaling </w:t>
            </w:r>
            <w:del w:id="2814" w:author="Seggelke, Klaus" w:date="2017-03-21T15:11:00Z">
              <w:r w:rsidRPr="006E70F4" w:rsidDel="007724FC">
                <w:rPr>
                  <w:lang w:eastAsia="zh-CN"/>
                </w:rPr>
                <w:delText xml:space="preserve"> </w:delText>
              </w:r>
            </w:del>
            <w:r w:rsidRPr="006E70F4">
              <w:rPr>
                <w:lang w:eastAsia="zh-CN"/>
              </w:rPr>
              <w:t>(</w:t>
            </w:r>
            <w:del w:id="2815" w:author="Seggelke, Klaus" w:date="2017-03-21T15:11:00Z">
              <w:r w:rsidRPr="006E70F4" w:rsidDel="007724FC">
                <w:rPr>
                  <w:lang w:eastAsia="zh-CN"/>
                </w:rPr>
                <w:delText xml:space="preserve"> </w:delText>
              </w:r>
            </w:del>
            <w:r w:rsidRPr="006E70F4">
              <w:rPr>
                <w:lang w:eastAsia="zh-CN"/>
              </w:rPr>
              <w:t>e.g. based on monitoring of resource utilization of the VNF's VMs, upon events received from VNF, EM, VIM)</w:t>
            </w:r>
          </w:p>
          <w:p w:rsidR="006E70F4" w:rsidRDefault="006E70F4" w:rsidP="0042061B">
            <w:pPr>
              <w:pStyle w:val="TestCaseInfo"/>
              <w:numPr>
                <w:ilvl w:val="0"/>
                <w:numId w:val="214"/>
              </w:numPr>
              <w:rPr>
                <w:lang w:eastAsia="zh-CN"/>
              </w:rPr>
            </w:pPr>
            <w:r w:rsidRPr="006E70F4">
              <w:rPr>
                <w:lang w:eastAsia="zh-CN"/>
              </w:rPr>
              <w:t>VNF generated event – On-demand Scaling (</w:t>
            </w:r>
            <w:del w:id="2816" w:author="Seggelke, Klaus" w:date="2017-03-21T15:11:00Z">
              <w:r w:rsidRPr="006E70F4" w:rsidDel="007724FC">
                <w:rPr>
                  <w:lang w:eastAsia="zh-CN"/>
                </w:rPr>
                <w:delText xml:space="preserve"> </w:delText>
              </w:r>
            </w:del>
            <w:r w:rsidRPr="006E70F4">
              <w:rPr>
                <w:lang w:eastAsia="zh-CN"/>
              </w:rPr>
              <w:t>e.g. based on traffic, VNF generates the request internally)</w:t>
            </w:r>
          </w:p>
          <w:p w:rsidR="006E70F4" w:rsidRDefault="006E70F4" w:rsidP="0042061B">
            <w:pPr>
              <w:pStyle w:val="TestCaseInfo"/>
              <w:numPr>
                <w:ilvl w:val="0"/>
                <w:numId w:val="214"/>
              </w:numPr>
              <w:rPr>
                <w:lang w:eastAsia="zh-CN"/>
              </w:rPr>
            </w:pPr>
            <w:r w:rsidRPr="006E70F4">
              <w:rPr>
                <w:lang w:eastAsia="zh-CN"/>
              </w:rPr>
              <w:t>VIM generated event – On-demand Scaling</w:t>
            </w:r>
          </w:p>
          <w:p w:rsidR="006E70F4" w:rsidRDefault="006E70F4" w:rsidP="0042061B">
            <w:pPr>
              <w:pStyle w:val="TestCaseInfo"/>
              <w:numPr>
                <w:ilvl w:val="0"/>
                <w:numId w:val="214"/>
              </w:numPr>
              <w:rPr>
                <w:lang w:eastAsia="zh-CN"/>
              </w:rPr>
            </w:pPr>
            <w:r w:rsidRPr="006E70F4">
              <w:rPr>
                <w:lang w:eastAsia="zh-CN"/>
              </w:rPr>
              <w:t>EM generated event – On-demand Scaling (e.g. EM receives information from the VNF and determines the need to auto scale)</w:t>
            </w:r>
          </w:p>
          <w:p w:rsidR="006E70F4" w:rsidRDefault="006E70F4" w:rsidP="0042061B">
            <w:pPr>
              <w:pStyle w:val="TestCaseInfo"/>
              <w:numPr>
                <w:ilvl w:val="0"/>
                <w:numId w:val="214"/>
              </w:numPr>
              <w:rPr>
                <w:lang w:eastAsia="zh-CN"/>
              </w:rPr>
            </w:pPr>
            <w:r w:rsidRPr="006E70F4">
              <w:rPr>
                <w:lang w:eastAsia="zh-CN"/>
              </w:rPr>
              <w:t>MANO generated event - Manual Scaling (e.g. by operating the MANO interface/API)</w:t>
            </w:r>
          </w:p>
          <w:p w:rsidR="006E70F4" w:rsidRDefault="006E70F4" w:rsidP="0042061B">
            <w:pPr>
              <w:pStyle w:val="TestCaseInfo"/>
              <w:numPr>
                <w:ilvl w:val="0"/>
                <w:numId w:val="214"/>
              </w:numPr>
              <w:rPr>
                <w:lang w:eastAsia="zh-CN"/>
              </w:rPr>
            </w:pPr>
            <w:r w:rsidRPr="006E70F4">
              <w:rPr>
                <w:lang w:eastAsia="zh-CN"/>
              </w:rPr>
              <w:t>VNF generated event - Manual Scaling</w:t>
            </w:r>
          </w:p>
          <w:p w:rsidR="005A676A" w:rsidRDefault="006E70F4" w:rsidP="0042061B">
            <w:pPr>
              <w:pStyle w:val="TestCaseInfo"/>
              <w:numPr>
                <w:ilvl w:val="0"/>
                <w:numId w:val="214"/>
              </w:numPr>
              <w:rPr>
                <w:lang w:eastAsia="zh-CN"/>
              </w:rPr>
            </w:pPr>
            <w:r w:rsidRPr="006E70F4">
              <w:rPr>
                <w:lang w:eastAsia="zh-CN"/>
              </w:rPr>
              <w:t>EM generated event – Manual Scaling</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CF3569">
        <w:trPr>
          <w:trHeight w:val="7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Pr="00093574" w:rsidRDefault="005A676A" w:rsidP="004F61ED">
            <w:pPr>
              <w:pStyle w:val="TestCaseInfo"/>
              <w:numPr>
                <w:ilvl w:val="0"/>
                <w:numId w:val="53"/>
              </w:numPr>
            </w:pPr>
            <w:r w:rsidRPr="00093574">
              <w:t>Instantiate VNF</w:t>
            </w:r>
          </w:p>
          <w:p w:rsidR="004F61ED" w:rsidRDefault="004F61ED" w:rsidP="004F61ED">
            <w:pPr>
              <w:pStyle w:val="TestCaseInfo"/>
              <w:numPr>
                <w:ilvl w:val="0"/>
                <w:numId w:val="53"/>
              </w:numPr>
            </w:pPr>
            <w:r w:rsidRPr="00074BEF">
              <w:t>Validate VNF instantiation state is INSTANTIATED and VNF state is STARTED (--&gt; time stamp when correct state reached)</w:t>
            </w:r>
          </w:p>
          <w:p w:rsidR="005A676A" w:rsidRPr="00093574" w:rsidRDefault="005A676A" w:rsidP="004F61ED">
            <w:pPr>
              <w:pStyle w:val="TestCaseInfo"/>
              <w:numPr>
                <w:ilvl w:val="0"/>
                <w:numId w:val="53"/>
              </w:numPr>
            </w:pPr>
            <w:r w:rsidRPr="00093574">
              <w:t>Generate low traffic load</w:t>
            </w:r>
          </w:p>
          <w:p w:rsidR="005A676A" w:rsidRPr="00093574" w:rsidRDefault="005A676A" w:rsidP="004F61ED">
            <w:pPr>
              <w:pStyle w:val="TestCaseInfo"/>
              <w:numPr>
                <w:ilvl w:val="0"/>
                <w:numId w:val="53"/>
              </w:numPr>
            </w:pPr>
            <w:r w:rsidRPr="00093574">
              <w:t>Validate that traffic flows through without issues (--&gt; no dropped packets)</w:t>
            </w:r>
          </w:p>
          <w:p w:rsidR="005A676A" w:rsidRPr="00093574" w:rsidRDefault="005A676A" w:rsidP="004F61ED">
            <w:pPr>
              <w:pStyle w:val="TestCaseInfo"/>
              <w:numPr>
                <w:ilvl w:val="0"/>
                <w:numId w:val="53"/>
              </w:numPr>
            </w:pPr>
            <w:r w:rsidRPr="00093574">
              <w:t>Trigger a resize of the NFV resources and generate more traffic to validate the higher capacity</w:t>
            </w:r>
            <w:r w:rsidR="00204FA0">
              <w:t xml:space="preserve"> or cause the trigger</w:t>
            </w:r>
          </w:p>
          <w:p w:rsidR="005A676A" w:rsidRPr="00093574" w:rsidRDefault="005A676A" w:rsidP="004F61ED">
            <w:pPr>
              <w:pStyle w:val="TestCaseInfo"/>
              <w:numPr>
                <w:ilvl w:val="0"/>
                <w:numId w:val="53"/>
              </w:numPr>
            </w:pPr>
            <w:r w:rsidRPr="00093574">
              <w:lastRenderedPageBreak/>
              <w:t>Validate VNF has resized, has higher capacity and determine the service disruption</w:t>
            </w:r>
            <w:r w:rsidR="000039FF">
              <w:t xml:space="preserve"> and no new addition VNFC have been added</w:t>
            </w:r>
          </w:p>
          <w:p w:rsidR="005A676A" w:rsidRPr="00093574" w:rsidRDefault="005A676A" w:rsidP="004F61ED">
            <w:pPr>
              <w:pStyle w:val="TestCaseInfo"/>
              <w:numPr>
                <w:ilvl w:val="0"/>
                <w:numId w:val="53"/>
              </w:numPr>
            </w:pPr>
            <w:r w:rsidRPr="00093574">
              <w:t>Stop traffic</w:t>
            </w:r>
          </w:p>
          <w:p w:rsidR="005A676A" w:rsidRPr="00093574" w:rsidRDefault="005A676A" w:rsidP="004F61ED">
            <w:pPr>
              <w:pStyle w:val="TestCaseInfo"/>
              <w:numPr>
                <w:ilvl w:val="0"/>
                <w:numId w:val="53"/>
              </w:numPr>
            </w:pPr>
            <w:r w:rsidRPr="00093574">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EB6907" w:rsidRDefault="00EB6907" w:rsidP="00EB6907">
            <w:pPr>
              <w:pStyle w:val="TestCaseInfo"/>
            </w:pPr>
            <w:r>
              <w:t>Following resources could be scaled up:</w:t>
            </w:r>
          </w:p>
          <w:p w:rsidR="00EB6907" w:rsidRDefault="00EB6907" w:rsidP="006E70F4">
            <w:pPr>
              <w:pStyle w:val="TestCaseInfo"/>
              <w:numPr>
                <w:ilvl w:val="0"/>
                <w:numId w:val="101"/>
              </w:numPr>
            </w:pPr>
            <w:r>
              <w:t>vMemory</w:t>
            </w:r>
          </w:p>
          <w:p w:rsidR="00EB6907" w:rsidRDefault="00EB6907" w:rsidP="006E70F4">
            <w:pPr>
              <w:pStyle w:val="TestCaseInfo"/>
              <w:numPr>
                <w:ilvl w:val="0"/>
                <w:numId w:val="101"/>
              </w:numPr>
            </w:pPr>
            <w:r>
              <w:t>vCPU cores</w:t>
            </w:r>
          </w:p>
          <w:p w:rsidR="00EB6907" w:rsidRDefault="00EB6907" w:rsidP="006E70F4">
            <w:pPr>
              <w:pStyle w:val="TestCaseInfo"/>
              <w:numPr>
                <w:ilvl w:val="0"/>
                <w:numId w:val="101"/>
              </w:numPr>
            </w:pPr>
            <w:r>
              <w:t>vStorage</w:t>
            </w:r>
          </w:p>
          <w:p w:rsidR="00EB6907" w:rsidRDefault="00EB6907" w:rsidP="006E70F4">
            <w:pPr>
              <w:pStyle w:val="TestCaseInfo"/>
              <w:numPr>
                <w:ilvl w:val="0"/>
                <w:numId w:val="101"/>
              </w:numPr>
            </w:pPr>
            <w:r>
              <w:t>vNIC or specialized hardware</w:t>
            </w:r>
          </w:p>
          <w:p w:rsidR="00CF3569" w:rsidRDefault="00EB6907" w:rsidP="00CF3569">
            <w:pPr>
              <w:pStyle w:val="TestCaseInfo"/>
            </w:pPr>
            <w:r>
              <w:t>In case scale-up the VNF doesn’t add new VNFCs. It keeps the number of VNFC constant and just adds additional resources.</w:t>
            </w:r>
            <w:r w:rsidR="00CF3569">
              <w:t xml:space="preserve"> </w:t>
            </w:r>
          </w:p>
          <w:p w:rsidR="00CF3569" w:rsidRDefault="00CF3569" w:rsidP="00CF3569">
            <w:pPr>
              <w:pStyle w:val="TestCaseInfo"/>
            </w:pPr>
            <w:r>
              <w:t>The scaling trigger could be one of the following:</w:t>
            </w:r>
          </w:p>
          <w:p w:rsidR="006E70F4" w:rsidRDefault="006E70F4" w:rsidP="006E70F4">
            <w:pPr>
              <w:pStyle w:val="TestCaseInfo"/>
              <w:numPr>
                <w:ilvl w:val="0"/>
                <w:numId w:val="101"/>
              </w:numPr>
              <w:rPr>
                <w:lang w:eastAsia="zh-CN"/>
              </w:rPr>
            </w:pPr>
            <w:r w:rsidRPr="006E70F4">
              <w:rPr>
                <w:lang w:eastAsia="zh-CN"/>
              </w:rPr>
              <w:t xml:space="preserve">VNFM/MANO generated events - Auto Scaling </w:t>
            </w:r>
            <w:del w:id="2817" w:author="Seggelke, Klaus" w:date="2017-03-21T15:10:00Z">
              <w:r w:rsidRPr="006E70F4" w:rsidDel="007724FC">
                <w:rPr>
                  <w:lang w:eastAsia="zh-CN"/>
                </w:rPr>
                <w:delText xml:space="preserve"> </w:delText>
              </w:r>
            </w:del>
            <w:r w:rsidRPr="006E70F4">
              <w:rPr>
                <w:lang w:eastAsia="zh-CN"/>
              </w:rPr>
              <w:t>(</w:t>
            </w:r>
            <w:del w:id="2818" w:author="Seggelke, Klaus" w:date="2017-03-21T15:11:00Z">
              <w:r w:rsidRPr="006E70F4" w:rsidDel="007724FC">
                <w:rPr>
                  <w:lang w:eastAsia="zh-CN"/>
                </w:rPr>
                <w:delText xml:space="preserve"> </w:delText>
              </w:r>
            </w:del>
            <w:r w:rsidRPr="006E70F4">
              <w:rPr>
                <w:lang w:eastAsia="zh-CN"/>
              </w:rPr>
              <w:t>e.g. based on monitoring of resource utilization of the VNF's VMs, upon events received from VNF, EM, VIM)</w:t>
            </w:r>
          </w:p>
          <w:p w:rsidR="006E70F4" w:rsidRDefault="006E70F4" w:rsidP="006E70F4">
            <w:pPr>
              <w:pStyle w:val="TestCaseInfo"/>
              <w:numPr>
                <w:ilvl w:val="0"/>
                <w:numId w:val="101"/>
              </w:numPr>
              <w:rPr>
                <w:lang w:eastAsia="zh-CN"/>
              </w:rPr>
            </w:pPr>
            <w:r w:rsidRPr="006E70F4">
              <w:rPr>
                <w:lang w:eastAsia="zh-CN"/>
              </w:rPr>
              <w:t xml:space="preserve">VNF generated event – On-demand </w:t>
            </w:r>
            <w:del w:id="2819" w:author="Seggelke, Klaus" w:date="2017-03-21T15:10:00Z">
              <w:r w:rsidRPr="006E70F4" w:rsidDel="007724FC">
                <w:rPr>
                  <w:lang w:eastAsia="zh-CN"/>
                </w:rPr>
                <w:delText xml:space="preserve"> </w:delText>
              </w:r>
            </w:del>
            <w:r w:rsidRPr="006E70F4">
              <w:rPr>
                <w:lang w:eastAsia="zh-CN"/>
              </w:rPr>
              <w:t>Scaling (</w:t>
            </w:r>
            <w:del w:id="2820" w:author="Seggelke, Klaus" w:date="2017-03-21T15:11:00Z">
              <w:r w:rsidRPr="006E70F4" w:rsidDel="007724FC">
                <w:rPr>
                  <w:lang w:eastAsia="zh-CN"/>
                </w:rPr>
                <w:delText xml:space="preserve"> </w:delText>
              </w:r>
            </w:del>
            <w:r w:rsidRPr="006E70F4">
              <w:rPr>
                <w:lang w:eastAsia="zh-CN"/>
              </w:rPr>
              <w:t>e.g. based on traffic, VNF generates the request internally)</w:t>
            </w:r>
          </w:p>
          <w:p w:rsidR="006E70F4" w:rsidRDefault="006E70F4" w:rsidP="006E70F4">
            <w:pPr>
              <w:pStyle w:val="TestCaseInfo"/>
              <w:numPr>
                <w:ilvl w:val="0"/>
                <w:numId w:val="101"/>
              </w:numPr>
              <w:rPr>
                <w:lang w:eastAsia="zh-CN"/>
              </w:rPr>
            </w:pPr>
            <w:r w:rsidRPr="006E70F4">
              <w:rPr>
                <w:lang w:eastAsia="zh-CN"/>
              </w:rPr>
              <w:t>VIM generated event – On-demand Scaling</w:t>
            </w:r>
          </w:p>
          <w:p w:rsidR="006E70F4" w:rsidRDefault="006E70F4" w:rsidP="006E70F4">
            <w:pPr>
              <w:pStyle w:val="TestCaseInfo"/>
              <w:numPr>
                <w:ilvl w:val="0"/>
                <w:numId w:val="101"/>
              </w:numPr>
              <w:rPr>
                <w:lang w:eastAsia="zh-CN"/>
              </w:rPr>
            </w:pPr>
            <w:r w:rsidRPr="006E70F4">
              <w:rPr>
                <w:lang w:eastAsia="zh-CN"/>
              </w:rPr>
              <w:t>EM generated event – On-demand Scaling (e.g. EM receives information from the VNF and determines the need to auto scale)</w:t>
            </w:r>
          </w:p>
          <w:p w:rsidR="006E70F4" w:rsidRDefault="006E70F4" w:rsidP="006E70F4">
            <w:pPr>
              <w:pStyle w:val="TestCaseInfo"/>
              <w:numPr>
                <w:ilvl w:val="0"/>
                <w:numId w:val="101"/>
              </w:numPr>
              <w:rPr>
                <w:lang w:eastAsia="zh-CN"/>
              </w:rPr>
            </w:pPr>
            <w:r w:rsidRPr="006E70F4">
              <w:rPr>
                <w:lang w:eastAsia="zh-CN"/>
              </w:rPr>
              <w:t xml:space="preserve">MANO generated event - Manual Scaling </w:t>
            </w:r>
            <w:del w:id="2821" w:author="Seggelke, Klaus" w:date="2017-03-21T15:10:00Z">
              <w:r w:rsidRPr="006E70F4" w:rsidDel="007724FC">
                <w:rPr>
                  <w:lang w:eastAsia="zh-CN"/>
                </w:rPr>
                <w:delText xml:space="preserve"> </w:delText>
              </w:r>
            </w:del>
            <w:r w:rsidRPr="006E70F4">
              <w:rPr>
                <w:lang w:eastAsia="zh-CN"/>
              </w:rPr>
              <w:t>(e.g. by operating the MANO interface/API)</w:t>
            </w:r>
          </w:p>
          <w:p w:rsidR="006E70F4" w:rsidRDefault="006E70F4" w:rsidP="006E70F4">
            <w:pPr>
              <w:pStyle w:val="TestCaseInfo"/>
              <w:numPr>
                <w:ilvl w:val="0"/>
                <w:numId w:val="101"/>
              </w:numPr>
              <w:rPr>
                <w:lang w:eastAsia="zh-CN"/>
              </w:rPr>
            </w:pPr>
            <w:r w:rsidRPr="006E70F4">
              <w:rPr>
                <w:lang w:eastAsia="zh-CN"/>
              </w:rPr>
              <w:t>VNF generated event - Manual Scaling</w:t>
            </w:r>
          </w:p>
          <w:p w:rsidR="00CF3569" w:rsidRDefault="006E70F4" w:rsidP="006E70F4">
            <w:pPr>
              <w:pStyle w:val="TestCaseInfo"/>
              <w:numPr>
                <w:ilvl w:val="0"/>
                <w:numId w:val="101"/>
              </w:numPr>
              <w:rPr>
                <w:lang w:eastAsia="zh-CN"/>
              </w:rPr>
            </w:pPr>
            <w:r w:rsidRPr="006E70F4">
              <w:rPr>
                <w:lang w:eastAsia="zh-CN"/>
              </w:rPr>
              <w:t>EM generated event – Manual Scaling</w:t>
            </w:r>
          </w:p>
          <w:p w:rsidR="005A676A" w:rsidRDefault="00CF3569" w:rsidP="00CF3569">
            <w:pPr>
              <w:pStyle w:val="TestCaseInfo"/>
            </w:pPr>
            <w:r>
              <w:t>Each of this trigger can be seen a sub test cases.</w:t>
            </w:r>
          </w:p>
        </w:tc>
      </w:tr>
    </w:tbl>
    <w:p w:rsidR="005A676A" w:rsidRDefault="005A676A" w:rsidP="005A676A">
      <w:pPr>
        <w:rPr>
          <w:ins w:id="2822" w:author="Seggelke, Klaus" w:date="2017-03-21T14:39:00Z"/>
          <w:lang w:eastAsia="zh-CN"/>
        </w:rPr>
      </w:pPr>
    </w:p>
    <w:p w:rsidR="00B40BBD" w:rsidRDefault="00B40BBD" w:rsidP="00B40BBD">
      <w:pPr>
        <w:rPr>
          <w:ins w:id="2823" w:author="Seggelke, Klaus" w:date="2017-03-21T14:39: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40BBD" w:rsidTr="00B40BBD">
        <w:trPr>
          <w:ins w:id="2824" w:author="Seggelke, Klaus" w:date="2017-03-21T14:39:00Z"/>
        </w:trPr>
        <w:tc>
          <w:tcPr>
            <w:tcW w:w="9330" w:type="dxa"/>
            <w:gridSpan w:val="2"/>
            <w:tcBorders>
              <w:top w:val="single" w:sz="2" w:space="0" w:color="auto"/>
              <w:left w:val="single" w:sz="2" w:space="0" w:color="auto"/>
              <w:bottom w:val="single" w:sz="2" w:space="0" w:color="auto"/>
              <w:right w:val="single" w:sz="2" w:space="0" w:color="auto"/>
            </w:tcBorders>
            <w:hideMark/>
          </w:tcPr>
          <w:p w:rsidR="00B40BBD" w:rsidRDefault="00B40BBD" w:rsidP="00B40BBD">
            <w:pPr>
              <w:pStyle w:val="TestCase"/>
              <w:rPr>
                <w:ins w:id="2825" w:author="Seggelke, Klaus" w:date="2017-03-21T14:39:00Z"/>
              </w:rPr>
            </w:pPr>
            <w:bookmarkStart w:id="2826" w:name="_Toc477881005"/>
            <w:ins w:id="2827" w:author="Seggelke, Klaus" w:date="2017-03-21T14:39:00Z">
              <w:r>
                <w:t>TC.VNF.SCALE.UP.001.1</w:t>
              </w:r>
              <w:r>
                <w:tab/>
              </w:r>
              <w:r w:rsidRPr="00093574">
                <w:t>Scale-up VNF instance</w:t>
              </w:r>
            </w:ins>
            <w:ins w:id="2828" w:author="Seggelke, Klaus" w:date="2017-03-21T14:41:00Z">
              <w:r>
                <w:t xml:space="preserve"> </w:t>
              </w:r>
            </w:ins>
            <w:ins w:id="2829" w:author="Seggelke, Klaus" w:date="2017-03-21T14:49:00Z">
              <w:r w:rsidR="00E50D2E">
                <w:t>with On-demand Scaling event generated by MANO</w:t>
              </w:r>
            </w:ins>
            <w:bookmarkEnd w:id="2826"/>
          </w:p>
        </w:tc>
      </w:tr>
      <w:tr w:rsidR="00B40BBD" w:rsidTr="00B40BBD">
        <w:trPr>
          <w:trHeight w:val="896"/>
          <w:ins w:id="2830" w:author="Seggelke, Klaus" w:date="2017-03-21T14:39: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B40BBD">
            <w:pPr>
              <w:pStyle w:val="TestCaseDescription"/>
              <w:rPr>
                <w:ins w:id="2831" w:author="Seggelke, Klaus" w:date="2017-03-21T14:39:00Z"/>
              </w:rPr>
            </w:pPr>
            <w:ins w:id="2832" w:author="Seggelke, Klaus" w:date="2017-03-21T14:39: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B40BBD" w:rsidRPr="00D67489" w:rsidRDefault="00B40BBD" w:rsidP="00B40BBD">
            <w:pPr>
              <w:pStyle w:val="TestCaseInfo"/>
              <w:rPr>
                <w:ins w:id="2833" w:author="Seggelke, Klaus" w:date="2017-03-21T14:39:00Z"/>
                <w:lang w:eastAsia="zh-CN"/>
              </w:rPr>
            </w:pPr>
            <w:ins w:id="2834" w:author="Seggelke, Klaus" w:date="2017-03-21T14:39:00Z">
              <w:r>
                <w:rPr>
                  <w:lang w:eastAsia="zh-CN"/>
                </w:rPr>
                <w:t>A VNF should have the capability to dynamically scale based on the required load. The scaling to higher performance is the objective of this test. The VNF may has multiple levels of performance. Here we validate only one step, from the basic (lowest level) to the next level up.</w:t>
              </w:r>
            </w:ins>
          </w:p>
        </w:tc>
      </w:tr>
      <w:tr w:rsidR="00B40BBD" w:rsidTr="00B40BBD">
        <w:trPr>
          <w:ins w:id="2835" w:author="Seggelke, Klaus" w:date="2017-03-21T14:39: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B40BBD">
            <w:pPr>
              <w:pStyle w:val="TestCaseDescription"/>
              <w:rPr>
                <w:ins w:id="2836" w:author="Seggelke, Klaus" w:date="2017-03-21T14:39:00Z"/>
              </w:rPr>
            </w:pPr>
            <w:ins w:id="2837" w:author="Seggelke, Klaus" w:date="2017-03-21T14:39: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B40BBD" w:rsidRDefault="00B40BBD" w:rsidP="00B40BBD">
            <w:pPr>
              <w:pStyle w:val="TestCaseInfo"/>
              <w:rPr>
                <w:ins w:id="2838" w:author="Seggelke, Klaus" w:date="2017-03-21T14:39:00Z"/>
                <w:lang w:eastAsia="zh-CN"/>
              </w:rPr>
            </w:pPr>
            <w:ins w:id="2839" w:author="Seggelke, Klaus" w:date="2017-03-21T14:39:00Z">
              <w:r>
                <w:rPr>
                  <w:lang w:eastAsia="zh-CN"/>
                </w:rPr>
                <w:t>Once the scaling increase is completed, the MANO (VNFM or NFVO) should report the additional allocated virtualized resources. The MANO should have added more resources to the existing VNFCs. This process may require to reboot/restart the VNFC and losing the configuration. So the EM may require to reconfigure the VNF. Therefore, traffic should be generated to validate that the VNFCs can process packets correctly. The trigger for this event to occur</w:t>
              </w:r>
            </w:ins>
            <w:ins w:id="2840" w:author="Seggelke, Klaus" w:date="2017-03-21T14:40:00Z">
              <w:r>
                <w:rPr>
                  <w:lang w:eastAsia="zh-CN"/>
                </w:rPr>
                <w:t xml:space="preserve"> is</w:t>
              </w:r>
            </w:ins>
            <w:ins w:id="2841" w:author="Seggelke, Klaus" w:date="2017-03-21T14:39:00Z">
              <w:r>
                <w:rPr>
                  <w:lang w:eastAsia="zh-CN"/>
                </w:rPr>
                <w:t>:</w:t>
              </w:r>
            </w:ins>
          </w:p>
          <w:p w:rsidR="00B40BBD" w:rsidRDefault="00B40BBD" w:rsidP="001542F9">
            <w:pPr>
              <w:pStyle w:val="TestCaseInfo"/>
              <w:numPr>
                <w:ilvl w:val="0"/>
                <w:numId w:val="214"/>
              </w:numPr>
              <w:rPr>
                <w:ins w:id="2842" w:author="Seggelke, Klaus" w:date="2017-03-21T14:39:00Z"/>
                <w:lang w:eastAsia="zh-CN"/>
              </w:rPr>
            </w:pPr>
            <w:ins w:id="2843" w:author="Seggelke, Klaus" w:date="2017-03-21T14:39:00Z">
              <w:r w:rsidRPr="006E70F4">
                <w:rPr>
                  <w:lang w:eastAsia="zh-CN"/>
                </w:rPr>
                <w:t>MANO generated events - Auto Scaling  ( e.g. based on monitoring of resource utilization of the VNF's VMs, upon events received from VNF, EM, VIM)</w:t>
              </w:r>
            </w:ins>
          </w:p>
        </w:tc>
      </w:tr>
      <w:tr w:rsidR="00B40BBD" w:rsidTr="00B40BBD">
        <w:trPr>
          <w:trHeight w:val="283"/>
          <w:ins w:id="2844" w:author="Seggelke, Klaus" w:date="2017-03-21T14:39: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B40BBD">
            <w:pPr>
              <w:pStyle w:val="TestCaseDescription"/>
              <w:rPr>
                <w:ins w:id="2845" w:author="Seggelke, Klaus" w:date="2017-03-21T14:39:00Z"/>
              </w:rPr>
            </w:pPr>
            <w:ins w:id="2846" w:author="Seggelke, Klaus" w:date="2017-03-21T14:39:00Z">
              <w:r>
                <w:t>Test Setup</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B40BBD">
            <w:pPr>
              <w:pStyle w:val="TestCaseInfo"/>
              <w:rPr>
                <w:ins w:id="2847" w:author="Seggelke, Klaus" w:date="2017-03-21T14:39:00Z"/>
                <w:lang w:eastAsia="zh-CN"/>
              </w:rPr>
            </w:pPr>
          </w:p>
        </w:tc>
      </w:tr>
      <w:tr w:rsidR="00B40BBD" w:rsidTr="00B40BBD">
        <w:trPr>
          <w:trHeight w:val="515"/>
          <w:ins w:id="2848" w:author="Seggelke, Klaus" w:date="2017-03-21T14:39: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B40BBD">
            <w:pPr>
              <w:pStyle w:val="TestCaseDescription"/>
              <w:rPr>
                <w:ins w:id="2849" w:author="Seggelke, Klaus" w:date="2017-03-21T14:39:00Z"/>
              </w:rPr>
            </w:pPr>
            <w:ins w:id="2850" w:author="Seggelke, Klaus" w:date="2017-03-21T14:39:00Z">
              <w:r>
                <w:t>Parameters</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B40BBD">
            <w:pPr>
              <w:pStyle w:val="TestCaseInfo"/>
              <w:rPr>
                <w:ins w:id="2851" w:author="Seggelke, Klaus" w:date="2017-03-21T14:39:00Z"/>
              </w:rPr>
            </w:pPr>
          </w:p>
        </w:tc>
      </w:tr>
      <w:tr w:rsidR="00B40BBD" w:rsidTr="00B40BBD">
        <w:trPr>
          <w:ins w:id="2852" w:author="Seggelke, Klaus" w:date="2017-03-21T14:39: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B40BBD">
            <w:pPr>
              <w:pStyle w:val="TestCaseDescription"/>
              <w:rPr>
                <w:ins w:id="2853" w:author="Seggelke, Klaus" w:date="2017-03-21T14:39:00Z"/>
              </w:rPr>
            </w:pPr>
            <w:ins w:id="2854" w:author="Seggelke, Klaus" w:date="2017-03-21T14:39: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B40BBD">
            <w:pPr>
              <w:pStyle w:val="TestCaseInfo"/>
              <w:rPr>
                <w:ins w:id="2855" w:author="Seggelke, Klaus" w:date="2017-03-21T14:39:00Z"/>
              </w:rPr>
            </w:pPr>
          </w:p>
        </w:tc>
      </w:tr>
      <w:tr w:rsidR="00B40BBD" w:rsidTr="00B40BBD">
        <w:trPr>
          <w:ins w:id="2856" w:author="Seggelke, Klaus" w:date="2017-03-21T14:39: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B40BBD">
            <w:pPr>
              <w:pStyle w:val="TestCaseDescription"/>
              <w:rPr>
                <w:ins w:id="2857" w:author="Seggelke, Klaus" w:date="2017-03-21T14:39:00Z"/>
              </w:rPr>
            </w:pPr>
            <w:ins w:id="2858" w:author="Seggelke, Klaus" w:date="2017-03-21T14:39:00Z">
              <w:r>
                <w:t>Pre-conditions:</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B40BBD">
            <w:pPr>
              <w:pStyle w:val="TestCaseInfo"/>
              <w:rPr>
                <w:ins w:id="2859" w:author="Seggelke, Klaus" w:date="2017-03-21T14:39:00Z"/>
                <w:lang w:eastAsia="zh-CN"/>
              </w:rPr>
            </w:pPr>
          </w:p>
        </w:tc>
      </w:tr>
      <w:tr w:rsidR="00B40BBD" w:rsidTr="00B40BBD">
        <w:trPr>
          <w:trHeight w:val="715"/>
          <w:ins w:id="2860" w:author="Seggelke, Klaus" w:date="2017-03-21T14:39: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B40BBD">
            <w:pPr>
              <w:pStyle w:val="TestCaseDescription"/>
              <w:rPr>
                <w:ins w:id="2861" w:author="Seggelke, Klaus" w:date="2017-03-21T14:39:00Z"/>
              </w:rPr>
            </w:pPr>
            <w:ins w:id="2862" w:author="Seggelke, Klaus" w:date="2017-03-21T14:39:00Z">
              <w:r>
                <w:lastRenderedPageBreak/>
                <w:t>Procedure</w:t>
              </w:r>
            </w:ins>
          </w:p>
        </w:tc>
        <w:tc>
          <w:tcPr>
            <w:tcW w:w="7979" w:type="dxa"/>
            <w:tcBorders>
              <w:top w:val="single" w:sz="2" w:space="0" w:color="auto"/>
              <w:left w:val="single" w:sz="2" w:space="0" w:color="auto"/>
              <w:bottom w:val="single" w:sz="2" w:space="0" w:color="auto"/>
              <w:right w:val="single" w:sz="2" w:space="0" w:color="auto"/>
            </w:tcBorders>
          </w:tcPr>
          <w:p w:rsidR="00B40BBD" w:rsidRPr="00093574" w:rsidRDefault="00B40BBD" w:rsidP="00B40BBD">
            <w:pPr>
              <w:pStyle w:val="TestCaseInfo"/>
              <w:rPr>
                <w:ins w:id="2863" w:author="Seggelke, Klaus" w:date="2017-03-21T14:39:00Z"/>
              </w:rPr>
            </w:pPr>
            <w:ins w:id="2864" w:author="Seggelke, Klaus" w:date="2017-03-21T14:39:00Z">
              <w:r w:rsidRPr="00093574">
                <w:t>Sequence:</w:t>
              </w:r>
            </w:ins>
          </w:p>
          <w:p w:rsidR="00B40BBD" w:rsidRPr="00093574" w:rsidRDefault="00B40BBD" w:rsidP="00B40BBD">
            <w:pPr>
              <w:pStyle w:val="TestCaseInfo"/>
              <w:numPr>
                <w:ilvl w:val="0"/>
                <w:numId w:val="248"/>
              </w:numPr>
              <w:rPr>
                <w:ins w:id="2865" w:author="Seggelke, Klaus" w:date="2017-03-21T14:39:00Z"/>
              </w:rPr>
              <w:pPrChange w:id="2866" w:author="Seggelke, Klaus" w:date="2017-03-21T14:41:00Z">
                <w:pPr>
                  <w:pStyle w:val="TestCaseInfo"/>
                  <w:numPr>
                    <w:numId w:val="53"/>
                  </w:numPr>
                  <w:ind w:left="720" w:hanging="360"/>
                </w:pPr>
              </w:pPrChange>
            </w:pPr>
            <w:ins w:id="2867" w:author="Seggelke, Klaus" w:date="2017-03-21T14:39:00Z">
              <w:r w:rsidRPr="00093574">
                <w:t>Instantiate VNF</w:t>
              </w:r>
            </w:ins>
          </w:p>
          <w:p w:rsidR="00B40BBD" w:rsidRDefault="00B40BBD" w:rsidP="00B40BBD">
            <w:pPr>
              <w:pStyle w:val="TestCaseInfo"/>
              <w:numPr>
                <w:ilvl w:val="0"/>
                <w:numId w:val="248"/>
              </w:numPr>
              <w:rPr>
                <w:ins w:id="2868" w:author="Seggelke, Klaus" w:date="2017-03-21T14:39:00Z"/>
              </w:rPr>
              <w:pPrChange w:id="2869" w:author="Seggelke, Klaus" w:date="2017-03-21T14:41:00Z">
                <w:pPr>
                  <w:pStyle w:val="TestCaseInfo"/>
                  <w:numPr>
                    <w:numId w:val="53"/>
                  </w:numPr>
                  <w:ind w:left="720" w:hanging="360"/>
                </w:pPr>
              </w:pPrChange>
            </w:pPr>
            <w:ins w:id="2870" w:author="Seggelke, Klaus" w:date="2017-03-21T14:39:00Z">
              <w:r w:rsidRPr="00074BEF">
                <w:t>Validate VNF instantiation state is INSTANTIATED and VNF state is STARTED (--&gt; time stamp when correct state reached)</w:t>
              </w:r>
            </w:ins>
          </w:p>
          <w:p w:rsidR="00B40BBD" w:rsidRPr="00093574" w:rsidRDefault="00B40BBD" w:rsidP="00B40BBD">
            <w:pPr>
              <w:pStyle w:val="TestCaseInfo"/>
              <w:numPr>
                <w:ilvl w:val="0"/>
                <w:numId w:val="248"/>
              </w:numPr>
              <w:rPr>
                <w:ins w:id="2871" w:author="Seggelke, Klaus" w:date="2017-03-21T14:39:00Z"/>
              </w:rPr>
              <w:pPrChange w:id="2872" w:author="Seggelke, Klaus" w:date="2017-03-21T14:41:00Z">
                <w:pPr>
                  <w:pStyle w:val="TestCaseInfo"/>
                  <w:numPr>
                    <w:numId w:val="53"/>
                  </w:numPr>
                  <w:ind w:left="720" w:hanging="360"/>
                </w:pPr>
              </w:pPrChange>
            </w:pPr>
            <w:ins w:id="2873" w:author="Seggelke, Klaus" w:date="2017-03-21T14:39:00Z">
              <w:r w:rsidRPr="00093574">
                <w:t>Generate low traffic load</w:t>
              </w:r>
            </w:ins>
          </w:p>
          <w:p w:rsidR="00B40BBD" w:rsidRPr="00093574" w:rsidRDefault="00B40BBD" w:rsidP="00B40BBD">
            <w:pPr>
              <w:pStyle w:val="TestCaseInfo"/>
              <w:numPr>
                <w:ilvl w:val="0"/>
                <w:numId w:val="248"/>
              </w:numPr>
              <w:rPr>
                <w:ins w:id="2874" w:author="Seggelke, Klaus" w:date="2017-03-21T14:39:00Z"/>
              </w:rPr>
              <w:pPrChange w:id="2875" w:author="Seggelke, Klaus" w:date="2017-03-21T14:41:00Z">
                <w:pPr>
                  <w:pStyle w:val="TestCaseInfo"/>
                  <w:numPr>
                    <w:numId w:val="53"/>
                  </w:numPr>
                  <w:ind w:left="720" w:hanging="360"/>
                </w:pPr>
              </w:pPrChange>
            </w:pPr>
            <w:ins w:id="2876" w:author="Seggelke, Klaus" w:date="2017-03-21T14:39:00Z">
              <w:r w:rsidRPr="00093574">
                <w:t>Validate that traffic flows through without issues (--&gt; no dropped packets)</w:t>
              </w:r>
            </w:ins>
          </w:p>
          <w:p w:rsidR="00B40BBD" w:rsidRPr="00093574" w:rsidRDefault="00B40BBD" w:rsidP="00B40BBD">
            <w:pPr>
              <w:pStyle w:val="TestCaseInfo"/>
              <w:numPr>
                <w:ilvl w:val="0"/>
                <w:numId w:val="248"/>
              </w:numPr>
              <w:rPr>
                <w:ins w:id="2877" w:author="Seggelke, Klaus" w:date="2017-03-21T14:39:00Z"/>
              </w:rPr>
              <w:pPrChange w:id="2878" w:author="Seggelke, Klaus" w:date="2017-03-21T14:41:00Z">
                <w:pPr>
                  <w:pStyle w:val="TestCaseInfo"/>
                  <w:numPr>
                    <w:numId w:val="53"/>
                  </w:numPr>
                  <w:ind w:left="720" w:hanging="360"/>
                </w:pPr>
              </w:pPrChange>
            </w:pPr>
            <w:ins w:id="2879" w:author="Seggelke, Klaus" w:date="2017-03-21T14:39:00Z">
              <w:r w:rsidRPr="00093574">
                <w:t>Trigger a resize of the NFV resources and generate more traffic to validate the higher capacity</w:t>
              </w:r>
              <w:r>
                <w:t xml:space="preserve"> or cause the trigger</w:t>
              </w:r>
            </w:ins>
          </w:p>
          <w:p w:rsidR="00B40BBD" w:rsidRPr="00093574" w:rsidRDefault="00B40BBD" w:rsidP="00B40BBD">
            <w:pPr>
              <w:pStyle w:val="TestCaseInfo"/>
              <w:numPr>
                <w:ilvl w:val="0"/>
                <w:numId w:val="248"/>
              </w:numPr>
              <w:rPr>
                <w:ins w:id="2880" w:author="Seggelke, Klaus" w:date="2017-03-21T14:39:00Z"/>
              </w:rPr>
              <w:pPrChange w:id="2881" w:author="Seggelke, Klaus" w:date="2017-03-21T14:41:00Z">
                <w:pPr>
                  <w:pStyle w:val="TestCaseInfo"/>
                  <w:numPr>
                    <w:numId w:val="53"/>
                  </w:numPr>
                  <w:ind w:left="720" w:hanging="360"/>
                </w:pPr>
              </w:pPrChange>
            </w:pPr>
            <w:ins w:id="2882" w:author="Seggelke, Klaus" w:date="2017-03-21T14:39:00Z">
              <w:r w:rsidRPr="00093574">
                <w:t>Validate VNF has resized, has higher capacity and determine the service disruption</w:t>
              </w:r>
              <w:r>
                <w:t xml:space="preserve"> and no new addition VNFC have been added</w:t>
              </w:r>
            </w:ins>
          </w:p>
          <w:p w:rsidR="00B40BBD" w:rsidRPr="00093574" w:rsidRDefault="00B40BBD" w:rsidP="00B40BBD">
            <w:pPr>
              <w:pStyle w:val="TestCaseInfo"/>
              <w:numPr>
                <w:ilvl w:val="0"/>
                <w:numId w:val="248"/>
              </w:numPr>
              <w:rPr>
                <w:ins w:id="2883" w:author="Seggelke, Klaus" w:date="2017-03-21T14:39:00Z"/>
              </w:rPr>
              <w:pPrChange w:id="2884" w:author="Seggelke, Klaus" w:date="2017-03-21T14:41:00Z">
                <w:pPr>
                  <w:pStyle w:val="TestCaseInfo"/>
                  <w:numPr>
                    <w:numId w:val="53"/>
                  </w:numPr>
                  <w:ind w:left="720" w:hanging="360"/>
                </w:pPr>
              </w:pPrChange>
            </w:pPr>
            <w:ins w:id="2885" w:author="Seggelke, Klaus" w:date="2017-03-21T14:39:00Z">
              <w:r w:rsidRPr="00093574">
                <w:t>Stop traffic</w:t>
              </w:r>
            </w:ins>
          </w:p>
          <w:p w:rsidR="00B40BBD" w:rsidRPr="00093574" w:rsidRDefault="00B40BBD" w:rsidP="00B40BBD">
            <w:pPr>
              <w:pStyle w:val="TestCaseInfo"/>
              <w:numPr>
                <w:ilvl w:val="0"/>
                <w:numId w:val="248"/>
              </w:numPr>
              <w:rPr>
                <w:ins w:id="2886" w:author="Seggelke, Klaus" w:date="2017-03-21T14:39:00Z"/>
              </w:rPr>
              <w:pPrChange w:id="2887" w:author="Seggelke, Klaus" w:date="2017-03-21T14:41:00Z">
                <w:pPr>
                  <w:pStyle w:val="TestCaseInfo"/>
                  <w:numPr>
                    <w:numId w:val="53"/>
                  </w:numPr>
                  <w:ind w:left="720" w:hanging="360"/>
                </w:pPr>
              </w:pPrChange>
            </w:pPr>
            <w:ins w:id="2888" w:author="Seggelke, Klaus" w:date="2017-03-21T14:39:00Z">
              <w:r w:rsidRPr="00093574">
                <w:t>Terminate VNF</w:t>
              </w:r>
            </w:ins>
          </w:p>
        </w:tc>
      </w:tr>
      <w:tr w:rsidR="00B40BBD" w:rsidTr="00B40BBD">
        <w:trPr>
          <w:ins w:id="2889" w:author="Seggelke, Klaus" w:date="2017-03-21T14:39: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B40BBD">
            <w:pPr>
              <w:pStyle w:val="TestCaseDescription"/>
              <w:rPr>
                <w:ins w:id="2890" w:author="Seggelke, Klaus" w:date="2017-03-21T14:39:00Z"/>
              </w:rPr>
            </w:pPr>
            <w:ins w:id="2891" w:author="Seggelke, Klaus" w:date="2017-03-21T14:39: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B40BBD">
            <w:pPr>
              <w:pStyle w:val="TestCaseInfo"/>
              <w:rPr>
                <w:ins w:id="2892" w:author="Seggelke, Klaus" w:date="2017-03-21T14:39:00Z"/>
              </w:rPr>
            </w:pPr>
          </w:p>
        </w:tc>
      </w:tr>
      <w:tr w:rsidR="00B40BBD" w:rsidTr="00B40BBD">
        <w:trPr>
          <w:ins w:id="2893" w:author="Seggelke, Klaus" w:date="2017-03-21T14:39: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B40BBD">
            <w:pPr>
              <w:pStyle w:val="TestCaseDescription"/>
              <w:rPr>
                <w:ins w:id="2894" w:author="Seggelke, Klaus" w:date="2017-03-21T14:39:00Z"/>
                <w:noProof/>
              </w:rPr>
            </w:pPr>
            <w:ins w:id="2895" w:author="Seggelke, Klaus" w:date="2017-03-21T14:39: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B40BBD">
            <w:pPr>
              <w:pStyle w:val="TestCaseInfo"/>
              <w:rPr>
                <w:ins w:id="2896" w:author="Seggelke, Klaus" w:date="2017-03-21T14:39:00Z"/>
              </w:rPr>
            </w:pPr>
            <w:ins w:id="2897" w:author="Seggelke, Klaus" w:date="2017-03-21T14:39:00Z">
              <w:r>
                <w:t>Following resources could be scaled up:</w:t>
              </w:r>
            </w:ins>
          </w:p>
          <w:p w:rsidR="00B40BBD" w:rsidRDefault="00B40BBD" w:rsidP="00B40BBD">
            <w:pPr>
              <w:pStyle w:val="TestCaseInfo"/>
              <w:numPr>
                <w:ilvl w:val="0"/>
                <w:numId w:val="101"/>
              </w:numPr>
              <w:rPr>
                <w:ins w:id="2898" w:author="Seggelke, Klaus" w:date="2017-03-21T14:39:00Z"/>
              </w:rPr>
            </w:pPr>
            <w:ins w:id="2899" w:author="Seggelke, Klaus" w:date="2017-03-21T14:39:00Z">
              <w:r>
                <w:t>vMemory</w:t>
              </w:r>
            </w:ins>
          </w:p>
          <w:p w:rsidR="00B40BBD" w:rsidRDefault="00B40BBD" w:rsidP="00B40BBD">
            <w:pPr>
              <w:pStyle w:val="TestCaseInfo"/>
              <w:numPr>
                <w:ilvl w:val="0"/>
                <w:numId w:val="101"/>
              </w:numPr>
              <w:rPr>
                <w:ins w:id="2900" w:author="Seggelke, Klaus" w:date="2017-03-21T14:39:00Z"/>
              </w:rPr>
            </w:pPr>
            <w:ins w:id="2901" w:author="Seggelke, Klaus" w:date="2017-03-21T14:39:00Z">
              <w:r>
                <w:t>vCPU cores</w:t>
              </w:r>
            </w:ins>
          </w:p>
          <w:p w:rsidR="00B40BBD" w:rsidRDefault="00B40BBD" w:rsidP="00B40BBD">
            <w:pPr>
              <w:pStyle w:val="TestCaseInfo"/>
              <w:numPr>
                <w:ilvl w:val="0"/>
                <w:numId w:val="101"/>
              </w:numPr>
              <w:rPr>
                <w:ins w:id="2902" w:author="Seggelke, Klaus" w:date="2017-03-21T14:39:00Z"/>
              </w:rPr>
            </w:pPr>
            <w:ins w:id="2903" w:author="Seggelke, Klaus" w:date="2017-03-21T14:39:00Z">
              <w:r>
                <w:t>vStorage</w:t>
              </w:r>
            </w:ins>
          </w:p>
          <w:p w:rsidR="00B40BBD" w:rsidRDefault="00B40BBD" w:rsidP="00B40BBD">
            <w:pPr>
              <w:pStyle w:val="TestCaseInfo"/>
              <w:numPr>
                <w:ilvl w:val="0"/>
                <w:numId w:val="101"/>
              </w:numPr>
              <w:rPr>
                <w:ins w:id="2904" w:author="Seggelke, Klaus" w:date="2017-03-21T14:39:00Z"/>
              </w:rPr>
            </w:pPr>
            <w:ins w:id="2905" w:author="Seggelke, Klaus" w:date="2017-03-21T14:39:00Z">
              <w:r>
                <w:t>vNIC or specialized hardware</w:t>
              </w:r>
            </w:ins>
          </w:p>
          <w:p w:rsidR="00B40BBD" w:rsidRDefault="00B40BBD" w:rsidP="00B40BBD">
            <w:pPr>
              <w:pStyle w:val="TestCaseInfo"/>
              <w:rPr>
                <w:ins w:id="2906" w:author="Seggelke, Klaus" w:date="2017-03-21T14:39:00Z"/>
              </w:rPr>
            </w:pPr>
            <w:ins w:id="2907" w:author="Seggelke, Klaus" w:date="2017-03-21T14:39:00Z">
              <w:r>
                <w:t xml:space="preserve">In case scale-up the VNF doesn’t add new VNFCs. It keeps the number of VNFC constant and just adds additional resources. </w:t>
              </w:r>
            </w:ins>
          </w:p>
        </w:tc>
      </w:tr>
    </w:tbl>
    <w:p w:rsidR="00B40BBD" w:rsidRDefault="00B40BBD" w:rsidP="005A676A">
      <w:pPr>
        <w:rPr>
          <w:ins w:id="2908" w:author="Seggelke, Klaus" w:date="2017-03-21T14:50: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50D2E" w:rsidTr="001542F9">
        <w:trPr>
          <w:ins w:id="2909" w:author="Seggelke, Klaus" w:date="2017-03-21T14:50:00Z"/>
        </w:trPr>
        <w:tc>
          <w:tcPr>
            <w:tcW w:w="9330" w:type="dxa"/>
            <w:gridSpan w:val="2"/>
            <w:tcBorders>
              <w:top w:val="single" w:sz="2" w:space="0" w:color="auto"/>
              <w:left w:val="single" w:sz="2" w:space="0" w:color="auto"/>
              <w:bottom w:val="single" w:sz="2" w:space="0" w:color="auto"/>
              <w:right w:val="single" w:sz="2" w:space="0" w:color="auto"/>
            </w:tcBorders>
            <w:hideMark/>
          </w:tcPr>
          <w:p w:rsidR="00E50D2E" w:rsidRDefault="00E50D2E" w:rsidP="001542F9">
            <w:pPr>
              <w:pStyle w:val="TestCase"/>
              <w:rPr>
                <w:ins w:id="2910" w:author="Seggelke, Klaus" w:date="2017-03-21T14:50:00Z"/>
              </w:rPr>
            </w:pPr>
            <w:bookmarkStart w:id="2911" w:name="_Toc477881006"/>
            <w:ins w:id="2912" w:author="Seggelke, Klaus" w:date="2017-03-21T14:50:00Z">
              <w:r>
                <w:t>TC.VNF.SCALE.UP.001.2</w:t>
              </w:r>
              <w:r>
                <w:tab/>
              </w:r>
              <w:r w:rsidRPr="00093574">
                <w:t>Scale-up VNF instance</w:t>
              </w:r>
              <w:r>
                <w:t xml:space="preserve"> with On-demand Scaling event generated by </w:t>
              </w:r>
            </w:ins>
            <w:ins w:id="2913" w:author="Seggelke, Klaus" w:date="2017-03-21T15:01:00Z">
              <w:r w:rsidR="001E0B14">
                <w:t>VNF</w:t>
              </w:r>
            </w:ins>
            <w:bookmarkEnd w:id="2911"/>
          </w:p>
        </w:tc>
      </w:tr>
      <w:tr w:rsidR="00E50D2E" w:rsidTr="001542F9">
        <w:trPr>
          <w:trHeight w:val="896"/>
          <w:ins w:id="2914" w:author="Seggelke, Klaus" w:date="2017-03-21T14:50:00Z"/>
        </w:trPr>
        <w:tc>
          <w:tcPr>
            <w:tcW w:w="1351" w:type="dxa"/>
            <w:tcBorders>
              <w:top w:val="single" w:sz="2" w:space="0" w:color="auto"/>
              <w:left w:val="single" w:sz="2" w:space="0" w:color="auto"/>
              <w:bottom w:val="single" w:sz="2" w:space="0" w:color="auto"/>
              <w:right w:val="single" w:sz="2" w:space="0" w:color="auto"/>
            </w:tcBorders>
            <w:vAlign w:val="center"/>
            <w:hideMark/>
          </w:tcPr>
          <w:p w:rsidR="00E50D2E" w:rsidRDefault="00E50D2E" w:rsidP="001542F9">
            <w:pPr>
              <w:pStyle w:val="TestCaseDescription"/>
              <w:rPr>
                <w:ins w:id="2915" w:author="Seggelke, Klaus" w:date="2017-03-21T14:50:00Z"/>
              </w:rPr>
            </w:pPr>
            <w:ins w:id="2916" w:author="Seggelke, Klaus" w:date="2017-03-21T14:50: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E50D2E" w:rsidRPr="00D67489" w:rsidRDefault="00E50D2E" w:rsidP="001542F9">
            <w:pPr>
              <w:pStyle w:val="TestCaseInfo"/>
              <w:rPr>
                <w:ins w:id="2917" w:author="Seggelke, Klaus" w:date="2017-03-21T14:50:00Z"/>
                <w:lang w:eastAsia="zh-CN"/>
              </w:rPr>
            </w:pPr>
            <w:ins w:id="2918" w:author="Seggelke, Klaus" w:date="2017-03-21T14:50:00Z">
              <w:r>
                <w:rPr>
                  <w:lang w:eastAsia="zh-CN"/>
                </w:rPr>
                <w:t>A VNF should have the capability to dynamically scale based on the required load. The scaling to higher performance is the objective of this test. The VNF may has multiple levels of performance. Here we validate only one step, from the basic (lowest level) to the next level up.</w:t>
              </w:r>
            </w:ins>
          </w:p>
        </w:tc>
      </w:tr>
      <w:tr w:rsidR="00E50D2E" w:rsidTr="001542F9">
        <w:trPr>
          <w:ins w:id="2919" w:author="Seggelke, Klaus" w:date="2017-03-21T14:50:00Z"/>
        </w:trPr>
        <w:tc>
          <w:tcPr>
            <w:tcW w:w="1351" w:type="dxa"/>
            <w:tcBorders>
              <w:top w:val="single" w:sz="2" w:space="0" w:color="auto"/>
              <w:left w:val="single" w:sz="2" w:space="0" w:color="auto"/>
              <w:bottom w:val="single" w:sz="2" w:space="0" w:color="auto"/>
              <w:right w:val="single" w:sz="2" w:space="0" w:color="auto"/>
            </w:tcBorders>
            <w:vAlign w:val="center"/>
            <w:hideMark/>
          </w:tcPr>
          <w:p w:rsidR="00E50D2E" w:rsidRDefault="00E50D2E" w:rsidP="001542F9">
            <w:pPr>
              <w:pStyle w:val="TestCaseDescription"/>
              <w:rPr>
                <w:ins w:id="2920" w:author="Seggelke, Klaus" w:date="2017-03-21T14:50:00Z"/>
              </w:rPr>
            </w:pPr>
            <w:ins w:id="2921" w:author="Seggelke, Klaus" w:date="2017-03-21T14:50: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E50D2E" w:rsidRDefault="00E50D2E" w:rsidP="001542F9">
            <w:pPr>
              <w:pStyle w:val="TestCaseInfo"/>
              <w:rPr>
                <w:ins w:id="2922" w:author="Seggelke, Klaus" w:date="2017-03-21T14:50:00Z"/>
                <w:lang w:eastAsia="zh-CN"/>
              </w:rPr>
            </w:pPr>
            <w:ins w:id="2923" w:author="Seggelke, Klaus" w:date="2017-03-21T14:50:00Z">
              <w:r>
                <w:rPr>
                  <w:lang w:eastAsia="zh-CN"/>
                </w:rPr>
                <w:t>Once the scaling increase is completed, the MANO (VNFM or NFVO) should report the additional allocated virtualized resources. The MANO should have added more resources to the existing VNFCs. This process may require to reboot/restart the VNFC and losing the configuration. So the EM may require to reconfigure the VNF. Therefore, traffic should be generated to validate that the VNFCs can process packets correctly. The trigger for this event to occur is:</w:t>
              </w:r>
            </w:ins>
          </w:p>
          <w:p w:rsidR="00E50D2E" w:rsidRDefault="001E0B14" w:rsidP="001542F9">
            <w:pPr>
              <w:pStyle w:val="TestCaseInfo"/>
              <w:numPr>
                <w:ilvl w:val="0"/>
                <w:numId w:val="214"/>
              </w:numPr>
              <w:rPr>
                <w:ins w:id="2924" w:author="Seggelke, Klaus" w:date="2017-03-21T14:50:00Z"/>
                <w:lang w:eastAsia="zh-CN"/>
              </w:rPr>
            </w:pPr>
            <w:ins w:id="2925" w:author="Seggelke, Klaus" w:date="2017-03-21T15:00:00Z">
              <w:r w:rsidRPr="006E70F4">
                <w:rPr>
                  <w:lang w:eastAsia="zh-CN"/>
                </w:rPr>
                <w:t>VNF genera</w:t>
              </w:r>
              <w:r w:rsidR="007724FC">
                <w:rPr>
                  <w:lang w:eastAsia="zh-CN"/>
                </w:rPr>
                <w:t>ted event – On-demand Scaling (</w:t>
              </w:r>
              <w:r w:rsidRPr="006E70F4">
                <w:rPr>
                  <w:lang w:eastAsia="zh-CN"/>
                </w:rPr>
                <w:t>e.g. based on traffic, VNF generates the request internally)</w:t>
              </w:r>
            </w:ins>
          </w:p>
        </w:tc>
      </w:tr>
      <w:tr w:rsidR="00E50D2E" w:rsidTr="001542F9">
        <w:trPr>
          <w:trHeight w:val="283"/>
          <w:ins w:id="2926" w:author="Seggelke, Klaus" w:date="2017-03-21T14:50:00Z"/>
        </w:trPr>
        <w:tc>
          <w:tcPr>
            <w:tcW w:w="1351" w:type="dxa"/>
            <w:tcBorders>
              <w:top w:val="single" w:sz="2" w:space="0" w:color="auto"/>
              <w:left w:val="single" w:sz="2" w:space="0" w:color="auto"/>
              <w:bottom w:val="single" w:sz="2" w:space="0" w:color="auto"/>
              <w:right w:val="single" w:sz="2" w:space="0" w:color="auto"/>
            </w:tcBorders>
            <w:vAlign w:val="center"/>
            <w:hideMark/>
          </w:tcPr>
          <w:p w:rsidR="00E50D2E" w:rsidRDefault="00E50D2E" w:rsidP="001542F9">
            <w:pPr>
              <w:pStyle w:val="TestCaseDescription"/>
              <w:rPr>
                <w:ins w:id="2927" w:author="Seggelke, Klaus" w:date="2017-03-21T14:50:00Z"/>
              </w:rPr>
            </w:pPr>
            <w:ins w:id="2928" w:author="Seggelke, Klaus" w:date="2017-03-21T14:50:00Z">
              <w:r>
                <w:t>Test Setup</w:t>
              </w:r>
            </w:ins>
          </w:p>
        </w:tc>
        <w:tc>
          <w:tcPr>
            <w:tcW w:w="7979" w:type="dxa"/>
            <w:tcBorders>
              <w:top w:val="single" w:sz="2" w:space="0" w:color="auto"/>
              <w:left w:val="single" w:sz="2" w:space="0" w:color="auto"/>
              <w:bottom w:val="single" w:sz="2" w:space="0" w:color="auto"/>
              <w:right w:val="single" w:sz="2" w:space="0" w:color="auto"/>
            </w:tcBorders>
          </w:tcPr>
          <w:p w:rsidR="00E50D2E" w:rsidRDefault="00E50D2E" w:rsidP="001542F9">
            <w:pPr>
              <w:pStyle w:val="TestCaseInfo"/>
              <w:rPr>
                <w:ins w:id="2929" w:author="Seggelke, Klaus" w:date="2017-03-21T14:50:00Z"/>
                <w:lang w:eastAsia="zh-CN"/>
              </w:rPr>
            </w:pPr>
          </w:p>
        </w:tc>
      </w:tr>
      <w:tr w:rsidR="00E50D2E" w:rsidTr="001542F9">
        <w:trPr>
          <w:trHeight w:val="515"/>
          <w:ins w:id="2930" w:author="Seggelke, Klaus" w:date="2017-03-21T14:50:00Z"/>
        </w:trPr>
        <w:tc>
          <w:tcPr>
            <w:tcW w:w="1351" w:type="dxa"/>
            <w:tcBorders>
              <w:top w:val="single" w:sz="2" w:space="0" w:color="auto"/>
              <w:left w:val="single" w:sz="2" w:space="0" w:color="auto"/>
              <w:bottom w:val="single" w:sz="2" w:space="0" w:color="auto"/>
              <w:right w:val="single" w:sz="2" w:space="0" w:color="auto"/>
            </w:tcBorders>
            <w:vAlign w:val="center"/>
            <w:hideMark/>
          </w:tcPr>
          <w:p w:rsidR="00E50D2E" w:rsidRDefault="00E50D2E" w:rsidP="001542F9">
            <w:pPr>
              <w:pStyle w:val="TestCaseDescription"/>
              <w:rPr>
                <w:ins w:id="2931" w:author="Seggelke, Klaus" w:date="2017-03-21T14:50:00Z"/>
              </w:rPr>
            </w:pPr>
            <w:ins w:id="2932" w:author="Seggelke, Klaus" w:date="2017-03-21T14:50:00Z">
              <w:r>
                <w:t>Parameters</w:t>
              </w:r>
            </w:ins>
          </w:p>
        </w:tc>
        <w:tc>
          <w:tcPr>
            <w:tcW w:w="7979" w:type="dxa"/>
            <w:tcBorders>
              <w:top w:val="single" w:sz="2" w:space="0" w:color="auto"/>
              <w:left w:val="single" w:sz="2" w:space="0" w:color="auto"/>
              <w:bottom w:val="single" w:sz="2" w:space="0" w:color="auto"/>
              <w:right w:val="single" w:sz="2" w:space="0" w:color="auto"/>
            </w:tcBorders>
          </w:tcPr>
          <w:p w:rsidR="00E50D2E" w:rsidRDefault="00E50D2E" w:rsidP="001542F9">
            <w:pPr>
              <w:pStyle w:val="TestCaseInfo"/>
              <w:rPr>
                <w:ins w:id="2933" w:author="Seggelke, Klaus" w:date="2017-03-21T14:50:00Z"/>
              </w:rPr>
            </w:pPr>
          </w:p>
        </w:tc>
      </w:tr>
      <w:tr w:rsidR="00E50D2E" w:rsidTr="001542F9">
        <w:trPr>
          <w:ins w:id="2934" w:author="Seggelke, Klaus" w:date="2017-03-21T14:50:00Z"/>
        </w:trPr>
        <w:tc>
          <w:tcPr>
            <w:tcW w:w="1351" w:type="dxa"/>
            <w:tcBorders>
              <w:top w:val="single" w:sz="2" w:space="0" w:color="auto"/>
              <w:left w:val="single" w:sz="2" w:space="0" w:color="auto"/>
              <w:bottom w:val="single" w:sz="2" w:space="0" w:color="auto"/>
              <w:right w:val="single" w:sz="2" w:space="0" w:color="auto"/>
            </w:tcBorders>
            <w:vAlign w:val="center"/>
            <w:hideMark/>
          </w:tcPr>
          <w:p w:rsidR="00E50D2E" w:rsidRDefault="00E50D2E" w:rsidP="001542F9">
            <w:pPr>
              <w:pStyle w:val="TestCaseDescription"/>
              <w:rPr>
                <w:ins w:id="2935" w:author="Seggelke, Klaus" w:date="2017-03-21T14:50:00Z"/>
              </w:rPr>
            </w:pPr>
            <w:ins w:id="2936" w:author="Seggelke, Klaus" w:date="2017-03-21T14:50: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E50D2E" w:rsidRDefault="00E50D2E" w:rsidP="001542F9">
            <w:pPr>
              <w:pStyle w:val="TestCaseInfo"/>
              <w:rPr>
                <w:ins w:id="2937" w:author="Seggelke, Klaus" w:date="2017-03-21T14:50:00Z"/>
              </w:rPr>
            </w:pPr>
          </w:p>
        </w:tc>
      </w:tr>
      <w:tr w:rsidR="00E50D2E" w:rsidTr="001542F9">
        <w:trPr>
          <w:ins w:id="2938" w:author="Seggelke, Klaus" w:date="2017-03-21T14:50:00Z"/>
        </w:trPr>
        <w:tc>
          <w:tcPr>
            <w:tcW w:w="1351" w:type="dxa"/>
            <w:tcBorders>
              <w:top w:val="single" w:sz="2" w:space="0" w:color="auto"/>
              <w:left w:val="single" w:sz="2" w:space="0" w:color="auto"/>
              <w:bottom w:val="single" w:sz="2" w:space="0" w:color="auto"/>
              <w:right w:val="single" w:sz="2" w:space="0" w:color="auto"/>
            </w:tcBorders>
            <w:vAlign w:val="center"/>
            <w:hideMark/>
          </w:tcPr>
          <w:p w:rsidR="00E50D2E" w:rsidRDefault="00E50D2E" w:rsidP="001542F9">
            <w:pPr>
              <w:pStyle w:val="TestCaseDescription"/>
              <w:rPr>
                <w:ins w:id="2939" w:author="Seggelke, Klaus" w:date="2017-03-21T14:50:00Z"/>
              </w:rPr>
            </w:pPr>
            <w:ins w:id="2940" w:author="Seggelke, Klaus" w:date="2017-03-21T14:50:00Z">
              <w:r>
                <w:t>Pre-conditions:</w:t>
              </w:r>
            </w:ins>
          </w:p>
        </w:tc>
        <w:tc>
          <w:tcPr>
            <w:tcW w:w="7979" w:type="dxa"/>
            <w:tcBorders>
              <w:top w:val="single" w:sz="2" w:space="0" w:color="auto"/>
              <w:left w:val="single" w:sz="2" w:space="0" w:color="auto"/>
              <w:bottom w:val="single" w:sz="2" w:space="0" w:color="auto"/>
              <w:right w:val="single" w:sz="2" w:space="0" w:color="auto"/>
            </w:tcBorders>
          </w:tcPr>
          <w:p w:rsidR="00E50D2E" w:rsidRDefault="00E50D2E" w:rsidP="001542F9">
            <w:pPr>
              <w:pStyle w:val="TestCaseInfo"/>
              <w:rPr>
                <w:ins w:id="2941" w:author="Seggelke, Klaus" w:date="2017-03-21T14:50:00Z"/>
                <w:lang w:eastAsia="zh-CN"/>
              </w:rPr>
            </w:pPr>
          </w:p>
        </w:tc>
      </w:tr>
      <w:tr w:rsidR="00E50D2E" w:rsidTr="001542F9">
        <w:trPr>
          <w:trHeight w:val="715"/>
          <w:ins w:id="2942" w:author="Seggelke, Klaus" w:date="2017-03-21T14:50:00Z"/>
        </w:trPr>
        <w:tc>
          <w:tcPr>
            <w:tcW w:w="1351" w:type="dxa"/>
            <w:tcBorders>
              <w:top w:val="single" w:sz="2" w:space="0" w:color="auto"/>
              <w:left w:val="single" w:sz="2" w:space="0" w:color="auto"/>
              <w:bottom w:val="single" w:sz="2" w:space="0" w:color="auto"/>
              <w:right w:val="single" w:sz="2" w:space="0" w:color="auto"/>
            </w:tcBorders>
            <w:vAlign w:val="center"/>
            <w:hideMark/>
          </w:tcPr>
          <w:p w:rsidR="00E50D2E" w:rsidRDefault="00E50D2E" w:rsidP="001542F9">
            <w:pPr>
              <w:pStyle w:val="TestCaseDescription"/>
              <w:rPr>
                <w:ins w:id="2943" w:author="Seggelke, Klaus" w:date="2017-03-21T14:50:00Z"/>
              </w:rPr>
            </w:pPr>
            <w:ins w:id="2944" w:author="Seggelke, Klaus" w:date="2017-03-21T14:50:00Z">
              <w:r>
                <w:t>Procedure</w:t>
              </w:r>
            </w:ins>
          </w:p>
        </w:tc>
        <w:tc>
          <w:tcPr>
            <w:tcW w:w="7979" w:type="dxa"/>
            <w:tcBorders>
              <w:top w:val="single" w:sz="2" w:space="0" w:color="auto"/>
              <w:left w:val="single" w:sz="2" w:space="0" w:color="auto"/>
              <w:bottom w:val="single" w:sz="2" w:space="0" w:color="auto"/>
              <w:right w:val="single" w:sz="2" w:space="0" w:color="auto"/>
            </w:tcBorders>
          </w:tcPr>
          <w:p w:rsidR="00E50D2E" w:rsidRPr="00093574" w:rsidRDefault="00E50D2E" w:rsidP="001542F9">
            <w:pPr>
              <w:pStyle w:val="TestCaseInfo"/>
              <w:rPr>
                <w:ins w:id="2945" w:author="Seggelke, Klaus" w:date="2017-03-21T14:50:00Z"/>
              </w:rPr>
            </w:pPr>
            <w:ins w:id="2946" w:author="Seggelke, Klaus" w:date="2017-03-21T14:50:00Z">
              <w:r w:rsidRPr="00093574">
                <w:t>Sequence:</w:t>
              </w:r>
            </w:ins>
          </w:p>
          <w:p w:rsidR="00E50D2E" w:rsidRPr="00093574" w:rsidRDefault="00E50D2E" w:rsidP="00E50D2E">
            <w:pPr>
              <w:pStyle w:val="TestCaseInfo"/>
              <w:numPr>
                <w:ilvl w:val="0"/>
                <w:numId w:val="249"/>
              </w:numPr>
              <w:rPr>
                <w:ins w:id="2947" w:author="Seggelke, Klaus" w:date="2017-03-21T14:50:00Z"/>
              </w:rPr>
              <w:pPrChange w:id="2948" w:author="Seggelke, Klaus" w:date="2017-03-21T14:52:00Z">
                <w:pPr>
                  <w:pStyle w:val="TestCaseInfo"/>
                  <w:numPr>
                    <w:numId w:val="248"/>
                  </w:numPr>
                  <w:ind w:left="720" w:hanging="360"/>
                </w:pPr>
              </w:pPrChange>
            </w:pPr>
            <w:ins w:id="2949" w:author="Seggelke, Klaus" w:date="2017-03-21T14:50:00Z">
              <w:r w:rsidRPr="00093574">
                <w:t>Instantiate VNF</w:t>
              </w:r>
            </w:ins>
          </w:p>
          <w:p w:rsidR="00E50D2E" w:rsidRDefault="00E50D2E" w:rsidP="00E50D2E">
            <w:pPr>
              <w:pStyle w:val="TestCaseInfo"/>
              <w:numPr>
                <w:ilvl w:val="0"/>
                <w:numId w:val="249"/>
              </w:numPr>
              <w:rPr>
                <w:ins w:id="2950" w:author="Seggelke, Klaus" w:date="2017-03-21T14:50:00Z"/>
              </w:rPr>
              <w:pPrChange w:id="2951" w:author="Seggelke, Klaus" w:date="2017-03-21T14:52:00Z">
                <w:pPr>
                  <w:pStyle w:val="TestCaseInfo"/>
                  <w:numPr>
                    <w:numId w:val="248"/>
                  </w:numPr>
                  <w:ind w:left="720" w:hanging="360"/>
                </w:pPr>
              </w:pPrChange>
            </w:pPr>
            <w:ins w:id="2952" w:author="Seggelke, Klaus" w:date="2017-03-21T14:50:00Z">
              <w:r w:rsidRPr="00074BEF">
                <w:t>Validate VNF instantiation state is INSTANTIATED and VNF state is STARTED (--&gt; time stamp when correct state reached)</w:t>
              </w:r>
            </w:ins>
          </w:p>
          <w:p w:rsidR="00E50D2E" w:rsidRPr="00093574" w:rsidRDefault="00E50D2E" w:rsidP="00E50D2E">
            <w:pPr>
              <w:pStyle w:val="TestCaseInfo"/>
              <w:numPr>
                <w:ilvl w:val="0"/>
                <w:numId w:val="249"/>
              </w:numPr>
              <w:rPr>
                <w:ins w:id="2953" w:author="Seggelke, Klaus" w:date="2017-03-21T14:50:00Z"/>
              </w:rPr>
              <w:pPrChange w:id="2954" w:author="Seggelke, Klaus" w:date="2017-03-21T14:52:00Z">
                <w:pPr>
                  <w:pStyle w:val="TestCaseInfo"/>
                  <w:numPr>
                    <w:numId w:val="248"/>
                  </w:numPr>
                  <w:ind w:left="720" w:hanging="360"/>
                </w:pPr>
              </w:pPrChange>
            </w:pPr>
            <w:ins w:id="2955" w:author="Seggelke, Klaus" w:date="2017-03-21T14:50:00Z">
              <w:r w:rsidRPr="00093574">
                <w:t>Generate low traffic load</w:t>
              </w:r>
            </w:ins>
          </w:p>
          <w:p w:rsidR="00E50D2E" w:rsidRPr="00093574" w:rsidRDefault="00E50D2E" w:rsidP="00E50D2E">
            <w:pPr>
              <w:pStyle w:val="TestCaseInfo"/>
              <w:numPr>
                <w:ilvl w:val="0"/>
                <w:numId w:val="249"/>
              </w:numPr>
              <w:rPr>
                <w:ins w:id="2956" w:author="Seggelke, Klaus" w:date="2017-03-21T14:50:00Z"/>
              </w:rPr>
              <w:pPrChange w:id="2957" w:author="Seggelke, Klaus" w:date="2017-03-21T14:52:00Z">
                <w:pPr>
                  <w:pStyle w:val="TestCaseInfo"/>
                  <w:numPr>
                    <w:numId w:val="248"/>
                  </w:numPr>
                  <w:ind w:left="720" w:hanging="360"/>
                </w:pPr>
              </w:pPrChange>
            </w:pPr>
            <w:ins w:id="2958" w:author="Seggelke, Klaus" w:date="2017-03-21T14:50:00Z">
              <w:r w:rsidRPr="00093574">
                <w:t>Validate that traffic flows through without issues (--&gt; no dropped packets)</w:t>
              </w:r>
            </w:ins>
          </w:p>
          <w:p w:rsidR="00E50D2E" w:rsidRPr="00093574" w:rsidRDefault="00E50D2E" w:rsidP="00E50D2E">
            <w:pPr>
              <w:pStyle w:val="TestCaseInfo"/>
              <w:numPr>
                <w:ilvl w:val="0"/>
                <w:numId w:val="249"/>
              </w:numPr>
              <w:rPr>
                <w:ins w:id="2959" w:author="Seggelke, Klaus" w:date="2017-03-21T14:50:00Z"/>
              </w:rPr>
              <w:pPrChange w:id="2960" w:author="Seggelke, Klaus" w:date="2017-03-21T14:52:00Z">
                <w:pPr>
                  <w:pStyle w:val="TestCaseInfo"/>
                  <w:numPr>
                    <w:numId w:val="248"/>
                  </w:numPr>
                  <w:ind w:left="720" w:hanging="360"/>
                </w:pPr>
              </w:pPrChange>
            </w:pPr>
            <w:ins w:id="2961" w:author="Seggelke, Klaus" w:date="2017-03-21T14:50:00Z">
              <w:r w:rsidRPr="00093574">
                <w:t>Trigger a resize of the NFV resources and generate more traffic to validate the higher capacity</w:t>
              </w:r>
              <w:r>
                <w:t xml:space="preserve"> or cause the trigger</w:t>
              </w:r>
            </w:ins>
          </w:p>
          <w:p w:rsidR="00E50D2E" w:rsidRPr="00093574" w:rsidRDefault="00E50D2E" w:rsidP="00E50D2E">
            <w:pPr>
              <w:pStyle w:val="TestCaseInfo"/>
              <w:numPr>
                <w:ilvl w:val="0"/>
                <w:numId w:val="249"/>
              </w:numPr>
              <w:rPr>
                <w:ins w:id="2962" w:author="Seggelke, Klaus" w:date="2017-03-21T14:50:00Z"/>
              </w:rPr>
              <w:pPrChange w:id="2963" w:author="Seggelke, Klaus" w:date="2017-03-21T14:52:00Z">
                <w:pPr>
                  <w:pStyle w:val="TestCaseInfo"/>
                  <w:numPr>
                    <w:numId w:val="248"/>
                  </w:numPr>
                  <w:ind w:left="720" w:hanging="360"/>
                </w:pPr>
              </w:pPrChange>
            </w:pPr>
            <w:ins w:id="2964" w:author="Seggelke, Klaus" w:date="2017-03-21T14:50:00Z">
              <w:r w:rsidRPr="00093574">
                <w:lastRenderedPageBreak/>
                <w:t>Validate VNF has resized, has higher capacity and determine the service disruption</w:t>
              </w:r>
              <w:r>
                <w:t xml:space="preserve"> and no new addition VNFC have been added</w:t>
              </w:r>
            </w:ins>
          </w:p>
          <w:p w:rsidR="00E50D2E" w:rsidRPr="00093574" w:rsidRDefault="00E50D2E" w:rsidP="00E50D2E">
            <w:pPr>
              <w:pStyle w:val="TestCaseInfo"/>
              <w:numPr>
                <w:ilvl w:val="0"/>
                <w:numId w:val="249"/>
              </w:numPr>
              <w:rPr>
                <w:ins w:id="2965" w:author="Seggelke, Klaus" w:date="2017-03-21T14:50:00Z"/>
              </w:rPr>
              <w:pPrChange w:id="2966" w:author="Seggelke, Klaus" w:date="2017-03-21T14:52:00Z">
                <w:pPr>
                  <w:pStyle w:val="TestCaseInfo"/>
                  <w:numPr>
                    <w:numId w:val="248"/>
                  </w:numPr>
                  <w:ind w:left="720" w:hanging="360"/>
                </w:pPr>
              </w:pPrChange>
            </w:pPr>
            <w:ins w:id="2967" w:author="Seggelke, Klaus" w:date="2017-03-21T14:50:00Z">
              <w:r w:rsidRPr="00093574">
                <w:t>Stop traffic</w:t>
              </w:r>
            </w:ins>
          </w:p>
          <w:p w:rsidR="00E50D2E" w:rsidRPr="00093574" w:rsidRDefault="00E50D2E" w:rsidP="00E50D2E">
            <w:pPr>
              <w:pStyle w:val="TestCaseInfo"/>
              <w:numPr>
                <w:ilvl w:val="0"/>
                <w:numId w:val="249"/>
              </w:numPr>
              <w:rPr>
                <w:ins w:id="2968" w:author="Seggelke, Klaus" w:date="2017-03-21T14:50:00Z"/>
              </w:rPr>
              <w:pPrChange w:id="2969" w:author="Seggelke, Klaus" w:date="2017-03-21T14:52:00Z">
                <w:pPr>
                  <w:pStyle w:val="TestCaseInfo"/>
                  <w:numPr>
                    <w:numId w:val="248"/>
                  </w:numPr>
                  <w:ind w:left="720" w:hanging="360"/>
                </w:pPr>
              </w:pPrChange>
            </w:pPr>
            <w:ins w:id="2970" w:author="Seggelke, Klaus" w:date="2017-03-21T14:50:00Z">
              <w:r w:rsidRPr="00093574">
                <w:t>Terminate VNF</w:t>
              </w:r>
            </w:ins>
          </w:p>
        </w:tc>
      </w:tr>
      <w:tr w:rsidR="00E50D2E" w:rsidTr="001542F9">
        <w:trPr>
          <w:ins w:id="2971" w:author="Seggelke, Klaus" w:date="2017-03-21T14:50:00Z"/>
        </w:trPr>
        <w:tc>
          <w:tcPr>
            <w:tcW w:w="1351" w:type="dxa"/>
            <w:tcBorders>
              <w:top w:val="single" w:sz="2" w:space="0" w:color="auto"/>
              <w:left w:val="single" w:sz="2" w:space="0" w:color="auto"/>
              <w:bottom w:val="single" w:sz="2" w:space="0" w:color="auto"/>
              <w:right w:val="single" w:sz="2" w:space="0" w:color="auto"/>
            </w:tcBorders>
            <w:vAlign w:val="center"/>
            <w:hideMark/>
          </w:tcPr>
          <w:p w:rsidR="00E50D2E" w:rsidRDefault="00E50D2E" w:rsidP="001542F9">
            <w:pPr>
              <w:pStyle w:val="TestCaseDescription"/>
              <w:rPr>
                <w:ins w:id="2972" w:author="Seggelke, Klaus" w:date="2017-03-21T14:50:00Z"/>
              </w:rPr>
            </w:pPr>
            <w:ins w:id="2973" w:author="Seggelke, Klaus" w:date="2017-03-21T14:50:00Z">
              <w:r>
                <w:rPr>
                  <w:noProof/>
                </w:rPr>
                <w:lastRenderedPageBreak/>
                <w:t>Extensions:</w:t>
              </w:r>
            </w:ins>
          </w:p>
        </w:tc>
        <w:tc>
          <w:tcPr>
            <w:tcW w:w="7979" w:type="dxa"/>
            <w:tcBorders>
              <w:top w:val="single" w:sz="2" w:space="0" w:color="auto"/>
              <w:left w:val="single" w:sz="2" w:space="0" w:color="auto"/>
              <w:bottom w:val="single" w:sz="2" w:space="0" w:color="auto"/>
              <w:right w:val="single" w:sz="2" w:space="0" w:color="auto"/>
            </w:tcBorders>
          </w:tcPr>
          <w:p w:rsidR="00E50D2E" w:rsidRDefault="00E50D2E" w:rsidP="001542F9">
            <w:pPr>
              <w:pStyle w:val="TestCaseInfo"/>
              <w:rPr>
                <w:ins w:id="2974" w:author="Seggelke, Klaus" w:date="2017-03-21T14:50:00Z"/>
              </w:rPr>
            </w:pPr>
          </w:p>
        </w:tc>
      </w:tr>
      <w:tr w:rsidR="00E50D2E" w:rsidTr="001542F9">
        <w:trPr>
          <w:ins w:id="2975" w:author="Seggelke, Klaus" w:date="2017-03-21T14:50:00Z"/>
        </w:trPr>
        <w:tc>
          <w:tcPr>
            <w:tcW w:w="1351" w:type="dxa"/>
            <w:tcBorders>
              <w:top w:val="single" w:sz="2" w:space="0" w:color="auto"/>
              <w:left w:val="single" w:sz="2" w:space="0" w:color="auto"/>
              <w:bottom w:val="single" w:sz="2" w:space="0" w:color="auto"/>
              <w:right w:val="single" w:sz="2" w:space="0" w:color="auto"/>
            </w:tcBorders>
            <w:vAlign w:val="center"/>
            <w:hideMark/>
          </w:tcPr>
          <w:p w:rsidR="00E50D2E" w:rsidRDefault="00E50D2E" w:rsidP="001542F9">
            <w:pPr>
              <w:pStyle w:val="TestCaseDescription"/>
              <w:rPr>
                <w:ins w:id="2976" w:author="Seggelke, Klaus" w:date="2017-03-21T14:50:00Z"/>
                <w:noProof/>
              </w:rPr>
            </w:pPr>
            <w:ins w:id="2977" w:author="Seggelke, Klaus" w:date="2017-03-21T14:50: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E50D2E" w:rsidRDefault="00E50D2E" w:rsidP="001542F9">
            <w:pPr>
              <w:pStyle w:val="TestCaseInfo"/>
              <w:rPr>
                <w:ins w:id="2978" w:author="Seggelke, Klaus" w:date="2017-03-21T14:50:00Z"/>
              </w:rPr>
            </w:pPr>
            <w:ins w:id="2979" w:author="Seggelke, Klaus" w:date="2017-03-21T14:50:00Z">
              <w:r>
                <w:t>Following resources could be scaled up:</w:t>
              </w:r>
            </w:ins>
          </w:p>
          <w:p w:rsidR="00E50D2E" w:rsidRDefault="00E50D2E" w:rsidP="001542F9">
            <w:pPr>
              <w:pStyle w:val="TestCaseInfo"/>
              <w:numPr>
                <w:ilvl w:val="0"/>
                <w:numId w:val="101"/>
              </w:numPr>
              <w:rPr>
                <w:ins w:id="2980" w:author="Seggelke, Klaus" w:date="2017-03-21T14:50:00Z"/>
              </w:rPr>
            </w:pPr>
            <w:ins w:id="2981" w:author="Seggelke, Klaus" w:date="2017-03-21T14:50:00Z">
              <w:r>
                <w:t>vMemory</w:t>
              </w:r>
            </w:ins>
          </w:p>
          <w:p w:rsidR="00E50D2E" w:rsidRDefault="00E50D2E" w:rsidP="001542F9">
            <w:pPr>
              <w:pStyle w:val="TestCaseInfo"/>
              <w:numPr>
                <w:ilvl w:val="0"/>
                <w:numId w:val="101"/>
              </w:numPr>
              <w:rPr>
                <w:ins w:id="2982" w:author="Seggelke, Klaus" w:date="2017-03-21T14:50:00Z"/>
              </w:rPr>
            </w:pPr>
            <w:ins w:id="2983" w:author="Seggelke, Klaus" w:date="2017-03-21T14:50:00Z">
              <w:r>
                <w:t>vCPU cores</w:t>
              </w:r>
            </w:ins>
          </w:p>
          <w:p w:rsidR="00E50D2E" w:rsidRDefault="00E50D2E" w:rsidP="001542F9">
            <w:pPr>
              <w:pStyle w:val="TestCaseInfo"/>
              <w:numPr>
                <w:ilvl w:val="0"/>
                <w:numId w:val="101"/>
              </w:numPr>
              <w:rPr>
                <w:ins w:id="2984" w:author="Seggelke, Klaus" w:date="2017-03-21T14:50:00Z"/>
              </w:rPr>
            </w:pPr>
            <w:ins w:id="2985" w:author="Seggelke, Klaus" w:date="2017-03-21T14:50:00Z">
              <w:r>
                <w:t>vStorage</w:t>
              </w:r>
            </w:ins>
          </w:p>
          <w:p w:rsidR="00E50D2E" w:rsidRDefault="00E50D2E" w:rsidP="001542F9">
            <w:pPr>
              <w:pStyle w:val="TestCaseInfo"/>
              <w:numPr>
                <w:ilvl w:val="0"/>
                <w:numId w:val="101"/>
              </w:numPr>
              <w:rPr>
                <w:ins w:id="2986" w:author="Seggelke, Klaus" w:date="2017-03-21T14:50:00Z"/>
              </w:rPr>
            </w:pPr>
            <w:ins w:id="2987" w:author="Seggelke, Klaus" w:date="2017-03-21T14:50:00Z">
              <w:r>
                <w:t>vNIC or specialized hardware</w:t>
              </w:r>
            </w:ins>
          </w:p>
          <w:p w:rsidR="00E50D2E" w:rsidRDefault="00E50D2E" w:rsidP="001542F9">
            <w:pPr>
              <w:pStyle w:val="TestCaseInfo"/>
              <w:rPr>
                <w:ins w:id="2988" w:author="Seggelke, Klaus" w:date="2017-03-21T14:50:00Z"/>
              </w:rPr>
            </w:pPr>
            <w:ins w:id="2989" w:author="Seggelke, Klaus" w:date="2017-03-21T14:50:00Z">
              <w:r>
                <w:t xml:space="preserve">In case scale-up the VNF doesn’t add new VNFCs. It keeps the number of VNFC constant and just adds additional resources. </w:t>
              </w:r>
            </w:ins>
          </w:p>
        </w:tc>
      </w:tr>
    </w:tbl>
    <w:p w:rsidR="00E50D2E" w:rsidRDefault="00E50D2E" w:rsidP="00E50D2E">
      <w:pPr>
        <w:rPr>
          <w:ins w:id="2990" w:author="Seggelke, Klaus" w:date="2017-03-21T14:50: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50D2E" w:rsidTr="001542F9">
        <w:trPr>
          <w:ins w:id="2991" w:author="Seggelke, Klaus" w:date="2017-03-21T14:52:00Z"/>
        </w:trPr>
        <w:tc>
          <w:tcPr>
            <w:tcW w:w="9330" w:type="dxa"/>
            <w:gridSpan w:val="2"/>
            <w:tcBorders>
              <w:top w:val="single" w:sz="2" w:space="0" w:color="auto"/>
              <w:left w:val="single" w:sz="2" w:space="0" w:color="auto"/>
              <w:bottom w:val="single" w:sz="2" w:space="0" w:color="auto"/>
              <w:right w:val="single" w:sz="2" w:space="0" w:color="auto"/>
            </w:tcBorders>
            <w:hideMark/>
          </w:tcPr>
          <w:p w:rsidR="00E50D2E" w:rsidRDefault="00E50D2E" w:rsidP="001542F9">
            <w:pPr>
              <w:pStyle w:val="TestCase"/>
              <w:rPr>
                <w:ins w:id="2992" w:author="Seggelke, Klaus" w:date="2017-03-21T14:52:00Z"/>
              </w:rPr>
            </w:pPr>
            <w:bookmarkStart w:id="2993" w:name="_Toc477881007"/>
            <w:ins w:id="2994" w:author="Seggelke, Klaus" w:date="2017-03-21T14:52:00Z">
              <w:r>
                <w:t>TC.VNF.SCALE.UP.001.3</w:t>
              </w:r>
              <w:r>
                <w:tab/>
              </w:r>
              <w:r w:rsidRPr="00093574">
                <w:t>Scale-up VNF instance</w:t>
              </w:r>
              <w:r>
                <w:t xml:space="preserve"> with On-demand Scaling event generated by VIM</w:t>
              </w:r>
              <w:bookmarkEnd w:id="2993"/>
            </w:ins>
          </w:p>
        </w:tc>
      </w:tr>
      <w:tr w:rsidR="00E50D2E" w:rsidTr="001542F9">
        <w:trPr>
          <w:trHeight w:val="896"/>
          <w:ins w:id="2995" w:author="Seggelke, Klaus" w:date="2017-03-21T14:52:00Z"/>
        </w:trPr>
        <w:tc>
          <w:tcPr>
            <w:tcW w:w="1351" w:type="dxa"/>
            <w:tcBorders>
              <w:top w:val="single" w:sz="2" w:space="0" w:color="auto"/>
              <w:left w:val="single" w:sz="2" w:space="0" w:color="auto"/>
              <w:bottom w:val="single" w:sz="2" w:space="0" w:color="auto"/>
              <w:right w:val="single" w:sz="2" w:space="0" w:color="auto"/>
            </w:tcBorders>
            <w:vAlign w:val="center"/>
            <w:hideMark/>
          </w:tcPr>
          <w:p w:rsidR="00E50D2E" w:rsidRDefault="00E50D2E" w:rsidP="001542F9">
            <w:pPr>
              <w:pStyle w:val="TestCaseDescription"/>
              <w:rPr>
                <w:ins w:id="2996" w:author="Seggelke, Klaus" w:date="2017-03-21T14:52:00Z"/>
              </w:rPr>
            </w:pPr>
            <w:ins w:id="2997" w:author="Seggelke, Klaus" w:date="2017-03-21T14:52: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E50D2E" w:rsidRPr="00D67489" w:rsidRDefault="00E50D2E" w:rsidP="001542F9">
            <w:pPr>
              <w:pStyle w:val="TestCaseInfo"/>
              <w:rPr>
                <w:ins w:id="2998" w:author="Seggelke, Klaus" w:date="2017-03-21T14:52:00Z"/>
                <w:lang w:eastAsia="zh-CN"/>
              </w:rPr>
            </w:pPr>
            <w:ins w:id="2999" w:author="Seggelke, Klaus" w:date="2017-03-21T14:52:00Z">
              <w:r>
                <w:rPr>
                  <w:lang w:eastAsia="zh-CN"/>
                </w:rPr>
                <w:t>A VNF should have the capability to dynamically scale based on the required load. The scaling to higher performance is the objective of this test. The VNF may has multiple levels of performance. Here we validate only one step, from the basic (lowest level) to the next level up.</w:t>
              </w:r>
            </w:ins>
          </w:p>
        </w:tc>
      </w:tr>
      <w:tr w:rsidR="00E50D2E" w:rsidTr="001542F9">
        <w:trPr>
          <w:ins w:id="3000" w:author="Seggelke, Klaus" w:date="2017-03-21T14:52:00Z"/>
        </w:trPr>
        <w:tc>
          <w:tcPr>
            <w:tcW w:w="1351" w:type="dxa"/>
            <w:tcBorders>
              <w:top w:val="single" w:sz="2" w:space="0" w:color="auto"/>
              <w:left w:val="single" w:sz="2" w:space="0" w:color="auto"/>
              <w:bottom w:val="single" w:sz="2" w:space="0" w:color="auto"/>
              <w:right w:val="single" w:sz="2" w:space="0" w:color="auto"/>
            </w:tcBorders>
            <w:vAlign w:val="center"/>
            <w:hideMark/>
          </w:tcPr>
          <w:p w:rsidR="00E50D2E" w:rsidRDefault="00E50D2E" w:rsidP="001542F9">
            <w:pPr>
              <w:pStyle w:val="TestCaseDescription"/>
              <w:rPr>
                <w:ins w:id="3001" w:author="Seggelke, Klaus" w:date="2017-03-21T14:52:00Z"/>
              </w:rPr>
            </w:pPr>
            <w:ins w:id="3002" w:author="Seggelke, Klaus" w:date="2017-03-21T14:52: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E50D2E" w:rsidRDefault="00E50D2E" w:rsidP="001542F9">
            <w:pPr>
              <w:pStyle w:val="TestCaseInfo"/>
              <w:rPr>
                <w:ins w:id="3003" w:author="Seggelke, Klaus" w:date="2017-03-21T14:52:00Z"/>
                <w:lang w:eastAsia="zh-CN"/>
              </w:rPr>
            </w:pPr>
            <w:ins w:id="3004" w:author="Seggelke, Klaus" w:date="2017-03-21T14:52:00Z">
              <w:r>
                <w:rPr>
                  <w:lang w:eastAsia="zh-CN"/>
                </w:rPr>
                <w:t>Once the scaling increase is completed, the MANO (VNFM or NFVO) should report the additional allocated virtualized resources. The MANO should have added more resources to the existing VNFCs. This process may require to reboot/restart the VNFC and losing the configuration. So the EM may require to reconfigure the VNF. Therefore, traffic should be generated to validate that the VNFCs can process packets correctly. The trigger for this event to occur is:</w:t>
              </w:r>
            </w:ins>
          </w:p>
          <w:p w:rsidR="00E50D2E" w:rsidRDefault="00E50D2E" w:rsidP="001542F9">
            <w:pPr>
              <w:pStyle w:val="TestCaseInfo"/>
              <w:numPr>
                <w:ilvl w:val="0"/>
                <w:numId w:val="214"/>
              </w:numPr>
              <w:rPr>
                <w:ins w:id="3005" w:author="Seggelke, Klaus" w:date="2017-03-21T14:52:00Z"/>
                <w:lang w:eastAsia="zh-CN"/>
              </w:rPr>
            </w:pPr>
            <w:ins w:id="3006" w:author="Seggelke, Klaus" w:date="2017-03-21T14:52:00Z">
              <w:r w:rsidRPr="006E70F4">
                <w:rPr>
                  <w:lang w:eastAsia="zh-CN"/>
                </w:rPr>
                <w:t>VIM generated event – On-demand Scaling</w:t>
              </w:r>
            </w:ins>
          </w:p>
        </w:tc>
      </w:tr>
      <w:tr w:rsidR="00E50D2E" w:rsidTr="001542F9">
        <w:trPr>
          <w:trHeight w:val="283"/>
          <w:ins w:id="3007" w:author="Seggelke, Klaus" w:date="2017-03-21T14:52:00Z"/>
        </w:trPr>
        <w:tc>
          <w:tcPr>
            <w:tcW w:w="1351" w:type="dxa"/>
            <w:tcBorders>
              <w:top w:val="single" w:sz="2" w:space="0" w:color="auto"/>
              <w:left w:val="single" w:sz="2" w:space="0" w:color="auto"/>
              <w:bottom w:val="single" w:sz="2" w:space="0" w:color="auto"/>
              <w:right w:val="single" w:sz="2" w:space="0" w:color="auto"/>
            </w:tcBorders>
            <w:vAlign w:val="center"/>
            <w:hideMark/>
          </w:tcPr>
          <w:p w:rsidR="00E50D2E" w:rsidRDefault="00E50D2E" w:rsidP="001542F9">
            <w:pPr>
              <w:pStyle w:val="TestCaseDescription"/>
              <w:rPr>
                <w:ins w:id="3008" w:author="Seggelke, Klaus" w:date="2017-03-21T14:52:00Z"/>
              </w:rPr>
            </w:pPr>
            <w:ins w:id="3009" w:author="Seggelke, Klaus" w:date="2017-03-21T14:52:00Z">
              <w:r>
                <w:t>Test Setup</w:t>
              </w:r>
            </w:ins>
          </w:p>
        </w:tc>
        <w:tc>
          <w:tcPr>
            <w:tcW w:w="7979" w:type="dxa"/>
            <w:tcBorders>
              <w:top w:val="single" w:sz="2" w:space="0" w:color="auto"/>
              <w:left w:val="single" w:sz="2" w:space="0" w:color="auto"/>
              <w:bottom w:val="single" w:sz="2" w:space="0" w:color="auto"/>
              <w:right w:val="single" w:sz="2" w:space="0" w:color="auto"/>
            </w:tcBorders>
          </w:tcPr>
          <w:p w:rsidR="00E50D2E" w:rsidRDefault="00E50D2E" w:rsidP="001542F9">
            <w:pPr>
              <w:pStyle w:val="TestCaseInfo"/>
              <w:rPr>
                <w:ins w:id="3010" w:author="Seggelke, Klaus" w:date="2017-03-21T14:52:00Z"/>
                <w:lang w:eastAsia="zh-CN"/>
              </w:rPr>
            </w:pPr>
          </w:p>
        </w:tc>
      </w:tr>
      <w:tr w:rsidR="00E50D2E" w:rsidTr="001542F9">
        <w:trPr>
          <w:trHeight w:val="515"/>
          <w:ins w:id="3011" w:author="Seggelke, Klaus" w:date="2017-03-21T14:52:00Z"/>
        </w:trPr>
        <w:tc>
          <w:tcPr>
            <w:tcW w:w="1351" w:type="dxa"/>
            <w:tcBorders>
              <w:top w:val="single" w:sz="2" w:space="0" w:color="auto"/>
              <w:left w:val="single" w:sz="2" w:space="0" w:color="auto"/>
              <w:bottom w:val="single" w:sz="2" w:space="0" w:color="auto"/>
              <w:right w:val="single" w:sz="2" w:space="0" w:color="auto"/>
            </w:tcBorders>
            <w:vAlign w:val="center"/>
            <w:hideMark/>
          </w:tcPr>
          <w:p w:rsidR="00E50D2E" w:rsidRDefault="00E50D2E" w:rsidP="001542F9">
            <w:pPr>
              <w:pStyle w:val="TestCaseDescription"/>
              <w:rPr>
                <w:ins w:id="3012" w:author="Seggelke, Klaus" w:date="2017-03-21T14:52:00Z"/>
              </w:rPr>
            </w:pPr>
            <w:ins w:id="3013" w:author="Seggelke, Klaus" w:date="2017-03-21T14:52:00Z">
              <w:r>
                <w:t>Parameters</w:t>
              </w:r>
            </w:ins>
          </w:p>
        </w:tc>
        <w:tc>
          <w:tcPr>
            <w:tcW w:w="7979" w:type="dxa"/>
            <w:tcBorders>
              <w:top w:val="single" w:sz="2" w:space="0" w:color="auto"/>
              <w:left w:val="single" w:sz="2" w:space="0" w:color="auto"/>
              <w:bottom w:val="single" w:sz="2" w:space="0" w:color="auto"/>
              <w:right w:val="single" w:sz="2" w:space="0" w:color="auto"/>
            </w:tcBorders>
          </w:tcPr>
          <w:p w:rsidR="00E50D2E" w:rsidRDefault="00E50D2E" w:rsidP="001542F9">
            <w:pPr>
              <w:pStyle w:val="TestCaseInfo"/>
              <w:rPr>
                <w:ins w:id="3014" w:author="Seggelke, Klaus" w:date="2017-03-21T14:52:00Z"/>
              </w:rPr>
            </w:pPr>
          </w:p>
        </w:tc>
      </w:tr>
      <w:tr w:rsidR="00E50D2E" w:rsidTr="001542F9">
        <w:trPr>
          <w:ins w:id="3015" w:author="Seggelke, Klaus" w:date="2017-03-21T14:52:00Z"/>
        </w:trPr>
        <w:tc>
          <w:tcPr>
            <w:tcW w:w="1351" w:type="dxa"/>
            <w:tcBorders>
              <w:top w:val="single" w:sz="2" w:space="0" w:color="auto"/>
              <w:left w:val="single" w:sz="2" w:space="0" w:color="auto"/>
              <w:bottom w:val="single" w:sz="2" w:space="0" w:color="auto"/>
              <w:right w:val="single" w:sz="2" w:space="0" w:color="auto"/>
            </w:tcBorders>
            <w:vAlign w:val="center"/>
            <w:hideMark/>
          </w:tcPr>
          <w:p w:rsidR="00E50D2E" w:rsidRDefault="00E50D2E" w:rsidP="001542F9">
            <w:pPr>
              <w:pStyle w:val="TestCaseDescription"/>
              <w:rPr>
                <w:ins w:id="3016" w:author="Seggelke, Klaus" w:date="2017-03-21T14:52:00Z"/>
              </w:rPr>
            </w:pPr>
            <w:ins w:id="3017" w:author="Seggelke, Klaus" w:date="2017-03-21T14:52: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E50D2E" w:rsidRDefault="00E50D2E" w:rsidP="001542F9">
            <w:pPr>
              <w:pStyle w:val="TestCaseInfo"/>
              <w:rPr>
                <w:ins w:id="3018" w:author="Seggelke, Klaus" w:date="2017-03-21T14:52:00Z"/>
              </w:rPr>
            </w:pPr>
          </w:p>
        </w:tc>
      </w:tr>
      <w:tr w:rsidR="00E50D2E" w:rsidTr="001542F9">
        <w:trPr>
          <w:ins w:id="3019" w:author="Seggelke, Klaus" w:date="2017-03-21T14:52:00Z"/>
        </w:trPr>
        <w:tc>
          <w:tcPr>
            <w:tcW w:w="1351" w:type="dxa"/>
            <w:tcBorders>
              <w:top w:val="single" w:sz="2" w:space="0" w:color="auto"/>
              <w:left w:val="single" w:sz="2" w:space="0" w:color="auto"/>
              <w:bottom w:val="single" w:sz="2" w:space="0" w:color="auto"/>
              <w:right w:val="single" w:sz="2" w:space="0" w:color="auto"/>
            </w:tcBorders>
            <w:vAlign w:val="center"/>
            <w:hideMark/>
          </w:tcPr>
          <w:p w:rsidR="00E50D2E" w:rsidRDefault="00E50D2E" w:rsidP="001542F9">
            <w:pPr>
              <w:pStyle w:val="TestCaseDescription"/>
              <w:rPr>
                <w:ins w:id="3020" w:author="Seggelke, Klaus" w:date="2017-03-21T14:52:00Z"/>
              </w:rPr>
            </w:pPr>
            <w:ins w:id="3021" w:author="Seggelke, Klaus" w:date="2017-03-21T14:52:00Z">
              <w:r>
                <w:t>Pre-conditions:</w:t>
              </w:r>
            </w:ins>
          </w:p>
        </w:tc>
        <w:tc>
          <w:tcPr>
            <w:tcW w:w="7979" w:type="dxa"/>
            <w:tcBorders>
              <w:top w:val="single" w:sz="2" w:space="0" w:color="auto"/>
              <w:left w:val="single" w:sz="2" w:space="0" w:color="auto"/>
              <w:bottom w:val="single" w:sz="2" w:space="0" w:color="auto"/>
              <w:right w:val="single" w:sz="2" w:space="0" w:color="auto"/>
            </w:tcBorders>
          </w:tcPr>
          <w:p w:rsidR="00E50D2E" w:rsidRDefault="00E50D2E" w:rsidP="001542F9">
            <w:pPr>
              <w:pStyle w:val="TestCaseInfo"/>
              <w:rPr>
                <w:ins w:id="3022" w:author="Seggelke, Klaus" w:date="2017-03-21T14:52:00Z"/>
                <w:lang w:eastAsia="zh-CN"/>
              </w:rPr>
            </w:pPr>
          </w:p>
        </w:tc>
      </w:tr>
      <w:tr w:rsidR="00E50D2E" w:rsidTr="001542F9">
        <w:trPr>
          <w:trHeight w:val="715"/>
          <w:ins w:id="3023" w:author="Seggelke, Klaus" w:date="2017-03-21T14:52:00Z"/>
        </w:trPr>
        <w:tc>
          <w:tcPr>
            <w:tcW w:w="1351" w:type="dxa"/>
            <w:tcBorders>
              <w:top w:val="single" w:sz="2" w:space="0" w:color="auto"/>
              <w:left w:val="single" w:sz="2" w:space="0" w:color="auto"/>
              <w:bottom w:val="single" w:sz="2" w:space="0" w:color="auto"/>
              <w:right w:val="single" w:sz="2" w:space="0" w:color="auto"/>
            </w:tcBorders>
            <w:vAlign w:val="center"/>
            <w:hideMark/>
          </w:tcPr>
          <w:p w:rsidR="00E50D2E" w:rsidRDefault="00E50D2E" w:rsidP="001542F9">
            <w:pPr>
              <w:pStyle w:val="TestCaseDescription"/>
              <w:rPr>
                <w:ins w:id="3024" w:author="Seggelke, Klaus" w:date="2017-03-21T14:52:00Z"/>
              </w:rPr>
            </w:pPr>
            <w:ins w:id="3025" w:author="Seggelke, Klaus" w:date="2017-03-21T14:52:00Z">
              <w:r>
                <w:t>Procedure</w:t>
              </w:r>
            </w:ins>
          </w:p>
        </w:tc>
        <w:tc>
          <w:tcPr>
            <w:tcW w:w="7979" w:type="dxa"/>
            <w:tcBorders>
              <w:top w:val="single" w:sz="2" w:space="0" w:color="auto"/>
              <w:left w:val="single" w:sz="2" w:space="0" w:color="auto"/>
              <w:bottom w:val="single" w:sz="2" w:space="0" w:color="auto"/>
              <w:right w:val="single" w:sz="2" w:space="0" w:color="auto"/>
            </w:tcBorders>
          </w:tcPr>
          <w:p w:rsidR="00E50D2E" w:rsidRPr="00093574" w:rsidRDefault="00E50D2E" w:rsidP="001542F9">
            <w:pPr>
              <w:pStyle w:val="TestCaseInfo"/>
              <w:rPr>
                <w:ins w:id="3026" w:author="Seggelke, Klaus" w:date="2017-03-21T14:52:00Z"/>
              </w:rPr>
            </w:pPr>
            <w:ins w:id="3027" w:author="Seggelke, Klaus" w:date="2017-03-21T14:52:00Z">
              <w:r w:rsidRPr="00093574">
                <w:t>Sequence:</w:t>
              </w:r>
            </w:ins>
          </w:p>
          <w:p w:rsidR="00E50D2E" w:rsidRPr="00093574" w:rsidRDefault="00E50D2E" w:rsidP="00E50D2E">
            <w:pPr>
              <w:pStyle w:val="TestCaseInfo"/>
              <w:numPr>
                <w:ilvl w:val="0"/>
                <w:numId w:val="250"/>
              </w:numPr>
              <w:rPr>
                <w:ins w:id="3028" w:author="Seggelke, Klaus" w:date="2017-03-21T14:52:00Z"/>
              </w:rPr>
              <w:pPrChange w:id="3029" w:author="Seggelke, Klaus" w:date="2017-03-21T14:53:00Z">
                <w:pPr>
                  <w:pStyle w:val="TestCaseInfo"/>
                  <w:numPr>
                    <w:numId w:val="248"/>
                  </w:numPr>
                  <w:ind w:left="720" w:hanging="360"/>
                </w:pPr>
              </w:pPrChange>
            </w:pPr>
            <w:ins w:id="3030" w:author="Seggelke, Klaus" w:date="2017-03-21T14:52:00Z">
              <w:r w:rsidRPr="00093574">
                <w:t>Instantiate VNF</w:t>
              </w:r>
            </w:ins>
          </w:p>
          <w:p w:rsidR="00E50D2E" w:rsidRDefault="00E50D2E" w:rsidP="00E50D2E">
            <w:pPr>
              <w:pStyle w:val="TestCaseInfo"/>
              <w:numPr>
                <w:ilvl w:val="0"/>
                <w:numId w:val="250"/>
              </w:numPr>
              <w:rPr>
                <w:ins w:id="3031" w:author="Seggelke, Klaus" w:date="2017-03-21T14:52:00Z"/>
              </w:rPr>
              <w:pPrChange w:id="3032" w:author="Seggelke, Klaus" w:date="2017-03-21T14:53:00Z">
                <w:pPr>
                  <w:pStyle w:val="TestCaseInfo"/>
                  <w:numPr>
                    <w:numId w:val="248"/>
                  </w:numPr>
                  <w:ind w:left="720" w:hanging="360"/>
                </w:pPr>
              </w:pPrChange>
            </w:pPr>
            <w:ins w:id="3033" w:author="Seggelke, Klaus" w:date="2017-03-21T14:52:00Z">
              <w:r w:rsidRPr="00074BEF">
                <w:t>Validate VNF instantiation state is INSTANTIATED and VNF state is STARTED (--&gt; time stamp when correct state reached)</w:t>
              </w:r>
            </w:ins>
          </w:p>
          <w:p w:rsidR="00E50D2E" w:rsidRPr="00093574" w:rsidRDefault="00E50D2E" w:rsidP="00E50D2E">
            <w:pPr>
              <w:pStyle w:val="TestCaseInfo"/>
              <w:numPr>
                <w:ilvl w:val="0"/>
                <w:numId w:val="250"/>
              </w:numPr>
              <w:rPr>
                <w:ins w:id="3034" w:author="Seggelke, Klaus" w:date="2017-03-21T14:52:00Z"/>
              </w:rPr>
              <w:pPrChange w:id="3035" w:author="Seggelke, Klaus" w:date="2017-03-21T14:53:00Z">
                <w:pPr>
                  <w:pStyle w:val="TestCaseInfo"/>
                  <w:numPr>
                    <w:numId w:val="248"/>
                  </w:numPr>
                  <w:ind w:left="720" w:hanging="360"/>
                </w:pPr>
              </w:pPrChange>
            </w:pPr>
            <w:ins w:id="3036" w:author="Seggelke, Klaus" w:date="2017-03-21T14:52:00Z">
              <w:r w:rsidRPr="00093574">
                <w:t>Generate low traffic load</w:t>
              </w:r>
            </w:ins>
          </w:p>
          <w:p w:rsidR="00E50D2E" w:rsidRPr="00093574" w:rsidRDefault="00E50D2E" w:rsidP="00E50D2E">
            <w:pPr>
              <w:pStyle w:val="TestCaseInfo"/>
              <w:numPr>
                <w:ilvl w:val="0"/>
                <w:numId w:val="250"/>
              </w:numPr>
              <w:rPr>
                <w:ins w:id="3037" w:author="Seggelke, Klaus" w:date="2017-03-21T14:52:00Z"/>
              </w:rPr>
              <w:pPrChange w:id="3038" w:author="Seggelke, Klaus" w:date="2017-03-21T14:53:00Z">
                <w:pPr>
                  <w:pStyle w:val="TestCaseInfo"/>
                  <w:numPr>
                    <w:numId w:val="248"/>
                  </w:numPr>
                  <w:ind w:left="720" w:hanging="360"/>
                </w:pPr>
              </w:pPrChange>
            </w:pPr>
            <w:ins w:id="3039" w:author="Seggelke, Klaus" w:date="2017-03-21T14:52:00Z">
              <w:r w:rsidRPr="00093574">
                <w:t>Validate that traffic flows through without issues (--&gt; no dropped packets)</w:t>
              </w:r>
            </w:ins>
          </w:p>
          <w:p w:rsidR="00E50D2E" w:rsidRPr="00093574" w:rsidRDefault="00E50D2E" w:rsidP="00E50D2E">
            <w:pPr>
              <w:pStyle w:val="TestCaseInfo"/>
              <w:numPr>
                <w:ilvl w:val="0"/>
                <w:numId w:val="250"/>
              </w:numPr>
              <w:rPr>
                <w:ins w:id="3040" w:author="Seggelke, Klaus" w:date="2017-03-21T14:52:00Z"/>
              </w:rPr>
              <w:pPrChange w:id="3041" w:author="Seggelke, Klaus" w:date="2017-03-21T14:53:00Z">
                <w:pPr>
                  <w:pStyle w:val="TestCaseInfo"/>
                  <w:numPr>
                    <w:numId w:val="248"/>
                  </w:numPr>
                  <w:ind w:left="720" w:hanging="360"/>
                </w:pPr>
              </w:pPrChange>
            </w:pPr>
            <w:ins w:id="3042" w:author="Seggelke, Klaus" w:date="2017-03-21T14:52:00Z">
              <w:r w:rsidRPr="00093574">
                <w:t>Trigger a resize of the NFV resources and generate more traffic to validate the higher capacity</w:t>
              </w:r>
              <w:r>
                <w:t xml:space="preserve"> or cause the trigger</w:t>
              </w:r>
            </w:ins>
          </w:p>
          <w:p w:rsidR="00E50D2E" w:rsidRPr="00093574" w:rsidRDefault="00E50D2E" w:rsidP="00E50D2E">
            <w:pPr>
              <w:pStyle w:val="TestCaseInfo"/>
              <w:numPr>
                <w:ilvl w:val="0"/>
                <w:numId w:val="250"/>
              </w:numPr>
              <w:rPr>
                <w:ins w:id="3043" w:author="Seggelke, Klaus" w:date="2017-03-21T14:52:00Z"/>
              </w:rPr>
              <w:pPrChange w:id="3044" w:author="Seggelke, Klaus" w:date="2017-03-21T14:53:00Z">
                <w:pPr>
                  <w:pStyle w:val="TestCaseInfo"/>
                  <w:numPr>
                    <w:numId w:val="248"/>
                  </w:numPr>
                  <w:ind w:left="720" w:hanging="360"/>
                </w:pPr>
              </w:pPrChange>
            </w:pPr>
            <w:ins w:id="3045" w:author="Seggelke, Klaus" w:date="2017-03-21T14:52:00Z">
              <w:r w:rsidRPr="00093574">
                <w:t>Validate VNF has resized, has higher capacity and determine the service disruption</w:t>
              </w:r>
              <w:r>
                <w:t xml:space="preserve"> and no new addition VNFC have been added</w:t>
              </w:r>
            </w:ins>
          </w:p>
          <w:p w:rsidR="00E50D2E" w:rsidRPr="00093574" w:rsidRDefault="00E50D2E" w:rsidP="00E50D2E">
            <w:pPr>
              <w:pStyle w:val="TestCaseInfo"/>
              <w:numPr>
                <w:ilvl w:val="0"/>
                <w:numId w:val="250"/>
              </w:numPr>
              <w:rPr>
                <w:ins w:id="3046" w:author="Seggelke, Klaus" w:date="2017-03-21T14:52:00Z"/>
              </w:rPr>
              <w:pPrChange w:id="3047" w:author="Seggelke, Klaus" w:date="2017-03-21T14:53:00Z">
                <w:pPr>
                  <w:pStyle w:val="TestCaseInfo"/>
                  <w:numPr>
                    <w:numId w:val="248"/>
                  </w:numPr>
                  <w:ind w:left="720" w:hanging="360"/>
                </w:pPr>
              </w:pPrChange>
            </w:pPr>
            <w:ins w:id="3048" w:author="Seggelke, Klaus" w:date="2017-03-21T14:52:00Z">
              <w:r w:rsidRPr="00093574">
                <w:t>Stop traffic</w:t>
              </w:r>
            </w:ins>
          </w:p>
          <w:p w:rsidR="00E50D2E" w:rsidRPr="00093574" w:rsidRDefault="00E50D2E" w:rsidP="00E50D2E">
            <w:pPr>
              <w:pStyle w:val="TestCaseInfo"/>
              <w:numPr>
                <w:ilvl w:val="0"/>
                <w:numId w:val="250"/>
              </w:numPr>
              <w:rPr>
                <w:ins w:id="3049" w:author="Seggelke, Klaus" w:date="2017-03-21T14:52:00Z"/>
              </w:rPr>
              <w:pPrChange w:id="3050" w:author="Seggelke, Klaus" w:date="2017-03-21T14:53:00Z">
                <w:pPr>
                  <w:pStyle w:val="TestCaseInfo"/>
                  <w:numPr>
                    <w:numId w:val="248"/>
                  </w:numPr>
                  <w:ind w:left="720" w:hanging="360"/>
                </w:pPr>
              </w:pPrChange>
            </w:pPr>
            <w:ins w:id="3051" w:author="Seggelke, Klaus" w:date="2017-03-21T14:52:00Z">
              <w:r w:rsidRPr="00093574">
                <w:t>Terminate VNF</w:t>
              </w:r>
            </w:ins>
          </w:p>
        </w:tc>
      </w:tr>
      <w:tr w:rsidR="00E50D2E" w:rsidTr="001542F9">
        <w:trPr>
          <w:ins w:id="3052" w:author="Seggelke, Klaus" w:date="2017-03-21T14:52:00Z"/>
        </w:trPr>
        <w:tc>
          <w:tcPr>
            <w:tcW w:w="1351" w:type="dxa"/>
            <w:tcBorders>
              <w:top w:val="single" w:sz="2" w:space="0" w:color="auto"/>
              <w:left w:val="single" w:sz="2" w:space="0" w:color="auto"/>
              <w:bottom w:val="single" w:sz="2" w:space="0" w:color="auto"/>
              <w:right w:val="single" w:sz="2" w:space="0" w:color="auto"/>
            </w:tcBorders>
            <w:vAlign w:val="center"/>
            <w:hideMark/>
          </w:tcPr>
          <w:p w:rsidR="00E50D2E" w:rsidRDefault="00E50D2E" w:rsidP="001542F9">
            <w:pPr>
              <w:pStyle w:val="TestCaseDescription"/>
              <w:rPr>
                <w:ins w:id="3053" w:author="Seggelke, Klaus" w:date="2017-03-21T14:52:00Z"/>
              </w:rPr>
            </w:pPr>
            <w:ins w:id="3054" w:author="Seggelke, Klaus" w:date="2017-03-21T14:52: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E50D2E" w:rsidRDefault="00E50D2E" w:rsidP="001542F9">
            <w:pPr>
              <w:pStyle w:val="TestCaseInfo"/>
              <w:rPr>
                <w:ins w:id="3055" w:author="Seggelke, Klaus" w:date="2017-03-21T14:52:00Z"/>
              </w:rPr>
            </w:pPr>
          </w:p>
        </w:tc>
      </w:tr>
      <w:tr w:rsidR="00E50D2E" w:rsidTr="001542F9">
        <w:trPr>
          <w:ins w:id="3056" w:author="Seggelke, Klaus" w:date="2017-03-21T14:52:00Z"/>
        </w:trPr>
        <w:tc>
          <w:tcPr>
            <w:tcW w:w="1351" w:type="dxa"/>
            <w:tcBorders>
              <w:top w:val="single" w:sz="2" w:space="0" w:color="auto"/>
              <w:left w:val="single" w:sz="2" w:space="0" w:color="auto"/>
              <w:bottom w:val="single" w:sz="2" w:space="0" w:color="auto"/>
              <w:right w:val="single" w:sz="2" w:space="0" w:color="auto"/>
            </w:tcBorders>
            <w:vAlign w:val="center"/>
            <w:hideMark/>
          </w:tcPr>
          <w:p w:rsidR="00E50D2E" w:rsidRDefault="00E50D2E" w:rsidP="001542F9">
            <w:pPr>
              <w:pStyle w:val="TestCaseDescription"/>
              <w:rPr>
                <w:ins w:id="3057" w:author="Seggelke, Klaus" w:date="2017-03-21T14:52:00Z"/>
                <w:noProof/>
              </w:rPr>
            </w:pPr>
            <w:ins w:id="3058" w:author="Seggelke, Klaus" w:date="2017-03-21T14:52: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E50D2E" w:rsidRDefault="00E50D2E" w:rsidP="001542F9">
            <w:pPr>
              <w:pStyle w:val="TestCaseInfo"/>
              <w:rPr>
                <w:ins w:id="3059" w:author="Seggelke, Klaus" w:date="2017-03-21T14:52:00Z"/>
              </w:rPr>
            </w:pPr>
            <w:ins w:id="3060" w:author="Seggelke, Klaus" w:date="2017-03-21T14:52:00Z">
              <w:r>
                <w:t>Following resources could be scaled up:</w:t>
              </w:r>
            </w:ins>
          </w:p>
          <w:p w:rsidR="00E50D2E" w:rsidRDefault="00E50D2E" w:rsidP="00E50D2E">
            <w:pPr>
              <w:pStyle w:val="TestCaseInfo"/>
              <w:numPr>
                <w:ilvl w:val="0"/>
                <w:numId w:val="101"/>
              </w:numPr>
              <w:rPr>
                <w:ins w:id="3061" w:author="Seggelke, Klaus" w:date="2017-03-21T14:52:00Z"/>
              </w:rPr>
            </w:pPr>
            <w:ins w:id="3062" w:author="Seggelke, Klaus" w:date="2017-03-21T14:52:00Z">
              <w:r>
                <w:t>vMemory</w:t>
              </w:r>
            </w:ins>
          </w:p>
          <w:p w:rsidR="00E50D2E" w:rsidRDefault="00E50D2E" w:rsidP="00E50D2E">
            <w:pPr>
              <w:pStyle w:val="TestCaseInfo"/>
              <w:numPr>
                <w:ilvl w:val="0"/>
                <w:numId w:val="101"/>
              </w:numPr>
              <w:rPr>
                <w:ins w:id="3063" w:author="Seggelke, Klaus" w:date="2017-03-21T14:52:00Z"/>
              </w:rPr>
            </w:pPr>
            <w:ins w:id="3064" w:author="Seggelke, Klaus" w:date="2017-03-21T14:52:00Z">
              <w:r>
                <w:t>vCPU cores</w:t>
              </w:r>
            </w:ins>
          </w:p>
          <w:p w:rsidR="00E50D2E" w:rsidRDefault="00E50D2E" w:rsidP="00E50D2E">
            <w:pPr>
              <w:pStyle w:val="TestCaseInfo"/>
              <w:numPr>
                <w:ilvl w:val="0"/>
                <w:numId w:val="101"/>
              </w:numPr>
              <w:rPr>
                <w:ins w:id="3065" w:author="Seggelke, Klaus" w:date="2017-03-21T14:52:00Z"/>
              </w:rPr>
            </w:pPr>
            <w:ins w:id="3066" w:author="Seggelke, Klaus" w:date="2017-03-21T14:52:00Z">
              <w:r>
                <w:t>vStorage</w:t>
              </w:r>
            </w:ins>
          </w:p>
          <w:p w:rsidR="00E50D2E" w:rsidRDefault="00E50D2E" w:rsidP="00E50D2E">
            <w:pPr>
              <w:pStyle w:val="TestCaseInfo"/>
              <w:numPr>
                <w:ilvl w:val="0"/>
                <w:numId w:val="101"/>
              </w:numPr>
              <w:rPr>
                <w:ins w:id="3067" w:author="Seggelke, Klaus" w:date="2017-03-21T14:52:00Z"/>
              </w:rPr>
            </w:pPr>
            <w:ins w:id="3068" w:author="Seggelke, Klaus" w:date="2017-03-21T14:52:00Z">
              <w:r>
                <w:lastRenderedPageBreak/>
                <w:t>vNIC or specialized hardware</w:t>
              </w:r>
            </w:ins>
          </w:p>
          <w:p w:rsidR="00E50D2E" w:rsidRDefault="00E50D2E" w:rsidP="001542F9">
            <w:pPr>
              <w:pStyle w:val="TestCaseInfo"/>
              <w:rPr>
                <w:ins w:id="3069" w:author="Seggelke, Klaus" w:date="2017-03-21T14:52:00Z"/>
              </w:rPr>
            </w:pPr>
            <w:ins w:id="3070" w:author="Seggelke, Klaus" w:date="2017-03-21T14:52:00Z">
              <w:r>
                <w:t xml:space="preserve">In case scale-up the VNF doesn’t add new VNFCs. It keeps the number of VNFC constant and just adds additional resources. </w:t>
              </w:r>
            </w:ins>
          </w:p>
        </w:tc>
      </w:tr>
    </w:tbl>
    <w:p w:rsidR="00E50D2E" w:rsidRDefault="00E50D2E" w:rsidP="00E50D2E">
      <w:pPr>
        <w:rPr>
          <w:ins w:id="3071" w:author="Seggelke, Klaus" w:date="2017-03-21T14:52: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50D2E" w:rsidTr="001542F9">
        <w:trPr>
          <w:ins w:id="3072" w:author="Seggelke, Klaus" w:date="2017-03-21T14:53:00Z"/>
        </w:trPr>
        <w:tc>
          <w:tcPr>
            <w:tcW w:w="9330" w:type="dxa"/>
            <w:gridSpan w:val="2"/>
            <w:tcBorders>
              <w:top w:val="single" w:sz="2" w:space="0" w:color="auto"/>
              <w:left w:val="single" w:sz="2" w:space="0" w:color="auto"/>
              <w:bottom w:val="single" w:sz="2" w:space="0" w:color="auto"/>
              <w:right w:val="single" w:sz="2" w:space="0" w:color="auto"/>
            </w:tcBorders>
            <w:hideMark/>
          </w:tcPr>
          <w:p w:rsidR="00E50D2E" w:rsidRDefault="00E50D2E" w:rsidP="001542F9">
            <w:pPr>
              <w:pStyle w:val="TestCase"/>
              <w:rPr>
                <w:ins w:id="3073" w:author="Seggelke, Klaus" w:date="2017-03-21T14:53:00Z"/>
              </w:rPr>
            </w:pPr>
            <w:bookmarkStart w:id="3074" w:name="_Toc477881008"/>
            <w:ins w:id="3075" w:author="Seggelke, Klaus" w:date="2017-03-21T14:53:00Z">
              <w:r>
                <w:t>TC.VNF.SCALE.UP.001.4</w:t>
              </w:r>
              <w:r>
                <w:tab/>
              </w:r>
              <w:r w:rsidRPr="00093574">
                <w:t>Scale-up VNF instance</w:t>
              </w:r>
              <w:r>
                <w:t xml:space="preserve"> with On-demand Scaling event generated by </w:t>
              </w:r>
              <w:r w:rsidR="001E0B14">
                <w:t>EM</w:t>
              </w:r>
              <w:bookmarkEnd w:id="3074"/>
            </w:ins>
          </w:p>
        </w:tc>
      </w:tr>
      <w:tr w:rsidR="00E50D2E" w:rsidTr="001542F9">
        <w:trPr>
          <w:trHeight w:val="896"/>
          <w:ins w:id="3076" w:author="Seggelke, Klaus" w:date="2017-03-21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E50D2E" w:rsidRDefault="00E50D2E" w:rsidP="001542F9">
            <w:pPr>
              <w:pStyle w:val="TestCaseDescription"/>
              <w:rPr>
                <w:ins w:id="3077" w:author="Seggelke, Klaus" w:date="2017-03-21T14:53:00Z"/>
              </w:rPr>
            </w:pPr>
            <w:ins w:id="3078" w:author="Seggelke, Klaus" w:date="2017-03-21T14:53: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E50D2E" w:rsidRPr="00D67489" w:rsidRDefault="00E50D2E" w:rsidP="001542F9">
            <w:pPr>
              <w:pStyle w:val="TestCaseInfo"/>
              <w:rPr>
                <w:ins w:id="3079" w:author="Seggelke, Klaus" w:date="2017-03-21T14:53:00Z"/>
                <w:lang w:eastAsia="zh-CN"/>
              </w:rPr>
            </w:pPr>
            <w:ins w:id="3080" w:author="Seggelke, Klaus" w:date="2017-03-21T14:53:00Z">
              <w:r>
                <w:rPr>
                  <w:lang w:eastAsia="zh-CN"/>
                </w:rPr>
                <w:t>A VNF should have the capability to dynamically scale based on the required load. The scaling to higher performance is the objective of this test. The VNF may has multiple levels of performance. Here we validate only one step, from the basic (lowest level) to the next level up.</w:t>
              </w:r>
            </w:ins>
          </w:p>
        </w:tc>
      </w:tr>
      <w:tr w:rsidR="00E50D2E" w:rsidTr="001542F9">
        <w:trPr>
          <w:ins w:id="3081" w:author="Seggelke, Klaus" w:date="2017-03-21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E50D2E" w:rsidRDefault="00E50D2E" w:rsidP="001542F9">
            <w:pPr>
              <w:pStyle w:val="TestCaseDescription"/>
              <w:rPr>
                <w:ins w:id="3082" w:author="Seggelke, Klaus" w:date="2017-03-21T14:53:00Z"/>
              </w:rPr>
            </w:pPr>
            <w:ins w:id="3083" w:author="Seggelke, Klaus" w:date="2017-03-21T14:53: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E50D2E" w:rsidRDefault="00E50D2E" w:rsidP="001542F9">
            <w:pPr>
              <w:pStyle w:val="TestCaseInfo"/>
              <w:rPr>
                <w:ins w:id="3084" w:author="Seggelke, Klaus" w:date="2017-03-21T14:53:00Z"/>
                <w:lang w:eastAsia="zh-CN"/>
              </w:rPr>
            </w:pPr>
            <w:ins w:id="3085" w:author="Seggelke, Klaus" w:date="2017-03-21T14:53:00Z">
              <w:r>
                <w:rPr>
                  <w:lang w:eastAsia="zh-CN"/>
                </w:rPr>
                <w:t>Once the scaling increase is completed, the MANO (VNFM or NFVO) should report the additional allocated virtualized resources. The MANO should have added more resources to the existing VNFCs. This process may require to reboot/restart the VNFC and losing the configuration. So the EM may require to reconfigure the VNF. Therefore, traffic should be generated to validate that the VNFCs can process packets correctly. The trigger for this event to occur is:</w:t>
              </w:r>
            </w:ins>
          </w:p>
          <w:p w:rsidR="00E50D2E" w:rsidRDefault="00E50D2E" w:rsidP="001542F9">
            <w:pPr>
              <w:pStyle w:val="TestCaseInfo"/>
              <w:numPr>
                <w:ilvl w:val="0"/>
                <w:numId w:val="214"/>
              </w:numPr>
              <w:rPr>
                <w:ins w:id="3086" w:author="Seggelke, Klaus" w:date="2017-03-21T14:53:00Z"/>
                <w:lang w:eastAsia="zh-CN"/>
              </w:rPr>
            </w:pPr>
            <w:ins w:id="3087" w:author="Seggelke, Klaus" w:date="2017-03-21T14:53:00Z">
              <w:r w:rsidRPr="006E70F4">
                <w:rPr>
                  <w:lang w:eastAsia="zh-CN"/>
                </w:rPr>
                <w:t>EM generated event – On-demand Scaling (e.g. EM receives information from the VNF and determines the need to auto scale)</w:t>
              </w:r>
            </w:ins>
          </w:p>
        </w:tc>
      </w:tr>
      <w:tr w:rsidR="00E50D2E" w:rsidTr="001542F9">
        <w:trPr>
          <w:trHeight w:val="283"/>
          <w:ins w:id="3088" w:author="Seggelke, Klaus" w:date="2017-03-21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E50D2E" w:rsidRDefault="00E50D2E" w:rsidP="001542F9">
            <w:pPr>
              <w:pStyle w:val="TestCaseDescription"/>
              <w:rPr>
                <w:ins w:id="3089" w:author="Seggelke, Klaus" w:date="2017-03-21T14:53:00Z"/>
              </w:rPr>
            </w:pPr>
            <w:ins w:id="3090" w:author="Seggelke, Klaus" w:date="2017-03-21T14:53:00Z">
              <w:r>
                <w:t>Test Setup</w:t>
              </w:r>
            </w:ins>
          </w:p>
        </w:tc>
        <w:tc>
          <w:tcPr>
            <w:tcW w:w="7979" w:type="dxa"/>
            <w:tcBorders>
              <w:top w:val="single" w:sz="2" w:space="0" w:color="auto"/>
              <w:left w:val="single" w:sz="2" w:space="0" w:color="auto"/>
              <w:bottom w:val="single" w:sz="2" w:space="0" w:color="auto"/>
              <w:right w:val="single" w:sz="2" w:space="0" w:color="auto"/>
            </w:tcBorders>
          </w:tcPr>
          <w:p w:rsidR="00E50D2E" w:rsidRDefault="00E50D2E" w:rsidP="001542F9">
            <w:pPr>
              <w:pStyle w:val="TestCaseInfo"/>
              <w:rPr>
                <w:ins w:id="3091" w:author="Seggelke, Klaus" w:date="2017-03-21T14:53:00Z"/>
                <w:lang w:eastAsia="zh-CN"/>
              </w:rPr>
            </w:pPr>
          </w:p>
        </w:tc>
      </w:tr>
      <w:tr w:rsidR="00E50D2E" w:rsidTr="001542F9">
        <w:trPr>
          <w:trHeight w:val="515"/>
          <w:ins w:id="3092" w:author="Seggelke, Klaus" w:date="2017-03-21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E50D2E" w:rsidRDefault="00E50D2E" w:rsidP="001542F9">
            <w:pPr>
              <w:pStyle w:val="TestCaseDescription"/>
              <w:rPr>
                <w:ins w:id="3093" w:author="Seggelke, Klaus" w:date="2017-03-21T14:53:00Z"/>
              </w:rPr>
            </w:pPr>
            <w:ins w:id="3094" w:author="Seggelke, Klaus" w:date="2017-03-21T14:53:00Z">
              <w:r>
                <w:t>Parameters</w:t>
              </w:r>
            </w:ins>
          </w:p>
        </w:tc>
        <w:tc>
          <w:tcPr>
            <w:tcW w:w="7979" w:type="dxa"/>
            <w:tcBorders>
              <w:top w:val="single" w:sz="2" w:space="0" w:color="auto"/>
              <w:left w:val="single" w:sz="2" w:space="0" w:color="auto"/>
              <w:bottom w:val="single" w:sz="2" w:space="0" w:color="auto"/>
              <w:right w:val="single" w:sz="2" w:space="0" w:color="auto"/>
            </w:tcBorders>
          </w:tcPr>
          <w:p w:rsidR="00E50D2E" w:rsidRDefault="00E50D2E" w:rsidP="001542F9">
            <w:pPr>
              <w:pStyle w:val="TestCaseInfo"/>
              <w:rPr>
                <w:ins w:id="3095" w:author="Seggelke, Klaus" w:date="2017-03-21T14:53:00Z"/>
              </w:rPr>
            </w:pPr>
          </w:p>
        </w:tc>
      </w:tr>
      <w:tr w:rsidR="00E50D2E" w:rsidTr="001542F9">
        <w:trPr>
          <w:ins w:id="3096" w:author="Seggelke, Klaus" w:date="2017-03-21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E50D2E" w:rsidRDefault="00E50D2E" w:rsidP="001542F9">
            <w:pPr>
              <w:pStyle w:val="TestCaseDescription"/>
              <w:rPr>
                <w:ins w:id="3097" w:author="Seggelke, Klaus" w:date="2017-03-21T14:53:00Z"/>
              </w:rPr>
            </w:pPr>
            <w:ins w:id="3098" w:author="Seggelke, Klaus" w:date="2017-03-21T14:53: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E50D2E" w:rsidRDefault="00E50D2E" w:rsidP="001542F9">
            <w:pPr>
              <w:pStyle w:val="TestCaseInfo"/>
              <w:rPr>
                <w:ins w:id="3099" w:author="Seggelke, Klaus" w:date="2017-03-21T14:53:00Z"/>
              </w:rPr>
            </w:pPr>
          </w:p>
        </w:tc>
      </w:tr>
      <w:tr w:rsidR="00E50D2E" w:rsidTr="001542F9">
        <w:trPr>
          <w:ins w:id="3100" w:author="Seggelke, Klaus" w:date="2017-03-21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E50D2E" w:rsidRDefault="00E50D2E" w:rsidP="001542F9">
            <w:pPr>
              <w:pStyle w:val="TestCaseDescription"/>
              <w:rPr>
                <w:ins w:id="3101" w:author="Seggelke, Klaus" w:date="2017-03-21T14:53:00Z"/>
              </w:rPr>
            </w:pPr>
            <w:ins w:id="3102" w:author="Seggelke, Klaus" w:date="2017-03-21T14:53:00Z">
              <w:r>
                <w:t>Pre-conditions:</w:t>
              </w:r>
            </w:ins>
          </w:p>
        </w:tc>
        <w:tc>
          <w:tcPr>
            <w:tcW w:w="7979" w:type="dxa"/>
            <w:tcBorders>
              <w:top w:val="single" w:sz="2" w:space="0" w:color="auto"/>
              <w:left w:val="single" w:sz="2" w:space="0" w:color="auto"/>
              <w:bottom w:val="single" w:sz="2" w:space="0" w:color="auto"/>
              <w:right w:val="single" w:sz="2" w:space="0" w:color="auto"/>
            </w:tcBorders>
          </w:tcPr>
          <w:p w:rsidR="00E50D2E" w:rsidRDefault="00E50D2E" w:rsidP="001542F9">
            <w:pPr>
              <w:pStyle w:val="TestCaseInfo"/>
              <w:rPr>
                <w:ins w:id="3103" w:author="Seggelke, Klaus" w:date="2017-03-21T14:53:00Z"/>
                <w:lang w:eastAsia="zh-CN"/>
              </w:rPr>
            </w:pPr>
          </w:p>
        </w:tc>
      </w:tr>
      <w:tr w:rsidR="00E50D2E" w:rsidTr="001542F9">
        <w:trPr>
          <w:trHeight w:val="715"/>
          <w:ins w:id="3104" w:author="Seggelke, Klaus" w:date="2017-03-21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E50D2E" w:rsidRDefault="00E50D2E" w:rsidP="001542F9">
            <w:pPr>
              <w:pStyle w:val="TestCaseDescription"/>
              <w:rPr>
                <w:ins w:id="3105" w:author="Seggelke, Klaus" w:date="2017-03-21T14:53:00Z"/>
              </w:rPr>
            </w:pPr>
            <w:ins w:id="3106" w:author="Seggelke, Klaus" w:date="2017-03-21T14:53:00Z">
              <w:r>
                <w:t>Procedure</w:t>
              </w:r>
            </w:ins>
          </w:p>
        </w:tc>
        <w:tc>
          <w:tcPr>
            <w:tcW w:w="7979" w:type="dxa"/>
            <w:tcBorders>
              <w:top w:val="single" w:sz="2" w:space="0" w:color="auto"/>
              <w:left w:val="single" w:sz="2" w:space="0" w:color="auto"/>
              <w:bottom w:val="single" w:sz="2" w:space="0" w:color="auto"/>
              <w:right w:val="single" w:sz="2" w:space="0" w:color="auto"/>
            </w:tcBorders>
          </w:tcPr>
          <w:p w:rsidR="00E50D2E" w:rsidRPr="00093574" w:rsidRDefault="00E50D2E" w:rsidP="001542F9">
            <w:pPr>
              <w:pStyle w:val="TestCaseInfo"/>
              <w:rPr>
                <w:ins w:id="3107" w:author="Seggelke, Klaus" w:date="2017-03-21T14:53:00Z"/>
              </w:rPr>
            </w:pPr>
            <w:ins w:id="3108" w:author="Seggelke, Klaus" w:date="2017-03-21T14:53:00Z">
              <w:r w:rsidRPr="00093574">
                <w:t>Sequence:</w:t>
              </w:r>
            </w:ins>
          </w:p>
          <w:p w:rsidR="00E50D2E" w:rsidRPr="00093574" w:rsidRDefault="00E50D2E" w:rsidP="001E0B14">
            <w:pPr>
              <w:pStyle w:val="TestCaseInfo"/>
              <w:numPr>
                <w:ilvl w:val="0"/>
                <w:numId w:val="251"/>
              </w:numPr>
              <w:rPr>
                <w:ins w:id="3109" w:author="Seggelke, Klaus" w:date="2017-03-21T14:53:00Z"/>
              </w:rPr>
              <w:pPrChange w:id="3110" w:author="Seggelke, Klaus" w:date="2017-03-21T14:59:00Z">
                <w:pPr>
                  <w:pStyle w:val="TestCaseInfo"/>
                  <w:numPr>
                    <w:numId w:val="248"/>
                  </w:numPr>
                  <w:ind w:left="720" w:hanging="360"/>
                </w:pPr>
              </w:pPrChange>
            </w:pPr>
            <w:ins w:id="3111" w:author="Seggelke, Klaus" w:date="2017-03-21T14:53:00Z">
              <w:r w:rsidRPr="00093574">
                <w:t>Instantiate VNF</w:t>
              </w:r>
            </w:ins>
          </w:p>
          <w:p w:rsidR="00E50D2E" w:rsidRDefault="00E50D2E" w:rsidP="001E0B14">
            <w:pPr>
              <w:pStyle w:val="TestCaseInfo"/>
              <w:numPr>
                <w:ilvl w:val="0"/>
                <w:numId w:val="251"/>
              </w:numPr>
              <w:rPr>
                <w:ins w:id="3112" w:author="Seggelke, Klaus" w:date="2017-03-21T14:53:00Z"/>
              </w:rPr>
              <w:pPrChange w:id="3113" w:author="Seggelke, Klaus" w:date="2017-03-21T14:59:00Z">
                <w:pPr>
                  <w:pStyle w:val="TestCaseInfo"/>
                  <w:numPr>
                    <w:numId w:val="248"/>
                  </w:numPr>
                  <w:ind w:left="720" w:hanging="360"/>
                </w:pPr>
              </w:pPrChange>
            </w:pPr>
            <w:ins w:id="3114" w:author="Seggelke, Klaus" w:date="2017-03-21T14:53:00Z">
              <w:r w:rsidRPr="00074BEF">
                <w:t>Validate VNF instantiation state is INSTANTIATED and VNF state is STARTED (--&gt; time stamp when correct state reached)</w:t>
              </w:r>
            </w:ins>
          </w:p>
          <w:p w:rsidR="00E50D2E" w:rsidRPr="00093574" w:rsidRDefault="00E50D2E" w:rsidP="001E0B14">
            <w:pPr>
              <w:pStyle w:val="TestCaseInfo"/>
              <w:numPr>
                <w:ilvl w:val="0"/>
                <w:numId w:val="251"/>
              </w:numPr>
              <w:rPr>
                <w:ins w:id="3115" w:author="Seggelke, Klaus" w:date="2017-03-21T14:53:00Z"/>
              </w:rPr>
              <w:pPrChange w:id="3116" w:author="Seggelke, Klaus" w:date="2017-03-21T14:59:00Z">
                <w:pPr>
                  <w:pStyle w:val="TestCaseInfo"/>
                  <w:numPr>
                    <w:numId w:val="248"/>
                  </w:numPr>
                  <w:ind w:left="720" w:hanging="360"/>
                </w:pPr>
              </w:pPrChange>
            </w:pPr>
            <w:ins w:id="3117" w:author="Seggelke, Klaus" w:date="2017-03-21T14:53:00Z">
              <w:r w:rsidRPr="00093574">
                <w:t>Generate low traffic load</w:t>
              </w:r>
            </w:ins>
          </w:p>
          <w:p w:rsidR="00E50D2E" w:rsidRPr="00093574" w:rsidRDefault="00E50D2E" w:rsidP="001E0B14">
            <w:pPr>
              <w:pStyle w:val="TestCaseInfo"/>
              <w:numPr>
                <w:ilvl w:val="0"/>
                <w:numId w:val="251"/>
              </w:numPr>
              <w:rPr>
                <w:ins w:id="3118" w:author="Seggelke, Klaus" w:date="2017-03-21T14:53:00Z"/>
              </w:rPr>
              <w:pPrChange w:id="3119" w:author="Seggelke, Klaus" w:date="2017-03-21T14:59:00Z">
                <w:pPr>
                  <w:pStyle w:val="TestCaseInfo"/>
                  <w:numPr>
                    <w:numId w:val="248"/>
                  </w:numPr>
                  <w:ind w:left="720" w:hanging="360"/>
                </w:pPr>
              </w:pPrChange>
            </w:pPr>
            <w:ins w:id="3120" w:author="Seggelke, Klaus" w:date="2017-03-21T14:53:00Z">
              <w:r w:rsidRPr="00093574">
                <w:t>Validate that traffic flows through without issues (--&gt; no dropped packets)</w:t>
              </w:r>
            </w:ins>
          </w:p>
          <w:p w:rsidR="00E50D2E" w:rsidRPr="00093574" w:rsidRDefault="00E50D2E" w:rsidP="001E0B14">
            <w:pPr>
              <w:pStyle w:val="TestCaseInfo"/>
              <w:numPr>
                <w:ilvl w:val="0"/>
                <w:numId w:val="251"/>
              </w:numPr>
              <w:rPr>
                <w:ins w:id="3121" w:author="Seggelke, Klaus" w:date="2017-03-21T14:53:00Z"/>
              </w:rPr>
              <w:pPrChange w:id="3122" w:author="Seggelke, Klaus" w:date="2017-03-21T14:59:00Z">
                <w:pPr>
                  <w:pStyle w:val="TestCaseInfo"/>
                  <w:numPr>
                    <w:numId w:val="248"/>
                  </w:numPr>
                  <w:ind w:left="720" w:hanging="360"/>
                </w:pPr>
              </w:pPrChange>
            </w:pPr>
            <w:ins w:id="3123" w:author="Seggelke, Klaus" w:date="2017-03-21T14:53:00Z">
              <w:r w:rsidRPr="00093574">
                <w:t>Trigger a resize of the NFV resources and generate more traffic to validate the higher capacity</w:t>
              </w:r>
              <w:r>
                <w:t xml:space="preserve"> or cause the trigger</w:t>
              </w:r>
            </w:ins>
          </w:p>
          <w:p w:rsidR="00E50D2E" w:rsidRPr="00093574" w:rsidRDefault="00E50D2E" w:rsidP="001E0B14">
            <w:pPr>
              <w:pStyle w:val="TestCaseInfo"/>
              <w:numPr>
                <w:ilvl w:val="0"/>
                <w:numId w:val="251"/>
              </w:numPr>
              <w:rPr>
                <w:ins w:id="3124" w:author="Seggelke, Klaus" w:date="2017-03-21T14:53:00Z"/>
              </w:rPr>
              <w:pPrChange w:id="3125" w:author="Seggelke, Klaus" w:date="2017-03-21T14:59:00Z">
                <w:pPr>
                  <w:pStyle w:val="TestCaseInfo"/>
                  <w:numPr>
                    <w:numId w:val="248"/>
                  </w:numPr>
                  <w:ind w:left="720" w:hanging="360"/>
                </w:pPr>
              </w:pPrChange>
            </w:pPr>
            <w:ins w:id="3126" w:author="Seggelke, Klaus" w:date="2017-03-21T14:53:00Z">
              <w:r w:rsidRPr="00093574">
                <w:t>Validate VNF has resized, has higher capacity and determine the service disruption</w:t>
              </w:r>
              <w:r>
                <w:t xml:space="preserve"> and no new addition VNFC have been added</w:t>
              </w:r>
            </w:ins>
          </w:p>
          <w:p w:rsidR="00E50D2E" w:rsidRPr="00093574" w:rsidRDefault="00E50D2E" w:rsidP="001E0B14">
            <w:pPr>
              <w:pStyle w:val="TestCaseInfo"/>
              <w:numPr>
                <w:ilvl w:val="0"/>
                <w:numId w:val="251"/>
              </w:numPr>
              <w:rPr>
                <w:ins w:id="3127" w:author="Seggelke, Klaus" w:date="2017-03-21T14:53:00Z"/>
              </w:rPr>
              <w:pPrChange w:id="3128" w:author="Seggelke, Klaus" w:date="2017-03-21T14:59:00Z">
                <w:pPr>
                  <w:pStyle w:val="TestCaseInfo"/>
                  <w:numPr>
                    <w:numId w:val="248"/>
                  </w:numPr>
                  <w:ind w:left="720" w:hanging="360"/>
                </w:pPr>
              </w:pPrChange>
            </w:pPr>
            <w:ins w:id="3129" w:author="Seggelke, Klaus" w:date="2017-03-21T14:53:00Z">
              <w:r w:rsidRPr="00093574">
                <w:t>Stop traffic</w:t>
              </w:r>
            </w:ins>
          </w:p>
          <w:p w:rsidR="00E50D2E" w:rsidRPr="00093574" w:rsidRDefault="00E50D2E" w:rsidP="001E0B14">
            <w:pPr>
              <w:pStyle w:val="TestCaseInfo"/>
              <w:numPr>
                <w:ilvl w:val="0"/>
                <w:numId w:val="251"/>
              </w:numPr>
              <w:rPr>
                <w:ins w:id="3130" w:author="Seggelke, Klaus" w:date="2017-03-21T14:53:00Z"/>
              </w:rPr>
              <w:pPrChange w:id="3131" w:author="Seggelke, Klaus" w:date="2017-03-21T14:59:00Z">
                <w:pPr>
                  <w:pStyle w:val="TestCaseInfo"/>
                  <w:numPr>
                    <w:numId w:val="248"/>
                  </w:numPr>
                  <w:ind w:left="720" w:hanging="360"/>
                </w:pPr>
              </w:pPrChange>
            </w:pPr>
            <w:ins w:id="3132" w:author="Seggelke, Klaus" w:date="2017-03-21T14:53:00Z">
              <w:r w:rsidRPr="00093574">
                <w:t>Terminate VNF</w:t>
              </w:r>
            </w:ins>
          </w:p>
        </w:tc>
      </w:tr>
      <w:tr w:rsidR="00E50D2E" w:rsidTr="001542F9">
        <w:trPr>
          <w:ins w:id="3133" w:author="Seggelke, Klaus" w:date="2017-03-21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E50D2E" w:rsidRDefault="00E50D2E" w:rsidP="001542F9">
            <w:pPr>
              <w:pStyle w:val="TestCaseDescription"/>
              <w:rPr>
                <w:ins w:id="3134" w:author="Seggelke, Klaus" w:date="2017-03-21T14:53:00Z"/>
              </w:rPr>
            </w:pPr>
            <w:ins w:id="3135" w:author="Seggelke, Klaus" w:date="2017-03-21T14:53: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E50D2E" w:rsidRDefault="00E50D2E" w:rsidP="001542F9">
            <w:pPr>
              <w:pStyle w:val="TestCaseInfo"/>
              <w:rPr>
                <w:ins w:id="3136" w:author="Seggelke, Klaus" w:date="2017-03-21T14:53:00Z"/>
              </w:rPr>
            </w:pPr>
          </w:p>
        </w:tc>
      </w:tr>
      <w:tr w:rsidR="00E50D2E" w:rsidTr="001542F9">
        <w:trPr>
          <w:ins w:id="3137" w:author="Seggelke, Klaus" w:date="2017-03-21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E50D2E" w:rsidRDefault="00E50D2E" w:rsidP="001542F9">
            <w:pPr>
              <w:pStyle w:val="TestCaseDescription"/>
              <w:rPr>
                <w:ins w:id="3138" w:author="Seggelke, Klaus" w:date="2017-03-21T14:53:00Z"/>
                <w:noProof/>
              </w:rPr>
            </w:pPr>
            <w:ins w:id="3139" w:author="Seggelke, Klaus" w:date="2017-03-21T14:53: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E50D2E" w:rsidRDefault="00E50D2E" w:rsidP="001542F9">
            <w:pPr>
              <w:pStyle w:val="TestCaseInfo"/>
              <w:rPr>
                <w:ins w:id="3140" w:author="Seggelke, Klaus" w:date="2017-03-21T14:53:00Z"/>
              </w:rPr>
            </w:pPr>
            <w:ins w:id="3141" w:author="Seggelke, Klaus" w:date="2017-03-21T14:53:00Z">
              <w:r>
                <w:t>Following resources could be scaled up:</w:t>
              </w:r>
            </w:ins>
          </w:p>
          <w:p w:rsidR="00E50D2E" w:rsidRDefault="00E50D2E" w:rsidP="00E50D2E">
            <w:pPr>
              <w:pStyle w:val="TestCaseInfo"/>
              <w:numPr>
                <w:ilvl w:val="0"/>
                <w:numId w:val="101"/>
              </w:numPr>
              <w:rPr>
                <w:ins w:id="3142" w:author="Seggelke, Klaus" w:date="2017-03-21T14:53:00Z"/>
              </w:rPr>
            </w:pPr>
            <w:ins w:id="3143" w:author="Seggelke, Klaus" w:date="2017-03-21T14:53:00Z">
              <w:r>
                <w:t>vMemory</w:t>
              </w:r>
            </w:ins>
          </w:p>
          <w:p w:rsidR="00E50D2E" w:rsidRDefault="00E50D2E" w:rsidP="00E50D2E">
            <w:pPr>
              <w:pStyle w:val="TestCaseInfo"/>
              <w:numPr>
                <w:ilvl w:val="0"/>
                <w:numId w:val="101"/>
              </w:numPr>
              <w:rPr>
                <w:ins w:id="3144" w:author="Seggelke, Klaus" w:date="2017-03-21T14:53:00Z"/>
              </w:rPr>
            </w:pPr>
            <w:ins w:id="3145" w:author="Seggelke, Klaus" w:date="2017-03-21T14:53:00Z">
              <w:r>
                <w:t>vCPU cores</w:t>
              </w:r>
            </w:ins>
          </w:p>
          <w:p w:rsidR="00E50D2E" w:rsidRDefault="00E50D2E" w:rsidP="00E50D2E">
            <w:pPr>
              <w:pStyle w:val="TestCaseInfo"/>
              <w:numPr>
                <w:ilvl w:val="0"/>
                <w:numId w:val="101"/>
              </w:numPr>
              <w:rPr>
                <w:ins w:id="3146" w:author="Seggelke, Klaus" w:date="2017-03-21T14:53:00Z"/>
              </w:rPr>
            </w:pPr>
            <w:ins w:id="3147" w:author="Seggelke, Klaus" w:date="2017-03-21T14:53:00Z">
              <w:r>
                <w:t>vStorage</w:t>
              </w:r>
            </w:ins>
          </w:p>
          <w:p w:rsidR="00E50D2E" w:rsidRDefault="00E50D2E" w:rsidP="00E50D2E">
            <w:pPr>
              <w:pStyle w:val="TestCaseInfo"/>
              <w:numPr>
                <w:ilvl w:val="0"/>
                <w:numId w:val="101"/>
              </w:numPr>
              <w:rPr>
                <w:ins w:id="3148" w:author="Seggelke, Klaus" w:date="2017-03-21T14:53:00Z"/>
              </w:rPr>
            </w:pPr>
            <w:ins w:id="3149" w:author="Seggelke, Klaus" w:date="2017-03-21T14:53:00Z">
              <w:r>
                <w:t>vNIC or specialized hardware</w:t>
              </w:r>
            </w:ins>
          </w:p>
          <w:p w:rsidR="00E50D2E" w:rsidRDefault="00E50D2E" w:rsidP="001542F9">
            <w:pPr>
              <w:pStyle w:val="TestCaseInfo"/>
              <w:rPr>
                <w:ins w:id="3150" w:author="Seggelke, Klaus" w:date="2017-03-21T14:53:00Z"/>
              </w:rPr>
            </w:pPr>
            <w:ins w:id="3151" w:author="Seggelke, Klaus" w:date="2017-03-21T14:53:00Z">
              <w:r>
                <w:t xml:space="preserve">In case scale-up the VNF doesn’t add new VNFCs. It keeps the number of VNFC constant and just adds additional resources. </w:t>
              </w:r>
            </w:ins>
          </w:p>
        </w:tc>
      </w:tr>
    </w:tbl>
    <w:p w:rsidR="00E50D2E" w:rsidRDefault="00E50D2E" w:rsidP="00E50D2E">
      <w:pPr>
        <w:rPr>
          <w:ins w:id="3152" w:author="Seggelke, Klaus" w:date="2017-03-21T14:53: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E0B14" w:rsidTr="001542F9">
        <w:trPr>
          <w:ins w:id="3153" w:author="Seggelke, Klaus" w:date="2017-03-21T14:59:00Z"/>
        </w:trPr>
        <w:tc>
          <w:tcPr>
            <w:tcW w:w="9330" w:type="dxa"/>
            <w:gridSpan w:val="2"/>
            <w:tcBorders>
              <w:top w:val="single" w:sz="2" w:space="0" w:color="auto"/>
              <w:left w:val="single" w:sz="2" w:space="0" w:color="auto"/>
              <w:bottom w:val="single" w:sz="2" w:space="0" w:color="auto"/>
              <w:right w:val="single" w:sz="2" w:space="0" w:color="auto"/>
            </w:tcBorders>
            <w:hideMark/>
          </w:tcPr>
          <w:p w:rsidR="001E0B14" w:rsidRDefault="001E0B14" w:rsidP="001542F9">
            <w:pPr>
              <w:pStyle w:val="TestCase"/>
              <w:rPr>
                <w:ins w:id="3154" w:author="Seggelke, Klaus" w:date="2017-03-21T14:59:00Z"/>
              </w:rPr>
            </w:pPr>
            <w:bookmarkStart w:id="3155" w:name="_Toc477881009"/>
            <w:ins w:id="3156" w:author="Seggelke, Klaus" w:date="2017-03-21T14:59:00Z">
              <w:r>
                <w:t>TC.VNF.SCALE.UP.001.5</w:t>
              </w:r>
              <w:r>
                <w:tab/>
              </w:r>
              <w:r w:rsidRPr="00093574">
                <w:t>Scale-up VNF instance</w:t>
              </w:r>
              <w:r>
                <w:t xml:space="preserve"> with </w:t>
              </w:r>
            </w:ins>
            <w:ins w:id="3157" w:author="Seggelke, Klaus" w:date="2017-03-21T15:00:00Z">
              <w:r>
                <w:t xml:space="preserve">Manual </w:t>
              </w:r>
            </w:ins>
            <w:ins w:id="3158" w:author="Seggelke, Klaus" w:date="2017-03-21T14:59:00Z">
              <w:r>
                <w:t xml:space="preserve">Scaling event generated by </w:t>
              </w:r>
            </w:ins>
            <w:ins w:id="3159" w:author="Seggelke, Klaus" w:date="2017-03-21T15:00:00Z">
              <w:r>
                <w:t>MANO</w:t>
              </w:r>
            </w:ins>
            <w:bookmarkEnd w:id="3155"/>
          </w:p>
        </w:tc>
      </w:tr>
      <w:tr w:rsidR="001E0B14" w:rsidTr="001542F9">
        <w:trPr>
          <w:trHeight w:val="896"/>
          <w:ins w:id="3160" w:author="Seggelke, Klaus" w:date="2017-03-21T14:59:00Z"/>
        </w:trPr>
        <w:tc>
          <w:tcPr>
            <w:tcW w:w="1351" w:type="dxa"/>
            <w:tcBorders>
              <w:top w:val="single" w:sz="2" w:space="0" w:color="auto"/>
              <w:left w:val="single" w:sz="2" w:space="0" w:color="auto"/>
              <w:bottom w:val="single" w:sz="2" w:space="0" w:color="auto"/>
              <w:right w:val="single" w:sz="2" w:space="0" w:color="auto"/>
            </w:tcBorders>
            <w:vAlign w:val="center"/>
            <w:hideMark/>
          </w:tcPr>
          <w:p w:rsidR="001E0B14" w:rsidRDefault="001E0B14" w:rsidP="001542F9">
            <w:pPr>
              <w:pStyle w:val="TestCaseDescription"/>
              <w:rPr>
                <w:ins w:id="3161" w:author="Seggelke, Klaus" w:date="2017-03-21T14:59:00Z"/>
              </w:rPr>
            </w:pPr>
            <w:ins w:id="3162" w:author="Seggelke, Klaus" w:date="2017-03-21T14:59:00Z">
              <w:r>
                <w:lastRenderedPageBreak/>
                <w:t>Purpose:</w:t>
              </w:r>
            </w:ins>
          </w:p>
        </w:tc>
        <w:tc>
          <w:tcPr>
            <w:tcW w:w="7979" w:type="dxa"/>
            <w:tcBorders>
              <w:top w:val="single" w:sz="2" w:space="0" w:color="auto"/>
              <w:left w:val="single" w:sz="2" w:space="0" w:color="auto"/>
              <w:bottom w:val="single" w:sz="2" w:space="0" w:color="auto"/>
              <w:right w:val="single" w:sz="2" w:space="0" w:color="auto"/>
            </w:tcBorders>
            <w:hideMark/>
          </w:tcPr>
          <w:p w:rsidR="001E0B14" w:rsidRPr="00D67489" w:rsidRDefault="001E0B14" w:rsidP="001542F9">
            <w:pPr>
              <w:pStyle w:val="TestCaseInfo"/>
              <w:rPr>
                <w:ins w:id="3163" w:author="Seggelke, Klaus" w:date="2017-03-21T14:59:00Z"/>
                <w:lang w:eastAsia="zh-CN"/>
              </w:rPr>
            </w:pPr>
            <w:ins w:id="3164" w:author="Seggelke, Klaus" w:date="2017-03-21T14:59:00Z">
              <w:r>
                <w:rPr>
                  <w:lang w:eastAsia="zh-CN"/>
                </w:rPr>
                <w:t>A VNF should have the capability to dynamically scale based on the required load. The scaling to higher performance is the objective of this test. The VNF may has multiple levels of performance. Here we validate only one step, from the basic (lowest level) to the next level up.</w:t>
              </w:r>
            </w:ins>
          </w:p>
        </w:tc>
      </w:tr>
      <w:tr w:rsidR="001E0B14" w:rsidTr="001542F9">
        <w:trPr>
          <w:ins w:id="3165" w:author="Seggelke, Klaus" w:date="2017-03-21T14:59:00Z"/>
        </w:trPr>
        <w:tc>
          <w:tcPr>
            <w:tcW w:w="1351" w:type="dxa"/>
            <w:tcBorders>
              <w:top w:val="single" w:sz="2" w:space="0" w:color="auto"/>
              <w:left w:val="single" w:sz="2" w:space="0" w:color="auto"/>
              <w:bottom w:val="single" w:sz="2" w:space="0" w:color="auto"/>
              <w:right w:val="single" w:sz="2" w:space="0" w:color="auto"/>
            </w:tcBorders>
            <w:vAlign w:val="center"/>
            <w:hideMark/>
          </w:tcPr>
          <w:p w:rsidR="001E0B14" w:rsidRDefault="001E0B14" w:rsidP="001542F9">
            <w:pPr>
              <w:pStyle w:val="TestCaseDescription"/>
              <w:rPr>
                <w:ins w:id="3166" w:author="Seggelke, Klaus" w:date="2017-03-21T14:59:00Z"/>
              </w:rPr>
            </w:pPr>
            <w:ins w:id="3167" w:author="Seggelke, Klaus" w:date="2017-03-21T14:59: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1E0B14" w:rsidRDefault="001E0B14" w:rsidP="001542F9">
            <w:pPr>
              <w:pStyle w:val="TestCaseInfo"/>
              <w:rPr>
                <w:ins w:id="3168" w:author="Seggelke, Klaus" w:date="2017-03-21T14:59:00Z"/>
                <w:lang w:eastAsia="zh-CN"/>
              </w:rPr>
            </w:pPr>
            <w:ins w:id="3169" w:author="Seggelke, Klaus" w:date="2017-03-21T14:59:00Z">
              <w:r>
                <w:rPr>
                  <w:lang w:eastAsia="zh-CN"/>
                </w:rPr>
                <w:t>Once the scaling increase is completed, the MANO (VNFM or NFVO) should report the additional allocated virtualized resources. The MANO should have added more resources to the existing VNFCs. This process may require to reboot/restart the VNFC and losing the configuration. So the EM may require to reconfigure the VNF. Therefore, traffic should be generated to validate that the VNFCs can process packets correctly. The trigger for this event to occur is:</w:t>
              </w:r>
            </w:ins>
          </w:p>
          <w:p w:rsidR="001E0B14" w:rsidRDefault="001E0B14" w:rsidP="001542F9">
            <w:pPr>
              <w:pStyle w:val="TestCaseInfo"/>
              <w:numPr>
                <w:ilvl w:val="0"/>
                <w:numId w:val="214"/>
              </w:numPr>
              <w:rPr>
                <w:ins w:id="3170" w:author="Seggelke, Klaus" w:date="2017-03-21T14:59:00Z"/>
                <w:lang w:eastAsia="zh-CN"/>
              </w:rPr>
            </w:pPr>
            <w:ins w:id="3171" w:author="Seggelke, Klaus" w:date="2017-03-21T14:59:00Z">
              <w:r w:rsidRPr="006E70F4">
                <w:rPr>
                  <w:lang w:eastAsia="zh-CN"/>
                </w:rPr>
                <w:t>MANO generated event - Manual Scaling (e.g. by operating the MANO interface/API)</w:t>
              </w:r>
            </w:ins>
          </w:p>
        </w:tc>
      </w:tr>
      <w:tr w:rsidR="001E0B14" w:rsidTr="001542F9">
        <w:trPr>
          <w:trHeight w:val="283"/>
          <w:ins w:id="3172" w:author="Seggelke, Klaus" w:date="2017-03-21T14:59:00Z"/>
        </w:trPr>
        <w:tc>
          <w:tcPr>
            <w:tcW w:w="1351" w:type="dxa"/>
            <w:tcBorders>
              <w:top w:val="single" w:sz="2" w:space="0" w:color="auto"/>
              <w:left w:val="single" w:sz="2" w:space="0" w:color="auto"/>
              <w:bottom w:val="single" w:sz="2" w:space="0" w:color="auto"/>
              <w:right w:val="single" w:sz="2" w:space="0" w:color="auto"/>
            </w:tcBorders>
            <w:vAlign w:val="center"/>
            <w:hideMark/>
          </w:tcPr>
          <w:p w:rsidR="001E0B14" w:rsidRDefault="001E0B14" w:rsidP="001542F9">
            <w:pPr>
              <w:pStyle w:val="TestCaseDescription"/>
              <w:rPr>
                <w:ins w:id="3173" w:author="Seggelke, Klaus" w:date="2017-03-21T14:59:00Z"/>
              </w:rPr>
            </w:pPr>
            <w:ins w:id="3174" w:author="Seggelke, Klaus" w:date="2017-03-21T14:59:00Z">
              <w:r>
                <w:t>Test Setup</w:t>
              </w:r>
            </w:ins>
          </w:p>
        </w:tc>
        <w:tc>
          <w:tcPr>
            <w:tcW w:w="7979" w:type="dxa"/>
            <w:tcBorders>
              <w:top w:val="single" w:sz="2" w:space="0" w:color="auto"/>
              <w:left w:val="single" w:sz="2" w:space="0" w:color="auto"/>
              <w:bottom w:val="single" w:sz="2" w:space="0" w:color="auto"/>
              <w:right w:val="single" w:sz="2" w:space="0" w:color="auto"/>
            </w:tcBorders>
          </w:tcPr>
          <w:p w:rsidR="001E0B14" w:rsidRDefault="001E0B14" w:rsidP="001542F9">
            <w:pPr>
              <w:pStyle w:val="TestCaseInfo"/>
              <w:rPr>
                <w:ins w:id="3175" w:author="Seggelke, Klaus" w:date="2017-03-21T14:59:00Z"/>
                <w:lang w:eastAsia="zh-CN"/>
              </w:rPr>
            </w:pPr>
          </w:p>
        </w:tc>
      </w:tr>
      <w:tr w:rsidR="001E0B14" w:rsidTr="001542F9">
        <w:trPr>
          <w:trHeight w:val="515"/>
          <w:ins w:id="3176" w:author="Seggelke, Klaus" w:date="2017-03-21T14:59:00Z"/>
        </w:trPr>
        <w:tc>
          <w:tcPr>
            <w:tcW w:w="1351" w:type="dxa"/>
            <w:tcBorders>
              <w:top w:val="single" w:sz="2" w:space="0" w:color="auto"/>
              <w:left w:val="single" w:sz="2" w:space="0" w:color="auto"/>
              <w:bottom w:val="single" w:sz="2" w:space="0" w:color="auto"/>
              <w:right w:val="single" w:sz="2" w:space="0" w:color="auto"/>
            </w:tcBorders>
            <w:vAlign w:val="center"/>
            <w:hideMark/>
          </w:tcPr>
          <w:p w:rsidR="001E0B14" w:rsidRDefault="001E0B14" w:rsidP="001542F9">
            <w:pPr>
              <w:pStyle w:val="TestCaseDescription"/>
              <w:rPr>
                <w:ins w:id="3177" w:author="Seggelke, Klaus" w:date="2017-03-21T14:59:00Z"/>
              </w:rPr>
            </w:pPr>
            <w:ins w:id="3178" w:author="Seggelke, Klaus" w:date="2017-03-21T14:59:00Z">
              <w:r>
                <w:t>Parameters</w:t>
              </w:r>
            </w:ins>
          </w:p>
        </w:tc>
        <w:tc>
          <w:tcPr>
            <w:tcW w:w="7979" w:type="dxa"/>
            <w:tcBorders>
              <w:top w:val="single" w:sz="2" w:space="0" w:color="auto"/>
              <w:left w:val="single" w:sz="2" w:space="0" w:color="auto"/>
              <w:bottom w:val="single" w:sz="2" w:space="0" w:color="auto"/>
              <w:right w:val="single" w:sz="2" w:space="0" w:color="auto"/>
            </w:tcBorders>
          </w:tcPr>
          <w:p w:rsidR="001E0B14" w:rsidRDefault="001E0B14" w:rsidP="001542F9">
            <w:pPr>
              <w:pStyle w:val="TestCaseInfo"/>
              <w:rPr>
                <w:ins w:id="3179" w:author="Seggelke, Klaus" w:date="2017-03-21T14:59:00Z"/>
              </w:rPr>
            </w:pPr>
          </w:p>
        </w:tc>
      </w:tr>
      <w:tr w:rsidR="001E0B14" w:rsidTr="001542F9">
        <w:trPr>
          <w:ins w:id="3180" w:author="Seggelke, Klaus" w:date="2017-03-21T14:59:00Z"/>
        </w:trPr>
        <w:tc>
          <w:tcPr>
            <w:tcW w:w="1351" w:type="dxa"/>
            <w:tcBorders>
              <w:top w:val="single" w:sz="2" w:space="0" w:color="auto"/>
              <w:left w:val="single" w:sz="2" w:space="0" w:color="auto"/>
              <w:bottom w:val="single" w:sz="2" w:space="0" w:color="auto"/>
              <w:right w:val="single" w:sz="2" w:space="0" w:color="auto"/>
            </w:tcBorders>
            <w:vAlign w:val="center"/>
            <w:hideMark/>
          </w:tcPr>
          <w:p w:rsidR="001E0B14" w:rsidRDefault="001E0B14" w:rsidP="001542F9">
            <w:pPr>
              <w:pStyle w:val="TestCaseDescription"/>
              <w:rPr>
                <w:ins w:id="3181" w:author="Seggelke, Klaus" w:date="2017-03-21T14:59:00Z"/>
              </w:rPr>
            </w:pPr>
            <w:ins w:id="3182" w:author="Seggelke, Klaus" w:date="2017-03-21T14:59: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1E0B14" w:rsidRDefault="001E0B14" w:rsidP="001542F9">
            <w:pPr>
              <w:pStyle w:val="TestCaseInfo"/>
              <w:rPr>
                <w:ins w:id="3183" w:author="Seggelke, Klaus" w:date="2017-03-21T14:59:00Z"/>
              </w:rPr>
            </w:pPr>
          </w:p>
        </w:tc>
      </w:tr>
      <w:tr w:rsidR="001E0B14" w:rsidTr="001542F9">
        <w:trPr>
          <w:ins w:id="3184" w:author="Seggelke, Klaus" w:date="2017-03-21T14:59:00Z"/>
        </w:trPr>
        <w:tc>
          <w:tcPr>
            <w:tcW w:w="1351" w:type="dxa"/>
            <w:tcBorders>
              <w:top w:val="single" w:sz="2" w:space="0" w:color="auto"/>
              <w:left w:val="single" w:sz="2" w:space="0" w:color="auto"/>
              <w:bottom w:val="single" w:sz="2" w:space="0" w:color="auto"/>
              <w:right w:val="single" w:sz="2" w:space="0" w:color="auto"/>
            </w:tcBorders>
            <w:vAlign w:val="center"/>
            <w:hideMark/>
          </w:tcPr>
          <w:p w:rsidR="001E0B14" w:rsidRDefault="001E0B14" w:rsidP="001542F9">
            <w:pPr>
              <w:pStyle w:val="TestCaseDescription"/>
              <w:rPr>
                <w:ins w:id="3185" w:author="Seggelke, Klaus" w:date="2017-03-21T14:59:00Z"/>
              </w:rPr>
            </w:pPr>
            <w:ins w:id="3186" w:author="Seggelke, Klaus" w:date="2017-03-21T14:59:00Z">
              <w:r>
                <w:t>Pre-conditions:</w:t>
              </w:r>
            </w:ins>
          </w:p>
        </w:tc>
        <w:tc>
          <w:tcPr>
            <w:tcW w:w="7979" w:type="dxa"/>
            <w:tcBorders>
              <w:top w:val="single" w:sz="2" w:space="0" w:color="auto"/>
              <w:left w:val="single" w:sz="2" w:space="0" w:color="auto"/>
              <w:bottom w:val="single" w:sz="2" w:space="0" w:color="auto"/>
              <w:right w:val="single" w:sz="2" w:space="0" w:color="auto"/>
            </w:tcBorders>
          </w:tcPr>
          <w:p w:rsidR="001E0B14" w:rsidRDefault="001E0B14" w:rsidP="001542F9">
            <w:pPr>
              <w:pStyle w:val="TestCaseInfo"/>
              <w:rPr>
                <w:ins w:id="3187" w:author="Seggelke, Klaus" w:date="2017-03-21T14:59:00Z"/>
                <w:lang w:eastAsia="zh-CN"/>
              </w:rPr>
            </w:pPr>
          </w:p>
        </w:tc>
      </w:tr>
      <w:tr w:rsidR="001E0B14" w:rsidTr="001542F9">
        <w:trPr>
          <w:trHeight w:val="715"/>
          <w:ins w:id="3188" w:author="Seggelke, Klaus" w:date="2017-03-21T14:59:00Z"/>
        </w:trPr>
        <w:tc>
          <w:tcPr>
            <w:tcW w:w="1351" w:type="dxa"/>
            <w:tcBorders>
              <w:top w:val="single" w:sz="2" w:space="0" w:color="auto"/>
              <w:left w:val="single" w:sz="2" w:space="0" w:color="auto"/>
              <w:bottom w:val="single" w:sz="2" w:space="0" w:color="auto"/>
              <w:right w:val="single" w:sz="2" w:space="0" w:color="auto"/>
            </w:tcBorders>
            <w:vAlign w:val="center"/>
            <w:hideMark/>
          </w:tcPr>
          <w:p w:rsidR="001E0B14" w:rsidRDefault="001E0B14" w:rsidP="001542F9">
            <w:pPr>
              <w:pStyle w:val="TestCaseDescription"/>
              <w:rPr>
                <w:ins w:id="3189" w:author="Seggelke, Klaus" w:date="2017-03-21T14:59:00Z"/>
              </w:rPr>
            </w:pPr>
            <w:ins w:id="3190" w:author="Seggelke, Klaus" w:date="2017-03-21T14:59:00Z">
              <w:r>
                <w:t>Procedure</w:t>
              </w:r>
            </w:ins>
          </w:p>
        </w:tc>
        <w:tc>
          <w:tcPr>
            <w:tcW w:w="7979" w:type="dxa"/>
            <w:tcBorders>
              <w:top w:val="single" w:sz="2" w:space="0" w:color="auto"/>
              <w:left w:val="single" w:sz="2" w:space="0" w:color="auto"/>
              <w:bottom w:val="single" w:sz="2" w:space="0" w:color="auto"/>
              <w:right w:val="single" w:sz="2" w:space="0" w:color="auto"/>
            </w:tcBorders>
          </w:tcPr>
          <w:p w:rsidR="001E0B14" w:rsidRPr="00093574" w:rsidRDefault="001E0B14" w:rsidP="001542F9">
            <w:pPr>
              <w:pStyle w:val="TestCaseInfo"/>
              <w:rPr>
                <w:ins w:id="3191" w:author="Seggelke, Klaus" w:date="2017-03-21T14:59:00Z"/>
              </w:rPr>
            </w:pPr>
            <w:ins w:id="3192" w:author="Seggelke, Klaus" w:date="2017-03-21T14:59:00Z">
              <w:r w:rsidRPr="00093574">
                <w:t>Sequence:</w:t>
              </w:r>
            </w:ins>
          </w:p>
          <w:p w:rsidR="001E0B14" w:rsidRPr="00093574" w:rsidRDefault="001E0B14" w:rsidP="001E0B14">
            <w:pPr>
              <w:pStyle w:val="TestCaseInfo"/>
              <w:numPr>
                <w:ilvl w:val="0"/>
                <w:numId w:val="252"/>
              </w:numPr>
              <w:rPr>
                <w:ins w:id="3193" w:author="Seggelke, Klaus" w:date="2017-03-21T14:59:00Z"/>
              </w:rPr>
              <w:pPrChange w:id="3194" w:author="Seggelke, Klaus" w:date="2017-03-21T15:01:00Z">
                <w:pPr>
                  <w:pStyle w:val="TestCaseInfo"/>
                  <w:numPr>
                    <w:numId w:val="248"/>
                  </w:numPr>
                  <w:ind w:left="720" w:hanging="360"/>
                </w:pPr>
              </w:pPrChange>
            </w:pPr>
            <w:ins w:id="3195" w:author="Seggelke, Klaus" w:date="2017-03-21T14:59:00Z">
              <w:r w:rsidRPr="00093574">
                <w:t>Instantiate VNF</w:t>
              </w:r>
            </w:ins>
          </w:p>
          <w:p w:rsidR="001E0B14" w:rsidRDefault="001E0B14" w:rsidP="001E0B14">
            <w:pPr>
              <w:pStyle w:val="TestCaseInfo"/>
              <w:numPr>
                <w:ilvl w:val="0"/>
                <w:numId w:val="252"/>
              </w:numPr>
              <w:rPr>
                <w:ins w:id="3196" w:author="Seggelke, Klaus" w:date="2017-03-21T14:59:00Z"/>
              </w:rPr>
              <w:pPrChange w:id="3197" w:author="Seggelke, Klaus" w:date="2017-03-21T15:01:00Z">
                <w:pPr>
                  <w:pStyle w:val="TestCaseInfo"/>
                  <w:numPr>
                    <w:numId w:val="248"/>
                  </w:numPr>
                  <w:ind w:left="720" w:hanging="360"/>
                </w:pPr>
              </w:pPrChange>
            </w:pPr>
            <w:ins w:id="3198" w:author="Seggelke, Klaus" w:date="2017-03-21T14:59:00Z">
              <w:r w:rsidRPr="00074BEF">
                <w:t>Validate VNF instantiation state is INSTANTIATED and VNF state is STARTED (--&gt; time stamp when correct state reached)</w:t>
              </w:r>
            </w:ins>
          </w:p>
          <w:p w:rsidR="001E0B14" w:rsidRPr="00093574" w:rsidRDefault="001E0B14" w:rsidP="001E0B14">
            <w:pPr>
              <w:pStyle w:val="TestCaseInfo"/>
              <w:numPr>
                <w:ilvl w:val="0"/>
                <w:numId w:val="252"/>
              </w:numPr>
              <w:rPr>
                <w:ins w:id="3199" w:author="Seggelke, Klaus" w:date="2017-03-21T14:59:00Z"/>
              </w:rPr>
              <w:pPrChange w:id="3200" w:author="Seggelke, Klaus" w:date="2017-03-21T15:01:00Z">
                <w:pPr>
                  <w:pStyle w:val="TestCaseInfo"/>
                  <w:numPr>
                    <w:numId w:val="248"/>
                  </w:numPr>
                  <w:ind w:left="720" w:hanging="360"/>
                </w:pPr>
              </w:pPrChange>
            </w:pPr>
            <w:ins w:id="3201" w:author="Seggelke, Klaus" w:date="2017-03-21T14:59:00Z">
              <w:r w:rsidRPr="00093574">
                <w:t>Generate low traffic load</w:t>
              </w:r>
            </w:ins>
          </w:p>
          <w:p w:rsidR="001E0B14" w:rsidRPr="00093574" w:rsidRDefault="001E0B14" w:rsidP="001E0B14">
            <w:pPr>
              <w:pStyle w:val="TestCaseInfo"/>
              <w:numPr>
                <w:ilvl w:val="0"/>
                <w:numId w:val="252"/>
              </w:numPr>
              <w:rPr>
                <w:ins w:id="3202" w:author="Seggelke, Klaus" w:date="2017-03-21T14:59:00Z"/>
              </w:rPr>
              <w:pPrChange w:id="3203" w:author="Seggelke, Klaus" w:date="2017-03-21T15:01:00Z">
                <w:pPr>
                  <w:pStyle w:val="TestCaseInfo"/>
                  <w:numPr>
                    <w:numId w:val="248"/>
                  </w:numPr>
                  <w:ind w:left="720" w:hanging="360"/>
                </w:pPr>
              </w:pPrChange>
            </w:pPr>
            <w:ins w:id="3204" w:author="Seggelke, Klaus" w:date="2017-03-21T14:59:00Z">
              <w:r w:rsidRPr="00093574">
                <w:t>Validate that traffic flows through without issues (--&gt; no dropped packets)</w:t>
              </w:r>
            </w:ins>
          </w:p>
          <w:p w:rsidR="001E0B14" w:rsidRPr="00093574" w:rsidRDefault="001E0B14" w:rsidP="001E0B14">
            <w:pPr>
              <w:pStyle w:val="TestCaseInfo"/>
              <w:numPr>
                <w:ilvl w:val="0"/>
                <w:numId w:val="252"/>
              </w:numPr>
              <w:rPr>
                <w:ins w:id="3205" w:author="Seggelke, Klaus" w:date="2017-03-21T14:59:00Z"/>
              </w:rPr>
              <w:pPrChange w:id="3206" w:author="Seggelke, Klaus" w:date="2017-03-21T15:01:00Z">
                <w:pPr>
                  <w:pStyle w:val="TestCaseInfo"/>
                  <w:numPr>
                    <w:numId w:val="248"/>
                  </w:numPr>
                  <w:ind w:left="720" w:hanging="360"/>
                </w:pPr>
              </w:pPrChange>
            </w:pPr>
            <w:ins w:id="3207" w:author="Seggelke, Klaus" w:date="2017-03-21T14:59:00Z">
              <w:r w:rsidRPr="00093574">
                <w:t>Trigger a resize of the NFV resources and generate more traffic to validate the higher capacity</w:t>
              </w:r>
              <w:r>
                <w:t xml:space="preserve"> or cause the trigger</w:t>
              </w:r>
            </w:ins>
          </w:p>
          <w:p w:rsidR="001E0B14" w:rsidRPr="00093574" w:rsidRDefault="001E0B14" w:rsidP="001E0B14">
            <w:pPr>
              <w:pStyle w:val="TestCaseInfo"/>
              <w:numPr>
                <w:ilvl w:val="0"/>
                <w:numId w:val="252"/>
              </w:numPr>
              <w:rPr>
                <w:ins w:id="3208" w:author="Seggelke, Klaus" w:date="2017-03-21T14:59:00Z"/>
              </w:rPr>
              <w:pPrChange w:id="3209" w:author="Seggelke, Klaus" w:date="2017-03-21T15:01:00Z">
                <w:pPr>
                  <w:pStyle w:val="TestCaseInfo"/>
                  <w:numPr>
                    <w:numId w:val="248"/>
                  </w:numPr>
                  <w:ind w:left="720" w:hanging="360"/>
                </w:pPr>
              </w:pPrChange>
            </w:pPr>
            <w:ins w:id="3210" w:author="Seggelke, Klaus" w:date="2017-03-21T14:59:00Z">
              <w:r w:rsidRPr="00093574">
                <w:t>Validate VNF has resized, has higher capacity and determine the service disruption</w:t>
              </w:r>
              <w:r>
                <w:t xml:space="preserve"> and no new addition VNFC have been added</w:t>
              </w:r>
            </w:ins>
          </w:p>
          <w:p w:rsidR="001E0B14" w:rsidRPr="00093574" w:rsidRDefault="001E0B14" w:rsidP="001E0B14">
            <w:pPr>
              <w:pStyle w:val="TestCaseInfo"/>
              <w:numPr>
                <w:ilvl w:val="0"/>
                <w:numId w:val="252"/>
              </w:numPr>
              <w:rPr>
                <w:ins w:id="3211" w:author="Seggelke, Klaus" w:date="2017-03-21T14:59:00Z"/>
              </w:rPr>
              <w:pPrChange w:id="3212" w:author="Seggelke, Klaus" w:date="2017-03-21T15:01:00Z">
                <w:pPr>
                  <w:pStyle w:val="TestCaseInfo"/>
                  <w:numPr>
                    <w:numId w:val="248"/>
                  </w:numPr>
                  <w:ind w:left="720" w:hanging="360"/>
                </w:pPr>
              </w:pPrChange>
            </w:pPr>
            <w:ins w:id="3213" w:author="Seggelke, Klaus" w:date="2017-03-21T14:59:00Z">
              <w:r w:rsidRPr="00093574">
                <w:t>Stop traffic</w:t>
              </w:r>
            </w:ins>
          </w:p>
          <w:p w:rsidR="001E0B14" w:rsidRPr="00093574" w:rsidRDefault="001E0B14" w:rsidP="001E0B14">
            <w:pPr>
              <w:pStyle w:val="TestCaseInfo"/>
              <w:numPr>
                <w:ilvl w:val="0"/>
                <w:numId w:val="252"/>
              </w:numPr>
              <w:rPr>
                <w:ins w:id="3214" w:author="Seggelke, Klaus" w:date="2017-03-21T14:59:00Z"/>
              </w:rPr>
              <w:pPrChange w:id="3215" w:author="Seggelke, Klaus" w:date="2017-03-21T15:01:00Z">
                <w:pPr>
                  <w:pStyle w:val="TestCaseInfo"/>
                  <w:numPr>
                    <w:numId w:val="248"/>
                  </w:numPr>
                  <w:ind w:left="720" w:hanging="360"/>
                </w:pPr>
              </w:pPrChange>
            </w:pPr>
            <w:ins w:id="3216" w:author="Seggelke, Klaus" w:date="2017-03-21T14:59:00Z">
              <w:r w:rsidRPr="00093574">
                <w:t>Terminate VNF</w:t>
              </w:r>
            </w:ins>
          </w:p>
        </w:tc>
      </w:tr>
      <w:tr w:rsidR="001E0B14" w:rsidTr="001542F9">
        <w:trPr>
          <w:ins w:id="3217" w:author="Seggelke, Klaus" w:date="2017-03-21T14:59:00Z"/>
        </w:trPr>
        <w:tc>
          <w:tcPr>
            <w:tcW w:w="1351" w:type="dxa"/>
            <w:tcBorders>
              <w:top w:val="single" w:sz="2" w:space="0" w:color="auto"/>
              <w:left w:val="single" w:sz="2" w:space="0" w:color="auto"/>
              <w:bottom w:val="single" w:sz="2" w:space="0" w:color="auto"/>
              <w:right w:val="single" w:sz="2" w:space="0" w:color="auto"/>
            </w:tcBorders>
            <w:vAlign w:val="center"/>
            <w:hideMark/>
          </w:tcPr>
          <w:p w:rsidR="001E0B14" w:rsidRDefault="001E0B14" w:rsidP="001542F9">
            <w:pPr>
              <w:pStyle w:val="TestCaseDescription"/>
              <w:rPr>
                <w:ins w:id="3218" w:author="Seggelke, Klaus" w:date="2017-03-21T14:59:00Z"/>
              </w:rPr>
            </w:pPr>
            <w:ins w:id="3219" w:author="Seggelke, Klaus" w:date="2017-03-21T14:59: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1E0B14" w:rsidRDefault="001E0B14" w:rsidP="001542F9">
            <w:pPr>
              <w:pStyle w:val="TestCaseInfo"/>
              <w:rPr>
                <w:ins w:id="3220" w:author="Seggelke, Klaus" w:date="2017-03-21T14:59:00Z"/>
              </w:rPr>
            </w:pPr>
          </w:p>
        </w:tc>
      </w:tr>
      <w:tr w:rsidR="001E0B14" w:rsidTr="001542F9">
        <w:trPr>
          <w:ins w:id="3221" w:author="Seggelke, Klaus" w:date="2017-03-21T14:59:00Z"/>
        </w:trPr>
        <w:tc>
          <w:tcPr>
            <w:tcW w:w="1351" w:type="dxa"/>
            <w:tcBorders>
              <w:top w:val="single" w:sz="2" w:space="0" w:color="auto"/>
              <w:left w:val="single" w:sz="2" w:space="0" w:color="auto"/>
              <w:bottom w:val="single" w:sz="2" w:space="0" w:color="auto"/>
              <w:right w:val="single" w:sz="2" w:space="0" w:color="auto"/>
            </w:tcBorders>
            <w:vAlign w:val="center"/>
            <w:hideMark/>
          </w:tcPr>
          <w:p w:rsidR="001E0B14" w:rsidRDefault="001E0B14" w:rsidP="001542F9">
            <w:pPr>
              <w:pStyle w:val="TestCaseDescription"/>
              <w:rPr>
                <w:ins w:id="3222" w:author="Seggelke, Klaus" w:date="2017-03-21T14:59:00Z"/>
                <w:noProof/>
              </w:rPr>
            </w:pPr>
            <w:ins w:id="3223" w:author="Seggelke, Klaus" w:date="2017-03-21T14:59: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1E0B14" w:rsidRDefault="001E0B14" w:rsidP="001542F9">
            <w:pPr>
              <w:pStyle w:val="TestCaseInfo"/>
              <w:rPr>
                <w:ins w:id="3224" w:author="Seggelke, Klaus" w:date="2017-03-21T14:59:00Z"/>
              </w:rPr>
            </w:pPr>
            <w:ins w:id="3225" w:author="Seggelke, Klaus" w:date="2017-03-21T14:59:00Z">
              <w:r>
                <w:t>Following resources could be scaled up:</w:t>
              </w:r>
            </w:ins>
          </w:p>
          <w:p w:rsidR="001E0B14" w:rsidRDefault="001E0B14" w:rsidP="001542F9">
            <w:pPr>
              <w:pStyle w:val="TestCaseInfo"/>
              <w:numPr>
                <w:ilvl w:val="0"/>
                <w:numId w:val="101"/>
              </w:numPr>
              <w:rPr>
                <w:ins w:id="3226" w:author="Seggelke, Klaus" w:date="2017-03-21T14:59:00Z"/>
              </w:rPr>
            </w:pPr>
            <w:ins w:id="3227" w:author="Seggelke, Klaus" w:date="2017-03-21T14:59:00Z">
              <w:r>
                <w:t>vMemory</w:t>
              </w:r>
            </w:ins>
          </w:p>
          <w:p w:rsidR="001E0B14" w:rsidRDefault="001E0B14" w:rsidP="001542F9">
            <w:pPr>
              <w:pStyle w:val="TestCaseInfo"/>
              <w:numPr>
                <w:ilvl w:val="0"/>
                <w:numId w:val="101"/>
              </w:numPr>
              <w:rPr>
                <w:ins w:id="3228" w:author="Seggelke, Klaus" w:date="2017-03-21T14:59:00Z"/>
              </w:rPr>
            </w:pPr>
            <w:ins w:id="3229" w:author="Seggelke, Klaus" w:date="2017-03-21T14:59:00Z">
              <w:r>
                <w:t>vCPU cores</w:t>
              </w:r>
            </w:ins>
          </w:p>
          <w:p w:rsidR="001E0B14" w:rsidRDefault="001E0B14" w:rsidP="001542F9">
            <w:pPr>
              <w:pStyle w:val="TestCaseInfo"/>
              <w:numPr>
                <w:ilvl w:val="0"/>
                <w:numId w:val="101"/>
              </w:numPr>
              <w:rPr>
                <w:ins w:id="3230" w:author="Seggelke, Klaus" w:date="2017-03-21T14:59:00Z"/>
              </w:rPr>
            </w:pPr>
            <w:ins w:id="3231" w:author="Seggelke, Klaus" w:date="2017-03-21T14:59:00Z">
              <w:r>
                <w:t>vStorage</w:t>
              </w:r>
            </w:ins>
          </w:p>
          <w:p w:rsidR="001E0B14" w:rsidRDefault="001E0B14" w:rsidP="001542F9">
            <w:pPr>
              <w:pStyle w:val="TestCaseInfo"/>
              <w:numPr>
                <w:ilvl w:val="0"/>
                <w:numId w:val="101"/>
              </w:numPr>
              <w:rPr>
                <w:ins w:id="3232" w:author="Seggelke, Klaus" w:date="2017-03-21T14:59:00Z"/>
              </w:rPr>
            </w:pPr>
            <w:ins w:id="3233" w:author="Seggelke, Klaus" w:date="2017-03-21T14:59:00Z">
              <w:r>
                <w:t>vNIC or specialized hardware</w:t>
              </w:r>
            </w:ins>
          </w:p>
          <w:p w:rsidR="001E0B14" w:rsidRDefault="001E0B14" w:rsidP="001542F9">
            <w:pPr>
              <w:pStyle w:val="TestCaseInfo"/>
              <w:rPr>
                <w:ins w:id="3234" w:author="Seggelke, Klaus" w:date="2017-03-21T14:59:00Z"/>
              </w:rPr>
            </w:pPr>
            <w:ins w:id="3235" w:author="Seggelke, Klaus" w:date="2017-03-21T14:59:00Z">
              <w:r>
                <w:t xml:space="preserve">In case scale-up the VNF doesn’t add new VNFCs. It keeps the number of VNFC constant and just adds additional resources. </w:t>
              </w:r>
            </w:ins>
          </w:p>
        </w:tc>
      </w:tr>
    </w:tbl>
    <w:p w:rsidR="001E0B14" w:rsidRDefault="001E0B14" w:rsidP="001E0B14">
      <w:pPr>
        <w:rPr>
          <w:ins w:id="3236" w:author="Seggelke, Klaus" w:date="2017-03-21T14:59: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E0B14" w:rsidTr="001542F9">
        <w:trPr>
          <w:ins w:id="3237" w:author="Seggelke, Klaus" w:date="2017-03-21T15:01:00Z"/>
        </w:trPr>
        <w:tc>
          <w:tcPr>
            <w:tcW w:w="9330" w:type="dxa"/>
            <w:gridSpan w:val="2"/>
            <w:tcBorders>
              <w:top w:val="single" w:sz="2" w:space="0" w:color="auto"/>
              <w:left w:val="single" w:sz="2" w:space="0" w:color="auto"/>
              <w:bottom w:val="single" w:sz="2" w:space="0" w:color="auto"/>
              <w:right w:val="single" w:sz="2" w:space="0" w:color="auto"/>
            </w:tcBorders>
            <w:hideMark/>
          </w:tcPr>
          <w:p w:rsidR="001E0B14" w:rsidRDefault="001E0B14" w:rsidP="001542F9">
            <w:pPr>
              <w:pStyle w:val="TestCase"/>
              <w:rPr>
                <w:ins w:id="3238" w:author="Seggelke, Klaus" w:date="2017-03-21T15:01:00Z"/>
              </w:rPr>
            </w:pPr>
            <w:bookmarkStart w:id="3239" w:name="_Toc477881010"/>
            <w:ins w:id="3240" w:author="Seggelke, Klaus" w:date="2017-03-21T15:01:00Z">
              <w:r>
                <w:t>TC.VNF.SCALE.UP.001.6</w:t>
              </w:r>
              <w:r>
                <w:tab/>
              </w:r>
              <w:r w:rsidRPr="00093574">
                <w:t>Scale-up VNF instance</w:t>
              </w:r>
              <w:r>
                <w:t xml:space="preserve"> with Manual Scaling event generated by </w:t>
              </w:r>
            </w:ins>
            <w:ins w:id="3241" w:author="Seggelke, Klaus" w:date="2017-03-21T15:02:00Z">
              <w:r>
                <w:t>VNF</w:t>
              </w:r>
            </w:ins>
            <w:bookmarkEnd w:id="3239"/>
          </w:p>
        </w:tc>
      </w:tr>
      <w:tr w:rsidR="001E0B14" w:rsidTr="001542F9">
        <w:trPr>
          <w:trHeight w:val="896"/>
          <w:ins w:id="3242" w:author="Seggelke, Klaus" w:date="2017-03-21T15:01:00Z"/>
        </w:trPr>
        <w:tc>
          <w:tcPr>
            <w:tcW w:w="1351" w:type="dxa"/>
            <w:tcBorders>
              <w:top w:val="single" w:sz="2" w:space="0" w:color="auto"/>
              <w:left w:val="single" w:sz="2" w:space="0" w:color="auto"/>
              <w:bottom w:val="single" w:sz="2" w:space="0" w:color="auto"/>
              <w:right w:val="single" w:sz="2" w:space="0" w:color="auto"/>
            </w:tcBorders>
            <w:vAlign w:val="center"/>
            <w:hideMark/>
          </w:tcPr>
          <w:p w:rsidR="001E0B14" w:rsidRDefault="001E0B14" w:rsidP="001542F9">
            <w:pPr>
              <w:pStyle w:val="TestCaseDescription"/>
              <w:rPr>
                <w:ins w:id="3243" w:author="Seggelke, Klaus" w:date="2017-03-21T15:01:00Z"/>
              </w:rPr>
            </w:pPr>
            <w:ins w:id="3244" w:author="Seggelke, Klaus" w:date="2017-03-21T15:01: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1E0B14" w:rsidRPr="00D67489" w:rsidRDefault="001E0B14" w:rsidP="001542F9">
            <w:pPr>
              <w:pStyle w:val="TestCaseInfo"/>
              <w:rPr>
                <w:ins w:id="3245" w:author="Seggelke, Klaus" w:date="2017-03-21T15:01:00Z"/>
                <w:lang w:eastAsia="zh-CN"/>
              </w:rPr>
            </w:pPr>
            <w:ins w:id="3246" w:author="Seggelke, Klaus" w:date="2017-03-21T15:01:00Z">
              <w:r>
                <w:rPr>
                  <w:lang w:eastAsia="zh-CN"/>
                </w:rPr>
                <w:t>A VNF should have the capability to dynamically scale based on the required load. The scaling to higher performance is the objective of this test. The VNF may has multiple levels of performance. Here we validate only one step, from the basic (lowest level) to the next level up.</w:t>
              </w:r>
            </w:ins>
          </w:p>
        </w:tc>
      </w:tr>
      <w:tr w:rsidR="001E0B14" w:rsidTr="001542F9">
        <w:trPr>
          <w:ins w:id="3247" w:author="Seggelke, Klaus" w:date="2017-03-21T15:01:00Z"/>
        </w:trPr>
        <w:tc>
          <w:tcPr>
            <w:tcW w:w="1351" w:type="dxa"/>
            <w:tcBorders>
              <w:top w:val="single" w:sz="2" w:space="0" w:color="auto"/>
              <w:left w:val="single" w:sz="2" w:space="0" w:color="auto"/>
              <w:bottom w:val="single" w:sz="2" w:space="0" w:color="auto"/>
              <w:right w:val="single" w:sz="2" w:space="0" w:color="auto"/>
            </w:tcBorders>
            <w:vAlign w:val="center"/>
            <w:hideMark/>
          </w:tcPr>
          <w:p w:rsidR="001E0B14" w:rsidRDefault="001E0B14" w:rsidP="001542F9">
            <w:pPr>
              <w:pStyle w:val="TestCaseDescription"/>
              <w:rPr>
                <w:ins w:id="3248" w:author="Seggelke, Klaus" w:date="2017-03-21T15:01:00Z"/>
              </w:rPr>
            </w:pPr>
            <w:ins w:id="3249" w:author="Seggelke, Klaus" w:date="2017-03-21T15:01: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1E0B14" w:rsidRDefault="001E0B14" w:rsidP="001542F9">
            <w:pPr>
              <w:pStyle w:val="TestCaseInfo"/>
              <w:rPr>
                <w:ins w:id="3250" w:author="Seggelke, Klaus" w:date="2017-03-21T15:01:00Z"/>
                <w:lang w:eastAsia="zh-CN"/>
              </w:rPr>
            </w:pPr>
            <w:ins w:id="3251" w:author="Seggelke, Klaus" w:date="2017-03-21T15:01:00Z">
              <w:r>
                <w:rPr>
                  <w:lang w:eastAsia="zh-CN"/>
                </w:rPr>
                <w:t xml:space="preserve">Once the scaling increase is completed, the MANO (VNFM or NFVO) should report the additional allocated virtualized resources. The MANO should have added more resources to the existing VNFCs. This process may require to reboot/restart the VNFC and losing the configuration. So the EM may require to </w:t>
              </w:r>
              <w:r>
                <w:rPr>
                  <w:lang w:eastAsia="zh-CN"/>
                </w:rPr>
                <w:lastRenderedPageBreak/>
                <w:t>reconfigure the VNF. Therefore, traffic should be generated to validate that the VNFCs can process packets correctly. The trigger for this event to occur is:</w:t>
              </w:r>
            </w:ins>
          </w:p>
          <w:p w:rsidR="001E0B14" w:rsidRDefault="001E0B14" w:rsidP="001542F9">
            <w:pPr>
              <w:pStyle w:val="TestCaseInfo"/>
              <w:numPr>
                <w:ilvl w:val="0"/>
                <w:numId w:val="214"/>
              </w:numPr>
              <w:rPr>
                <w:ins w:id="3252" w:author="Seggelke, Klaus" w:date="2017-03-21T15:01:00Z"/>
                <w:lang w:eastAsia="zh-CN"/>
              </w:rPr>
            </w:pPr>
            <w:ins w:id="3253" w:author="Seggelke, Klaus" w:date="2017-03-21T15:01:00Z">
              <w:r w:rsidRPr="006E70F4">
                <w:rPr>
                  <w:lang w:eastAsia="zh-CN"/>
                </w:rPr>
                <w:t>VNF generated event - Manual Scaling</w:t>
              </w:r>
            </w:ins>
          </w:p>
        </w:tc>
      </w:tr>
      <w:tr w:rsidR="001E0B14" w:rsidTr="001542F9">
        <w:trPr>
          <w:trHeight w:val="283"/>
          <w:ins w:id="3254" w:author="Seggelke, Klaus" w:date="2017-03-21T15:01:00Z"/>
        </w:trPr>
        <w:tc>
          <w:tcPr>
            <w:tcW w:w="1351" w:type="dxa"/>
            <w:tcBorders>
              <w:top w:val="single" w:sz="2" w:space="0" w:color="auto"/>
              <w:left w:val="single" w:sz="2" w:space="0" w:color="auto"/>
              <w:bottom w:val="single" w:sz="2" w:space="0" w:color="auto"/>
              <w:right w:val="single" w:sz="2" w:space="0" w:color="auto"/>
            </w:tcBorders>
            <w:vAlign w:val="center"/>
            <w:hideMark/>
          </w:tcPr>
          <w:p w:rsidR="001E0B14" w:rsidRDefault="001E0B14" w:rsidP="001542F9">
            <w:pPr>
              <w:pStyle w:val="TestCaseDescription"/>
              <w:rPr>
                <w:ins w:id="3255" w:author="Seggelke, Klaus" w:date="2017-03-21T15:01:00Z"/>
              </w:rPr>
            </w:pPr>
            <w:ins w:id="3256" w:author="Seggelke, Klaus" w:date="2017-03-21T15:01:00Z">
              <w:r>
                <w:lastRenderedPageBreak/>
                <w:t>Test Setup</w:t>
              </w:r>
            </w:ins>
          </w:p>
        </w:tc>
        <w:tc>
          <w:tcPr>
            <w:tcW w:w="7979" w:type="dxa"/>
            <w:tcBorders>
              <w:top w:val="single" w:sz="2" w:space="0" w:color="auto"/>
              <w:left w:val="single" w:sz="2" w:space="0" w:color="auto"/>
              <w:bottom w:val="single" w:sz="2" w:space="0" w:color="auto"/>
              <w:right w:val="single" w:sz="2" w:space="0" w:color="auto"/>
            </w:tcBorders>
          </w:tcPr>
          <w:p w:rsidR="001E0B14" w:rsidRDefault="001E0B14" w:rsidP="001542F9">
            <w:pPr>
              <w:pStyle w:val="TestCaseInfo"/>
              <w:rPr>
                <w:ins w:id="3257" w:author="Seggelke, Klaus" w:date="2017-03-21T15:01:00Z"/>
                <w:lang w:eastAsia="zh-CN"/>
              </w:rPr>
            </w:pPr>
          </w:p>
        </w:tc>
      </w:tr>
      <w:tr w:rsidR="001E0B14" w:rsidTr="001542F9">
        <w:trPr>
          <w:trHeight w:val="515"/>
          <w:ins w:id="3258" w:author="Seggelke, Klaus" w:date="2017-03-21T15:01:00Z"/>
        </w:trPr>
        <w:tc>
          <w:tcPr>
            <w:tcW w:w="1351" w:type="dxa"/>
            <w:tcBorders>
              <w:top w:val="single" w:sz="2" w:space="0" w:color="auto"/>
              <w:left w:val="single" w:sz="2" w:space="0" w:color="auto"/>
              <w:bottom w:val="single" w:sz="2" w:space="0" w:color="auto"/>
              <w:right w:val="single" w:sz="2" w:space="0" w:color="auto"/>
            </w:tcBorders>
            <w:vAlign w:val="center"/>
            <w:hideMark/>
          </w:tcPr>
          <w:p w:rsidR="001E0B14" w:rsidRDefault="001E0B14" w:rsidP="001542F9">
            <w:pPr>
              <w:pStyle w:val="TestCaseDescription"/>
              <w:rPr>
                <w:ins w:id="3259" w:author="Seggelke, Klaus" w:date="2017-03-21T15:01:00Z"/>
              </w:rPr>
            </w:pPr>
            <w:ins w:id="3260" w:author="Seggelke, Klaus" w:date="2017-03-21T15:01:00Z">
              <w:r>
                <w:t>Parameters</w:t>
              </w:r>
            </w:ins>
          </w:p>
        </w:tc>
        <w:tc>
          <w:tcPr>
            <w:tcW w:w="7979" w:type="dxa"/>
            <w:tcBorders>
              <w:top w:val="single" w:sz="2" w:space="0" w:color="auto"/>
              <w:left w:val="single" w:sz="2" w:space="0" w:color="auto"/>
              <w:bottom w:val="single" w:sz="2" w:space="0" w:color="auto"/>
              <w:right w:val="single" w:sz="2" w:space="0" w:color="auto"/>
            </w:tcBorders>
          </w:tcPr>
          <w:p w:rsidR="001E0B14" w:rsidRDefault="001E0B14" w:rsidP="001542F9">
            <w:pPr>
              <w:pStyle w:val="TestCaseInfo"/>
              <w:rPr>
                <w:ins w:id="3261" w:author="Seggelke, Klaus" w:date="2017-03-21T15:01:00Z"/>
              </w:rPr>
            </w:pPr>
          </w:p>
        </w:tc>
      </w:tr>
      <w:tr w:rsidR="001E0B14" w:rsidTr="001542F9">
        <w:trPr>
          <w:ins w:id="3262" w:author="Seggelke, Klaus" w:date="2017-03-21T15:01:00Z"/>
        </w:trPr>
        <w:tc>
          <w:tcPr>
            <w:tcW w:w="1351" w:type="dxa"/>
            <w:tcBorders>
              <w:top w:val="single" w:sz="2" w:space="0" w:color="auto"/>
              <w:left w:val="single" w:sz="2" w:space="0" w:color="auto"/>
              <w:bottom w:val="single" w:sz="2" w:space="0" w:color="auto"/>
              <w:right w:val="single" w:sz="2" w:space="0" w:color="auto"/>
            </w:tcBorders>
            <w:vAlign w:val="center"/>
            <w:hideMark/>
          </w:tcPr>
          <w:p w:rsidR="001E0B14" w:rsidRDefault="001E0B14" w:rsidP="001542F9">
            <w:pPr>
              <w:pStyle w:val="TestCaseDescription"/>
              <w:rPr>
                <w:ins w:id="3263" w:author="Seggelke, Klaus" w:date="2017-03-21T15:01:00Z"/>
              </w:rPr>
            </w:pPr>
            <w:ins w:id="3264" w:author="Seggelke, Klaus" w:date="2017-03-21T15:01: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1E0B14" w:rsidRDefault="001E0B14" w:rsidP="001542F9">
            <w:pPr>
              <w:pStyle w:val="TestCaseInfo"/>
              <w:rPr>
                <w:ins w:id="3265" w:author="Seggelke, Klaus" w:date="2017-03-21T15:01:00Z"/>
              </w:rPr>
            </w:pPr>
          </w:p>
        </w:tc>
      </w:tr>
      <w:tr w:rsidR="001E0B14" w:rsidTr="001542F9">
        <w:trPr>
          <w:ins w:id="3266" w:author="Seggelke, Klaus" w:date="2017-03-21T15:01:00Z"/>
        </w:trPr>
        <w:tc>
          <w:tcPr>
            <w:tcW w:w="1351" w:type="dxa"/>
            <w:tcBorders>
              <w:top w:val="single" w:sz="2" w:space="0" w:color="auto"/>
              <w:left w:val="single" w:sz="2" w:space="0" w:color="auto"/>
              <w:bottom w:val="single" w:sz="2" w:space="0" w:color="auto"/>
              <w:right w:val="single" w:sz="2" w:space="0" w:color="auto"/>
            </w:tcBorders>
            <w:vAlign w:val="center"/>
            <w:hideMark/>
          </w:tcPr>
          <w:p w:rsidR="001E0B14" w:rsidRDefault="001E0B14" w:rsidP="001542F9">
            <w:pPr>
              <w:pStyle w:val="TestCaseDescription"/>
              <w:rPr>
                <w:ins w:id="3267" w:author="Seggelke, Klaus" w:date="2017-03-21T15:01:00Z"/>
              </w:rPr>
            </w:pPr>
            <w:ins w:id="3268" w:author="Seggelke, Klaus" w:date="2017-03-21T15:01:00Z">
              <w:r>
                <w:t>Pre-conditions:</w:t>
              </w:r>
            </w:ins>
          </w:p>
        </w:tc>
        <w:tc>
          <w:tcPr>
            <w:tcW w:w="7979" w:type="dxa"/>
            <w:tcBorders>
              <w:top w:val="single" w:sz="2" w:space="0" w:color="auto"/>
              <w:left w:val="single" w:sz="2" w:space="0" w:color="auto"/>
              <w:bottom w:val="single" w:sz="2" w:space="0" w:color="auto"/>
              <w:right w:val="single" w:sz="2" w:space="0" w:color="auto"/>
            </w:tcBorders>
          </w:tcPr>
          <w:p w:rsidR="001E0B14" w:rsidRDefault="001E0B14" w:rsidP="001542F9">
            <w:pPr>
              <w:pStyle w:val="TestCaseInfo"/>
              <w:rPr>
                <w:ins w:id="3269" w:author="Seggelke, Klaus" w:date="2017-03-21T15:01:00Z"/>
                <w:lang w:eastAsia="zh-CN"/>
              </w:rPr>
            </w:pPr>
          </w:p>
        </w:tc>
      </w:tr>
      <w:tr w:rsidR="001E0B14" w:rsidTr="001542F9">
        <w:trPr>
          <w:trHeight w:val="715"/>
          <w:ins w:id="3270" w:author="Seggelke, Klaus" w:date="2017-03-21T15:01:00Z"/>
        </w:trPr>
        <w:tc>
          <w:tcPr>
            <w:tcW w:w="1351" w:type="dxa"/>
            <w:tcBorders>
              <w:top w:val="single" w:sz="2" w:space="0" w:color="auto"/>
              <w:left w:val="single" w:sz="2" w:space="0" w:color="auto"/>
              <w:bottom w:val="single" w:sz="2" w:space="0" w:color="auto"/>
              <w:right w:val="single" w:sz="2" w:space="0" w:color="auto"/>
            </w:tcBorders>
            <w:vAlign w:val="center"/>
            <w:hideMark/>
          </w:tcPr>
          <w:p w:rsidR="001E0B14" w:rsidRDefault="001E0B14" w:rsidP="001542F9">
            <w:pPr>
              <w:pStyle w:val="TestCaseDescription"/>
              <w:rPr>
                <w:ins w:id="3271" w:author="Seggelke, Klaus" w:date="2017-03-21T15:01:00Z"/>
              </w:rPr>
            </w:pPr>
            <w:ins w:id="3272" w:author="Seggelke, Klaus" w:date="2017-03-21T15:01:00Z">
              <w:r>
                <w:t>Procedure</w:t>
              </w:r>
            </w:ins>
          </w:p>
        </w:tc>
        <w:tc>
          <w:tcPr>
            <w:tcW w:w="7979" w:type="dxa"/>
            <w:tcBorders>
              <w:top w:val="single" w:sz="2" w:space="0" w:color="auto"/>
              <w:left w:val="single" w:sz="2" w:space="0" w:color="auto"/>
              <w:bottom w:val="single" w:sz="2" w:space="0" w:color="auto"/>
              <w:right w:val="single" w:sz="2" w:space="0" w:color="auto"/>
            </w:tcBorders>
          </w:tcPr>
          <w:p w:rsidR="001E0B14" w:rsidRPr="00093574" w:rsidRDefault="001E0B14" w:rsidP="001542F9">
            <w:pPr>
              <w:pStyle w:val="TestCaseInfo"/>
              <w:rPr>
                <w:ins w:id="3273" w:author="Seggelke, Klaus" w:date="2017-03-21T15:01:00Z"/>
              </w:rPr>
            </w:pPr>
            <w:ins w:id="3274" w:author="Seggelke, Klaus" w:date="2017-03-21T15:01:00Z">
              <w:r w:rsidRPr="00093574">
                <w:t>Sequence:</w:t>
              </w:r>
            </w:ins>
          </w:p>
          <w:p w:rsidR="001E0B14" w:rsidRPr="00093574" w:rsidRDefault="001E0B14" w:rsidP="001E0B14">
            <w:pPr>
              <w:pStyle w:val="TestCaseInfo"/>
              <w:numPr>
                <w:ilvl w:val="0"/>
                <w:numId w:val="253"/>
              </w:numPr>
              <w:rPr>
                <w:ins w:id="3275" w:author="Seggelke, Klaus" w:date="2017-03-21T15:01:00Z"/>
              </w:rPr>
              <w:pPrChange w:id="3276" w:author="Seggelke, Klaus" w:date="2017-03-21T15:02:00Z">
                <w:pPr>
                  <w:pStyle w:val="TestCaseInfo"/>
                  <w:numPr>
                    <w:numId w:val="251"/>
                  </w:numPr>
                  <w:ind w:left="720" w:hanging="360"/>
                </w:pPr>
              </w:pPrChange>
            </w:pPr>
            <w:ins w:id="3277" w:author="Seggelke, Klaus" w:date="2017-03-21T15:01:00Z">
              <w:r w:rsidRPr="00093574">
                <w:t>Instantiate VNF</w:t>
              </w:r>
            </w:ins>
          </w:p>
          <w:p w:rsidR="001E0B14" w:rsidRDefault="001E0B14" w:rsidP="001E0B14">
            <w:pPr>
              <w:pStyle w:val="TestCaseInfo"/>
              <w:numPr>
                <w:ilvl w:val="0"/>
                <w:numId w:val="253"/>
              </w:numPr>
              <w:rPr>
                <w:ins w:id="3278" w:author="Seggelke, Klaus" w:date="2017-03-21T15:01:00Z"/>
              </w:rPr>
              <w:pPrChange w:id="3279" w:author="Seggelke, Klaus" w:date="2017-03-21T15:02:00Z">
                <w:pPr>
                  <w:pStyle w:val="TestCaseInfo"/>
                  <w:numPr>
                    <w:numId w:val="251"/>
                  </w:numPr>
                  <w:ind w:left="720" w:hanging="360"/>
                </w:pPr>
              </w:pPrChange>
            </w:pPr>
            <w:ins w:id="3280" w:author="Seggelke, Klaus" w:date="2017-03-21T15:01:00Z">
              <w:r w:rsidRPr="00074BEF">
                <w:t>Validate VNF instantiation state is INSTANTIATED and VNF state is STARTED (--&gt; time stamp when correct state reached)</w:t>
              </w:r>
            </w:ins>
          </w:p>
          <w:p w:rsidR="001E0B14" w:rsidRPr="00093574" w:rsidRDefault="001E0B14" w:rsidP="001E0B14">
            <w:pPr>
              <w:pStyle w:val="TestCaseInfo"/>
              <w:numPr>
                <w:ilvl w:val="0"/>
                <w:numId w:val="253"/>
              </w:numPr>
              <w:rPr>
                <w:ins w:id="3281" w:author="Seggelke, Klaus" w:date="2017-03-21T15:01:00Z"/>
              </w:rPr>
              <w:pPrChange w:id="3282" w:author="Seggelke, Klaus" w:date="2017-03-21T15:02:00Z">
                <w:pPr>
                  <w:pStyle w:val="TestCaseInfo"/>
                  <w:numPr>
                    <w:numId w:val="251"/>
                  </w:numPr>
                  <w:ind w:left="720" w:hanging="360"/>
                </w:pPr>
              </w:pPrChange>
            </w:pPr>
            <w:ins w:id="3283" w:author="Seggelke, Klaus" w:date="2017-03-21T15:01:00Z">
              <w:r w:rsidRPr="00093574">
                <w:t>Generate low traffic load</w:t>
              </w:r>
            </w:ins>
          </w:p>
          <w:p w:rsidR="001E0B14" w:rsidRPr="00093574" w:rsidRDefault="001E0B14" w:rsidP="001E0B14">
            <w:pPr>
              <w:pStyle w:val="TestCaseInfo"/>
              <w:numPr>
                <w:ilvl w:val="0"/>
                <w:numId w:val="253"/>
              </w:numPr>
              <w:rPr>
                <w:ins w:id="3284" w:author="Seggelke, Klaus" w:date="2017-03-21T15:01:00Z"/>
              </w:rPr>
              <w:pPrChange w:id="3285" w:author="Seggelke, Klaus" w:date="2017-03-21T15:02:00Z">
                <w:pPr>
                  <w:pStyle w:val="TestCaseInfo"/>
                  <w:numPr>
                    <w:numId w:val="251"/>
                  </w:numPr>
                  <w:ind w:left="720" w:hanging="360"/>
                </w:pPr>
              </w:pPrChange>
            </w:pPr>
            <w:ins w:id="3286" w:author="Seggelke, Klaus" w:date="2017-03-21T15:01:00Z">
              <w:r w:rsidRPr="00093574">
                <w:t>Validate that traffic flows through without issues (--&gt; no dropped packets)</w:t>
              </w:r>
            </w:ins>
          </w:p>
          <w:p w:rsidR="001E0B14" w:rsidRPr="00093574" w:rsidRDefault="001E0B14" w:rsidP="001E0B14">
            <w:pPr>
              <w:pStyle w:val="TestCaseInfo"/>
              <w:numPr>
                <w:ilvl w:val="0"/>
                <w:numId w:val="253"/>
              </w:numPr>
              <w:rPr>
                <w:ins w:id="3287" w:author="Seggelke, Klaus" w:date="2017-03-21T15:01:00Z"/>
              </w:rPr>
              <w:pPrChange w:id="3288" w:author="Seggelke, Klaus" w:date="2017-03-21T15:02:00Z">
                <w:pPr>
                  <w:pStyle w:val="TestCaseInfo"/>
                  <w:numPr>
                    <w:numId w:val="251"/>
                  </w:numPr>
                  <w:ind w:left="720" w:hanging="360"/>
                </w:pPr>
              </w:pPrChange>
            </w:pPr>
            <w:ins w:id="3289" w:author="Seggelke, Klaus" w:date="2017-03-21T15:01:00Z">
              <w:r w:rsidRPr="00093574">
                <w:t>Trigger a resize of the NFV resources and generate more traffic to validate the higher capacity</w:t>
              </w:r>
              <w:r>
                <w:t xml:space="preserve"> or cause the trigger</w:t>
              </w:r>
            </w:ins>
          </w:p>
          <w:p w:rsidR="001E0B14" w:rsidRPr="00093574" w:rsidRDefault="001E0B14" w:rsidP="001E0B14">
            <w:pPr>
              <w:pStyle w:val="TestCaseInfo"/>
              <w:numPr>
                <w:ilvl w:val="0"/>
                <w:numId w:val="253"/>
              </w:numPr>
              <w:rPr>
                <w:ins w:id="3290" w:author="Seggelke, Klaus" w:date="2017-03-21T15:01:00Z"/>
              </w:rPr>
              <w:pPrChange w:id="3291" w:author="Seggelke, Klaus" w:date="2017-03-21T15:02:00Z">
                <w:pPr>
                  <w:pStyle w:val="TestCaseInfo"/>
                  <w:numPr>
                    <w:numId w:val="251"/>
                  </w:numPr>
                  <w:ind w:left="720" w:hanging="360"/>
                </w:pPr>
              </w:pPrChange>
            </w:pPr>
            <w:ins w:id="3292" w:author="Seggelke, Klaus" w:date="2017-03-21T15:01:00Z">
              <w:r w:rsidRPr="00093574">
                <w:t>Validate VNF has resized, has higher capacity and determine the service disruption</w:t>
              </w:r>
              <w:r>
                <w:t xml:space="preserve"> and no new addition VNFC have been added</w:t>
              </w:r>
            </w:ins>
          </w:p>
          <w:p w:rsidR="001E0B14" w:rsidRPr="00093574" w:rsidRDefault="001E0B14" w:rsidP="001E0B14">
            <w:pPr>
              <w:pStyle w:val="TestCaseInfo"/>
              <w:numPr>
                <w:ilvl w:val="0"/>
                <w:numId w:val="253"/>
              </w:numPr>
              <w:rPr>
                <w:ins w:id="3293" w:author="Seggelke, Klaus" w:date="2017-03-21T15:01:00Z"/>
              </w:rPr>
              <w:pPrChange w:id="3294" w:author="Seggelke, Klaus" w:date="2017-03-21T15:02:00Z">
                <w:pPr>
                  <w:pStyle w:val="TestCaseInfo"/>
                  <w:numPr>
                    <w:numId w:val="251"/>
                  </w:numPr>
                  <w:ind w:left="720" w:hanging="360"/>
                </w:pPr>
              </w:pPrChange>
            </w:pPr>
            <w:ins w:id="3295" w:author="Seggelke, Klaus" w:date="2017-03-21T15:01:00Z">
              <w:r w:rsidRPr="00093574">
                <w:t>Stop traffic</w:t>
              </w:r>
            </w:ins>
          </w:p>
          <w:p w:rsidR="001E0B14" w:rsidRPr="00093574" w:rsidRDefault="001E0B14" w:rsidP="001E0B14">
            <w:pPr>
              <w:pStyle w:val="TestCaseInfo"/>
              <w:numPr>
                <w:ilvl w:val="0"/>
                <w:numId w:val="253"/>
              </w:numPr>
              <w:rPr>
                <w:ins w:id="3296" w:author="Seggelke, Klaus" w:date="2017-03-21T15:01:00Z"/>
              </w:rPr>
              <w:pPrChange w:id="3297" w:author="Seggelke, Klaus" w:date="2017-03-21T15:02:00Z">
                <w:pPr>
                  <w:pStyle w:val="TestCaseInfo"/>
                  <w:numPr>
                    <w:numId w:val="251"/>
                  </w:numPr>
                  <w:ind w:left="720" w:hanging="360"/>
                </w:pPr>
              </w:pPrChange>
            </w:pPr>
            <w:ins w:id="3298" w:author="Seggelke, Klaus" w:date="2017-03-21T15:01:00Z">
              <w:r w:rsidRPr="00093574">
                <w:t>Terminate VNF</w:t>
              </w:r>
            </w:ins>
          </w:p>
        </w:tc>
      </w:tr>
      <w:tr w:rsidR="001E0B14" w:rsidTr="001542F9">
        <w:trPr>
          <w:ins w:id="3299" w:author="Seggelke, Klaus" w:date="2017-03-21T15:01:00Z"/>
        </w:trPr>
        <w:tc>
          <w:tcPr>
            <w:tcW w:w="1351" w:type="dxa"/>
            <w:tcBorders>
              <w:top w:val="single" w:sz="2" w:space="0" w:color="auto"/>
              <w:left w:val="single" w:sz="2" w:space="0" w:color="auto"/>
              <w:bottom w:val="single" w:sz="2" w:space="0" w:color="auto"/>
              <w:right w:val="single" w:sz="2" w:space="0" w:color="auto"/>
            </w:tcBorders>
            <w:vAlign w:val="center"/>
            <w:hideMark/>
          </w:tcPr>
          <w:p w:rsidR="001E0B14" w:rsidRDefault="001E0B14" w:rsidP="001542F9">
            <w:pPr>
              <w:pStyle w:val="TestCaseDescription"/>
              <w:rPr>
                <w:ins w:id="3300" w:author="Seggelke, Klaus" w:date="2017-03-21T15:01:00Z"/>
              </w:rPr>
            </w:pPr>
            <w:ins w:id="3301" w:author="Seggelke, Klaus" w:date="2017-03-21T15:01: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1E0B14" w:rsidRDefault="001E0B14" w:rsidP="001542F9">
            <w:pPr>
              <w:pStyle w:val="TestCaseInfo"/>
              <w:rPr>
                <w:ins w:id="3302" w:author="Seggelke, Klaus" w:date="2017-03-21T15:01:00Z"/>
              </w:rPr>
            </w:pPr>
          </w:p>
        </w:tc>
      </w:tr>
      <w:tr w:rsidR="001E0B14" w:rsidTr="001542F9">
        <w:trPr>
          <w:ins w:id="3303" w:author="Seggelke, Klaus" w:date="2017-03-21T15:01:00Z"/>
        </w:trPr>
        <w:tc>
          <w:tcPr>
            <w:tcW w:w="1351" w:type="dxa"/>
            <w:tcBorders>
              <w:top w:val="single" w:sz="2" w:space="0" w:color="auto"/>
              <w:left w:val="single" w:sz="2" w:space="0" w:color="auto"/>
              <w:bottom w:val="single" w:sz="2" w:space="0" w:color="auto"/>
              <w:right w:val="single" w:sz="2" w:space="0" w:color="auto"/>
            </w:tcBorders>
            <w:vAlign w:val="center"/>
            <w:hideMark/>
          </w:tcPr>
          <w:p w:rsidR="001E0B14" w:rsidRDefault="001E0B14" w:rsidP="001542F9">
            <w:pPr>
              <w:pStyle w:val="TestCaseDescription"/>
              <w:rPr>
                <w:ins w:id="3304" w:author="Seggelke, Klaus" w:date="2017-03-21T15:01:00Z"/>
                <w:noProof/>
              </w:rPr>
            </w:pPr>
            <w:ins w:id="3305" w:author="Seggelke, Klaus" w:date="2017-03-21T15:01: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1E0B14" w:rsidRDefault="001E0B14" w:rsidP="001542F9">
            <w:pPr>
              <w:pStyle w:val="TestCaseInfo"/>
              <w:rPr>
                <w:ins w:id="3306" w:author="Seggelke, Klaus" w:date="2017-03-21T15:01:00Z"/>
              </w:rPr>
            </w:pPr>
            <w:ins w:id="3307" w:author="Seggelke, Klaus" w:date="2017-03-21T15:01:00Z">
              <w:r>
                <w:t>Following resources could be scaled up:</w:t>
              </w:r>
            </w:ins>
          </w:p>
          <w:p w:rsidR="001E0B14" w:rsidRDefault="001E0B14" w:rsidP="001E0B14">
            <w:pPr>
              <w:pStyle w:val="TestCaseInfo"/>
              <w:numPr>
                <w:ilvl w:val="0"/>
                <w:numId w:val="101"/>
              </w:numPr>
              <w:rPr>
                <w:ins w:id="3308" w:author="Seggelke, Klaus" w:date="2017-03-21T15:01:00Z"/>
              </w:rPr>
            </w:pPr>
            <w:ins w:id="3309" w:author="Seggelke, Klaus" w:date="2017-03-21T15:01:00Z">
              <w:r>
                <w:t>vMemory</w:t>
              </w:r>
            </w:ins>
          </w:p>
          <w:p w:rsidR="001E0B14" w:rsidRDefault="001E0B14" w:rsidP="001E0B14">
            <w:pPr>
              <w:pStyle w:val="TestCaseInfo"/>
              <w:numPr>
                <w:ilvl w:val="0"/>
                <w:numId w:val="101"/>
              </w:numPr>
              <w:rPr>
                <w:ins w:id="3310" w:author="Seggelke, Klaus" w:date="2017-03-21T15:01:00Z"/>
              </w:rPr>
            </w:pPr>
            <w:ins w:id="3311" w:author="Seggelke, Klaus" w:date="2017-03-21T15:01:00Z">
              <w:r>
                <w:t>vCPU cores</w:t>
              </w:r>
            </w:ins>
          </w:p>
          <w:p w:rsidR="001E0B14" w:rsidRDefault="001E0B14" w:rsidP="001E0B14">
            <w:pPr>
              <w:pStyle w:val="TestCaseInfo"/>
              <w:numPr>
                <w:ilvl w:val="0"/>
                <w:numId w:val="101"/>
              </w:numPr>
              <w:rPr>
                <w:ins w:id="3312" w:author="Seggelke, Klaus" w:date="2017-03-21T15:01:00Z"/>
              </w:rPr>
            </w:pPr>
            <w:ins w:id="3313" w:author="Seggelke, Klaus" w:date="2017-03-21T15:01:00Z">
              <w:r>
                <w:t>vStorage</w:t>
              </w:r>
            </w:ins>
          </w:p>
          <w:p w:rsidR="001E0B14" w:rsidRDefault="001E0B14" w:rsidP="001E0B14">
            <w:pPr>
              <w:pStyle w:val="TestCaseInfo"/>
              <w:numPr>
                <w:ilvl w:val="0"/>
                <w:numId w:val="101"/>
              </w:numPr>
              <w:rPr>
                <w:ins w:id="3314" w:author="Seggelke, Klaus" w:date="2017-03-21T15:01:00Z"/>
              </w:rPr>
            </w:pPr>
            <w:ins w:id="3315" w:author="Seggelke, Klaus" w:date="2017-03-21T15:01:00Z">
              <w:r>
                <w:t>vNIC or specialized hardware</w:t>
              </w:r>
            </w:ins>
          </w:p>
          <w:p w:rsidR="001E0B14" w:rsidRDefault="001E0B14" w:rsidP="001542F9">
            <w:pPr>
              <w:pStyle w:val="TestCaseInfo"/>
              <w:rPr>
                <w:ins w:id="3316" w:author="Seggelke, Klaus" w:date="2017-03-21T15:01:00Z"/>
              </w:rPr>
            </w:pPr>
            <w:ins w:id="3317" w:author="Seggelke, Klaus" w:date="2017-03-21T15:01:00Z">
              <w:r>
                <w:t xml:space="preserve">In case scale-up the VNF doesn’t add new VNFCs. It keeps the number of VNFC constant and just adds additional resources. </w:t>
              </w:r>
            </w:ins>
          </w:p>
        </w:tc>
      </w:tr>
    </w:tbl>
    <w:p w:rsidR="001E0B14" w:rsidRDefault="001E0B14" w:rsidP="001E0B14">
      <w:pPr>
        <w:rPr>
          <w:ins w:id="3318" w:author="Seggelke, Klaus" w:date="2017-03-21T15:01: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E0B14" w:rsidTr="001542F9">
        <w:trPr>
          <w:ins w:id="3319" w:author="Seggelke, Klaus" w:date="2017-03-21T15:02:00Z"/>
        </w:trPr>
        <w:tc>
          <w:tcPr>
            <w:tcW w:w="9330" w:type="dxa"/>
            <w:gridSpan w:val="2"/>
            <w:tcBorders>
              <w:top w:val="single" w:sz="2" w:space="0" w:color="auto"/>
              <w:left w:val="single" w:sz="2" w:space="0" w:color="auto"/>
              <w:bottom w:val="single" w:sz="2" w:space="0" w:color="auto"/>
              <w:right w:val="single" w:sz="2" w:space="0" w:color="auto"/>
            </w:tcBorders>
            <w:hideMark/>
          </w:tcPr>
          <w:p w:rsidR="001E0B14" w:rsidRDefault="001E0B14" w:rsidP="001542F9">
            <w:pPr>
              <w:pStyle w:val="TestCase"/>
              <w:rPr>
                <w:ins w:id="3320" w:author="Seggelke, Klaus" w:date="2017-03-21T15:02:00Z"/>
              </w:rPr>
            </w:pPr>
            <w:bookmarkStart w:id="3321" w:name="_Toc477881011"/>
            <w:ins w:id="3322" w:author="Seggelke, Klaus" w:date="2017-03-21T15:02:00Z">
              <w:r>
                <w:t>TC.VNF.SCALE.UP.001.7</w:t>
              </w:r>
              <w:r>
                <w:tab/>
              </w:r>
              <w:r w:rsidRPr="00093574">
                <w:t>Scale-up VNF instance</w:t>
              </w:r>
              <w:r>
                <w:t xml:space="preserve"> with Manual Scaling event generated by EM</w:t>
              </w:r>
              <w:bookmarkEnd w:id="3321"/>
            </w:ins>
          </w:p>
        </w:tc>
      </w:tr>
      <w:tr w:rsidR="001E0B14" w:rsidTr="001542F9">
        <w:trPr>
          <w:trHeight w:val="896"/>
          <w:ins w:id="3323" w:author="Seggelke, Klaus" w:date="2017-03-21T15:02:00Z"/>
        </w:trPr>
        <w:tc>
          <w:tcPr>
            <w:tcW w:w="1351" w:type="dxa"/>
            <w:tcBorders>
              <w:top w:val="single" w:sz="2" w:space="0" w:color="auto"/>
              <w:left w:val="single" w:sz="2" w:space="0" w:color="auto"/>
              <w:bottom w:val="single" w:sz="2" w:space="0" w:color="auto"/>
              <w:right w:val="single" w:sz="2" w:space="0" w:color="auto"/>
            </w:tcBorders>
            <w:vAlign w:val="center"/>
            <w:hideMark/>
          </w:tcPr>
          <w:p w:rsidR="001E0B14" w:rsidRDefault="001E0B14" w:rsidP="001542F9">
            <w:pPr>
              <w:pStyle w:val="TestCaseDescription"/>
              <w:rPr>
                <w:ins w:id="3324" w:author="Seggelke, Klaus" w:date="2017-03-21T15:02:00Z"/>
              </w:rPr>
            </w:pPr>
            <w:ins w:id="3325" w:author="Seggelke, Klaus" w:date="2017-03-21T15:02: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1E0B14" w:rsidRPr="00D67489" w:rsidRDefault="001E0B14" w:rsidP="001542F9">
            <w:pPr>
              <w:pStyle w:val="TestCaseInfo"/>
              <w:rPr>
                <w:ins w:id="3326" w:author="Seggelke, Klaus" w:date="2017-03-21T15:02:00Z"/>
                <w:lang w:eastAsia="zh-CN"/>
              </w:rPr>
            </w:pPr>
            <w:ins w:id="3327" w:author="Seggelke, Klaus" w:date="2017-03-21T15:02:00Z">
              <w:r>
                <w:rPr>
                  <w:lang w:eastAsia="zh-CN"/>
                </w:rPr>
                <w:t>A VNF should have the capability to dynamically scale based on the required load. The scaling to higher performance is the objective of this test. The VNF may has multiple levels of performance. Here we validate only one step, from the basic (lowest level) to the next level up.</w:t>
              </w:r>
            </w:ins>
          </w:p>
        </w:tc>
      </w:tr>
      <w:tr w:rsidR="001E0B14" w:rsidTr="001542F9">
        <w:trPr>
          <w:ins w:id="3328" w:author="Seggelke, Klaus" w:date="2017-03-21T15:02:00Z"/>
        </w:trPr>
        <w:tc>
          <w:tcPr>
            <w:tcW w:w="1351" w:type="dxa"/>
            <w:tcBorders>
              <w:top w:val="single" w:sz="2" w:space="0" w:color="auto"/>
              <w:left w:val="single" w:sz="2" w:space="0" w:color="auto"/>
              <w:bottom w:val="single" w:sz="2" w:space="0" w:color="auto"/>
              <w:right w:val="single" w:sz="2" w:space="0" w:color="auto"/>
            </w:tcBorders>
            <w:vAlign w:val="center"/>
            <w:hideMark/>
          </w:tcPr>
          <w:p w:rsidR="001E0B14" w:rsidRDefault="001E0B14" w:rsidP="001542F9">
            <w:pPr>
              <w:pStyle w:val="TestCaseDescription"/>
              <w:rPr>
                <w:ins w:id="3329" w:author="Seggelke, Klaus" w:date="2017-03-21T15:02:00Z"/>
              </w:rPr>
            </w:pPr>
            <w:ins w:id="3330" w:author="Seggelke, Klaus" w:date="2017-03-21T15:02: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1E0B14" w:rsidRDefault="001E0B14" w:rsidP="001542F9">
            <w:pPr>
              <w:pStyle w:val="TestCaseInfo"/>
              <w:rPr>
                <w:ins w:id="3331" w:author="Seggelke, Klaus" w:date="2017-03-21T15:02:00Z"/>
                <w:lang w:eastAsia="zh-CN"/>
              </w:rPr>
            </w:pPr>
            <w:ins w:id="3332" w:author="Seggelke, Klaus" w:date="2017-03-21T15:02:00Z">
              <w:r>
                <w:rPr>
                  <w:lang w:eastAsia="zh-CN"/>
                </w:rPr>
                <w:t>Once the scaling increase is completed, the MANO (VNFM or NFVO) should report the additional allocated virtualized resources. The MANO should have added more resources to the existing VNFCs. This process may require to reboot/restart the VNFC and losing the configuration. So the EM may require to reconfigure the VNF. Therefore, traffic should be generated to validate that the VNFCs can process packets correctly. The trigger for this event to occur is:</w:t>
              </w:r>
            </w:ins>
          </w:p>
          <w:p w:rsidR="001E0B14" w:rsidRDefault="001E0B14" w:rsidP="001E0B14">
            <w:pPr>
              <w:pStyle w:val="TestCaseInfo"/>
              <w:numPr>
                <w:ilvl w:val="0"/>
                <w:numId w:val="214"/>
              </w:numPr>
              <w:rPr>
                <w:ins w:id="3333" w:author="Seggelke, Klaus" w:date="2017-03-21T15:02:00Z"/>
                <w:lang w:eastAsia="zh-CN"/>
              </w:rPr>
            </w:pPr>
            <w:ins w:id="3334" w:author="Seggelke, Klaus" w:date="2017-03-21T15:02:00Z">
              <w:r w:rsidRPr="006E70F4">
                <w:rPr>
                  <w:lang w:eastAsia="zh-CN"/>
                </w:rPr>
                <w:t>EM generated event – Manual Scaling</w:t>
              </w:r>
            </w:ins>
          </w:p>
        </w:tc>
      </w:tr>
      <w:tr w:rsidR="001E0B14" w:rsidTr="001542F9">
        <w:trPr>
          <w:trHeight w:val="283"/>
          <w:ins w:id="3335" w:author="Seggelke, Klaus" w:date="2017-03-21T15:02:00Z"/>
        </w:trPr>
        <w:tc>
          <w:tcPr>
            <w:tcW w:w="1351" w:type="dxa"/>
            <w:tcBorders>
              <w:top w:val="single" w:sz="2" w:space="0" w:color="auto"/>
              <w:left w:val="single" w:sz="2" w:space="0" w:color="auto"/>
              <w:bottom w:val="single" w:sz="2" w:space="0" w:color="auto"/>
              <w:right w:val="single" w:sz="2" w:space="0" w:color="auto"/>
            </w:tcBorders>
            <w:vAlign w:val="center"/>
            <w:hideMark/>
          </w:tcPr>
          <w:p w:rsidR="001E0B14" w:rsidRDefault="001E0B14" w:rsidP="001542F9">
            <w:pPr>
              <w:pStyle w:val="TestCaseDescription"/>
              <w:rPr>
                <w:ins w:id="3336" w:author="Seggelke, Klaus" w:date="2017-03-21T15:02:00Z"/>
              </w:rPr>
            </w:pPr>
            <w:ins w:id="3337" w:author="Seggelke, Klaus" w:date="2017-03-21T15:02:00Z">
              <w:r>
                <w:t>Test Setup</w:t>
              </w:r>
            </w:ins>
          </w:p>
        </w:tc>
        <w:tc>
          <w:tcPr>
            <w:tcW w:w="7979" w:type="dxa"/>
            <w:tcBorders>
              <w:top w:val="single" w:sz="2" w:space="0" w:color="auto"/>
              <w:left w:val="single" w:sz="2" w:space="0" w:color="auto"/>
              <w:bottom w:val="single" w:sz="2" w:space="0" w:color="auto"/>
              <w:right w:val="single" w:sz="2" w:space="0" w:color="auto"/>
            </w:tcBorders>
          </w:tcPr>
          <w:p w:rsidR="001E0B14" w:rsidRDefault="001E0B14" w:rsidP="001542F9">
            <w:pPr>
              <w:pStyle w:val="TestCaseInfo"/>
              <w:rPr>
                <w:ins w:id="3338" w:author="Seggelke, Klaus" w:date="2017-03-21T15:02:00Z"/>
                <w:lang w:eastAsia="zh-CN"/>
              </w:rPr>
            </w:pPr>
          </w:p>
        </w:tc>
      </w:tr>
      <w:tr w:rsidR="001E0B14" w:rsidTr="001542F9">
        <w:trPr>
          <w:trHeight w:val="515"/>
          <w:ins w:id="3339" w:author="Seggelke, Klaus" w:date="2017-03-21T15:02:00Z"/>
        </w:trPr>
        <w:tc>
          <w:tcPr>
            <w:tcW w:w="1351" w:type="dxa"/>
            <w:tcBorders>
              <w:top w:val="single" w:sz="2" w:space="0" w:color="auto"/>
              <w:left w:val="single" w:sz="2" w:space="0" w:color="auto"/>
              <w:bottom w:val="single" w:sz="2" w:space="0" w:color="auto"/>
              <w:right w:val="single" w:sz="2" w:space="0" w:color="auto"/>
            </w:tcBorders>
            <w:vAlign w:val="center"/>
            <w:hideMark/>
          </w:tcPr>
          <w:p w:rsidR="001E0B14" w:rsidRDefault="001E0B14" w:rsidP="001542F9">
            <w:pPr>
              <w:pStyle w:val="TestCaseDescription"/>
              <w:rPr>
                <w:ins w:id="3340" w:author="Seggelke, Klaus" w:date="2017-03-21T15:02:00Z"/>
              </w:rPr>
            </w:pPr>
            <w:ins w:id="3341" w:author="Seggelke, Klaus" w:date="2017-03-21T15:02:00Z">
              <w:r>
                <w:t>Parameters</w:t>
              </w:r>
            </w:ins>
          </w:p>
        </w:tc>
        <w:tc>
          <w:tcPr>
            <w:tcW w:w="7979" w:type="dxa"/>
            <w:tcBorders>
              <w:top w:val="single" w:sz="2" w:space="0" w:color="auto"/>
              <w:left w:val="single" w:sz="2" w:space="0" w:color="auto"/>
              <w:bottom w:val="single" w:sz="2" w:space="0" w:color="auto"/>
              <w:right w:val="single" w:sz="2" w:space="0" w:color="auto"/>
            </w:tcBorders>
          </w:tcPr>
          <w:p w:rsidR="001E0B14" w:rsidRDefault="001E0B14" w:rsidP="001542F9">
            <w:pPr>
              <w:pStyle w:val="TestCaseInfo"/>
              <w:rPr>
                <w:ins w:id="3342" w:author="Seggelke, Klaus" w:date="2017-03-21T15:02:00Z"/>
              </w:rPr>
            </w:pPr>
          </w:p>
        </w:tc>
      </w:tr>
      <w:tr w:rsidR="001E0B14" w:rsidTr="001542F9">
        <w:trPr>
          <w:ins w:id="3343" w:author="Seggelke, Klaus" w:date="2017-03-21T15:02:00Z"/>
        </w:trPr>
        <w:tc>
          <w:tcPr>
            <w:tcW w:w="1351" w:type="dxa"/>
            <w:tcBorders>
              <w:top w:val="single" w:sz="2" w:space="0" w:color="auto"/>
              <w:left w:val="single" w:sz="2" w:space="0" w:color="auto"/>
              <w:bottom w:val="single" w:sz="2" w:space="0" w:color="auto"/>
              <w:right w:val="single" w:sz="2" w:space="0" w:color="auto"/>
            </w:tcBorders>
            <w:vAlign w:val="center"/>
            <w:hideMark/>
          </w:tcPr>
          <w:p w:rsidR="001E0B14" w:rsidRDefault="001E0B14" w:rsidP="001542F9">
            <w:pPr>
              <w:pStyle w:val="TestCaseDescription"/>
              <w:rPr>
                <w:ins w:id="3344" w:author="Seggelke, Klaus" w:date="2017-03-21T15:02:00Z"/>
              </w:rPr>
            </w:pPr>
            <w:ins w:id="3345" w:author="Seggelke, Klaus" w:date="2017-03-21T15:02: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1E0B14" w:rsidRDefault="001E0B14" w:rsidP="001542F9">
            <w:pPr>
              <w:pStyle w:val="TestCaseInfo"/>
              <w:rPr>
                <w:ins w:id="3346" w:author="Seggelke, Klaus" w:date="2017-03-21T15:02:00Z"/>
              </w:rPr>
            </w:pPr>
          </w:p>
        </w:tc>
      </w:tr>
      <w:tr w:rsidR="001E0B14" w:rsidTr="001542F9">
        <w:trPr>
          <w:ins w:id="3347" w:author="Seggelke, Klaus" w:date="2017-03-21T15:02:00Z"/>
        </w:trPr>
        <w:tc>
          <w:tcPr>
            <w:tcW w:w="1351" w:type="dxa"/>
            <w:tcBorders>
              <w:top w:val="single" w:sz="2" w:space="0" w:color="auto"/>
              <w:left w:val="single" w:sz="2" w:space="0" w:color="auto"/>
              <w:bottom w:val="single" w:sz="2" w:space="0" w:color="auto"/>
              <w:right w:val="single" w:sz="2" w:space="0" w:color="auto"/>
            </w:tcBorders>
            <w:vAlign w:val="center"/>
            <w:hideMark/>
          </w:tcPr>
          <w:p w:rsidR="001E0B14" w:rsidRDefault="001E0B14" w:rsidP="001542F9">
            <w:pPr>
              <w:pStyle w:val="TestCaseDescription"/>
              <w:rPr>
                <w:ins w:id="3348" w:author="Seggelke, Klaus" w:date="2017-03-21T15:02:00Z"/>
              </w:rPr>
            </w:pPr>
            <w:ins w:id="3349" w:author="Seggelke, Klaus" w:date="2017-03-21T15:02:00Z">
              <w:r>
                <w:t>Pre-conditions:</w:t>
              </w:r>
            </w:ins>
          </w:p>
        </w:tc>
        <w:tc>
          <w:tcPr>
            <w:tcW w:w="7979" w:type="dxa"/>
            <w:tcBorders>
              <w:top w:val="single" w:sz="2" w:space="0" w:color="auto"/>
              <w:left w:val="single" w:sz="2" w:space="0" w:color="auto"/>
              <w:bottom w:val="single" w:sz="2" w:space="0" w:color="auto"/>
              <w:right w:val="single" w:sz="2" w:space="0" w:color="auto"/>
            </w:tcBorders>
          </w:tcPr>
          <w:p w:rsidR="001E0B14" w:rsidRDefault="001E0B14" w:rsidP="001542F9">
            <w:pPr>
              <w:pStyle w:val="TestCaseInfo"/>
              <w:rPr>
                <w:ins w:id="3350" w:author="Seggelke, Klaus" w:date="2017-03-21T15:02:00Z"/>
                <w:lang w:eastAsia="zh-CN"/>
              </w:rPr>
            </w:pPr>
          </w:p>
        </w:tc>
      </w:tr>
      <w:tr w:rsidR="001E0B14" w:rsidTr="001542F9">
        <w:trPr>
          <w:trHeight w:val="715"/>
          <w:ins w:id="3351" w:author="Seggelke, Klaus" w:date="2017-03-21T15:02:00Z"/>
        </w:trPr>
        <w:tc>
          <w:tcPr>
            <w:tcW w:w="1351" w:type="dxa"/>
            <w:tcBorders>
              <w:top w:val="single" w:sz="2" w:space="0" w:color="auto"/>
              <w:left w:val="single" w:sz="2" w:space="0" w:color="auto"/>
              <w:bottom w:val="single" w:sz="2" w:space="0" w:color="auto"/>
              <w:right w:val="single" w:sz="2" w:space="0" w:color="auto"/>
            </w:tcBorders>
            <w:vAlign w:val="center"/>
            <w:hideMark/>
          </w:tcPr>
          <w:p w:rsidR="001E0B14" w:rsidRDefault="001E0B14" w:rsidP="001542F9">
            <w:pPr>
              <w:pStyle w:val="TestCaseDescription"/>
              <w:rPr>
                <w:ins w:id="3352" w:author="Seggelke, Klaus" w:date="2017-03-21T15:02:00Z"/>
              </w:rPr>
            </w:pPr>
            <w:ins w:id="3353" w:author="Seggelke, Klaus" w:date="2017-03-21T15:02:00Z">
              <w:r>
                <w:lastRenderedPageBreak/>
                <w:t>Procedure</w:t>
              </w:r>
            </w:ins>
          </w:p>
        </w:tc>
        <w:tc>
          <w:tcPr>
            <w:tcW w:w="7979" w:type="dxa"/>
            <w:tcBorders>
              <w:top w:val="single" w:sz="2" w:space="0" w:color="auto"/>
              <w:left w:val="single" w:sz="2" w:space="0" w:color="auto"/>
              <w:bottom w:val="single" w:sz="2" w:space="0" w:color="auto"/>
              <w:right w:val="single" w:sz="2" w:space="0" w:color="auto"/>
            </w:tcBorders>
          </w:tcPr>
          <w:p w:rsidR="001E0B14" w:rsidRPr="00093574" w:rsidRDefault="001E0B14" w:rsidP="001542F9">
            <w:pPr>
              <w:pStyle w:val="TestCaseInfo"/>
              <w:rPr>
                <w:ins w:id="3354" w:author="Seggelke, Klaus" w:date="2017-03-21T15:02:00Z"/>
              </w:rPr>
            </w:pPr>
            <w:ins w:id="3355" w:author="Seggelke, Klaus" w:date="2017-03-21T15:02:00Z">
              <w:r w:rsidRPr="00093574">
                <w:t>Sequence:</w:t>
              </w:r>
            </w:ins>
          </w:p>
          <w:p w:rsidR="001E0B14" w:rsidRPr="00093574" w:rsidRDefault="001E0B14" w:rsidP="001E0B14">
            <w:pPr>
              <w:pStyle w:val="TestCaseInfo"/>
              <w:numPr>
                <w:ilvl w:val="0"/>
                <w:numId w:val="254"/>
              </w:numPr>
              <w:rPr>
                <w:ins w:id="3356" w:author="Seggelke, Klaus" w:date="2017-03-21T15:02:00Z"/>
              </w:rPr>
              <w:pPrChange w:id="3357" w:author="Seggelke, Klaus" w:date="2017-03-21T15:03:00Z">
                <w:pPr>
                  <w:pStyle w:val="TestCaseInfo"/>
                  <w:numPr>
                    <w:numId w:val="251"/>
                  </w:numPr>
                  <w:ind w:left="720" w:hanging="360"/>
                </w:pPr>
              </w:pPrChange>
            </w:pPr>
            <w:ins w:id="3358" w:author="Seggelke, Klaus" w:date="2017-03-21T15:02:00Z">
              <w:r w:rsidRPr="00093574">
                <w:t>Instantiate VNF</w:t>
              </w:r>
            </w:ins>
          </w:p>
          <w:p w:rsidR="001E0B14" w:rsidRDefault="001E0B14" w:rsidP="001E0B14">
            <w:pPr>
              <w:pStyle w:val="TestCaseInfo"/>
              <w:numPr>
                <w:ilvl w:val="0"/>
                <w:numId w:val="254"/>
              </w:numPr>
              <w:rPr>
                <w:ins w:id="3359" w:author="Seggelke, Klaus" w:date="2017-03-21T15:02:00Z"/>
              </w:rPr>
              <w:pPrChange w:id="3360" w:author="Seggelke, Klaus" w:date="2017-03-21T15:03:00Z">
                <w:pPr>
                  <w:pStyle w:val="TestCaseInfo"/>
                  <w:numPr>
                    <w:numId w:val="251"/>
                  </w:numPr>
                  <w:ind w:left="720" w:hanging="360"/>
                </w:pPr>
              </w:pPrChange>
            </w:pPr>
            <w:ins w:id="3361" w:author="Seggelke, Klaus" w:date="2017-03-21T15:02:00Z">
              <w:r w:rsidRPr="00074BEF">
                <w:t>Validate VNF instantiation state is INSTANTIATED and VNF state is STARTED (--&gt; time stamp when correct state reached)</w:t>
              </w:r>
            </w:ins>
          </w:p>
          <w:p w:rsidR="001E0B14" w:rsidRPr="00093574" w:rsidRDefault="001E0B14" w:rsidP="001E0B14">
            <w:pPr>
              <w:pStyle w:val="TestCaseInfo"/>
              <w:numPr>
                <w:ilvl w:val="0"/>
                <w:numId w:val="254"/>
              </w:numPr>
              <w:rPr>
                <w:ins w:id="3362" w:author="Seggelke, Klaus" w:date="2017-03-21T15:02:00Z"/>
              </w:rPr>
              <w:pPrChange w:id="3363" w:author="Seggelke, Klaus" w:date="2017-03-21T15:03:00Z">
                <w:pPr>
                  <w:pStyle w:val="TestCaseInfo"/>
                  <w:numPr>
                    <w:numId w:val="251"/>
                  </w:numPr>
                  <w:ind w:left="720" w:hanging="360"/>
                </w:pPr>
              </w:pPrChange>
            </w:pPr>
            <w:ins w:id="3364" w:author="Seggelke, Klaus" w:date="2017-03-21T15:02:00Z">
              <w:r w:rsidRPr="00093574">
                <w:t>Generate low traffic load</w:t>
              </w:r>
            </w:ins>
          </w:p>
          <w:p w:rsidR="001E0B14" w:rsidRPr="00093574" w:rsidRDefault="001E0B14" w:rsidP="001E0B14">
            <w:pPr>
              <w:pStyle w:val="TestCaseInfo"/>
              <w:numPr>
                <w:ilvl w:val="0"/>
                <w:numId w:val="254"/>
              </w:numPr>
              <w:rPr>
                <w:ins w:id="3365" w:author="Seggelke, Klaus" w:date="2017-03-21T15:02:00Z"/>
              </w:rPr>
              <w:pPrChange w:id="3366" w:author="Seggelke, Klaus" w:date="2017-03-21T15:03:00Z">
                <w:pPr>
                  <w:pStyle w:val="TestCaseInfo"/>
                  <w:numPr>
                    <w:numId w:val="251"/>
                  </w:numPr>
                  <w:ind w:left="720" w:hanging="360"/>
                </w:pPr>
              </w:pPrChange>
            </w:pPr>
            <w:ins w:id="3367" w:author="Seggelke, Klaus" w:date="2017-03-21T15:02:00Z">
              <w:r w:rsidRPr="00093574">
                <w:t>Validate that traffic flows through without issues (--&gt; no dropped packets)</w:t>
              </w:r>
            </w:ins>
          </w:p>
          <w:p w:rsidR="001E0B14" w:rsidRPr="00093574" w:rsidRDefault="001E0B14" w:rsidP="001E0B14">
            <w:pPr>
              <w:pStyle w:val="TestCaseInfo"/>
              <w:numPr>
                <w:ilvl w:val="0"/>
                <w:numId w:val="254"/>
              </w:numPr>
              <w:rPr>
                <w:ins w:id="3368" w:author="Seggelke, Klaus" w:date="2017-03-21T15:02:00Z"/>
              </w:rPr>
              <w:pPrChange w:id="3369" w:author="Seggelke, Klaus" w:date="2017-03-21T15:03:00Z">
                <w:pPr>
                  <w:pStyle w:val="TestCaseInfo"/>
                  <w:numPr>
                    <w:numId w:val="251"/>
                  </w:numPr>
                  <w:ind w:left="720" w:hanging="360"/>
                </w:pPr>
              </w:pPrChange>
            </w:pPr>
            <w:ins w:id="3370" w:author="Seggelke, Klaus" w:date="2017-03-21T15:02:00Z">
              <w:r w:rsidRPr="00093574">
                <w:t>Trigger a resize of the NFV resources and generate more traffic to validate the higher capacity</w:t>
              </w:r>
              <w:r>
                <w:t xml:space="preserve"> or cause the trigger</w:t>
              </w:r>
            </w:ins>
          </w:p>
          <w:p w:rsidR="001E0B14" w:rsidRPr="00093574" w:rsidRDefault="001E0B14" w:rsidP="001E0B14">
            <w:pPr>
              <w:pStyle w:val="TestCaseInfo"/>
              <w:numPr>
                <w:ilvl w:val="0"/>
                <w:numId w:val="254"/>
              </w:numPr>
              <w:rPr>
                <w:ins w:id="3371" w:author="Seggelke, Klaus" w:date="2017-03-21T15:02:00Z"/>
              </w:rPr>
              <w:pPrChange w:id="3372" w:author="Seggelke, Klaus" w:date="2017-03-21T15:03:00Z">
                <w:pPr>
                  <w:pStyle w:val="TestCaseInfo"/>
                  <w:numPr>
                    <w:numId w:val="251"/>
                  </w:numPr>
                  <w:ind w:left="720" w:hanging="360"/>
                </w:pPr>
              </w:pPrChange>
            </w:pPr>
            <w:ins w:id="3373" w:author="Seggelke, Klaus" w:date="2017-03-21T15:02:00Z">
              <w:r w:rsidRPr="00093574">
                <w:t>Validate VNF has resized, has higher capacity and determine the service disruption</w:t>
              </w:r>
              <w:r>
                <w:t xml:space="preserve"> and no new addition VNFC have been added</w:t>
              </w:r>
            </w:ins>
          </w:p>
          <w:p w:rsidR="001E0B14" w:rsidRPr="00093574" w:rsidRDefault="001E0B14" w:rsidP="001E0B14">
            <w:pPr>
              <w:pStyle w:val="TestCaseInfo"/>
              <w:numPr>
                <w:ilvl w:val="0"/>
                <w:numId w:val="254"/>
              </w:numPr>
              <w:rPr>
                <w:ins w:id="3374" w:author="Seggelke, Klaus" w:date="2017-03-21T15:02:00Z"/>
              </w:rPr>
              <w:pPrChange w:id="3375" w:author="Seggelke, Klaus" w:date="2017-03-21T15:03:00Z">
                <w:pPr>
                  <w:pStyle w:val="TestCaseInfo"/>
                  <w:numPr>
                    <w:numId w:val="251"/>
                  </w:numPr>
                  <w:ind w:left="720" w:hanging="360"/>
                </w:pPr>
              </w:pPrChange>
            </w:pPr>
            <w:ins w:id="3376" w:author="Seggelke, Klaus" w:date="2017-03-21T15:02:00Z">
              <w:r w:rsidRPr="00093574">
                <w:t>Stop traffic</w:t>
              </w:r>
            </w:ins>
          </w:p>
          <w:p w:rsidR="001E0B14" w:rsidRPr="00093574" w:rsidRDefault="001E0B14" w:rsidP="001E0B14">
            <w:pPr>
              <w:pStyle w:val="TestCaseInfo"/>
              <w:numPr>
                <w:ilvl w:val="0"/>
                <w:numId w:val="254"/>
              </w:numPr>
              <w:rPr>
                <w:ins w:id="3377" w:author="Seggelke, Klaus" w:date="2017-03-21T15:02:00Z"/>
              </w:rPr>
              <w:pPrChange w:id="3378" w:author="Seggelke, Klaus" w:date="2017-03-21T15:03:00Z">
                <w:pPr>
                  <w:pStyle w:val="TestCaseInfo"/>
                  <w:numPr>
                    <w:numId w:val="251"/>
                  </w:numPr>
                  <w:ind w:left="720" w:hanging="360"/>
                </w:pPr>
              </w:pPrChange>
            </w:pPr>
            <w:ins w:id="3379" w:author="Seggelke, Klaus" w:date="2017-03-21T15:02:00Z">
              <w:r w:rsidRPr="00093574">
                <w:t>Terminate VNF</w:t>
              </w:r>
            </w:ins>
          </w:p>
        </w:tc>
      </w:tr>
      <w:tr w:rsidR="001E0B14" w:rsidTr="001542F9">
        <w:trPr>
          <w:ins w:id="3380" w:author="Seggelke, Klaus" w:date="2017-03-21T15:02:00Z"/>
        </w:trPr>
        <w:tc>
          <w:tcPr>
            <w:tcW w:w="1351" w:type="dxa"/>
            <w:tcBorders>
              <w:top w:val="single" w:sz="2" w:space="0" w:color="auto"/>
              <w:left w:val="single" w:sz="2" w:space="0" w:color="auto"/>
              <w:bottom w:val="single" w:sz="2" w:space="0" w:color="auto"/>
              <w:right w:val="single" w:sz="2" w:space="0" w:color="auto"/>
            </w:tcBorders>
            <w:vAlign w:val="center"/>
            <w:hideMark/>
          </w:tcPr>
          <w:p w:rsidR="001E0B14" w:rsidRDefault="001E0B14" w:rsidP="001542F9">
            <w:pPr>
              <w:pStyle w:val="TestCaseDescription"/>
              <w:rPr>
                <w:ins w:id="3381" w:author="Seggelke, Klaus" w:date="2017-03-21T15:02:00Z"/>
              </w:rPr>
            </w:pPr>
            <w:ins w:id="3382" w:author="Seggelke, Klaus" w:date="2017-03-21T15:02: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1E0B14" w:rsidRDefault="001E0B14" w:rsidP="001542F9">
            <w:pPr>
              <w:pStyle w:val="TestCaseInfo"/>
              <w:rPr>
                <w:ins w:id="3383" w:author="Seggelke, Klaus" w:date="2017-03-21T15:02:00Z"/>
              </w:rPr>
            </w:pPr>
          </w:p>
        </w:tc>
      </w:tr>
      <w:tr w:rsidR="001E0B14" w:rsidTr="001542F9">
        <w:trPr>
          <w:ins w:id="3384" w:author="Seggelke, Klaus" w:date="2017-03-21T15:02:00Z"/>
        </w:trPr>
        <w:tc>
          <w:tcPr>
            <w:tcW w:w="1351" w:type="dxa"/>
            <w:tcBorders>
              <w:top w:val="single" w:sz="2" w:space="0" w:color="auto"/>
              <w:left w:val="single" w:sz="2" w:space="0" w:color="auto"/>
              <w:bottom w:val="single" w:sz="2" w:space="0" w:color="auto"/>
              <w:right w:val="single" w:sz="2" w:space="0" w:color="auto"/>
            </w:tcBorders>
            <w:vAlign w:val="center"/>
            <w:hideMark/>
          </w:tcPr>
          <w:p w:rsidR="001E0B14" w:rsidRDefault="001E0B14" w:rsidP="001542F9">
            <w:pPr>
              <w:pStyle w:val="TestCaseDescription"/>
              <w:rPr>
                <w:ins w:id="3385" w:author="Seggelke, Klaus" w:date="2017-03-21T15:02:00Z"/>
                <w:noProof/>
              </w:rPr>
            </w:pPr>
            <w:ins w:id="3386" w:author="Seggelke, Klaus" w:date="2017-03-21T15:02: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1E0B14" w:rsidRDefault="001E0B14" w:rsidP="001542F9">
            <w:pPr>
              <w:pStyle w:val="TestCaseInfo"/>
              <w:rPr>
                <w:ins w:id="3387" w:author="Seggelke, Klaus" w:date="2017-03-21T15:02:00Z"/>
              </w:rPr>
            </w:pPr>
            <w:ins w:id="3388" w:author="Seggelke, Klaus" w:date="2017-03-21T15:02:00Z">
              <w:r>
                <w:t>Following resources could be scaled up:</w:t>
              </w:r>
            </w:ins>
          </w:p>
          <w:p w:rsidR="001E0B14" w:rsidRDefault="001E0B14" w:rsidP="001E0B14">
            <w:pPr>
              <w:pStyle w:val="TestCaseInfo"/>
              <w:numPr>
                <w:ilvl w:val="0"/>
                <w:numId w:val="101"/>
              </w:numPr>
              <w:rPr>
                <w:ins w:id="3389" w:author="Seggelke, Klaus" w:date="2017-03-21T15:02:00Z"/>
              </w:rPr>
            </w:pPr>
            <w:ins w:id="3390" w:author="Seggelke, Klaus" w:date="2017-03-21T15:02:00Z">
              <w:r>
                <w:t>vMemory</w:t>
              </w:r>
            </w:ins>
          </w:p>
          <w:p w:rsidR="001E0B14" w:rsidRDefault="001E0B14" w:rsidP="001E0B14">
            <w:pPr>
              <w:pStyle w:val="TestCaseInfo"/>
              <w:numPr>
                <w:ilvl w:val="0"/>
                <w:numId w:val="101"/>
              </w:numPr>
              <w:rPr>
                <w:ins w:id="3391" w:author="Seggelke, Klaus" w:date="2017-03-21T15:02:00Z"/>
              </w:rPr>
            </w:pPr>
            <w:ins w:id="3392" w:author="Seggelke, Klaus" w:date="2017-03-21T15:02:00Z">
              <w:r>
                <w:t>vCPU cores</w:t>
              </w:r>
            </w:ins>
          </w:p>
          <w:p w:rsidR="001E0B14" w:rsidRDefault="001E0B14" w:rsidP="001E0B14">
            <w:pPr>
              <w:pStyle w:val="TestCaseInfo"/>
              <w:numPr>
                <w:ilvl w:val="0"/>
                <w:numId w:val="101"/>
              </w:numPr>
              <w:rPr>
                <w:ins w:id="3393" w:author="Seggelke, Klaus" w:date="2017-03-21T15:02:00Z"/>
              </w:rPr>
            </w:pPr>
            <w:ins w:id="3394" w:author="Seggelke, Klaus" w:date="2017-03-21T15:02:00Z">
              <w:r>
                <w:t>vStorage</w:t>
              </w:r>
            </w:ins>
          </w:p>
          <w:p w:rsidR="001E0B14" w:rsidRDefault="001E0B14" w:rsidP="001E0B14">
            <w:pPr>
              <w:pStyle w:val="TestCaseInfo"/>
              <w:numPr>
                <w:ilvl w:val="0"/>
                <w:numId w:val="101"/>
              </w:numPr>
              <w:rPr>
                <w:ins w:id="3395" w:author="Seggelke, Klaus" w:date="2017-03-21T15:02:00Z"/>
              </w:rPr>
            </w:pPr>
            <w:ins w:id="3396" w:author="Seggelke, Klaus" w:date="2017-03-21T15:02:00Z">
              <w:r>
                <w:t>vNIC or specialized hardware</w:t>
              </w:r>
            </w:ins>
          </w:p>
          <w:p w:rsidR="001E0B14" w:rsidRDefault="001E0B14" w:rsidP="001542F9">
            <w:pPr>
              <w:pStyle w:val="TestCaseInfo"/>
              <w:rPr>
                <w:ins w:id="3397" w:author="Seggelke, Klaus" w:date="2017-03-21T15:02:00Z"/>
              </w:rPr>
            </w:pPr>
            <w:ins w:id="3398" w:author="Seggelke, Klaus" w:date="2017-03-21T15:02:00Z">
              <w:r>
                <w:t xml:space="preserve">In case scale-up the VNF doesn’t add new VNFCs. It keeps the number of VNFC constant and just adds additional resources. </w:t>
              </w:r>
            </w:ins>
          </w:p>
        </w:tc>
      </w:tr>
    </w:tbl>
    <w:p w:rsidR="001E0B14" w:rsidRDefault="001E0B14" w:rsidP="001E0B14">
      <w:pPr>
        <w:rPr>
          <w:ins w:id="3399" w:author="Seggelke, Klaus" w:date="2017-03-21T15:02:00Z"/>
          <w:lang w:eastAsia="zh-CN"/>
        </w:rPr>
      </w:pPr>
    </w:p>
    <w:p w:rsidR="00E50D2E" w:rsidRDefault="001E0B14" w:rsidP="001E0B14">
      <w:pPr>
        <w:pStyle w:val="Heading3"/>
        <w:pPrChange w:id="3400" w:author="Seggelke, Klaus" w:date="2017-03-21T15:04:00Z">
          <w:pPr/>
        </w:pPrChange>
      </w:pPr>
      <w:bookmarkStart w:id="3401" w:name="_Toc477880895"/>
      <w:ins w:id="3402" w:author="Seggelke, Klaus" w:date="2017-03-21T15:04:00Z">
        <w:r w:rsidRPr="00093574">
          <w:t>Max scale-up VNF instance</w:t>
        </w:r>
      </w:ins>
      <w:bookmarkEnd w:id="3401"/>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3403" w:name="_Toc454184442"/>
            <w:bookmarkStart w:id="3404" w:name="_Toc477881012"/>
            <w:r>
              <w:t>TC.VNF.SCALE.UP.002</w:t>
            </w:r>
            <w:r>
              <w:tab/>
            </w:r>
            <w:r w:rsidR="005A676A" w:rsidRPr="00093574">
              <w:t>Max scale-up VNF instance</w:t>
            </w:r>
            <w:bookmarkEnd w:id="3403"/>
            <w:bookmarkEnd w:id="3404"/>
          </w:p>
        </w:tc>
      </w:tr>
      <w:tr w:rsidR="005A676A" w:rsidTr="008F359C">
        <w:trPr>
          <w:trHeight w:val="57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8F359C">
            <w:pPr>
              <w:pStyle w:val="TestCaseInfo"/>
              <w:rPr>
                <w:lang w:eastAsia="zh-CN"/>
              </w:rPr>
            </w:pPr>
            <w:r>
              <w:rPr>
                <w:lang w:eastAsia="zh-CN"/>
              </w:rPr>
              <w:t>A VNF should have the capability to dynamically scale based on the required load. The scaling to the max higher performance is the objective of this test.</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Once the scaling increase is completed, the VNFM should report the additional allocated virtualized resources. The VNFM should have added more resources to one or more of the existing VNFCs. This process may require to reboot/restart the VNFC and losing the configuration. So the EM may require to reconfigure the VNF. Therefore, traffic should be generated to validate that the VNFCs can process packets correctly. The trigger for this event to occur could be by different options:</w:t>
            </w:r>
          </w:p>
          <w:p w:rsidR="006E70F4" w:rsidRDefault="006E70F4" w:rsidP="006E70F4">
            <w:pPr>
              <w:pStyle w:val="TestCaseInfo"/>
              <w:numPr>
                <w:ilvl w:val="0"/>
                <w:numId w:val="101"/>
              </w:numPr>
              <w:rPr>
                <w:lang w:eastAsia="zh-CN"/>
              </w:rPr>
            </w:pPr>
            <w:r w:rsidRPr="006E70F4">
              <w:rPr>
                <w:lang w:eastAsia="zh-CN"/>
              </w:rPr>
              <w:t xml:space="preserve">VNFM/MANO generated events - Auto Scaling </w:t>
            </w:r>
            <w:del w:id="3405" w:author="Seggelke, Klaus" w:date="2017-03-21T15:10:00Z">
              <w:r w:rsidRPr="006E70F4" w:rsidDel="007724FC">
                <w:rPr>
                  <w:lang w:eastAsia="zh-CN"/>
                </w:rPr>
                <w:delText xml:space="preserve"> </w:delText>
              </w:r>
            </w:del>
            <w:r w:rsidRPr="006E70F4">
              <w:rPr>
                <w:lang w:eastAsia="zh-CN"/>
              </w:rPr>
              <w:t>( e.g. based on monitoring of resource utilization of the VNF's VMs, upon events received from VNF, EM, VIM)</w:t>
            </w:r>
          </w:p>
          <w:p w:rsidR="006E70F4" w:rsidRDefault="006E70F4" w:rsidP="006E70F4">
            <w:pPr>
              <w:pStyle w:val="TestCaseInfo"/>
              <w:numPr>
                <w:ilvl w:val="0"/>
                <w:numId w:val="101"/>
              </w:numPr>
              <w:rPr>
                <w:lang w:eastAsia="zh-CN"/>
              </w:rPr>
            </w:pPr>
            <w:r w:rsidRPr="006E70F4">
              <w:rPr>
                <w:lang w:eastAsia="zh-CN"/>
              </w:rPr>
              <w:t>VNF generated event – On-demand  Scaling ( e.g. based on traffic, VNF generates the request internally)</w:t>
            </w:r>
          </w:p>
          <w:p w:rsidR="006E70F4" w:rsidRDefault="006E70F4" w:rsidP="006E70F4">
            <w:pPr>
              <w:pStyle w:val="TestCaseInfo"/>
              <w:numPr>
                <w:ilvl w:val="0"/>
                <w:numId w:val="101"/>
              </w:numPr>
              <w:rPr>
                <w:lang w:eastAsia="zh-CN"/>
              </w:rPr>
            </w:pPr>
            <w:r w:rsidRPr="006E70F4">
              <w:rPr>
                <w:lang w:eastAsia="zh-CN"/>
              </w:rPr>
              <w:t>VIM generated event – On-demand Scaling</w:t>
            </w:r>
          </w:p>
          <w:p w:rsidR="006E70F4" w:rsidRDefault="006E70F4" w:rsidP="006E70F4">
            <w:pPr>
              <w:pStyle w:val="TestCaseInfo"/>
              <w:numPr>
                <w:ilvl w:val="0"/>
                <w:numId w:val="101"/>
              </w:numPr>
              <w:rPr>
                <w:lang w:eastAsia="zh-CN"/>
              </w:rPr>
            </w:pPr>
            <w:r w:rsidRPr="006E70F4">
              <w:rPr>
                <w:lang w:eastAsia="zh-CN"/>
              </w:rPr>
              <w:t>EM generated event – On-demand Scaling (e.g. EM receives information from the VNF and determines the need to auto scale)</w:t>
            </w:r>
          </w:p>
          <w:p w:rsidR="006E70F4" w:rsidRDefault="006E70F4" w:rsidP="006E70F4">
            <w:pPr>
              <w:pStyle w:val="TestCaseInfo"/>
              <w:numPr>
                <w:ilvl w:val="0"/>
                <w:numId w:val="101"/>
              </w:numPr>
              <w:rPr>
                <w:lang w:eastAsia="zh-CN"/>
              </w:rPr>
            </w:pPr>
            <w:r w:rsidRPr="006E70F4">
              <w:rPr>
                <w:lang w:eastAsia="zh-CN"/>
              </w:rPr>
              <w:t>MANO generated event - Manual Scaling  (e.g. by operating the MANO interface/API)</w:t>
            </w:r>
          </w:p>
          <w:p w:rsidR="006E70F4" w:rsidRDefault="006E70F4" w:rsidP="006E70F4">
            <w:pPr>
              <w:pStyle w:val="TestCaseInfo"/>
              <w:numPr>
                <w:ilvl w:val="0"/>
                <w:numId w:val="101"/>
              </w:numPr>
              <w:rPr>
                <w:lang w:eastAsia="zh-CN"/>
              </w:rPr>
            </w:pPr>
            <w:r w:rsidRPr="006E70F4">
              <w:rPr>
                <w:lang w:eastAsia="zh-CN"/>
              </w:rPr>
              <w:t>VNF generated event - Manual Scaling</w:t>
            </w:r>
          </w:p>
          <w:p w:rsidR="005A676A" w:rsidRDefault="006E70F4" w:rsidP="006E70F4">
            <w:pPr>
              <w:pStyle w:val="TestCaseInfo"/>
              <w:numPr>
                <w:ilvl w:val="0"/>
                <w:numId w:val="101"/>
              </w:numPr>
              <w:rPr>
                <w:lang w:eastAsia="zh-CN"/>
              </w:rPr>
            </w:pPr>
            <w:r w:rsidRPr="006E70F4">
              <w:rPr>
                <w:lang w:eastAsia="zh-CN"/>
              </w:rPr>
              <w:t>EM generated event – Manual Scaling</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8F359C">
        <w:trPr>
          <w:trHeight w:val="12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C82C0F">
            <w:pPr>
              <w:pStyle w:val="TestCaseInfo"/>
              <w:numPr>
                <w:ilvl w:val="0"/>
                <w:numId w:val="54"/>
              </w:numPr>
            </w:pPr>
            <w:r>
              <w:t>Instantiate VNF</w:t>
            </w:r>
          </w:p>
          <w:p w:rsidR="00C82C0F" w:rsidRDefault="00C82C0F" w:rsidP="00C82C0F">
            <w:pPr>
              <w:pStyle w:val="TestCaseInfo"/>
              <w:numPr>
                <w:ilvl w:val="0"/>
                <w:numId w:val="54"/>
              </w:numPr>
            </w:pPr>
            <w:r w:rsidRPr="00074BEF">
              <w:t>Validate VNF instantiation state is INSTANTIATED and VNF state is STARTED (--&gt; time stamp when correct state reached)</w:t>
            </w:r>
          </w:p>
          <w:p w:rsidR="005A676A" w:rsidRDefault="005A676A" w:rsidP="00C82C0F">
            <w:pPr>
              <w:pStyle w:val="TestCaseInfo"/>
              <w:numPr>
                <w:ilvl w:val="0"/>
                <w:numId w:val="54"/>
              </w:numPr>
            </w:pPr>
            <w:r>
              <w:t>Generate low traffic load</w:t>
            </w:r>
          </w:p>
          <w:p w:rsidR="005A676A" w:rsidRDefault="005A676A" w:rsidP="00C82C0F">
            <w:pPr>
              <w:pStyle w:val="TestCaseInfo"/>
              <w:numPr>
                <w:ilvl w:val="0"/>
                <w:numId w:val="54"/>
              </w:numPr>
            </w:pPr>
            <w:r>
              <w:t>Validate that traffic flows through without issues (--&gt; no dropped packets)</w:t>
            </w:r>
          </w:p>
          <w:p w:rsidR="005A676A" w:rsidRDefault="005A676A" w:rsidP="00C82C0F">
            <w:pPr>
              <w:pStyle w:val="TestCaseInfo"/>
              <w:numPr>
                <w:ilvl w:val="0"/>
                <w:numId w:val="54"/>
              </w:numPr>
            </w:pPr>
            <w:r>
              <w:t>Trigger a resize of the NFV resources to the maximum</w:t>
            </w:r>
          </w:p>
          <w:p w:rsidR="005A676A" w:rsidRDefault="005A676A" w:rsidP="00C82C0F">
            <w:pPr>
              <w:pStyle w:val="TestCaseInfo"/>
              <w:numPr>
                <w:ilvl w:val="0"/>
                <w:numId w:val="54"/>
              </w:numPr>
            </w:pPr>
            <w:r>
              <w:t>Validate VNF has resized to the max and has max capacity (e.g., generate higher traffic load)</w:t>
            </w:r>
          </w:p>
          <w:p w:rsidR="005A676A" w:rsidRDefault="005A676A" w:rsidP="00C82C0F">
            <w:pPr>
              <w:pStyle w:val="TestCaseInfo"/>
              <w:numPr>
                <w:ilvl w:val="0"/>
                <w:numId w:val="54"/>
              </w:numPr>
            </w:pPr>
            <w:r>
              <w:t>Determine the service disruption during the resizing to the max and the time it takes to complete it</w:t>
            </w:r>
          </w:p>
          <w:p w:rsidR="005A676A" w:rsidRDefault="005A676A" w:rsidP="00C82C0F">
            <w:pPr>
              <w:pStyle w:val="TestCaseInfo"/>
              <w:numPr>
                <w:ilvl w:val="0"/>
                <w:numId w:val="54"/>
              </w:numPr>
            </w:pPr>
            <w:r>
              <w:t>Stop traffic</w:t>
            </w:r>
          </w:p>
          <w:p w:rsidR="005A676A" w:rsidRPr="00093574" w:rsidRDefault="005A676A" w:rsidP="00C82C0F">
            <w:pPr>
              <w:pStyle w:val="TestCaseInfo"/>
              <w:numPr>
                <w:ilvl w:val="0"/>
                <w:numId w:val="54"/>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EB6907" w:rsidP="00AF20BC">
            <w:pPr>
              <w:pStyle w:val="TestCaseInfo"/>
            </w:pPr>
            <w:r>
              <w:t>Following resources could be scaled up:</w:t>
            </w:r>
          </w:p>
          <w:p w:rsidR="00EB6907" w:rsidRDefault="00EB6907" w:rsidP="006E70F4">
            <w:pPr>
              <w:pStyle w:val="TestCaseInfo"/>
              <w:numPr>
                <w:ilvl w:val="0"/>
                <w:numId w:val="101"/>
              </w:numPr>
            </w:pPr>
            <w:r>
              <w:t>vMemory</w:t>
            </w:r>
          </w:p>
          <w:p w:rsidR="00EB6907" w:rsidRDefault="00EB6907" w:rsidP="006E70F4">
            <w:pPr>
              <w:pStyle w:val="TestCaseInfo"/>
              <w:numPr>
                <w:ilvl w:val="0"/>
                <w:numId w:val="101"/>
              </w:numPr>
            </w:pPr>
            <w:r>
              <w:t>vCPU cores</w:t>
            </w:r>
          </w:p>
          <w:p w:rsidR="00EB6907" w:rsidRDefault="00EB6907" w:rsidP="006E70F4">
            <w:pPr>
              <w:pStyle w:val="TestCaseInfo"/>
              <w:numPr>
                <w:ilvl w:val="0"/>
                <w:numId w:val="101"/>
              </w:numPr>
            </w:pPr>
            <w:r>
              <w:t>vStorage</w:t>
            </w:r>
          </w:p>
          <w:p w:rsidR="00EB6907" w:rsidRDefault="00EB6907" w:rsidP="006E70F4">
            <w:pPr>
              <w:pStyle w:val="TestCaseInfo"/>
              <w:numPr>
                <w:ilvl w:val="0"/>
                <w:numId w:val="101"/>
              </w:numPr>
            </w:pPr>
            <w:r>
              <w:t>vNIC or specialized hardware</w:t>
            </w:r>
          </w:p>
          <w:p w:rsidR="00EB6907" w:rsidRDefault="00EB6907" w:rsidP="00EB6907">
            <w:pPr>
              <w:pStyle w:val="TestCaseInfo"/>
            </w:pPr>
            <w:r>
              <w:t>In case scale-up the VNF doesn’t add new VNFCs. It keeps the number of VNFC constant and just adds additional resources.</w:t>
            </w:r>
            <w:del w:id="3406" w:author="Seggelke, Klaus" w:date="2017-03-21T15:30:00Z">
              <w:r w:rsidR="00FC37A4" w:rsidDel="009048FC">
                <w:delText xml:space="preserve"> Each of this are sub test cases.</w:delText>
              </w:r>
            </w:del>
          </w:p>
          <w:p w:rsidR="00FC37A4" w:rsidRDefault="00FC37A4" w:rsidP="00EB6907">
            <w:pPr>
              <w:pStyle w:val="TestCaseInfo"/>
            </w:pPr>
            <w:r>
              <w:t>The scaling trigger could be one of the following:</w:t>
            </w:r>
          </w:p>
          <w:p w:rsidR="006E70F4" w:rsidRDefault="006E70F4" w:rsidP="006E70F4">
            <w:pPr>
              <w:pStyle w:val="TestCaseInfo"/>
              <w:numPr>
                <w:ilvl w:val="0"/>
                <w:numId w:val="101"/>
              </w:numPr>
              <w:rPr>
                <w:lang w:eastAsia="zh-CN"/>
              </w:rPr>
            </w:pPr>
            <w:r w:rsidRPr="006E70F4">
              <w:rPr>
                <w:lang w:eastAsia="zh-CN"/>
              </w:rPr>
              <w:t xml:space="preserve">VNFM/MANO generated events - Auto Scaling </w:t>
            </w:r>
            <w:del w:id="3407" w:author="Seggelke, Klaus" w:date="2017-03-21T15:10:00Z">
              <w:r w:rsidRPr="006E70F4" w:rsidDel="007724FC">
                <w:rPr>
                  <w:lang w:eastAsia="zh-CN"/>
                </w:rPr>
                <w:delText xml:space="preserve"> </w:delText>
              </w:r>
            </w:del>
            <w:r w:rsidRPr="006E70F4">
              <w:rPr>
                <w:lang w:eastAsia="zh-CN"/>
              </w:rPr>
              <w:t>( e.g. based on monitoring of resource utilization of the VNF's VMs, upon events received from VNF, EM, VIM)</w:t>
            </w:r>
          </w:p>
          <w:p w:rsidR="006E70F4" w:rsidRDefault="006E70F4" w:rsidP="006E70F4">
            <w:pPr>
              <w:pStyle w:val="TestCaseInfo"/>
              <w:numPr>
                <w:ilvl w:val="0"/>
                <w:numId w:val="101"/>
              </w:numPr>
              <w:rPr>
                <w:lang w:eastAsia="zh-CN"/>
              </w:rPr>
            </w:pPr>
            <w:r w:rsidRPr="006E70F4">
              <w:rPr>
                <w:lang w:eastAsia="zh-CN"/>
              </w:rPr>
              <w:t xml:space="preserve">VNF generated event – On-demand </w:t>
            </w:r>
            <w:del w:id="3408" w:author="Seggelke, Klaus" w:date="2017-03-21T15:12:00Z">
              <w:r w:rsidRPr="006E70F4" w:rsidDel="007724FC">
                <w:rPr>
                  <w:lang w:eastAsia="zh-CN"/>
                </w:rPr>
                <w:delText xml:space="preserve"> </w:delText>
              </w:r>
            </w:del>
            <w:r w:rsidRPr="006E70F4">
              <w:rPr>
                <w:lang w:eastAsia="zh-CN"/>
              </w:rPr>
              <w:t>Scaling (</w:t>
            </w:r>
            <w:del w:id="3409" w:author="Seggelke, Klaus" w:date="2017-03-21T15:12:00Z">
              <w:r w:rsidRPr="006E70F4" w:rsidDel="007724FC">
                <w:rPr>
                  <w:lang w:eastAsia="zh-CN"/>
                </w:rPr>
                <w:delText xml:space="preserve"> </w:delText>
              </w:r>
            </w:del>
            <w:r w:rsidRPr="006E70F4">
              <w:rPr>
                <w:lang w:eastAsia="zh-CN"/>
              </w:rPr>
              <w:t>e.g. based on traffic, VNF generates the request internally)</w:t>
            </w:r>
          </w:p>
          <w:p w:rsidR="006E70F4" w:rsidRDefault="006E70F4" w:rsidP="006E70F4">
            <w:pPr>
              <w:pStyle w:val="TestCaseInfo"/>
              <w:numPr>
                <w:ilvl w:val="0"/>
                <w:numId w:val="101"/>
              </w:numPr>
              <w:rPr>
                <w:lang w:eastAsia="zh-CN"/>
              </w:rPr>
            </w:pPr>
            <w:r w:rsidRPr="006E70F4">
              <w:rPr>
                <w:lang w:eastAsia="zh-CN"/>
              </w:rPr>
              <w:t>VIM generated event – On-demand Scaling</w:t>
            </w:r>
          </w:p>
          <w:p w:rsidR="006E70F4" w:rsidRDefault="006E70F4" w:rsidP="006E70F4">
            <w:pPr>
              <w:pStyle w:val="TestCaseInfo"/>
              <w:numPr>
                <w:ilvl w:val="0"/>
                <w:numId w:val="101"/>
              </w:numPr>
              <w:rPr>
                <w:lang w:eastAsia="zh-CN"/>
              </w:rPr>
            </w:pPr>
            <w:r w:rsidRPr="006E70F4">
              <w:rPr>
                <w:lang w:eastAsia="zh-CN"/>
              </w:rPr>
              <w:t>EM generated event – On-demand Scaling (e.g. EM receives information from the VNF and determines the need to auto scale)</w:t>
            </w:r>
          </w:p>
          <w:p w:rsidR="006E70F4" w:rsidRDefault="006E70F4" w:rsidP="006E70F4">
            <w:pPr>
              <w:pStyle w:val="TestCaseInfo"/>
              <w:numPr>
                <w:ilvl w:val="0"/>
                <w:numId w:val="101"/>
              </w:numPr>
              <w:rPr>
                <w:lang w:eastAsia="zh-CN"/>
              </w:rPr>
            </w:pPr>
            <w:r w:rsidRPr="006E70F4">
              <w:rPr>
                <w:lang w:eastAsia="zh-CN"/>
              </w:rPr>
              <w:t xml:space="preserve">MANO generated event - Manual Scaling </w:t>
            </w:r>
            <w:del w:id="3410" w:author="Seggelke, Klaus" w:date="2017-03-21T15:12:00Z">
              <w:r w:rsidRPr="006E70F4" w:rsidDel="007724FC">
                <w:rPr>
                  <w:lang w:eastAsia="zh-CN"/>
                </w:rPr>
                <w:delText xml:space="preserve"> </w:delText>
              </w:r>
            </w:del>
            <w:r w:rsidRPr="006E70F4">
              <w:rPr>
                <w:lang w:eastAsia="zh-CN"/>
              </w:rPr>
              <w:t>(e.g. by operating the MANO interface/API)</w:t>
            </w:r>
          </w:p>
          <w:p w:rsidR="006E70F4" w:rsidRDefault="006E70F4" w:rsidP="006E70F4">
            <w:pPr>
              <w:pStyle w:val="TestCaseInfo"/>
              <w:numPr>
                <w:ilvl w:val="0"/>
                <w:numId w:val="101"/>
              </w:numPr>
              <w:rPr>
                <w:lang w:eastAsia="zh-CN"/>
              </w:rPr>
            </w:pPr>
            <w:r w:rsidRPr="006E70F4">
              <w:rPr>
                <w:lang w:eastAsia="zh-CN"/>
              </w:rPr>
              <w:t>VNF generated event - Manual Scaling</w:t>
            </w:r>
          </w:p>
          <w:p w:rsidR="00FC37A4" w:rsidDel="009048FC" w:rsidRDefault="006E70F4" w:rsidP="006E70F4">
            <w:pPr>
              <w:pStyle w:val="TestCaseInfo"/>
              <w:numPr>
                <w:ilvl w:val="0"/>
                <w:numId w:val="101"/>
              </w:numPr>
              <w:rPr>
                <w:del w:id="3411" w:author="Seggelke, Klaus" w:date="2017-03-21T15:30:00Z"/>
                <w:lang w:eastAsia="zh-CN"/>
              </w:rPr>
            </w:pPr>
            <w:r w:rsidRPr="006E70F4">
              <w:rPr>
                <w:lang w:eastAsia="zh-CN"/>
              </w:rPr>
              <w:t>EM generated event – Manual Scaling</w:t>
            </w:r>
          </w:p>
          <w:p w:rsidR="00FC37A4" w:rsidRDefault="00FC37A4" w:rsidP="00FC37A4">
            <w:pPr>
              <w:pStyle w:val="TestCaseInfo"/>
              <w:numPr>
                <w:ilvl w:val="0"/>
                <w:numId w:val="101"/>
              </w:numPr>
              <w:pPrChange w:id="3412" w:author="Seggelke, Klaus" w:date="2017-03-21T15:30:00Z">
                <w:pPr>
                  <w:pStyle w:val="TestCaseInfo"/>
                </w:pPr>
              </w:pPrChange>
            </w:pPr>
            <w:del w:id="3413" w:author="Seggelke, Klaus" w:date="2017-03-21T15:30:00Z">
              <w:r w:rsidDel="009048FC">
                <w:delText>Each of this trigger can be seen a sub test cases.</w:delText>
              </w:r>
            </w:del>
          </w:p>
        </w:tc>
      </w:tr>
    </w:tbl>
    <w:p w:rsidR="005A676A" w:rsidRDefault="005A676A" w:rsidP="005A676A">
      <w:pPr>
        <w:rPr>
          <w:ins w:id="3414" w:author="Seggelke, Klaus" w:date="2017-03-21T15:05:00Z"/>
          <w:lang w:eastAsia="zh-CN"/>
        </w:rPr>
      </w:pPr>
    </w:p>
    <w:p w:rsidR="001E0B14" w:rsidRDefault="001E0B14" w:rsidP="001E0B14">
      <w:pPr>
        <w:pStyle w:val="Heading3"/>
        <w:rPr>
          <w:ins w:id="3415" w:author="Seggelke, Klaus" w:date="2017-03-21T15:05:00Z"/>
        </w:rPr>
        <w:pPrChange w:id="3416" w:author="Seggelke, Klaus" w:date="2017-03-21T15:05:00Z">
          <w:pPr/>
        </w:pPrChange>
      </w:pPr>
      <w:bookmarkStart w:id="3417" w:name="_Toc477880896"/>
      <w:ins w:id="3418" w:author="Seggelke, Klaus" w:date="2017-03-21T15:05:00Z">
        <w:r w:rsidRPr="00487EA1">
          <w:t>Scale-down VNF instance</w:t>
        </w:r>
        <w:bookmarkEnd w:id="3417"/>
      </w:ins>
    </w:p>
    <w:p w:rsidR="001E0B14" w:rsidRDefault="001E0B14"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3419" w:name="_Toc454184443"/>
            <w:bookmarkStart w:id="3420" w:name="_Toc477881013"/>
            <w:r>
              <w:t>TC.VNF.SCALE.</w:t>
            </w:r>
            <w:ins w:id="3421" w:author="Seggelke, Klaus" w:date="2017-03-21T15:17:00Z">
              <w:r w:rsidR="00460B39">
                <w:t>UP</w:t>
              </w:r>
            </w:ins>
            <w:del w:id="3422" w:author="Seggelke, Klaus" w:date="2017-03-21T15:17:00Z">
              <w:r w:rsidDel="007724FC">
                <w:delText>UP</w:delText>
              </w:r>
            </w:del>
            <w:r>
              <w:t>.00</w:t>
            </w:r>
            <w:del w:id="3423" w:author="Seggelke, Klaus" w:date="2017-03-21T15:17:00Z">
              <w:r w:rsidDel="007724FC">
                <w:delText>3</w:delText>
              </w:r>
            </w:del>
            <w:ins w:id="3424" w:author="Seggelke, Klaus" w:date="2017-03-21T15:17:00Z">
              <w:r w:rsidR="00460B39">
                <w:t>3</w:t>
              </w:r>
            </w:ins>
            <w:r>
              <w:tab/>
            </w:r>
            <w:r w:rsidR="005A676A" w:rsidRPr="00487EA1">
              <w:t>Scale-down VNF instance</w:t>
            </w:r>
            <w:bookmarkEnd w:id="3419"/>
            <w:bookmarkEnd w:id="3420"/>
          </w:p>
        </w:tc>
      </w:tr>
      <w:tr w:rsidR="005A676A" w:rsidTr="008F359C">
        <w:trPr>
          <w:trHeight w:val="56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AF20BC">
            <w:pPr>
              <w:pStyle w:val="TestCaseInfo"/>
              <w:rPr>
                <w:lang w:eastAsia="zh-CN"/>
              </w:rPr>
            </w:pPr>
            <w:r>
              <w:rPr>
                <w:lang w:eastAsia="zh-CN"/>
              </w:rPr>
              <w:t>A VNF should have the capability to dynamically scale based on the required load. The scaling down to the lower performance is the objective of this test.</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sidRPr="00487EA1">
              <w:rPr>
                <w:lang w:eastAsia="zh-CN"/>
              </w:rPr>
              <w:t xml:space="preserve">Once the scaling decrease is completed, the VNFM should report reduced virtualized resources. The service should not be impacted. Therefore, traffic load should be processed without drops if the load is not above the limit. If a VNF functionality depends on specialized hardware acceleration devices/NIC cards, </w:t>
            </w:r>
            <w:r w:rsidRPr="00487EA1">
              <w:rPr>
                <w:lang w:eastAsia="zh-CN"/>
              </w:rPr>
              <w:lastRenderedPageBreak/>
              <w:t>the VNFM needs to have the capability to remove these resources when decreasing the scaling.</w:t>
            </w:r>
            <w:r>
              <w:rPr>
                <w:lang w:eastAsia="zh-CN"/>
              </w:rPr>
              <w:t xml:space="preserve"> The trigger for this event to occur could be by different options:</w:t>
            </w:r>
          </w:p>
          <w:p w:rsidR="006E70F4" w:rsidRDefault="006E70F4" w:rsidP="006E70F4">
            <w:pPr>
              <w:pStyle w:val="TestCaseInfo"/>
              <w:numPr>
                <w:ilvl w:val="0"/>
                <w:numId w:val="214"/>
              </w:numPr>
              <w:rPr>
                <w:lang w:eastAsia="zh-CN"/>
              </w:rPr>
            </w:pPr>
            <w:r w:rsidRPr="006E70F4">
              <w:rPr>
                <w:lang w:eastAsia="zh-CN"/>
              </w:rPr>
              <w:t xml:space="preserve">VNFM/MANO generated events - Auto Scaling </w:t>
            </w:r>
            <w:del w:id="3425" w:author="Seggelke, Klaus" w:date="2017-03-21T15:10:00Z">
              <w:r w:rsidRPr="006E70F4" w:rsidDel="007724FC">
                <w:rPr>
                  <w:lang w:eastAsia="zh-CN"/>
                </w:rPr>
                <w:delText xml:space="preserve"> </w:delText>
              </w:r>
            </w:del>
            <w:r w:rsidRPr="006E70F4">
              <w:rPr>
                <w:lang w:eastAsia="zh-CN"/>
              </w:rPr>
              <w:t>(</w:t>
            </w:r>
            <w:del w:id="3426" w:author="Seggelke, Klaus" w:date="2017-03-21T15:18:00Z">
              <w:r w:rsidRPr="006E70F4" w:rsidDel="00460B39">
                <w:rPr>
                  <w:lang w:eastAsia="zh-CN"/>
                </w:rPr>
                <w:delText xml:space="preserve"> </w:delText>
              </w:r>
            </w:del>
            <w:r w:rsidRPr="006E70F4">
              <w:rPr>
                <w:lang w:eastAsia="zh-CN"/>
              </w:rPr>
              <w:t>e.g. based on monitoring of resource utilization of the VNF's VMs, upon events received from VNF, EM, VIM)</w:t>
            </w:r>
          </w:p>
          <w:p w:rsidR="006E70F4" w:rsidRDefault="006E70F4" w:rsidP="006E70F4">
            <w:pPr>
              <w:pStyle w:val="TestCaseInfo"/>
              <w:numPr>
                <w:ilvl w:val="0"/>
                <w:numId w:val="214"/>
              </w:numPr>
              <w:rPr>
                <w:lang w:eastAsia="zh-CN"/>
              </w:rPr>
            </w:pPr>
            <w:r w:rsidRPr="006E70F4">
              <w:rPr>
                <w:lang w:eastAsia="zh-CN"/>
              </w:rPr>
              <w:t>VNF generated event – On-demand Scaling (</w:t>
            </w:r>
            <w:del w:id="3427" w:author="Seggelke, Klaus" w:date="2017-03-21T15:10:00Z">
              <w:r w:rsidRPr="006E70F4" w:rsidDel="007724FC">
                <w:rPr>
                  <w:lang w:eastAsia="zh-CN"/>
                </w:rPr>
                <w:delText xml:space="preserve"> </w:delText>
              </w:r>
            </w:del>
            <w:r w:rsidRPr="006E70F4">
              <w:rPr>
                <w:lang w:eastAsia="zh-CN"/>
              </w:rPr>
              <w:t>e.g. based on traffic, VNF generates the request internally)</w:t>
            </w:r>
          </w:p>
          <w:p w:rsidR="006E70F4" w:rsidRDefault="006E70F4" w:rsidP="006E70F4">
            <w:pPr>
              <w:pStyle w:val="TestCaseInfo"/>
              <w:numPr>
                <w:ilvl w:val="0"/>
                <w:numId w:val="214"/>
              </w:numPr>
              <w:rPr>
                <w:lang w:eastAsia="zh-CN"/>
              </w:rPr>
            </w:pPr>
            <w:r w:rsidRPr="006E70F4">
              <w:rPr>
                <w:lang w:eastAsia="zh-CN"/>
              </w:rPr>
              <w:t>VIM generated event – On-demand Scaling</w:t>
            </w:r>
          </w:p>
          <w:p w:rsidR="006E70F4" w:rsidRDefault="006E70F4" w:rsidP="006E70F4">
            <w:pPr>
              <w:pStyle w:val="TestCaseInfo"/>
              <w:numPr>
                <w:ilvl w:val="0"/>
                <w:numId w:val="214"/>
              </w:numPr>
              <w:rPr>
                <w:lang w:eastAsia="zh-CN"/>
              </w:rPr>
            </w:pPr>
            <w:r w:rsidRPr="006E70F4">
              <w:rPr>
                <w:lang w:eastAsia="zh-CN"/>
              </w:rPr>
              <w:t>EM generated event – On-demand Scaling (e.g. EM receives information from the VNF and determines the need to auto scale)</w:t>
            </w:r>
          </w:p>
          <w:p w:rsidR="006E70F4" w:rsidRDefault="006E70F4" w:rsidP="006E70F4">
            <w:pPr>
              <w:pStyle w:val="TestCaseInfo"/>
              <w:numPr>
                <w:ilvl w:val="0"/>
                <w:numId w:val="214"/>
              </w:numPr>
              <w:rPr>
                <w:lang w:eastAsia="zh-CN"/>
              </w:rPr>
            </w:pPr>
            <w:r w:rsidRPr="006E70F4">
              <w:rPr>
                <w:lang w:eastAsia="zh-CN"/>
              </w:rPr>
              <w:t>MANO generated event - Manual Scaling  (e.g. by operating the MANO interface/API)</w:t>
            </w:r>
          </w:p>
          <w:p w:rsidR="006E70F4" w:rsidRDefault="006E70F4" w:rsidP="006E70F4">
            <w:pPr>
              <w:pStyle w:val="TestCaseInfo"/>
              <w:numPr>
                <w:ilvl w:val="0"/>
                <w:numId w:val="214"/>
              </w:numPr>
              <w:rPr>
                <w:lang w:eastAsia="zh-CN"/>
              </w:rPr>
            </w:pPr>
            <w:r w:rsidRPr="006E70F4">
              <w:rPr>
                <w:lang w:eastAsia="zh-CN"/>
              </w:rPr>
              <w:t>VNF generated event - Manual Scaling</w:t>
            </w:r>
          </w:p>
          <w:p w:rsidR="005A676A" w:rsidRDefault="006E70F4" w:rsidP="0042061B">
            <w:pPr>
              <w:pStyle w:val="TestCaseInfo"/>
              <w:numPr>
                <w:ilvl w:val="0"/>
                <w:numId w:val="215"/>
              </w:numPr>
              <w:rPr>
                <w:lang w:eastAsia="zh-CN"/>
              </w:rPr>
            </w:pPr>
            <w:r w:rsidRPr="006E70F4">
              <w:rPr>
                <w:lang w:eastAsia="zh-CN"/>
              </w:rPr>
              <w:t>EM generated event – Manual Scaling</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C82C0F">
            <w:pPr>
              <w:pStyle w:val="TestCaseInfo"/>
              <w:numPr>
                <w:ilvl w:val="0"/>
                <w:numId w:val="55"/>
              </w:numPr>
            </w:pPr>
            <w:r>
              <w:t>Instantiate VNF</w:t>
            </w:r>
          </w:p>
          <w:p w:rsidR="00C82C0F" w:rsidRDefault="00C82C0F" w:rsidP="00C82C0F">
            <w:pPr>
              <w:pStyle w:val="TestCaseInfo"/>
              <w:numPr>
                <w:ilvl w:val="0"/>
                <w:numId w:val="55"/>
              </w:numPr>
            </w:pPr>
            <w:r w:rsidRPr="00074BEF">
              <w:t>Validate VNF instantiation state is INSTANTIATED and VNF state is STARTED (--&gt; time stamp when correct state reached)</w:t>
            </w:r>
          </w:p>
          <w:p w:rsidR="005A676A" w:rsidRDefault="005A676A" w:rsidP="00C82C0F">
            <w:pPr>
              <w:pStyle w:val="TestCaseInfo"/>
              <w:numPr>
                <w:ilvl w:val="0"/>
                <w:numId w:val="55"/>
              </w:numPr>
            </w:pPr>
            <w:r>
              <w:t>Generate low traffic load</w:t>
            </w:r>
          </w:p>
          <w:p w:rsidR="00130F6A" w:rsidRDefault="005A676A" w:rsidP="00C82C0F">
            <w:pPr>
              <w:pStyle w:val="TestCaseInfo"/>
              <w:numPr>
                <w:ilvl w:val="0"/>
                <w:numId w:val="55"/>
              </w:numPr>
            </w:pPr>
            <w:r>
              <w:t>Validate that traffic flows through without issues (--&gt; no dropped packets)</w:t>
            </w:r>
          </w:p>
          <w:p w:rsidR="005A676A" w:rsidRDefault="005A676A" w:rsidP="00C82C0F">
            <w:pPr>
              <w:pStyle w:val="TestCaseInfo"/>
              <w:numPr>
                <w:ilvl w:val="0"/>
                <w:numId w:val="55"/>
              </w:numPr>
            </w:pPr>
            <w:r>
              <w:t>Trigger a resize of the NFV resources to the maximum</w:t>
            </w:r>
          </w:p>
          <w:p w:rsidR="00130F6A" w:rsidRDefault="005A676A" w:rsidP="00C82C0F">
            <w:pPr>
              <w:pStyle w:val="TestCaseInfo"/>
              <w:numPr>
                <w:ilvl w:val="0"/>
                <w:numId w:val="55"/>
              </w:numPr>
            </w:pPr>
            <w:r>
              <w:t>Vali</w:t>
            </w:r>
            <w:r w:rsidR="00130F6A">
              <w:t>date VNF has resized to the max</w:t>
            </w:r>
          </w:p>
          <w:p w:rsidR="00130F6A" w:rsidRDefault="00130F6A" w:rsidP="00C82C0F">
            <w:pPr>
              <w:pStyle w:val="TestCaseInfo"/>
              <w:numPr>
                <w:ilvl w:val="0"/>
                <w:numId w:val="55"/>
              </w:numPr>
            </w:pPr>
            <w:r>
              <w:t>Determine if and length of service disruption</w:t>
            </w:r>
          </w:p>
          <w:p w:rsidR="00130F6A" w:rsidRDefault="00130F6A" w:rsidP="00C82C0F">
            <w:pPr>
              <w:pStyle w:val="TestCaseInfo"/>
              <w:numPr>
                <w:ilvl w:val="0"/>
                <w:numId w:val="55"/>
              </w:numPr>
            </w:pPr>
            <w:r>
              <w:t>Generate max traffic load</w:t>
            </w:r>
          </w:p>
          <w:p w:rsidR="005A676A" w:rsidRDefault="00130F6A" w:rsidP="00C82C0F">
            <w:pPr>
              <w:pStyle w:val="TestCaseInfo"/>
              <w:numPr>
                <w:ilvl w:val="0"/>
                <w:numId w:val="55"/>
              </w:numPr>
            </w:pPr>
            <w:r>
              <w:t>Validate max capacity without traffic loss</w:t>
            </w:r>
          </w:p>
          <w:p w:rsidR="005A676A" w:rsidRDefault="00130F6A" w:rsidP="00C82C0F">
            <w:pPr>
              <w:pStyle w:val="TestCaseInfo"/>
              <w:numPr>
                <w:ilvl w:val="0"/>
                <w:numId w:val="55"/>
              </w:numPr>
            </w:pPr>
            <w:r>
              <w:t>Trigger the downsize of the VNF</w:t>
            </w:r>
          </w:p>
          <w:p w:rsidR="005A676A" w:rsidRDefault="005A676A" w:rsidP="00C82C0F">
            <w:pPr>
              <w:pStyle w:val="TestCaseInfo"/>
              <w:numPr>
                <w:ilvl w:val="0"/>
                <w:numId w:val="55"/>
              </w:numPr>
            </w:pPr>
            <w:r>
              <w:t>Validate VNF has released the resources</w:t>
            </w:r>
          </w:p>
          <w:p w:rsidR="00130F6A" w:rsidRDefault="00130F6A" w:rsidP="00C82C0F">
            <w:pPr>
              <w:pStyle w:val="TestCaseInfo"/>
              <w:numPr>
                <w:ilvl w:val="0"/>
                <w:numId w:val="55"/>
              </w:numPr>
            </w:pPr>
            <w:r>
              <w:t>Validate traffic drop occurs</w:t>
            </w:r>
          </w:p>
          <w:p w:rsidR="00130F6A" w:rsidRDefault="00130F6A" w:rsidP="00C82C0F">
            <w:pPr>
              <w:pStyle w:val="TestCaseInfo"/>
              <w:numPr>
                <w:ilvl w:val="0"/>
                <w:numId w:val="55"/>
              </w:numPr>
            </w:pPr>
            <w:r>
              <w:t>Reduce traffic load to level that the downsized VNF should process</w:t>
            </w:r>
          </w:p>
          <w:p w:rsidR="005A676A" w:rsidRDefault="005A676A" w:rsidP="00C82C0F">
            <w:pPr>
              <w:pStyle w:val="TestCaseInfo"/>
              <w:numPr>
                <w:ilvl w:val="0"/>
                <w:numId w:val="55"/>
              </w:numPr>
            </w:pPr>
            <w:r>
              <w:t>Validate traffic flows through without issues (</w:t>
            </w:r>
            <w:r>
              <w:sym w:font="Wingdings" w:char="F0E0"/>
            </w:r>
            <w:r>
              <w:t xml:space="preserve"> no dropped packets)</w:t>
            </w:r>
          </w:p>
          <w:p w:rsidR="005A676A" w:rsidRDefault="005A676A" w:rsidP="00C82C0F">
            <w:pPr>
              <w:pStyle w:val="TestCaseInfo"/>
              <w:numPr>
                <w:ilvl w:val="0"/>
                <w:numId w:val="55"/>
              </w:numPr>
            </w:pPr>
            <w:r>
              <w:t>Stop traffic</w:t>
            </w:r>
          </w:p>
          <w:p w:rsidR="005A676A" w:rsidRPr="00093574" w:rsidRDefault="005A676A" w:rsidP="00C82C0F">
            <w:pPr>
              <w:pStyle w:val="TestCaseInfo"/>
              <w:numPr>
                <w:ilvl w:val="0"/>
                <w:numId w:val="55"/>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EB6907" w:rsidRDefault="00EB6907" w:rsidP="00EB6907">
            <w:pPr>
              <w:pStyle w:val="TestCaseInfo"/>
            </w:pPr>
            <w:r>
              <w:t xml:space="preserve">Following resources could be scaled </w:t>
            </w:r>
            <w:r w:rsidR="005A1D48">
              <w:t>down</w:t>
            </w:r>
            <w:r>
              <w:t>:</w:t>
            </w:r>
          </w:p>
          <w:p w:rsidR="00EB6907" w:rsidRDefault="00EB6907" w:rsidP="006E70F4">
            <w:pPr>
              <w:pStyle w:val="TestCaseInfo"/>
              <w:numPr>
                <w:ilvl w:val="0"/>
                <w:numId w:val="101"/>
              </w:numPr>
            </w:pPr>
            <w:r>
              <w:t>vMemory</w:t>
            </w:r>
          </w:p>
          <w:p w:rsidR="00EB6907" w:rsidRDefault="00EB6907" w:rsidP="006E70F4">
            <w:pPr>
              <w:pStyle w:val="TestCaseInfo"/>
              <w:numPr>
                <w:ilvl w:val="0"/>
                <w:numId w:val="101"/>
              </w:numPr>
            </w:pPr>
            <w:r>
              <w:t>vCPU cores</w:t>
            </w:r>
          </w:p>
          <w:p w:rsidR="00EB6907" w:rsidRDefault="00EB6907" w:rsidP="006E70F4">
            <w:pPr>
              <w:pStyle w:val="TestCaseInfo"/>
              <w:numPr>
                <w:ilvl w:val="0"/>
                <w:numId w:val="101"/>
              </w:numPr>
            </w:pPr>
            <w:r>
              <w:t>vStorage</w:t>
            </w:r>
          </w:p>
          <w:p w:rsidR="00EB6907" w:rsidRDefault="00EB6907" w:rsidP="006E70F4">
            <w:pPr>
              <w:pStyle w:val="TestCaseInfo"/>
              <w:numPr>
                <w:ilvl w:val="0"/>
                <w:numId w:val="101"/>
              </w:numPr>
            </w:pPr>
            <w:r>
              <w:t>vNIC or specialized hardware</w:t>
            </w:r>
          </w:p>
          <w:p w:rsidR="008F359C" w:rsidRDefault="00EB6907" w:rsidP="00FC37A4">
            <w:pPr>
              <w:pStyle w:val="TestCaseInfo"/>
            </w:pPr>
            <w:r>
              <w:t>In case scale-</w:t>
            </w:r>
            <w:r w:rsidR="008F359C">
              <w:t>down</w:t>
            </w:r>
            <w:r>
              <w:t xml:space="preserve"> the VNF doesn’t </w:t>
            </w:r>
            <w:r w:rsidR="005A1D48">
              <w:t xml:space="preserve">remove </w:t>
            </w:r>
            <w:r>
              <w:t>VNFCs. It keeps the numbe</w:t>
            </w:r>
            <w:r w:rsidR="008F359C">
              <w:t>r of VNFC constant and just removes</w:t>
            </w:r>
            <w:r>
              <w:t xml:space="preserve"> resources.</w:t>
            </w:r>
          </w:p>
          <w:p w:rsidR="00FC37A4" w:rsidRDefault="008F359C" w:rsidP="00FC37A4">
            <w:pPr>
              <w:pStyle w:val="TestCaseInfo"/>
            </w:pPr>
            <w:r>
              <w:t>Each of this are sub test cases:</w:t>
            </w:r>
          </w:p>
          <w:p w:rsidR="00FC37A4" w:rsidRDefault="00FC37A4" w:rsidP="00FC37A4">
            <w:pPr>
              <w:pStyle w:val="TestCaseInfo"/>
            </w:pPr>
            <w:r>
              <w:t>The scaling trigger could be one of the following:</w:t>
            </w:r>
          </w:p>
          <w:p w:rsidR="006E70F4" w:rsidRDefault="006E70F4" w:rsidP="006E70F4">
            <w:pPr>
              <w:pStyle w:val="TestCaseInfo"/>
              <w:numPr>
                <w:ilvl w:val="0"/>
                <w:numId w:val="101"/>
              </w:numPr>
              <w:rPr>
                <w:lang w:eastAsia="zh-CN"/>
              </w:rPr>
            </w:pPr>
            <w:r w:rsidRPr="006E70F4">
              <w:rPr>
                <w:lang w:eastAsia="zh-CN"/>
              </w:rPr>
              <w:lastRenderedPageBreak/>
              <w:t>VNFM/MANO generated events - Auto Scaling  ( e.g. based on monitoring of resource utilization of the VNF's VMs, upon events received from VNF, EM, VIM)</w:t>
            </w:r>
          </w:p>
          <w:p w:rsidR="006E70F4" w:rsidRDefault="006E70F4" w:rsidP="006E70F4">
            <w:pPr>
              <w:pStyle w:val="TestCaseInfo"/>
              <w:numPr>
                <w:ilvl w:val="0"/>
                <w:numId w:val="101"/>
              </w:numPr>
              <w:rPr>
                <w:lang w:eastAsia="zh-CN"/>
              </w:rPr>
            </w:pPr>
            <w:r w:rsidRPr="006E70F4">
              <w:rPr>
                <w:lang w:eastAsia="zh-CN"/>
              </w:rPr>
              <w:t>VNF generated event – On-demand  Scaling ( e.g. based on traffic, VNF generates the request internally)</w:t>
            </w:r>
          </w:p>
          <w:p w:rsidR="006E70F4" w:rsidRDefault="006E70F4" w:rsidP="006E70F4">
            <w:pPr>
              <w:pStyle w:val="TestCaseInfo"/>
              <w:numPr>
                <w:ilvl w:val="0"/>
                <w:numId w:val="101"/>
              </w:numPr>
              <w:rPr>
                <w:lang w:eastAsia="zh-CN"/>
              </w:rPr>
            </w:pPr>
            <w:r w:rsidRPr="006E70F4">
              <w:rPr>
                <w:lang w:eastAsia="zh-CN"/>
              </w:rPr>
              <w:t>VIM generated event – On-demand Scaling</w:t>
            </w:r>
          </w:p>
          <w:p w:rsidR="006E70F4" w:rsidRDefault="006E70F4" w:rsidP="006E70F4">
            <w:pPr>
              <w:pStyle w:val="TestCaseInfo"/>
              <w:numPr>
                <w:ilvl w:val="0"/>
                <w:numId w:val="101"/>
              </w:numPr>
              <w:rPr>
                <w:lang w:eastAsia="zh-CN"/>
              </w:rPr>
            </w:pPr>
            <w:r w:rsidRPr="006E70F4">
              <w:rPr>
                <w:lang w:eastAsia="zh-CN"/>
              </w:rPr>
              <w:t>EM generated event – On-demand Scaling (e.g. EM receives information from the VNF and determines the need to auto scale)</w:t>
            </w:r>
          </w:p>
          <w:p w:rsidR="006E70F4" w:rsidRDefault="006E70F4" w:rsidP="006E70F4">
            <w:pPr>
              <w:pStyle w:val="TestCaseInfo"/>
              <w:numPr>
                <w:ilvl w:val="0"/>
                <w:numId w:val="101"/>
              </w:numPr>
              <w:rPr>
                <w:lang w:eastAsia="zh-CN"/>
              </w:rPr>
            </w:pPr>
            <w:r w:rsidRPr="006E70F4">
              <w:rPr>
                <w:lang w:eastAsia="zh-CN"/>
              </w:rPr>
              <w:t>MANO generated event - Manual Scaling  (e.g. by operating the MANO interface/API)</w:t>
            </w:r>
          </w:p>
          <w:p w:rsidR="006E70F4" w:rsidRDefault="006E70F4" w:rsidP="006E70F4">
            <w:pPr>
              <w:pStyle w:val="TestCaseInfo"/>
              <w:numPr>
                <w:ilvl w:val="0"/>
                <w:numId w:val="101"/>
              </w:numPr>
              <w:rPr>
                <w:lang w:eastAsia="zh-CN"/>
              </w:rPr>
            </w:pPr>
            <w:r w:rsidRPr="006E70F4">
              <w:rPr>
                <w:lang w:eastAsia="zh-CN"/>
              </w:rPr>
              <w:t>VNF generated event - Manual Scaling</w:t>
            </w:r>
          </w:p>
          <w:p w:rsidR="00FC37A4" w:rsidRDefault="006E70F4" w:rsidP="006E70F4">
            <w:pPr>
              <w:pStyle w:val="TestCaseInfo"/>
              <w:numPr>
                <w:ilvl w:val="0"/>
                <w:numId w:val="101"/>
              </w:numPr>
              <w:rPr>
                <w:lang w:eastAsia="zh-CN"/>
              </w:rPr>
            </w:pPr>
            <w:r w:rsidRPr="006E70F4">
              <w:rPr>
                <w:lang w:eastAsia="zh-CN"/>
              </w:rPr>
              <w:t>EM generated event – Manual Scaling</w:t>
            </w:r>
          </w:p>
          <w:p w:rsidR="005A676A" w:rsidRDefault="00FC37A4" w:rsidP="00FC37A4">
            <w:pPr>
              <w:pStyle w:val="TestCaseInfo"/>
            </w:pPr>
            <w:r>
              <w:t>Each of this trigger can be seen a sub test cases.</w:t>
            </w:r>
          </w:p>
        </w:tc>
      </w:tr>
    </w:tbl>
    <w:p w:rsidR="005A676A" w:rsidRDefault="005A676A" w:rsidP="005A676A">
      <w:pPr>
        <w:rPr>
          <w:ins w:id="3428" w:author="Seggelke, Klaus" w:date="2017-03-21T15:12: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Change w:id="3429">
          <w:tblGrid>
            <w:gridCol w:w="1351"/>
            <w:gridCol w:w="7979"/>
          </w:tblGrid>
        </w:tblGridChange>
      </w:tblGrid>
      <w:tr w:rsidR="007724FC" w:rsidTr="001542F9">
        <w:trPr>
          <w:ins w:id="3430" w:author="Seggelke, Klaus" w:date="2017-03-21T15:15:00Z"/>
        </w:trPr>
        <w:tc>
          <w:tcPr>
            <w:tcW w:w="9330" w:type="dxa"/>
            <w:gridSpan w:val="2"/>
            <w:tcBorders>
              <w:top w:val="single" w:sz="2" w:space="0" w:color="auto"/>
              <w:left w:val="single" w:sz="2" w:space="0" w:color="auto"/>
              <w:bottom w:val="single" w:sz="2" w:space="0" w:color="auto"/>
              <w:right w:val="single" w:sz="2" w:space="0" w:color="auto"/>
            </w:tcBorders>
            <w:hideMark/>
          </w:tcPr>
          <w:p w:rsidR="007724FC" w:rsidRDefault="007724FC" w:rsidP="001542F9">
            <w:pPr>
              <w:pStyle w:val="TestCase"/>
              <w:rPr>
                <w:ins w:id="3431" w:author="Seggelke, Klaus" w:date="2017-03-21T15:15:00Z"/>
              </w:rPr>
            </w:pPr>
            <w:bookmarkStart w:id="3432" w:name="_Toc477881014"/>
            <w:ins w:id="3433" w:author="Seggelke, Klaus" w:date="2017-03-21T15:15:00Z">
              <w:r>
                <w:t>TC.VNF.SCALE.UP.003.1</w:t>
              </w:r>
              <w:r>
                <w:tab/>
              </w:r>
              <w:r w:rsidRPr="00487EA1">
                <w:t>Scale-down VNF instance</w:t>
              </w:r>
            </w:ins>
            <w:ins w:id="3434" w:author="Seggelke, Klaus" w:date="2017-03-21T15:20:00Z">
              <w:r w:rsidR="00460B39">
                <w:t xml:space="preserve"> with On-demand Scaling event generated by MANO</w:t>
              </w:r>
            </w:ins>
            <w:bookmarkEnd w:id="3432"/>
          </w:p>
        </w:tc>
      </w:tr>
      <w:tr w:rsidR="007724FC" w:rsidTr="001542F9">
        <w:trPr>
          <w:trHeight w:val="562"/>
          <w:ins w:id="3435" w:author="Seggelke, Klaus" w:date="2017-03-21T15:15:00Z"/>
        </w:trPr>
        <w:tc>
          <w:tcPr>
            <w:tcW w:w="1351" w:type="dxa"/>
            <w:tcBorders>
              <w:top w:val="single" w:sz="2" w:space="0" w:color="auto"/>
              <w:left w:val="single" w:sz="2" w:space="0" w:color="auto"/>
              <w:bottom w:val="single" w:sz="2" w:space="0" w:color="auto"/>
              <w:right w:val="single" w:sz="2" w:space="0" w:color="auto"/>
            </w:tcBorders>
            <w:vAlign w:val="center"/>
            <w:hideMark/>
          </w:tcPr>
          <w:p w:rsidR="007724FC" w:rsidRDefault="007724FC" w:rsidP="001542F9">
            <w:pPr>
              <w:pStyle w:val="TestCaseDescription"/>
              <w:rPr>
                <w:ins w:id="3436" w:author="Seggelke, Klaus" w:date="2017-03-21T15:15:00Z"/>
              </w:rPr>
            </w:pPr>
            <w:ins w:id="3437" w:author="Seggelke, Klaus" w:date="2017-03-21T15:15: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7724FC" w:rsidRPr="00D67489" w:rsidRDefault="007724FC" w:rsidP="001542F9">
            <w:pPr>
              <w:pStyle w:val="TestCaseInfo"/>
              <w:rPr>
                <w:ins w:id="3438" w:author="Seggelke, Klaus" w:date="2017-03-21T15:15:00Z"/>
                <w:lang w:eastAsia="zh-CN"/>
              </w:rPr>
            </w:pPr>
            <w:ins w:id="3439" w:author="Seggelke, Klaus" w:date="2017-03-21T15:15:00Z">
              <w:r>
                <w:rPr>
                  <w:lang w:eastAsia="zh-CN"/>
                </w:rPr>
                <w:t>A VNF should have the capability to dynamically scale based on the required load. The scaling down to the lower performance is the objective of this test.</w:t>
              </w:r>
            </w:ins>
          </w:p>
        </w:tc>
      </w:tr>
      <w:tr w:rsidR="007724FC" w:rsidTr="001542F9">
        <w:trPr>
          <w:ins w:id="3440" w:author="Seggelke, Klaus" w:date="2017-03-21T15:15:00Z"/>
        </w:trPr>
        <w:tc>
          <w:tcPr>
            <w:tcW w:w="1351" w:type="dxa"/>
            <w:tcBorders>
              <w:top w:val="single" w:sz="2" w:space="0" w:color="auto"/>
              <w:left w:val="single" w:sz="2" w:space="0" w:color="auto"/>
              <w:bottom w:val="single" w:sz="2" w:space="0" w:color="auto"/>
              <w:right w:val="single" w:sz="2" w:space="0" w:color="auto"/>
            </w:tcBorders>
            <w:vAlign w:val="center"/>
            <w:hideMark/>
          </w:tcPr>
          <w:p w:rsidR="007724FC" w:rsidRDefault="007724FC" w:rsidP="001542F9">
            <w:pPr>
              <w:pStyle w:val="TestCaseDescription"/>
              <w:rPr>
                <w:ins w:id="3441" w:author="Seggelke, Klaus" w:date="2017-03-21T15:15:00Z"/>
              </w:rPr>
            </w:pPr>
            <w:ins w:id="3442" w:author="Seggelke, Klaus" w:date="2017-03-21T15:15: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7724FC" w:rsidRDefault="007724FC" w:rsidP="001542F9">
            <w:pPr>
              <w:pStyle w:val="TestCaseInfo"/>
              <w:rPr>
                <w:ins w:id="3443" w:author="Seggelke, Klaus" w:date="2017-03-21T15:15:00Z"/>
                <w:lang w:eastAsia="zh-CN"/>
              </w:rPr>
            </w:pPr>
            <w:ins w:id="3444" w:author="Seggelke, Klaus" w:date="2017-03-21T15:15:00Z">
              <w:r w:rsidRPr="00487EA1">
                <w:rPr>
                  <w:lang w:eastAsia="zh-CN"/>
                </w:rPr>
                <w:t>Once the scaling decrease is completed, the VNFM should report reduced virtualized resources. The service should not be impacted. Therefore, traffic load should be processed without drops if the load is not above the limit. If a VNF functionality depends on specialized hardware acceleration devices/NIC cards, the VNFM needs to have the capability to remove these resources when decreasing the scaling.</w:t>
              </w:r>
              <w:r>
                <w:rPr>
                  <w:lang w:eastAsia="zh-CN"/>
                </w:rPr>
                <w:t xml:space="preserve"> The trigger for this event to occur could is the following:</w:t>
              </w:r>
            </w:ins>
          </w:p>
          <w:p w:rsidR="007724FC" w:rsidRDefault="007724FC" w:rsidP="00460B39">
            <w:pPr>
              <w:pStyle w:val="TestCaseInfo"/>
              <w:numPr>
                <w:ilvl w:val="0"/>
                <w:numId w:val="214"/>
              </w:numPr>
              <w:rPr>
                <w:ins w:id="3445" w:author="Seggelke, Klaus" w:date="2017-03-21T15:15:00Z"/>
                <w:lang w:eastAsia="zh-CN"/>
              </w:rPr>
              <w:pPrChange w:id="3446" w:author="Seggelke, Klaus" w:date="2017-03-21T15:21:00Z">
                <w:pPr>
                  <w:pStyle w:val="TestCaseInfo"/>
                  <w:numPr>
                    <w:numId w:val="215"/>
                  </w:numPr>
                  <w:ind w:left="720" w:hanging="360"/>
                </w:pPr>
              </w:pPrChange>
            </w:pPr>
            <w:ins w:id="3447" w:author="Seggelke, Klaus" w:date="2017-03-21T15:15:00Z">
              <w:r w:rsidRPr="006E70F4">
                <w:rPr>
                  <w:lang w:eastAsia="zh-CN"/>
                </w:rPr>
                <w:t xml:space="preserve">VNFM/MANO generated events - Auto Scaling </w:t>
              </w:r>
              <w:r>
                <w:rPr>
                  <w:lang w:eastAsia="zh-CN"/>
                </w:rPr>
                <w:t>(</w:t>
              </w:r>
              <w:r w:rsidRPr="006E70F4">
                <w:rPr>
                  <w:lang w:eastAsia="zh-CN"/>
                </w:rPr>
                <w:t>e.g. based on monitoring of resource utilization of the VNF's VMs, upon events received from VNF, EM, VIM)</w:t>
              </w:r>
            </w:ins>
          </w:p>
        </w:tc>
      </w:tr>
      <w:tr w:rsidR="007724FC" w:rsidTr="001542F9">
        <w:trPr>
          <w:trHeight w:val="283"/>
          <w:ins w:id="3448" w:author="Seggelke, Klaus" w:date="2017-03-21T15:15:00Z"/>
        </w:trPr>
        <w:tc>
          <w:tcPr>
            <w:tcW w:w="1351" w:type="dxa"/>
            <w:tcBorders>
              <w:top w:val="single" w:sz="2" w:space="0" w:color="auto"/>
              <w:left w:val="single" w:sz="2" w:space="0" w:color="auto"/>
              <w:bottom w:val="single" w:sz="2" w:space="0" w:color="auto"/>
              <w:right w:val="single" w:sz="2" w:space="0" w:color="auto"/>
            </w:tcBorders>
            <w:vAlign w:val="center"/>
            <w:hideMark/>
          </w:tcPr>
          <w:p w:rsidR="007724FC" w:rsidRDefault="007724FC" w:rsidP="001542F9">
            <w:pPr>
              <w:pStyle w:val="TestCaseDescription"/>
              <w:rPr>
                <w:ins w:id="3449" w:author="Seggelke, Klaus" w:date="2017-03-21T15:15:00Z"/>
              </w:rPr>
            </w:pPr>
            <w:ins w:id="3450" w:author="Seggelke, Klaus" w:date="2017-03-21T15:15:00Z">
              <w:r>
                <w:t>Test Setup</w:t>
              </w:r>
            </w:ins>
          </w:p>
        </w:tc>
        <w:tc>
          <w:tcPr>
            <w:tcW w:w="7979" w:type="dxa"/>
            <w:tcBorders>
              <w:top w:val="single" w:sz="2" w:space="0" w:color="auto"/>
              <w:left w:val="single" w:sz="2" w:space="0" w:color="auto"/>
              <w:bottom w:val="single" w:sz="2" w:space="0" w:color="auto"/>
              <w:right w:val="single" w:sz="2" w:space="0" w:color="auto"/>
            </w:tcBorders>
          </w:tcPr>
          <w:p w:rsidR="007724FC" w:rsidRDefault="007724FC" w:rsidP="001542F9">
            <w:pPr>
              <w:pStyle w:val="TestCaseInfo"/>
              <w:rPr>
                <w:ins w:id="3451" w:author="Seggelke, Klaus" w:date="2017-03-21T15:15:00Z"/>
                <w:lang w:eastAsia="zh-CN"/>
              </w:rPr>
            </w:pPr>
          </w:p>
        </w:tc>
      </w:tr>
      <w:tr w:rsidR="007724FC" w:rsidTr="001542F9">
        <w:trPr>
          <w:trHeight w:val="515"/>
          <w:ins w:id="3452" w:author="Seggelke, Klaus" w:date="2017-03-21T15:15:00Z"/>
        </w:trPr>
        <w:tc>
          <w:tcPr>
            <w:tcW w:w="1351" w:type="dxa"/>
            <w:tcBorders>
              <w:top w:val="single" w:sz="2" w:space="0" w:color="auto"/>
              <w:left w:val="single" w:sz="2" w:space="0" w:color="auto"/>
              <w:bottom w:val="single" w:sz="2" w:space="0" w:color="auto"/>
              <w:right w:val="single" w:sz="2" w:space="0" w:color="auto"/>
            </w:tcBorders>
            <w:vAlign w:val="center"/>
            <w:hideMark/>
          </w:tcPr>
          <w:p w:rsidR="007724FC" w:rsidRDefault="007724FC" w:rsidP="001542F9">
            <w:pPr>
              <w:pStyle w:val="TestCaseDescription"/>
              <w:rPr>
                <w:ins w:id="3453" w:author="Seggelke, Klaus" w:date="2017-03-21T15:15:00Z"/>
              </w:rPr>
            </w:pPr>
            <w:ins w:id="3454" w:author="Seggelke, Klaus" w:date="2017-03-21T15:15:00Z">
              <w:r>
                <w:t>Parameters</w:t>
              </w:r>
            </w:ins>
          </w:p>
        </w:tc>
        <w:tc>
          <w:tcPr>
            <w:tcW w:w="7979" w:type="dxa"/>
            <w:tcBorders>
              <w:top w:val="single" w:sz="2" w:space="0" w:color="auto"/>
              <w:left w:val="single" w:sz="2" w:space="0" w:color="auto"/>
              <w:bottom w:val="single" w:sz="2" w:space="0" w:color="auto"/>
              <w:right w:val="single" w:sz="2" w:space="0" w:color="auto"/>
            </w:tcBorders>
          </w:tcPr>
          <w:p w:rsidR="007724FC" w:rsidRDefault="007724FC" w:rsidP="001542F9">
            <w:pPr>
              <w:pStyle w:val="TestCaseInfo"/>
              <w:rPr>
                <w:ins w:id="3455" w:author="Seggelke, Klaus" w:date="2017-03-21T15:15:00Z"/>
              </w:rPr>
            </w:pPr>
          </w:p>
        </w:tc>
      </w:tr>
      <w:tr w:rsidR="007724FC" w:rsidTr="001542F9">
        <w:trPr>
          <w:ins w:id="3456" w:author="Seggelke, Klaus" w:date="2017-03-21T15:15:00Z"/>
        </w:trPr>
        <w:tc>
          <w:tcPr>
            <w:tcW w:w="1351" w:type="dxa"/>
            <w:tcBorders>
              <w:top w:val="single" w:sz="2" w:space="0" w:color="auto"/>
              <w:left w:val="single" w:sz="2" w:space="0" w:color="auto"/>
              <w:bottom w:val="single" w:sz="2" w:space="0" w:color="auto"/>
              <w:right w:val="single" w:sz="2" w:space="0" w:color="auto"/>
            </w:tcBorders>
            <w:vAlign w:val="center"/>
            <w:hideMark/>
          </w:tcPr>
          <w:p w:rsidR="007724FC" w:rsidRDefault="007724FC" w:rsidP="001542F9">
            <w:pPr>
              <w:pStyle w:val="TestCaseDescription"/>
              <w:rPr>
                <w:ins w:id="3457" w:author="Seggelke, Klaus" w:date="2017-03-21T15:15:00Z"/>
              </w:rPr>
            </w:pPr>
            <w:ins w:id="3458" w:author="Seggelke, Klaus" w:date="2017-03-21T15:15: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7724FC" w:rsidRDefault="007724FC" w:rsidP="001542F9">
            <w:pPr>
              <w:pStyle w:val="TestCaseInfo"/>
              <w:rPr>
                <w:ins w:id="3459" w:author="Seggelke, Klaus" w:date="2017-03-21T15:15:00Z"/>
              </w:rPr>
            </w:pPr>
          </w:p>
        </w:tc>
      </w:tr>
      <w:tr w:rsidR="007724FC" w:rsidTr="001542F9">
        <w:trPr>
          <w:ins w:id="3460" w:author="Seggelke, Klaus" w:date="2017-03-21T15:15:00Z"/>
        </w:trPr>
        <w:tc>
          <w:tcPr>
            <w:tcW w:w="1351" w:type="dxa"/>
            <w:tcBorders>
              <w:top w:val="single" w:sz="2" w:space="0" w:color="auto"/>
              <w:left w:val="single" w:sz="2" w:space="0" w:color="auto"/>
              <w:bottom w:val="single" w:sz="2" w:space="0" w:color="auto"/>
              <w:right w:val="single" w:sz="2" w:space="0" w:color="auto"/>
            </w:tcBorders>
            <w:vAlign w:val="center"/>
            <w:hideMark/>
          </w:tcPr>
          <w:p w:rsidR="007724FC" w:rsidRDefault="007724FC" w:rsidP="001542F9">
            <w:pPr>
              <w:pStyle w:val="TestCaseDescription"/>
              <w:rPr>
                <w:ins w:id="3461" w:author="Seggelke, Klaus" w:date="2017-03-21T15:15:00Z"/>
              </w:rPr>
            </w:pPr>
            <w:ins w:id="3462" w:author="Seggelke, Klaus" w:date="2017-03-21T15:15:00Z">
              <w:r>
                <w:t>Pre-conditions:</w:t>
              </w:r>
            </w:ins>
          </w:p>
        </w:tc>
        <w:tc>
          <w:tcPr>
            <w:tcW w:w="7979" w:type="dxa"/>
            <w:tcBorders>
              <w:top w:val="single" w:sz="2" w:space="0" w:color="auto"/>
              <w:left w:val="single" w:sz="2" w:space="0" w:color="auto"/>
              <w:bottom w:val="single" w:sz="2" w:space="0" w:color="auto"/>
              <w:right w:val="single" w:sz="2" w:space="0" w:color="auto"/>
            </w:tcBorders>
          </w:tcPr>
          <w:p w:rsidR="007724FC" w:rsidRDefault="007724FC" w:rsidP="001542F9">
            <w:pPr>
              <w:pStyle w:val="TestCaseInfo"/>
              <w:rPr>
                <w:ins w:id="3463" w:author="Seggelke, Klaus" w:date="2017-03-21T15:15:00Z"/>
                <w:lang w:eastAsia="zh-CN"/>
              </w:rPr>
            </w:pPr>
          </w:p>
        </w:tc>
      </w:tr>
      <w:tr w:rsidR="007724FC" w:rsidTr="00460B39">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Change w:id="3464" w:author="Seggelke, Klaus" w:date="2017-03-21T15:21:00Z">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
          </w:tblPrExChange>
        </w:tblPrEx>
        <w:trPr>
          <w:trHeight w:val="445"/>
          <w:ins w:id="3465" w:author="Seggelke, Klaus" w:date="2017-03-21T15:15:00Z"/>
          <w:trPrChange w:id="3466" w:author="Seggelke, Klaus" w:date="2017-03-21T15:21:00Z">
            <w:trPr>
              <w:trHeight w:val="2092"/>
            </w:trPr>
          </w:trPrChange>
        </w:trPr>
        <w:tc>
          <w:tcPr>
            <w:tcW w:w="1351" w:type="dxa"/>
            <w:tcBorders>
              <w:top w:val="single" w:sz="2" w:space="0" w:color="auto"/>
              <w:left w:val="single" w:sz="2" w:space="0" w:color="auto"/>
              <w:bottom w:val="single" w:sz="2" w:space="0" w:color="auto"/>
              <w:right w:val="single" w:sz="2" w:space="0" w:color="auto"/>
            </w:tcBorders>
            <w:vAlign w:val="center"/>
            <w:hideMark/>
            <w:tcPrChange w:id="3467" w:author="Seggelke, Klaus" w:date="2017-03-21T15:21:00Z">
              <w:tcPr>
                <w:tcW w:w="1351" w:type="dxa"/>
                <w:tcBorders>
                  <w:top w:val="single" w:sz="2" w:space="0" w:color="auto"/>
                  <w:left w:val="single" w:sz="2" w:space="0" w:color="auto"/>
                  <w:bottom w:val="single" w:sz="2" w:space="0" w:color="auto"/>
                  <w:right w:val="single" w:sz="2" w:space="0" w:color="auto"/>
                </w:tcBorders>
                <w:vAlign w:val="center"/>
                <w:hideMark/>
              </w:tcPr>
            </w:tcPrChange>
          </w:tcPr>
          <w:p w:rsidR="007724FC" w:rsidRDefault="007724FC" w:rsidP="001542F9">
            <w:pPr>
              <w:pStyle w:val="TestCaseDescription"/>
              <w:rPr>
                <w:ins w:id="3468" w:author="Seggelke, Klaus" w:date="2017-03-21T15:15:00Z"/>
              </w:rPr>
            </w:pPr>
            <w:ins w:id="3469" w:author="Seggelke, Klaus" w:date="2017-03-21T15:15:00Z">
              <w:r>
                <w:t>Procedure</w:t>
              </w:r>
            </w:ins>
          </w:p>
        </w:tc>
        <w:tc>
          <w:tcPr>
            <w:tcW w:w="7979" w:type="dxa"/>
            <w:tcBorders>
              <w:top w:val="single" w:sz="2" w:space="0" w:color="auto"/>
              <w:left w:val="single" w:sz="2" w:space="0" w:color="auto"/>
              <w:bottom w:val="single" w:sz="2" w:space="0" w:color="auto"/>
              <w:right w:val="single" w:sz="2" w:space="0" w:color="auto"/>
            </w:tcBorders>
            <w:tcPrChange w:id="3470" w:author="Seggelke, Klaus" w:date="2017-03-21T15:21:00Z">
              <w:tcPr>
                <w:tcW w:w="7979" w:type="dxa"/>
                <w:tcBorders>
                  <w:top w:val="single" w:sz="2" w:space="0" w:color="auto"/>
                  <w:left w:val="single" w:sz="2" w:space="0" w:color="auto"/>
                  <w:bottom w:val="single" w:sz="2" w:space="0" w:color="auto"/>
                  <w:right w:val="single" w:sz="2" w:space="0" w:color="auto"/>
                </w:tcBorders>
              </w:tcPr>
            </w:tcPrChange>
          </w:tcPr>
          <w:p w:rsidR="007724FC" w:rsidRPr="00093574" w:rsidRDefault="007724FC" w:rsidP="001542F9">
            <w:pPr>
              <w:pStyle w:val="TestCaseInfo"/>
              <w:rPr>
                <w:ins w:id="3471" w:author="Seggelke, Klaus" w:date="2017-03-21T15:15:00Z"/>
              </w:rPr>
            </w:pPr>
            <w:ins w:id="3472" w:author="Seggelke, Klaus" w:date="2017-03-21T15:15:00Z">
              <w:r w:rsidRPr="00093574">
                <w:t>Sequence:</w:t>
              </w:r>
            </w:ins>
          </w:p>
          <w:p w:rsidR="007724FC" w:rsidRDefault="007724FC" w:rsidP="007724FC">
            <w:pPr>
              <w:pStyle w:val="TestCaseInfo"/>
              <w:numPr>
                <w:ilvl w:val="0"/>
                <w:numId w:val="255"/>
              </w:numPr>
              <w:rPr>
                <w:ins w:id="3473" w:author="Seggelke, Klaus" w:date="2017-03-21T15:15:00Z"/>
              </w:rPr>
              <w:pPrChange w:id="3474" w:author="Seggelke, Klaus" w:date="2017-03-21T15:16:00Z">
                <w:pPr>
                  <w:pStyle w:val="TestCaseInfo"/>
                  <w:numPr>
                    <w:numId w:val="55"/>
                  </w:numPr>
                  <w:ind w:left="720" w:hanging="360"/>
                </w:pPr>
              </w:pPrChange>
            </w:pPr>
            <w:ins w:id="3475" w:author="Seggelke, Klaus" w:date="2017-03-21T15:15:00Z">
              <w:r>
                <w:t>Instantiate VNF</w:t>
              </w:r>
            </w:ins>
          </w:p>
          <w:p w:rsidR="007724FC" w:rsidRDefault="007724FC" w:rsidP="007724FC">
            <w:pPr>
              <w:pStyle w:val="TestCaseInfo"/>
              <w:numPr>
                <w:ilvl w:val="0"/>
                <w:numId w:val="255"/>
              </w:numPr>
              <w:rPr>
                <w:ins w:id="3476" w:author="Seggelke, Klaus" w:date="2017-03-21T15:15:00Z"/>
              </w:rPr>
              <w:pPrChange w:id="3477" w:author="Seggelke, Klaus" w:date="2017-03-21T15:16:00Z">
                <w:pPr>
                  <w:pStyle w:val="TestCaseInfo"/>
                  <w:numPr>
                    <w:numId w:val="55"/>
                  </w:numPr>
                  <w:ind w:left="720" w:hanging="360"/>
                </w:pPr>
              </w:pPrChange>
            </w:pPr>
            <w:ins w:id="3478" w:author="Seggelke, Klaus" w:date="2017-03-21T15:15:00Z">
              <w:r w:rsidRPr="00074BEF">
                <w:t>Validate VNF instantiation state is INSTANTIATED and VNF state is STARTED (--&gt; time stamp when correct state reached)</w:t>
              </w:r>
            </w:ins>
          </w:p>
          <w:p w:rsidR="007724FC" w:rsidRDefault="007724FC" w:rsidP="007724FC">
            <w:pPr>
              <w:pStyle w:val="TestCaseInfo"/>
              <w:numPr>
                <w:ilvl w:val="0"/>
                <w:numId w:val="255"/>
              </w:numPr>
              <w:rPr>
                <w:ins w:id="3479" w:author="Seggelke, Klaus" w:date="2017-03-21T15:15:00Z"/>
              </w:rPr>
              <w:pPrChange w:id="3480" w:author="Seggelke, Klaus" w:date="2017-03-21T15:16:00Z">
                <w:pPr>
                  <w:pStyle w:val="TestCaseInfo"/>
                  <w:numPr>
                    <w:numId w:val="55"/>
                  </w:numPr>
                  <w:ind w:left="720" w:hanging="360"/>
                </w:pPr>
              </w:pPrChange>
            </w:pPr>
            <w:ins w:id="3481" w:author="Seggelke, Klaus" w:date="2017-03-21T15:15:00Z">
              <w:r>
                <w:t>Generate low traffic load</w:t>
              </w:r>
            </w:ins>
          </w:p>
          <w:p w:rsidR="007724FC" w:rsidRDefault="007724FC" w:rsidP="007724FC">
            <w:pPr>
              <w:pStyle w:val="TestCaseInfo"/>
              <w:numPr>
                <w:ilvl w:val="0"/>
                <w:numId w:val="255"/>
              </w:numPr>
              <w:rPr>
                <w:ins w:id="3482" w:author="Seggelke, Klaus" w:date="2017-03-21T15:15:00Z"/>
              </w:rPr>
              <w:pPrChange w:id="3483" w:author="Seggelke, Klaus" w:date="2017-03-21T15:16:00Z">
                <w:pPr>
                  <w:pStyle w:val="TestCaseInfo"/>
                  <w:numPr>
                    <w:numId w:val="55"/>
                  </w:numPr>
                  <w:ind w:left="720" w:hanging="360"/>
                </w:pPr>
              </w:pPrChange>
            </w:pPr>
            <w:ins w:id="3484" w:author="Seggelke, Klaus" w:date="2017-03-21T15:15:00Z">
              <w:r>
                <w:t>Validate that traffic flows through without issues (--&gt; no dropped packets)</w:t>
              </w:r>
            </w:ins>
          </w:p>
          <w:p w:rsidR="007724FC" w:rsidRDefault="007724FC" w:rsidP="007724FC">
            <w:pPr>
              <w:pStyle w:val="TestCaseInfo"/>
              <w:numPr>
                <w:ilvl w:val="0"/>
                <w:numId w:val="255"/>
              </w:numPr>
              <w:rPr>
                <w:ins w:id="3485" w:author="Seggelke, Klaus" w:date="2017-03-21T15:15:00Z"/>
              </w:rPr>
              <w:pPrChange w:id="3486" w:author="Seggelke, Klaus" w:date="2017-03-21T15:16:00Z">
                <w:pPr>
                  <w:pStyle w:val="TestCaseInfo"/>
                  <w:numPr>
                    <w:numId w:val="55"/>
                  </w:numPr>
                  <w:ind w:left="720" w:hanging="360"/>
                </w:pPr>
              </w:pPrChange>
            </w:pPr>
            <w:ins w:id="3487" w:author="Seggelke, Klaus" w:date="2017-03-21T15:15:00Z">
              <w:r>
                <w:t>Trigger a resize of the NFV resources to the maximum</w:t>
              </w:r>
            </w:ins>
          </w:p>
          <w:p w:rsidR="007724FC" w:rsidRDefault="007724FC" w:rsidP="007724FC">
            <w:pPr>
              <w:pStyle w:val="TestCaseInfo"/>
              <w:numPr>
                <w:ilvl w:val="0"/>
                <w:numId w:val="255"/>
              </w:numPr>
              <w:rPr>
                <w:ins w:id="3488" w:author="Seggelke, Klaus" w:date="2017-03-21T15:15:00Z"/>
              </w:rPr>
              <w:pPrChange w:id="3489" w:author="Seggelke, Klaus" w:date="2017-03-21T15:16:00Z">
                <w:pPr>
                  <w:pStyle w:val="TestCaseInfo"/>
                  <w:numPr>
                    <w:numId w:val="55"/>
                  </w:numPr>
                  <w:ind w:left="720" w:hanging="360"/>
                </w:pPr>
              </w:pPrChange>
            </w:pPr>
            <w:ins w:id="3490" w:author="Seggelke, Klaus" w:date="2017-03-21T15:15:00Z">
              <w:r>
                <w:t>Validate VNF has resized to the max</w:t>
              </w:r>
            </w:ins>
          </w:p>
          <w:p w:rsidR="007724FC" w:rsidRDefault="007724FC" w:rsidP="007724FC">
            <w:pPr>
              <w:pStyle w:val="TestCaseInfo"/>
              <w:numPr>
                <w:ilvl w:val="0"/>
                <w:numId w:val="255"/>
              </w:numPr>
              <w:rPr>
                <w:ins w:id="3491" w:author="Seggelke, Klaus" w:date="2017-03-21T15:15:00Z"/>
              </w:rPr>
              <w:pPrChange w:id="3492" w:author="Seggelke, Klaus" w:date="2017-03-21T15:16:00Z">
                <w:pPr>
                  <w:pStyle w:val="TestCaseInfo"/>
                  <w:numPr>
                    <w:numId w:val="55"/>
                  </w:numPr>
                  <w:ind w:left="720" w:hanging="360"/>
                </w:pPr>
              </w:pPrChange>
            </w:pPr>
            <w:ins w:id="3493" w:author="Seggelke, Klaus" w:date="2017-03-21T15:15:00Z">
              <w:r>
                <w:t>Determine if and length of service disruption</w:t>
              </w:r>
            </w:ins>
          </w:p>
          <w:p w:rsidR="007724FC" w:rsidRDefault="007724FC" w:rsidP="007724FC">
            <w:pPr>
              <w:pStyle w:val="TestCaseInfo"/>
              <w:numPr>
                <w:ilvl w:val="0"/>
                <w:numId w:val="255"/>
              </w:numPr>
              <w:rPr>
                <w:ins w:id="3494" w:author="Seggelke, Klaus" w:date="2017-03-21T15:15:00Z"/>
              </w:rPr>
              <w:pPrChange w:id="3495" w:author="Seggelke, Klaus" w:date="2017-03-21T15:16:00Z">
                <w:pPr>
                  <w:pStyle w:val="TestCaseInfo"/>
                  <w:numPr>
                    <w:numId w:val="55"/>
                  </w:numPr>
                  <w:ind w:left="720" w:hanging="360"/>
                </w:pPr>
              </w:pPrChange>
            </w:pPr>
            <w:ins w:id="3496" w:author="Seggelke, Klaus" w:date="2017-03-21T15:15:00Z">
              <w:r>
                <w:t>Generate max traffic load</w:t>
              </w:r>
            </w:ins>
          </w:p>
          <w:p w:rsidR="007724FC" w:rsidRDefault="007724FC" w:rsidP="007724FC">
            <w:pPr>
              <w:pStyle w:val="TestCaseInfo"/>
              <w:numPr>
                <w:ilvl w:val="0"/>
                <w:numId w:val="255"/>
              </w:numPr>
              <w:rPr>
                <w:ins w:id="3497" w:author="Seggelke, Klaus" w:date="2017-03-21T15:15:00Z"/>
              </w:rPr>
              <w:pPrChange w:id="3498" w:author="Seggelke, Klaus" w:date="2017-03-21T15:16:00Z">
                <w:pPr>
                  <w:pStyle w:val="TestCaseInfo"/>
                  <w:numPr>
                    <w:numId w:val="55"/>
                  </w:numPr>
                  <w:ind w:left="720" w:hanging="360"/>
                </w:pPr>
              </w:pPrChange>
            </w:pPr>
            <w:ins w:id="3499" w:author="Seggelke, Klaus" w:date="2017-03-21T15:15:00Z">
              <w:r>
                <w:t>Validate max capacity without traffic loss</w:t>
              </w:r>
            </w:ins>
          </w:p>
          <w:p w:rsidR="007724FC" w:rsidRDefault="007724FC" w:rsidP="007724FC">
            <w:pPr>
              <w:pStyle w:val="TestCaseInfo"/>
              <w:numPr>
                <w:ilvl w:val="0"/>
                <w:numId w:val="255"/>
              </w:numPr>
              <w:rPr>
                <w:ins w:id="3500" w:author="Seggelke, Klaus" w:date="2017-03-21T15:15:00Z"/>
              </w:rPr>
              <w:pPrChange w:id="3501" w:author="Seggelke, Klaus" w:date="2017-03-21T15:16:00Z">
                <w:pPr>
                  <w:pStyle w:val="TestCaseInfo"/>
                  <w:numPr>
                    <w:numId w:val="55"/>
                  </w:numPr>
                  <w:ind w:left="720" w:hanging="360"/>
                </w:pPr>
              </w:pPrChange>
            </w:pPr>
            <w:ins w:id="3502" w:author="Seggelke, Klaus" w:date="2017-03-21T15:15:00Z">
              <w:r>
                <w:t>Trigger the downsize of the VNF</w:t>
              </w:r>
            </w:ins>
          </w:p>
          <w:p w:rsidR="007724FC" w:rsidRDefault="007724FC" w:rsidP="007724FC">
            <w:pPr>
              <w:pStyle w:val="TestCaseInfo"/>
              <w:numPr>
                <w:ilvl w:val="0"/>
                <w:numId w:val="255"/>
              </w:numPr>
              <w:rPr>
                <w:ins w:id="3503" w:author="Seggelke, Klaus" w:date="2017-03-21T15:15:00Z"/>
              </w:rPr>
              <w:pPrChange w:id="3504" w:author="Seggelke, Klaus" w:date="2017-03-21T15:16:00Z">
                <w:pPr>
                  <w:pStyle w:val="TestCaseInfo"/>
                  <w:numPr>
                    <w:numId w:val="55"/>
                  </w:numPr>
                  <w:ind w:left="720" w:hanging="360"/>
                </w:pPr>
              </w:pPrChange>
            </w:pPr>
            <w:ins w:id="3505" w:author="Seggelke, Klaus" w:date="2017-03-21T15:15:00Z">
              <w:r>
                <w:t>Validate VNF has released the resources</w:t>
              </w:r>
            </w:ins>
          </w:p>
          <w:p w:rsidR="007724FC" w:rsidRDefault="007724FC" w:rsidP="007724FC">
            <w:pPr>
              <w:pStyle w:val="TestCaseInfo"/>
              <w:numPr>
                <w:ilvl w:val="0"/>
                <w:numId w:val="255"/>
              </w:numPr>
              <w:rPr>
                <w:ins w:id="3506" w:author="Seggelke, Klaus" w:date="2017-03-21T15:15:00Z"/>
              </w:rPr>
              <w:pPrChange w:id="3507" w:author="Seggelke, Klaus" w:date="2017-03-21T15:16:00Z">
                <w:pPr>
                  <w:pStyle w:val="TestCaseInfo"/>
                  <w:numPr>
                    <w:numId w:val="55"/>
                  </w:numPr>
                  <w:ind w:left="720" w:hanging="360"/>
                </w:pPr>
              </w:pPrChange>
            </w:pPr>
            <w:ins w:id="3508" w:author="Seggelke, Klaus" w:date="2017-03-21T15:15:00Z">
              <w:r>
                <w:t>Validate traffic drop occurs</w:t>
              </w:r>
            </w:ins>
          </w:p>
          <w:p w:rsidR="007724FC" w:rsidRDefault="007724FC" w:rsidP="007724FC">
            <w:pPr>
              <w:pStyle w:val="TestCaseInfo"/>
              <w:numPr>
                <w:ilvl w:val="0"/>
                <w:numId w:val="255"/>
              </w:numPr>
              <w:rPr>
                <w:ins w:id="3509" w:author="Seggelke, Klaus" w:date="2017-03-21T15:15:00Z"/>
              </w:rPr>
              <w:pPrChange w:id="3510" w:author="Seggelke, Klaus" w:date="2017-03-21T15:16:00Z">
                <w:pPr>
                  <w:pStyle w:val="TestCaseInfo"/>
                  <w:numPr>
                    <w:numId w:val="55"/>
                  </w:numPr>
                  <w:ind w:left="720" w:hanging="360"/>
                </w:pPr>
              </w:pPrChange>
            </w:pPr>
            <w:ins w:id="3511" w:author="Seggelke, Klaus" w:date="2017-03-21T15:15:00Z">
              <w:r>
                <w:t>Reduce traffic load to level that the downsized VNF should process</w:t>
              </w:r>
            </w:ins>
          </w:p>
          <w:p w:rsidR="007724FC" w:rsidRDefault="007724FC" w:rsidP="007724FC">
            <w:pPr>
              <w:pStyle w:val="TestCaseInfo"/>
              <w:numPr>
                <w:ilvl w:val="0"/>
                <w:numId w:val="255"/>
              </w:numPr>
              <w:rPr>
                <w:ins w:id="3512" w:author="Seggelke, Klaus" w:date="2017-03-21T15:15:00Z"/>
              </w:rPr>
              <w:pPrChange w:id="3513" w:author="Seggelke, Klaus" w:date="2017-03-21T15:16:00Z">
                <w:pPr>
                  <w:pStyle w:val="TestCaseInfo"/>
                  <w:numPr>
                    <w:numId w:val="55"/>
                  </w:numPr>
                  <w:ind w:left="720" w:hanging="360"/>
                </w:pPr>
              </w:pPrChange>
            </w:pPr>
            <w:ins w:id="3514" w:author="Seggelke, Klaus" w:date="2017-03-21T15:15:00Z">
              <w:r>
                <w:t>Validate traffic flows through without issues (</w:t>
              </w:r>
              <w:r>
                <w:sym w:font="Wingdings" w:char="F0E0"/>
              </w:r>
              <w:r>
                <w:t xml:space="preserve"> no dropped packets)</w:t>
              </w:r>
            </w:ins>
          </w:p>
          <w:p w:rsidR="007724FC" w:rsidRDefault="007724FC" w:rsidP="007724FC">
            <w:pPr>
              <w:pStyle w:val="TestCaseInfo"/>
              <w:numPr>
                <w:ilvl w:val="0"/>
                <w:numId w:val="255"/>
              </w:numPr>
              <w:rPr>
                <w:ins w:id="3515" w:author="Seggelke, Klaus" w:date="2017-03-21T15:15:00Z"/>
              </w:rPr>
              <w:pPrChange w:id="3516" w:author="Seggelke, Klaus" w:date="2017-03-21T15:16:00Z">
                <w:pPr>
                  <w:pStyle w:val="TestCaseInfo"/>
                  <w:numPr>
                    <w:numId w:val="55"/>
                  </w:numPr>
                  <w:ind w:left="720" w:hanging="360"/>
                </w:pPr>
              </w:pPrChange>
            </w:pPr>
            <w:ins w:id="3517" w:author="Seggelke, Klaus" w:date="2017-03-21T15:15:00Z">
              <w:r>
                <w:lastRenderedPageBreak/>
                <w:t>Stop traffic</w:t>
              </w:r>
            </w:ins>
          </w:p>
          <w:p w:rsidR="007724FC" w:rsidRPr="00093574" w:rsidRDefault="007724FC" w:rsidP="007724FC">
            <w:pPr>
              <w:pStyle w:val="TestCaseInfo"/>
              <w:numPr>
                <w:ilvl w:val="0"/>
                <w:numId w:val="255"/>
              </w:numPr>
              <w:rPr>
                <w:ins w:id="3518" w:author="Seggelke, Klaus" w:date="2017-03-21T15:15:00Z"/>
              </w:rPr>
              <w:pPrChange w:id="3519" w:author="Seggelke, Klaus" w:date="2017-03-21T15:16:00Z">
                <w:pPr>
                  <w:pStyle w:val="TestCaseInfo"/>
                  <w:numPr>
                    <w:numId w:val="55"/>
                  </w:numPr>
                  <w:ind w:left="720" w:hanging="360"/>
                </w:pPr>
              </w:pPrChange>
            </w:pPr>
            <w:ins w:id="3520" w:author="Seggelke, Klaus" w:date="2017-03-21T15:15:00Z">
              <w:r>
                <w:t>Terminate VNF</w:t>
              </w:r>
            </w:ins>
          </w:p>
        </w:tc>
      </w:tr>
      <w:tr w:rsidR="007724FC" w:rsidTr="001542F9">
        <w:trPr>
          <w:ins w:id="3521" w:author="Seggelke, Klaus" w:date="2017-03-21T15:15:00Z"/>
        </w:trPr>
        <w:tc>
          <w:tcPr>
            <w:tcW w:w="1351" w:type="dxa"/>
            <w:tcBorders>
              <w:top w:val="single" w:sz="2" w:space="0" w:color="auto"/>
              <w:left w:val="single" w:sz="2" w:space="0" w:color="auto"/>
              <w:bottom w:val="single" w:sz="2" w:space="0" w:color="auto"/>
              <w:right w:val="single" w:sz="2" w:space="0" w:color="auto"/>
            </w:tcBorders>
            <w:vAlign w:val="center"/>
            <w:hideMark/>
          </w:tcPr>
          <w:p w:rsidR="007724FC" w:rsidRDefault="007724FC" w:rsidP="001542F9">
            <w:pPr>
              <w:pStyle w:val="TestCaseDescription"/>
              <w:rPr>
                <w:ins w:id="3522" w:author="Seggelke, Klaus" w:date="2017-03-21T15:15:00Z"/>
              </w:rPr>
            </w:pPr>
            <w:ins w:id="3523" w:author="Seggelke, Klaus" w:date="2017-03-21T15:15:00Z">
              <w:r>
                <w:rPr>
                  <w:noProof/>
                </w:rPr>
                <w:lastRenderedPageBreak/>
                <w:t>Extensions:</w:t>
              </w:r>
            </w:ins>
          </w:p>
        </w:tc>
        <w:tc>
          <w:tcPr>
            <w:tcW w:w="7979" w:type="dxa"/>
            <w:tcBorders>
              <w:top w:val="single" w:sz="2" w:space="0" w:color="auto"/>
              <w:left w:val="single" w:sz="2" w:space="0" w:color="auto"/>
              <w:bottom w:val="single" w:sz="2" w:space="0" w:color="auto"/>
              <w:right w:val="single" w:sz="2" w:space="0" w:color="auto"/>
            </w:tcBorders>
          </w:tcPr>
          <w:p w:rsidR="007724FC" w:rsidRDefault="007724FC" w:rsidP="001542F9">
            <w:pPr>
              <w:pStyle w:val="TestCaseInfo"/>
              <w:rPr>
                <w:ins w:id="3524" w:author="Seggelke, Klaus" w:date="2017-03-21T15:15:00Z"/>
              </w:rPr>
            </w:pPr>
          </w:p>
        </w:tc>
      </w:tr>
      <w:tr w:rsidR="007724FC" w:rsidTr="001542F9">
        <w:trPr>
          <w:ins w:id="3525" w:author="Seggelke, Klaus" w:date="2017-03-21T15:15:00Z"/>
        </w:trPr>
        <w:tc>
          <w:tcPr>
            <w:tcW w:w="1351" w:type="dxa"/>
            <w:tcBorders>
              <w:top w:val="single" w:sz="2" w:space="0" w:color="auto"/>
              <w:left w:val="single" w:sz="2" w:space="0" w:color="auto"/>
              <w:bottom w:val="single" w:sz="2" w:space="0" w:color="auto"/>
              <w:right w:val="single" w:sz="2" w:space="0" w:color="auto"/>
            </w:tcBorders>
            <w:vAlign w:val="center"/>
            <w:hideMark/>
          </w:tcPr>
          <w:p w:rsidR="007724FC" w:rsidRDefault="007724FC" w:rsidP="001542F9">
            <w:pPr>
              <w:pStyle w:val="TestCaseDescription"/>
              <w:rPr>
                <w:ins w:id="3526" w:author="Seggelke, Klaus" w:date="2017-03-21T15:15:00Z"/>
                <w:noProof/>
              </w:rPr>
            </w:pPr>
            <w:ins w:id="3527" w:author="Seggelke, Klaus" w:date="2017-03-21T15:15: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7724FC" w:rsidRDefault="007724FC" w:rsidP="001542F9">
            <w:pPr>
              <w:pStyle w:val="TestCaseInfo"/>
              <w:rPr>
                <w:ins w:id="3528" w:author="Seggelke, Klaus" w:date="2017-03-21T15:15:00Z"/>
              </w:rPr>
            </w:pPr>
            <w:ins w:id="3529" w:author="Seggelke, Klaus" w:date="2017-03-21T15:15:00Z">
              <w:r>
                <w:t>Following resources could be scaled down:</w:t>
              </w:r>
            </w:ins>
          </w:p>
          <w:p w:rsidR="007724FC" w:rsidRDefault="007724FC" w:rsidP="001542F9">
            <w:pPr>
              <w:pStyle w:val="TestCaseInfo"/>
              <w:numPr>
                <w:ilvl w:val="0"/>
                <w:numId w:val="101"/>
              </w:numPr>
              <w:rPr>
                <w:ins w:id="3530" w:author="Seggelke, Klaus" w:date="2017-03-21T15:15:00Z"/>
              </w:rPr>
            </w:pPr>
            <w:ins w:id="3531" w:author="Seggelke, Klaus" w:date="2017-03-21T15:15:00Z">
              <w:r>
                <w:t>vMemory</w:t>
              </w:r>
            </w:ins>
          </w:p>
          <w:p w:rsidR="007724FC" w:rsidRDefault="007724FC" w:rsidP="001542F9">
            <w:pPr>
              <w:pStyle w:val="TestCaseInfo"/>
              <w:numPr>
                <w:ilvl w:val="0"/>
                <w:numId w:val="101"/>
              </w:numPr>
              <w:rPr>
                <w:ins w:id="3532" w:author="Seggelke, Klaus" w:date="2017-03-21T15:15:00Z"/>
              </w:rPr>
            </w:pPr>
            <w:ins w:id="3533" w:author="Seggelke, Klaus" w:date="2017-03-21T15:15:00Z">
              <w:r>
                <w:t>vCPU cores</w:t>
              </w:r>
            </w:ins>
          </w:p>
          <w:p w:rsidR="007724FC" w:rsidRDefault="007724FC" w:rsidP="001542F9">
            <w:pPr>
              <w:pStyle w:val="TestCaseInfo"/>
              <w:numPr>
                <w:ilvl w:val="0"/>
                <w:numId w:val="101"/>
              </w:numPr>
              <w:rPr>
                <w:ins w:id="3534" w:author="Seggelke, Klaus" w:date="2017-03-21T15:15:00Z"/>
              </w:rPr>
            </w:pPr>
            <w:ins w:id="3535" w:author="Seggelke, Klaus" w:date="2017-03-21T15:15:00Z">
              <w:r>
                <w:t>vStorage</w:t>
              </w:r>
            </w:ins>
          </w:p>
          <w:p w:rsidR="007724FC" w:rsidRDefault="007724FC" w:rsidP="001542F9">
            <w:pPr>
              <w:pStyle w:val="TestCaseInfo"/>
              <w:numPr>
                <w:ilvl w:val="0"/>
                <w:numId w:val="101"/>
              </w:numPr>
              <w:rPr>
                <w:ins w:id="3536" w:author="Seggelke, Klaus" w:date="2017-03-21T15:15:00Z"/>
              </w:rPr>
            </w:pPr>
            <w:ins w:id="3537" w:author="Seggelke, Klaus" w:date="2017-03-21T15:15:00Z">
              <w:r>
                <w:t>vNIC or specialized hardware</w:t>
              </w:r>
            </w:ins>
          </w:p>
          <w:p w:rsidR="007724FC" w:rsidRDefault="007724FC" w:rsidP="001542F9">
            <w:pPr>
              <w:pStyle w:val="TestCaseInfo"/>
              <w:rPr>
                <w:ins w:id="3538" w:author="Seggelke, Klaus" w:date="2017-03-21T15:15:00Z"/>
              </w:rPr>
            </w:pPr>
            <w:ins w:id="3539" w:author="Seggelke, Klaus" w:date="2017-03-21T15:15:00Z">
              <w:r>
                <w:t>In case scale-down the VNF doesn’t remove VNFCs. It keeps the number of VNFC constant and just removes resources.</w:t>
              </w:r>
            </w:ins>
          </w:p>
        </w:tc>
      </w:tr>
    </w:tbl>
    <w:p w:rsidR="007724FC" w:rsidRDefault="007724FC" w:rsidP="005A676A">
      <w:pPr>
        <w:rPr>
          <w:ins w:id="3540" w:author="Seggelke, Klaus" w:date="2017-03-21T15:20: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460B39" w:rsidTr="001542F9">
        <w:trPr>
          <w:ins w:id="3541" w:author="Seggelke, Klaus" w:date="2017-03-21T15:21:00Z"/>
        </w:trPr>
        <w:tc>
          <w:tcPr>
            <w:tcW w:w="9330" w:type="dxa"/>
            <w:gridSpan w:val="2"/>
            <w:tcBorders>
              <w:top w:val="single" w:sz="2" w:space="0" w:color="auto"/>
              <w:left w:val="single" w:sz="2" w:space="0" w:color="auto"/>
              <w:bottom w:val="single" w:sz="2" w:space="0" w:color="auto"/>
              <w:right w:val="single" w:sz="2" w:space="0" w:color="auto"/>
            </w:tcBorders>
            <w:hideMark/>
          </w:tcPr>
          <w:p w:rsidR="00460B39" w:rsidRDefault="00460B39" w:rsidP="001542F9">
            <w:pPr>
              <w:pStyle w:val="TestCase"/>
              <w:rPr>
                <w:ins w:id="3542" w:author="Seggelke, Klaus" w:date="2017-03-21T15:21:00Z"/>
              </w:rPr>
            </w:pPr>
            <w:bookmarkStart w:id="3543" w:name="_Toc477881015"/>
            <w:ins w:id="3544" w:author="Seggelke, Klaus" w:date="2017-03-21T15:21:00Z">
              <w:r>
                <w:t>TC.VNF.SCALE.UP.003.2</w:t>
              </w:r>
              <w:r>
                <w:tab/>
              </w:r>
              <w:r w:rsidRPr="00487EA1">
                <w:t>Scale-down VNF instance</w:t>
              </w:r>
              <w:r>
                <w:t xml:space="preserve"> with On-demand Scaling event generated by VNF</w:t>
              </w:r>
              <w:bookmarkEnd w:id="3543"/>
            </w:ins>
          </w:p>
        </w:tc>
      </w:tr>
      <w:tr w:rsidR="00460B39" w:rsidTr="001542F9">
        <w:trPr>
          <w:trHeight w:val="562"/>
          <w:ins w:id="3545" w:author="Seggelke, Klaus" w:date="2017-03-21T15:21: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546" w:author="Seggelke, Klaus" w:date="2017-03-21T15:21:00Z"/>
              </w:rPr>
            </w:pPr>
            <w:ins w:id="3547" w:author="Seggelke, Klaus" w:date="2017-03-21T15:21: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460B39" w:rsidRPr="00D67489" w:rsidRDefault="00460B39" w:rsidP="001542F9">
            <w:pPr>
              <w:pStyle w:val="TestCaseInfo"/>
              <w:rPr>
                <w:ins w:id="3548" w:author="Seggelke, Klaus" w:date="2017-03-21T15:21:00Z"/>
                <w:lang w:eastAsia="zh-CN"/>
              </w:rPr>
            </w:pPr>
            <w:ins w:id="3549" w:author="Seggelke, Klaus" w:date="2017-03-21T15:21:00Z">
              <w:r>
                <w:rPr>
                  <w:lang w:eastAsia="zh-CN"/>
                </w:rPr>
                <w:t>A VNF should have the capability to dynamically scale based on the required load. The scaling down to the lower performance is the objective of this test.</w:t>
              </w:r>
            </w:ins>
          </w:p>
        </w:tc>
      </w:tr>
      <w:tr w:rsidR="00460B39" w:rsidTr="001542F9">
        <w:trPr>
          <w:ins w:id="3550" w:author="Seggelke, Klaus" w:date="2017-03-21T15:21: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551" w:author="Seggelke, Klaus" w:date="2017-03-21T15:21:00Z"/>
              </w:rPr>
            </w:pPr>
            <w:ins w:id="3552" w:author="Seggelke, Klaus" w:date="2017-03-21T15:21: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460B39" w:rsidRDefault="00460B39" w:rsidP="001542F9">
            <w:pPr>
              <w:pStyle w:val="TestCaseInfo"/>
              <w:rPr>
                <w:ins w:id="3553" w:author="Seggelke, Klaus" w:date="2017-03-21T15:21:00Z"/>
                <w:lang w:eastAsia="zh-CN"/>
              </w:rPr>
            </w:pPr>
            <w:ins w:id="3554" w:author="Seggelke, Klaus" w:date="2017-03-21T15:21:00Z">
              <w:r w:rsidRPr="00487EA1">
                <w:rPr>
                  <w:lang w:eastAsia="zh-CN"/>
                </w:rPr>
                <w:t>Once the scaling decrease is completed, the VNFM should report reduced virtualized resources. The service should not be impacted. Therefore, traffic load should be processed without drops if the load is not above the limit. If a VNF functionality depends on specialized hardware acceleration devices/NIC cards, the VNFM needs to have the capability to remove these resources when decreasing the scaling.</w:t>
              </w:r>
              <w:r>
                <w:rPr>
                  <w:lang w:eastAsia="zh-CN"/>
                </w:rPr>
                <w:t xml:space="preserve"> The trigger for this event to occur could is the following:</w:t>
              </w:r>
            </w:ins>
          </w:p>
          <w:p w:rsidR="00460B39" w:rsidRDefault="00460B39" w:rsidP="00460B39">
            <w:pPr>
              <w:pStyle w:val="TestCaseInfo"/>
              <w:numPr>
                <w:ilvl w:val="0"/>
                <w:numId w:val="214"/>
              </w:numPr>
              <w:rPr>
                <w:ins w:id="3555" w:author="Seggelke, Klaus" w:date="2017-03-21T15:21:00Z"/>
                <w:lang w:eastAsia="zh-CN"/>
              </w:rPr>
              <w:pPrChange w:id="3556" w:author="Seggelke, Klaus" w:date="2017-03-21T15:22:00Z">
                <w:pPr>
                  <w:pStyle w:val="TestCaseInfo"/>
                  <w:numPr>
                    <w:numId w:val="215"/>
                  </w:numPr>
                  <w:ind w:left="720" w:hanging="360"/>
                </w:pPr>
              </w:pPrChange>
            </w:pPr>
            <w:ins w:id="3557" w:author="Seggelke, Klaus" w:date="2017-03-21T15:21:00Z">
              <w:r w:rsidRPr="006E70F4">
                <w:rPr>
                  <w:lang w:eastAsia="zh-CN"/>
                </w:rPr>
                <w:t>VNF generated event – On-demand Scaling (e.g. based on traffic, VNF generates the request internally)</w:t>
              </w:r>
            </w:ins>
          </w:p>
        </w:tc>
      </w:tr>
      <w:tr w:rsidR="00460B39" w:rsidTr="001542F9">
        <w:trPr>
          <w:trHeight w:val="283"/>
          <w:ins w:id="3558" w:author="Seggelke, Klaus" w:date="2017-03-21T15:21: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559" w:author="Seggelke, Klaus" w:date="2017-03-21T15:21:00Z"/>
              </w:rPr>
            </w:pPr>
            <w:ins w:id="3560" w:author="Seggelke, Klaus" w:date="2017-03-21T15:21:00Z">
              <w:r>
                <w:t>Test Setup</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3561" w:author="Seggelke, Klaus" w:date="2017-03-21T15:21:00Z"/>
                <w:lang w:eastAsia="zh-CN"/>
              </w:rPr>
            </w:pPr>
          </w:p>
        </w:tc>
      </w:tr>
      <w:tr w:rsidR="00460B39" w:rsidTr="001542F9">
        <w:trPr>
          <w:trHeight w:val="515"/>
          <w:ins w:id="3562" w:author="Seggelke, Klaus" w:date="2017-03-21T15:21: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563" w:author="Seggelke, Klaus" w:date="2017-03-21T15:21:00Z"/>
              </w:rPr>
            </w:pPr>
            <w:ins w:id="3564" w:author="Seggelke, Klaus" w:date="2017-03-21T15:21:00Z">
              <w:r>
                <w:t>Parameters</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3565" w:author="Seggelke, Klaus" w:date="2017-03-21T15:21:00Z"/>
              </w:rPr>
            </w:pPr>
          </w:p>
        </w:tc>
      </w:tr>
      <w:tr w:rsidR="00460B39" w:rsidTr="001542F9">
        <w:trPr>
          <w:ins w:id="3566" w:author="Seggelke, Klaus" w:date="2017-03-21T15:21: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567" w:author="Seggelke, Klaus" w:date="2017-03-21T15:21:00Z"/>
              </w:rPr>
            </w:pPr>
            <w:ins w:id="3568" w:author="Seggelke, Klaus" w:date="2017-03-21T15:21: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3569" w:author="Seggelke, Klaus" w:date="2017-03-21T15:21:00Z"/>
              </w:rPr>
            </w:pPr>
          </w:p>
        </w:tc>
      </w:tr>
      <w:tr w:rsidR="00460B39" w:rsidTr="001542F9">
        <w:trPr>
          <w:ins w:id="3570" w:author="Seggelke, Klaus" w:date="2017-03-21T15:21: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571" w:author="Seggelke, Klaus" w:date="2017-03-21T15:21:00Z"/>
              </w:rPr>
            </w:pPr>
            <w:ins w:id="3572" w:author="Seggelke, Klaus" w:date="2017-03-21T15:21:00Z">
              <w:r>
                <w:t>Pre-conditions:</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3573" w:author="Seggelke, Klaus" w:date="2017-03-21T15:21:00Z"/>
                <w:lang w:eastAsia="zh-CN"/>
              </w:rPr>
            </w:pPr>
          </w:p>
        </w:tc>
      </w:tr>
      <w:tr w:rsidR="00460B39" w:rsidTr="001542F9">
        <w:trPr>
          <w:trHeight w:val="2092"/>
          <w:ins w:id="3574" w:author="Seggelke, Klaus" w:date="2017-03-21T15:21: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575" w:author="Seggelke, Klaus" w:date="2017-03-21T15:21:00Z"/>
              </w:rPr>
            </w:pPr>
            <w:ins w:id="3576" w:author="Seggelke, Klaus" w:date="2017-03-21T15:21:00Z">
              <w:r>
                <w:t>Procedure</w:t>
              </w:r>
            </w:ins>
          </w:p>
        </w:tc>
        <w:tc>
          <w:tcPr>
            <w:tcW w:w="7979" w:type="dxa"/>
            <w:tcBorders>
              <w:top w:val="single" w:sz="2" w:space="0" w:color="auto"/>
              <w:left w:val="single" w:sz="2" w:space="0" w:color="auto"/>
              <w:bottom w:val="single" w:sz="2" w:space="0" w:color="auto"/>
              <w:right w:val="single" w:sz="2" w:space="0" w:color="auto"/>
            </w:tcBorders>
          </w:tcPr>
          <w:p w:rsidR="00460B39" w:rsidRPr="00093574" w:rsidRDefault="00460B39" w:rsidP="001542F9">
            <w:pPr>
              <w:pStyle w:val="TestCaseInfo"/>
              <w:rPr>
                <w:ins w:id="3577" w:author="Seggelke, Klaus" w:date="2017-03-21T15:21:00Z"/>
              </w:rPr>
            </w:pPr>
            <w:ins w:id="3578" w:author="Seggelke, Klaus" w:date="2017-03-21T15:21:00Z">
              <w:r w:rsidRPr="00093574">
                <w:t>Sequence:</w:t>
              </w:r>
            </w:ins>
          </w:p>
          <w:p w:rsidR="00460B39" w:rsidRDefault="00460B39" w:rsidP="00460B39">
            <w:pPr>
              <w:pStyle w:val="TestCaseInfo"/>
              <w:numPr>
                <w:ilvl w:val="0"/>
                <w:numId w:val="257"/>
              </w:numPr>
              <w:rPr>
                <w:ins w:id="3579" w:author="Seggelke, Klaus" w:date="2017-03-21T15:21:00Z"/>
              </w:rPr>
              <w:pPrChange w:id="3580" w:author="Seggelke, Klaus" w:date="2017-03-21T15:22:00Z">
                <w:pPr>
                  <w:pStyle w:val="TestCaseInfo"/>
                  <w:numPr>
                    <w:numId w:val="255"/>
                  </w:numPr>
                  <w:ind w:left="720" w:hanging="360"/>
                </w:pPr>
              </w:pPrChange>
            </w:pPr>
            <w:ins w:id="3581" w:author="Seggelke, Klaus" w:date="2017-03-21T15:21:00Z">
              <w:r>
                <w:t>Instantiate VNF</w:t>
              </w:r>
            </w:ins>
          </w:p>
          <w:p w:rsidR="00460B39" w:rsidRDefault="00460B39" w:rsidP="00460B39">
            <w:pPr>
              <w:pStyle w:val="TestCaseInfo"/>
              <w:numPr>
                <w:ilvl w:val="0"/>
                <w:numId w:val="257"/>
              </w:numPr>
              <w:rPr>
                <w:ins w:id="3582" w:author="Seggelke, Klaus" w:date="2017-03-21T15:21:00Z"/>
              </w:rPr>
              <w:pPrChange w:id="3583" w:author="Seggelke, Klaus" w:date="2017-03-21T15:22:00Z">
                <w:pPr>
                  <w:pStyle w:val="TestCaseInfo"/>
                  <w:numPr>
                    <w:numId w:val="255"/>
                  </w:numPr>
                  <w:ind w:left="720" w:hanging="360"/>
                </w:pPr>
              </w:pPrChange>
            </w:pPr>
            <w:ins w:id="3584" w:author="Seggelke, Klaus" w:date="2017-03-21T15:21:00Z">
              <w:r w:rsidRPr="00074BEF">
                <w:t>Validate VNF instantiation state is INSTANTIATED and VNF state is STARTED (--&gt; time stamp when correct state reached)</w:t>
              </w:r>
            </w:ins>
          </w:p>
          <w:p w:rsidR="00460B39" w:rsidRDefault="00460B39" w:rsidP="00460B39">
            <w:pPr>
              <w:pStyle w:val="TestCaseInfo"/>
              <w:numPr>
                <w:ilvl w:val="0"/>
                <w:numId w:val="257"/>
              </w:numPr>
              <w:rPr>
                <w:ins w:id="3585" w:author="Seggelke, Klaus" w:date="2017-03-21T15:21:00Z"/>
              </w:rPr>
              <w:pPrChange w:id="3586" w:author="Seggelke, Klaus" w:date="2017-03-21T15:22:00Z">
                <w:pPr>
                  <w:pStyle w:val="TestCaseInfo"/>
                  <w:numPr>
                    <w:numId w:val="255"/>
                  </w:numPr>
                  <w:ind w:left="720" w:hanging="360"/>
                </w:pPr>
              </w:pPrChange>
            </w:pPr>
            <w:ins w:id="3587" w:author="Seggelke, Klaus" w:date="2017-03-21T15:21:00Z">
              <w:r>
                <w:t>Generate low traffic load</w:t>
              </w:r>
            </w:ins>
          </w:p>
          <w:p w:rsidR="00460B39" w:rsidRDefault="00460B39" w:rsidP="00460B39">
            <w:pPr>
              <w:pStyle w:val="TestCaseInfo"/>
              <w:numPr>
                <w:ilvl w:val="0"/>
                <w:numId w:val="257"/>
              </w:numPr>
              <w:rPr>
                <w:ins w:id="3588" w:author="Seggelke, Klaus" w:date="2017-03-21T15:21:00Z"/>
              </w:rPr>
              <w:pPrChange w:id="3589" w:author="Seggelke, Klaus" w:date="2017-03-21T15:22:00Z">
                <w:pPr>
                  <w:pStyle w:val="TestCaseInfo"/>
                  <w:numPr>
                    <w:numId w:val="255"/>
                  </w:numPr>
                  <w:ind w:left="720" w:hanging="360"/>
                </w:pPr>
              </w:pPrChange>
            </w:pPr>
            <w:ins w:id="3590" w:author="Seggelke, Klaus" w:date="2017-03-21T15:21:00Z">
              <w:r>
                <w:t>Validate that traffic flows through without issues (--&gt; no dropped packets)</w:t>
              </w:r>
            </w:ins>
          </w:p>
          <w:p w:rsidR="00460B39" w:rsidRDefault="00460B39" w:rsidP="00460B39">
            <w:pPr>
              <w:pStyle w:val="TestCaseInfo"/>
              <w:numPr>
                <w:ilvl w:val="0"/>
                <w:numId w:val="257"/>
              </w:numPr>
              <w:rPr>
                <w:ins w:id="3591" w:author="Seggelke, Klaus" w:date="2017-03-21T15:21:00Z"/>
              </w:rPr>
              <w:pPrChange w:id="3592" w:author="Seggelke, Klaus" w:date="2017-03-21T15:22:00Z">
                <w:pPr>
                  <w:pStyle w:val="TestCaseInfo"/>
                  <w:numPr>
                    <w:numId w:val="255"/>
                  </w:numPr>
                  <w:ind w:left="720" w:hanging="360"/>
                </w:pPr>
              </w:pPrChange>
            </w:pPr>
            <w:ins w:id="3593" w:author="Seggelke, Klaus" w:date="2017-03-21T15:21:00Z">
              <w:r>
                <w:t>Trigger a resize of the NFV resources to the maximum</w:t>
              </w:r>
            </w:ins>
          </w:p>
          <w:p w:rsidR="00460B39" w:rsidRDefault="00460B39" w:rsidP="00460B39">
            <w:pPr>
              <w:pStyle w:val="TestCaseInfo"/>
              <w:numPr>
                <w:ilvl w:val="0"/>
                <w:numId w:val="257"/>
              </w:numPr>
              <w:rPr>
                <w:ins w:id="3594" w:author="Seggelke, Klaus" w:date="2017-03-21T15:21:00Z"/>
              </w:rPr>
              <w:pPrChange w:id="3595" w:author="Seggelke, Klaus" w:date="2017-03-21T15:22:00Z">
                <w:pPr>
                  <w:pStyle w:val="TestCaseInfo"/>
                  <w:numPr>
                    <w:numId w:val="255"/>
                  </w:numPr>
                  <w:ind w:left="720" w:hanging="360"/>
                </w:pPr>
              </w:pPrChange>
            </w:pPr>
            <w:ins w:id="3596" w:author="Seggelke, Klaus" w:date="2017-03-21T15:21:00Z">
              <w:r>
                <w:t>Validate VNF has resized to the max</w:t>
              </w:r>
            </w:ins>
          </w:p>
          <w:p w:rsidR="00460B39" w:rsidRDefault="00460B39" w:rsidP="00460B39">
            <w:pPr>
              <w:pStyle w:val="TestCaseInfo"/>
              <w:numPr>
                <w:ilvl w:val="0"/>
                <w:numId w:val="257"/>
              </w:numPr>
              <w:rPr>
                <w:ins w:id="3597" w:author="Seggelke, Klaus" w:date="2017-03-21T15:21:00Z"/>
              </w:rPr>
              <w:pPrChange w:id="3598" w:author="Seggelke, Klaus" w:date="2017-03-21T15:22:00Z">
                <w:pPr>
                  <w:pStyle w:val="TestCaseInfo"/>
                  <w:numPr>
                    <w:numId w:val="255"/>
                  </w:numPr>
                  <w:ind w:left="720" w:hanging="360"/>
                </w:pPr>
              </w:pPrChange>
            </w:pPr>
            <w:ins w:id="3599" w:author="Seggelke, Klaus" w:date="2017-03-21T15:21:00Z">
              <w:r>
                <w:t>Determine if and length of service disruption</w:t>
              </w:r>
            </w:ins>
          </w:p>
          <w:p w:rsidR="00460B39" w:rsidRDefault="00460B39" w:rsidP="00460B39">
            <w:pPr>
              <w:pStyle w:val="TestCaseInfo"/>
              <w:numPr>
                <w:ilvl w:val="0"/>
                <w:numId w:val="257"/>
              </w:numPr>
              <w:rPr>
                <w:ins w:id="3600" w:author="Seggelke, Klaus" w:date="2017-03-21T15:21:00Z"/>
              </w:rPr>
              <w:pPrChange w:id="3601" w:author="Seggelke, Klaus" w:date="2017-03-21T15:22:00Z">
                <w:pPr>
                  <w:pStyle w:val="TestCaseInfo"/>
                  <w:numPr>
                    <w:numId w:val="255"/>
                  </w:numPr>
                  <w:ind w:left="720" w:hanging="360"/>
                </w:pPr>
              </w:pPrChange>
            </w:pPr>
            <w:ins w:id="3602" w:author="Seggelke, Klaus" w:date="2017-03-21T15:21:00Z">
              <w:r>
                <w:t>Generate max traffic load</w:t>
              </w:r>
            </w:ins>
          </w:p>
          <w:p w:rsidR="00460B39" w:rsidRDefault="00460B39" w:rsidP="00460B39">
            <w:pPr>
              <w:pStyle w:val="TestCaseInfo"/>
              <w:numPr>
                <w:ilvl w:val="0"/>
                <w:numId w:val="257"/>
              </w:numPr>
              <w:rPr>
                <w:ins w:id="3603" w:author="Seggelke, Klaus" w:date="2017-03-21T15:21:00Z"/>
              </w:rPr>
              <w:pPrChange w:id="3604" w:author="Seggelke, Klaus" w:date="2017-03-21T15:22:00Z">
                <w:pPr>
                  <w:pStyle w:val="TestCaseInfo"/>
                  <w:numPr>
                    <w:numId w:val="255"/>
                  </w:numPr>
                  <w:ind w:left="720" w:hanging="360"/>
                </w:pPr>
              </w:pPrChange>
            </w:pPr>
            <w:ins w:id="3605" w:author="Seggelke, Klaus" w:date="2017-03-21T15:21:00Z">
              <w:r>
                <w:t>Validate max capacity without traffic loss</w:t>
              </w:r>
            </w:ins>
          </w:p>
          <w:p w:rsidR="00460B39" w:rsidRDefault="00460B39" w:rsidP="00460B39">
            <w:pPr>
              <w:pStyle w:val="TestCaseInfo"/>
              <w:numPr>
                <w:ilvl w:val="0"/>
                <w:numId w:val="257"/>
              </w:numPr>
              <w:rPr>
                <w:ins w:id="3606" w:author="Seggelke, Klaus" w:date="2017-03-21T15:21:00Z"/>
              </w:rPr>
              <w:pPrChange w:id="3607" w:author="Seggelke, Klaus" w:date="2017-03-21T15:22:00Z">
                <w:pPr>
                  <w:pStyle w:val="TestCaseInfo"/>
                  <w:numPr>
                    <w:numId w:val="255"/>
                  </w:numPr>
                  <w:ind w:left="720" w:hanging="360"/>
                </w:pPr>
              </w:pPrChange>
            </w:pPr>
            <w:ins w:id="3608" w:author="Seggelke, Klaus" w:date="2017-03-21T15:21:00Z">
              <w:r>
                <w:t>Trigger the downsize of the VNF</w:t>
              </w:r>
            </w:ins>
          </w:p>
          <w:p w:rsidR="00460B39" w:rsidRDefault="00460B39" w:rsidP="00460B39">
            <w:pPr>
              <w:pStyle w:val="TestCaseInfo"/>
              <w:numPr>
                <w:ilvl w:val="0"/>
                <w:numId w:val="257"/>
              </w:numPr>
              <w:rPr>
                <w:ins w:id="3609" w:author="Seggelke, Klaus" w:date="2017-03-21T15:21:00Z"/>
              </w:rPr>
              <w:pPrChange w:id="3610" w:author="Seggelke, Klaus" w:date="2017-03-21T15:22:00Z">
                <w:pPr>
                  <w:pStyle w:val="TestCaseInfo"/>
                  <w:numPr>
                    <w:numId w:val="255"/>
                  </w:numPr>
                  <w:ind w:left="720" w:hanging="360"/>
                </w:pPr>
              </w:pPrChange>
            </w:pPr>
            <w:ins w:id="3611" w:author="Seggelke, Klaus" w:date="2017-03-21T15:21:00Z">
              <w:r>
                <w:t>Validate VNF has released the resources</w:t>
              </w:r>
            </w:ins>
          </w:p>
          <w:p w:rsidR="00460B39" w:rsidRDefault="00460B39" w:rsidP="00460B39">
            <w:pPr>
              <w:pStyle w:val="TestCaseInfo"/>
              <w:numPr>
                <w:ilvl w:val="0"/>
                <w:numId w:val="257"/>
              </w:numPr>
              <w:rPr>
                <w:ins w:id="3612" w:author="Seggelke, Klaus" w:date="2017-03-21T15:21:00Z"/>
              </w:rPr>
              <w:pPrChange w:id="3613" w:author="Seggelke, Klaus" w:date="2017-03-21T15:22:00Z">
                <w:pPr>
                  <w:pStyle w:val="TestCaseInfo"/>
                  <w:numPr>
                    <w:numId w:val="255"/>
                  </w:numPr>
                  <w:ind w:left="720" w:hanging="360"/>
                </w:pPr>
              </w:pPrChange>
            </w:pPr>
            <w:ins w:id="3614" w:author="Seggelke, Klaus" w:date="2017-03-21T15:21:00Z">
              <w:r>
                <w:t>Validate traffic drop occurs</w:t>
              </w:r>
            </w:ins>
          </w:p>
          <w:p w:rsidR="00460B39" w:rsidRDefault="00460B39" w:rsidP="00460B39">
            <w:pPr>
              <w:pStyle w:val="TestCaseInfo"/>
              <w:numPr>
                <w:ilvl w:val="0"/>
                <w:numId w:val="257"/>
              </w:numPr>
              <w:rPr>
                <w:ins w:id="3615" w:author="Seggelke, Klaus" w:date="2017-03-21T15:21:00Z"/>
              </w:rPr>
              <w:pPrChange w:id="3616" w:author="Seggelke, Klaus" w:date="2017-03-21T15:22:00Z">
                <w:pPr>
                  <w:pStyle w:val="TestCaseInfo"/>
                  <w:numPr>
                    <w:numId w:val="255"/>
                  </w:numPr>
                  <w:ind w:left="720" w:hanging="360"/>
                </w:pPr>
              </w:pPrChange>
            </w:pPr>
            <w:ins w:id="3617" w:author="Seggelke, Klaus" w:date="2017-03-21T15:21:00Z">
              <w:r>
                <w:t>Reduce traffic load to level that the downsized VNF should process</w:t>
              </w:r>
            </w:ins>
          </w:p>
          <w:p w:rsidR="00460B39" w:rsidRDefault="00460B39" w:rsidP="00460B39">
            <w:pPr>
              <w:pStyle w:val="TestCaseInfo"/>
              <w:numPr>
                <w:ilvl w:val="0"/>
                <w:numId w:val="257"/>
              </w:numPr>
              <w:rPr>
                <w:ins w:id="3618" w:author="Seggelke, Klaus" w:date="2017-03-21T15:21:00Z"/>
              </w:rPr>
              <w:pPrChange w:id="3619" w:author="Seggelke, Klaus" w:date="2017-03-21T15:22:00Z">
                <w:pPr>
                  <w:pStyle w:val="TestCaseInfo"/>
                  <w:numPr>
                    <w:numId w:val="255"/>
                  </w:numPr>
                  <w:ind w:left="720" w:hanging="360"/>
                </w:pPr>
              </w:pPrChange>
            </w:pPr>
            <w:ins w:id="3620" w:author="Seggelke, Klaus" w:date="2017-03-21T15:21:00Z">
              <w:r>
                <w:t>Validate traffic flows through without issues (</w:t>
              </w:r>
              <w:r>
                <w:sym w:font="Wingdings" w:char="F0E0"/>
              </w:r>
              <w:r>
                <w:t xml:space="preserve"> no dropped packets)</w:t>
              </w:r>
            </w:ins>
          </w:p>
          <w:p w:rsidR="00460B39" w:rsidRDefault="00460B39" w:rsidP="00460B39">
            <w:pPr>
              <w:pStyle w:val="TestCaseInfo"/>
              <w:numPr>
                <w:ilvl w:val="0"/>
                <w:numId w:val="257"/>
              </w:numPr>
              <w:rPr>
                <w:ins w:id="3621" w:author="Seggelke, Klaus" w:date="2017-03-21T15:21:00Z"/>
              </w:rPr>
              <w:pPrChange w:id="3622" w:author="Seggelke, Klaus" w:date="2017-03-21T15:22:00Z">
                <w:pPr>
                  <w:pStyle w:val="TestCaseInfo"/>
                  <w:numPr>
                    <w:numId w:val="255"/>
                  </w:numPr>
                  <w:ind w:left="720" w:hanging="360"/>
                </w:pPr>
              </w:pPrChange>
            </w:pPr>
            <w:ins w:id="3623" w:author="Seggelke, Klaus" w:date="2017-03-21T15:21:00Z">
              <w:r>
                <w:t>Stop traffic</w:t>
              </w:r>
            </w:ins>
          </w:p>
          <w:p w:rsidR="00460B39" w:rsidRPr="00093574" w:rsidRDefault="00460B39" w:rsidP="00460B39">
            <w:pPr>
              <w:pStyle w:val="TestCaseInfo"/>
              <w:numPr>
                <w:ilvl w:val="0"/>
                <w:numId w:val="257"/>
              </w:numPr>
              <w:rPr>
                <w:ins w:id="3624" w:author="Seggelke, Klaus" w:date="2017-03-21T15:21:00Z"/>
              </w:rPr>
              <w:pPrChange w:id="3625" w:author="Seggelke, Klaus" w:date="2017-03-21T15:22:00Z">
                <w:pPr>
                  <w:pStyle w:val="TestCaseInfo"/>
                  <w:numPr>
                    <w:numId w:val="255"/>
                  </w:numPr>
                  <w:ind w:left="720" w:hanging="360"/>
                </w:pPr>
              </w:pPrChange>
            </w:pPr>
            <w:ins w:id="3626" w:author="Seggelke, Klaus" w:date="2017-03-21T15:21:00Z">
              <w:r>
                <w:t>Terminate VNF</w:t>
              </w:r>
            </w:ins>
          </w:p>
        </w:tc>
      </w:tr>
      <w:tr w:rsidR="00460B39" w:rsidTr="001542F9">
        <w:trPr>
          <w:ins w:id="3627" w:author="Seggelke, Klaus" w:date="2017-03-21T15:21: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628" w:author="Seggelke, Klaus" w:date="2017-03-21T15:21:00Z"/>
              </w:rPr>
            </w:pPr>
            <w:ins w:id="3629" w:author="Seggelke, Klaus" w:date="2017-03-21T15:21: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3630" w:author="Seggelke, Klaus" w:date="2017-03-21T15:21:00Z"/>
              </w:rPr>
            </w:pPr>
          </w:p>
        </w:tc>
      </w:tr>
      <w:tr w:rsidR="00460B39" w:rsidTr="001542F9">
        <w:trPr>
          <w:ins w:id="3631" w:author="Seggelke, Klaus" w:date="2017-03-21T15:21: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632" w:author="Seggelke, Klaus" w:date="2017-03-21T15:21:00Z"/>
                <w:noProof/>
              </w:rPr>
            </w:pPr>
            <w:ins w:id="3633" w:author="Seggelke, Klaus" w:date="2017-03-21T15:21: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3634" w:author="Seggelke, Klaus" w:date="2017-03-21T15:21:00Z"/>
              </w:rPr>
            </w:pPr>
            <w:ins w:id="3635" w:author="Seggelke, Klaus" w:date="2017-03-21T15:21:00Z">
              <w:r>
                <w:t>Following resources could be scaled down:</w:t>
              </w:r>
            </w:ins>
          </w:p>
          <w:p w:rsidR="00460B39" w:rsidRDefault="00460B39" w:rsidP="001542F9">
            <w:pPr>
              <w:pStyle w:val="TestCaseInfo"/>
              <w:numPr>
                <w:ilvl w:val="0"/>
                <w:numId w:val="101"/>
              </w:numPr>
              <w:rPr>
                <w:ins w:id="3636" w:author="Seggelke, Klaus" w:date="2017-03-21T15:21:00Z"/>
              </w:rPr>
            </w:pPr>
            <w:ins w:id="3637" w:author="Seggelke, Klaus" w:date="2017-03-21T15:21:00Z">
              <w:r>
                <w:lastRenderedPageBreak/>
                <w:t>vMemory</w:t>
              </w:r>
            </w:ins>
          </w:p>
          <w:p w:rsidR="00460B39" w:rsidRDefault="00460B39" w:rsidP="001542F9">
            <w:pPr>
              <w:pStyle w:val="TestCaseInfo"/>
              <w:numPr>
                <w:ilvl w:val="0"/>
                <w:numId w:val="101"/>
              </w:numPr>
              <w:rPr>
                <w:ins w:id="3638" w:author="Seggelke, Klaus" w:date="2017-03-21T15:21:00Z"/>
              </w:rPr>
            </w:pPr>
            <w:ins w:id="3639" w:author="Seggelke, Klaus" w:date="2017-03-21T15:21:00Z">
              <w:r>
                <w:t>vCPU cores</w:t>
              </w:r>
            </w:ins>
          </w:p>
          <w:p w:rsidR="00460B39" w:rsidRDefault="00460B39" w:rsidP="001542F9">
            <w:pPr>
              <w:pStyle w:val="TestCaseInfo"/>
              <w:numPr>
                <w:ilvl w:val="0"/>
                <w:numId w:val="101"/>
              </w:numPr>
              <w:rPr>
                <w:ins w:id="3640" w:author="Seggelke, Klaus" w:date="2017-03-21T15:21:00Z"/>
              </w:rPr>
            </w:pPr>
            <w:ins w:id="3641" w:author="Seggelke, Klaus" w:date="2017-03-21T15:21:00Z">
              <w:r>
                <w:t>vStorage</w:t>
              </w:r>
            </w:ins>
          </w:p>
          <w:p w:rsidR="00460B39" w:rsidRDefault="00460B39" w:rsidP="001542F9">
            <w:pPr>
              <w:pStyle w:val="TestCaseInfo"/>
              <w:numPr>
                <w:ilvl w:val="0"/>
                <w:numId w:val="101"/>
              </w:numPr>
              <w:rPr>
                <w:ins w:id="3642" w:author="Seggelke, Klaus" w:date="2017-03-21T15:21:00Z"/>
              </w:rPr>
            </w:pPr>
            <w:ins w:id="3643" w:author="Seggelke, Klaus" w:date="2017-03-21T15:21:00Z">
              <w:r>
                <w:t>vNIC or specialized hardware</w:t>
              </w:r>
            </w:ins>
          </w:p>
          <w:p w:rsidR="00460B39" w:rsidRDefault="00460B39" w:rsidP="001542F9">
            <w:pPr>
              <w:pStyle w:val="TestCaseInfo"/>
              <w:rPr>
                <w:ins w:id="3644" w:author="Seggelke, Klaus" w:date="2017-03-21T15:21:00Z"/>
              </w:rPr>
            </w:pPr>
            <w:ins w:id="3645" w:author="Seggelke, Klaus" w:date="2017-03-21T15:21:00Z">
              <w:r>
                <w:t>In case scale-down the VNF doesn’t remove VNFCs. It keeps the number of VNFC constant and just removes resources.</w:t>
              </w:r>
            </w:ins>
          </w:p>
        </w:tc>
      </w:tr>
    </w:tbl>
    <w:p w:rsidR="00460B39" w:rsidRDefault="00460B39" w:rsidP="00460B39">
      <w:pPr>
        <w:rPr>
          <w:ins w:id="3646" w:author="Seggelke, Klaus" w:date="2017-03-21T15:21: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Change w:id="3647">
          <w:tblGrid>
            <w:gridCol w:w="1351"/>
            <w:gridCol w:w="7979"/>
          </w:tblGrid>
        </w:tblGridChange>
      </w:tblGrid>
      <w:tr w:rsidR="00460B39" w:rsidTr="001542F9">
        <w:trPr>
          <w:ins w:id="3648" w:author="Seggelke, Klaus" w:date="2017-03-21T15:22:00Z"/>
        </w:trPr>
        <w:tc>
          <w:tcPr>
            <w:tcW w:w="9330" w:type="dxa"/>
            <w:gridSpan w:val="2"/>
            <w:tcBorders>
              <w:top w:val="single" w:sz="2" w:space="0" w:color="auto"/>
              <w:left w:val="single" w:sz="2" w:space="0" w:color="auto"/>
              <w:bottom w:val="single" w:sz="2" w:space="0" w:color="auto"/>
              <w:right w:val="single" w:sz="2" w:space="0" w:color="auto"/>
            </w:tcBorders>
            <w:hideMark/>
          </w:tcPr>
          <w:p w:rsidR="00460B39" w:rsidRDefault="00460B39" w:rsidP="001542F9">
            <w:pPr>
              <w:pStyle w:val="TestCase"/>
              <w:rPr>
                <w:ins w:id="3649" w:author="Seggelke, Klaus" w:date="2017-03-21T15:22:00Z"/>
              </w:rPr>
            </w:pPr>
            <w:bookmarkStart w:id="3650" w:name="_Toc477881016"/>
            <w:ins w:id="3651" w:author="Seggelke, Klaus" w:date="2017-03-21T15:22:00Z">
              <w:r>
                <w:t>TC.VNF.SCALE.UP.003.3</w:t>
              </w:r>
              <w:r>
                <w:tab/>
              </w:r>
              <w:r w:rsidRPr="00487EA1">
                <w:t>Scale-down VNF instance</w:t>
              </w:r>
              <w:r>
                <w:t xml:space="preserve"> with On-demand Scaling event generated by VIM</w:t>
              </w:r>
              <w:bookmarkEnd w:id="3650"/>
            </w:ins>
          </w:p>
        </w:tc>
      </w:tr>
      <w:tr w:rsidR="00460B39" w:rsidTr="001542F9">
        <w:trPr>
          <w:trHeight w:val="562"/>
          <w:ins w:id="3652" w:author="Seggelke, Klaus" w:date="2017-03-21T15:22: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653" w:author="Seggelke, Klaus" w:date="2017-03-21T15:22:00Z"/>
              </w:rPr>
            </w:pPr>
            <w:ins w:id="3654" w:author="Seggelke, Klaus" w:date="2017-03-21T15:22: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460B39" w:rsidRPr="00D67489" w:rsidRDefault="00460B39" w:rsidP="001542F9">
            <w:pPr>
              <w:pStyle w:val="TestCaseInfo"/>
              <w:rPr>
                <w:ins w:id="3655" w:author="Seggelke, Klaus" w:date="2017-03-21T15:22:00Z"/>
                <w:lang w:eastAsia="zh-CN"/>
              </w:rPr>
            </w:pPr>
            <w:ins w:id="3656" w:author="Seggelke, Klaus" w:date="2017-03-21T15:22:00Z">
              <w:r>
                <w:rPr>
                  <w:lang w:eastAsia="zh-CN"/>
                </w:rPr>
                <w:t>A VNF should have the capability to dynamically scale based on the required load. The scaling down to the lower performance is the objective of this test.</w:t>
              </w:r>
            </w:ins>
          </w:p>
        </w:tc>
      </w:tr>
      <w:tr w:rsidR="00460B39" w:rsidTr="001542F9">
        <w:trPr>
          <w:ins w:id="3657" w:author="Seggelke, Klaus" w:date="2017-03-21T15:22: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658" w:author="Seggelke, Klaus" w:date="2017-03-21T15:22:00Z"/>
              </w:rPr>
            </w:pPr>
            <w:ins w:id="3659" w:author="Seggelke, Klaus" w:date="2017-03-21T15:22: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460B39" w:rsidRDefault="00460B39" w:rsidP="001542F9">
            <w:pPr>
              <w:pStyle w:val="TestCaseInfo"/>
              <w:rPr>
                <w:ins w:id="3660" w:author="Seggelke, Klaus" w:date="2017-03-21T15:22:00Z"/>
                <w:lang w:eastAsia="zh-CN"/>
              </w:rPr>
            </w:pPr>
            <w:ins w:id="3661" w:author="Seggelke, Klaus" w:date="2017-03-21T15:22:00Z">
              <w:r w:rsidRPr="00487EA1">
                <w:rPr>
                  <w:lang w:eastAsia="zh-CN"/>
                </w:rPr>
                <w:t>Once the scaling decrease is completed, the VNFM should report reduced virtualized resources. The service should not be impacted. Therefore, traffic load should be processed without drops if the load is not above the limit. If a VNF functionality depends on specialized hardware acceleration devices/NIC cards, the VNFM needs to have the capability to remove these resources when decreasing the scaling.</w:t>
              </w:r>
              <w:r>
                <w:rPr>
                  <w:lang w:eastAsia="zh-CN"/>
                </w:rPr>
                <w:t xml:space="preserve"> The trigger for this event to occur could is the following:</w:t>
              </w:r>
            </w:ins>
          </w:p>
          <w:p w:rsidR="00460B39" w:rsidRDefault="00460B39" w:rsidP="00460B39">
            <w:pPr>
              <w:pStyle w:val="TestCaseInfo"/>
              <w:numPr>
                <w:ilvl w:val="0"/>
                <w:numId w:val="214"/>
              </w:numPr>
              <w:rPr>
                <w:ins w:id="3662" w:author="Seggelke, Klaus" w:date="2017-03-21T15:22:00Z"/>
                <w:lang w:eastAsia="zh-CN"/>
              </w:rPr>
              <w:pPrChange w:id="3663" w:author="Seggelke, Klaus" w:date="2017-03-21T15:23:00Z">
                <w:pPr>
                  <w:pStyle w:val="TestCaseInfo"/>
                  <w:numPr>
                    <w:numId w:val="215"/>
                  </w:numPr>
                  <w:ind w:left="720" w:hanging="360"/>
                </w:pPr>
              </w:pPrChange>
            </w:pPr>
            <w:ins w:id="3664" w:author="Seggelke, Klaus" w:date="2017-03-21T15:22:00Z">
              <w:r w:rsidRPr="006E70F4">
                <w:rPr>
                  <w:lang w:eastAsia="zh-CN"/>
                </w:rPr>
                <w:t>VIM generated event – On-demand Scaling</w:t>
              </w:r>
            </w:ins>
          </w:p>
        </w:tc>
      </w:tr>
      <w:tr w:rsidR="00460B39" w:rsidTr="001542F9">
        <w:trPr>
          <w:trHeight w:val="283"/>
          <w:ins w:id="3665" w:author="Seggelke, Klaus" w:date="2017-03-21T15:22: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666" w:author="Seggelke, Klaus" w:date="2017-03-21T15:22:00Z"/>
              </w:rPr>
            </w:pPr>
            <w:ins w:id="3667" w:author="Seggelke, Klaus" w:date="2017-03-21T15:22:00Z">
              <w:r>
                <w:t>Test Setup</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3668" w:author="Seggelke, Klaus" w:date="2017-03-21T15:22:00Z"/>
                <w:lang w:eastAsia="zh-CN"/>
              </w:rPr>
            </w:pPr>
          </w:p>
        </w:tc>
      </w:tr>
      <w:tr w:rsidR="00460B39" w:rsidTr="001542F9">
        <w:trPr>
          <w:trHeight w:val="515"/>
          <w:ins w:id="3669" w:author="Seggelke, Klaus" w:date="2017-03-21T15:22: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670" w:author="Seggelke, Klaus" w:date="2017-03-21T15:22:00Z"/>
              </w:rPr>
            </w:pPr>
            <w:ins w:id="3671" w:author="Seggelke, Klaus" w:date="2017-03-21T15:22:00Z">
              <w:r>
                <w:t>Parameters</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3672" w:author="Seggelke, Klaus" w:date="2017-03-21T15:22:00Z"/>
              </w:rPr>
            </w:pPr>
          </w:p>
        </w:tc>
      </w:tr>
      <w:tr w:rsidR="00460B39" w:rsidTr="001542F9">
        <w:trPr>
          <w:ins w:id="3673" w:author="Seggelke, Klaus" w:date="2017-03-21T15:22: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674" w:author="Seggelke, Klaus" w:date="2017-03-21T15:22:00Z"/>
              </w:rPr>
            </w:pPr>
            <w:ins w:id="3675" w:author="Seggelke, Klaus" w:date="2017-03-21T15:22: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3676" w:author="Seggelke, Klaus" w:date="2017-03-21T15:22:00Z"/>
              </w:rPr>
            </w:pPr>
          </w:p>
        </w:tc>
      </w:tr>
      <w:tr w:rsidR="00460B39" w:rsidTr="001542F9">
        <w:trPr>
          <w:ins w:id="3677" w:author="Seggelke, Klaus" w:date="2017-03-21T15:22: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678" w:author="Seggelke, Klaus" w:date="2017-03-21T15:22:00Z"/>
              </w:rPr>
            </w:pPr>
            <w:ins w:id="3679" w:author="Seggelke, Klaus" w:date="2017-03-21T15:22:00Z">
              <w:r>
                <w:t>Pre-conditions:</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3680" w:author="Seggelke, Klaus" w:date="2017-03-21T15:22:00Z"/>
                <w:lang w:eastAsia="zh-CN"/>
              </w:rPr>
            </w:pPr>
          </w:p>
        </w:tc>
      </w:tr>
      <w:tr w:rsidR="00460B39" w:rsidTr="00460B39">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Change w:id="3681" w:author="Seggelke, Klaus" w:date="2017-03-21T15:22:00Z">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
          </w:tblPrExChange>
        </w:tblPrEx>
        <w:trPr>
          <w:trHeight w:val="985"/>
          <w:ins w:id="3682" w:author="Seggelke, Klaus" w:date="2017-03-21T15:22:00Z"/>
          <w:trPrChange w:id="3683" w:author="Seggelke, Klaus" w:date="2017-03-21T15:22:00Z">
            <w:trPr>
              <w:trHeight w:val="2092"/>
            </w:trPr>
          </w:trPrChange>
        </w:trPr>
        <w:tc>
          <w:tcPr>
            <w:tcW w:w="1351" w:type="dxa"/>
            <w:tcBorders>
              <w:top w:val="single" w:sz="2" w:space="0" w:color="auto"/>
              <w:left w:val="single" w:sz="2" w:space="0" w:color="auto"/>
              <w:bottom w:val="single" w:sz="2" w:space="0" w:color="auto"/>
              <w:right w:val="single" w:sz="2" w:space="0" w:color="auto"/>
            </w:tcBorders>
            <w:vAlign w:val="center"/>
            <w:hideMark/>
            <w:tcPrChange w:id="3684" w:author="Seggelke, Klaus" w:date="2017-03-21T15:22:00Z">
              <w:tcPr>
                <w:tcW w:w="1351" w:type="dxa"/>
                <w:tcBorders>
                  <w:top w:val="single" w:sz="2" w:space="0" w:color="auto"/>
                  <w:left w:val="single" w:sz="2" w:space="0" w:color="auto"/>
                  <w:bottom w:val="single" w:sz="2" w:space="0" w:color="auto"/>
                  <w:right w:val="single" w:sz="2" w:space="0" w:color="auto"/>
                </w:tcBorders>
                <w:vAlign w:val="center"/>
                <w:hideMark/>
              </w:tcPr>
            </w:tcPrChange>
          </w:tcPr>
          <w:p w:rsidR="00460B39" w:rsidRDefault="00460B39" w:rsidP="001542F9">
            <w:pPr>
              <w:pStyle w:val="TestCaseDescription"/>
              <w:rPr>
                <w:ins w:id="3685" w:author="Seggelke, Klaus" w:date="2017-03-21T15:22:00Z"/>
              </w:rPr>
            </w:pPr>
            <w:ins w:id="3686" w:author="Seggelke, Klaus" w:date="2017-03-21T15:22:00Z">
              <w:r>
                <w:t>Procedure</w:t>
              </w:r>
            </w:ins>
          </w:p>
        </w:tc>
        <w:tc>
          <w:tcPr>
            <w:tcW w:w="7979" w:type="dxa"/>
            <w:tcBorders>
              <w:top w:val="single" w:sz="2" w:space="0" w:color="auto"/>
              <w:left w:val="single" w:sz="2" w:space="0" w:color="auto"/>
              <w:bottom w:val="single" w:sz="2" w:space="0" w:color="auto"/>
              <w:right w:val="single" w:sz="2" w:space="0" w:color="auto"/>
            </w:tcBorders>
            <w:tcPrChange w:id="3687" w:author="Seggelke, Klaus" w:date="2017-03-21T15:22:00Z">
              <w:tcPr>
                <w:tcW w:w="7979" w:type="dxa"/>
                <w:tcBorders>
                  <w:top w:val="single" w:sz="2" w:space="0" w:color="auto"/>
                  <w:left w:val="single" w:sz="2" w:space="0" w:color="auto"/>
                  <w:bottom w:val="single" w:sz="2" w:space="0" w:color="auto"/>
                  <w:right w:val="single" w:sz="2" w:space="0" w:color="auto"/>
                </w:tcBorders>
              </w:tcPr>
            </w:tcPrChange>
          </w:tcPr>
          <w:p w:rsidR="00460B39" w:rsidRPr="00093574" w:rsidRDefault="00460B39" w:rsidP="001542F9">
            <w:pPr>
              <w:pStyle w:val="TestCaseInfo"/>
              <w:rPr>
                <w:ins w:id="3688" w:author="Seggelke, Klaus" w:date="2017-03-21T15:22:00Z"/>
              </w:rPr>
            </w:pPr>
            <w:ins w:id="3689" w:author="Seggelke, Klaus" w:date="2017-03-21T15:22:00Z">
              <w:r w:rsidRPr="00093574">
                <w:t>Sequence:</w:t>
              </w:r>
            </w:ins>
          </w:p>
          <w:p w:rsidR="00460B39" w:rsidRDefault="00460B39" w:rsidP="00460B39">
            <w:pPr>
              <w:pStyle w:val="TestCaseInfo"/>
              <w:numPr>
                <w:ilvl w:val="0"/>
                <w:numId w:val="258"/>
              </w:numPr>
              <w:rPr>
                <w:ins w:id="3690" w:author="Seggelke, Klaus" w:date="2017-03-21T15:22:00Z"/>
              </w:rPr>
              <w:pPrChange w:id="3691" w:author="Seggelke, Klaus" w:date="2017-03-21T15:23:00Z">
                <w:pPr>
                  <w:pStyle w:val="TestCaseInfo"/>
                  <w:numPr>
                    <w:numId w:val="255"/>
                  </w:numPr>
                  <w:ind w:left="720" w:hanging="360"/>
                </w:pPr>
              </w:pPrChange>
            </w:pPr>
            <w:ins w:id="3692" w:author="Seggelke, Klaus" w:date="2017-03-21T15:22:00Z">
              <w:r>
                <w:t>Instantiate VNF</w:t>
              </w:r>
            </w:ins>
          </w:p>
          <w:p w:rsidR="00460B39" w:rsidRDefault="00460B39" w:rsidP="00460B39">
            <w:pPr>
              <w:pStyle w:val="TestCaseInfo"/>
              <w:numPr>
                <w:ilvl w:val="0"/>
                <w:numId w:val="258"/>
              </w:numPr>
              <w:rPr>
                <w:ins w:id="3693" w:author="Seggelke, Klaus" w:date="2017-03-21T15:22:00Z"/>
              </w:rPr>
              <w:pPrChange w:id="3694" w:author="Seggelke, Klaus" w:date="2017-03-21T15:23:00Z">
                <w:pPr>
                  <w:pStyle w:val="TestCaseInfo"/>
                  <w:numPr>
                    <w:numId w:val="255"/>
                  </w:numPr>
                  <w:ind w:left="720" w:hanging="360"/>
                </w:pPr>
              </w:pPrChange>
            </w:pPr>
            <w:ins w:id="3695" w:author="Seggelke, Klaus" w:date="2017-03-21T15:22:00Z">
              <w:r w:rsidRPr="00074BEF">
                <w:t>Validate VNF instantiation state is INSTANTIATED and VNF state is STARTED (--&gt; time stamp when correct state reached)</w:t>
              </w:r>
            </w:ins>
          </w:p>
          <w:p w:rsidR="00460B39" w:rsidRDefault="00460B39" w:rsidP="00460B39">
            <w:pPr>
              <w:pStyle w:val="TestCaseInfo"/>
              <w:numPr>
                <w:ilvl w:val="0"/>
                <w:numId w:val="258"/>
              </w:numPr>
              <w:rPr>
                <w:ins w:id="3696" w:author="Seggelke, Klaus" w:date="2017-03-21T15:22:00Z"/>
              </w:rPr>
              <w:pPrChange w:id="3697" w:author="Seggelke, Klaus" w:date="2017-03-21T15:23:00Z">
                <w:pPr>
                  <w:pStyle w:val="TestCaseInfo"/>
                  <w:numPr>
                    <w:numId w:val="255"/>
                  </w:numPr>
                  <w:ind w:left="720" w:hanging="360"/>
                </w:pPr>
              </w:pPrChange>
            </w:pPr>
            <w:ins w:id="3698" w:author="Seggelke, Klaus" w:date="2017-03-21T15:22:00Z">
              <w:r>
                <w:t>Generate low traffic load</w:t>
              </w:r>
            </w:ins>
          </w:p>
          <w:p w:rsidR="00460B39" w:rsidRDefault="00460B39" w:rsidP="00460B39">
            <w:pPr>
              <w:pStyle w:val="TestCaseInfo"/>
              <w:numPr>
                <w:ilvl w:val="0"/>
                <w:numId w:val="258"/>
              </w:numPr>
              <w:rPr>
                <w:ins w:id="3699" w:author="Seggelke, Klaus" w:date="2017-03-21T15:22:00Z"/>
              </w:rPr>
              <w:pPrChange w:id="3700" w:author="Seggelke, Klaus" w:date="2017-03-21T15:23:00Z">
                <w:pPr>
                  <w:pStyle w:val="TestCaseInfo"/>
                  <w:numPr>
                    <w:numId w:val="255"/>
                  </w:numPr>
                  <w:ind w:left="720" w:hanging="360"/>
                </w:pPr>
              </w:pPrChange>
            </w:pPr>
            <w:ins w:id="3701" w:author="Seggelke, Klaus" w:date="2017-03-21T15:22:00Z">
              <w:r>
                <w:t>Validate that traffic flows through without issues (--&gt; no dropped packets)</w:t>
              </w:r>
            </w:ins>
          </w:p>
          <w:p w:rsidR="00460B39" w:rsidRDefault="00460B39" w:rsidP="00460B39">
            <w:pPr>
              <w:pStyle w:val="TestCaseInfo"/>
              <w:numPr>
                <w:ilvl w:val="0"/>
                <w:numId w:val="258"/>
              </w:numPr>
              <w:rPr>
                <w:ins w:id="3702" w:author="Seggelke, Klaus" w:date="2017-03-21T15:22:00Z"/>
              </w:rPr>
              <w:pPrChange w:id="3703" w:author="Seggelke, Klaus" w:date="2017-03-21T15:23:00Z">
                <w:pPr>
                  <w:pStyle w:val="TestCaseInfo"/>
                  <w:numPr>
                    <w:numId w:val="255"/>
                  </w:numPr>
                  <w:ind w:left="720" w:hanging="360"/>
                </w:pPr>
              </w:pPrChange>
            </w:pPr>
            <w:ins w:id="3704" w:author="Seggelke, Klaus" w:date="2017-03-21T15:22:00Z">
              <w:r>
                <w:t>Trigger a resize of the NFV resources to the maximum</w:t>
              </w:r>
            </w:ins>
          </w:p>
          <w:p w:rsidR="00460B39" w:rsidRDefault="00460B39" w:rsidP="00460B39">
            <w:pPr>
              <w:pStyle w:val="TestCaseInfo"/>
              <w:numPr>
                <w:ilvl w:val="0"/>
                <w:numId w:val="258"/>
              </w:numPr>
              <w:rPr>
                <w:ins w:id="3705" w:author="Seggelke, Klaus" w:date="2017-03-21T15:22:00Z"/>
              </w:rPr>
              <w:pPrChange w:id="3706" w:author="Seggelke, Klaus" w:date="2017-03-21T15:23:00Z">
                <w:pPr>
                  <w:pStyle w:val="TestCaseInfo"/>
                  <w:numPr>
                    <w:numId w:val="255"/>
                  </w:numPr>
                  <w:ind w:left="720" w:hanging="360"/>
                </w:pPr>
              </w:pPrChange>
            </w:pPr>
            <w:ins w:id="3707" w:author="Seggelke, Klaus" w:date="2017-03-21T15:22:00Z">
              <w:r>
                <w:t>Validate VNF has resized to the max</w:t>
              </w:r>
            </w:ins>
          </w:p>
          <w:p w:rsidR="00460B39" w:rsidRDefault="00460B39" w:rsidP="00460B39">
            <w:pPr>
              <w:pStyle w:val="TestCaseInfo"/>
              <w:numPr>
                <w:ilvl w:val="0"/>
                <w:numId w:val="258"/>
              </w:numPr>
              <w:rPr>
                <w:ins w:id="3708" w:author="Seggelke, Klaus" w:date="2017-03-21T15:22:00Z"/>
              </w:rPr>
              <w:pPrChange w:id="3709" w:author="Seggelke, Klaus" w:date="2017-03-21T15:23:00Z">
                <w:pPr>
                  <w:pStyle w:val="TestCaseInfo"/>
                  <w:numPr>
                    <w:numId w:val="255"/>
                  </w:numPr>
                  <w:ind w:left="720" w:hanging="360"/>
                </w:pPr>
              </w:pPrChange>
            </w:pPr>
            <w:ins w:id="3710" w:author="Seggelke, Klaus" w:date="2017-03-21T15:22:00Z">
              <w:r>
                <w:t>Determine if and length of service disruption</w:t>
              </w:r>
            </w:ins>
          </w:p>
          <w:p w:rsidR="00460B39" w:rsidRDefault="00460B39" w:rsidP="00460B39">
            <w:pPr>
              <w:pStyle w:val="TestCaseInfo"/>
              <w:numPr>
                <w:ilvl w:val="0"/>
                <w:numId w:val="258"/>
              </w:numPr>
              <w:rPr>
                <w:ins w:id="3711" w:author="Seggelke, Klaus" w:date="2017-03-21T15:22:00Z"/>
              </w:rPr>
              <w:pPrChange w:id="3712" w:author="Seggelke, Klaus" w:date="2017-03-21T15:23:00Z">
                <w:pPr>
                  <w:pStyle w:val="TestCaseInfo"/>
                  <w:numPr>
                    <w:numId w:val="255"/>
                  </w:numPr>
                  <w:ind w:left="720" w:hanging="360"/>
                </w:pPr>
              </w:pPrChange>
            </w:pPr>
            <w:ins w:id="3713" w:author="Seggelke, Klaus" w:date="2017-03-21T15:22:00Z">
              <w:r>
                <w:t>Generate max traffic load</w:t>
              </w:r>
            </w:ins>
          </w:p>
          <w:p w:rsidR="00460B39" w:rsidRDefault="00460B39" w:rsidP="00460B39">
            <w:pPr>
              <w:pStyle w:val="TestCaseInfo"/>
              <w:numPr>
                <w:ilvl w:val="0"/>
                <w:numId w:val="258"/>
              </w:numPr>
              <w:rPr>
                <w:ins w:id="3714" w:author="Seggelke, Klaus" w:date="2017-03-21T15:22:00Z"/>
              </w:rPr>
              <w:pPrChange w:id="3715" w:author="Seggelke, Klaus" w:date="2017-03-21T15:23:00Z">
                <w:pPr>
                  <w:pStyle w:val="TestCaseInfo"/>
                  <w:numPr>
                    <w:numId w:val="255"/>
                  </w:numPr>
                  <w:ind w:left="720" w:hanging="360"/>
                </w:pPr>
              </w:pPrChange>
            </w:pPr>
            <w:ins w:id="3716" w:author="Seggelke, Klaus" w:date="2017-03-21T15:22:00Z">
              <w:r>
                <w:t>Validate max capacity without traffic loss</w:t>
              </w:r>
            </w:ins>
          </w:p>
          <w:p w:rsidR="00460B39" w:rsidRDefault="00460B39" w:rsidP="00460B39">
            <w:pPr>
              <w:pStyle w:val="TestCaseInfo"/>
              <w:numPr>
                <w:ilvl w:val="0"/>
                <w:numId w:val="258"/>
              </w:numPr>
              <w:rPr>
                <w:ins w:id="3717" w:author="Seggelke, Klaus" w:date="2017-03-21T15:22:00Z"/>
              </w:rPr>
              <w:pPrChange w:id="3718" w:author="Seggelke, Klaus" w:date="2017-03-21T15:23:00Z">
                <w:pPr>
                  <w:pStyle w:val="TestCaseInfo"/>
                  <w:numPr>
                    <w:numId w:val="255"/>
                  </w:numPr>
                  <w:ind w:left="720" w:hanging="360"/>
                </w:pPr>
              </w:pPrChange>
            </w:pPr>
            <w:ins w:id="3719" w:author="Seggelke, Klaus" w:date="2017-03-21T15:22:00Z">
              <w:r>
                <w:t>Trigger the downsize of the VNF</w:t>
              </w:r>
            </w:ins>
          </w:p>
          <w:p w:rsidR="00460B39" w:rsidRDefault="00460B39" w:rsidP="00460B39">
            <w:pPr>
              <w:pStyle w:val="TestCaseInfo"/>
              <w:numPr>
                <w:ilvl w:val="0"/>
                <w:numId w:val="258"/>
              </w:numPr>
              <w:rPr>
                <w:ins w:id="3720" w:author="Seggelke, Klaus" w:date="2017-03-21T15:22:00Z"/>
              </w:rPr>
              <w:pPrChange w:id="3721" w:author="Seggelke, Klaus" w:date="2017-03-21T15:23:00Z">
                <w:pPr>
                  <w:pStyle w:val="TestCaseInfo"/>
                  <w:numPr>
                    <w:numId w:val="255"/>
                  </w:numPr>
                  <w:ind w:left="720" w:hanging="360"/>
                </w:pPr>
              </w:pPrChange>
            </w:pPr>
            <w:ins w:id="3722" w:author="Seggelke, Klaus" w:date="2017-03-21T15:22:00Z">
              <w:r>
                <w:t>Validate VNF has released the resources</w:t>
              </w:r>
            </w:ins>
          </w:p>
          <w:p w:rsidR="00460B39" w:rsidRDefault="00460B39" w:rsidP="00460B39">
            <w:pPr>
              <w:pStyle w:val="TestCaseInfo"/>
              <w:numPr>
                <w:ilvl w:val="0"/>
                <w:numId w:val="258"/>
              </w:numPr>
              <w:rPr>
                <w:ins w:id="3723" w:author="Seggelke, Klaus" w:date="2017-03-21T15:22:00Z"/>
              </w:rPr>
              <w:pPrChange w:id="3724" w:author="Seggelke, Klaus" w:date="2017-03-21T15:23:00Z">
                <w:pPr>
                  <w:pStyle w:val="TestCaseInfo"/>
                  <w:numPr>
                    <w:numId w:val="255"/>
                  </w:numPr>
                  <w:ind w:left="720" w:hanging="360"/>
                </w:pPr>
              </w:pPrChange>
            </w:pPr>
            <w:ins w:id="3725" w:author="Seggelke, Klaus" w:date="2017-03-21T15:22:00Z">
              <w:r>
                <w:t>Validate traffic drop occurs</w:t>
              </w:r>
            </w:ins>
          </w:p>
          <w:p w:rsidR="00460B39" w:rsidRDefault="00460B39" w:rsidP="00460B39">
            <w:pPr>
              <w:pStyle w:val="TestCaseInfo"/>
              <w:numPr>
                <w:ilvl w:val="0"/>
                <w:numId w:val="258"/>
              </w:numPr>
              <w:rPr>
                <w:ins w:id="3726" w:author="Seggelke, Klaus" w:date="2017-03-21T15:22:00Z"/>
              </w:rPr>
              <w:pPrChange w:id="3727" w:author="Seggelke, Klaus" w:date="2017-03-21T15:23:00Z">
                <w:pPr>
                  <w:pStyle w:val="TestCaseInfo"/>
                  <w:numPr>
                    <w:numId w:val="255"/>
                  </w:numPr>
                  <w:ind w:left="720" w:hanging="360"/>
                </w:pPr>
              </w:pPrChange>
            </w:pPr>
            <w:ins w:id="3728" w:author="Seggelke, Klaus" w:date="2017-03-21T15:22:00Z">
              <w:r>
                <w:t>Reduce traffic load to level that the downsized VNF should process</w:t>
              </w:r>
            </w:ins>
          </w:p>
          <w:p w:rsidR="00460B39" w:rsidRDefault="00460B39" w:rsidP="00460B39">
            <w:pPr>
              <w:pStyle w:val="TestCaseInfo"/>
              <w:numPr>
                <w:ilvl w:val="0"/>
                <w:numId w:val="258"/>
              </w:numPr>
              <w:rPr>
                <w:ins w:id="3729" w:author="Seggelke, Klaus" w:date="2017-03-21T15:22:00Z"/>
              </w:rPr>
              <w:pPrChange w:id="3730" w:author="Seggelke, Klaus" w:date="2017-03-21T15:23:00Z">
                <w:pPr>
                  <w:pStyle w:val="TestCaseInfo"/>
                  <w:numPr>
                    <w:numId w:val="255"/>
                  </w:numPr>
                  <w:ind w:left="720" w:hanging="360"/>
                </w:pPr>
              </w:pPrChange>
            </w:pPr>
            <w:ins w:id="3731" w:author="Seggelke, Klaus" w:date="2017-03-21T15:22:00Z">
              <w:r>
                <w:t>Validate traffic flows through without issues (</w:t>
              </w:r>
              <w:r>
                <w:sym w:font="Wingdings" w:char="F0E0"/>
              </w:r>
              <w:r>
                <w:t xml:space="preserve"> no dropped packets)</w:t>
              </w:r>
            </w:ins>
          </w:p>
          <w:p w:rsidR="00460B39" w:rsidRDefault="00460B39" w:rsidP="00460B39">
            <w:pPr>
              <w:pStyle w:val="TestCaseInfo"/>
              <w:numPr>
                <w:ilvl w:val="0"/>
                <w:numId w:val="258"/>
              </w:numPr>
              <w:rPr>
                <w:ins w:id="3732" w:author="Seggelke, Klaus" w:date="2017-03-21T15:22:00Z"/>
              </w:rPr>
              <w:pPrChange w:id="3733" w:author="Seggelke, Klaus" w:date="2017-03-21T15:23:00Z">
                <w:pPr>
                  <w:pStyle w:val="TestCaseInfo"/>
                  <w:numPr>
                    <w:numId w:val="255"/>
                  </w:numPr>
                  <w:ind w:left="720" w:hanging="360"/>
                </w:pPr>
              </w:pPrChange>
            </w:pPr>
            <w:ins w:id="3734" w:author="Seggelke, Klaus" w:date="2017-03-21T15:22:00Z">
              <w:r>
                <w:t>Stop traffic</w:t>
              </w:r>
            </w:ins>
          </w:p>
          <w:p w:rsidR="00460B39" w:rsidRPr="00093574" w:rsidRDefault="00460B39" w:rsidP="00460B39">
            <w:pPr>
              <w:pStyle w:val="TestCaseInfo"/>
              <w:numPr>
                <w:ilvl w:val="0"/>
                <w:numId w:val="258"/>
              </w:numPr>
              <w:rPr>
                <w:ins w:id="3735" w:author="Seggelke, Klaus" w:date="2017-03-21T15:22:00Z"/>
              </w:rPr>
              <w:pPrChange w:id="3736" w:author="Seggelke, Klaus" w:date="2017-03-21T15:23:00Z">
                <w:pPr>
                  <w:pStyle w:val="TestCaseInfo"/>
                  <w:numPr>
                    <w:numId w:val="255"/>
                  </w:numPr>
                  <w:ind w:left="720" w:hanging="360"/>
                </w:pPr>
              </w:pPrChange>
            </w:pPr>
            <w:ins w:id="3737" w:author="Seggelke, Klaus" w:date="2017-03-21T15:22:00Z">
              <w:r>
                <w:t>Terminate VNF</w:t>
              </w:r>
            </w:ins>
          </w:p>
        </w:tc>
      </w:tr>
      <w:tr w:rsidR="00460B39" w:rsidTr="001542F9">
        <w:trPr>
          <w:ins w:id="3738" w:author="Seggelke, Klaus" w:date="2017-03-21T15:22: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739" w:author="Seggelke, Klaus" w:date="2017-03-21T15:22:00Z"/>
              </w:rPr>
            </w:pPr>
            <w:ins w:id="3740" w:author="Seggelke, Klaus" w:date="2017-03-21T15:22: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3741" w:author="Seggelke, Klaus" w:date="2017-03-21T15:22:00Z"/>
              </w:rPr>
            </w:pPr>
          </w:p>
        </w:tc>
      </w:tr>
      <w:tr w:rsidR="00460B39" w:rsidTr="001542F9">
        <w:trPr>
          <w:ins w:id="3742" w:author="Seggelke, Klaus" w:date="2017-03-21T15:22: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743" w:author="Seggelke, Klaus" w:date="2017-03-21T15:22:00Z"/>
                <w:noProof/>
              </w:rPr>
            </w:pPr>
            <w:ins w:id="3744" w:author="Seggelke, Klaus" w:date="2017-03-21T15:22: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3745" w:author="Seggelke, Klaus" w:date="2017-03-21T15:22:00Z"/>
              </w:rPr>
            </w:pPr>
            <w:ins w:id="3746" w:author="Seggelke, Klaus" w:date="2017-03-21T15:22:00Z">
              <w:r>
                <w:t>Following resources could be scaled down:</w:t>
              </w:r>
            </w:ins>
          </w:p>
          <w:p w:rsidR="00460B39" w:rsidRDefault="00460B39" w:rsidP="00460B39">
            <w:pPr>
              <w:pStyle w:val="TestCaseInfo"/>
              <w:numPr>
                <w:ilvl w:val="0"/>
                <w:numId w:val="101"/>
              </w:numPr>
              <w:rPr>
                <w:ins w:id="3747" w:author="Seggelke, Klaus" w:date="2017-03-21T15:22:00Z"/>
              </w:rPr>
            </w:pPr>
            <w:ins w:id="3748" w:author="Seggelke, Klaus" w:date="2017-03-21T15:22:00Z">
              <w:r>
                <w:t>vMemory</w:t>
              </w:r>
            </w:ins>
          </w:p>
          <w:p w:rsidR="00460B39" w:rsidRDefault="00460B39" w:rsidP="00460B39">
            <w:pPr>
              <w:pStyle w:val="TestCaseInfo"/>
              <w:numPr>
                <w:ilvl w:val="0"/>
                <w:numId w:val="101"/>
              </w:numPr>
              <w:rPr>
                <w:ins w:id="3749" w:author="Seggelke, Klaus" w:date="2017-03-21T15:22:00Z"/>
              </w:rPr>
            </w:pPr>
            <w:ins w:id="3750" w:author="Seggelke, Klaus" w:date="2017-03-21T15:22:00Z">
              <w:r>
                <w:t>vCPU cores</w:t>
              </w:r>
            </w:ins>
          </w:p>
          <w:p w:rsidR="00460B39" w:rsidRDefault="00460B39" w:rsidP="00460B39">
            <w:pPr>
              <w:pStyle w:val="TestCaseInfo"/>
              <w:numPr>
                <w:ilvl w:val="0"/>
                <w:numId w:val="101"/>
              </w:numPr>
              <w:rPr>
                <w:ins w:id="3751" w:author="Seggelke, Klaus" w:date="2017-03-21T15:22:00Z"/>
              </w:rPr>
            </w:pPr>
            <w:ins w:id="3752" w:author="Seggelke, Klaus" w:date="2017-03-21T15:22:00Z">
              <w:r>
                <w:t>vStorage</w:t>
              </w:r>
            </w:ins>
          </w:p>
          <w:p w:rsidR="00460B39" w:rsidRDefault="00460B39" w:rsidP="00460B39">
            <w:pPr>
              <w:pStyle w:val="TestCaseInfo"/>
              <w:numPr>
                <w:ilvl w:val="0"/>
                <w:numId w:val="101"/>
              </w:numPr>
              <w:rPr>
                <w:ins w:id="3753" w:author="Seggelke, Klaus" w:date="2017-03-21T15:22:00Z"/>
              </w:rPr>
            </w:pPr>
            <w:ins w:id="3754" w:author="Seggelke, Klaus" w:date="2017-03-21T15:22:00Z">
              <w:r>
                <w:t>vNIC or specialized hardware</w:t>
              </w:r>
            </w:ins>
          </w:p>
          <w:p w:rsidR="00460B39" w:rsidRDefault="00460B39" w:rsidP="001542F9">
            <w:pPr>
              <w:pStyle w:val="TestCaseInfo"/>
              <w:rPr>
                <w:ins w:id="3755" w:author="Seggelke, Klaus" w:date="2017-03-21T15:22:00Z"/>
              </w:rPr>
            </w:pPr>
            <w:ins w:id="3756" w:author="Seggelke, Klaus" w:date="2017-03-21T15:22:00Z">
              <w:r>
                <w:lastRenderedPageBreak/>
                <w:t>In case scale-down the VNF doesn’t remove VNFCs. It keeps the number of VNFC constant and just removes resources.</w:t>
              </w:r>
            </w:ins>
          </w:p>
        </w:tc>
      </w:tr>
    </w:tbl>
    <w:p w:rsidR="00460B39" w:rsidRDefault="00460B39" w:rsidP="00460B39">
      <w:pPr>
        <w:rPr>
          <w:ins w:id="3757" w:author="Seggelke, Klaus" w:date="2017-03-21T15:22: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460B39" w:rsidTr="001542F9">
        <w:trPr>
          <w:ins w:id="3758" w:author="Seggelke, Klaus" w:date="2017-03-21T15:23:00Z"/>
        </w:trPr>
        <w:tc>
          <w:tcPr>
            <w:tcW w:w="9330" w:type="dxa"/>
            <w:gridSpan w:val="2"/>
            <w:tcBorders>
              <w:top w:val="single" w:sz="2" w:space="0" w:color="auto"/>
              <w:left w:val="single" w:sz="2" w:space="0" w:color="auto"/>
              <w:bottom w:val="single" w:sz="2" w:space="0" w:color="auto"/>
              <w:right w:val="single" w:sz="2" w:space="0" w:color="auto"/>
            </w:tcBorders>
            <w:hideMark/>
          </w:tcPr>
          <w:p w:rsidR="00460B39" w:rsidRDefault="00460B39" w:rsidP="001542F9">
            <w:pPr>
              <w:pStyle w:val="TestCase"/>
              <w:rPr>
                <w:ins w:id="3759" w:author="Seggelke, Klaus" w:date="2017-03-21T15:23:00Z"/>
              </w:rPr>
            </w:pPr>
            <w:bookmarkStart w:id="3760" w:name="_Toc477881017"/>
            <w:ins w:id="3761" w:author="Seggelke, Klaus" w:date="2017-03-21T15:23:00Z">
              <w:r>
                <w:t>TC.VNF.SCALE.UP.003.4</w:t>
              </w:r>
              <w:r>
                <w:tab/>
              </w:r>
              <w:r w:rsidRPr="00487EA1">
                <w:t>Scale-down VNF instance</w:t>
              </w:r>
              <w:r>
                <w:t xml:space="preserve"> with On-demand Scaling event generated by EM</w:t>
              </w:r>
              <w:bookmarkEnd w:id="3760"/>
            </w:ins>
          </w:p>
        </w:tc>
      </w:tr>
      <w:tr w:rsidR="00460B39" w:rsidTr="001542F9">
        <w:trPr>
          <w:trHeight w:val="562"/>
          <w:ins w:id="3762" w:author="Seggelke, Klaus" w:date="2017-03-21T15:23: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763" w:author="Seggelke, Klaus" w:date="2017-03-21T15:23:00Z"/>
              </w:rPr>
            </w:pPr>
            <w:ins w:id="3764" w:author="Seggelke, Klaus" w:date="2017-03-21T15:23: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460B39" w:rsidRPr="00D67489" w:rsidRDefault="00460B39" w:rsidP="001542F9">
            <w:pPr>
              <w:pStyle w:val="TestCaseInfo"/>
              <w:rPr>
                <w:ins w:id="3765" w:author="Seggelke, Klaus" w:date="2017-03-21T15:23:00Z"/>
                <w:lang w:eastAsia="zh-CN"/>
              </w:rPr>
            </w:pPr>
            <w:ins w:id="3766" w:author="Seggelke, Klaus" w:date="2017-03-21T15:23:00Z">
              <w:r>
                <w:rPr>
                  <w:lang w:eastAsia="zh-CN"/>
                </w:rPr>
                <w:t>A VNF should have the capability to dynamically scale based on the required load. The scaling down to the lower performance is the objective of this test.</w:t>
              </w:r>
            </w:ins>
          </w:p>
        </w:tc>
      </w:tr>
      <w:tr w:rsidR="00460B39" w:rsidTr="001542F9">
        <w:trPr>
          <w:ins w:id="3767" w:author="Seggelke, Klaus" w:date="2017-03-21T15:23: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768" w:author="Seggelke, Klaus" w:date="2017-03-21T15:23:00Z"/>
              </w:rPr>
            </w:pPr>
            <w:ins w:id="3769" w:author="Seggelke, Klaus" w:date="2017-03-21T15:23: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460B39" w:rsidRDefault="00460B39" w:rsidP="001542F9">
            <w:pPr>
              <w:pStyle w:val="TestCaseInfo"/>
              <w:rPr>
                <w:ins w:id="3770" w:author="Seggelke, Klaus" w:date="2017-03-21T15:23:00Z"/>
                <w:lang w:eastAsia="zh-CN"/>
              </w:rPr>
            </w:pPr>
            <w:ins w:id="3771" w:author="Seggelke, Klaus" w:date="2017-03-21T15:23:00Z">
              <w:r w:rsidRPr="00487EA1">
                <w:rPr>
                  <w:lang w:eastAsia="zh-CN"/>
                </w:rPr>
                <w:t>Once the scaling decrease is completed, the VNFM should report reduced virtualized resources. The service should not be impacted. Therefore, traffic load should be processed without drops if the load is not above the limit. If a VNF functionality depends on specialized hardware acceleration devices/NIC cards, the VNFM needs to have the capability to remove these resources when decreasing the scaling.</w:t>
              </w:r>
              <w:r>
                <w:rPr>
                  <w:lang w:eastAsia="zh-CN"/>
                </w:rPr>
                <w:t xml:space="preserve"> The trigger for this event to occur could is the following:</w:t>
              </w:r>
            </w:ins>
          </w:p>
          <w:p w:rsidR="00460B39" w:rsidRDefault="00460B39" w:rsidP="00460B39">
            <w:pPr>
              <w:pStyle w:val="TestCaseInfo"/>
              <w:numPr>
                <w:ilvl w:val="0"/>
                <w:numId w:val="214"/>
              </w:numPr>
              <w:rPr>
                <w:ins w:id="3772" w:author="Seggelke, Klaus" w:date="2017-03-21T15:23:00Z"/>
                <w:lang w:eastAsia="zh-CN"/>
              </w:rPr>
              <w:pPrChange w:id="3773" w:author="Seggelke, Klaus" w:date="2017-03-21T15:23:00Z">
                <w:pPr>
                  <w:pStyle w:val="TestCaseInfo"/>
                  <w:numPr>
                    <w:numId w:val="215"/>
                  </w:numPr>
                  <w:ind w:left="720" w:hanging="360"/>
                </w:pPr>
              </w:pPrChange>
            </w:pPr>
            <w:ins w:id="3774" w:author="Seggelke, Klaus" w:date="2017-03-21T15:23:00Z">
              <w:r w:rsidRPr="006E70F4">
                <w:rPr>
                  <w:lang w:eastAsia="zh-CN"/>
                </w:rPr>
                <w:t>EM generated event – On-demand Scaling (e.g. EM receives information from the VNF and determines the need to auto scale)</w:t>
              </w:r>
            </w:ins>
          </w:p>
        </w:tc>
      </w:tr>
      <w:tr w:rsidR="00460B39" w:rsidTr="001542F9">
        <w:trPr>
          <w:trHeight w:val="283"/>
          <w:ins w:id="3775" w:author="Seggelke, Klaus" w:date="2017-03-21T15:23: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776" w:author="Seggelke, Klaus" w:date="2017-03-21T15:23:00Z"/>
              </w:rPr>
            </w:pPr>
            <w:ins w:id="3777" w:author="Seggelke, Klaus" w:date="2017-03-21T15:23:00Z">
              <w:r>
                <w:t>Test Setup</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3778" w:author="Seggelke, Klaus" w:date="2017-03-21T15:23:00Z"/>
                <w:lang w:eastAsia="zh-CN"/>
              </w:rPr>
            </w:pPr>
          </w:p>
        </w:tc>
      </w:tr>
      <w:tr w:rsidR="00460B39" w:rsidTr="001542F9">
        <w:trPr>
          <w:trHeight w:val="515"/>
          <w:ins w:id="3779" w:author="Seggelke, Klaus" w:date="2017-03-21T15:23: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780" w:author="Seggelke, Klaus" w:date="2017-03-21T15:23:00Z"/>
              </w:rPr>
            </w:pPr>
            <w:ins w:id="3781" w:author="Seggelke, Klaus" w:date="2017-03-21T15:23:00Z">
              <w:r>
                <w:t>Parameters</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3782" w:author="Seggelke, Klaus" w:date="2017-03-21T15:23:00Z"/>
              </w:rPr>
            </w:pPr>
          </w:p>
        </w:tc>
      </w:tr>
      <w:tr w:rsidR="00460B39" w:rsidTr="001542F9">
        <w:trPr>
          <w:ins w:id="3783" w:author="Seggelke, Klaus" w:date="2017-03-21T15:23: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784" w:author="Seggelke, Klaus" w:date="2017-03-21T15:23:00Z"/>
              </w:rPr>
            </w:pPr>
            <w:ins w:id="3785" w:author="Seggelke, Klaus" w:date="2017-03-21T15:23: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3786" w:author="Seggelke, Klaus" w:date="2017-03-21T15:23:00Z"/>
              </w:rPr>
            </w:pPr>
          </w:p>
        </w:tc>
      </w:tr>
      <w:tr w:rsidR="00460B39" w:rsidTr="001542F9">
        <w:trPr>
          <w:ins w:id="3787" w:author="Seggelke, Klaus" w:date="2017-03-21T15:23: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788" w:author="Seggelke, Klaus" w:date="2017-03-21T15:23:00Z"/>
              </w:rPr>
            </w:pPr>
            <w:ins w:id="3789" w:author="Seggelke, Klaus" w:date="2017-03-21T15:23:00Z">
              <w:r>
                <w:t>Pre-conditions:</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3790" w:author="Seggelke, Klaus" w:date="2017-03-21T15:23:00Z"/>
                <w:lang w:eastAsia="zh-CN"/>
              </w:rPr>
            </w:pPr>
          </w:p>
        </w:tc>
      </w:tr>
      <w:tr w:rsidR="00460B39" w:rsidTr="001542F9">
        <w:trPr>
          <w:trHeight w:val="2092"/>
          <w:ins w:id="3791" w:author="Seggelke, Klaus" w:date="2017-03-21T15:23: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792" w:author="Seggelke, Klaus" w:date="2017-03-21T15:23:00Z"/>
              </w:rPr>
            </w:pPr>
            <w:ins w:id="3793" w:author="Seggelke, Klaus" w:date="2017-03-21T15:23:00Z">
              <w:r>
                <w:t>Procedure</w:t>
              </w:r>
            </w:ins>
          </w:p>
        </w:tc>
        <w:tc>
          <w:tcPr>
            <w:tcW w:w="7979" w:type="dxa"/>
            <w:tcBorders>
              <w:top w:val="single" w:sz="2" w:space="0" w:color="auto"/>
              <w:left w:val="single" w:sz="2" w:space="0" w:color="auto"/>
              <w:bottom w:val="single" w:sz="2" w:space="0" w:color="auto"/>
              <w:right w:val="single" w:sz="2" w:space="0" w:color="auto"/>
            </w:tcBorders>
          </w:tcPr>
          <w:p w:rsidR="00460B39" w:rsidRPr="00093574" w:rsidRDefault="00460B39" w:rsidP="001542F9">
            <w:pPr>
              <w:pStyle w:val="TestCaseInfo"/>
              <w:rPr>
                <w:ins w:id="3794" w:author="Seggelke, Klaus" w:date="2017-03-21T15:23:00Z"/>
              </w:rPr>
            </w:pPr>
            <w:ins w:id="3795" w:author="Seggelke, Klaus" w:date="2017-03-21T15:23:00Z">
              <w:r w:rsidRPr="00093574">
                <w:t>Sequence:</w:t>
              </w:r>
            </w:ins>
          </w:p>
          <w:p w:rsidR="00460B39" w:rsidRDefault="00460B39" w:rsidP="00460B39">
            <w:pPr>
              <w:pStyle w:val="TestCaseInfo"/>
              <w:numPr>
                <w:ilvl w:val="0"/>
                <w:numId w:val="259"/>
              </w:numPr>
              <w:rPr>
                <w:ins w:id="3796" w:author="Seggelke, Klaus" w:date="2017-03-21T15:23:00Z"/>
              </w:rPr>
              <w:pPrChange w:id="3797" w:author="Seggelke, Klaus" w:date="2017-03-21T15:23:00Z">
                <w:pPr>
                  <w:pStyle w:val="TestCaseInfo"/>
                  <w:numPr>
                    <w:numId w:val="255"/>
                  </w:numPr>
                  <w:ind w:left="720" w:hanging="360"/>
                </w:pPr>
              </w:pPrChange>
            </w:pPr>
            <w:ins w:id="3798" w:author="Seggelke, Klaus" w:date="2017-03-21T15:23:00Z">
              <w:r>
                <w:t>Instantiate VNF</w:t>
              </w:r>
            </w:ins>
          </w:p>
          <w:p w:rsidR="00460B39" w:rsidRDefault="00460B39" w:rsidP="00460B39">
            <w:pPr>
              <w:pStyle w:val="TestCaseInfo"/>
              <w:numPr>
                <w:ilvl w:val="0"/>
                <w:numId w:val="259"/>
              </w:numPr>
              <w:rPr>
                <w:ins w:id="3799" w:author="Seggelke, Klaus" w:date="2017-03-21T15:23:00Z"/>
              </w:rPr>
              <w:pPrChange w:id="3800" w:author="Seggelke, Klaus" w:date="2017-03-21T15:23:00Z">
                <w:pPr>
                  <w:pStyle w:val="TestCaseInfo"/>
                  <w:numPr>
                    <w:numId w:val="255"/>
                  </w:numPr>
                  <w:ind w:left="720" w:hanging="360"/>
                </w:pPr>
              </w:pPrChange>
            </w:pPr>
            <w:ins w:id="3801" w:author="Seggelke, Klaus" w:date="2017-03-21T15:23:00Z">
              <w:r w:rsidRPr="00074BEF">
                <w:t>Validate VNF instantiation state is INSTANTIATED and VNF state is STARTED (--&gt; time stamp when correct state reached)</w:t>
              </w:r>
            </w:ins>
          </w:p>
          <w:p w:rsidR="00460B39" w:rsidRDefault="00460B39" w:rsidP="00460B39">
            <w:pPr>
              <w:pStyle w:val="TestCaseInfo"/>
              <w:numPr>
                <w:ilvl w:val="0"/>
                <w:numId w:val="259"/>
              </w:numPr>
              <w:rPr>
                <w:ins w:id="3802" w:author="Seggelke, Klaus" w:date="2017-03-21T15:23:00Z"/>
              </w:rPr>
              <w:pPrChange w:id="3803" w:author="Seggelke, Klaus" w:date="2017-03-21T15:23:00Z">
                <w:pPr>
                  <w:pStyle w:val="TestCaseInfo"/>
                  <w:numPr>
                    <w:numId w:val="255"/>
                  </w:numPr>
                  <w:ind w:left="720" w:hanging="360"/>
                </w:pPr>
              </w:pPrChange>
            </w:pPr>
            <w:ins w:id="3804" w:author="Seggelke, Klaus" w:date="2017-03-21T15:23:00Z">
              <w:r>
                <w:t>Generate low traffic load</w:t>
              </w:r>
            </w:ins>
          </w:p>
          <w:p w:rsidR="00460B39" w:rsidRDefault="00460B39" w:rsidP="00460B39">
            <w:pPr>
              <w:pStyle w:val="TestCaseInfo"/>
              <w:numPr>
                <w:ilvl w:val="0"/>
                <w:numId w:val="259"/>
              </w:numPr>
              <w:rPr>
                <w:ins w:id="3805" w:author="Seggelke, Klaus" w:date="2017-03-21T15:23:00Z"/>
              </w:rPr>
              <w:pPrChange w:id="3806" w:author="Seggelke, Klaus" w:date="2017-03-21T15:23:00Z">
                <w:pPr>
                  <w:pStyle w:val="TestCaseInfo"/>
                  <w:numPr>
                    <w:numId w:val="255"/>
                  </w:numPr>
                  <w:ind w:left="720" w:hanging="360"/>
                </w:pPr>
              </w:pPrChange>
            </w:pPr>
            <w:ins w:id="3807" w:author="Seggelke, Klaus" w:date="2017-03-21T15:23:00Z">
              <w:r>
                <w:t>Validate that traffic flows through without issues (--&gt; no dropped packets)</w:t>
              </w:r>
            </w:ins>
          </w:p>
          <w:p w:rsidR="00460B39" w:rsidRDefault="00460B39" w:rsidP="00460B39">
            <w:pPr>
              <w:pStyle w:val="TestCaseInfo"/>
              <w:numPr>
                <w:ilvl w:val="0"/>
                <w:numId w:val="259"/>
              </w:numPr>
              <w:rPr>
                <w:ins w:id="3808" w:author="Seggelke, Klaus" w:date="2017-03-21T15:23:00Z"/>
              </w:rPr>
              <w:pPrChange w:id="3809" w:author="Seggelke, Klaus" w:date="2017-03-21T15:23:00Z">
                <w:pPr>
                  <w:pStyle w:val="TestCaseInfo"/>
                  <w:numPr>
                    <w:numId w:val="255"/>
                  </w:numPr>
                  <w:ind w:left="720" w:hanging="360"/>
                </w:pPr>
              </w:pPrChange>
            </w:pPr>
            <w:ins w:id="3810" w:author="Seggelke, Klaus" w:date="2017-03-21T15:23:00Z">
              <w:r>
                <w:t>Trigger a resize of the NFV resources to the maximum</w:t>
              </w:r>
            </w:ins>
          </w:p>
          <w:p w:rsidR="00460B39" w:rsidRDefault="00460B39" w:rsidP="00460B39">
            <w:pPr>
              <w:pStyle w:val="TestCaseInfo"/>
              <w:numPr>
                <w:ilvl w:val="0"/>
                <w:numId w:val="259"/>
              </w:numPr>
              <w:rPr>
                <w:ins w:id="3811" w:author="Seggelke, Klaus" w:date="2017-03-21T15:23:00Z"/>
              </w:rPr>
              <w:pPrChange w:id="3812" w:author="Seggelke, Klaus" w:date="2017-03-21T15:23:00Z">
                <w:pPr>
                  <w:pStyle w:val="TestCaseInfo"/>
                  <w:numPr>
                    <w:numId w:val="255"/>
                  </w:numPr>
                  <w:ind w:left="720" w:hanging="360"/>
                </w:pPr>
              </w:pPrChange>
            </w:pPr>
            <w:ins w:id="3813" w:author="Seggelke, Klaus" w:date="2017-03-21T15:23:00Z">
              <w:r>
                <w:t>Validate VNF has resized to the max</w:t>
              </w:r>
            </w:ins>
          </w:p>
          <w:p w:rsidR="00460B39" w:rsidRDefault="00460B39" w:rsidP="00460B39">
            <w:pPr>
              <w:pStyle w:val="TestCaseInfo"/>
              <w:numPr>
                <w:ilvl w:val="0"/>
                <w:numId w:val="259"/>
              </w:numPr>
              <w:rPr>
                <w:ins w:id="3814" w:author="Seggelke, Klaus" w:date="2017-03-21T15:23:00Z"/>
              </w:rPr>
              <w:pPrChange w:id="3815" w:author="Seggelke, Klaus" w:date="2017-03-21T15:23:00Z">
                <w:pPr>
                  <w:pStyle w:val="TestCaseInfo"/>
                  <w:numPr>
                    <w:numId w:val="255"/>
                  </w:numPr>
                  <w:ind w:left="720" w:hanging="360"/>
                </w:pPr>
              </w:pPrChange>
            </w:pPr>
            <w:ins w:id="3816" w:author="Seggelke, Klaus" w:date="2017-03-21T15:23:00Z">
              <w:r>
                <w:t>Determine if and length of service disruption</w:t>
              </w:r>
            </w:ins>
          </w:p>
          <w:p w:rsidR="00460B39" w:rsidRDefault="00460B39" w:rsidP="00460B39">
            <w:pPr>
              <w:pStyle w:val="TestCaseInfo"/>
              <w:numPr>
                <w:ilvl w:val="0"/>
                <w:numId w:val="259"/>
              </w:numPr>
              <w:rPr>
                <w:ins w:id="3817" w:author="Seggelke, Klaus" w:date="2017-03-21T15:23:00Z"/>
              </w:rPr>
              <w:pPrChange w:id="3818" w:author="Seggelke, Klaus" w:date="2017-03-21T15:23:00Z">
                <w:pPr>
                  <w:pStyle w:val="TestCaseInfo"/>
                  <w:numPr>
                    <w:numId w:val="255"/>
                  </w:numPr>
                  <w:ind w:left="720" w:hanging="360"/>
                </w:pPr>
              </w:pPrChange>
            </w:pPr>
            <w:ins w:id="3819" w:author="Seggelke, Klaus" w:date="2017-03-21T15:23:00Z">
              <w:r>
                <w:t>Generate max traffic load</w:t>
              </w:r>
            </w:ins>
          </w:p>
          <w:p w:rsidR="00460B39" w:rsidRDefault="00460B39" w:rsidP="00460B39">
            <w:pPr>
              <w:pStyle w:val="TestCaseInfo"/>
              <w:numPr>
                <w:ilvl w:val="0"/>
                <w:numId w:val="259"/>
              </w:numPr>
              <w:rPr>
                <w:ins w:id="3820" w:author="Seggelke, Klaus" w:date="2017-03-21T15:23:00Z"/>
              </w:rPr>
              <w:pPrChange w:id="3821" w:author="Seggelke, Klaus" w:date="2017-03-21T15:23:00Z">
                <w:pPr>
                  <w:pStyle w:val="TestCaseInfo"/>
                  <w:numPr>
                    <w:numId w:val="255"/>
                  </w:numPr>
                  <w:ind w:left="720" w:hanging="360"/>
                </w:pPr>
              </w:pPrChange>
            </w:pPr>
            <w:ins w:id="3822" w:author="Seggelke, Klaus" w:date="2017-03-21T15:23:00Z">
              <w:r>
                <w:t>Validate max capacity without traffic loss</w:t>
              </w:r>
            </w:ins>
          </w:p>
          <w:p w:rsidR="00460B39" w:rsidRDefault="00460B39" w:rsidP="00460B39">
            <w:pPr>
              <w:pStyle w:val="TestCaseInfo"/>
              <w:numPr>
                <w:ilvl w:val="0"/>
                <w:numId w:val="259"/>
              </w:numPr>
              <w:rPr>
                <w:ins w:id="3823" w:author="Seggelke, Klaus" w:date="2017-03-21T15:23:00Z"/>
              </w:rPr>
              <w:pPrChange w:id="3824" w:author="Seggelke, Klaus" w:date="2017-03-21T15:23:00Z">
                <w:pPr>
                  <w:pStyle w:val="TestCaseInfo"/>
                  <w:numPr>
                    <w:numId w:val="255"/>
                  </w:numPr>
                  <w:ind w:left="720" w:hanging="360"/>
                </w:pPr>
              </w:pPrChange>
            </w:pPr>
            <w:ins w:id="3825" w:author="Seggelke, Klaus" w:date="2017-03-21T15:23:00Z">
              <w:r>
                <w:t>Trigger the downsize of the VNF</w:t>
              </w:r>
            </w:ins>
          </w:p>
          <w:p w:rsidR="00460B39" w:rsidRDefault="00460B39" w:rsidP="00460B39">
            <w:pPr>
              <w:pStyle w:val="TestCaseInfo"/>
              <w:numPr>
                <w:ilvl w:val="0"/>
                <w:numId w:val="259"/>
              </w:numPr>
              <w:rPr>
                <w:ins w:id="3826" w:author="Seggelke, Klaus" w:date="2017-03-21T15:23:00Z"/>
              </w:rPr>
              <w:pPrChange w:id="3827" w:author="Seggelke, Klaus" w:date="2017-03-21T15:23:00Z">
                <w:pPr>
                  <w:pStyle w:val="TestCaseInfo"/>
                  <w:numPr>
                    <w:numId w:val="255"/>
                  </w:numPr>
                  <w:ind w:left="720" w:hanging="360"/>
                </w:pPr>
              </w:pPrChange>
            </w:pPr>
            <w:ins w:id="3828" w:author="Seggelke, Klaus" w:date="2017-03-21T15:23:00Z">
              <w:r>
                <w:t>Validate VNF has released the resources</w:t>
              </w:r>
            </w:ins>
          </w:p>
          <w:p w:rsidR="00460B39" w:rsidRDefault="00460B39" w:rsidP="00460B39">
            <w:pPr>
              <w:pStyle w:val="TestCaseInfo"/>
              <w:numPr>
                <w:ilvl w:val="0"/>
                <w:numId w:val="259"/>
              </w:numPr>
              <w:rPr>
                <w:ins w:id="3829" w:author="Seggelke, Klaus" w:date="2017-03-21T15:23:00Z"/>
              </w:rPr>
              <w:pPrChange w:id="3830" w:author="Seggelke, Klaus" w:date="2017-03-21T15:23:00Z">
                <w:pPr>
                  <w:pStyle w:val="TestCaseInfo"/>
                  <w:numPr>
                    <w:numId w:val="255"/>
                  </w:numPr>
                  <w:ind w:left="720" w:hanging="360"/>
                </w:pPr>
              </w:pPrChange>
            </w:pPr>
            <w:ins w:id="3831" w:author="Seggelke, Klaus" w:date="2017-03-21T15:23:00Z">
              <w:r>
                <w:t>Validate traffic drop occurs</w:t>
              </w:r>
            </w:ins>
          </w:p>
          <w:p w:rsidR="00460B39" w:rsidRDefault="00460B39" w:rsidP="00460B39">
            <w:pPr>
              <w:pStyle w:val="TestCaseInfo"/>
              <w:numPr>
                <w:ilvl w:val="0"/>
                <w:numId w:val="259"/>
              </w:numPr>
              <w:rPr>
                <w:ins w:id="3832" w:author="Seggelke, Klaus" w:date="2017-03-21T15:23:00Z"/>
              </w:rPr>
              <w:pPrChange w:id="3833" w:author="Seggelke, Klaus" w:date="2017-03-21T15:23:00Z">
                <w:pPr>
                  <w:pStyle w:val="TestCaseInfo"/>
                  <w:numPr>
                    <w:numId w:val="255"/>
                  </w:numPr>
                  <w:ind w:left="720" w:hanging="360"/>
                </w:pPr>
              </w:pPrChange>
            </w:pPr>
            <w:ins w:id="3834" w:author="Seggelke, Klaus" w:date="2017-03-21T15:23:00Z">
              <w:r>
                <w:t>Reduce traffic load to level that the downsized VNF should process</w:t>
              </w:r>
            </w:ins>
          </w:p>
          <w:p w:rsidR="00460B39" w:rsidRDefault="00460B39" w:rsidP="00460B39">
            <w:pPr>
              <w:pStyle w:val="TestCaseInfo"/>
              <w:numPr>
                <w:ilvl w:val="0"/>
                <w:numId w:val="259"/>
              </w:numPr>
              <w:rPr>
                <w:ins w:id="3835" w:author="Seggelke, Klaus" w:date="2017-03-21T15:23:00Z"/>
              </w:rPr>
              <w:pPrChange w:id="3836" w:author="Seggelke, Klaus" w:date="2017-03-21T15:23:00Z">
                <w:pPr>
                  <w:pStyle w:val="TestCaseInfo"/>
                  <w:numPr>
                    <w:numId w:val="255"/>
                  </w:numPr>
                  <w:ind w:left="720" w:hanging="360"/>
                </w:pPr>
              </w:pPrChange>
            </w:pPr>
            <w:ins w:id="3837" w:author="Seggelke, Klaus" w:date="2017-03-21T15:23:00Z">
              <w:r>
                <w:t>Validate traffic flows through without issues (</w:t>
              </w:r>
              <w:r>
                <w:sym w:font="Wingdings" w:char="F0E0"/>
              </w:r>
              <w:r>
                <w:t xml:space="preserve"> no dropped packets)</w:t>
              </w:r>
            </w:ins>
          </w:p>
          <w:p w:rsidR="00460B39" w:rsidRDefault="00460B39" w:rsidP="00460B39">
            <w:pPr>
              <w:pStyle w:val="TestCaseInfo"/>
              <w:numPr>
                <w:ilvl w:val="0"/>
                <w:numId w:val="259"/>
              </w:numPr>
              <w:rPr>
                <w:ins w:id="3838" w:author="Seggelke, Klaus" w:date="2017-03-21T15:23:00Z"/>
              </w:rPr>
              <w:pPrChange w:id="3839" w:author="Seggelke, Klaus" w:date="2017-03-21T15:23:00Z">
                <w:pPr>
                  <w:pStyle w:val="TestCaseInfo"/>
                  <w:numPr>
                    <w:numId w:val="255"/>
                  </w:numPr>
                  <w:ind w:left="720" w:hanging="360"/>
                </w:pPr>
              </w:pPrChange>
            </w:pPr>
            <w:ins w:id="3840" w:author="Seggelke, Klaus" w:date="2017-03-21T15:23:00Z">
              <w:r>
                <w:t>Stop traffic</w:t>
              </w:r>
            </w:ins>
          </w:p>
          <w:p w:rsidR="00460B39" w:rsidRPr="00093574" w:rsidRDefault="00460B39" w:rsidP="00460B39">
            <w:pPr>
              <w:pStyle w:val="TestCaseInfo"/>
              <w:numPr>
                <w:ilvl w:val="0"/>
                <w:numId w:val="259"/>
              </w:numPr>
              <w:rPr>
                <w:ins w:id="3841" w:author="Seggelke, Klaus" w:date="2017-03-21T15:23:00Z"/>
              </w:rPr>
              <w:pPrChange w:id="3842" w:author="Seggelke, Klaus" w:date="2017-03-21T15:23:00Z">
                <w:pPr>
                  <w:pStyle w:val="TestCaseInfo"/>
                  <w:numPr>
                    <w:numId w:val="255"/>
                  </w:numPr>
                  <w:ind w:left="720" w:hanging="360"/>
                </w:pPr>
              </w:pPrChange>
            </w:pPr>
            <w:ins w:id="3843" w:author="Seggelke, Klaus" w:date="2017-03-21T15:23:00Z">
              <w:r>
                <w:t>Terminate VNF</w:t>
              </w:r>
            </w:ins>
          </w:p>
        </w:tc>
      </w:tr>
      <w:tr w:rsidR="00460B39" w:rsidTr="001542F9">
        <w:trPr>
          <w:ins w:id="3844" w:author="Seggelke, Klaus" w:date="2017-03-21T15:23: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845" w:author="Seggelke, Klaus" w:date="2017-03-21T15:23:00Z"/>
              </w:rPr>
            </w:pPr>
            <w:ins w:id="3846" w:author="Seggelke, Klaus" w:date="2017-03-21T15:23: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3847" w:author="Seggelke, Klaus" w:date="2017-03-21T15:23:00Z"/>
              </w:rPr>
            </w:pPr>
          </w:p>
        </w:tc>
      </w:tr>
      <w:tr w:rsidR="00460B39" w:rsidTr="001542F9">
        <w:trPr>
          <w:ins w:id="3848" w:author="Seggelke, Klaus" w:date="2017-03-21T15:23: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849" w:author="Seggelke, Klaus" w:date="2017-03-21T15:23:00Z"/>
                <w:noProof/>
              </w:rPr>
            </w:pPr>
            <w:ins w:id="3850" w:author="Seggelke, Klaus" w:date="2017-03-21T15:23: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3851" w:author="Seggelke, Klaus" w:date="2017-03-21T15:23:00Z"/>
              </w:rPr>
            </w:pPr>
            <w:ins w:id="3852" w:author="Seggelke, Klaus" w:date="2017-03-21T15:23:00Z">
              <w:r>
                <w:t>Following resources could be scaled down:</w:t>
              </w:r>
            </w:ins>
          </w:p>
          <w:p w:rsidR="00460B39" w:rsidRDefault="00460B39" w:rsidP="00460B39">
            <w:pPr>
              <w:pStyle w:val="TestCaseInfo"/>
              <w:numPr>
                <w:ilvl w:val="0"/>
                <w:numId w:val="101"/>
              </w:numPr>
              <w:rPr>
                <w:ins w:id="3853" w:author="Seggelke, Klaus" w:date="2017-03-21T15:23:00Z"/>
              </w:rPr>
            </w:pPr>
            <w:ins w:id="3854" w:author="Seggelke, Klaus" w:date="2017-03-21T15:23:00Z">
              <w:r>
                <w:t>vMemory</w:t>
              </w:r>
            </w:ins>
          </w:p>
          <w:p w:rsidR="00460B39" w:rsidRDefault="00460B39" w:rsidP="00460B39">
            <w:pPr>
              <w:pStyle w:val="TestCaseInfo"/>
              <w:numPr>
                <w:ilvl w:val="0"/>
                <w:numId w:val="101"/>
              </w:numPr>
              <w:rPr>
                <w:ins w:id="3855" w:author="Seggelke, Klaus" w:date="2017-03-21T15:23:00Z"/>
              </w:rPr>
            </w:pPr>
            <w:ins w:id="3856" w:author="Seggelke, Klaus" w:date="2017-03-21T15:23:00Z">
              <w:r>
                <w:t>vCPU cores</w:t>
              </w:r>
            </w:ins>
          </w:p>
          <w:p w:rsidR="00460B39" w:rsidRDefault="00460B39" w:rsidP="00460B39">
            <w:pPr>
              <w:pStyle w:val="TestCaseInfo"/>
              <w:numPr>
                <w:ilvl w:val="0"/>
                <w:numId w:val="101"/>
              </w:numPr>
              <w:rPr>
                <w:ins w:id="3857" w:author="Seggelke, Klaus" w:date="2017-03-21T15:23:00Z"/>
              </w:rPr>
            </w:pPr>
            <w:ins w:id="3858" w:author="Seggelke, Klaus" w:date="2017-03-21T15:23:00Z">
              <w:r>
                <w:t>vStorage</w:t>
              </w:r>
            </w:ins>
          </w:p>
          <w:p w:rsidR="00460B39" w:rsidRDefault="00460B39" w:rsidP="00460B39">
            <w:pPr>
              <w:pStyle w:val="TestCaseInfo"/>
              <w:numPr>
                <w:ilvl w:val="0"/>
                <w:numId w:val="101"/>
              </w:numPr>
              <w:rPr>
                <w:ins w:id="3859" w:author="Seggelke, Klaus" w:date="2017-03-21T15:23:00Z"/>
              </w:rPr>
            </w:pPr>
            <w:ins w:id="3860" w:author="Seggelke, Klaus" w:date="2017-03-21T15:23:00Z">
              <w:r>
                <w:t>vNIC or specialized hardware</w:t>
              </w:r>
            </w:ins>
          </w:p>
          <w:p w:rsidR="00460B39" w:rsidRDefault="00460B39" w:rsidP="001542F9">
            <w:pPr>
              <w:pStyle w:val="TestCaseInfo"/>
              <w:rPr>
                <w:ins w:id="3861" w:author="Seggelke, Klaus" w:date="2017-03-21T15:23:00Z"/>
              </w:rPr>
            </w:pPr>
            <w:ins w:id="3862" w:author="Seggelke, Klaus" w:date="2017-03-21T15:23:00Z">
              <w:r>
                <w:t>In case scale-down the VNF doesn’t remove VNFCs. It keeps the number of VNFC constant and just removes resources.</w:t>
              </w:r>
            </w:ins>
          </w:p>
        </w:tc>
      </w:tr>
    </w:tbl>
    <w:p w:rsidR="00460B39" w:rsidRDefault="00460B39" w:rsidP="00460B39">
      <w:pPr>
        <w:rPr>
          <w:ins w:id="3863" w:author="Seggelke, Klaus" w:date="2017-03-21T15:23: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460B39" w:rsidTr="001542F9">
        <w:trPr>
          <w:ins w:id="3864" w:author="Seggelke, Klaus" w:date="2017-03-21T15:24:00Z"/>
        </w:trPr>
        <w:tc>
          <w:tcPr>
            <w:tcW w:w="9330" w:type="dxa"/>
            <w:gridSpan w:val="2"/>
            <w:tcBorders>
              <w:top w:val="single" w:sz="2" w:space="0" w:color="auto"/>
              <w:left w:val="single" w:sz="2" w:space="0" w:color="auto"/>
              <w:bottom w:val="single" w:sz="2" w:space="0" w:color="auto"/>
              <w:right w:val="single" w:sz="2" w:space="0" w:color="auto"/>
            </w:tcBorders>
            <w:hideMark/>
          </w:tcPr>
          <w:p w:rsidR="00460B39" w:rsidRDefault="00460B39" w:rsidP="001542F9">
            <w:pPr>
              <w:pStyle w:val="TestCase"/>
              <w:rPr>
                <w:ins w:id="3865" w:author="Seggelke, Klaus" w:date="2017-03-21T15:24:00Z"/>
              </w:rPr>
            </w:pPr>
            <w:bookmarkStart w:id="3866" w:name="_Toc477881018"/>
            <w:ins w:id="3867" w:author="Seggelke, Klaus" w:date="2017-03-21T15:24:00Z">
              <w:r>
                <w:lastRenderedPageBreak/>
                <w:t>TC.VNF.SCALE.UP.003.</w:t>
              </w:r>
            </w:ins>
            <w:ins w:id="3868" w:author="Seggelke, Klaus" w:date="2017-03-21T15:25:00Z">
              <w:r>
                <w:t>5</w:t>
              </w:r>
            </w:ins>
            <w:ins w:id="3869" w:author="Seggelke, Klaus" w:date="2017-03-21T15:24:00Z">
              <w:r>
                <w:tab/>
              </w:r>
              <w:r w:rsidRPr="00487EA1">
                <w:t>Scale-down VNF instance</w:t>
              </w:r>
              <w:r>
                <w:t xml:space="preserve"> with Manual Scaling event generated by MANO</w:t>
              </w:r>
              <w:bookmarkEnd w:id="3866"/>
            </w:ins>
          </w:p>
        </w:tc>
      </w:tr>
      <w:tr w:rsidR="00460B39" w:rsidTr="001542F9">
        <w:trPr>
          <w:trHeight w:val="562"/>
          <w:ins w:id="3870" w:author="Seggelke, Klaus" w:date="2017-03-21T15:24: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871" w:author="Seggelke, Klaus" w:date="2017-03-21T15:24:00Z"/>
              </w:rPr>
            </w:pPr>
            <w:ins w:id="3872" w:author="Seggelke, Klaus" w:date="2017-03-21T15:24: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460B39" w:rsidRPr="00D67489" w:rsidRDefault="00460B39" w:rsidP="001542F9">
            <w:pPr>
              <w:pStyle w:val="TestCaseInfo"/>
              <w:rPr>
                <w:ins w:id="3873" w:author="Seggelke, Klaus" w:date="2017-03-21T15:24:00Z"/>
                <w:lang w:eastAsia="zh-CN"/>
              </w:rPr>
            </w:pPr>
            <w:ins w:id="3874" w:author="Seggelke, Klaus" w:date="2017-03-21T15:24:00Z">
              <w:r>
                <w:rPr>
                  <w:lang w:eastAsia="zh-CN"/>
                </w:rPr>
                <w:t>A VNF should have the capability to dynamically scale based on the required load. The scaling down to the lower performance is the objective of this test.</w:t>
              </w:r>
            </w:ins>
          </w:p>
        </w:tc>
      </w:tr>
      <w:tr w:rsidR="00460B39" w:rsidTr="001542F9">
        <w:trPr>
          <w:ins w:id="3875" w:author="Seggelke, Klaus" w:date="2017-03-21T15:24: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876" w:author="Seggelke, Klaus" w:date="2017-03-21T15:24:00Z"/>
              </w:rPr>
            </w:pPr>
            <w:ins w:id="3877" w:author="Seggelke, Klaus" w:date="2017-03-21T15:24: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460B39" w:rsidRDefault="00460B39" w:rsidP="001542F9">
            <w:pPr>
              <w:pStyle w:val="TestCaseInfo"/>
              <w:rPr>
                <w:ins w:id="3878" w:author="Seggelke, Klaus" w:date="2017-03-21T15:24:00Z"/>
                <w:lang w:eastAsia="zh-CN"/>
              </w:rPr>
            </w:pPr>
            <w:ins w:id="3879" w:author="Seggelke, Klaus" w:date="2017-03-21T15:24:00Z">
              <w:r w:rsidRPr="00487EA1">
                <w:rPr>
                  <w:lang w:eastAsia="zh-CN"/>
                </w:rPr>
                <w:t>Once the scaling decrease is completed, the VNFM should report reduced virtualized resources. The service should not be impacted. Therefore, traffic load should be processed without drops if the load is not above the limit. If a VNF functionality depends on specialized hardware acceleration devices/NIC cards, the VNFM needs to have the capability to remove these resources when decreasing the scaling.</w:t>
              </w:r>
              <w:r>
                <w:rPr>
                  <w:lang w:eastAsia="zh-CN"/>
                </w:rPr>
                <w:t xml:space="preserve"> The trigger for this event to occur could is the following:</w:t>
              </w:r>
            </w:ins>
          </w:p>
          <w:p w:rsidR="00460B39" w:rsidRDefault="00460B39" w:rsidP="00460B39">
            <w:pPr>
              <w:pStyle w:val="TestCaseInfo"/>
              <w:numPr>
                <w:ilvl w:val="0"/>
                <w:numId w:val="214"/>
              </w:numPr>
              <w:rPr>
                <w:ins w:id="3880" w:author="Seggelke, Klaus" w:date="2017-03-21T15:24:00Z"/>
                <w:lang w:eastAsia="zh-CN"/>
              </w:rPr>
              <w:pPrChange w:id="3881" w:author="Seggelke, Klaus" w:date="2017-03-21T15:25:00Z">
                <w:pPr>
                  <w:pStyle w:val="TestCaseInfo"/>
                  <w:numPr>
                    <w:numId w:val="215"/>
                  </w:numPr>
                  <w:ind w:left="720" w:hanging="360"/>
                </w:pPr>
              </w:pPrChange>
            </w:pPr>
            <w:ins w:id="3882" w:author="Seggelke, Klaus" w:date="2017-03-21T15:24:00Z">
              <w:r w:rsidRPr="006E70F4">
                <w:rPr>
                  <w:lang w:eastAsia="zh-CN"/>
                </w:rPr>
                <w:t>MANO generated event - Manual Scaling (e.g. by operating the MANO interface/API)</w:t>
              </w:r>
            </w:ins>
          </w:p>
        </w:tc>
      </w:tr>
      <w:tr w:rsidR="00460B39" w:rsidTr="001542F9">
        <w:trPr>
          <w:trHeight w:val="283"/>
          <w:ins w:id="3883" w:author="Seggelke, Klaus" w:date="2017-03-21T15:24: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884" w:author="Seggelke, Klaus" w:date="2017-03-21T15:24:00Z"/>
              </w:rPr>
            </w:pPr>
            <w:ins w:id="3885" w:author="Seggelke, Klaus" w:date="2017-03-21T15:24:00Z">
              <w:r>
                <w:t>Test Setup</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3886" w:author="Seggelke, Klaus" w:date="2017-03-21T15:24:00Z"/>
                <w:lang w:eastAsia="zh-CN"/>
              </w:rPr>
            </w:pPr>
          </w:p>
        </w:tc>
      </w:tr>
      <w:tr w:rsidR="00460B39" w:rsidTr="001542F9">
        <w:trPr>
          <w:trHeight w:val="515"/>
          <w:ins w:id="3887" w:author="Seggelke, Klaus" w:date="2017-03-21T15:24: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888" w:author="Seggelke, Klaus" w:date="2017-03-21T15:24:00Z"/>
              </w:rPr>
            </w:pPr>
            <w:ins w:id="3889" w:author="Seggelke, Klaus" w:date="2017-03-21T15:24:00Z">
              <w:r>
                <w:t>Parameters</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3890" w:author="Seggelke, Klaus" w:date="2017-03-21T15:24:00Z"/>
              </w:rPr>
            </w:pPr>
          </w:p>
        </w:tc>
      </w:tr>
      <w:tr w:rsidR="00460B39" w:rsidTr="001542F9">
        <w:trPr>
          <w:ins w:id="3891" w:author="Seggelke, Klaus" w:date="2017-03-21T15:24: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892" w:author="Seggelke, Klaus" w:date="2017-03-21T15:24:00Z"/>
              </w:rPr>
            </w:pPr>
            <w:ins w:id="3893" w:author="Seggelke, Klaus" w:date="2017-03-21T15:24: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3894" w:author="Seggelke, Klaus" w:date="2017-03-21T15:24:00Z"/>
              </w:rPr>
            </w:pPr>
          </w:p>
        </w:tc>
      </w:tr>
      <w:tr w:rsidR="00460B39" w:rsidTr="001542F9">
        <w:trPr>
          <w:ins w:id="3895" w:author="Seggelke, Klaus" w:date="2017-03-21T15:24: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896" w:author="Seggelke, Klaus" w:date="2017-03-21T15:24:00Z"/>
              </w:rPr>
            </w:pPr>
            <w:ins w:id="3897" w:author="Seggelke, Klaus" w:date="2017-03-21T15:24:00Z">
              <w:r>
                <w:t>Pre-conditions:</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3898" w:author="Seggelke, Klaus" w:date="2017-03-21T15:24:00Z"/>
                <w:lang w:eastAsia="zh-CN"/>
              </w:rPr>
            </w:pPr>
          </w:p>
        </w:tc>
      </w:tr>
      <w:tr w:rsidR="00460B39" w:rsidTr="001542F9">
        <w:trPr>
          <w:trHeight w:val="2092"/>
          <w:ins w:id="3899" w:author="Seggelke, Klaus" w:date="2017-03-21T15:24: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900" w:author="Seggelke, Klaus" w:date="2017-03-21T15:24:00Z"/>
              </w:rPr>
            </w:pPr>
            <w:ins w:id="3901" w:author="Seggelke, Klaus" w:date="2017-03-21T15:24:00Z">
              <w:r>
                <w:t>Procedure</w:t>
              </w:r>
            </w:ins>
          </w:p>
        </w:tc>
        <w:tc>
          <w:tcPr>
            <w:tcW w:w="7979" w:type="dxa"/>
            <w:tcBorders>
              <w:top w:val="single" w:sz="2" w:space="0" w:color="auto"/>
              <w:left w:val="single" w:sz="2" w:space="0" w:color="auto"/>
              <w:bottom w:val="single" w:sz="2" w:space="0" w:color="auto"/>
              <w:right w:val="single" w:sz="2" w:space="0" w:color="auto"/>
            </w:tcBorders>
          </w:tcPr>
          <w:p w:rsidR="00460B39" w:rsidRPr="00093574" w:rsidRDefault="00460B39" w:rsidP="001542F9">
            <w:pPr>
              <w:pStyle w:val="TestCaseInfo"/>
              <w:rPr>
                <w:ins w:id="3902" w:author="Seggelke, Klaus" w:date="2017-03-21T15:24:00Z"/>
              </w:rPr>
            </w:pPr>
            <w:ins w:id="3903" w:author="Seggelke, Klaus" w:date="2017-03-21T15:24:00Z">
              <w:r w:rsidRPr="00093574">
                <w:t>Sequence:</w:t>
              </w:r>
            </w:ins>
          </w:p>
          <w:p w:rsidR="00460B39" w:rsidRDefault="00460B39" w:rsidP="00460B39">
            <w:pPr>
              <w:pStyle w:val="TestCaseInfo"/>
              <w:numPr>
                <w:ilvl w:val="0"/>
                <w:numId w:val="260"/>
              </w:numPr>
              <w:rPr>
                <w:ins w:id="3904" w:author="Seggelke, Klaus" w:date="2017-03-21T15:24:00Z"/>
              </w:rPr>
              <w:pPrChange w:id="3905" w:author="Seggelke, Klaus" w:date="2017-03-21T15:24:00Z">
                <w:pPr>
                  <w:pStyle w:val="TestCaseInfo"/>
                  <w:numPr>
                    <w:numId w:val="255"/>
                  </w:numPr>
                  <w:ind w:left="720" w:hanging="360"/>
                </w:pPr>
              </w:pPrChange>
            </w:pPr>
            <w:ins w:id="3906" w:author="Seggelke, Klaus" w:date="2017-03-21T15:24:00Z">
              <w:r>
                <w:t>Instantiate VNF</w:t>
              </w:r>
            </w:ins>
          </w:p>
          <w:p w:rsidR="00460B39" w:rsidRDefault="00460B39" w:rsidP="00460B39">
            <w:pPr>
              <w:pStyle w:val="TestCaseInfo"/>
              <w:numPr>
                <w:ilvl w:val="0"/>
                <w:numId w:val="260"/>
              </w:numPr>
              <w:rPr>
                <w:ins w:id="3907" w:author="Seggelke, Klaus" w:date="2017-03-21T15:24:00Z"/>
              </w:rPr>
              <w:pPrChange w:id="3908" w:author="Seggelke, Klaus" w:date="2017-03-21T15:24:00Z">
                <w:pPr>
                  <w:pStyle w:val="TestCaseInfo"/>
                  <w:numPr>
                    <w:numId w:val="255"/>
                  </w:numPr>
                  <w:ind w:left="720" w:hanging="360"/>
                </w:pPr>
              </w:pPrChange>
            </w:pPr>
            <w:ins w:id="3909" w:author="Seggelke, Klaus" w:date="2017-03-21T15:24:00Z">
              <w:r w:rsidRPr="00074BEF">
                <w:t>Validate VNF instantiation state is INSTANTIATED and VNF state is STARTED (--&gt; time stamp when correct state reached)</w:t>
              </w:r>
            </w:ins>
          </w:p>
          <w:p w:rsidR="00460B39" w:rsidRDefault="00460B39" w:rsidP="00460B39">
            <w:pPr>
              <w:pStyle w:val="TestCaseInfo"/>
              <w:numPr>
                <w:ilvl w:val="0"/>
                <w:numId w:val="260"/>
              </w:numPr>
              <w:rPr>
                <w:ins w:id="3910" w:author="Seggelke, Klaus" w:date="2017-03-21T15:24:00Z"/>
              </w:rPr>
              <w:pPrChange w:id="3911" w:author="Seggelke, Klaus" w:date="2017-03-21T15:24:00Z">
                <w:pPr>
                  <w:pStyle w:val="TestCaseInfo"/>
                  <w:numPr>
                    <w:numId w:val="255"/>
                  </w:numPr>
                  <w:ind w:left="720" w:hanging="360"/>
                </w:pPr>
              </w:pPrChange>
            </w:pPr>
            <w:ins w:id="3912" w:author="Seggelke, Klaus" w:date="2017-03-21T15:24:00Z">
              <w:r>
                <w:t>Generate low traffic load</w:t>
              </w:r>
            </w:ins>
          </w:p>
          <w:p w:rsidR="00460B39" w:rsidRDefault="00460B39" w:rsidP="00460B39">
            <w:pPr>
              <w:pStyle w:val="TestCaseInfo"/>
              <w:numPr>
                <w:ilvl w:val="0"/>
                <w:numId w:val="260"/>
              </w:numPr>
              <w:rPr>
                <w:ins w:id="3913" w:author="Seggelke, Klaus" w:date="2017-03-21T15:24:00Z"/>
              </w:rPr>
              <w:pPrChange w:id="3914" w:author="Seggelke, Klaus" w:date="2017-03-21T15:24:00Z">
                <w:pPr>
                  <w:pStyle w:val="TestCaseInfo"/>
                  <w:numPr>
                    <w:numId w:val="255"/>
                  </w:numPr>
                  <w:ind w:left="720" w:hanging="360"/>
                </w:pPr>
              </w:pPrChange>
            </w:pPr>
            <w:ins w:id="3915" w:author="Seggelke, Klaus" w:date="2017-03-21T15:24:00Z">
              <w:r>
                <w:t>Validate that traffic flows through without issues (--&gt; no dropped packets)</w:t>
              </w:r>
            </w:ins>
          </w:p>
          <w:p w:rsidR="00460B39" w:rsidRDefault="00460B39" w:rsidP="00460B39">
            <w:pPr>
              <w:pStyle w:val="TestCaseInfo"/>
              <w:numPr>
                <w:ilvl w:val="0"/>
                <w:numId w:val="260"/>
              </w:numPr>
              <w:rPr>
                <w:ins w:id="3916" w:author="Seggelke, Klaus" w:date="2017-03-21T15:24:00Z"/>
              </w:rPr>
              <w:pPrChange w:id="3917" w:author="Seggelke, Klaus" w:date="2017-03-21T15:24:00Z">
                <w:pPr>
                  <w:pStyle w:val="TestCaseInfo"/>
                  <w:numPr>
                    <w:numId w:val="255"/>
                  </w:numPr>
                  <w:ind w:left="720" w:hanging="360"/>
                </w:pPr>
              </w:pPrChange>
            </w:pPr>
            <w:ins w:id="3918" w:author="Seggelke, Klaus" w:date="2017-03-21T15:24:00Z">
              <w:r>
                <w:t>Trigger a resize of the NFV resources to the maximum</w:t>
              </w:r>
            </w:ins>
          </w:p>
          <w:p w:rsidR="00460B39" w:rsidRDefault="00460B39" w:rsidP="00460B39">
            <w:pPr>
              <w:pStyle w:val="TestCaseInfo"/>
              <w:numPr>
                <w:ilvl w:val="0"/>
                <w:numId w:val="260"/>
              </w:numPr>
              <w:rPr>
                <w:ins w:id="3919" w:author="Seggelke, Klaus" w:date="2017-03-21T15:24:00Z"/>
              </w:rPr>
              <w:pPrChange w:id="3920" w:author="Seggelke, Klaus" w:date="2017-03-21T15:24:00Z">
                <w:pPr>
                  <w:pStyle w:val="TestCaseInfo"/>
                  <w:numPr>
                    <w:numId w:val="255"/>
                  </w:numPr>
                  <w:ind w:left="720" w:hanging="360"/>
                </w:pPr>
              </w:pPrChange>
            </w:pPr>
            <w:ins w:id="3921" w:author="Seggelke, Klaus" w:date="2017-03-21T15:24:00Z">
              <w:r>
                <w:t>Validate VNF has resized to the max</w:t>
              </w:r>
            </w:ins>
          </w:p>
          <w:p w:rsidR="00460B39" w:rsidRDefault="00460B39" w:rsidP="00460B39">
            <w:pPr>
              <w:pStyle w:val="TestCaseInfo"/>
              <w:numPr>
                <w:ilvl w:val="0"/>
                <w:numId w:val="260"/>
              </w:numPr>
              <w:rPr>
                <w:ins w:id="3922" w:author="Seggelke, Klaus" w:date="2017-03-21T15:24:00Z"/>
              </w:rPr>
              <w:pPrChange w:id="3923" w:author="Seggelke, Klaus" w:date="2017-03-21T15:24:00Z">
                <w:pPr>
                  <w:pStyle w:val="TestCaseInfo"/>
                  <w:numPr>
                    <w:numId w:val="255"/>
                  </w:numPr>
                  <w:ind w:left="720" w:hanging="360"/>
                </w:pPr>
              </w:pPrChange>
            </w:pPr>
            <w:ins w:id="3924" w:author="Seggelke, Klaus" w:date="2017-03-21T15:24:00Z">
              <w:r>
                <w:t>Determine if and length of service disruption</w:t>
              </w:r>
            </w:ins>
          </w:p>
          <w:p w:rsidR="00460B39" w:rsidRDefault="00460B39" w:rsidP="00460B39">
            <w:pPr>
              <w:pStyle w:val="TestCaseInfo"/>
              <w:numPr>
                <w:ilvl w:val="0"/>
                <w:numId w:val="260"/>
              </w:numPr>
              <w:rPr>
                <w:ins w:id="3925" w:author="Seggelke, Klaus" w:date="2017-03-21T15:24:00Z"/>
              </w:rPr>
              <w:pPrChange w:id="3926" w:author="Seggelke, Klaus" w:date="2017-03-21T15:24:00Z">
                <w:pPr>
                  <w:pStyle w:val="TestCaseInfo"/>
                  <w:numPr>
                    <w:numId w:val="255"/>
                  </w:numPr>
                  <w:ind w:left="720" w:hanging="360"/>
                </w:pPr>
              </w:pPrChange>
            </w:pPr>
            <w:ins w:id="3927" w:author="Seggelke, Klaus" w:date="2017-03-21T15:24:00Z">
              <w:r>
                <w:t>Generate max traffic load</w:t>
              </w:r>
            </w:ins>
          </w:p>
          <w:p w:rsidR="00460B39" w:rsidRDefault="00460B39" w:rsidP="00460B39">
            <w:pPr>
              <w:pStyle w:val="TestCaseInfo"/>
              <w:numPr>
                <w:ilvl w:val="0"/>
                <w:numId w:val="260"/>
              </w:numPr>
              <w:rPr>
                <w:ins w:id="3928" w:author="Seggelke, Klaus" w:date="2017-03-21T15:24:00Z"/>
              </w:rPr>
              <w:pPrChange w:id="3929" w:author="Seggelke, Klaus" w:date="2017-03-21T15:24:00Z">
                <w:pPr>
                  <w:pStyle w:val="TestCaseInfo"/>
                  <w:numPr>
                    <w:numId w:val="255"/>
                  </w:numPr>
                  <w:ind w:left="720" w:hanging="360"/>
                </w:pPr>
              </w:pPrChange>
            </w:pPr>
            <w:ins w:id="3930" w:author="Seggelke, Klaus" w:date="2017-03-21T15:24:00Z">
              <w:r>
                <w:t>Validate max capacity without traffic loss</w:t>
              </w:r>
            </w:ins>
          </w:p>
          <w:p w:rsidR="00460B39" w:rsidRDefault="00460B39" w:rsidP="00460B39">
            <w:pPr>
              <w:pStyle w:val="TestCaseInfo"/>
              <w:numPr>
                <w:ilvl w:val="0"/>
                <w:numId w:val="260"/>
              </w:numPr>
              <w:rPr>
                <w:ins w:id="3931" w:author="Seggelke, Klaus" w:date="2017-03-21T15:24:00Z"/>
              </w:rPr>
              <w:pPrChange w:id="3932" w:author="Seggelke, Klaus" w:date="2017-03-21T15:24:00Z">
                <w:pPr>
                  <w:pStyle w:val="TestCaseInfo"/>
                  <w:numPr>
                    <w:numId w:val="255"/>
                  </w:numPr>
                  <w:ind w:left="720" w:hanging="360"/>
                </w:pPr>
              </w:pPrChange>
            </w:pPr>
            <w:ins w:id="3933" w:author="Seggelke, Klaus" w:date="2017-03-21T15:24:00Z">
              <w:r>
                <w:t>Trigger the downsize of the VNF</w:t>
              </w:r>
            </w:ins>
          </w:p>
          <w:p w:rsidR="00460B39" w:rsidRDefault="00460B39" w:rsidP="00460B39">
            <w:pPr>
              <w:pStyle w:val="TestCaseInfo"/>
              <w:numPr>
                <w:ilvl w:val="0"/>
                <w:numId w:val="260"/>
              </w:numPr>
              <w:rPr>
                <w:ins w:id="3934" w:author="Seggelke, Klaus" w:date="2017-03-21T15:24:00Z"/>
              </w:rPr>
              <w:pPrChange w:id="3935" w:author="Seggelke, Klaus" w:date="2017-03-21T15:24:00Z">
                <w:pPr>
                  <w:pStyle w:val="TestCaseInfo"/>
                  <w:numPr>
                    <w:numId w:val="255"/>
                  </w:numPr>
                  <w:ind w:left="720" w:hanging="360"/>
                </w:pPr>
              </w:pPrChange>
            </w:pPr>
            <w:ins w:id="3936" w:author="Seggelke, Klaus" w:date="2017-03-21T15:24:00Z">
              <w:r>
                <w:t>Validate VNF has released the resources</w:t>
              </w:r>
            </w:ins>
          </w:p>
          <w:p w:rsidR="00460B39" w:rsidRDefault="00460B39" w:rsidP="00460B39">
            <w:pPr>
              <w:pStyle w:val="TestCaseInfo"/>
              <w:numPr>
                <w:ilvl w:val="0"/>
                <w:numId w:val="260"/>
              </w:numPr>
              <w:rPr>
                <w:ins w:id="3937" w:author="Seggelke, Klaus" w:date="2017-03-21T15:24:00Z"/>
              </w:rPr>
              <w:pPrChange w:id="3938" w:author="Seggelke, Klaus" w:date="2017-03-21T15:24:00Z">
                <w:pPr>
                  <w:pStyle w:val="TestCaseInfo"/>
                  <w:numPr>
                    <w:numId w:val="255"/>
                  </w:numPr>
                  <w:ind w:left="720" w:hanging="360"/>
                </w:pPr>
              </w:pPrChange>
            </w:pPr>
            <w:ins w:id="3939" w:author="Seggelke, Klaus" w:date="2017-03-21T15:24:00Z">
              <w:r>
                <w:t>Validate traffic drop occurs</w:t>
              </w:r>
            </w:ins>
          </w:p>
          <w:p w:rsidR="00460B39" w:rsidRDefault="00460B39" w:rsidP="00460B39">
            <w:pPr>
              <w:pStyle w:val="TestCaseInfo"/>
              <w:numPr>
                <w:ilvl w:val="0"/>
                <w:numId w:val="260"/>
              </w:numPr>
              <w:rPr>
                <w:ins w:id="3940" w:author="Seggelke, Klaus" w:date="2017-03-21T15:24:00Z"/>
              </w:rPr>
              <w:pPrChange w:id="3941" w:author="Seggelke, Klaus" w:date="2017-03-21T15:24:00Z">
                <w:pPr>
                  <w:pStyle w:val="TestCaseInfo"/>
                  <w:numPr>
                    <w:numId w:val="255"/>
                  </w:numPr>
                  <w:ind w:left="720" w:hanging="360"/>
                </w:pPr>
              </w:pPrChange>
            </w:pPr>
            <w:ins w:id="3942" w:author="Seggelke, Klaus" w:date="2017-03-21T15:24:00Z">
              <w:r>
                <w:t>Reduce traffic load to level that the downsized VNF should process</w:t>
              </w:r>
            </w:ins>
          </w:p>
          <w:p w:rsidR="00460B39" w:rsidRDefault="00460B39" w:rsidP="00460B39">
            <w:pPr>
              <w:pStyle w:val="TestCaseInfo"/>
              <w:numPr>
                <w:ilvl w:val="0"/>
                <w:numId w:val="260"/>
              </w:numPr>
              <w:rPr>
                <w:ins w:id="3943" w:author="Seggelke, Klaus" w:date="2017-03-21T15:24:00Z"/>
              </w:rPr>
              <w:pPrChange w:id="3944" w:author="Seggelke, Klaus" w:date="2017-03-21T15:24:00Z">
                <w:pPr>
                  <w:pStyle w:val="TestCaseInfo"/>
                  <w:numPr>
                    <w:numId w:val="255"/>
                  </w:numPr>
                  <w:ind w:left="720" w:hanging="360"/>
                </w:pPr>
              </w:pPrChange>
            </w:pPr>
            <w:ins w:id="3945" w:author="Seggelke, Klaus" w:date="2017-03-21T15:24:00Z">
              <w:r>
                <w:t>Validate traffic flows through without issues (</w:t>
              </w:r>
              <w:r>
                <w:sym w:font="Wingdings" w:char="F0E0"/>
              </w:r>
              <w:r>
                <w:t xml:space="preserve"> no dropped packets)</w:t>
              </w:r>
            </w:ins>
          </w:p>
          <w:p w:rsidR="00460B39" w:rsidRDefault="00460B39" w:rsidP="00460B39">
            <w:pPr>
              <w:pStyle w:val="TestCaseInfo"/>
              <w:numPr>
                <w:ilvl w:val="0"/>
                <w:numId w:val="260"/>
              </w:numPr>
              <w:rPr>
                <w:ins w:id="3946" w:author="Seggelke, Klaus" w:date="2017-03-21T15:24:00Z"/>
              </w:rPr>
              <w:pPrChange w:id="3947" w:author="Seggelke, Klaus" w:date="2017-03-21T15:24:00Z">
                <w:pPr>
                  <w:pStyle w:val="TestCaseInfo"/>
                  <w:numPr>
                    <w:numId w:val="255"/>
                  </w:numPr>
                  <w:ind w:left="720" w:hanging="360"/>
                </w:pPr>
              </w:pPrChange>
            </w:pPr>
            <w:ins w:id="3948" w:author="Seggelke, Klaus" w:date="2017-03-21T15:24:00Z">
              <w:r>
                <w:t>Stop traffic</w:t>
              </w:r>
            </w:ins>
          </w:p>
          <w:p w:rsidR="00460B39" w:rsidRPr="00093574" w:rsidRDefault="00460B39" w:rsidP="00460B39">
            <w:pPr>
              <w:pStyle w:val="TestCaseInfo"/>
              <w:numPr>
                <w:ilvl w:val="0"/>
                <w:numId w:val="260"/>
              </w:numPr>
              <w:rPr>
                <w:ins w:id="3949" w:author="Seggelke, Klaus" w:date="2017-03-21T15:24:00Z"/>
              </w:rPr>
              <w:pPrChange w:id="3950" w:author="Seggelke, Klaus" w:date="2017-03-21T15:24:00Z">
                <w:pPr>
                  <w:pStyle w:val="TestCaseInfo"/>
                  <w:numPr>
                    <w:numId w:val="255"/>
                  </w:numPr>
                  <w:ind w:left="720" w:hanging="360"/>
                </w:pPr>
              </w:pPrChange>
            </w:pPr>
            <w:ins w:id="3951" w:author="Seggelke, Klaus" w:date="2017-03-21T15:24:00Z">
              <w:r>
                <w:t>Terminate VNF</w:t>
              </w:r>
            </w:ins>
          </w:p>
        </w:tc>
      </w:tr>
      <w:tr w:rsidR="00460B39" w:rsidTr="001542F9">
        <w:trPr>
          <w:ins w:id="3952" w:author="Seggelke, Klaus" w:date="2017-03-21T15:24: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953" w:author="Seggelke, Klaus" w:date="2017-03-21T15:24:00Z"/>
              </w:rPr>
            </w:pPr>
            <w:ins w:id="3954" w:author="Seggelke, Klaus" w:date="2017-03-21T15:24: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3955" w:author="Seggelke, Klaus" w:date="2017-03-21T15:24:00Z"/>
              </w:rPr>
            </w:pPr>
          </w:p>
        </w:tc>
      </w:tr>
      <w:tr w:rsidR="00460B39" w:rsidTr="001542F9">
        <w:trPr>
          <w:ins w:id="3956" w:author="Seggelke, Klaus" w:date="2017-03-21T15:24: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957" w:author="Seggelke, Klaus" w:date="2017-03-21T15:24:00Z"/>
                <w:noProof/>
              </w:rPr>
            </w:pPr>
            <w:ins w:id="3958" w:author="Seggelke, Klaus" w:date="2017-03-21T15:24: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3959" w:author="Seggelke, Klaus" w:date="2017-03-21T15:24:00Z"/>
              </w:rPr>
            </w:pPr>
            <w:ins w:id="3960" w:author="Seggelke, Klaus" w:date="2017-03-21T15:24:00Z">
              <w:r>
                <w:t>Following resources could be scaled down:</w:t>
              </w:r>
            </w:ins>
          </w:p>
          <w:p w:rsidR="00460B39" w:rsidRDefault="00460B39" w:rsidP="00460B39">
            <w:pPr>
              <w:pStyle w:val="TestCaseInfo"/>
              <w:numPr>
                <w:ilvl w:val="0"/>
                <w:numId w:val="101"/>
              </w:numPr>
              <w:rPr>
                <w:ins w:id="3961" w:author="Seggelke, Klaus" w:date="2017-03-21T15:24:00Z"/>
              </w:rPr>
            </w:pPr>
            <w:ins w:id="3962" w:author="Seggelke, Klaus" w:date="2017-03-21T15:24:00Z">
              <w:r>
                <w:t>vMemory</w:t>
              </w:r>
            </w:ins>
          </w:p>
          <w:p w:rsidR="00460B39" w:rsidRDefault="00460B39" w:rsidP="00460B39">
            <w:pPr>
              <w:pStyle w:val="TestCaseInfo"/>
              <w:numPr>
                <w:ilvl w:val="0"/>
                <w:numId w:val="101"/>
              </w:numPr>
              <w:rPr>
                <w:ins w:id="3963" w:author="Seggelke, Klaus" w:date="2017-03-21T15:24:00Z"/>
              </w:rPr>
            </w:pPr>
            <w:ins w:id="3964" w:author="Seggelke, Klaus" w:date="2017-03-21T15:24:00Z">
              <w:r>
                <w:t>vCPU cores</w:t>
              </w:r>
            </w:ins>
          </w:p>
          <w:p w:rsidR="00460B39" w:rsidRDefault="00460B39" w:rsidP="00460B39">
            <w:pPr>
              <w:pStyle w:val="TestCaseInfo"/>
              <w:numPr>
                <w:ilvl w:val="0"/>
                <w:numId w:val="101"/>
              </w:numPr>
              <w:rPr>
                <w:ins w:id="3965" w:author="Seggelke, Klaus" w:date="2017-03-21T15:24:00Z"/>
              </w:rPr>
            </w:pPr>
            <w:ins w:id="3966" w:author="Seggelke, Klaus" w:date="2017-03-21T15:24:00Z">
              <w:r>
                <w:t>vStorage</w:t>
              </w:r>
            </w:ins>
          </w:p>
          <w:p w:rsidR="00460B39" w:rsidRDefault="00460B39" w:rsidP="00460B39">
            <w:pPr>
              <w:pStyle w:val="TestCaseInfo"/>
              <w:numPr>
                <w:ilvl w:val="0"/>
                <w:numId w:val="101"/>
              </w:numPr>
              <w:rPr>
                <w:ins w:id="3967" w:author="Seggelke, Klaus" w:date="2017-03-21T15:24:00Z"/>
              </w:rPr>
            </w:pPr>
            <w:ins w:id="3968" w:author="Seggelke, Klaus" w:date="2017-03-21T15:24:00Z">
              <w:r>
                <w:t>vNIC or specialized hardware</w:t>
              </w:r>
            </w:ins>
          </w:p>
          <w:p w:rsidR="00460B39" w:rsidRDefault="00460B39" w:rsidP="001542F9">
            <w:pPr>
              <w:pStyle w:val="TestCaseInfo"/>
              <w:rPr>
                <w:ins w:id="3969" w:author="Seggelke, Klaus" w:date="2017-03-21T15:24:00Z"/>
              </w:rPr>
            </w:pPr>
            <w:ins w:id="3970" w:author="Seggelke, Klaus" w:date="2017-03-21T15:24:00Z">
              <w:r>
                <w:t>In case scale-down the VNF doesn’t remove VNFCs. It keeps the number of VNFC constant and just removes resources.</w:t>
              </w:r>
            </w:ins>
          </w:p>
        </w:tc>
      </w:tr>
    </w:tbl>
    <w:p w:rsidR="00460B39" w:rsidRDefault="00460B39" w:rsidP="00460B39">
      <w:pPr>
        <w:rPr>
          <w:ins w:id="3971" w:author="Seggelke, Klaus" w:date="2017-03-21T15:24: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460B39" w:rsidTr="001542F9">
        <w:trPr>
          <w:ins w:id="3972" w:author="Seggelke, Klaus" w:date="2017-03-21T15:25:00Z"/>
        </w:trPr>
        <w:tc>
          <w:tcPr>
            <w:tcW w:w="9330" w:type="dxa"/>
            <w:gridSpan w:val="2"/>
            <w:tcBorders>
              <w:top w:val="single" w:sz="2" w:space="0" w:color="auto"/>
              <w:left w:val="single" w:sz="2" w:space="0" w:color="auto"/>
              <w:bottom w:val="single" w:sz="2" w:space="0" w:color="auto"/>
              <w:right w:val="single" w:sz="2" w:space="0" w:color="auto"/>
            </w:tcBorders>
            <w:hideMark/>
          </w:tcPr>
          <w:p w:rsidR="00460B39" w:rsidRDefault="00460B39" w:rsidP="001542F9">
            <w:pPr>
              <w:pStyle w:val="TestCase"/>
              <w:rPr>
                <w:ins w:id="3973" w:author="Seggelke, Klaus" w:date="2017-03-21T15:25:00Z"/>
              </w:rPr>
            </w:pPr>
            <w:bookmarkStart w:id="3974" w:name="_Toc477881019"/>
            <w:ins w:id="3975" w:author="Seggelke, Klaus" w:date="2017-03-21T15:25:00Z">
              <w:r>
                <w:t>TC.VNF.SCALE.UP.003.6</w:t>
              </w:r>
              <w:r>
                <w:tab/>
              </w:r>
              <w:r w:rsidRPr="00487EA1">
                <w:t>Scale-down VNF instance</w:t>
              </w:r>
              <w:r>
                <w:t xml:space="preserve"> with Manual Scaling event generated by VNF</w:t>
              </w:r>
              <w:bookmarkEnd w:id="3974"/>
            </w:ins>
          </w:p>
        </w:tc>
      </w:tr>
      <w:tr w:rsidR="00460B39" w:rsidTr="001542F9">
        <w:trPr>
          <w:trHeight w:val="562"/>
          <w:ins w:id="3976" w:author="Seggelke, Klaus" w:date="2017-03-21T15:25: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977" w:author="Seggelke, Klaus" w:date="2017-03-21T15:25:00Z"/>
              </w:rPr>
            </w:pPr>
            <w:ins w:id="3978" w:author="Seggelke, Klaus" w:date="2017-03-21T15:25:00Z">
              <w:r>
                <w:lastRenderedPageBreak/>
                <w:t>Purpose:</w:t>
              </w:r>
            </w:ins>
          </w:p>
        </w:tc>
        <w:tc>
          <w:tcPr>
            <w:tcW w:w="7979" w:type="dxa"/>
            <w:tcBorders>
              <w:top w:val="single" w:sz="2" w:space="0" w:color="auto"/>
              <w:left w:val="single" w:sz="2" w:space="0" w:color="auto"/>
              <w:bottom w:val="single" w:sz="2" w:space="0" w:color="auto"/>
              <w:right w:val="single" w:sz="2" w:space="0" w:color="auto"/>
            </w:tcBorders>
            <w:hideMark/>
          </w:tcPr>
          <w:p w:rsidR="00460B39" w:rsidRPr="00D67489" w:rsidRDefault="00460B39" w:rsidP="001542F9">
            <w:pPr>
              <w:pStyle w:val="TestCaseInfo"/>
              <w:rPr>
                <w:ins w:id="3979" w:author="Seggelke, Klaus" w:date="2017-03-21T15:25:00Z"/>
                <w:lang w:eastAsia="zh-CN"/>
              </w:rPr>
            </w:pPr>
            <w:ins w:id="3980" w:author="Seggelke, Klaus" w:date="2017-03-21T15:25:00Z">
              <w:r>
                <w:rPr>
                  <w:lang w:eastAsia="zh-CN"/>
                </w:rPr>
                <w:t>A VNF should have the capability to dynamically scale based on the required load. The scaling down to the lower performance is the objective of this test.</w:t>
              </w:r>
            </w:ins>
          </w:p>
        </w:tc>
      </w:tr>
      <w:tr w:rsidR="00460B39" w:rsidTr="001542F9">
        <w:trPr>
          <w:ins w:id="3981" w:author="Seggelke, Klaus" w:date="2017-03-21T15:25: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982" w:author="Seggelke, Klaus" w:date="2017-03-21T15:25:00Z"/>
              </w:rPr>
            </w:pPr>
            <w:ins w:id="3983" w:author="Seggelke, Klaus" w:date="2017-03-21T15:25: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460B39" w:rsidRDefault="00460B39" w:rsidP="001542F9">
            <w:pPr>
              <w:pStyle w:val="TestCaseInfo"/>
              <w:rPr>
                <w:ins w:id="3984" w:author="Seggelke, Klaus" w:date="2017-03-21T15:25:00Z"/>
                <w:lang w:eastAsia="zh-CN"/>
              </w:rPr>
            </w:pPr>
            <w:ins w:id="3985" w:author="Seggelke, Klaus" w:date="2017-03-21T15:25:00Z">
              <w:r w:rsidRPr="00487EA1">
                <w:rPr>
                  <w:lang w:eastAsia="zh-CN"/>
                </w:rPr>
                <w:t>Once the scaling decrease is completed, the VNFM should report reduced virtualized resources. The service should not be impacted. Therefore, traffic load should be processed without drops if the load is not above the limit. If a VNF functionality depends on specialized hardware acceleration devices/NIC cards, the VNFM needs to have the capability to remove these resources when decreasing the scaling.</w:t>
              </w:r>
              <w:r>
                <w:rPr>
                  <w:lang w:eastAsia="zh-CN"/>
                </w:rPr>
                <w:t xml:space="preserve"> The trigger for this event to occur could is the following:</w:t>
              </w:r>
            </w:ins>
          </w:p>
          <w:p w:rsidR="00460B39" w:rsidRDefault="00460B39" w:rsidP="001542F9">
            <w:pPr>
              <w:pStyle w:val="TestCaseInfo"/>
              <w:numPr>
                <w:ilvl w:val="0"/>
                <w:numId w:val="214"/>
              </w:numPr>
              <w:rPr>
                <w:ins w:id="3986" w:author="Seggelke, Klaus" w:date="2017-03-21T15:25:00Z"/>
                <w:lang w:eastAsia="zh-CN"/>
              </w:rPr>
            </w:pPr>
            <w:ins w:id="3987" w:author="Seggelke, Klaus" w:date="2017-03-21T15:26:00Z">
              <w:r w:rsidRPr="006E70F4">
                <w:rPr>
                  <w:lang w:eastAsia="zh-CN"/>
                </w:rPr>
                <w:t>VNF generated event - Manual Scaling</w:t>
              </w:r>
            </w:ins>
          </w:p>
        </w:tc>
      </w:tr>
      <w:tr w:rsidR="00460B39" w:rsidTr="001542F9">
        <w:trPr>
          <w:trHeight w:val="283"/>
          <w:ins w:id="3988" w:author="Seggelke, Klaus" w:date="2017-03-21T15:25: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989" w:author="Seggelke, Klaus" w:date="2017-03-21T15:25:00Z"/>
              </w:rPr>
            </w:pPr>
            <w:ins w:id="3990" w:author="Seggelke, Klaus" w:date="2017-03-21T15:25:00Z">
              <w:r>
                <w:t>Test Setup</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3991" w:author="Seggelke, Klaus" w:date="2017-03-21T15:25:00Z"/>
                <w:lang w:eastAsia="zh-CN"/>
              </w:rPr>
            </w:pPr>
          </w:p>
        </w:tc>
      </w:tr>
      <w:tr w:rsidR="00460B39" w:rsidTr="001542F9">
        <w:trPr>
          <w:trHeight w:val="515"/>
          <w:ins w:id="3992" w:author="Seggelke, Klaus" w:date="2017-03-21T15:25: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993" w:author="Seggelke, Klaus" w:date="2017-03-21T15:25:00Z"/>
              </w:rPr>
            </w:pPr>
            <w:ins w:id="3994" w:author="Seggelke, Klaus" w:date="2017-03-21T15:25:00Z">
              <w:r>
                <w:t>Parameters</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3995" w:author="Seggelke, Klaus" w:date="2017-03-21T15:25:00Z"/>
              </w:rPr>
            </w:pPr>
          </w:p>
        </w:tc>
      </w:tr>
      <w:tr w:rsidR="00460B39" w:rsidTr="001542F9">
        <w:trPr>
          <w:ins w:id="3996" w:author="Seggelke, Klaus" w:date="2017-03-21T15:25: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3997" w:author="Seggelke, Klaus" w:date="2017-03-21T15:25:00Z"/>
              </w:rPr>
            </w:pPr>
            <w:ins w:id="3998" w:author="Seggelke, Klaus" w:date="2017-03-21T15:25: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3999" w:author="Seggelke, Klaus" w:date="2017-03-21T15:25:00Z"/>
              </w:rPr>
            </w:pPr>
          </w:p>
        </w:tc>
      </w:tr>
      <w:tr w:rsidR="00460B39" w:rsidTr="001542F9">
        <w:trPr>
          <w:ins w:id="4000" w:author="Seggelke, Klaus" w:date="2017-03-21T15:25: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4001" w:author="Seggelke, Klaus" w:date="2017-03-21T15:25:00Z"/>
              </w:rPr>
            </w:pPr>
            <w:ins w:id="4002" w:author="Seggelke, Klaus" w:date="2017-03-21T15:25:00Z">
              <w:r>
                <w:t>Pre-conditions:</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4003" w:author="Seggelke, Klaus" w:date="2017-03-21T15:25:00Z"/>
                <w:lang w:eastAsia="zh-CN"/>
              </w:rPr>
            </w:pPr>
          </w:p>
        </w:tc>
      </w:tr>
      <w:tr w:rsidR="00460B39" w:rsidTr="001542F9">
        <w:trPr>
          <w:trHeight w:val="2092"/>
          <w:ins w:id="4004" w:author="Seggelke, Klaus" w:date="2017-03-21T15:25: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4005" w:author="Seggelke, Klaus" w:date="2017-03-21T15:25:00Z"/>
              </w:rPr>
            </w:pPr>
            <w:ins w:id="4006" w:author="Seggelke, Klaus" w:date="2017-03-21T15:25:00Z">
              <w:r>
                <w:t>Procedure</w:t>
              </w:r>
            </w:ins>
          </w:p>
        </w:tc>
        <w:tc>
          <w:tcPr>
            <w:tcW w:w="7979" w:type="dxa"/>
            <w:tcBorders>
              <w:top w:val="single" w:sz="2" w:space="0" w:color="auto"/>
              <w:left w:val="single" w:sz="2" w:space="0" w:color="auto"/>
              <w:bottom w:val="single" w:sz="2" w:space="0" w:color="auto"/>
              <w:right w:val="single" w:sz="2" w:space="0" w:color="auto"/>
            </w:tcBorders>
          </w:tcPr>
          <w:p w:rsidR="00460B39" w:rsidRPr="00093574" w:rsidRDefault="00460B39" w:rsidP="001542F9">
            <w:pPr>
              <w:pStyle w:val="TestCaseInfo"/>
              <w:rPr>
                <w:ins w:id="4007" w:author="Seggelke, Klaus" w:date="2017-03-21T15:25:00Z"/>
              </w:rPr>
            </w:pPr>
            <w:ins w:id="4008" w:author="Seggelke, Klaus" w:date="2017-03-21T15:25:00Z">
              <w:r w:rsidRPr="00093574">
                <w:t>Sequence:</w:t>
              </w:r>
            </w:ins>
          </w:p>
          <w:p w:rsidR="00460B39" w:rsidRDefault="00460B39" w:rsidP="00460B39">
            <w:pPr>
              <w:pStyle w:val="TestCaseInfo"/>
              <w:numPr>
                <w:ilvl w:val="0"/>
                <w:numId w:val="261"/>
              </w:numPr>
              <w:rPr>
                <w:ins w:id="4009" w:author="Seggelke, Klaus" w:date="2017-03-21T15:25:00Z"/>
              </w:rPr>
              <w:pPrChange w:id="4010" w:author="Seggelke, Klaus" w:date="2017-03-21T15:25:00Z">
                <w:pPr>
                  <w:pStyle w:val="TestCaseInfo"/>
                  <w:numPr>
                    <w:numId w:val="260"/>
                  </w:numPr>
                  <w:ind w:left="720" w:hanging="360"/>
                </w:pPr>
              </w:pPrChange>
            </w:pPr>
            <w:ins w:id="4011" w:author="Seggelke, Klaus" w:date="2017-03-21T15:25:00Z">
              <w:r>
                <w:t>Instantiate VNF</w:t>
              </w:r>
            </w:ins>
          </w:p>
          <w:p w:rsidR="00460B39" w:rsidRDefault="00460B39" w:rsidP="00460B39">
            <w:pPr>
              <w:pStyle w:val="TestCaseInfo"/>
              <w:numPr>
                <w:ilvl w:val="0"/>
                <w:numId w:val="261"/>
              </w:numPr>
              <w:rPr>
                <w:ins w:id="4012" w:author="Seggelke, Klaus" w:date="2017-03-21T15:25:00Z"/>
              </w:rPr>
              <w:pPrChange w:id="4013" w:author="Seggelke, Klaus" w:date="2017-03-21T15:25:00Z">
                <w:pPr>
                  <w:pStyle w:val="TestCaseInfo"/>
                  <w:numPr>
                    <w:numId w:val="260"/>
                  </w:numPr>
                  <w:ind w:left="720" w:hanging="360"/>
                </w:pPr>
              </w:pPrChange>
            </w:pPr>
            <w:ins w:id="4014" w:author="Seggelke, Klaus" w:date="2017-03-21T15:25:00Z">
              <w:r w:rsidRPr="00074BEF">
                <w:t>Validate VNF instantiation state is INSTANTIATED and VNF state is STARTED (--&gt; time stamp when correct state reached)</w:t>
              </w:r>
            </w:ins>
          </w:p>
          <w:p w:rsidR="00460B39" w:rsidRDefault="00460B39" w:rsidP="00460B39">
            <w:pPr>
              <w:pStyle w:val="TestCaseInfo"/>
              <w:numPr>
                <w:ilvl w:val="0"/>
                <w:numId w:val="261"/>
              </w:numPr>
              <w:rPr>
                <w:ins w:id="4015" w:author="Seggelke, Klaus" w:date="2017-03-21T15:25:00Z"/>
              </w:rPr>
              <w:pPrChange w:id="4016" w:author="Seggelke, Klaus" w:date="2017-03-21T15:25:00Z">
                <w:pPr>
                  <w:pStyle w:val="TestCaseInfo"/>
                  <w:numPr>
                    <w:numId w:val="260"/>
                  </w:numPr>
                  <w:ind w:left="720" w:hanging="360"/>
                </w:pPr>
              </w:pPrChange>
            </w:pPr>
            <w:ins w:id="4017" w:author="Seggelke, Klaus" w:date="2017-03-21T15:25:00Z">
              <w:r>
                <w:t>Generate low traffic load</w:t>
              </w:r>
            </w:ins>
          </w:p>
          <w:p w:rsidR="00460B39" w:rsidRDefault="00460B39" w:rsidP="00460B39">
            <w:pPr>
              <w:pStyle w:val="TestCaseInfo"/>
              <w:numPr>
                <w:ilvl w:val="0"/>
                <w:numId w:val="261"/>
              </w:numPr>
              <w:rPr>
                <w:ins w:id="4018" w:author="Seggelke, Klaus" w:date="2017-03-21T15:25:00Z"/>
              </w:rPr>
              <w:pPrChange w:id="4019" w:author="Seggelke, Klaus" w:date="2017-03-21T15:25:00Z">
                <w:pPr>
                  <w:pStyle w:val="TestCaseInfo"/>
                  <w:numPr>
                    <w:numId w:val="260"/>
                  </w:numPr>
                  <w:ind w:left="720" w:hanging="360"/>
                </w:pPr>
              </w:pPrChange>
            </w:pPr>
            <w:ins w:id="4020" w:author="Seggelke, Klaus" w:date="2017-03-21T15:25:00Z">
              <w:r>
                <w:t>Validate that traffic flows through without issues (--&gt; no dropped packets)</w:t>
              </w:r>
            </w:ins>
          </w:p>
          <w:p w:rsidR="00460B39" w:rsidRDefault="00460B39" w:rsidP="00460B39">
            <w:pPr>
              <w:pStyle w:val="TestCaseInfo"/>
              <w:numPr>
                <w:ilvl w:val="0"/>
                <w:numId w:val="261"/>
              </w:numPr>
              <w:rPr>
                <w:ins w:id="4021" w:author="Seggelke, Klaus" w:date="2017-03-21T15:25:00Z"/>
              </w:rPr>
              <w:pPrChange w:id="4022" w:author="Seggelke, Klaus" w:date="2017-03-21T15:25:00Z">
                <w:pPr>
                  <w:pStyle w:val="TestCaseInfo"/>
                  <w:numPr>
                    <w:numId w:val="260"/>
                  </w:numPr>
                  <w:ind w:left="720" w:hanging="360"/>
                </w:pPr>
              </w:pPrChange>
            </w:pPr>
            <w:ins w:id="4023" w:author="Seggelke, Klaus" w:date="2017-03-21T15:25:00Z">
              <w:r>
                <w:t>Trigger a resize of the NFV resources to the maximum</w:t>
              </w:r>
            </w:ins>
          </w:p>
          <w:p w:rsidR="00460B39" w:rsidRDefault="00460B39" w:rsidP="00460B39">
            <w:pPr>
              <w:pStyle w:val="TestCaseInfo"/>
              <w:numPr>
                <w:ilvl w:val="0"/>
                <w:numId w:val="261"/>
              </w:numPr>
              <w:rPr>
                <w:ins w:id="4024" w:author="Seggelke, Klaus" w:date="2017-03-21T15:25:00Z"/>
              </w:rPr>
              <w:pPrChange w:id="4025" w:author="Seggelke, Klaus" w:date="2017-03-21T15:25:00Z">
                <w:pPr>
                  <w:pStyle w:val="TestCaseInfo"/>
                  <w:numPr>
                    <w:numId w:val="260"/>
                  </w:numPr>
                  <w:ind w:left="720" w:hanging="360"/>
                </w:pPr>
              </w:pPrChange>
            </w:pPr>
            <w:ins w:id="4026" w:author="Seggelke, Klaus" w:date="2017-03-21T15:25:00Z">
              <w:r>
                <w:t>Validate VNF has resized to the max</w:t>
              </w:r>
            </w:ins>
          </w:p>
          <w:p w:rsidR="00460B39" w:rsidRDefault="00460B39" w:rsidP="00460B39">
            <w:pPr>
              <w:pStyle w:val="TestCaseInfo"/>
              <w:numPr>
                <w:ilvl w:val="0"/>
                <w:numId w:val="261"/>
              </w:numPr>
              <w:rPr>
                <w:ins w:id="4027" w:author="Seggelke, Klaus" w:date="2017-03-21T15:25:00Z"/>
              </w:rPr>
              <w:pPrChange w:id="4028" w:author="Seggelke, Klaus" w:date="2017-03-21T15:25:00Z">
                <w:pPr>
                  <w:pStyle w:val="TestCaseInfo"/>
                  <w:numPr>
                    <w:numId w:val="260"/>
                  </w:numPr>
                  <w:ind w:left="720" w:hanging="360"/>
                </w:pPr>
              </w:pPrChange>
            </w:pPr>
            <w:ins w:id="4029" w:author="Seggelke, Klaus" w:date="2017-03-21T15:25:00Z">
              <w:r>
                <w:t>Determine if and length of service disruption</w:t>
              </w:r>
            </w:ins>
          </w:p>
          <w:p w:rsidR="00460B39" w:rsidRDefault="00460B39" w:rsidP="00460B39">
            <w:pPr>
              <w:pStyle w:val="TestCaseInfo"/>
              <w:numPr>
                <w:ilvl w:val="0"/>
                <w:numId w:val="261"/>
              </w:numPr>
              <w:rPr>
                <w:ins w:id="4030" w:author="Seggelke, Klaus" w:date="2017-03-21T15:25:00Z"/>
              </w:rPr>
              <w:pPrChange w:id="4031" w:author="Seggelke, Klaus" w:date="2017-03-21T15:25:00Z">
                <w:pPr>
                  <w:pStyle w:val="TestCaseInfo"/>
                  <w:numPr>
                    <w:numId w:val="260"/>
                  </w:numPr>
                  <w:ind w:left="720" w:hanging="360"/>
                </w:pPr>
              </w:pPrChange>
            </w:pPr>
            <w:ins w:id="4032" w:author="Seggelke, Klaus" w:date="2017-03-21T15:25:00Z">
              <w:r>
                <w:t>Generate max traffic load</w:t>
              </w:r>
            </w:ins>
          </w:p>
          <w:p w:rsidR="00460B39" w:rsidRDefault="00460B39" w:rsidP="00460B39">
            <w:pPr>
              <w:pStyle w:val="TestCaseInfo"/>
              <w:numPr>
                <w:ilvl w:val="0"/>
                <w:numId w:val="261"/>
              </w:numPr>
              <w:rPr>
                <w:ins w:id="4033" w:author="Seggelke, Klaus" w:date="2017-03-21T15:25:00Z"/>
              </w:rPr>
              <w:pPrChange w:id="4034" w:author="Seggelke, Klaus" w:date="2017-03-21T15:25:00Z">
                <w:pPr>
                  <w:pStyle w:val="TestCaseInfo"/>
                  <w:numPr>
                    <w:numId w:val="260"/>
                  </w:numPr>
                  <w:ind w:left="720" w:hanging="360"/>
                </w:pPr>
              </w:pPrChange>
            </w:pPr>
            <w:ins w:id="4035" w:author="Seggelke, Klaus" w:date="2017-03-21T15:25:00Z">
              <w:r>
                <w:t>Validate max capacity without traffic loss</w:t>
              </w:r>
            </w:ins>
          </w:p>
          <w:p w:rsidR="00460B39" w:rsidRDefault="00460B39" w:rsidP="00460B39">
            <w:pPr>
              <w:pStyle w:val="TestCaseInfo"/>
              <w:numPr>
                <w:ilvl w:val="0"/>
                <w:numId w:val="261"/>
              </w:numPr>
              <w:rPr>
                <w:ins w:id="4036" w:author="Seggelke, Klaus" w:date="2017-03-21T15:25:00Z"/>
              </w:rPr>
              <w:pPrChange w:id="4037" w:author="Seggelke, Klaus" w:date="2017-03-21T15:25:00Z">
                <w:pPr>
                  <w:pStyle w:val="TestCaseInfo"/>
                  <w:numPr>
                    <w:numId w:val="260"/>
                  </w:numPr>
                  <w:ind w:left="720" w:hanging="360"/>
                </w:pPr>
              </w:pPrChange>
            </w:pPr>
            <w:ins w:id="4038" w:author="Seggelke, Klaus" w:date="2017-03-21T15:25:00Z">
              <w:r>
                <w:t>Trigger the downsize of the VNF</w:t>
              </w:r>
            </w:ins>
          </w:p>
          <w:p w:rsidR="00460B39" w:rsidRDefault="00460B39" w:rsidP="00460B39">
            <w:pPr>
              <w:pStyle w:val="TestCaseInfo"/>
              <w:numPr>
                <w:ilvl w:val="0"/>
                <w:numId w:val="261"/>
              </w:numPr>
              <w:rPr>
                <w:ins w:id="4039" w:author="Seggelke, Klaus" w:date="2017-03-21T15:25:00Z"/>
              </w:rPr>
              <w:pPrChange w:id="4040" w:author="Seggelke, Klaus" w:date="2017-03-21T15:25:00Z">
                <w:pPr>
                  <w:pStyle w:val="TestCaseInfo"/>
                  <w:numPr>
                    <w:numId w:val="260"/>
                  </w:numPr>
                  <w:ind w:left="720" w:hanging="360"/>
                </w:pPr>
              </w:pPrChange>
            </w:pPr>
            <w:ins w:id="4041" w:author="Seggelke, Klaus" w:date="2017-03-21T15:25:00Z">
              <w:r>
                <w:t>Validate VNF has released the resources</w:t>
              </w:r>
            </w:ins>
          </w:p>
          <w:p w:rsidR="00460B39" w:rsidRDefault="00460B39" w:rsidP="00460B39">
            <w:pPr>
              <w:pStyle w:val="TestCaseInfo"/>
              <w:numPr>
                <w:ilvl w:val="0"/>
                <w:numId w:val="261"/>
              </w:numPr>
              <w:rPr>
                <w:ins w:id="4042" w:author="Seggelke, Klaus" w:date="2017-03-21T15:25:00Z"/>
              </w:rPr>
              <w:pPrChange w:id="4043" w:author="Seggelke, Klaus" w:date="2017-03-21T15:25:00Z">
                <w:pPr>
                  <w:pStyle w:val="TestCaseInfo"/>
                  <w:numPr>
                    <w:numId w:val="260"/>
                  </w:numPr>
                  <w:ind w:left="720" w:hanging="360"/>
                </w:pPr>
              </w:pPrChange>
            </w:pPr>
            <w:ins w:id="4044" w:author="Seggelke, Klaus" w:date="2017-03-21T15:25:00Z">
              <w:r>
                <w:t>Validate traffic drop occurs</w:t>
              </w:r>
            </w:ins>
          </w:p>
          <w:p w:rsidR="00460B39" w:rsidRDefault="00460B39" w:rsidP="00460B39">
            <w:pPr>
              <w:pStyle w:val="TestCaseInfo"/>
              <w:numPr>
                <w:ilvl w:val="0"/>
                <w:numId w:val="261"/>
              </w:numPr>
              <w:rPr>
                <w:ins w:id="4045" w:author="Seggelke, Klaus" w:date="2017-03-21T15:25:00Z"/>
              </w:rPr>
              <w:pPrChange w:id="4046" w:author="Seggelke, Klaus" w:date="2017-03-21T15:25:00Z">
                <w:pPr>
                  <w:pStyle w:val="TestCaseInfo"/>
                  <w:numPr>
                    <w:numId w:val="260"/>
                  </w:numPr>
                  <w:ind w:left="720" w:hanging="360"/>
                </w:pPr>
              </w:pPrChange>
            </w:pPr>
            <w:ins w:id="4047" w:author="Seggelke, Klaus" w:date="2017-03-21T15:25:00Z">
              <w:r>
                <w:t>Reduce traffic load to level that the downsized VNF should process</w:t>
              </w:r>
            </w:ins>
          </w:p>
          <w:p w:rsidR="00460B39" w:rsidRDefault="00460B39" w:rsidP="00460B39">
            <w:pPr>
              <w:pStyle w:val="TestCaseInfo"/>
              <w:numPr>
                <w:ilvl w:val="0"/>
                <w:numId w:val="261"/>
              </w:numPr>
              <w:rPr>
                <w:ins w:id="4048" w:author="Seggelke, Klaus" w:date="2017-03-21T15:25:00Z"/>
              </w:rPr>
              <w:pPrChange w:id="4049" w:author="Seggelke, Klaus" w:date="2017-03-21T15:25:00Z">
                <w:pPr>
                  <w:pStyle w:val="TestCaseInfo"/>
                  <w:numPr>
                    <w:numId w:val="260"/>
                  </w:numPr>
                  <w:ind w:left="720" w:hanging="360"/>
                </w:pPr>
              </w:pPrChange>
            </w:pPr>
            <w:ins w:id="4050" w:author="Seggelke, Klaus" w:date="2017-03-21T15:25:00Z">
              <w:r>
                <w:t>Validate traffic flows through without issues (</w:t>
              </w:r>
              <w:r>
                <w:sym w:font="Wingdings" w:char="F0E0"/>
              </w:r>
              <w:r>
                <w:t xml:space="preserve"> no dropped packets)</w:t>
              </w:r>
            </w:ins>
          </w:p>
          <w:p w:rsidR="00460B39" w:rsidRDefault="00460B39" w:rsidP="00460B39">
            <w:pPr>
              <w:pStyle w:val="TestCaseInfo"/>
              <w:numPr>
                <w:ilvl w:val="0"/>
                <w:numId w:val="261"/>
              </w:numPr>
              <w:rPr>
                <w:ins w:id="4051" w:author="Seggelke, Klaus" w:date="2017-03-21T15:25:00Z"/>
              </w:rPr>
              <w:pPrChange w:id="4052" w:author="Seggelke, Klaus" w:date="2017-03-21T15:25:00Z">
                <w:pPr>
                  <w:pStyle w:val="TestCaseInfo"/>
                  <w:numPr>
                    <w:numId w:val="260"/>
                  </w:numPr>
                  <w:ind w:left="720" w:hanging="360"/>
                </w:pPr>
              </w:pPrChange>
            </w:pPr>
            <w:ins w:id="4053" w:author="Seggelke, Klaus" w:date="2017-03-21T15:25:00Z">
              <w:r>
                <w:t>Stop traffic</w:t>
              </w:r>
            </w:ins>
          </w:p>
          <w:p w:rsidR="00460B39" w:rsidRPr="00093574" w:rsidRDefault="00460B39" w:rsidP="00460B39">
            <w:pPr>
              <w:pStyle w:val="TestCaseInfo"/>
              <w:numPr>
                <w:ilvl w:val="0"/>
                <w:numId w:val="261"/>
              </w:numPr>
              <w:rPr>
                <w:ins w:id="4054" w:author="Seggelke, Klaus" w:date="2017-03-21T15:25:00Z"/>
              </w:rPr>
              <w:pPrChange w:id="4055" w:author="Seggelke, Klaus" w:date="2017-03-21T15:25:00Z">
                <w:pPr>
                  <w:pStyle w:val="TestCaseInfo"/>
                  <w:numPr>
                    <w:numId w:val="260"/>
                  </w:numPr>
                  <w:ind w:left="720" w:hanging="360"/>
                </w:pPr>
              </w:pPrChange>
            </w:pPr>
            <w:ins w:id="4056" w:author="Seggelke, Klaus" w:date="2017-03-21T15:25:00Z">
              <w:r>
                <w:t>Terminate VNF</w:t>
              </w:r>
            </w:ins>
          </w:p>
        </w:tc>
      </w:tr>
      <w:tr w:rsidR="00460B39" w:rsidTr="001542F9">
        <w:trPr>
          <w:ins w:id="4057" w:author="Seggelke, Klaus" w:date="2017-03-21T15:25: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4058" w:author="Seggelke, Klaus" w:date="2017-03-21T15:25:00Z"/>
              </w:rPr>
            </w:pPr>
            <w:ins w:id="4059" w:author="Seggelke, Klaus" w:date="2017-03-21T15:25: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4060" w:author="Seggelke, Klaus" w:date="2017-03-21T15:25:00Z"/>
              </w:rPr>
            </w:pPr>
          </w:p>
        </w:tc>
      </w:tr>
      <w:tr w:rsidR="00460B39" w:rsidTr="001542F9">
        <w:trPr>
          <w:ins w:id="4061" w:author="Seggelke, Klaus" w:date="2017-03-21T15:25: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4062" w:author="Seggelke, Klaus" w:date="2017-03-21T15:25:00Z"/>
                <w:noProof/>
              </w:rPr>
            </w:pPr>
            <w:ins w:id="4063" w:author="Seggelke, Klaus" w:date="2017-03-21T15:25: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4064" w:author="Seggelke, Klaus" w:date="2017-03-21T15:25:00Z"/>
              </w:rPr>
            </w:pPr>
            <w:ins w:id="4065" w:author="Seggelke, Klaus" w:date="2017-03-21T15:25:00Z">
              <w:r>
                <w:t>Following resources could be scaled down:</w:t>
              </w:r>
            </w:ins>
          </w:p>
          <w:p w:rsidR="00460B39" w:rsidRDefault="00460B39" w:rsidP="001542F9">
            <w:pPr>
              <w:pStyle w:val="TestCaseInfo"/>
              <w:numPr>
                <w:ilvl w:val="0"/>
                <w:numId w:val="101"/>
              </w:numPr>
              <w:rPr>
                <w:ins w:id="4066" w:author="Seggelke, Klaus" w:date="2017-03-21T15:25:00Z"/>
              </w:rPr>
            </w:pPr>
            <w:ins w:id="4067" w:author="Seggelke, Klaus" w:date="2017-03-21T15:25:00Z">
              <w:r>
                <w:t>vMemory</w:t>
              </w:r>
            </w:ins>
          </w:p>
          <w:p w:rsidR="00460B39" w:rsidRDefault="00460B39" w:rsidP="001542F9">
            <w:pPr>
              <w:pStyle w:val="TestCaseInfo"/>
              <w:numPr>
                <w:ilvl w:val="0"/>
                <w:numId w:val="101"/>
              </w:numPr>
              <w:rPr>
                <w:ins w:id="4068" w:author="Seggelke, Klaus" w:date="2017-03-21T15:25:00Z"/>
              </w:rPr>
            </w:pPr>
            <w:ins w:id="4069" w:author="Seggelke, Klaus" w:date="2017-03-21T15:25:00Z">
              <w:r>
                <w:t>vCPU cores</w:t>
              </w:r>
            </w:ins>
          </w:p>
          <w:p w:rsidR="00460B39" w:rsidRDefault="00460B39" w:rsidP="001542F9">
            <w:pPr>
              <w:pStyle w:val="TestCaseInfo"/>
              <w:numPr>
                <w:ilvl w:val="0"/>
                <w:numId w:val="101"/>
              </w:numPr>
              <w:rPr>
                <w:ins w:id="4070" w:author="Seggelke, Klaus" w:date="2017-03-21T15:25:00Z"/>
              </w:rPr>
            </w:pPr>
            <w:ins w:id="4071" w:author="Seggelke, Klaus" w:date="2017-03-21T15:25:00Z">
              <w:r>
                <w:t>vStorage</w:t>
              </w:r>
            </w:ins>
          </w:p>
          <w:p w:rsidR="00460B39" w:rsidRDefault="00460B39" w:rsidP="001542F9">
            <w:pPr>
              <w:pStyle w:val="TestCaseInfo"/>
              <w:numPr>
                <w:ilvl w:val="0"/>
                <w:numId w:val="101"/>
              </w:numPr>
              <w:rPr>
                <w:ins w:id="4072" w:author="Seggelke, Klaus" w:date="2017-03-21T15:25:00Z"/>
              </w:rPr>
            </w:pPr>
            <w:ins w:id="4073" w:author="Seggelke, Klaus" w:date="2017-03-21T15:25:00Z">
              <w:r>
                <w:t>vNIC or specialized hardware</w:t>
              </w:r>
            </w:ins>
          </w:p>
          <w:p w:rsidR="00460B39" w:rsidRDefault="00460B39" w:rsidP="001542F9">
            <w:pPr>
              <w:pStyle w:val="TestCaseInfo"/>
              <w:rPr>
                <w:ins w:id="4074" w:author="Seggelke, Klaus" w:date="2017-03-21T15:25:00Z"/>
              </w:rPr>
            </w:pPr>
            <w:ins w:id="4075" w:author="Seggelke, Klaus" w:date="2017-03-21T15:25:00Z">
              <w:r>
                <w:t>In case scale-down the VNF doesn’t remove VNFCs. It keeps the number of VNFC constant and just removes resources.</w:t>
              </w:r>
            </w:ins>
          </w:p>
        </w:tc>
      </w:tr>
    </w:tbl>
    <w:p w:rsidR="00460B39" w:rsidRDefault="00460B39" w:rsidP="00460B39">
      <w:pPr>
        <w:rPr>
          <w:ins w:id="4076" w:author="Seggelke, Klaus" w:date="2017-03-21T15:25: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460B39" w:rsidTr="001542F9">
        <w:trPr>
          <w:ins w:id="4077" w:author="Seggelke, Klaus" w:date="2017-03-21T15:26:00Z"/>
        </w:trPr>
        <w:tc>
          <w:tcPr>
            <w:tcW w:w="9330" w:type="dxa"/>
            <w:gridSpan w:val="2"/>
            <w:tcBorders>
              <w:top w:val="single" w:sz="2" w:space="0" w:color="auto"/>
              <w:left w:val="single" w:sz="2" w:space="0" w:color="auto"/>
              <w:bottom w:val="single" w:sz="2" w:space="0" w:color="auto"/>
              <w:right w:val="single" w:sz="2" w:space="0" w:color="auto"/>
            </w:tcBorders>
            <w:hideMark/>
          </w:tcPr>
          <w:p w:rsidR="00460B39" w:rsidRDefault="00460B39" w:rsidP="001542F9">
            <w:pPr>
              <w:pStyle w:val="TestCase"/>
              <w:rPr>
                <w:ins w:id="4078" w:author="Seggelke, Klaus" w:date="2017-03-21T15:26:00Z"/>
              </w:rPr>
            </w:pPr>
            <w:bookmarkStart w:id="4079" w:name="_Toc477881020"/>
            <w:ins w:id="4080" w:author="Seggelke, Klaus" w:date="2017-03-21T15:26:00Z">
              <w:r>
                <w:t>TC.VNF.SCALE.UP.003.6</w:t>
              </w:r>
              <w:r>
                <w:tab/>
              </w:r>
              <w:r w:rsidRPr="00487EA1">
                <w:t>Scale-down VNF instance</w:t>
              </w:r>
              <w:r>
                <w:t xml:space="preserve"> with Manual Sca</w:t>
              </w:r>
              <w:r w:rsidR="009048FC">
                <w:t>ling event generated by EM</w:t>
              </w:r>
              <w:bookmarkEnd w:id="4079"/>
            </w:ins>
          </w:p>
        </w:tc>
      </w:tr>
      <w:tr w:rsidR="00460B39" w:rsidTr="001542F9">
        <w:trPr>
          <w:trHeight w:val="562"/>
          <w:ins w:id="4081" w:author="Seggelke, Klaus" w:date="2017-03-21T15:26: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4082" w:author="Seggelke, Klaus" w:date="2017-03-21T15:26:00Z"/>
              </w:rPr>
            </w:pPr>
            <w:ins w:id="4083" w:author="Seggelke, Klaus" w:date="2017-03-21T15:26: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460B39" w:rsidRPr="00D67489" w:rsidRDefault="00460B39" w:rsidP="001542F9">
            <w:pPr>
              <w:pStyle w:val="TestCaseInfo"/>
              <w:rPr>
                <w:ins w:id="4084" w:author="Seggelke, Klaus" w:date="2017-03-21T15:26:00Z"/>
                <w:lang w:eastAsia="zh-CN"/>
              </w:rPr>
            </w:pPr>
            <w:ins w:id="4085" w:author="Seggelke, Klaus" w:date="2017-03-21T15:26:00Z">
              <w:r>
                <w:rPr>
                  <w:lang w:eastAsia="zh-CN"/>
                </w:rPr>
                <w:t>A VNF should have the capability to dynamically scale based on the required load. The scaling down to the lower performance is the objective of this test.</w:t>
              </w:r>
            </w:ins>
          </w:p>
        </w:tc>
      </w:tr>
      <w:tr w:rsidR="00460B39" w:rsidTr="001542F9">
        <w:trPr>
          <w:ins w:id="4086" w:author="Seggelke, Klaus" w:date="2017-03-21T15:26: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4087" w:author="Seggelke, Klaus" w:date="2017-03-21T15:26:00Z"/>
              </w:rPr>
            </w:pPr>
            <w:ins w:id="4088" w:author="Seggelke, Klaus" w:date="2017-03-21T15:26: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460B39" w:rsidRDefault="00460B39" w:rsidP="001542F9">
            <w:pPr>
              <w:pStyle w:val="TestCaseInfo"/>
              <w:rPr>
                <w:ins w:id="4089" w:author="Seggelke, Klaus" w:date="2017-03-21T15:26:00Z"/>
                <w:lang w:eastAsia="zh-CN"/>
              </w:rPr>
            </w:pPr>
            <w:ins w:id="4090" w:author="Seggelke, Klaus" w:date="2017-03-21T15:26:00Z">
              <w:r w:rsidRPr="00487EA1">
                <w:rPr>
                  <w:lang w:eastAsia="zh-CN"/>
                </w:rPr>
                <w:t xml:space="preserve">Once the scaling decrease is completed, the VNFM should report reduced virtualized resources. The service should not be impacted. Therefore, traffic load should be processed without drops if the load is not above the limit. If a VNF </w:t>
              </w:r>
              <w:r w:rsidRPr="00487EA1">
                <w:rPr>
                  <w:lang w:eastAsia="zh-CN"/>
                </w:rPr>
                <w:lastRenderedPageBreak/>
                <w:t>functionality depends on specialized hardware acceleration devices/NIC cards, the VNFM needs to have the capability to remove these resources when decreasing the scaling.</w:t>
              </w:r>
              <w:r>
                <w:rPr>
                  <w:lang w:eastAsia="zh-CN"/>
                </w:rPr>
                <w:t xml:space="preserve"> The trigger for this event to occur could is the following:</w:t>
              </w:r>
            </w:ins>
          </w:p>
          <w:p w:rsidR="00460B39" w:rsidRDefault="009048FC" w:rsidP="001542F9">
            <w:pPr>
              <w:pStyle w:val="TestCaseInfo"/>
              <w:numPr>
                <w:ilvl w:val="0"/>
                <w:numId w:val="214"/>
              </w:numPr>
              <w:rPr>
                <w:ins w:id="4091" w:author="Seggelke, Klaus" w:date="2017-03-21T15:26:00Z"/>
                <w:lang w:eastAsia="zh-CN"/>
              </w:rPr>
            </w:pPr>
            <w:ins w:id="4092" w:author="Seggelke, Klaus" w:date="2017-03-21T15:27:00Z">
              <w:r>
                <w:rPr>
                  <w:lang w:eastAsia="zh-CN"/>
                </w:rPr>
                <w:t>EM</w:t>
              </w:r>
            </w:ins>
            <w:ins w:id="4093" w:author="Seggelke, Klaus" w:date="2017-03-21T15:26:00Z">
              <w:r w:rsidR="00460B39" w:rsidRPr="006E70F4">
                <w:rPr>
                  <w:lang w:eastAsia="zh-CN"/>
                </w:rPr>
                <w:t xml:space="preserve"> generated event - Manual Scaling</w:t>
              </w:r>
            </w:ins>
          </w:p>
        </w:tc>
      </w:tr>
      <w:tr w:rsidR="00460B39" w:rsidTr="001542F9">
        <w:trPr>
          <w:trHeight w:val="283"/>
          <w:ins w:id="4094" w:author="Seggelke, Klaus" w:date="2017-03-21T15:26: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4095" w:author="Seggelke, Klaus" w:date="2017-03-21T15:26:00Z"/>
              </w:rPr>
            </w:pPr>
            <w:ins w:id="4096" w:author="Seggelke, Klaus" w:date="2017-03-21T15:26:00Z">
              <w:r>
                <w:lastRenderedPageBreak/>
                <w:t>Test Setup</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4097" w:author="Seggelke, Klaus" w:date="2017-03-21T15:26:00Z"/>
                <w:lang w:eastAsia="zh-CN"/>
              </w:rPr>
            </w:pPr>
          </w:p>
        </w:tc>
      </w:tr>
      <w:tr w:rsidR="00460B39" w:rsidTr="001542F9">
        <w:trPr>
          <w:trHeight w:val="515"/>
          <w:ins w:id="4098" w:author="Seggelke, Klaus" w:date="2017-03-21T15:26: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4099" w:author="Seggelke, Klaus" w:date="2017-03-21T15:26:00Z"/>
              </w:rPr>
            </w:pPr>
            <w:ins w:id="4100" w:author="Seggelke, Klaus" w:date="2017-03-21T15:26:00Z">
              <w:r>
                <w:t>Parameters</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4101" w:author="Seggelke, Klaus" w:date="2017-03-21T15:26:00Z"/>
              </w:rPr>
            </w:pPr>
          </w:p>
        </w:tc>
      </w:tr>
      <w:tr w:rsidR="00460B39" w:rsidTr="001542F9">
        <w:trPr>
          <w:ins w:id="4102" w:author="Seggelke, Klaus" w:date="2017-03-21T15:26: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4103" w:author="Seggelke, Klaus" w:date="2017-03-21T15:26:00Z"/>
              </w:rPr>
            </w:pPr>
            <w:ins w:id="4104" w:author="Seggelke, Klaus" w:date="2017-03-21T15:26: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4105" w:author="Seggelke, Klaus" w:date="2017-03-21T15:26:00Z"/>
              </w:rPr>
            </w:pPr>
          </w:p>
        </w:tc>
      </w:tr>
      <w:tr w:rsidR="00460B39" w:rsidTr="001542F9">
        <w:trPr>
          <w:ins w:id="4106" w:author="Seggelke, Klaus" w:date="2017-03-21T15:26: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4107" w:author="Seggelke, Klaus" w:date="2017-03-21T15:26:00Z"/>
              </w:rPr>
            </w:pPr>
            <w:ins w:id="4108" w:author="Seggelke, Klaus" w:date="2017-03-21T15:26:00Z">
              <w:r>
                <w:t>Pre-conditions:</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4109" w:author="Seggelke, Klaus" w:date="2017-03-21T15:26:00Z"/>
                <w:lang w:eastAsia="zh-CN"/>
              </w:rPr>
            </w:pPr>
          </w:p>
        </w:tc>
      </w:tr>
      <w:tr w:rsidR="00460B39" w:rsidTr="001542F9">
        <w:trPr>
          <w:trHeight w:val="2092"/>
          <w:ins w:id="4110" w:author="Seggelke, Klaus" w:date="2017-03-21T15:26: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4111" w:author="Seggelke, Klaus" w:date="2017-03-21T15:26:00Z"/>
              </w:rPr>
            </w:pPr>
            <w:ins w:id="4112" w:author="Seggelke, Klaus" w:date="2017-03-21T15:26:00Z">
              <w:r>
                <w:t>Procedure</w:t>
              </w:r>
            </w:ins>
          </w:p>
        </w:tc>
        <w:tc>
          <w:tcPr>
            <w:tcW w:w="7979" w:type="dxa"/>
            <w:tcBorders>
              <w:top w:val="single" w:sz="2" w:space="0" w:color="auto"/>
              <w:left w:val="single" w:sz="2" w:space="0" w:color="auto"/>
              <w:bottom w:val="single" w:sz="2" w:space="0" w:color="auto"/>
              <w:right w:val="single" w:sz="2" w:space="0" w:color="auto"/>
            </w:tcBorders>
          </w:tcPr>
          <w:p w:rsidR="00460B39" w:rsidRPr="00093574" w:rsidRDefault="00460B39" w:rsidP="001542F9">
            <w:pPr>
              <w:pStyle w:val="TestCaseInfo"/>
              <w:rPr>
                <w:ins w:id="4113" w:author="Seggelke, Klaus" w:date="2017-03-21T15:26:00Z"/>
              </w:rPr>
            </w:pPr>
            <w:ins w:id="4114" w:author="Seggelke, Klaus" w:date="2017-03-21T15:26:00Z">
              <w:r w:rsidRPr="00093574">
                <w:t>Sequence:</w:t>
              </w:r>
            </w:ins>
          </w:p>
          <w:p w:rsidR="00460B39" w:rsidRDefault="00460B39" w:rsidP="00460B39">
            <w:pPr>
              <w:pStyle w:val="TestCaseInfo"/>
              <w:numPr>
                <w:ilvl w:val="0"/>
                <w:numId w:val="262"/>
              </w:numPr>
              <w:rPr>
                <w:ins w:id="4115" w:author="Seggelke, Klaus" w:date="2017-03-21T15:26:00Z"/>
              </w:rPr>
              <w:pPrChange w:id="4116" w:author="Seggelke, Klaus" w:date="2017-03-21T15:27:00Z">
                <w:pPr>
                  <w:pStyle w:val="TestCaseInfo"/>
                  <w:numPr>
                    <w:numId w:val="261"/>
                  </w:numPr>
                  <w:ind w:left="720" w:hanging="360"/>
                </w:pPr>
              </w:pPrChange>
            </w:pPr>
            <w:ins w:id="4117" w:author="Seggelke, Klaus" w:date="2017-03-21T15:26:00Z">
              <w:r>
                <w:t>Instantiate VNF</w:t>
              </w:r>
            </w:ins>
          </w:p>
          <w:p w:rsidR="00460B39" w:rsidRDefault="00460B39" w:rsidP="00460B39">
            <w:pPr>
              <w:pStyle w:val="TestCaseInfo"/>
              <w:numPr>
                <w:ilvl w:val="0"/>
                <w:numId w:val="262"/>
              </w:numPr>
              <w:rPr>
                <w:ins w:id="4118" w:author="Seggelke, Klaus" w:date="2017-03-21T15:26:00Z"/>
              </w:rPr>
              <w:pPrChange w:id="4119" w:author="Seggelke, Klaus" w:date="2017-03-21T15:27:00Z">
                <w:pPr>
                  <w:pStyle w:val="TestCaseInfo"/>
                  <w:numPr>
                    <w:numId w:val="261"/>
                  </w:numPr>
                  <w:ind w:left="720" w:hanging="360"/>
                </w:pPr>
              </w:pPrChange>
            </w:pPr>
            <w:ins w:id="4120" w:author="Seggelke, Klaus" w:date="2017-03-21T15:26:00Z">
              <w:r w:rsidRPr="00074BEF">
                <w:t>Validate VNF instantiation state is INSTANTIATED and VNF state is STARTED (--&gt; time stamp when correct state reached)</w:t>
              </w:r>
            </w:ins>
          </w:p>
          <w:p w:rsidR="00460B39" w:rsidRDefault="00460B39" w:rsidP="00460B39">
            <w:pPr>
              <w:pStyle w:val="TestCaseInfo"/>
              <w:numPr>
                <w:ilvl w:val="0"/>
                <w:numId w:val="262"/>
              </w:numPr>
              <w:rPr>
                <w:ins w:id="4121" w:author="Seggelke, Klaus" w:date="2017-03-21T15:26:00Z"/>
              </w:rPr>
              <w:pPrChange w:id="4122" w:author="Seggelke, Klaus" w:date="2017-03-21T15:27:00Z">
                <w:pPr>
                  <w:pStyle w:val="TestCaseInfo"/>
                  <w:numPr>
                    <w:numId w:val="261"/>
                  </w:numPr>
                  <w:ind w:left="720" w:hanging="360"/>
                </w:pPr>
              </w:pPrChange>
            </w:pPr>
            <w:ins w:id="4123" w:author="Seggelke, Klaus" w:date="2017-03-21T15:26:00Z">
              <w:r>
                <w:t>Generate low traffic load</w:t>
              </w:r>
            </w:ins>
          </w:p>
          <w:p w:rsidR="00460B39" w:rsidRDefault="00460B39" w:rsidP="00460B39">
            <w:pPr>
              <w:pStyle w:val="TestCaseInfo"/>
              <w:numPr>
                <w:ilvl w:val="0"/>
                <w:numId w:val="262"/>
              </w:numPr>
              <w:rPr>
                <w:ins w:id="4124" w:author="Seggelke, Klaus" w:date="2017-03-21T15:26:00Z"/>
              </w:rPr>
              <w:pPrChange w:id="4125" w:author="Seggelke, Klaus" w:date="2017-03-21T15:27:00Z">
                <w:pPr>
                  <w:pStyle w:val="TestCaseInfo"/>
                  <w:numPr>
                    <w:numId w:val="261"/>
                  </w:numPr>
                  <w:ind w:left="720" w:hanging="360"/>
                </w:pPr>
              </w:pPrChange>
            </w:pPr>
            <w:ins w:id="4126" w:author="Seggelke, Klaus" w:date="2017-03-21T15:26:00Z">
              <w:r>
                <w:t>Validate that traffic flows through without issues (--&gt; no dropped packets)</w:t>
              </w:r>
            </w:ins>
          </w:p>
          <w:p w:rsidR="00460B39" w:rsidRDefault="00460B39" w:rsidP="00460B39">
            <w:pPr>
              <w:pStyle w:val="TestCaseInfo"/>
              <w:numPr>
                <w:ilvl w:val="0"/>
                <w:numId w:val="262"/>
              </w:numPr>
              <w:rPr>
                <w:ins w:id="4127" w:author="Seggelke, Klaus" w:date="2017-03-21T15:26:00Z"/>
              </w:rPr>
              <w:pPrChange w:id="4128" w:author="Seggelke, Klaus" w:date="2017-03-21T15:27:00Z">
                <w:pPr>
                  <w:pStyle w:val="TestCaseInfo"/>
                  <w:numPr>
                    <w:numId w:val="261"/>
                  </w:numPr>
                  <w:ind w:left="720" w:hanging="360"/>
                </w:pPr>
              </w:pPrChange>
            </w:pPr>
            <w:ins w:id="4129" w:author="Seggelke, Klaus" w:date="2017-03-21T15:26:00Z">
              <w:r>
                <w:t>Trigger a resize of the NFV resources to the maximum</w:t>
              </w:r>
            </w:ins>
          </w:p>
          <w:p w:rsidR="00460B39" w:rsidRDefault="00460B39" w:rsidP="00460B39">
            <w:pPr>
              <w:pStyle w:val="TestCaseInfo"/>
              <w:numPr>
                <w:ilvl w:val="0"/>
                <w:numId w:val="262"/>
              </w:numPr>
              <w:rPr>
                <w:ins w:id="4130" w:author="Seggelke, Klaus" w:date="2017-03-21T15:26:00Z"/>
              </w:rPr>
              <w:pPrChange w:id="4131" w:author="Seggelke, Klaus" w:date="2017-03-21T15:27:00Z">
                <w:pPr>
                  <w:pStyle w:val="TestCaseInfo"/>
                  <w:numPr>
                    <w:numId w:val="261"/>
                  </w:numPr>
                  <w:ind w:left="720" w:hanging="360"/>
                </w:pPr>
              </w:pPrChange>
            </w:pPr>
            <w:ins w:id="4132" w:author="Seggelke, Klaus" w:date="2017-03-21T15:26:00Z">
              <w:r>
                <w:t>Validate VNF has resized to the max</w:t>
              </w:r>
            </w:ins>
          </w:p>
          <w:p w:rsidR="00460B39" w:rsidRDefault="00460B39" w:rsidP="00460B39">
            <w:pPr>
              <w:pStyle w:val="TestCaseInfo"/>
              <w:numPr>
                <w:ilvl w:val="0"/>
                <w:numId w:val="262"/>
              </w:numPr>
              <w:rPr>
                <w:ins w:id="4133" w:author="Seggelke, Klaus" w:date="2017-03-21T15:26:00Z"/>
              </w:rPr>
              <w:pPrChange w:id="4134" w:author="Seggelke, Klaus" w:date="2017-03-21T15:27:00Z">
                <w:pPr>
                  <w:pStyle w:val="TestCaseInfo"/>
                  <w:numPr>
                    <w:numId w:val="261"/>
                  </w:numPr>
                  <w:ind w:left="720" w:hanging="360"/>
                </w:pPr>
              </w:pPrChange>
            </w:pPr>
            <w:ins w:id="4135" w:author="Seggelke, Klaus" w:date="2017-03-21T15:26:00Z">
              <w:r>
                <w:t>Determine if and length of service disruption</w:t>
              </w:r>
            </w:ins>
          </w:p>
          <w:p w:rsidR="00460B39" w:rsidRDefault="00460B39" w:rsidP="00460B39">
            <w:pPr>
              <w:pStyle w:val="TestCaseInfo"/>
              <w:numPr>
                <w:ilvl w:val="0"/>
                <w:numId w:val="262"/>
              </w:numPr>
              <w:rPr>
                <w:ins w:id="4136" w:author="Seggelke, Klaus" w:date="2017-03-21T15:26:00Z"/>
              </w:rPr>
              <w:pPrChange w:id="4137" w:author="Seggelke, Klaus" w:date="2017-03-21T15:27:00Z">
                <w:pPr>
                  <w:pStyle w:val="TestCaseInfo"/>
                  <w:numPr>
                    <w:numId w:val="261"/>
                  </w:numPr>
                  <w:ind w:left="720" w:hanging="360"/>
                </w:pPr>
              </w:pPrChange>
            </w:pPr>
            <w:ins w:id="4138" w:author="Seggelke, Klaus" w:date="2017-03-21T15:26:00Z">
              <w:r>
                <w:t>Generate max traffic load</w:t>
              </w:r>
            </w:ins>
          </w:p>
          <w:p w:rsidR="00460B39" w:rsidRDefault="00460B39" w:rsidP="00460B39">
            <w:pPr>
              <w:pStyle w:val="TestCaseInfo"/>
              <w:numPr>
                <w:ilvl w:val="0"/>
                <w:numId w:val="262"/>
              </w:numPr>
              <w:rPr>
                <w:ins w:id="4139" w:author="Seggelke, Klaus" w:date="2017-03-21T15:26:00Z"/>
              </w:rPr>
              <w:pPrChange w:id="4140" w:author="Seggelke, Klaus" w:date="2017-03-21T15:27:00Z">
                <w:pPr>
                  <w:pStyle w:val="TestCaseInfo"/>
                  <w:numPr>
                    <w:numId w:val="261"/>
                  </w:numPr>
                  <w:ind w:left="720" w:hanging="360"/>
                </w:pPr>
              </w:pPrChange>
            </w:pPr>
            <w:ins w:id="4141" w:author="Seggelke, Klaus" w:date="2017-03-21T15:26:00Z">
              <w:r>
                <w:t>Validate max capacity without traffic loss</w:t>
              </w:r>
            </w:ins>
          </w:p>
          <w:p w:rsidR="00460B39" w:rsidRDefault="00460B39" w:rsidP="00460B39">
            <w:pPr>
              <w:pStyle w:val="TestCaseInfo"/>
              <w:numPr>
                <w:ilvl w:val="0"/>
                <w:numId w:val="262"/>
              </w:numPr>
              <w:rPr>
                <w:ins w:id="4142" w:author="Seggelke, Klaus" w:date="2017-03-21T15:26:00Z"/>
              </w:rPr>
              <w:pPrChange w:id="4143" w:author="Seggelke, Klaus" w:date="2017-03-21T15:27:00Z">
                <w:pPr>
                  <w:pStyle w:val="TestCaseInfo"/>
                  <w:numPr>
                    <w:numId w:val="261"/>
                  </w:numPr>
                  <w:ind w:left="720" w:hanging="360"/>
                </w:pPr>
              </w:pPrChange>
            </w:pPr>
            <w:ins w:id="4144" w:author="Seggelke, Klaus" w:date="2017-03-21T15:26:00Z">
              <w:r>
                <w:t>Trigger the downsize of the VNF</w:t>
              </w:r>
            </w:ins>
          </w:p>
          <w:p w:rsidR="00460B39" w:rsidRDefault="00460B39" w:rsidP="00460B39">
            <w:pPr>
              <w:pStyle w:val="TestCaseInfo"/>
              <w:numPr>
                <w:ilvl w:val="0"/>
                <w:numId w:val="262"/>
              </w:numPr>
              <w:rPr>
                <w:ins w:id="4145" w:author="Seggelke, Klaus" w:date="2017-03-21T15:26:00Z"/>
              </w:rPr>
              <w:pPrChange w:id="4146" w:author="Seggelke, Klaus" w:date="2017-03-21T15:27:00Z">
                <w:pPr>
                  <w:pStyle w:val="TestCaseInfo"/>
                  <w:numPr>
                    <w:numId w:val="261"/>
                  </w:numPr>
                  <w:ind w:left="720" w:hanging="360"/>
                </w:pPr>
              </w:pPrChange>
            </w:pPr>
            <w:ins w:id="4147" w:author="Seggelke, Klaus" w:date="2017-03-21T15:26:00Z">
              <w:r>
                <w:t>Validate VNF has released the resources</w:t>
              </w:r>
            </w:ins>
          </w:p>
          <w:p w:rsidR="00460B39" w:rsidRDefault="00460B39" w:rsidP="00460B39">
            <w:pPr>
              <w:pStyle w:val="TestCaseInfo"/>
              <w:numPr>
                <w:ilvl w:val="0"/>
                <w:numId w:val="262"/>
              </w:numPr>
              <w:rPr>
                <w:ins w:id="4148" w:author="Seggelke, Klaus" w:date="2017-03-21T15:26:00Z"/>
              </w:rPr>
              <w:pPrChange w:id="4149" w:author="Seggelke, Klaus" w:date="2017-03-21T15:27:00Z">
                <w:pPr>
                  <w:pStyle w:val="TestCaseInfo"/>
                  <w:numPr>
                    <w:numId w:val="261"/>
                  </w:numPr>
                  <w:ind w:left="720" w:hanging="360"/>
                </w:pPr>
              </w:pPrChange>
            </w:pPr>
            <w:ins w:id="4150" w:author="Seggelke, Klaus" w:date="2017-03-21T15:26:00Z">
              <w:r>
                <w:t>Validate traffic drop occurs</w:t>
              </w:r>
            </w:ins>
          </w:p>
          <w:p w:rsidR="00460B39" w:rsidRDefault="00460B39" w:rsidP="00460B39">
            <w:pPr>
              <w:pStyle w:val="TestCaseInfo"/>
              <w:numPr>
                <w:ilvl w:val="0"/>
                <w:numId w:val="262"/>
              </w:numPr>
              <w:rPr>
                <w:ins w:id="4151" w:author="Seggelke, Klaus" w:date="2017-03-21T15:26:00Z"/>
              </w:rPr>
              <w:pPrChange w:id="4152" w:author="Seggelke, Klaus" w:date="2017-03-21T15:27:00Z">
                <w:pPr>
                  <w:pStyle w:val="TestCaseInfo"/>
                  <w:numPr>
                    <w:numId w:val="261"/>
                  </w:numPr>
                  <w:ind w:left="720" w:hanging="360"/>
                </w:pPr>
              </w:pPrChange>
            </w:pPr>
            <w:ins w:id="4153" w:author="Seggelke, Klaus" w:date="2017-03-21T15:26:00Z">
              <w:r>
                <w:t>Reduce traffic load to level that the downsized VNF should process</w:t>
              </w:r>
            </w:ins>
          </w:p>
          <w:p w:rsidR="00460B39" w:rsidRDefault="00460B39" w:rsidP="00460B39">
            <w:pPr>
              <w:pStyle w:val="TestCaseInfo"/>
              <w:numPr>
                <w:ilvl w:val="0"/>
                <w:numId w:val="262"/>
              </w:numPr>
              <w:rPr>
                <w:ins w:id="4154" w:author="Seggelke, Klaus" w:date="2017-03-21T15:26:00Z"/>
              </w:rPr>
              <w:pPrChange w:id="4155" w:author="Seggelke, Klaus" w:date="2017-03-21T15:27:00Z">
                <w:pPr>
                  <w:pStyle w:val="TestCaseInfo"/>
                  <w:numPr>
                    <w:numId w:val="261"/>
                  </w:numPr>
                  <w:ind w:left="720" w:hanging="360"/>
                </w:pPr>
              </w:pPrChange>
            </w:pPr>
            <w:ins w:id="4156" w:author="Seggelke, Klaus" w:date="2017-03-21T15:26:00Z">
              <w:r>
                <w:t>Validate traffic flows through without issues (</w:t>
              </w:r>
              <w:r>
                <w:sym w:font="Wingdings" w:char="F0E0"/>
              </w:r>
              <w:r>
                <w:t xml:space="preserve"> no dropped packets)</w:t>
              </w:r>
            </w:ins>
          </w:p>
          <w:p w:rsidR="00460B39" w:rsidRDefault="00460B39" w:rsidP="00460B39">
            <w:pPr>
              <w:pStyle w:val="TestCaseInfo"/>
              <w:numPr>
                <w:ilvl w:val="0"/>
                <w:numId w:val="262"/>
              </w:numPr>
              <w:rPr>
                <w:ins w:id="4157" w:author="Seggelke, Klaus" w:date="2017-03-21T15:26:00Z"/>
              </w:rPr>
              <w:pPrChange w:id="4158" w:author="Seggelke, Klaus" w:date="2017-03-21T15:27:00Z">
                <w:pPr>
                  <w:pStyle w:val="TestCaseInfo"/>
                  <w:numPr>
                    <w:numId w:val="261"/>
                  </w:numPr>
                  <w:ind w:left="720" w:hanging="360"/>
                </w:pPr>
              </w:pPrChange>
            </w:pPr>
            <w:ins w:id="4159" w:author="Seggelke, Klaus" w:date="2017-03-21T15:26:00Z">
              <w:r>
                <w:t>Stop traffic</w:t>
              </w:r>
            </w:ins>
          </w:p>
          <w:p w:rsidR="00460B39" w:rsidRPr="00093574" w:rsidRDefault="00460B39" w:rsidP="00460B39">
            <w:pPr>
              <w:pStyle w:val="TestCaseInfo"/>
              <w:numPr>
                <w:ilvl w:val="0"/>
                <w:numId w:val="262"/>
              </w:numPr>
              <w:rPr>
                <w:ins w:id="4160" w:author="Seggelke, Klaus" w:date="2017-03-21T15:26:00Z"/>
              </w:rPr>
              <w:pPrChange w:id="4161" w:author="Seggelke, Klaus" w:date="2017-03-21T15:27:00Z">
                <w:pPr>
                  <w:pStyle w:val="TestCaseInfo"/>
                  <w:numPr>
                    <w:numId w:val="261"/>
                  </w:numPr>
                  <w:ind w:left="720" w:hanging="360"/>
                </w:pPr>
              </w:pPrChange>
            </w:pPr>
            <w:ins w:id="4162" w:author="Seggelke, Klaus" w:date="2017-03-21T15:26:00Z">
              <w:r>
                <w:t>Terminate VNF</w:t>
              </w:r>
            </w:ins>
          </w:p>
        </w:tc>
      </w:tr>
      <w:tr w:rsidR="00460B39" w:rsidTr="001542F9">
        <w:trPr>
          <w:ins w:id="4163" w:author="Seggelke, Klaus" w:date="2017-03-21T15:26: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4164" w:author="Seggelke, Klaus" w:date="2017-03-21T15:26:00Z"/>
              </w:rPr>
            </w:pPr>
            <w:ins w:id="4165" w:author="Seggelke, Klaus" w:date="2017-03-21T15:26: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4166" w:author="Seggelke, Klaus" w:date="2017-03-21T15:26:00Z"/>
              </w:rPr>
            </w:pPr>
          </w:p>
        </w:tc>
      </w:tr>
      <w:tr w:rsidR="00460B39" w:rsidTr="001542F9">
        <w:trPr>
          <w:ins w:id="4167" w:author="Seggelke, Klaus" w:date="2017-03-21T15:26:00Z"/>
        </w:trPr>
        <w:tc>
          <w:tcPr>
            <w:tcW w:w="1351" w:type="dxa"/>
            <w:tcBorders>
              <w:top w:val="single" w:sz="2" w:space="0" w:color="auto"/>
              <w:left w:val="single" w:sz="2" w:space="0" w:color="auto"/>
              <w:bottom w:val="single" w:sz="2" w:space="0" w:color="auto"/>
              <w:right w:val="single" w:sz="2" w:space="0" w:color="auto"/>
            </w:tcBorders>
            <w:vAlign w:val="center"/>
            <w:hideMark/>
          </w:tcPr>
          <w:p w:rsidR="00460B39" w:rsidRDefault="00460B39" w:rsidP="001542F9">
            <w:pPr>
              <w:pStyle w:val="TestCaseDescription"/>
              <w:rPr>
                <w:ins w:id="4168" w:author="Seggelke, Klaus" w:date="2017-03-21T15:26:00Z"/>
                <w:noProof/>
              </w:rPr>
            </w:pPr>
            <w:ins w:id="4169" w:author="Seggelke, Klaus" w:date="2017-03-21T15:26: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460B39" w:rsidRDefault="00460B39" w:rsidP="001542F9">
            <w:pPr>
              <w:pStyle w:val="TestCaseInfo"/>
              <w:rPr>
                <w:ins w:id="4170" w:author="Seggelke, Klaus" w:date="2017-03-21T15:26:00Z"/>
              </w:rPr>
            </w:pPr>
            <w:ins w:id="4171" w:author="Seggelke, Klaus" w:date="2017-03-21T15:26:00Z">
              <w:r>
                <w:t>Following resources could be scaled down:</w:t>
              </w:r>
            </w:ins>
          </w:p>
          <w:p w:rsidR="00460B39" w:rsidRDefault="00460B39" w:rsidP="001542F9">
            <w:pPr>
              <w:pStyle w:val="TestCaseInfo"/>
              <w:numPr>
                <w:ilvl w:val="0"/>
                <w:numId w:val="101"/>
              </w:numPr>
              <w:rPr>
                <w:ins w:id="4172" w:author="Seggelke, Klaus" w:date="2017-03-21T15:26:00Z"/>
              </w:rPr>
            </w:pPr>
            <w:ins w:id="4173" w:author="Seggelke, Klaus" w:date="2017-03-21T15:26:00Z">
              <w:r>
                <w:t>vMemory</w:t>
              </w:r>
            </w:ins>
          </w:p>
          <w:p w:rsidR="00460B39" w:rsidRDefault="00460B39" w:rsidP="001542F9">
            <w:pPr>
              <w:pStyle w:val="TestCaseInfo"/>
              <w:numPr>
                <w:ilvl w:val="0"/>
                <w:numId w:val="101"/>
              </w:numPr>
              <w:rPr>
                <w:ins w:id="4174" w:author="Seggelke, Klaus" w:date="2017-03-21T15:26:00Z"/>
              </w:rPr>
            </w:pPr>
            <w:ins w:id="4175" w:author="Seggelke, Klaus" w:date="2017-03-21T15:26:00Z">
              <w:r>
                <w:t>vCPU cores</w:t>
              </w:r>
            </w:ins>
          </w:p>
          <w:p w:rsidR="00460B39" w:rsidRDefault="00460B39" w:rsidP="001542F9">
            <w:pPr>
              <w:pStyle w:val="TestCaseInfo"/>
              <w:numPr>
                <w:ilvl w:val="0"/>
                <w:numId w:val="101"/>
              </w:numPr>
              <w:rPr>
                <w:ins w:id="4176" w:author="Seggelke, Klaus" w:date="2017-03-21T15:26:00Z"/>
              </w:rPr>
            </w:pPr>
            <w:ins w:id="4177" w:author="Seggelke, Klaus" w:date="2017-03-21T15:26:00Z">
              <w:r>
                <w:t>vStorage</w:t>
              </w:r>
            </w:ins>
          </w:p>
          <w:p w:rsidR="00460B39" w:rsidRDefault="00460B39" w:rsidP="001542F9">
            <w:pPr>
              <w:pStyle w:val="TestCaseInfo"/>
              <w:numPr>
                <w:ilvl w:val="0"/>
                <w:numId w:val="101"/>
              </w:numPr>
              <w:rPr>
                <w:ins w:id="4178" w:author="Seggelke, Klaus" w:date="2017-03-21T15:26:00Z"/>
              </w:rPr>
            </w:pPr>
            <w:ins w:id="4179" w:author="Seggelke, Klaus" w:date="2017-03-21T15:26:00Z">
              <w:r>
                <w:t>vNIC or specialized hardware</w:t>
              </w:r>
            </w:ins>
          </w:p>
          <w:p w:rsidR="00460B39" w:rsidRDefault="00460B39" w:rsidP="001542F9">
            <w:pPr>
              <w:pStyle w:val="TestCaseInfo"/>
              <w:rPr>
                <w:ins w:id="4180" w:author="Seggelke, Klaus" w:date="2017-03-21T15:26:00Z"/>
              </w:rPr>
            </w:pPr>
            <w:ins w:id="4181" w:author="Seggelke, Klaus" w:date="2017-03-21T15:26:00Z">
              <w:r>
                <w:t>In case scale-down the VNF doesn’t remove VNFCs. It keeps the number of VNFC constant and just removes resources.</w:t>
              </w:r>
            </w:ins>
          </w:p>
        </w:tc>
      </w:tr>
    </w:tbl>
    <w:p w:rsidR="007724FC" w:rsidRDefault="007724FC" w:rsidP="005A676A">
      <w:pPr>
        <w:rPr>
          <w:ins w:id="4182" w:author="Seggelke, Klaus" w:date="2017-03-21T15:06:00Z"/>
          <w:lang w:eastAsia="zh-CN"/>
        </w:rPr>
      </w:pPr>
    </w:p>
    <w:p w:rsidR="001E0B14" w:rsidRDefault="001E0B14" w:rsidP="001E0B14">
      <w:pPr>
        <w:pStyle w:val="Heading3"/>
        <w:rPr>
          <w:ins w:id="4183" w:author="Seggelke, Klaus" w:date="2017-03-21T15:06:00Z"/>
        </w:rPr>
        <w:pPrChange w:id="4184" w:author="Seggelke, Klaus" w:date="2017-03-21T15:07:00Z">
          <w:pPr/>
        </w:pPrChange>
      </w:pPr>
      <w:bookmarkStart w:id="4185" w:name="_Toc477880897"/>
      <w:ins w:id="4186" w:author="Seggelke, Klaus" w:date="2017-03-21T15:06:00Z">
        <w:r>
          <w:t xml:space="preserve">Scale-Up upto </w:t>
        </w:r>
        <w:r w:rsidRPr="00132FD7">
          <w:t>Max vResource limit</w:t>
        </w:r>
        <w:bookmarkEnd w:id="4185"/>
      </w:ins>
    </w:p>
    <w:p w:rsidR="001E0B14" w:rsidRDefault="001E0B14"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4187" w:name="_Toc454184444"/>
            <w:bookmarkStart w:id="4188" w:name="_Toc477881021"/>
            <w:r>
              <w:t>TC.VNF.SCALE.UP.004</w:t>
            </w:r>
            <w:r>
              <w:tab/>
            </w:r>
            <w:r w:rsidR="005A676A" w:rsidRPr="00132FD7">
              <w:t>Max vResource limit reached before max VNFD limit</w:t>
            </w:r>
            <w:bookmarkEnd w:id="4187"/>
            <w:r w:rsidR="00753D2D">
              <w:t xml:space="preserve"> for Scale-Up</w:t>
            </w:r>
            <w:bookmarkEnd w:id="4188"/>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AF20BC">
            <w:pPr>
              <w:pStyle w:val="TestCaseInfo"/>
              <w:rPr>
                <w:lang w:eastAsia="zh-CN"/>
              </w:rPr>
            </w:pPr>
            <w:r>
              <w:rPr>
                <w:lang w:eastAsia="zh-CN"/>
              </w:rPr>
              <w:t>A VNF should have the capability to dynamically scale based on the required load. The scaling to the max higher performance is the objective of this test. But the vResource limit is reached earlier than the max VNFD limit. vMemory, vStorage, vNIC and vCPU are just examples how the VNF could be limited by. The VNFM must handle this corner case.</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 xml:space="preserve">Once the scaling increase is completed, the </w:t>
            </w:r>
            <w:ins w:id="4189" w:author="Seggelke, Klaus" w:date="2017-03-21T15:31:00Z">
              <w:r w:rsidR="009048FC">
                <w:rPr>
                  <w:lang w:eastAsia="zh-CN"/>
                </w:rPr>
                <w:t xml:space="preserve">MANO </w:t>
              </w:r>
            </w:ins>
            <w:del w:id="4190" w:author="Seggelke, Klaus" w:date="2017-03-21T15:32:00Z">
              <w:r w:rsidDel="009048FC">
                <w:rPr>
                  <w:lang w:eastAsia="zh-CN"/>
                </w:rPr>
                <w:delText xml:space="preserve">VNFM </w:delText>
              </w:r>
            </w:del>
            <w:r>
              <w:rPr>
                <w:lang w:eastAsia="zh-CN"/>
              </w:rPr>
              <w:t xml:space="preserve">should report the additional allocated virtualized resources. The </w:t>
            </w:r>
            <w:ins w:id="4191" w:author="Seggelke, Klaus" w:date="2017-03-21T15:32:00Z">
              <w:r w:rsidR="009048FC">
                <w:rPr>
                  <w:lang w:eastAsia="zh-CN"/>
                </w:rPr>
                <w:t xml:space="preserve">MANO </w:t>
              </w:r>
            </w:ins>
            <w:del w:id="4192" w:author="Seggelke, Klaus" w:date="2017-03-21T15:32:00Z">
              <w:r w:rsidDel="009048FC">
                <w:rPr>
                  <w:lang w:eastAsia="zh-CN"/>
                </w:rPr>
                <w:delText xml:space="preserve">VNFM </w:delText>
              </w:r>
            </w:del>
            <w:r>
              <w:rPr>
                <w:lang w:eastAsia="zh-CN"/>
              </w:rPr>
              <w:t xml:space="preserve">should have added more resources </w:t>
            </w:r>
            <w:r>
              <w:rPr>
                <w:lang w:eastAsia="zh-CN"/>
              </w:rPr>
              <w:lastRenderedPageBreak/>
              <w:t>to one or more VNFCs. This process may require to reboot/restart the VNF and losing the configuration. So the EM may require to reconfigure the VNFM. Therefore, traffic should be generated to validate that the VNF can process packets correctly. The trigger for this event to occur could be by different options:</w:t>
            </w:r>
          </w:p>
          <w:p w:rsidR="006E70F4" w:rsidRDefault="006E70F4" w:rsidP="006E70F4">
            <w:pPr>
              <w:pStyle w:val="TestCaseInfo"/>
              <w:numPr>
                <w:ilvl w:val="0"/>
                <w:numId w:val="214"/>
              </w:numPr>
              <w:rPr>
                <w:lang w:eastAsia="zh-CN"/>
              </w:rPr>
            </w:pPr>
            <w:del w:id="4193" w:author="Seggelke, Klaus" w:date="2017-03-21T15:32:00Z">
              <w:r w:rsidRPr="006E70F4" w:rsidDel="009048FC">
                <w:rPr>
                  <w:lang w:eastAsia="zh-CN"/>
                </w:rPr>
                <w:delText>VNFM/</w:delText>
              </w:r>
            </w:del>
            <w:r w:rsidRPr="006E70F4">
              <w:rPr>
                <w:lang w:eastAsia="zh-CN"/>
              </w:rPr>
              <w:t xml:space="preserve">MANO generated events - Auto Scaling </w:t>
            </w:r>
            <w:del w:id="4194" w:author="Seggelke, Klaus" w:date="2017-03-21T15:34:00Z">
              <w:r w:rsidRPr="006E70F4" w:rsidDel="009048FC">
                <w:rPr>
                  <w:lang w:eastAsia="zh-CN"/>
                </w:rPr>
                <w:delText xml:space="preserve"> </w:delText>
              </w:r>
            </w:del>
            <w:r w:rsidRPr="006E70F4">
              <w:rPr>
                <w:lang w:eastAsia="zh-CN"/>
              </w:rPr>
              <w:t>(</w:t>
            </w:r>
            <w:del w:id="4195" w:author="Seggelke, Klaus" w:date="2017-03-21T15:34:00Z">
              <w:r w:rsidRPr="006E70F4" w:rsidDel="009048FC">
                <w:rPr>
                  <w:lang w:eastAsia="zh-CN"/>
                </w:rPr>
                <w:delText xml:space="preserve"> </w:delText>
              </w:r>
            </w:del>
            <w:r w:rsidRPr="006E70F4">
              <w:rPr>
                <w:lang w:eastAsia="zh-CN"/>
              </w:rPr>
              <w:t>e.g. based on monitoring of resource utilization of the VNF's VMs, upon events received from VNF, EM, VIM)</w:t>
            </w:r>
          </w:p>
          <w:p w:rsidR="006E70F4" w:rsidRDefault="006E70F4" w:rsidP="006E70F4">
            <w:pPr>
              <w:pStyle w:val="TestCaseInfo"/>
              <w:numPr>
                <w:ilvl w:val="0"/>
                <w:numId w:val="214"/>
              </w:numPr>
              <w:rPr>
                <w:lang w:eastAsia="zh-CN"/>
              </w:rPr>
            </w:pPr>
            <w:r w:rsidRPr="006E70F4">
              <w:rPr>
                <w:lang w:eastAsia="zh-CN"/>
              </w:rPr>
              <w:t xml:space="preserve">VNF generated event – On-demand </w:t>
            </w:r>
            <w:del w:id="4196" w:author="Seggelke, Klaus" w:date="2017-03-21T15:34:00Z">
              <w:r w:rsidRPr="006E70F4" w:rsidDel="009048FC">
                <w:rPr>
                  <w:lang w:eastAsia="zh-CN"/>
                </w:rPr>
                <w:delText xml:space="preserve"> </w:delText>
              </w:r>
            </w:del>
            <w:r w:rsidRPr="006E70F4">
              <w:rPr>
                <w:lang w:eastAsia="zh-CN"/>
              </w:rPr>
              <w:t>Scaling (</w:t>
            </w:r>
            <w:del w:id="4197" w:author="Seggelke, Klaus" w:date="2017-03-21T15:34:00Z">
              <w:r w:rsidRPr="006E70F4" w:rsidDel="009048FC">
                <w:rPr>
                  <w:lang w:eastAsia="zh-CN"/>
                </w:rPr>
                <w:delText xml:space="preserve"> </w:delText>
              </w:r>
            </w:del>
            <w:r w:rsidRPr="006E70F4">
              <w:rPr>
                <w:lang w:eastAsia="zh-CN"/>
              </w:rPr>
              <w:t>e.g. based on traffic, VNF generates the request internally)</w:t>
            </w:r>
          </w:p>
          <w:p w:rsidR="006E70F4" w:rsidRDefault="006E70F4" w:rsidP="006E70F4">
            <w:pPr>
              <w:pStyle w:val="TestCaseInfo"/>
              <w:numPr>
                <w:ilvl w:val="0"/>
                <w:numId w:val="214"/>
              </w:numPr>
              <w:rPr>
                <w:lang w:eastAsia="zh-CN"/>
              </w:rPr>
            </w:pPr>
            <w:r w:rsidRPr="006E70F4">
              <w:rPr>
                <w:lang w:eastAsia="zh-CN"/>
              </w:rPr>
              <w:t>VIM generated event – On-demand Scaling</w:t>
            </w:r>
          </w:p>
          <w:p w:rsidR="006E70F4" w:rsidRDefault="006E70F4" w:rsidP="006E70F4">
            <w:pPr>
              <w:pStyle w:val="TestCaseInfo"/>
              <w:numPr>
                <w:ilvl w:val="0"/>
                <w:numId w:val="214"/>
              </w:numPr>
              <w:rPr>
                <w:lang w:eastAsia="zh-CN"/>
              </w:rPr>
            </w:pPr>
            <w:r w:rsidRPr="006E70F4">
              <w:rPr>
                <w:lang w:eastAsia="zh-CN"/>
              </w:rPr>
              <w:t>EM generated event – On-demand Scaling (e.g. EM receives information from the VNF and determines the need to auto scale)</w:t>
            </w:r>
          </w:p>
          <w:p w:rsidR="006E70F4" w:rsidRDefault="006E70F4" w:rsidP="006E70F4">
            <w:pPr>
              <w:pStyle w:val="TestCaseInfo"/>
              <w:numPr>
                <w:ilvl w:val="0"/>
                <w:numId w:val="214"/>
              </w:numPr>
              <w:rPr>
                <w:lang w:eastAsia="zh-CN"/>
              </w:rPr>
            </w:pPr>
            <w:r w:rsidRPr="006E70F4">
              <w:rPr>
                <w:lang w:eastAsia="zh-CN"/>
              </w:rPr>
              <w:t xml:space="preserve">MANO generated event - Manual Scaling </w:t>
            </w:r>
            <w:del w:id="4198" w:author="Seggelke, Klaus" w:date="2017-03-21T15:34:00Z">
              <w:r w:rsidRPr="006E70F4" w:rsidDel="009048FC">
                <w:rPr>
                  <w:lang w:eastAsia="zh-CN"/>
                </w:rPr>
                <w:delText xml:space="preserve"> </w:delText>
              </w:r>
            </w:del>
            <w:r w:rsidRPr="006E70F4">
              <w:rPr>
                <w:lang w:eastAsia="zh-CN"/>
              </w:rPr>
              <w:t>(e.g. by operating the MANO interface/API)</w:t>
            </w:r>
          </w:p>
          <w:p w:rsidR="006E70F4" w:rsidRDefault="006E70F4" w:rsidP="006E70F4">
            <w:pPr>
              <w:pStyle w:val="TestCaseInfo"/>
              <w:numPr>
                <w:ilvl w:val="0"/>
                <w:numId w:val="214"/>
              </w:numPr>
              <w:rPr>
                <w:lang w:eastAsia="zh-CN"/>
              </w:rPr>
            </w:pPr>
            <w:r w:rsidRPr="006E70F4">
              <w:rPr>
                <w:lang w:eastAsia="zh-CN"/>
              </w:rPr>
              <w:t>VNF generated event - Manual Scaling</w:t>
            </w:r>
          </w:p>
          <w:p w:rsidR="005A676A" w:rsidRDefault="006E70F4" w:rsidP="0042061B">
            <w:pPr>
              <w:pStyle w:val="TestCaseInfo"/>
              <w:numPr>
                <w:ilvl w:val="0"/>
                <w:numId w:val="216"/>
              </w:numPr>
              <w:rPr>
                <w:lang w:eastAsia="zh-CN"/>
              </w:rPr>
            </w:pPr>
            <w:r w:rsidRPr="006E70F4">
              <w:rPr>
                <w:lang w:eastAsia="zh-CN"/>
              </w:rPr>
              <w:t>EM generated event – Manual Scaling</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6449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C82C0F">
            <w:pPr>
              <w:pStyle w:val="TestCaseInfo"/>
              <w:numPr>
                <w:ilvl w:val="0"/>
                <w:numId w:val="56"/>
              </w:numPr>
            </w:pPr>
            <w:r>
              <w:t>Ensure NFVI has less vResources as the max VNFD indicates</w:t>
            </w:r>
          </w:p>
          <w:p w:rsidR="005A676A" w:rsidRDefault="005A676A" w:rsidP="00C82C0F">
            <w:pPr>
              <w:pStyle w:val="TestCaseInfo"/>
              <w:numPr>
                <w:ilvl w:val="0"/>
                <w:numId w:val="56"/>
              </w:numPr>
            </w:pPr>
            <w:r>
              <w:t>Instantiate VNF</w:t>
            </w:r>
          </w:p>
          <w:p w:rsidR="00C82C0F" w:rsidRDefault="00C82C0F" w:rsidP="00C82C0F">
            <w:pPr>
              <w:pStyle w:val="TestCaseInfo"/>
              <w:numPr>
                <w:ilvl w:val="0"/>
                <w:numId w:val="56"/>
              </w:numPr>
            </w:pPr>
            <w:r w:rsidRPr="00074BEF">
              <w:t>Validate VNF instantiation state is INSTANTIATED and VNF state is STARTED (--&gt; time stamp when correct state reached)</w:t>
            </w:r>
          </w:p>
          <w:p w:rsidR="005A676A" w:rsidRDefault="005A676A" w:rsidP="00C82C0F">
            <w:pPr>
              <w:pStyle w:val="TestCaseInfo"/>
              <w:numPr>
                <w:ilvl w:val="0"/>
                <w:numId w:val="56"/>
              </w:numPr>
            </w:pPr>
            <w:r>
              <w:t>Generate low traffic load</w:t>
            </w:r>
          </w:p>
          <w:p w:rsidR="005A676A" w:rsidRDefault="005A676A" w:rsidP="00C82C0F">
            <w:pPr>
              <w:pStyle w:val="TestCaseInfo"/>
              <w:numPr>
                <w:ilvl w:val="0"/>
                <w:numId w:val="56"/>
              </w:numPr>
            </w:pPr>
            <w:r>
              <w:t>Validate that traffic flows through without issues (--&gt; no dropped packets)</w:t>
            </w:r>
          </w:p>
          <w:p w:rsidR="005A676A" w:rsidRDefault="005A676A" w:rsidP="00C82C0F">
            <w:pPr>
              <w:pStyle w:val="TestCaseInfo"/>
              <w:numPr>
                <w:ilvl w:val="0"/>
                <w:numId w:val="56"/>
              </w:numPr>
            </w:pPr>
            <w:r>
              <w:t>Trigger a resize of the NFV resources to the maximum (limited by NFVI)</w:t>
            </w:r>
          </w:p>
          <w:p w:rsidR="000571E5" w:rsidRDefault="005A676A" w:rsidP="00C82C0F">
            <w:pPr>
              <w:pStyle w:val="TestCaseInfo"/>
              <w:numPr>
                <w:ilvl w:val="0"/>
                <w:numId w:val="56"/>
              </w:numPr>
            </w:pPr>
            <w:r>
              <w:t xml:space="preserve">Validate VNF has resized to the max </w:t>
            </w:r>
            <w:r w:rsidR="000571E5">
              <w:t xml:space="preserve">limit </w:t>
            </w:r>
          </w:p>
          <w:p w:rsidR="005A676A" w:rsidRDefault="000571E5" w:rsidP="00C82C0F">
            <w:pPr>
              <w:pStyle w:val="TestCaseInfo"/>
              <w:numPr>
                <w:ilvl w:val="0"/>
                <w:numId w:val="56"/>
              </w:numPr>
            </w:pPr>
            <w:r>
              <w:t>G</w:t>
            </w:r>
            <w:r w:rsidR="005A676A">
              <w:t>enerate higher traffic load</w:t>
            </w:r>
          </w:p>
          <w:p w:rsidR="000571E5" w:rsidRDefault="000571E5" w:rsidP="00C82C0F">
            <w:pPr>
              <w:pStyle w:val="TestCaseInfo"/>
              <w:numPr>
                <w:ilvl w:val="0"/>
                <w:numId w:val="56"/>
              </w:numPr>
            </w:pPr>
            <w:r>
              <w:t>Validate that the load</w:t>
            </w:r>
            <w:r w:rsidR="009A3CAC">
              <w:t xml:space="preserve"> has no loss</w:t>
            </w:r>
          </w:p>
          <w:p w:rsidR="005A676A" w:rsidRDefault="005A676A" w:rsidP="00C82C0F">
            <w:pPr>
              <w:pStyle w:val="TestCaseInfo"/>
              <w:numPr>
                <w:ilvl w:val="0"/>
                <w:numId w:val="56"/>
              </w:numPr>
            </w:pPr>
            <w:r>
              <w:t>Determine the service disruption during the resizing to the max and the time it takes to complete it</w:t>
            </w:r>
          </w:p>
          <w:p w:rsidR="005A676A" w:rsidRDefault="005A676A" w:rsidP="00C82C0F">
            <w:pPr>
              <w:pStyle w:val="TestCaseInfo"/>
              <w:numPr>
                <w:ilvl w:val="0"/>
                <w:numId w:val="56"/>
              </w:numPr>
            </w:pPr>
            <w:r>
              <w:t>Stop traffic</w:t>
            </w:r>
          </w:p>
          <w:p w:rsidR="005A676A" w:rsidRPr="00093574" w:rsidRDefault="005A676A" w:rsidP="00C82C0F">
            <w:pPr>
              <w:pStyle w:val="TestCaseInfo"/>
              <w:numPr>
                <w:ilvl w:val="0"/>
                <w:numId w:val="56"/>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30F6A" w:rsidRDefault="00130F6A" w:rsidP="00130F6A">
            <w:pPr>
              <w:pStyle w:val="TestCaseInfo"/>
            </w:pPr>
            <w:r>
              <w:t xml:space="preserve">Following resources could </w:t>
            </w:r>
            <w:r w:rsidR="00A13DA5">
              <w:t>have reached its limit</w:t>
            </w:r>
            <w:r>
              <w:t>:</w:t>
            </w:r>
          </w:p>
          <w:p w:rsidR="00130F6A" w:rsidRDefault="00130F6A" w:rsidP="006E70F4">
            <w:pPr>
              <w:pStyle w:val="TestCaseInfo"/>
              <w:numPr>
                <w:ilvl w:val="0"/>
                <w:numId w:val="101"/>
              </w:numPr>
            </w:pPr>
            <w:r>
              <w:t>vMemory</w:t>
            </w:r>
          </w:p>
          <w:p w:rsidR="00130F6A" w:rsidRDefault="00130F6A" w:rsidP="006E70F4">
            <w:pPr>
              <w:pStyle w:val="TestCaseInfo"/>
              <w:numPr>
                <w:ilvl w:val="0"/>
                <w:numId w:val="101"/>
              </w:numPr>
            </w:pPr>
            <w:r>
              <w:t>vCPU cores</w:t>
            </w:r>
          </w:p>
          <w:p w:rsidR="00130F6A" w:rsidRDefault="00130F6A" w:rsidP="006E70F4">
            <w:pPr>
              <w:pStyle w:val="TestCaseInfo"/>
              <w:numPr>
                <w:ilvl w:val="0"/>
                <w:numId w:val="101"/>
              </w:numPr>
            </w:pPr>
            <w:r>
              <w:t>vStorage</w:t>
            </w:r>
          </w:p>
          <w:p w:rsidR="005A676A" w:rsidRDefault="00130F6A" w:rsidP="006E70F4">
            <w:pPr>
              <w:pStyle w:val="TestCaseInfo"/>
              <w:numPr>
                <w:ilvl w:val="0"/>
                <w:numId w:val="101"/>
              </w:numPr>
            </w:pPr>
            <w:r>
              <w:t>vNIC or specialized hardware</w:t>
            </w:r>
          </w:p>
          <w:p w:rsidR="00FC37A4" w:rsidDel="009048FC" w:rsidRDefault="00FC37A4" w:rsidP="00FC37A4">
            <w:pPr>
              <w:pStyle w:val="TestCaseInfo"/>
              <w:rPr>
                <w:del w:id="4199" w:author="Seggelke, Klaus" w:date="2017-03-21T15:29:00Z"/>
              </w:rPr>
            </w:pPr>
            <w:del w:id="4200" w:author="Seggelke, Klaus" w:date="2017-03-21T15:29:00Z">
              <w:r w:rsidDel="009048FC">
                <w:delText>Each of this are sub test cases.</w:delText>
              </w:r>
            </w:del>
          </w:p>
          <w:p w:rsidR="00FC37A4" w:rsidRDefault="00FC37A4" w:rsidP="00FC37A4">
            <w:pPr>
              <w:pStyle w:val="TestCaseInfo"/>
            </w:pPr>
            <w:r>
              <w:t>The scaling trigger could be one of the following:</w:t>
            </w:r>
          </w:p>
          <w:p w:rsidR="006E70F4" w:rsidRDefault="006E70F4" w:rsidP="006E70F4">
            <w:pPr>
              <w:pStyle w:val="TestCaseInfo"/>
              <w:numPr>
                <w:ilvl w:val="0"/>
                <w:numId w:val="101"/>
              </w:numPr>
              <w:rPr>
                <w:lang w:eastAsia="zh-CN"/>
              </w:rPr>
            </w:pPr>
            <w:del w:id="4201" w:author="Seggelke, Klaus" w:date="2017-03-21T15:32:00Z">
              <w:r w:rsidRPr="006E70F4" w:rsidDel="009048FC">
                <w:rPr>
                  <w:lang w:eastAsia="zh-CN"/>
                </w:rPr>
                <w:delText>VNFM/</w:delText>
              </w:r>
            </w:del>
            <w:r w:rsidRPr="006E70F4">
              <w:rPr>
                <w:lang w:eastAsia="zh-CN"/>
              </w:rPr>
              <w:t xml:space="preserve">MANO generated events - Auto Scaling </w:t>
            </w:r>
            <w:del w:id="4202" w:author="Seggelke, Klaus" w:date="2017-03-21T15:34:00Z">
              <w:r w:rsidRPr="006E70F4" w:rsidDel="009048FC">
                <w:rPr>
                  <w:lang w:eastAsia="zh-CN"/>
                </w:rPr>
                <w:delText xml:space="preserve"> </w:delText>
              </w:r>
            </w:del>
            <w:r w:rsidRPr="006E70F4">
              <w:rPr>
                <w:lang w:eastAsia="zh-CN"/>
              </w:rPr>
              <w:t>(</w:t>
            </w:r>
            <w:del w:id="4203" w:author="Seggelke, Klaus" w:date="2017-03-21T15:34:00Z">
              <w:r w:rsidRPr="006E70F4" w:rsidDel="009048FC">
                <w:rPr>
                  <w:lang w:eastAsia="zh-CN"/>
                </w:rPr>
                <w:delText xml:space="preserve"> </w:delText>
              </w:r>
            </w:del>
            <w:r w:rsidRPr="006E70F4">
              <w:rPr>
                <w:lang w:eastAsia="zh-CN"/>
              </w:rPr>
              <w:t>e.g. based on monitoring of resource utilization of the VNF's VMs, upon events received from VNF, EM, VIM)</w:t>
            </w:r>
          </w:p>
          <w:p w:rsidR="006E70F4" w:rsidRDefault="006E70F4" w:rsidP="006E70F4">
            <w:pPr>
              <w:pStyle w:val="TestCaseInfo"/>
              <w:numPr>
                <w:ilvl w:val="0"/>
                <w:numId w:val="101"/>
              </w:numPr>
              <w:rPr>
                <w:lang w:eastAsia="zh-CN"/>
              </w:rPr>
            </w:pPr>
            <w:r w:rsidRPr="006E70F4">
              <w:rPr>
                <w:lang w:eastAsia="zh-CN"/>
              </w:rPr>
              <w:t>VNF generated event – On-demand</w:t>
            </w:r>
            <w:del w:id="4204" w:author="Seggelke, Klaus" w:date="2017-03-21T15:34:00Z">
              <w:r w:rsidRPr="006E70F4" w:rsidDel="009048FC">
                <w:rPr>
                  <w:lang w:eastAsia="zh-CN"/>
                </w:rPr>
                <w:delText xml:space="preserve"> </w:delText>
              </w:r>
            </w:del>
            <w:r w:rsidRPr="006E70F4">
              <w:rPr>
                <w:lang w:eastAsia="zh-CN"/>
              </w:rPr>
              <w:t xml:space="preserve"> Scaling (</w:t>
            </w:r>
            <w:del w:id="4205" w:author="Seggelke, Klaus" w:date="2017-03-21T15:34:00Z">
              <w:r w:rsidRPr="006E70F4" w:rsidDel="009048FC">
                <w:rPr>
                  <w:lang w:eastAsia="zh-CN"/>
                </w:rPr>
                <w:delText xml:space="preserve"> </w:delText>
              </w:r>
            </w:del>
            <w:r w:rsidRPr="006E70F4">
              <w:rPr>
                <w:lang w:eastAsia="zh-CN"/>
              </w:rPr>
              <w:t>e.g. based on traffic, VNF generates the request internally)</w:t>
            </w:r>
          </w:p>
          <w:p w:rsidR="006E70F4" w:rsidRDefault="006E70F4" w:rsidP="006E70F4">
            <w:pPr>
              <w:pStyle w:val="TestCaseInfo"/>
              <w:numPr>
                <w:ilvl w:val="0"/>
                <w:numId w:val="101"/>
              </w:numPr>
              <w:rPr>
                <w:lang w:eastAsia="zh-CN"/>
              </w:rPr>
            </w:pPr>
            <w:r w:rsidRPr="006E70F4">
              <w:rPr>
                <w:lang w:eastAsia="zh-CN"/>
              </w:rPr>
              <w:lastRenderedPageBreak/>
              <w:t>VIM generated event – On-demand Scaling</w:t>
            </w:r>
          </w:p>
          <w:p w:rsidR="006E70F4" w:rsidRDefault="006E70F4" w:rsidP="006E70F4">
            <w:pPr>
              <w:pStyle w:val="TestCaseInfo"/>
              <w:numPr>
                <w:ilvl w:val="0"/>
                <w:numId w:val="101"/>
              </w:numPr>
              <w:rPr>
                <w:lang w:eastAsia="zh-CN"/>
              </w:rPr>
            </w:pPr>
            <w:r w:rsidRPr="006E70F4">
              <w:rPr>
                <w:lang w:eastAsia="zh-CN"/>
              </w:rPr>
              <w:t>EM generated event – On-demand Scaling (e.g. EM receives information from the VNF and determines the need to auto scale)</w:t>
            </w:r>
          </w:p>
          <w:p w:rsidR="006E70F4" w:rsidRDefault="006E70F4" w:rsidP="006E70F4">
            <w:pPr>
              <w:pStyle w:val="TestCaseInfo"/>
              <w:numPr>
                <w:ilvl w:val="0"/>
                <w:numId w:val="101"/>
              </w:numPr>
              <w:rPr>
                <w:lang w:eastAsia="zh-CN"/>
              </w:rPr>
            </w:pPr>
            <w:r w:rsidRPr="006E70F4">
              <w:rPr>
                <w:lang w:eastAsia="zh-CN"/>
              </w:rPr>
              <w:t xml:space="preserve">MANO generated event - Manual Scaling </w:t>
            </w:r>
            <w:del w:id="4206" w:author="Seggelke, Klaus" w:date="2017-03-21T15:34:00Z">
              <w:r w:rsidRPr="006E70F4" w:rsidDel="009048FC">
                <w:rPr>
                  <w:lang w:eastAsia="zh-CN"/>
                </w:rPr>
                <w:delText xml:space="preserve"> </w:delText>
              </w:r>
            </w:del>
            <w:r w:rsidRPr="006E70F4">
              <w:rPr>
                <w:lang w:eastAsia="zh-CN"/>
              </w:rPr>
              <w:t>(e.g. by operating the MANO interface/API)</w:t>
            </w:r>
          </w:p>
          <w:p w:rsidR="006E70F4" w:rsidRDefault="006E70F4" w:rsidP="006E70F4">
            <w:pPr>
              <w:pStyle w:val="TestCaseInfo"/>
              <w:numPr>
                <w:ilvl w:val="0"/>
                <w:numId w:val="101"/>
              </w:numPr>
              <w:rPr>
                <w:lang w:eastAsia="zh-CN"/>
              </w:rPr>
            </w:pPr>
            <w:r w:rsidRPr="006E70F4">
              <w:rPr>
                <w:lang w:eastAsia="zh-CN"/>
              </w:rPr>
              <w:t>VNF generated event - Manual Scaling</w:t>
            </w:r>
          </w:p>
          <w:p w:rsidR="00FC37A4" w:rsidDel="009048FC" w:rsidRDefault="006E70F4" w:rsidP="006E70F4">
            <w:pPr>
              <w:pStyle w:val="TestCaseInfo"/>
              <w:numPr>
                <w:ilvl w:val="0"/>
                <w:numId w:val="101"/>
              </w:numPr>
              <w:rPr>
                <w:del w:id="4207" w:author="Seggelke, Klaus" w:date="2017-03-21T15:29:00Z"/>
                <w:lang w:eastAsia="zh-CN"/>
              </w:rPr>
            </w:pPr>
            <w:r w:rsidRPr="006E70F4">
              <w:rPr>
                <w:lang w:eastAsia="zh-CN"/>
              </w:rPr>
              <w:t>EM generated event – Manual Scaling</w:t>
            </w:r>
          </w:p>
          <w:p w:rsidR="00FC37A4" w:rsidRDefault="00FC37A4" w:rsidP="00FC37A4">
            <w:pPr>
              <w:pStyle w:val="TestCaseInfo"/>
              <w:numPr>
                <w:ilvl w:val="0"/>
                <w:numId w:val="101"/>
              </w:numPr>
              <w:pPrChange w:id="4208" w:author="Seggelke, Klaus" w:date="2017-03-21T15:29:00Z">
                <w:pPr>
                  <w:pStyle w:val="TestCaseInfo"/>
                </w:pPr>
              </w:pPrChange>
            </w:pPr>
            <w:del w:id="4209" w:author="Seggelke, Klaus" w:date="2017-03-21T15:29:00Z">
              <w:r w:rsidDel="009048FC">
                <w:delText>Each of this trigger can be seen a sub test cases.</w:delText>
              </w:r>
            </w:del>
          </w:p>
        </w:tc>
      </w:tr>
    </w:tbl>
    <w:p w:rsidR="005A676A" w:rsidRDefault="005A676A" w:rsidP="005A676A">
      <w:pPr>
        <w:rPr>
          <w:ins w:id="4210" w:author="Seggelke, Klaus" w:date="2017-03-21T15:07:00Z"/>
          <w:lang w:eastAsia="zh-CN"/>
        </w:rPr>
      </w:pPr>
    </w:p>
    <w:p w:rsidR="007724FC" w:rsidRDefault="009048FC" w:rsidP="007724FC">
      <w:pPr>
        <w:pStyle w:val="Heading3"/>
        <w:pPrChange w:id="4211" w:author="Seggelke, Klaus" w:date="2017-03-21T15:08:00Z">
          <w:pPr/>
        </w:pPrChange>
      </w:pPr>
      <w:bookmarkStart w:id="4212" w:name="_Toc477880898"/>
      <w:ins w:id="4213" w:author="Seggelke, Klaus" w:date="2017-03-21T15:08:00Z">
        <w:r>
          <w:t>Scale-Up/Down</w:t>
        </w:r>
        <w:r w:rsidR="007724FC">
          <w:t xml:space="preserve"> for </w:t>
        </w:r>
        <w:r w:rsidR="007724FC" w:rsidRPr="00C0341B">
          <w:t>virtualized specialized hardware acceleration</w:t>
        </w:r>
      </w:ins>
      <w:bookmarkEnd w:id="4212"/>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4214" w:name="_Toc454184445"/>
            <w:bookmarkStart w:id="4215" w:name="_Toc477881022"/>
            <w:r>
              <w:t>TC.VNF.SCALE.UP.005</w:t>
            </w:r>
            <w:r>
              <w:tab/>
            </w:r>
            <w:r w:rsidR="005A676A">
              <w:t>R</w:t>
            </w:r>
            <w:r w:rsidR="005A676A" w:rsidRPr="00C0341B">
              <w:t>emoval of virtualized specialized hardware acceleration</w:t>
            </w:r>
            <w:bookmarkEnd w:id="4214"/>
            <w:r w:rsidR="0096271B">
              <w:t xml:space="preserve"> for Scale-Up</w:t>
            </w:r>
            <w:bookmarkEnd w:id="4215"/>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8F359C">
            <w:pPr>
              <w:pStyle w:val="TestCaseInfo"/>
              <w:rPr>
                <w:lang w:eastAsia="zh-CN"/>
              </w:rPr>
            </w:pPr>
            <w:r>
              <w:rPr>
                <w:lang w:eastAsia="zh-CN"/>
              </w:rPr>
              <w:t xml:space="preserve">A VNF should have the capability to dynamically scale based on the required load. The scaling to the lower performance is the objective of this test by removing vHardware resources. The </w:t>
            </w:r>
            <w:del w:id="4216" w:author="Seggelke, Klaus" w:date="2017-03-21T15:35:00Z">
              <w:r w:rsidDel="009048FC">
                <w:rPr>
                  <w:lang w:eastAsia="zh-CN"/>
                </w:rPr>
                <w:delText xml:space="preserve">VNFM </w:delText>
              </w:r>
            </w:del>
            <w:ins w:id="4217" w:author="Seggelke, Klaus" w:date="2017-03-21T15:35:00Z">
              <w:r w:rsidR="009048FC">
                <w:rPr>
                  <w:lang w:eastAsia="zh-CN"/>
                </w:rPr>
                <w:t xml:space="preserve">MANO </w:t>
              </w:r>
            </w:ins>
            <w:r>
              <w:rPr>
                <w:lang w:eastAsia="zh-CN"/>
              </w:rPr>
              <w:t>must handle this case of vNIC resource management.</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8F359C" w:rsidP="00AF20BC">
            <w:pPr>
              <w:pStyle w:val="TestCaseInfo"/>
              <w:rPr>
                <w:lang w:eastAsia="zh-CN"/>
              </w:rPr>
            </w:pPr>
            <w:r w:rsidRPr="00D82A42">
              <w:rPr>
                <w:lang w:eastAsia="zh-CN"/>
              </w:rPr>
              <w:t xml:space="preserve">If a VNF functionality depends on specialized hardware acceleration devices/NIC cards, the </w:t>
            </w:r>
            <w:del w:id="4218" w:author="Seggelke, Klaus" w:date="2017-03-21T15:33:00Z">
              <w:r w:rsidRPr="00D82A42" w:rsidDel="009048FC">
                <w:rPr>
                  <w:lang w:eastAsia="zh-CN"/>
                </w:rPr>
                <w:delText xml:space="preserve">VNFM </w:delText>
              </w:r>
            </w:del>
            <w:ins w:id="4219" w:author="Seggelke, Klaus" w:date="2017-03-21T15:33:00Z">
              <w:r w:rsidR="009048FC">
                <w:rPr>
                  <w:lang w:eastAsia="zh-CN"/>
                </w:rPr>
                <w:t xml:space="preserve">MANO </w:t>
              </w:r>
            </w:ins>
            <w:r w:rsidRPr="00D82A42">
              <w:rPr>
                <w:lang w:eastAsia="zh-CN"/>
              </w:rPr>
              <w:t xml:space="preserve">needs to have the capability to remove these resources when decreasing the scaling. The </w:t>
            </w:r>
            <w:del w:id="4220" w:author="Seggelke, Klaus" w:date="2017-03-21T15:33:00Z">
              <w:r w:rsidRPr="00D82A42" w:rsidDel="009048FC">
                <w:rPr>
                  <w:lang w:eastAsia="zh-CN"/>
                </w:rPr>
                <w:delText xml:space="preserve">VNFM </w:delText>
              </w:r>
            </w:del>
            <w:ins w:id="4221" w:author="Seggelke, Klaus" w:date="2017-03-21T15:33:00Z">
              <w:r w:rsidR="009048FC">
                <w:rPr>
                  <w:lang w:eastAsia="zh-CN"/>
                </w:rPr>
                <w:t xml:space="preserve">MANO </w:t>
              </w:r>
            </w:ins>
            <w:r w:rsidRPr="00D82A42">
              <w:rPr>
                <w:lang w:eastAsia="zh-CN"/>
              </w:rPr>
              <w:t>should report reduced resources after the completion. The EM may apply new configurations. The functionality of the VNF should be validated. Lower scalability of the VNF service should be the result.</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C82C0F">
            <w:pPr>
              <w:pStyle w:val="TestCaseInfo"/>
              <w:numPr>
                <w:ilvl w:val="0"/>
                <w:numId w:val="57"/>
              </w:numPr>
            </w:pPr>
            <w:r>
              <w:t>Instantiate VNF</w:t>
            </w:r>
          </w:p>
          <w:p w:rsidR="00C82C0F" w:rsidRDefault="00C82C0F" w:rsidP="00C82C0F">
            <w:pPr>
              <w:pStyle w:val="TestCaseInfo"/>
              <w:numPr>
                <w:ilvl w:val="0"/>
                <w:numId w:val="57"/>
              </w:numPr>
            </w:pPr>
            <w:r w:rsidRPr="00074BEF">
              <w:t>Validate VNF instantiation state is INSTANTIATED and VNF state is STARTED (--&gt; time stamp when correct state reached)</w:t>
            </w:r>
          </w:p>
          <w:p w:rsidR="005A676A" w:rsidRDefault="005A676A" w:rsidP="00C82C0F">
            <w:pPr>
              <w:pStyle w:val="TestCaseInfo"/>
              <w:numPr>
                <w:ilvl w:val="0"/>
                <w:numId w:val="57"/>
              </w:numPr>
            </w:pPr>
            <w:r>
              <w:t>Generate low traffic load</w:t>
            </w:r>
          </w:p>
          <w:p w:rsidR="005A1D48" w:rsidRDefault="005A676A" w:rsidP="00C82C0F">
            <w:pPr>
              <w:pStyle w:val="TestCaseInfo"/>
              <w:numPr>
                <w:ilvl w:val="0"/>
                <w:numId w:val="57"/>
              </w:numPr>
            </w:pPr>
            <w:r>
              <w:t>Validate that traffic flows through without issues (--&gt; no dropped packets)</w:t>
            </w:r>
          </w:p>
          <w:p w:rsidR="005A676A" w:rsidRDefault="005A676A" w:rsidP="00C82C0F">
            <w:pPr>
              <w:pStyle w:val="TestCaseInfo"/>
              <w:numPr>
                <w:ilvl w:val="0"/>
                <w:numId w:val="57"/>
              </w:numPr>
            </w:pPr>
            <w:r>
              <w:t>Trigger a resize of the NFV resources to use more</w:t>
            </w:r>
            <w:r w:rsidR="005A1D48">
              <w:t xml:space="preserve"> specialized hardware resources</w:t>
            </w:r>
          </w:p>
          <w:p w:rsidR="005A1D48" w:rsidRDefault="003564DD" w:rsidP="00C82C0F">
            <w:pPr>
              <w:pStyle w:val="TestCaseInfo"/>
              <w:numPr>
                <w:ilvl w:val="0"/>
                <w:numId w:val="57"/>
              </w:numPr>
            </w:pPr>
            <w:r>
              <w:t>Validate VNF has resized</w:t>
            </w:r>
          </w:p>
          <w:p w:rsidR="005A1D48" w:rsidRDefault="005A1D48" w:rsidP="00C82C0F">
            <w:pPr>
              <w:pStyle w:val="TestCaseInfo"/>
              <w:numPr>
                <w:ilvl w:val="0"/>
                <w:numId w:val="57"/>
              </w:numPr>
            </w:pPr>
            <w:r>
              <w:t>Generate higher traffic load</w:t>
            </w:r>
          </w:p>
          <w:p w:rsidR="005A676A" w:rsidRDefault="005A1D48" w:rsidP="00C82C0F">
            <w:pPr>
              <w:pStyle w:val="TestCaseInfo"/>
              <w:numPr>
                <w:ilvl w:val="0"/>
                <w:numId w:val="57"/>
              </w:numPr>
            </w:pPr>
            <w:r>
              <w:t xml:space="preserve">Validate </w:t>
            </w:r>
            <w:r w:rsidR="005A676A">
              <w:t>i</w:t>
            </w:r>
            <w:r>
              <w:t>ncreased its capacity by no traffic loss</w:t>
            </w:r>
          </w:p>
          <w:p w:rsidR="005A676A" w:rsidRDefault="005A676A" w:rsidP="00C82C0F">
            <w:pPr>
              <w:pStyle w:val="TestCaseInfo"/>
              <w:numPr>
                <w:ilvl w:val="0"/>
                <w:numId w:val="57"/>
              </w:numPr>
            </w:pPr>
            <w:r>
              <w:t xml:space="preserve">Validate that </w:t>
            </w:r>
            <w:del w:id="4222" w:author="Seggelke, Klaus" w:date="2017-03-21T15:37:00Z">
              <w:r w:rsidDel="009048FC">
                <w:delText xml:space="preserve">VNFM </w:delText>
              </w:r>
            </w:del>
            <w:ins w:id="4223" w:author="Seggelke, Klaus" w:date="2017-03-21T15:37:00Z">
              <w:r w:rsidR="009048FC">
                <w:t xml:space="preserve">MANO </w:t>
              </w:r>
            </w:ins>
            <w:r>
              <w:t>has allocated more specialized hardware resources</w:t>
            </w:r>
          </w:p>
          <w:p w:rsidR="005A1D48" w:rsidRDefault="005A1D48" w:rsidP="00C82C0F">
            <w:pPr>
              <w:pStyle w:val="TestCaseInfo"/>
              <w:numPr>
                <w:ilvl w:val="0"/>
                <w:numId w:val="57"/>
              </w:numPr>
            </w:pPr>
            <w:r>
              <w:t>Generate low traffic load</w:t>
            </w:r>
          </w:p>
          <w:p w:rsidR="005A676A" w:rsidRDefault="005A676A" w:rsidP="00C82C0F">
            <w:pPr>
              <w:pStyle w:val="TestCaseInfo"/>
              <w:numPr>
                <w:ilvl w:val="0"/>
                <w:numId w:val="57"/>
              </w:numPr>
            </w:pPr>
            <w:r>
              <w:t xml:space="preserve">Trigger a resize of the NFV resources to use less specialized hardware resources </w:t>
            </w:r>
          </w:p>
          <w:p w:rsidR="005A1D48" w:rsidRDefault="005A676A" w:rsidP="00C82C0F">
            <w:pPr>
              <w:pStyle w:val="TestCaseInfo"/>
              <w:numPr>
                <w:ilvl w:val="0"/>
                <w:numId w:val="57"/>
              </w:numPr>
            </w:pPr>
            <w:r>
              <w:t>Validate VNF has resized and has decreased its capacity</w:t>
            </w:r>
          </w:p>
          <w:p w:rsidR="005A1D48" w:rsidRDefault="005A1D48" w:rsidP="00C82C0F">
            <w:pPr>
              <w:pStyle w:val="TestCaseInfo"/>
              <w:numPr>
                <w:ilvl w:val="0"/>
                <w:numId w:val="57"/>
              </w:numPr>
            </w:pPr>
            <w:r>
              <w:t xml:space="preserve">Validate that </w:t>
            </w:r>
            <w:del w:id="4224" w:author="Seggelke, Klaus" w:date="2017-03-21T15:38:00Z">
              <w:r w:rsidDel="00791E07">
                <w:delText xml:space="preserve">VNFM </w:delText>
              </w:r>
            </w:del>
            <w:ins w:id="4225" w:author="Seggelke, Klaus" w:date="2017-03-21T15:38:00Z">
              <w:r w:rsidR="00791E07">
                <w:t xml:space="preserve">MANO </w:t>
              </w:r>
            </w:ins>
            <w:r>
              <w:t>has allocated less specialized hardware resources and the previous specialized hardware resources have been freed up</w:t>
            </w:r>
          </w:p>
          <w:p w:rsidR="005A1D48" w:rsidRDefault="005A1D48" w:rsidP="00C82C0F">
            <w:pPr>
              <w:pStyle w:val="TestCaseInfo"/>
              <w:numPr>
                <w:ilvl w:val="0"/>
                <w:numId w:val="57"/>
              </w:numPr>
            </w:pPr>
            <w:r>
              <w:t>Determine the service disruption during the resizing</w:t>
            </w:r>
          </w:p>
          <w:p w:rsidR="005A676A" w:rsidRDefault="005A1D48" w:rsidP="00C82C0F">
            <w:pPr>
              <w:pStyle w:val="TestCaseInfo"/>
              <w:numPr>
                <w:ilvl w:val="0"/>
                <w:numId w:val="57"/>
              </w:numPr>
            </w:pPr>
            <w:r>
              <w:t>Validate no dropped packets</w:t>
            </w:r>
          </w:p>
          <w:p w:rsidR="005A676A" w:rsidRDefault="005A676A" w:rsidP="00C82C0F">
            <w:pPr>
              <w:pStyle w:val="TestCaseInfo"/>
              <w:numPr>
                <w:ilvl w:val="0"/>
                <w:numId w:val="57"/>
              </w:numPr>
            </w:pPr>
            <w:r>
              <w:lastRenderedPageBreak/>
              <w:t>Stop traffic</w:t>
            </w:r>
          </w:p>
          <w:p w:rsidR="005A676A" w:rsidRPr="00093574" w:rsidRDefault="005A676A" w:rsidP="00C82C0F">
            <w:pPr>
              <w:pStyle w:val="TestCaseInfo"/>
              <w:numPr>
                <w:ilvl w:val="0"/>
                <w:numId w:val="57"/>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A13DA5" w:rsidRDefault="00A13DA5" w:rsidP="00A13DA5">
            <w:pPr>
              <w:pStyle w:val="TestCaseInfo"/>
            </w:pPr>
            <w:r>
              <w:t>Following resources could be removed:</w:t>
            </w:r>
          </w:p>
          <w:p w:rsidR="00A13DA5" w:rsidRDefault="00A13DA5" w:rsidP="006E70F4">
            <w:pPr>
              <w:pStyle w:val="TestCaseInfo"/>
              <w:numPr>
                <w:ilvl w:val="0"/>
                <w:numId w:val="101"/>
              </w:numPr>
            </w:pPr>
            <w:r>
              <w:t xml:space="preserve">vNIC </w:t>
            </w:r>
          </w:p>
          <w:p w:rsidR="005A676A" w:rsidRDefault="00A13DA5" w:rsidP="006E70F4">
            <w:pPr>
              <w:pStyle w:val="TestCaseInfo"/>
              <w:numPr>
                <w:ilvl w:val="0"/>
                <w:numId w:val="101"/>
              </w:numPr>
            </w:pPr>
            <w:r>
              <w:t>Other specialized hardware</w:t>
            </w:r>
          </w:p>
          <w:p w:rsidR="00FC37A4" w:rsidDel="009048FC" w:rsidRDefault="00FC37A4" w:rsidP="00FC37A4">
            <w:pPr>
              <w:pStyle w:val="TestCaseInfo"/>
              <w:rPr>
                <w:del w:id="4226" w:author="Seggelke, Klaus" w:date="2017-03-21T15:33:00Z"/>
              </w:rPr>
            </w:pPr>
            <w:del w:id="4227" w:author="Seggelke, Klaus" w:date="2017-03-21T15:33:00Z">
              <w:r w:rsidDel="009048FC">
                <w:delText>Each of this are sub test cases.</w:delText>
              </w:r>
            </w:del>
          </w:p>
          <w:p w:rsidR="00FC37A4" w:rsidRDefault="00FC37A4" w:rsidP="00FC37A4">
            <w:pPr>
              <w:pStyle w:val="TestCaseInfo"/>
            </w:pPr>
            <w:r>
              <w:t>The scaling trigger could be one of the following:</w:t>
            </w:r>
          </w:p>
          <w:p w:rsidR="006E70F4" w:rsidRDefault="006E70F4" w:rsidP="006E70F4">
            <w:pPr>
              <w:pStyle w:val="TestCaseInfo"/>
              <w:numPr>
                <w:ilvl w:val="0"/>
                <w:numId w:val="101"/>
              </w:numPr>
              <w:rPr>
                <w:lang w:eastAsia="zh-CN"/>
              </w:rPr>
            </w:pPr>
            <w:del w:id="4228" w:author="Seggelke, Klaus" w:date="2017-03-21T15:33:00Z">
              <w:r w:rsidRPr="006E70F4" w:rsidDel="009048FC">
                <w:rPr>
                  <w:lang w:eastAsia="zh-CN"/>
                </w:rPr>
                <w:delText>VNFM/</w:delText>
              </w:r>
            </w:del>
            <w:r w:rsidRPr="006E70F4">
              <w:rPr>
                <w:lang w:eastAsia="zh-CN"/>
              </w:rPr>
              <w:t>MANO generated events - Auto Scaling  ( e.g. based on monitoring of resource utilization of the VNF's VMs, upon events received from VNF, EM, VIM)</w:t>
            </w:r>
          </w:p>
          <w:p w:rsidR="006E70F4" w:rsidRDefault="006E70F4" w:rsidP="006E70F4">
            <w:pPr>
              <w:pStyle w:val="TestCaseInfo"/>
              <w:numPr>
                <w:ilvl w:val="0"/>
                <w:numId w:val="101"/>
              </w:numPr>
              <w:rPr>
                <w:lang w:eastAsia="zh-CN"/>
              </w:rPr>
            </w:pPr>
            <w:r w:rsidRPr="006E70F4">
              <w:rPr>
                <w:lang w:eastAsia="zh-CN"/>
              </w:rPr>
              <w:t>VNF generated event – On-demand  Scaling ( e.g. based on traffic, VNF generates the request internally)</w:t>
            </w:r>
          </w:p>
          <w:p w:rsidR="006E70F4" w:rsidRDefault="006E70F4" w:rsidP="006E70F4">
            <w:pPr>
              <w:pStyle w:val="TestCaseInfo"/>
              <w:numPr>
                <w:ilvl w:val="0"/>
                <w:numId w:val="101"/>
              </w:numPr>
              <w:rPr>
                <w:lang w:eastAsia="zh-CN"/>
              </w:rPr>
            </w:pPr>
            <w:r w:rsidRPr="006E70F4">
              <w:rPr>
                <w:lang w:eastAsia="zh-CN"/>
              </w:rPr>
              <w:t>VIM generated event – On-demand Scaling</w:t>
            </w:r>
          </w:p>
          <w:p w:rsidR="006E70F4" w:rsidRDefault="006E70F4" w:rsidP="006E70F4">
            <w:pPr>
              <w:pStyle w:val="TestCaseInfo"/>
              <w:numPr>
                <w:ilvl w:val="0"/>
                <w:numId w:val="101"/>
              </w:numPr>
              <w:rPr>
                <w:lang w:eastAsia="zh-CN"/>
              </w:rPr>
            </w:pPr>
            <w:r w:rsidRPr="006E70F4">
              <w:rPr>
                <w:lang w:eastAsia="zh-CN"/>
              </w:rPr>
              <w:t>EM generated event – On-demand Scaling (e.g. EM receives information from the VNF and determines the need to auto scale)</w:t>
            </w:r>
          </w:p>
          <w:p w:rsidR="006E70F4" w:rsidRDefault="006E70F4" w:rsidP="006E70F4">
            <w:pPr>
              <w:pStyle w:val="TestCaseInfo"/>
              <w:numPr>
                <w:ilvl w:val="0"/>
                <w:numId w:val="101"/>
              </w:numPr>
              <w:rPr>
                <w:lang w:eastAsia="zh-CN"/>
              </w:rPr>
            </w:pPr>
            <w:r w:rsidRPr="006E70F4">
              <w:rPr>
                <w:lang w:eastAsia="zh-CN"/>
              </w:rPr>
              <w:t>MANO generated event - Manual Scaling  (e.g. by operating the MANO interface/API)</w:t>
            </w:r>
          </w:p>
          <w:p w:rsidR="006E70F4" w:rsidRDefault="006E70F4" w:rsidP="006E70F4">
            <w:pPr>
              <w:pStyle w:val="TestCaseInfo"/>
              <w:numPr>
                <w:ilvl w:val="0"/>
                <w:numId w:val="101"/>
              </w:numPr>
              <w:rPr>
                <w:lang w:eastAsia="zh-CN"/>
              </w:rPr>
            </w:pPr>
            <w:r w:rsidRPr="006E70F4">
              <w:rPr>
                <w:lang w:eastAsia="zh-CN"/>
              </w:rPr>
              <w:t>VNF generated event - Manual Scaling</w:t>
            </w:r>
          </w:p>
          <w:p w:rsidR="00FC37A4" w:rsidDel="009048FC" w:rsidRDefault="006E70F4" w:rsidP="006E70F4">
            <w:pPr>
              <w:pStyle w:val="TestCaseInfo"/>
              <w:numPr>
                <w:ilvl w:val="0"/>
                <w:numId w:val="101"/>
              </w:numPr>
              <w:rPr>
                <w:del w:id="4229" w:author="Seggelke, Klaus" w:date="2017-03-21T15:33:00Z"/>
                <w:lang w:eastAsia="zh-CN"/>
              </w:rPr>
            </w:pPr>
            <w:r w:rsidRPr="006E70F4">
              <w:rPr>
                <w:lang w:eastAsia="zh-CN"/>
              </w:rPr>
              <w:t>EM generated event – Manual Scaling</w:t>
            </w:r>
          </w:p>
          <w:p w:rsidR="00FC37A4" w:rsidRDefault="00FC37A4" w:rsidP="00FC37A4">
            <w:pPr>
              <w:pStyle w:val="TestCaseInfo"/>
              <w:numPr>
                <w:ilvl w:val="0"/>
                <w:numId w:val="101"/>
              </w:numPr>
              <w:pPrChange w:id="4230" w:author="Seggelke, Klaus" w:date="2017-03-21T15:33:00Z">
                <w:pPr>
                  <w:pStyle w:val="TestCaseInfo"/>
                </w:pPr>
              </w:pPrChange>
            </w:pPr>
            <w:del w:id="4231" w:author="Seggelke, Klaus" w:date="2017-03-21T15:33:00Z">
              <w:r w:rsidDel="009048FC">
                <w:delText>Each of this trigger can be seen a sub test cases.</w:delText>
              </w:r>
            </w:del>
          </w:p>
        </w:tc>
      </w:tr>
    </w:tbl>
    <w:p w:rsidR="005A676A" w:rsidRDefault="005A676A" w:rsidP="005A676A">
      <w:pPr>
        <w:rPr>
          <w:lang w:eastAsia="zh-CN"/>
        </w:rPr>
      </w:pPr>
    </w:p>
    <w:p w:rsidR="00753D2D" w:rsidRDefault="0096271B" w:rsidP="00753D2D">
      <w:pPr>
        <w:pStyle w:val="Heading2"/>
      </w:pPr>
      <w:bookmarkStart w:id="4232" w:name="_Toc477880899"/>
      <w:r>
        <w:t xml:space="preserve">vResource Scaling </w:t>
      </w:r>
      <w:r w:rsidR="00753D2D">
        <w:t>Out/In</w:t>
      </w:r>
      <w:ins w:id="4233" w:author="Seggelke, Klaus" w:date="2017-03-21T16:02:00Z">
        <w:r w:rsidR="00BA2C50">
          <w:t xml:space="preserve"> of VNFC</w:t>
        </w:r>
      </w:ins>
      <w:bookmarkEnd w:id="4232"/>
    </w:p>
    <w:p w:rsidR="00753D2D" w:rsidRDefault="00984A89" w:rsidP="00753D2D">
      <w:pPr>
        <w:rPr>
          <w:lang w:eastAsia="zh-CN"/>
        </w:rPr>
      </w:pPr>
      <w:ins w:id="4234" w:author="Seggelke, Klaus" w:date="2017-03-21T16:40:00Z">
        <w:r>
          <w:rPr>
            <w:lang w:eastAsia="zh-CN"/>
          </w:rPr>
          <w:t xml:space="preserve">The MANO </w:t>
        </w:r>
      </w:ins>
      <w:del w:id="4235" w:author="Seggelke, Klaus" w:date="2017-03-21T16:40:00Z">
        <w:r w:rsidR="00753D2D" w:rsidDel="00984A89">
          <w:rPr>
            <w:lang w:eastAsia="zh-CN"/>
          </w:rPr>
          <w:delText>A VNF c</w:delText>
        </w:r>
      </w:del>
      <w:ins w:id="4236" w:author="Seggelke, Klaus" w:date="2017-03-21T16:40:00Z">
        <w:r>
          <w:rPr>
            <w:lang w:eastAsia="zh-CN"/>
          </w:rPr>
          <w:t>c</w:t>
        </w:r>
      </w:ins>
      <w:r w:rsidR="00753D2D">
        <w:rPr>
          <w:lang w:eastAsia="zh-CN"/>
        </w:rPr>
        <w:t xml:space="preserve">an adapt </w:t>
      </w:r>
      <w:ins w:id="4237" w:author="Seggelke, Klaus" w:date="2017-03-21T16:40:00Z">
        <w:r>
          <w:rPr>
            <w:lang w:eastAsia="zh-CN"/>
          </w:rPr>
          <w:t xml:space="preserve">a VNF </w:t>
        </w:r>
      </w:ins>
      <w:r w:rsidR="00753D2D">
        <w:rPr>
          <w:lang w:eastAsia="zh-CN"/>
        </w:rPr>
        <w:t>to the demands of the applied traffic</w:t>
      </w:r>
      <w:ins w:id="4238" w:author="Seggelke, Klaus" w:date="2017-03-21T16:40:00Z">
        <w:r>
          <w:rPr>
            <w:lang w:eastAsia="zh-CN"/>
          </w:rPr>
          <w:t xml:space="preserve"> by adding and removing VNFC(s)</w:t>
        </w:r>
      </w:ins>
      <w:r w:rsidR="00753D2D">
        <w:rPr>
          <w:lang w:eastAsia="zh-CN"/>
        </w:rPr>
        <w:t xml:space="preserve">. It could increase it performance by allocation of additional vResources and when the traffic lowers, it could release vResources. This process is called scaling. </w:t>
      </w:r>
      <w:r w:rsidR="0096271B">
        <w:rPr>
          <w:lang w:eastAsia="zh-CN"/>
        </w:rPr>
        <w:t>The addition</w:t>
      </w:r>
      <w:r w:rsidR="00C252D5">
        <w:rPr>
          <w:lang w:eastAsia="zh-CN"/>
        </w:rPr>
        <w:t xml:space="preserve"> and </w:t>
      </w:r>
      <w:r w:rsidR="0096271B">
        <w:rPr>
          <w:lang w:eastAsia="zh-CN"/>
        </w:rPr>
        <w:t xml:space="preserve">removal of vResources is considered </w:t>
      </w:r>
      <w:r w:rsidR="0096271B" w:rsidRPr="00BA2C50">
        <w:rPr>
          <w:b/>
          <w:lang w:eastAsia="zh-CN"/>
          <w:rPrChange w:id="4239" w:author="Seggelke, Klaus" w:date="2017-03-21T16:02:00Z">
            <w:rPr>
              <w:lang w:eastAsia="zh-CN"/>
            </w:rPr>
          </w:rPrChange>
        </w:rPr>
        <w:t>scaling Out/In</w:t>
      </w:r>
      <w:r w:rsidR="00C252D5" w:rsidRPr="00BA2C50">
        <w:rPr>
          <w:b/>
          <w:lang w:eastAsia="zh-CN"/>
          <w:rPrChange w:id="4240" w:author="Seggelke, Klaus" w:date="2017-03-21T16:02:00Z">
            <w:rPr>
              <w:lang w:eastAsia="zh-CN"/>
            </w:rPr>
          </w:rPrChange>
        </w:rPr>
        <w:t xml:space="preserve"> by</w:t>
      </w:r>
      <w:r w:rsidR="00C252D5">
        <w:rPr>
          <w:lang w:eastAsia="zh-CN"/>
        </w:rPr>
        <w:t xml:space="preserve"> </w:t>
      </w:r>
      <w:r w:rsidR="000039FF" w:rsidRPr="00BA2C50">
        <w:rPr>
          <w:b/>
          <w:lang w:eastAsia="zh-CN"/>
          <w:rPrChange w:id="4241" w:author="Seggelke, Klaus" w:date="2017-03-21T16:02:00Z">
            <w:rPr>
              <w:lang w:eastAsia="zh-CN"/>
            </w:rPr>
          </w:rPrChange>
        </w:rPr>
        <w:t>increasing or decreasing</w:t>
      </w:r>
      <w:r w:rsidR="00C252D5" w:rsidRPr="00BA2C50">
        <w:rPr>
          <w:b/>
          <w:lang w:eastAsia="zh-CN"/>
          <w:rPrChange w:id="4242" w:author="Seggelke, Klaus" w:date="2017-03-21T16:02:00Z">
            <w:rPr>
              <w:lang w:eastAsia="zh-CN"/>
            </w:rPr>
          </w:rPrChange>
        </w:rPr>
        <w:t xml:space="preserve"> the number of VNFC </w:t>
      </w:r>
      <w:del w:id="4243" w:author="Seggelke, Klaus" w:date="2017-03-21T16:41:00Z">
        <w:r w:rsidR="00C252D5" w:rsidRPr="00BA2C50" w:rsidDel="00984A89">
          <w:rPr>
            <w:b/>
            <w:lang w:eastAsia="zh-CN"/>
            <w:rPrChange w:id="4244" w:author="Seggelke, Klaus" w:date="2017-03-21T16:02:00Z">
              <w:rPr>
                <w:lang w:eastAsia="zh-CN"/>
              </w:rPr>
            </w:rPrChange>
          </w:rPr>
          <w:delText>instances</w:delText>
        </w:r>
      </w:del>
      <w:ins w:id="4245" w:author="Seggelke, Klaus" w:date="2017-03-21T16:41:00Z">
        <w:r>
          <w:rPr>
            <w:b/>
            <w:lang w:eastAsia="zh-CN"/>
          </w:rPr>
          <w:t>of a VNF</w:t>
        </w:r>
      </w:ins>
      <w:r w:rsidR="0096271B">
        <w:rPr>
          <w:lang w:eastAsia="zh-CN"/>
        </w:rPr>
        <w:t xml:space="preserve">. </w:t>
      </w:r>
      <w:r w:rsidR="00753D2D">
        <w:rPr>
          <w:lang w:eastAsia="zh-CN"/>
        </w:rPr>
        <w:t>The following test cases address the validation of the VNF</w:t>
      </w:r>
      <w:ins w:id="4246" w:author="Seggelke, Klaus" w:date="2017-03-21T16:41:00Z">
        <w:r>
          <w:rPr>
            <w:lang w:eastAsia="zh-CN"/>
          </w:rPr>
          <w:t>C</w:t>
        </w:r>
      </w:ins>
      <w:r w:rsidR="00753D2D">
        <w:rPr>
          <w:lang w:eastAsia="zh-CN"/>
        </w:rPr>
        <w:t xml:space="preserve"> scaling</w:t>
      </w:r>
      <w:r w:rsidR="0096271B">
        <w:rPr>
          <w:lang w:eastAsia="zh-CN"/>
        </w:rPr>
        <w:t xml:space="preserve"> Out/In</w:t>
      </w:r>
      <w:r w:rsidR="00753D2D">
        <w:rPr>
          <w:lang w:eastAsia="zh-CN"/>
        </w:rPr>
        <w:t>.</w:t>
      </w:r>
    </w:p>
    <w:p w:rsidR="00753D2D" w:rsidRDefault="00753D2D" w:rsidP="00753D2D">
      <w:pPr>
        <w:rPr>
          <w:ins w:id="4247" w:author="Seggelke, Klaus" w:date="2017-03-17T16:57:00Z"/>
          <w:lang w:eastAsia="zh-CN"/>
        </w:rPr>
      </w:pPr>
    </w:p>
    <w:p w:rsidR="0087193F" w:rsidRDefault="0087193F">
      <w:pPr>
        <w:pStyle w:val="Heading3"/>
        <w:rPr>
          <w:ins w:id="4248" w:author="Seggelke, Klaus" w:date="2017-03-17T16:57:00Z"/>
        </w:rPr>
        <w:pPrChange w:id="4249" w:author="Seggelke, Klaus" w:date="2017-03-17T16:57:00Z">
          <w:pPr/>
        </w:pPrChange>
      </w:pPr>
      <w:bookmarkStart w:id="4250" w:name="_Toc477880900"/>
      <w:ins w:id="4251" w:author="Seggelke, Klaus" w:date="2017-03-17T16:57:00Z">
        <w:r>
          <w:t>Scale-Out</w:t>
        </w:r>
        <w:r w:rsidRPr="00093574">
          <w:t xml:space="preserve"> VNF</w:t>
        </w:r>
      </w:ins>
      <w:ins w:id="4252" w:author="Seggelke, Klaus" w:date="2017-03-21T16:32:00Z">
        <w:r w:rsidR="00984A89">
          <w:t>C</w:t>
        </w:r>
      </w:ins>
      <w:ins w:id="4253" w:author="Seggelke, Klaus" w:date="2017-03-17T16:57:00Z">
        <w:r w:rsidRPr="00093574">
          <w:t xml:space="preserve"> instance</w:t>
        </w:r>
        <w:bookmarkEnd w:id="4250"/>
      </w:ins>
    </w:p>
    <w:p w:rsidR="0087193F" w:rsidRDefault="0087193F"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pPr>
              <w:pStyle w:val="TestCase"/>
            </w:pPr>
            <w:bookmarkStart w:id="4254" w:name="_Toc477881023"/>
            <w:r>
              <w:t>TC.VNF</w:t>
            </w:r>
            <w:ins w:id="4255" w:author="Seggelke, Klaus" w:date="2017-03-21T16:22:00Z">
              <w:r w:rsidR="001542F9">
                <w:t>C</w:t>
              </w:r>
            </w:ins>
            <w:r>
              <w:t>.SCALE.OUT.001</w:t>
            </w:r>
            <w:r>
              <w:tab/>
            </w:r>
            <w:r w:rsidR="0096271B">
              <w:t>Scale-Out</w:t>
            </w:r>
            <w:r w:rsidR="00753D2D" w:rsidRPr="00093574">
              <w:t xml:space="preserve"> VNF</w:t>
            </w:r>
            <w:ins w:id="4256" w:author="Seggelke, Klaus" w:date="2017-03-21T16:22:00Z">
              <w:r w:rsidR="001542F9">
                <w:t>C</w:t>
              </w:r>
            </w:ins>
            <w:r w:rsidR="00753D2D" w:rsidRPr="00093574">
              <w:t xml:space="preserve"> instance</w:t>
            </w:r>
            <w:bookmarkEnd w:id="4254"/>
          </w:p>
        </w:tc>
      </w:tr>
      <w:tr w:rsidR="00753D2D" w:rsidTr="00753D2D">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Pr="00D67489" w:rsidRDefault="008F359C" w:rsidP="00753D2D">
            <w:pPr>
              <w:pStyle w:val="TestCaseInfo"/>
              <w:rPr>
                <w:lang w:eastAsia="zh-CN"/>
              </w:rPr>
            </w:pPr>
            <w:r>
              <w:rPr>
                <w:lang w:eastAsia="zh-CN"/>
              </w:rPr>
              <w:t xml:space="preserve">A VNF should have the capability to dynamically scale </w:t>
            </w:r>
            <w:ins w:id="4257" w:author="Seggelke, Klaus" w:date="2017-03-21T16:22:00Z">
              <w:r w:rsidR="00432562">
                <w:rPr>
                  <w:lang w:eastAsia="zh-CN"/>
                </w:rPr>
                <w:t xml:space="preserve">by adding additional VNFC(s) </w:t>
              </w:r>
            </w:ins>
            <w:r>
              <w:rPr>
                <w:lang w:eastAsia="zh-CN"/>
              </w:rPr>
              <w:t>based on the required load. The scaling to higher performance is the objective of this test. The VNF may has multiple levels of performance. Here we validate only one step, from the basic (lowest level) to the next level up.</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 xml:space="preserve">Once the scaling increase is completed, the </w:t>
            </w:r>
            <w:del w:id="4258" w:author="Seggelke, Klaus" w:date="2017-03-17T16:47:00Z">
              <w:r w:rsidDel="00B1351F">
                <w:rPr>
                  <w:lang w:eastAsia="zh-CN"/>
                </w:rPr>
                <w:delText xml:space="preserve">VNFM </w:delText>
              </w:r>
            </w:del>
            <w:ins w:id="4259" w:author="Seggelke, Klaus" w:date="2017-03-17T16:47:00Z">
              <w:r w:rsidR="00B1351F">
                <w:rPr>
                  <w:lang w:eastAsia="zh-CN"/>
                </w:rPr>
                <w:t xml:space="preserve">MANO </w:t>
              </w:r>
            </w:ins>
            <w:r>
              <w:rPr>
                <w:lang w:eastAsia="zh-CN"/>
              </w:rPr>
              <w:t xml:space="preserve">should report the additional allocated virtualized resources. The </w:t>
            </w:r>
            <w:del w:id="4260" w:author="Seggelke, Klaus" w:date="2017-03-17T16:47:00Z">
              <w:r w:rsidDel="00B1351F">
                <w:rPr>
                  <w:lang w:eastAsia="zh-CN"/>
                </w:rPr>
                <w:delText xml:space="preserve">VNFM </w:delText>
              </w:r>
            </w:del>
            <w:ins w:id="4261" w:author="Seggelke, Klaus" w:date="2017-03-17T16:47:00Z">
              <w:r w:rsidR="00B1351F">
                <w:rPr>
                  <w:lang w:eastAsia="zh-CN"/>
                </w:rPr>
                <w:t xml:space="preserve">MANO </w:t>
              </w:r>
            </w:ins>
            <w:r>
              <w:rPr>
                <w:lang w:eastAsia="zh-CN"/>
              </w:rPr>
              <w:t>should have added more resources by increasing number of VNFCs. The EM may require to reconfigure the VNFCs. Therefore, traffic should be generated to validate that the VNFCs can process packets correctly. The trigger for this event to occur could be by different options:</w:t>
            </w:r>
          </w:p>
          <w:p w:rsidR="006E70F4" w:rsidRDefault="006E70F4" w:rsidP="006E70F4">
            <w:pPr>
              <w:pStyle w:val="TestCaseInfo"/>
              <w:numPr>
                <w:ilvl w:val="0"/>
                <w:numId w:val="214"/>
              </w:numPr>
              <w:rPr>
                <w:lang w:eastAsia="zh-CN"/>
              </w:rPr>
            </w:pPr>
            <w:del w:id="4262" w:author="Seggelke, Klaus" w:date="2017-03-17T16:47:00Z">
              <w:r w:rsidRPr="006E70F4" w:rsidDel="00B1351F">
                <w:rPr>
                  <w:lang w:eastAsia="zh-CN"/>
                </w:rPr>
                <w:delText>VNFM/</w:delText>
              </w:r>
            </w:del>
            <w:r w:rsidRPr="006E70F4">
              <w:rPr>
                <w:lang w:eastAsia="zh-CN"/>
              </w:rPr>
              <w:t>MANO generated events - Auto Scaling  ( e.g. based on monitoring of resource utilization of the VNF's VMs, upon events received from VNF, EM, VIM)</w:t>
            </w:r>
          </w:p>
          <w:p w:rsidR="006E70F4" w:rsidRDefault="006E70F4" w:rsidP="006E70F4">
            <w:pPr>
              <w:pStyle w:val="TestCaseInfo"/>
              <w:numPr>
                <w:ilvl w:val="0"/>
                <w:numId w:val="214"/>
              </w:numPr>
              <w:rPr>
                <w:lang w:eastAsia="zh-CN"/>
              </w:rPr>
            </w:pPr>
            <w:r w:rsidRPr="006E70F4">
              <w:rPr>
                <w:lang w:eastAsia="zh-CN"/>
              </w:rPr>
              <w:t>VNF generated event – On-demand  Scaling ( e.g. based on traffic, VNF generates the request internally)</w:t>
            </w:r>
          </w:p>
          <w:p w:rsidR="006E70F4" w:rsidRDefault="006E70F4" w:rsidP="006E70F4">
            <w:pPr>
              <w:pStyle w:val="TestCaseInfo"/>
              <w:numPr>
                <w:ilvl w:val="0"/>
                <w:numId w:val="214"/>
              </w:numPr>
              <w:rPr>
                <w:lang w:eastAsia="zh-CN"/>
              </w:rPr>
            </w:pPr>
            <w:r w:rsidRPr="006E70F4">
              <w:rPr>
                <w:lang w:eastAsia="zh-CN"/>
              </w:rPr>
              <w:t>VIM generated event – On-demand Scaling</w:t>
            </w:r>
          </w:p>
          <w:p w:rsidR="006E70F4" w:rsidRDefault="006E70F4" w:rsidP="006E70F4">
            <w:pPr>
              <w:pStyle w:val="TestCaseInfo"/>
              <w:numPr>
                <w:ilvl w:val="0"/>
                <w:numId w:val="214"/>
              </w:numPr>
              <w:rPr>
                <w:lang w:eastAsia="zh-CN"/>
              </w:rPr>
            </w:pPr>
            <w:r w:rsidRPr="006E70F4">
              <w:rPr>
                <w:lang w:eastAsia="zh-CN"/>
              </w:rPr>
              <w:lastRenderedPageBreak/>
              <w:t>EM generated event – On-demand Scaling (e.g. EM receives information from the VNF and determines the need to auto scale)</w:t>
            </w:r>
          </w:p>
          <w:p w:rsidR="006E70F4" w:rsidRDefault="006E70F4" w:rsidP="006E70F4">
            <w:pPr>
              <w:pStyle w:val="TestCaseInfo"/>
              <w:numPr>
                <w:ilvl w:val="0"/>
                <w:numId w:val="214"/>
              </w:numPr>
              <w:rPr>
                <w:lang w:eastAsia="zh-CN"/>
              </w:rPr>
            </w:pPr>
            <w:r w:rsidRPr="006E70F4">
              <w:rPr>
                <w:lang w:eastAsia="zh-CN"/>
              </w:rPr>
              <w:t>MANO generated event - Manual Scaling  (e.g. by operating the MANO interface/API)</w:t>
            </w:r>
          </w:p>
          <w:p w:rsidR="006E70F4" w:rsidRDefault="006E70F4" w:rsidP="006E70F4">
            <w:pPr>
              <w:pStyle w:val="TestCaseInfo"/>
              <w:numPr>
                <w:ilvl w:val="0"/>
                <w:numId w:val="214"/>
              </w:numPr>
              <w:rPr>
                <w:lang w:eastAsia="zh-CN"/>
              </w:rPr>
            </w:pPr>
            <w:r w:rsidRPr="006E70F4">
              <w:rPr>
                <w:lang w:eastAsia="zh-CN"/>
              </w:rPr>
              <w:t>VNF generated event - Manual Scaling</w:t>
            </w:r>
          </w:p>
          <w:p w:rsidR="00753D2D" w:rsidRDefault="006E70F4" w:rsidP="0042061B">
            <w:pPr>
              <w:pStyle w:val="TestCaseInfo"/>
              <w:numPr>
                <w:ilvl w:val="0"/>
                <w:numId w:val="217"/>
              </w:numPr>
              <w:rPr>
                <w:lang w:eastAsia="zh-CN"/>
              </w:rPr>
            </w:pPr>
            <w:r w:rsidRPr="006E70F4">
              <w:rPr>
                <w:lang w:eastAsia="zh-CN"/>
              </w:rPr>
              <w:t>EM generated event – Manual Scaling</w:t>
            </w:r>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7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Pr="00093574" w:rsidRDefault="00753D2D" w:rsidP="00C82C0F">
            <w:pPr>
              <w:pStyle w:val="TestCaseInfo"/>
              <w:numPr>
                <w:ilvl w:val="0"/>
                <w:numId w:val="170"/>
              </w:numPr>
            </w:pPr>
            <w:r w:rsidRPr="00093574">
              <w:t>Instantiate VNF</w:t>
            </w:r>
          </w:p>
          <w:p w:rsidR="00C82C0F" w:rsidRDefault="00C82C0F" w:rsidP="00C82C0F">
            <w:pPr>
              <w:pStyle w:val="TestCaseInfo"/>
              <w:numPr>
                <w:ilvl w:val="0"/>
                <w:numId w:val="170"/>
              </w:numPr>
            </w:pPr>
            <w:r w:rsidRPr="00074BEF">
              <w:t>Validate VNF instantiation state is INSTANTIATED and VNF state is STARTED (--&gt; time stamp when correct state reached)</w:t>
            </w:r>
          </w:p>
          <w:p w:rsidR="00753D2D" w:rsidRPr="00093574" w:rsidRDefault="00753D2D" w:rsidP="00C82C0F">
            <w:pPr>
              <w:pStyle w:val="TestCaseInfo"/>
              <w:numPr>
                <w:ilvl w:val="0"/>
                <w:numId w:val="170"/>
              </w:numPr>
            </w:pPr>
            <w:r w:rsidRPr="00093574">
              <w:t>Generate low traffic load</w:t>
            </w:r>
          </w:p>
          <w:p w:rsidR="00753D2D" w:rsidRPr="00093574" w:rsidRDefault="00753D2D" w:rsidP="00C82C0F">
            <w:pPr>
              <w:pStyle w:val="TestCaseInfo"/>
              <w:numPr>
                <w:ilvl w:val="0"/>
                <w:numId w:val="170"/>
              </w:numPr>
            </w:pPr>
            <w:r w:rsidRPr="00093574">
              <w:t>Validate that traffic flows through without issues (--&gt; no dropped packets)</w:t>
            </w:r>
          </w:p>
          <w:p w:rsidR="00753D2D" w:rsidRPr="00093574" w:rsidRDefault="00753D2D" w:rsidP="00C82C0F">
            <w:pPr>
              <w:pStyle w:val="TestCaseInfo"/>
              <w:numPr>
                <w:ilvl w:val="0"/>
                <w:numId w:val="170"/>
              </w:numPr>
            </w:pPr>
            <w:r w:rsidRPr="00093574">
              <w:t>Trigger a resize of the NFV resources and generate more traffic to validate the higher capacity</w:t>
            </w:r>
            <w:r>
              <w:t xml:space="preserve"> or cause the trigger</w:t>
            </w:r>
          </w:p>
          <w:p w:rsidR="00753D2D" w:rsidRPr="00093574" w:rsidRDefault="00753D2D" w:rsidP="00C82C0F">
            <w:pPr>
              <w:pStyle w:val="TestCaseInfo"/>
              <w:numPr>
                <w:ilvl w:val="0"/>
                <w:numId w:val="170"/>
              </w:numPr>
            </w:pPr>
            <w:r w:rsidRPr="00093574">
              <w:t>Validate VNF has resized</w:t>
            </w:r>
            <w:r w:rsidR="000039FF">
              <w:t xml:space="preserve"> by adding VNFCs</w:t>
            </w:r>
            <w:r w:rsidRPr="00093574">
              <w:t>, has higher capacity and determine the service disruption</w:t>
            </w:r>
          </w:p>
          <w:p w:rsidR="00753D2D" w:rsidRPr="00093574" w:rsidRDefault="00753D2D" w:rsidP="00C82C0F">
            <w:pPr>
              <w:pStyle w:val="TestCaseInfo"/>
              <w:numPr>
                <w:ilvl w:val="0"/>
                <w:numId w:val="170"/>
              </w:numPr>
            </w:pPr>
            <w:r w:rsidRPr="00093574">
              <w:t>Stop traffic</w:t>
            </w:r>
          </w:p>
          <w:p w:rsidR="00753D2D" w:rsidRPr="00093574" w:rsidRDefault="00753D2D" w:rsidP="00C82C0F">
            <w:pPr>
              <w:pStyle w:val="TestCaseInfo"/>
              <w:numPr>
                <w:ilvl w:val="0"/>
                <w:numId w:val="170"/>
              </w:numPr>
            </w:pPr>
            <w:r w:rsidRPr="00093574">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be scaled up:</w:t>
            </w:r>
          </w:p>
          <w:p w:rsidR="00753D2D" w:rsidRDefault="00753D2D" w:rsidP="006E70F4">
            <w:pPr>
              <w:pStyle w:val="TestCaseInfo"/>
              <w:numPr>
                <w:ilvl w:val="0"/>
                <w:numId w:val="101"/>
              </w:numPr>
            </w:pPr>
            <w:r>
              <w:t>vMemory</w:t>
            </w:r>
          </w:p>
          <w:p w:rsidR="00753D2D" w:rsidRDefault="00753D2D" w:rsidP="006E70F4">
            <w:pPr>
              <w:pStyle w:val="TestCaseInfo"/>
              <w:numPr>
                <w:ilvl w:val="0"/>
                <w:numId w:val="101"/>
              </w:numPr>
            </w:pPr>
            <w:r>
              <w:t>vCPU cores</w:t>
            </w:r>
          </w:p>
          <w:p w:rsidR="00753D2D" w:rsidRDefault="00753D2D" w:rsidP="006E70F4">
            <w:pPr>
              <w:pStyle w:val="TestCaseInfo"/>
              <w:numPr>
                <w:ilvl w:val="0"/>
                <w:numId w:val="101"/>
              </w:numPr>
            </w:pPr>
            <w:r>
              <w:t>vStorage</w:t>
            </w:r>
          </w:p>
          <w:p w:rsidR="00753D2D" w:rsidRDefault="00753D2D" w:rsidP="006E70F4">
            <w:pPr>
              <w:pStyle w:val="TestCaseInfo"/>
              <w:numPr>
                <w:ilvl w:val="0"/>
                <w:numId w:val="101"/>
              </w:numPr>
            </w:pPr>
            <w:r>
              <w:t>vNIC or specialized hardware</w:t>
            </w:r>
          </w:p>
          <w:p w:rsidR="00753D2D" w:rsidRDefault="00753D2D" w:rsidP="00753D2D">
            <w:pPr>
              <w:pStyle w:val="TestCaseInfo"/>
            </w:pPr>
            <w:r>
              <w:t>In case scale-</w:t>
            </w:r>
            <w:r w:rsidR="000039FF">
              <w:t>out</w:t>
            </w:r>
            <w:r>
              <w:t xml:space="preserve"> the VNF add</w:t>
            </w:r>
            <w:r w:rsidR="000039FF">
              <w:t>s</w:t>
            </w:r>
            <w:r>
              <w:t xml:space="preserve"> new VNFCs.</w:t>
            </w:r>
          </w:p>
          <w:p w:rsidR="00753D2D" w:rsidRDefault="00753D2D" w:rsidP="00753D2D">
            <w:pPr>
              <w:pStyle w:val="TestCaseInfo"/>
            </w:pPr>
            <w:r>
              <w:t>The scaling trigger could be one of the following:</w:t>
            </w:r>
          </w:p>
          <w:p w:rsidR="006E70F4" w:rsidRDefault="006E70F4" w:rsidP="006E70F4">
            <w:pPr>
              <w:pStyle w:val="TestCaseInfo"/>
              <w:numPr>
                <w:ilvl w:val="0"/>
                <w:numId w:val="101"/>
              </w:numPr>
              <w:rPr>
                <w:lang w:eastAsia="zh-CN"/>
              </w:rPr>
            </w:pPr>
            <w:del w:id="4263" w:author="Seggelke, Klaus" w:date="2017-03-17T16:47:00Z">
              <w:r w:rsidRPr="006E70F4" w:rsidDel="00B1351F">
                <w:rPr>
                  <w:lang w:eastAsia="zh-CN"/>
                </w:rPr>
                <w:delText>VNFM/</w:delText>
              </w:r>
            </w:del>
            <w:r w:rsidRPr="006E70F4">
              <w:rPr>
                <w:lang w:eastAsia="zh-CN"/>
              </w:rPr>
              <w:t xml:space="preserve">MANO generated events - Auto Scaling </w:t>
            </w:r>
            <w:del w:id="4264" w:author="Seggelke, Klaus" w:date="2017-03-21T16:23:00Z">
              <w:r w:rsidRPr="006E70F4" w:rsidDel="00432562">
                <w:rPr>
                  <w:lang w:eastAsia="zh-CN"/>
                </w:rPr>
                <w:delText xml:space="preserve"> </w:delText>
              </w:r>
            </w:del>
            <w:r w:rsidRPr="006E70F4">
              <w:rPr>
                <w:lang w:eastAsia="zh-CN"/>
              </w:rPr>
              <w:t>(</w:t>
            </w:r>
            <w:del w:id="4265" w:author="Seggelke, Klaus" w:date="2017-03-21T16:23:00Z">
              <w:r w:rsidRPr="006E70F4" w:rsidDel="00432562">
                <w:rPr>
                  <w:lang w:eastAsia="zh-CN"/>
                </w:rPr>
                <w:delText xml:space="preserve"> </w:delText>
              </w:r>
            </w:del>
            <w:r w:rsidRPr="006E70F4">
              <w:rPr>
                <w:lang w:eastAsia="zh-CN"/>
              </w:rPr>
              <w:t>e.g. based on monitoring of resource utilization of the VNF's VMs, upon events received from VNF, EM, VIM)</w:t>
            </w:r>
          </w:p>
          <w:p w:rsidR="006E70F4" w:rsidRDefault="006E70F4" w:rsidP="006E70F4">
            <w:pPr>
              <w:pStyle w:val="TestCaseInfo"/>
              <w:numPr>
                <w:ilvl w:val="0"/>
                <w:numId w:val="101"/>
              </w:numPr>
              <w:rPr>
                <w:lang w:eastAsia="zh-CN"/>
              </w:rPr>
            </w:pPr>
            <w:r w:rsidRPr="006E70F4">
              <w:rPr>
                <w:lang w:eastAsia="zh-CN"/>
              </w:rPr>
              <w:t xml:space="preserve">VNF generated event – On-demand </w:t>
            </w:r>
            <w:del w:id="4266" w:author="Seggelke, Klaus" w:date="2017-03-21T16:23:00Z">
              <w:r w:rsidRPr="006E70F4" w:rsidDel="00432562">
                <w:rPr>
                  <w:lang w:eastAsia="zh-CN"/>
                </w:rPr>
                <w:delText xml:space="preserve"> </w:delText>
              </w:r>
            </w:del>
            <w:r w:rsidRPr="006E70F4">
              <w:rPr>
                <w:lang w:eastAsia="zh-CN"/>
              </w:rPr>
              <w:t>Scaling (</w:t>
            </w:r>
            <w:del w:id="4267" w:author="Seggelke, Klaus" w:date="2017-03-21T16:23:00Z">
              <w:r w:rsidRPr="006E70F4" w:rsidDel="00432562">
                <w:rPr>
                  <w:lang w:eastAsia="zh-CN"/>
                </w:rPr>
                <w:delText xml:space="preserve"> </w:delText>
              </w:r>
            </w:del>
            <w:r w:rsidRPr="006E70F4">
              <w:rPr>
                <w:lang w:eastAsia="zh-CN"/>
              </w:rPr>
              <w:t>e.g. based on traffic, VNF generates the request internally)</w:t>
            </w:r>
          </w:p>
          <w:p w:rsidR="006E70F4" w:rsidRDefault="006E70F4" w:rsidP="006E70F4">
            <w:pPr>
              <w:pStyle w:val="TestCaseInfo"/>
              <w:numPr>
                <w:ilvl w:val="0"/>
                <w:numId w:val="101"/>
              </w:numPr>
              <w:rPr>
                <w:lang w:eastAsia="zh-CN"/>
              </w:rPr>
            </w:pPr>
            <w:r w:rsidRPr="006E70F4">
              <w:rPr>
                <w:lang w:eastAsia="zh-CN"/>
              </w:rPr>
              <w:t>VIM generated event – On-demand Scaling</w:t>
            </w:r>
          </w:p>
          <w:p w:rsidR="006E70F4" w:rsidRDefault="006E70F4" w:rsidP="006E70F4">
            <w:pPr>
              <w:pStyle w:val="TestCaseInfo"/>
              <w:numPr>
                <w:ilvl w:val="0"/>
                <w:numId w:val="101"/>
              </w:numPr>
              <w:rPr>
                <w:lang w:eastAsia="zh-CN"/>
              </w:rPr>
            </w:pPr>
            <w:r w:rsidRPr="006E70F4">
              <w:rPr>
                <w:lang w:eastAsia="zh-CN"/>
              </w:rPr>
              <w:t>EM generated event – On-demand Scaling (e.g. EM receives information from the VNF and determines the need to auto scale)</w:t>
            </w:r>
          </w:p>
          <w:p w:rsidR="006E70F4" w:rsidRDefault="006E70F4" w:rsidP="006E70F4">
            <w:pPr>
              <w:pStyle w:val="TestCaseInfo"/>
              <w:numPr>
                <w:ilvl w:val="0"/>
                <w:numId w:val="101"/>
              </w:numPr>
              <w:rPr>
                <w:lang w:eastAsia="zh-CN"/>
              </w:rPr>
            </w:pPr>
            <w:r w:rsidRPr="006E70F4">
              <w:rPr>
                <w:lang w:eastAsia="zh-CN"/>
              </w:rPr>
              <w:t xml:space="preserve">MANO generated event - Manual Scaling </w:t>
            </w:r>
            <w:del w:id="4268" w:author="Seggelke, Klaus" w:date="2017-03-21T16:23:00Z">
              <w:r w:rsidRPr="006E70F4" w:rsidDel="00432562">
                <w:rPr>
                  <w:lang w:eastAsia="zh-CN"/>
                </w:rPr>
                <w:delText xml:space="preserve"> </w:delText>
              </w:r>
            </w:del>
            <w:r w:rsidRPr="006E70F4">
              <w:rPr>
                <w:lang w:eastAsia="zh-CN"/>
              </w:rPr>
              <w:t>(e.g. by operating the MANO interface/API)</w:t>
            </w:r>
          </w:p>
          <w:p w:rsidR="006E70F4" w:rsidRDefault="006E70F4" w:rsidP="006E70F4">
            <w:pPr>
              <w:pStyle w:val="TestCaseInfo"/>
              <w:numPr>
                <w:ilvl w:val="0"/>
                <w:numId w:val="101"/>
              </w:numPr>
              <w:rPr>
                <w:lang w:eastAsia="zh-CN"/>
              </w:rPr>
            </w:pPr>
            <w:r w:rsidRPr="006E70F4">
              <w:rPr>
                <w:lang w:eastAsia="zh-CN"/>
              </w:rPr>
              <w:t>VNF generated event - Manual Scaling</w:t>
            </w:r>
          </w:p>
          <w:p w:rsidR="00753D2D" w:rsidRDefault="006E70F4" w:rsidP="006E70F4">
            <w:pPr>
              <w:pStyle w:val="TestCaseInfo"/>
              <w:numPr>
                <w:ilvl w:val="0"/>
                <w:numId w:val="101"/>
              </w:numPr>
              <w:rPr>
                <w:lang w:eastAsia="zh-CN"/>
              </w:rPr>
            </w:pPr>
            <w:r w:rsidRPr="006E70F4">
              <w:rPr>
                <w:lang w:eastAsia="zh-CN"/>
              </w:rPr>
              <w:t>EM generated event – Manual Scaling</w:t>
            </w:r>
          </w:p>
          <w:p w:rsidR="00753D2D" w:rsidRDefault="00753D2D" w:rsidP="00753D2D">
            <w:pPr>
              <w:pStyle w:val="TestCaseInfo"/>
            </w:pPr>
            <w:r>
              <w:t>Each of this trigger can be seen a sub test cases.</w:t>
            </w:r>
          </w:p>
        </w:tc>
      </w:tr>
    </w:tbl>
    <w:p w:rsidR="00753D2D" w:rsidRDefault="00753D2D" w:rsidP="00753D2D">
      <w:pPr>
        <w:rPr>
          <w:ins w:id="4269" w:author="Seggelke, Klaus" w:date="2017-03-17T16:34: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16AC4" w:rsidTr="00FA278F">
        <w:trPr>
          <w:ins w:id="4270" w:author="Seggelke, Klaus" w:date="2017-03-17T16:43:00Z"/>
        </w:trPr>
        <w:tc>
          <w:tcPr>
            <w:tcW w:w="9330" w:type="dxa"/>
            <w:gridSpan w:val="2"/>
            <w:tcBorders>
              <w:top w:val="single" w:sz="2" w:space="0" w:color="auto"/>
              <w:left w:val="single" w:sz="2" w:space="0" w:color="auto"/>
              <w:bottom w:val="single" w:sz="2" w:space="0" w:color="auto"/>
              <w:right w:val="single" w:sz="2" w:space="0" w:color="auto"/>
            </w:tcBorders>
            <w:hideMark/>
          </w:tcPr>
          <w:p w:rsidR="00616AC4" w:rsidRDefault="00616AC4" w:rsidP="00FA278F">
            <w:pPr>
              <w:pStyle w:val="TestCase"/>
              <w:rPr>
                <w:ins w:id="4271" w:author="Seggelke, Klaus" w:date="2017-03-17T16:43:00Z"/>
              </w:rPr>
            </w:pPr>
            <w:bookmarkStart w:id="4272" w:name="_Toc477881024"/>
            <w:ins w:id="4273" w:author="Seggelke, Klaus" w:date="2017-03-17T16:43:00Z">
              <w:r>
                <w:t>TC.VNF</w:t>
              </w:r>
            </w:ins>
            <w:ins w:id="4274" w:author="Seggelke, Klaus" w:date="2017-03-21T16:24:00Z">
              <w:r w:rsidR="00432562">
                <w:t>C</w:t>
              </w:r>
            </w:ins>
            <w:ins w:id="4275" w:author="Seggelke, Klaus" w:date="2017-03-17T16:43:00Z">
              <w:r>
                <w:t>.SCALE.OUT.001</w:t>
              </w:r>
            </w:ins>
            <w:ins w:id="4276" w:author="Seggelke, Klaus" w:date="2017-03-17T16:44:00Z">
              <w:r>
                <w:t>.1</w:t>
              </w:r>
            </w:ins>
            <w:ins w:id="4277" w:author="Seggelke, Klaus" w:date="2017-03-17T16:43:00Z">
              <w:r>
                <w:tab/>
                <w:t>Scale-Out</w:t>
              </w:r>
              <w:r w:rsidRPr="00093574">
                <w:t xml:space="preserve"> VNF</w:t>
              </w:r>
            </w:ins>
            <w:ins w:id="4278" w:author="Seggelke, Klaus" w:date="2017-03-21T16:32:00Z">
              <w:r w:rsidR="00432562">
                <w:t>C</w:t>
              </w:r>
            </w:ins>
            <w:ins w:id="4279" w:author="Seggelke, Klaus" w:date="2017-03-17T16:43:00Z">
              <w:r w:rsidRPr="00093574">
                <w:t xml:space="preserve"> instance</w:t>
              </w:r>
            </w:ins>
            <w:ins w:id="4280" w:author="Seggelke, Klaus" w:date="2017-03-17T16:44:00Z">
              <w:r>
                <w:t xml:space="preserve"> </w:t>
              </w:r>
              <w:r>
                <w:rPr>
                  <w:rFonts w:ascii="Tahoma" w:eastAsia="Times New Roman" w:hAnsi="Tahoma" w:cs="Tahoma"/>
                  <w:sz w:val="20"/>
                </w:rPr>
                <w:t>with On-demand Scaling event generated by MANO</w:t>
              </w:r>
            </w:ins>
            <w:bookmarkEnd w:id="4272"/>
          </w:p>
        </w:tc>
      </w:tr>
      <w:tr w:rsidR="00616AC4" w:rsidTr="00FA278F">
        <w:trPr>
          <w:trHeight w:val="896"/>
          <w:ins w:id="4281" w:author="Seggelke, Klaus" w:date="2017-03-17T16:43:00Z"/>
        </w:trPr>
        <w:tc>
          <w:tcPr>
            <w:tcW w:w="1351" w:type="dxa"/>
            <w:tcBorders>
              <w:top w:val="single" w:sz="2" w:space="0" w:color="auto"/>
              <w:left w:val="single" w:sz="2" w:space="0" w:color="auto"/>
              <w:bottom w:val="single" w:sz="2" w:space="0" w:color="auto"/>
              <w:right w:val="single" w:sz="2" w:space="0" w:color="auto"/>
            </w:tcBorders>
            <w:vAlign w:val="center"/>
            <w:hideMark/>
          </w:tcPr>
          <w:p w:rsidR="00616AC4" w:rsidRDefault="00616AC4" w:rsidP="00FA278F">
            <w:pPr>
              <w:pStyle w:val="TestCaseDescription"/>
              <w:rPr>
                <w:ins w:id="4282" w:author="Seggelke, Klaus" w:date="2017-03-17T16:43:00Z"/>
              </w:rPr>
            </w:pPr>
            <w:ins w:id="4283" w:author="Seggelke, Klaus" w:date="2017-03-17T16:43:00Z">
              <w:r>
                <w:lastRenderedPageBreak/>
                <w:t>Purpose:</w:t>
              </w:r>
            </w:ins>
          </w:p>
        </w:tc>
        <w:tc>
          <w:tcPr>
            <w:tcW w:w="7979" w:type="dxa"/>
            <w:tcBorders>
              <w:top w:val="single" w:sz="2" w:space="0" w:color="auto"/>
              <w:left w:val="single" w:sz="2" w:space="0" w:color="auto"/>
              <w:bottom w:val="single" w:sz="2" w:space="0" w:color="auto"/>
              <w:right w:val="single" w:sz="2" w:space="0" w:color="auto"/>
            </w:tcBorders>
            <w:hideMark/>
          </w:tcPr>
          <w:p w:rsidR="00616AC4" w:rsidRPr="00D67489" w:rsidRDefault="00616AC4" w:rsidP="00FA278F">
            <w:pPr>
              <w:pStyle w:val="TestCaseInfo"/>
              <w:rPr>
                <w:ins w:id="4284" w:author="Seggelke, Klaus" w:date="2017-03-17T16:43:00Z"/>
                <w:lang w:eastAsia="zh-CN"/>
              </w:rPr>
            </w:pPr>
            <w:ins w:id="4285" w:author="Seggelke, Klaus" w:date="2017-03-17T16:43:00Z">
              <w:r>
                <w:rPr>
                  <w:lang w:eastAsia="zh-CN"/>
                </w:rPr>
                <w:t xml:space="preserve">A VNF should have the capability to dynamically scale </w:t>
              </w:r>
            </w:ins>
            <w:ins w:id="4286" w:author="Seggelke, Klaus" w:date="2017-03-21T16:24:00Z">
              <w:r w:rsidR="00432562">
                <w:rPr>
                  <w:lang w:eastAsia="zh-CN"/>
                </w:rPr>
                <w:t>by adding additional VNFC(s)</w:t>
              </w:r>
              <w:r w:rsidR="00432562">
                <w:rPr>
                  <w:lang w:eastAsia="zh-CN"/>
                </w:rPr>
                <w:t xml:space="preserve"> </w:t>
              </w:r>
            </w:ins>
            <w:ins w:id="4287" w:author="Seggelke, Klaus" w:date="2017-03-17T16:43:00Z">
              <w:r>
                <w:rPr>
                  <w:lang w:eastAsia="zh-CN"/>
                </w:rPr>
                <w:t>based on the required load. The scaling to higher performance is the objective of this test. The VNF may has multiple levels of performance. Here we validate only one step, from the basic (lowest level) to the next level up.</w:t>
              </w:r>
            </w:ins>
          </w:p>
        </w:tc>
      </w:tr>
      <w:tr w:rsidR="00616AC4" w:rsidTr="00FA278F">
        <w:trPr>
          <w:ins w:id="4288" w:author="Seggelke, Klaus" w:date="2017-03-17T16:43:00Z"/>
        </w:trPr>
        <w:tc>
          <w:tcPr>
            <w:tcW w:w="1351" w:type="dxa"/>
            <w:tcBorders>
              <w:top w:val="single" w:sz="2" w:space="0" w:color="auto"/>
              <w:left w:val="single" w:sz="2" w:space="0" w:color="auto"/>
              <w:bottom w:val="single" w:sz="2" w:space="0" w:color="auto"/>
              <w:right w:val="single" w:sz="2" w:space="0" w:color="auto"/>
            </w:tcBorders>
            <w:vAlign w:val="center"/>
            <w:hideMark/>
          </w:tcPr>
          <w:p w:rsidR="00616AC4" w:rsidRDefault="00616AC4" w:rsidP="00FA278F">
            <w:pPr>
              <w:pStyle w:val="TestCaseDescription"/>
              <w:rPr>
                <w:ins w:id="4289" w:author="Seggelke, Klaus" w:date="2017-03-17T16:43:00Z"/>
              </w:rPr>
            </w:pPr>
            <w:ins w:id="4290" w:author="Seggelke, Klaus" w:date="2017-03-17T16:43: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616AC4" w:rsidRDefault="00616AC4" w:rsidP="00FA278F">
            <w:pPr>
              <w:pStyle w:val="TestCaseInfo"/>
              <w:rPr>
                <w:ins w:id="4291" w:author="Seggelke, Klaus" w:date="2017-03-17T16:43:00Z"/>
                <w:lang w:eastAsia="zh-CN"/>
              </w:rPr>
            </w:pPr>
            <w:ins w:id="4292" w:author="Seggelke, Klaus" w:date="2017-03-17T16:43:00Z">
              <w:r>
                <w:rPr>
                  <w:lang w:eastAsia="zh-CN"/>
                </w:rPr>
                <w:t xml:space="preserve">Once the scaling increase is completed, the </w:t>
              </w:r>
            </w:ins>
            <w:ins w:id="4293" w:author="Seggelke, Klaus" w:date="2017-03-17T16:44:00Z">
              <w:r>
                <w:rPr>
                  <w:lang w:eastAsia="zh-CN"/>
                </w:rPr>
                <w:t xml:space="preserve">MANO </w:t>
              </w:r>
            </w:ins>
            <w:ins w:id="4294" w:author="Seggelke, Klaus" w:date="2017-03-17T16:43:00Z">
              <w:r>
                <w:rPr>
                  <w:lang w:eastAsia="zh-CN"/>
                </w:rPr>
                <w:t xml:space="preserve">should report the additional allocated virtualized resources. The </w:t>
              </w:r>
            </w:ins>
            <w:ins w:id="4295" w:author="Seggelke, Klaus" w:date="2017-03-17T16:44:00Z">
              <w:r w:rsidR="00B1351F">
                <w:rPr>
                  <w:lang w:eastAsia="zh-CN"/>
                </w:rPr>
                <w:t xml:space="preserve">MANO </w:t>
              </w:r>
            </w:ins>
            <w:ins w:id="4296" w:author="Seggelke, Klaus" w:date="2017-03-17T16:43:00Z">
              <w:r>
                <w:rPr>
                  <w:lang w:eastAsia="zh-CN"/>
                </w:rPr>
                <w:t xml:space="preserve">should have added more resources by increasing number of VNFCs. The EM may require to reconfigure the VNFCs. Therefore, traffic should be generated to validate that the VNFCs can process packets correctly. The trigger for this event to occur </w:t>
              </w:r>
            </w:ins>
            <w:ins w:id="4297" w:author="Seggelke, Klaus" w:date="2017-03-17T16:45:00Z">
              <w:r w:rsidR="00B1351F">
                <w:rPr>
                  <w:lang w:eastAsia="zh-CN"/>
                </w:rPr>
                <w:t>is the following</w:t>
              </w:r>
            </w:ins>
            <w:ins w:id="4298" w:author="Seggelke, Klaus" w:date="2017-03-17T16:43:00Z">
              <w:r>
                <w:rPr>
                  <w:lang w:eastAsia="zh-CN"/>
                </w:rPr>
                <w:t>:</w:t>
              </w:r>
            </w:ins>
          </w:p>
          <w:p w:rsidR="00616AC4" w:rsidRDefault="00616AC4" w:rsidP="00E50D2E">
            <w:pPr>
              <w:pStyle w:val="TestCaseInfo"/>
              <w:numPr>
                <w:ilvl w:val="0"/>
                <w:numId w:val="214"/>
              </w:numPr>
              <w:rPr>
                <w:ins w:id="4299" w:author="Seggelke, Klaus" w:date="2017-03-17T16:43:00Z"/>
                <w:lang w:eastAsia="zh-CN"/>
              </w:rPr>
              <w:pPrChange w:id="4300" w:author="Seggelke, Klaus" w:date="2017-03-21T14:55:00Z">
                <w:pPr>
                  <w:pStyle w:val="TestCaseInfo"/>
                  <w:numPr>
                    <w:numId w:val="217"/>
                  </w:numPr>
                  <w:ind w:left="720" w:hanging="360"/>
                </w:pPr>
              </w:pPrChange>
            </w:pPr>
            <w:ins w:id="4301" w:author="Seggelke, Klaus" w:date="2017-03-17T16:43:00Z">
              <w:r w:rsidRPr="006E70F4">
                <w:rPr>
                  <w:lang w:eastAsia="zh-CN"/>
                </w:rPr>
                <w:t>MANO generated events - Auto Scaling ( e.g. based on monitoring of resource utilization of the VNF's VMs, upon events received from VNF, EM, VIM)</w:t>
              </w:r>
            </w:ins>
          </w:p>
        </w:tc>
      </w:tr>
      <w:tr w:rsidR="00616AC4" w:rsidTr="00FA278F">
        <w:trPr>
          <w:trHeight w:val="283"/>
          <w:ins w:id="4302" w:author="Seggelke, Klaus" w:date="2017-03-17T16:43:00Z"/>
        </w:trPr>
        <w:tc>
          <w:tcPr>
            <w:tcW w:w="1351" w:type="dxa"/>
            <w:tcBorders>
              <w:top w:val="single" w:sz="2" w:space="0" w:color="auto"/>
              <w:left w:val="single" w:sz="2" w:space="0" w:color="auto"/>
              <w:bottom w:val="single" w:sz="2" w:space="0" w:color="auto"/>
              <w:right w:val="single" w:sz="2" w:space="0" w:color="auto"/>
            </w:tcBorders>
            <w:vAlign w:val="center"/>
            <w:hideMark/>
          </w:tcPr>
          <w:p w:rsidR="00616AC4" w:rsidRDefault="00616AC4" w:rsidP="00FA278F">
            <w:pPr>
              <w:pStyle w:val="TestCaseDescription"/>
              <w:rPr>
                <w:ins w:id="4303" w:author="Seggelke, Klaus" w:date="2017-03-17T16:43:00Z"/>
              </w:rPr>
            </w:pPr>
            <w:ins w:id="4304" w:author="Seggelke, Klaus" w:date="2017-03-17T16:43:00Z">
              <w:r>
                <w:t>Test Setup</w:t>
              </w:r>
            </w:ins>
          </w:p>
        </w:tc>
        <w:tc>
          <w:tcPr>
            <w:tcW w:w="7979" w:type="dxa"/>
            <w:tcBorders>
              <w:top w:val="single" w:sz="2" w:space="0" w:color="auto"/>
              <w:left w:val="single" w:sz="2" w:space="0" w:color="auto"/>
              <w:bottom w:val="single" w:sz="2" w:space="0" w:color="auto"/>
              <w:right w:val="single" w:sz="2" w:space="0" w:color="auto"/>
            </w:tcBorders>
          </w:tcPr>
          <w:p w:rsidR="00616AC4" w:rsidRDefault="00616AC4" w:rsidP="00FA278F">
            <w:pPr>
              <w:pStyle w:val="TestCaseInfo"/>
              <w:rPr>
                <w:ins w:id="4305" w:author="Seggelke, Klaus" w:date="2017-03-17T16:43:00Z"/>
                <w:lang w:eastAsia="zh-CN"/>
              </w:rPr>
            </w:pPr>
          </w:p>
        </w:tc>
      </w:tr>
      <w:tr w:rsidR="00616AC4" w:rsidTr="00FA278F">
        <w:trPr>
          <w:trHeight w:val="515"/>
          <w:ins w:id="4306" w:author="Seggelke, Klaus" w:date="2017-03-17T16:43:00Z"/>
        </w:trPr>
        <w:tc>
          <w:tcPr>
            <w:tcW w:w="1351" w:type="dxa"/>
            <w:tcBorders>
              <w:top w:val="single" w:sz="2" w:space="0" w:color="auto"/>
              <w:left w:val="single" w:sz="2" w:space="0" w:color="auto"/>
              <w:bottom w:val="single" w:sz="2" w:space="0" w:color="auto"/>
              <w:right w:val="single" w:sz="2" w:space="0" w:color="auto"/>
            </w:tcBorders>
            <w:vAlign w:val="center"/>
            <w:hideMark/>
          </w:tcPr>
          <w:p w:rsidR="00616AC4" w:rsidRDefault="00616AC4" w:rsidP="00FA278F">
            <w:pPr>
              <w:pStyle w:val="TestCaseDescription"/>
              <w:rPr>
                <w:ins w:id="4307" w:author="Seggelke, Klaus" w:date="2017-03-17T16:43:00Z"/>
              </w:rPr>
            </w:pPr>
            <w:ins w:id="4308" w:author="Seggelke, Klaus" w:date="2017-03-17T16:43:00Z">
              <w:r>
                <w:t>Parameters</w:t>
              </w:r>
            </w:ins>
          </w:p>
        </w:tc>
        <w:tc>
          <w:tcPr>
            <w:tcW w:w="7979" w:type="dxa"/>
            <w:tcBorders>
              <w:top w:val="single" w:sz="2" w:space="0" w:color="auto"/>
              <w:left w:val="single" w:sz="2" w:space="0" w:color="auto"/>
              <w:bottom w:val="single" w:sz="2" w:space="0" w:color="auto"/>
              <w:right w:val="single" w:sz="2" w:space="0" w:color="auto"/>
            </w:tcBorders>
          </w:tcPr>
          <w:p w:rsidR="00616AC4" w:rsidRDefault="00616AC4" w:rsidP="00FA278F">
            <w:pPr>
              <w:pStyle w:val="TestCaseInfo"/>
              <w:rPr>
                <w:ins w:id="4309" w:author="Seggelke, Klaus" w:date="2017-03-17T16:43:00Z"/>
              </w:rPr>
            </w:pPr>
          </w:p>
        </w:tc>
      </w:tr>
      <w:tr w:rsidR="00616AC4" w:rsidTr="00FA278F">
        <w:trPr>
          <w:ins w:id="4310" w:author="Seggelke, Klaus" w:date="2017-03-17T16:43:00Z"/>
        </w:trPr>
        <w:tc>
          <w:tcPr>
            <w:tcW w:w="1351" w:type="dxa"/>
            <w:tcBorders>
              <w:top w:val="single" w:sz="2" w:space="0" w:color="auto"/>
              <w:left w:val="single" w:sz="2" w:space="0" w:color="auto"/>
              <w:bottom w:val="single" w:sz="2" w:space="0" w:color="auto"/>
              <w:right w:val="single" w:sz="2" w:space="0" w:color="auto"/>
            </w:tcBorders>
            <w:vAlign w:val="center"/>
            <w:hideMark/>
          </w:tcPr>
          <w:p w:rsidR="00616AC4" w:rsidRDefault="00616AC4" w:rsidP="00FA278F">
            <w:pPr>
              <w:pStyle w:val="TestCaseDescription"/>
              <w:rPr>
                <w:ins w:id="4311" w:author="Seggelke, Klaus" w:date="2017-03-17T16:43:00Z"/>
              </w:rPr>
            </w:pPr>
            <w:ins w:id="4312" w:author="Seggelke, Klaus" w:date="2017-03-17T16:43: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616AC4" w:rsidRDefault="00616AC4" w:rsidP="00FA278F">
            <w:pPr>
              <w:pStyle w:val="TestCaseInfo"/>
              <w:rPr>
                <w:ins w:id="4313" w:author="Seggelke, Klaus" w:date="2017-03-17T16:43:00Z"/>
              </w:rPr>
            </w:pPr>
          </w:p>
        </w:tc>
      </w:tr>
      <w:tr w:rsidR="00616AC4" w:rsidTr="00FA278F">
        <w:trPr>
          <w:ins w:id="4314" w:author="Seggelke, Klaus" w:date="2017-03-17T16:43:00Z"/>
        </w:trPr>
        <w:tc>
          <w:tcPr>
            <w:tcW w:w="1351" w:type="dxa"/>
            <w:tcBorders>
              <w:top w:val="single" w:sz="2" w:space="0" w:color="auto"/>
              <w:left w:val="single" w:sz="2" w:space="0" w:color="auto"/>
              <w:bottom w:val="single" w:sz="2" w:space="0" w:color="auto"/>
              <w:right w:val="single" w:sz="2" w:space="0" w:color="auto"/>
            </w:tcBorders>
            <w:vAlign w:val="center"/>
            <w:hideMark/>
          </w:tcPr>
          <w:p w:rsidR="00616AC4" w:rsidRDefault="00616AC4" w:rsidP="00FA278F">
            <w:pPr>
              <w:pStyle w:val="TestCaseDescription"/>
              <w:rPr>
                <w:ins w:id="4315" w:author="Seggelke, Klaus" w:date="2017-03-17T16:43:00Z"/>
              </w:rPr>
            </w:pPr>
            <w:ins w:id="4316" w:author="Seggelke, Klaus" w:date="2017-03-17T16:43:00Z">
              <w:r>
                <w:t>Pre-conditions:</w:t>
              </w:r>
            </w:ins>
          </w:p>
        </w:tc>
        <w:tc>
          <w:tcPr>
            <w:tcW w:w="7979" w:type="dxa"/>
            <w:tcBorders>
              <w:top w:val="single" w:sz="2" w:space="0" w:color="auto"/>
              <w:left w:val="single" w:sz="2" w:space="0" w:color="auto"/>
              <w:bottom w:val="single" w:sz="2" w:space="0" w:color="auto"/>
              <w:right w:val="single" w:sz="2" w:space="0" w:color="auto"/>
            </w:tcBorders>
          </w:tcPr>
          <w:p w:rsidR="00616AC4" w:rsidRDefault="00616AC4" w:rsidP="00FA278F">
            <w:pPr>
              <w:pStyle w:val="TestCaseInfo"/>
              <w:rPr>
                <w:ins w:id="4317" w:author="Seggelke, Klaus" w:date="2017-03-17T16:43:00Z"/>
                <w:lang w:eastAsia="zh-CN"/>
              </w:rPr>
            </w:pPr>
          </w:p>
        </w:tc>
      </w:tr>
      <w:tr w:rsidR="00616AC4" w:rsidTr="00FA278F">
        <w:trPr>
          <w:trHeight w:val="715"/>
          <w:ins w:id="4318" w:author="Seggelke, Klaus" w:date="2017-03-17T16:43:00Z"/>
        </w:trPr>
        <w:tc>
          <w:tcPr>
            <w:tcW w:w="1351" w:type="dxa"/>
            <w:tcBorders>
              <w:top w:val="single" w:sz="2" w:space="0" w:color="auto"/>
              <w:left w:val="single" w:sz="2" w:space="0" w:color="auto"/>
              <w:bottom w:val="single" w:sz="2" w:space="0" w:color="auto"/>
              <w:right w:val="single" w:sz="2" w:space="0" w:color="auto"/>
            </w:tcBorders>
            <w:vAlign w:val="center"/>
            <w:hideMark/>
          </w:tcPr>
          <w:p w:rsidR="00616AC4" w:rsidRDefault="00616AC4" w:rsidP="00FA278F">
            <w:pPr>
              <w:pStyle w:val="TestCaseDescription"/>
              <w:rPr>
                <w:ins w:id="4319" w:author="Seggelke, Klaus" w:date="2017-03-17T16:43:00Z"/>
              </w:rPr>
            </w:pPr>
            <w:ins w:id="4320" w:author="Seggelke, Klaus" w:date="2017-03-17T16:43:00Z">
              <w:r>
                <w:t>Procedure</w:t>
              </w:r>
            </w:ins>
          </w:p>
        </w:tc>
        <w:tc>
          <w:tcPr>
            <w:tcW w:w="7979" w:type="dxa"/>
            <w:tcBorders>
              <w:top w:val="single" w:sz="2" w:space="0" w:color="auto"/>
              <w:left w:val="single" w:sz="2" w:space="0" w:color="auto"/>
              <w:bottom w:val="single" w:sz="2" w:space="0" w:color="auto"/>
              <w:right w:val="single" w:sz="2" w:space="0" w:color="auto"/>
            </w:tcBorders>
          </w:tcPr>
          <w:p w:rsidR="00616AC4" w:rsidRPr="00093574" w:rsidRDefault="00616AC4" w:rsidP="00FA278F">
            <w:pPr>
              <w:pStyle w:val="TestCaseInfo"/>
              <w:rPr>
                <w:ins w:id="4321" w:author="Seggelke, Klaus" w:date="2017-03-17T16:43:00Z"/>
              </w:rPr>
            </w:pPr>
            <w:ins w:id="4322" w:author="Seggelke, Klaus" w:date="2017-03-17T16:43:00Z">
              <w:r w:rsidRPr="00093574">
                <w:t>Sequence:</w:t>
              </w:r>
            </w:ins>
          </w:p>
          <w:p w:rsidR="00616AC4" w:rsidRPr="00093574" w:rsidRDefault="00616AC4">
            <w:pPr>
              <w:pStyle w:val="TestCaseInfo"/>
              <w:numPr>
                <w:ilvl w:val="0"/>
                <w:numId w:val="239"/>
              </w:numPr>
              <w:rPr>
                <w:ins w:id="4323" w:author="Seggelke, Klaus" w:date="2017-03-17T16:43:00Z"/>
              </w:rPr>
              <w:pPrChange w:id="4324" w:author="Seggelke, Klaus" w:date="2017-03-17T16:45:00Z">
                <w:pPr>
                  <w:pStyle w:val="TestCaseInfo"/>
                  <w:numPr>
                    <w:numId w:val="170"/>
                  </w:numPr>
                  <w:ind w:left="720" w:hanging="360"/>
                </w:pPr>
              </w:pPrChange>
            </w:pPr>
            <w:ins w:id="4325" w:author="Seggelke, Klaus" w:date="2017-03-17T16:43:00Z">
              <w:r w:rsidRPr="00093574">
                <w:t>Instantiate VNF</w:t>
              </w:r>
            </w:ins>
          </w:p>
          <w:p w:rsidR="00616AC4" w:rsidRDefault="00616AC4">
            <w:pPr>
              <w:pStyle w:val="TestCaseInfo"/>
              <w:numPr>
                <w:ilvl w:val="0"/>
                <w:numId w:val="239"/>
              </w:numPr>
              <w:rPr>
                <w:ins w:id="4326" w:author="Seggelke, Klaus" w:date="2017-03-17T16:43:00Z"/>
              </w:rPr>
              <w:pPrChange w:id="4327" w:author="Seggelke, Klaus" w:date="2017-03-17T16:45:00Z">
                <w:pPr>
                  <w:pStyle w:val="TestCaseInfo"/>
                  <w:numPr>
                    <w:numId w:val="170"/>
                  </w:numPr>
                  <w:ind w:left="720" w:hanging="360"/>
                </w:pPr>
              </w:pPrChange>
            </w:pPr>
            <w:ins w:id="4328" w:author="Seggelke, Klaus" w:date="2017-03-17T16:43:00Z">
              <w:r w:rsidRPr="00074BEF">
                <w:t>Validate VNF instantiation state is INSTANTIATED and VNF state is STARTED (--&gt; time stamp when correct state reached)</w:t>
              </w:r>
            </w:ins>
          </w:p>
          <w:p w:rsidR="00616AC4" w:rsidRPr="00093574" w:rsidRDefault="00616AC4">
            <w:pPr>
              <w:pStyle w:val="TestCaseInfo"/>
              <w:numPr>
                <w:ilvl w:val="0"/>
                <w:numId w:val="239"/>
              </w:numPr>
              <w:rPr>
                <w:ins w:id="4329" w:author="Seggelke, Klaus" w:date="2017-03-17T16:43:00Z"/>
              </w:rPr>
              <w:pPrChange w:id="4330" w:author="Seggelke, Klaus" w:date="2017-03-17T16:45:00Z">
                <w:pPr>
                  <w:pStyle w:val="TestCaseInfo"/>
                  <w:numPr>
                    <w:numId w:val="170"/>
                  </w:numPr>
                  <w:ind w:left="720" w:hanging="360"/>
                </w:pPr>
              </w:pPrChange>
            </w:pPr>
            <w:ins w:id="4331" w:author="Seggelke, Klaus" w:date="2017-03-17T16:43:00Z">
              <w:r w:rsidRPr="00093574">
                <w:t>Generate low traffic load</w:t>
              </w:r>
            </w:ins>
          </w:p>
          <w:p w:rsidR="00616AC4" w:rsidRPr="00093574" w:rsidRDefault="00616AC4">
            <w:pPr>
              <w:pStyle w:val="TestCaseInfo"/>
              <w:numPr>
                <w:ilvl w:val="0"/>
                <w:numId w:val="239"/>
              </w:numPr>
              <w:rPr>
                <w:ins w:id="4332" w:author="Seggelke, Klaus" w:date="2017-03-17T16:43:00Z"/>
              </w:rPr>
              <w:pPrChange w:id="4333" w:author="Seggelke, Klaus" w:date="2017-03-17T16:45:00Z">
                <w:pPr>
                  <w:pStyle w:val="TestCaseInfo"/>
                  <w:numPr>
                    <w:numId w:val="170"/>
                  </w:numPr>
                  <w:ind w:left="720" w:hanging="360"/>
                </w:pPr>
              </w:pPrChange>
            </w:pPr>
            <w:ins w:id="4334" w:author="Seggelke, Klaus" w:date="2017-03-17T16:43:00Z">
              <w:r w:rsidRPr="00093574">
                <w:t>Validate that traffic flows through without issues (--&gt; no dropped packets)</w:t>
              </w:r>
            </w:ins>
          </w:p>
          <w:p w:rsidR="00616AC4" w:rsidRPr="00093574" w:rsidRDefault="00616AC4">
            <w:pPr>
              <w:pStyle w:val="TestCaseInfo"/>
              <w:numPr>
                <w:ilvl w:val="0"/>
                <w:numId w:val="239"/>
              </w:numPr>
              <w:rPr>
                <w:ins w:id="4335" w:author="Seggelke, Klaus" w:date="2017-03-17T16:43:00Z"/>
              </w:rPr>
              <w:pPrChange w:id="4336" w:author="Seggelke, Klaus" w:date="2017-03-17T16:45:00Z">
                <w:pPr>
                  <w:pStyle w:val="TestCaseInfo"/>
                  <w:numPr>
                    <w:numId w:val="170"/>
                  </w:numPr>
                  <w:ind w:left="720" w:hanging="360"/>
                </w:pPr>
              </w:pPrChange>
            </w:pPr>
            <w:ins w:id="4337" w:author="Seggelke, Klaus" w:date="2017-03-17T16:43:00Z">
              <w:r w:rsidRPr="00093574">
                <w:t>Trigger a resize of the NFV resources and generate more traffic to validate the higher capacity</w:t>
              </w:r>
              <w:r>
                <w:t xml:space="preserve"> or cause the trigger</w:t>
              </w:r>
            </w:ins>
          </w:p>
          <w:p w:rsidR="00616AC4" w:rsidRPr="00093574" w:rsidRDefault="00616AC4">
            <w:pPr>
              <w:pStyle w:val="TestCaseInfo"/>
              <w:numPr>
                <w:ilvl w:val="0"/>
                <w:numId w:val="239"/>
              </w:numPr>
              <w:rPr>
                <w:ins w:id="4338" w:author="Seggelke, Klaus" w:date="2017-03-17T16:43:00Z"/>
              </w:rPr>
              <w:pPrChange w:id="4339" w:author="Seggelke, Klaus" w:date="2017-03-17T16:45:00Z">
                <w:pPr>
                  <w:pStyle w:val="TestCaseInfo"/>
                  <w:numPr>
                    <w:numId w:val="170"/>
                  </w:numPr>
                  <w:ind w:left="720" w:hanging="360"/>
                </w:pPr>
              </w:pPrChange>
            </w:pPr>
            <w:ins w:id="4340" w:author="Seggelke, Klaus" w:date="2017-03-17T16:43:00Z">
              <w:r w:rsidRPr="00093574">
                <w:t>Validate VNF has resized</w:t>
              </w:r>
              <w:r>
                <w:t xml:space="preserve"> by adding VNFCs</w:t>
              </w:r>
              <w:r w:rsidRPr="00093574">
                <w:t>, has higher capacity and determine the service disruption</w:t>
              </w:r>
            </w:ins>
          </w:p>
          <w:p w:rsidR="00616AC4" w:rsidRPr="00093574" w:rsidRDefault="00616AC4">
            <w:pPr>
              <w:pStyle w:val="TestCaseInfo"/>
              <w:numPr>
                <w:ilvl w:val="0"/>
                <w:numId w:val="239"/>
              </w:numPr>
              <w:rPr>
                <w:ins w:id="4341" w:author="Seggelke, Klaus" w:date="2017-03-17T16:43:00Z"/>
              </w:rPr>
              <w:pPrChange w:id="4342" w:author="Seggelke, Klaus" w:date="2017-03-17T16:45:00Z">
                <w:pPr>
                  <w:pStyle w:val="TestCaseInfo"/>
                  <w:numPr>
                    <w:numId w:val="170"/>
                  </w:numPr>
                  <w:ind w:left="720" w:hanging="360"/>
                </w:pPr>
              </w:pPrChange>
            </w:pPr>
            <w:ins w:id="4343" w:author="Seggelke, Klaus" w:date="2017-03-17T16:43:00Z">
              <w:r w:rsidRPr="00093574">
                <w:t>Stop traffic</w:t>
              </w:r>
            </w:ins>
          </w:p>
          <w:p w:rsidR="00616AC4" w:rsidRPr="00093574" w:rsidRDefault="00616AC4">
            <w:pPr>
              <w:pStyle w:val="TestCaseInfo"/>
              <w:numPr>
                <w:ilvl w:val="0"/>
                <w:numId w:val="239"/>
              </w:numPr>
              <w:rPr>
                <w:ins w:id="4344" w:author="Seggelke, Klaus" w:date="2017-03-17T16:43:00Z"/>
              </w:rPr>
              <w:pPrChange w:id="4345" w:author="Seggelke, Klaus" w:date="2017-03-17T16:45:00Z">
                <w:pPr>
                  <w:pStyle w:val="TestCaseInfo"/>
                  <w:numPr>
                    <w:numId w:val="170"/>
                  </w:numPr>
                  <w:ind w:left="720" w:hanging="360"/>
                </w:pPr>
              </w:pPrChange>
            </w:pPr>
            <w:ins w:id="4346" w:author="Seggelke, Klaus" w:date="2017-03-17T16:43:00Z">
              <w:r w:rsidRPr="00093574">
                <w:t>Terminate VNF</w:t>
              </w:r>
            </w:ins>
          </w:p>
        </w:tc>
      </w:tr>
      <w:tr w:rsidR="00616AC4" w:rsidTr="00FA278F">
        <w:trPr>
          <w:ins w:id="4347" w:author="Seggelke, Klaus" w:date="2017-03-17T16:43:00Z"/>
        </w:trPr>
        <w:tc>
          <w:tcPr>
            <w:tcW w:w="1351" w:type="dxa"/>
            <w:tcBorders>
              <w:top w:val="single" w:sz="2" w:space="0" w:color="auto"/>
              <w:left w:val="single" w:sz="2" w:space="0" w:color="auto"/>
              <w:bottom w:val="single" w:sz="2" w:space="0" w:color="auto"/>
              <w:right w:val="single" w:sz="2" w:space="0" w:color="auto"/>
            </w:tcBorders>
            <w:vAlign w:val="center"/>
            <w:hideMark/>
          </w:tcPr>
          <w:p w:rsidR="00616AC4" w:rsidRDefault="00616AC4" w:rsidP="00FA278F">
            <w:pPr>
              <w:pStyle w:val="TestCaseDescription"/>
              <w:rPr>
                <w:ins w:id="4348" w:author="Seggelke, Klaus" w:date="2017-03-17T16:43:00Z"/>
              </w:rPr>
            </w:pPr>
            <w:ins w:id="4349" w:author="Seggelke, Klaus" w:date="2017-03-17T16:43: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616AC4" w:rsidRDefault="00616AC4" w:rsidP="00FA278F">
            <w:pPr>
              <w:pStyle w:val="TestCaseInfo"/>
              <w:rPr>
                <w:ins w:id="4350" w:author="Seggelke, Klaus" w:date="2017-03-17T16:43:00Z"/>
              </w:rPr>
            </w:pPr>
          </w:p>
        </w:tc>
      </w:tr>
      <w:tr w:rsidR="00616AC4" w:rsidTr="00FA278F">
        <w:trPr>
          <w:ins w:id="4351" w:author="Seggelke, Klaus" w:date="2017-03-17T16:43:00Z"/>
        </w:trPr>
        <w:tc>
          <w:tcPr>
            <w:tcW w:w="1351" w:type="dxa"/>
            <w:tcBorders>
              <w:top w:val="single" w:sz="2" w:space="0" w:color="auto"/>
              <w:left w:val="single" w:sz="2" w:space="0" w:color="auto"/>
              <w:bottom w:val="single" w:sz="2" w:space="0" w:color="auto"/>
              <w:right w:val="single" w:sz="2" w:space="0" w:color="auto"/>
            </w:tcBorders>
            <w:vAlign w:val="center"/>
            <w:hideMark/>
          </w:tcPr>
          <w:p w:rsidR="00616AC4" w:rsidRDefault="00616AC4" w:rsidP="00FA278F">
            <w:pPr>
              <w:pStyle w:val="TestCaseDescription"/>
              <w:rPr>
                <w:ins w:id="4352" w:author="Seggelke, Klaus" w:date="2017-03-17T16:43:00Z"/>
                <w:noProof/>
              </w:rPr>
            </w:pPr>
            <w:ins w:id="4353" w:author="Seggelke, Klaus" w:date="2017-03-17T16:43: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616AC4" w:rsidRDefault="00616AC4" w:rsidP="00FA278F">
            <w:pPr>
              <w:pStyle w:val="TestCaseInfo"/>
              <w:rPr>
                <w:ins w:id="4354" w:author="Seggelke, Klaus" w:date="2017-03-17T16:43:00Z"/>
              </w:rPr>
            </w:pPr>
            <w:ins w:id="4355" w:author="Seggelke, Klaus" w:date="2017-03-17T16:43:00Z">
              <w:r>
                <w:t>Following resources could be scaled up:</w:t>
              </w:r>
            </w:ins>
          </w:p>
          <w:p w:rsidR="00616AC4" w:rsidRDefault="00616AC4" w:rsidP="00FA278F">
            <w:pPr>
              <w:pStyle w:val="TestCaseInfo"/>
              <w:numPr>
                <w:ilvl w:val="0"/>
                <w:numId w:val="101"/>
              </w:numPr>
              <w:rPr>
                <w:ins w:id="4356" w:author="Seggelke, Klaus" w:date="2017-03-17T16:43:00Z"/>
              </w:rPr>
            </w:pPr>
            <w:ins w:id="4357" w:author="Seggelke, Klaus" w:date="2017-03-17T16:43:00Z">
              <w:r>
                <w:t>vMemory</w:t>
              </w:r>
            </w:ins>
          </w:p>
          <w:p w:rsidR="00616AC4" w:rsidRDefault="00616AC4" w:rsidP="00FA278F">
            <w:pPr>
              <w:pStyle w:val="TestCaseInfo"/>
              <w:numPr>
                <w:ilvl w:val="0"/>
                <w:numId w:val="101"/>
              </w:numPr>
              <w:rPr>
                <w:ins w:id="4358" w:author="Seggelke, Klaus" w:date="2017-03-17T16:43:00Z"/>
              </w:rPr>
            </w:pPr>
            <w:ins w:id="4359" w:author="Seggelke, Klaus" w:date="2017-03-17T16:43:00Z">
              <w:r>
                <w:t>vCPU cores</w:t>
              </w:r>
            </w:ins>
          </w:p>
          <w:p w:rsidR="00616AC4" w:rsidRDefault="00616AC4" w:rsidP="00FA278F">
            <w:pPr>
              <w:pStyle w:val="TestCaseInfo"/>
              <w:numPr>
                <w:ilvl w:val="0"/>
                <w:numId w:val="101"/>
              </w:numPr>
              <w:rPr>
                <w:ins w:id="4360" w:author="Seggelke, Klaus" w:date="2017-03-17T16:43:00Z"/>
              </w:rPr>
            </w:pPr>
            <w:ins w:id="4361" w:author="Seggelke, Klaus" w:date="2017-03-17T16:43:00Z">
              <w:r>
                <w:t>vStorage</w:t>
              </w:r>
            </w:ins>
          </w:p>
          <w:p w:rsidR="00616AC4" w:rsidRDefault="00616AC4" w:rsidP="00FA278F">
            <w:pPr>
              <w:pStyle w:val="TestCaseInfo"/>
              <w:numPr>
                <w:ilvl w:val="0"/>
                <w:numId w:val="101"/>
              </w:numPr>
              <w:rPr>
                <w:ins w:id="4362" w:author="Seggelke, Klaus" w:date="2017-03-17T16:43:00Z"/>
              </w:rPr>
            </w:pPr>
            <w:ins w:id="4363" w:author="Seggelke, Klaus" w:date="2017-03-17T16:43:00Z">
              <w:r>
                <w:t>vNIC or specialized hardware</w:t>
              </w:r>
            </w:ins>
          </w:p>
          <w:p w:rsidR="00616AC4" w:rsidRDefault="00616AC4" w:rsidP="00FA278F">
            <w:pPr>
              <w:pStyle w:val="TestCaseInfo"/>
              <w:rPr>
                <w:ins w:id="4364" w:author="Seggelke, Klaus" w:date="2017-03-17T16:43:00Z"/>
              </w:rPr>
            </w:pPr>
            <w:ins w:id="4365" w:author="Seggelke, Klaus" w:date="2017-03-17T16:43:00Z">
              <w:r>
                <w:t>In case scale-out the VNF adds</w:t>
              </w:r>
              <w:r w:rsidR="00B1351F">
                <w:t xml:space="preserve"> new VNFCs.</w:t>
              </w:r>
            </w:ins>
          </w:p>
        </w:tc>
      </w:tr>
    </w:tbl>
    <w:p w:rsidR="00616AC4" w:rsidRDefault="00616AC4" w:rsidP="00616AC4">
      <w:pPr>
        <w:rPr>
          <w:ins w:id="4366" w:author="Seggelke, Klaus" w:date="2017-03-17T16:50:00Z"/>
          <w:lang w:eastAsia="zh-CN"/>
        </w:rPr>
      </w:pPr>
    </w:p>
    <w:p w:rsidR="00B1351F" w:rsidRDefault="00B1351F" w:rsidP="00616AC4">
      <w:pPr>
        <w:rPr>
          <w:ins w:id="4367" w:author="Seggelke, Klaus" w:date="2017-03-17T16:43: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1351F" w:rsidTr="00FA278F">
        <w:trPr>
          <w:ins w:id="4368" w:author="Seggelke, Klaus" w:date="2017-03-17T16:47:00Z"/>
        </w:trPr>
        <w:tc>
          <w:tcPr>
            <w:tcW w:w="9330" w:type="dxa"/>
            <w:gridSpan w:val="2"/>
            <w:tcBorders>
              <w:top w:val="single" w:sz="2" w:space="0" w:color="auto"/>
              <w:left w:val="single" w:sz="2" w:space="0" w:color="auto"/>
              <w:bottom w:val="single" w:sz="2" w:space="0" w:color="auto"/>
              <w:right w:val="single" w:sz="2" w:space="0" w:color="auto"/>
            </w:tcBorders>
            <w:hideMark/>
          </w:tcPr>
          <w:p w:rsidR="00B1351F" w:rsidRDefault="00B1351F" w:rsidP="00FA278F">
            <w:pPr>
              <w:pStyle w:val="TestCase"/>
              <w:rPr>
                <w:ins w:id="4369" w:author="Seggelke, Klaus" w:date="2017-03-17T16:47:00Z"/>
              </w:rPr>
            </w:pPr>
            <w:bookmarkStart w:id="4370" w:name="_Toc477881025"/>
            <w:ins w:id="4371" w:author="Seggelke, Klaus" w:date="2017-03-17T16:47:00Z">
              <w:r>
                <w:t>TC.VNF</w:t>
              </w:r>
            </w:ins>
            <w:ins w:id="4372" w:author="Seggelke, Klaus" w:date="2017-03-21T16:24:00Z">
              <w:r w:rsidR="00432562">
                <w:t>C</w:t>
              </w:r>
            </w:ins>
            <w:ins w:id="4373" w:author="Seggelke, Klaus" w:date="2017-03-17T16:47:00Z">
              <w:r>
                <w:t>.SCALE.OUT.001.2</w:t>
              </w:r>
              <w:r>
                <w:tab/>
                <w:t>Scale-Out</w:t>
              </w:r>
              <w:r w:rsidRPr="00093574">
                <w:t xml:space="preserve"> VNF</w:t>
              </w:r>
            </w:ins>
            <w:ins w:id="4374" w:author="Seggelke, Klaus" w:date="2017-03-21T16:32:00Z">
              <w:r w:rsidR="00432562">
                <w:t>C</w:t>
              </w:r>
            </w:ins>
            <w:ins w:id="4375" w:author="Seggelke, Klaus" w:date="2017-03-17T16:47:00Z">
              <w:r w:rsidRPr="00093574">
                <w:t xml:space="preserve"> instance</w:t>
              </w:r>
              <w:r>
                <w:t xml:space="preserve"> </w:t>
              </w:r>
              <w:r>
                <w:rPr>
                  <w:rFonts w:ascii="Tahoma" w:eastAsia="Times New Roman" w:hAnsi="Tahoma" w:cs="Tahoma"/>
                  <w:sz w:val="20"/>
                </w:rPr>
                <w:t xml:space="preserve">with On-demand Scaling event generated by </w:t>
              </w:r>
            </w:ins>
            <w:ins w:id="4376" w:author="Seggelke, Klaus" w:date="2017-03-17T16:49:00Z">
              <w:r w:rsidR="00E50D2E">
                <w:rPr>
                  <w:rFonts w:ascii="Tahoma" w:eastAsia="Times New Roman" w:hAnsi="Tahoma" w:cs="Tahoma"/>
                  <w:sz w:val="20"/>
                </w:rPr>
                <w:t>VNF</w:t>
              </w:r>
            </w:ins>
            <w:bookmarkEnd w:id="4370"/>
          </w:p>
        </w:tc>
      </w:tr>
      <w:tr w:rsidR="00B1351F" w:rsidTr="00FA278F">
        <w:trPr>
          <w:trHeight w:val="896"/>
          <w:ins w:id="4377" w:author="Seggelke, Klaus" w:date="2017-03-17T16:47: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378" w:author="Seggelke, Klaus" w:date="2017-03-17T16:47:00Z"/>
              </w:rPr>
            </w:pPr>
            <w:ins w:id="4379" w:author="Seggelke, Klaus" w:date="2017-03-17T16:47: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B1351F" w:rsidRPr="00D67489" w:rsidRDefault="00B1351F" w:rsidP="00FA278F">
            <w:pPr>
              <w:pStyle w:val="TestCaseInfo"/>
              <w:rPr>
                <w:ins w:id="4380" w:author="Seggelke, Klaus" w:date="2017-03-17T16:47:00Z"/>
                <w:lang w:eastAsia="zh-CN"/>
              </w:rPr>
            </w:pPr>
            <w:ins w:id="4381" w:author="Seggelke, Klaus" w:date="2017-03-17T16:47:00Z">
              <w:r>
                <w:rPr>
                  <w:lang w:eastAsia="zh-CN"/>
                </w:rPr>
                <w:t xml:space="preserve">A VNF should have the capability to dynamically scale </w:t>
              </w:r>
            </w:ins>
            <w:ins w:id="4382" w:author="Seggelke, Klaus" w:date="2017-03-21T16:24:00Z">
              <w:r w:rsidR="00432562">
                <w:rPr>
                  <w:lang w:eastAsia="zh-CN"/>
                </w:rPr>
                <w:t>by adding additional VNFC(s)</w:t>
              </w:r>
              <w:r w:rsidR="00432562">
                <w:rPr>
                  <w:lang w:eastAsia="zh-CN"/>
                </w:rPr>
                <w:t xml:space="preserve"> </w:t>
              </w:r>
            </w:ins>
            <w:ins w:id="4383" w:author="Seggelke, Klaus" w:date="2017-03-17T16:47:00Z">
              <w:r>
                <w:rPr>
                  <w:lang w:eastAsia="zh-CN"/>
                </w:rPr>
                <w:t>based on the required load. The scaling to higher performance is the objective of this test. The VNF may has multiple levels of performance. Here we validate only one step, from the basic (lowest level) to the next level up.</w:t>
              </w:r>
            </w:ins>
          </w:p>
        </w:tc>
      </w:tr>
      <w:tr w:rsidR="00B1351F" w:rsidTr="00FA278F">
        <w:trPr>
          <w:ins w:id="4384" w:author="Seggelke, Klaus" w:date="2017-03-17T16:47: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385" w:author="Seggelke, Klaus" w:date="2017-03-17T16:47:00Z"/>
              </w:rPr>
            </w:pPr>
            <w:ins w:id="4386" w:author="Seggelke, Klaus" w:date="2017-03-17T16:47: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B1351F" w:rsidRDefault="00B1351F" w:rsidP="00FA278F">
            <w:pPr>
              <w:pStyle w:val="TestCaseInfo"/>
              <w:rPr>
                <w:ins w:id="4387" w:author="Seggelke, Klaus" w:date="2017-03-17T16:47:00Z"/>
                <w:lang w:eastAsia="zh-CN"/>
              </w:rPr>
            </w:pPr>
            <w:ins w:id="4388" w:author="Seggelke, Klaus" w:date="2017-03-17T16:47:00Z">
              <w:r>
                <w:rPr>
                  <w:lang w:eastAsia="zh-CN"/>
                </w:rPr>
                <w:t>Once the scaling increase is completed, the MANO should report the additional allocated virtualized resources. The MANO should have added more resources by increasing number of VNFCs. The EM may require to reconfigure the VNFCs. Therefore, traffic should be generated to validate that the VNFCs can process packets correctly. The trigger for this event to occur is the following:</w:t>
              </w:r>
            </w:ins>
          </w:p>
          <w:p w:rsidR="00B1351F" w:rsidRDefault="00B1351F">
            <w:pPr>
              <w:pStyle w:val="TestCaseInfo"/>
              <w:numPr>
                <w:ilvl w:val="0"/>
                <w:numId w:val="214"/>
              </w:numPr>
              <w:rPr>
                <w:ins w:id="4389" w:author="Seggelke, Klaus" w:date="2017-03-17T16:47:00Z"/>
                <w:lang w:eastAsia="zh-CN"/>
              </w:rPr>
              <w:pPrChange w:id="4390" w:author="Seggelke, Klaus" w:date="2017-03-17T16:48:00Z">
                <w:pPr>
                  <w:pStyle w:val="TestCaseInfo"/>
                  <w:numPr>
                    <w:numId w:val="217"/>
                  </w:numPr>
                  <w:ind w:left="720" w:hanging="360"/>
                </w:pPr>
              </w:pPrChange>
            </w:pPr>
            <w:ins w:id="4391" w:author="Seggelke, Klaus" w:date="2017-03-17T16:47:00Z">
              <w:r w:rsidRPr="006E70F4">
                <w:rPr>
                  <w:lang w:eastAsia="zh-CN"/>
                </w:rPr>
                <w:lastRenderedPageBreak/>
                <w:t>V</w:t>
              </w:r>
              <w:r w:rsidR="00432562">
                <w:rPr>
                  <w:lang w:eastAsia="zh-CN"/>
                </w:rPr>
                <w:t xml:space="preserve">NF generated event – On-demand </w:t>
              </w:r>
              <w:r w:rsidRPr="006E70F4">
                <w:rPr>
                  <w:lang w:eastAsia="zh-CN"/>
                </w:rPr>
                <w:t>Scaling (e.g. based on traffic, VNF generates the request internally)</w:t>
              </w:r>
            </w:ins>
          </w:p>
        </w:tc>
      </w:tr>
      <w:tr w:rsidR="00B1351F" w:rsidTr="00FA278F">
        <w:trPr>
          <w:trHeight w:val="283"/>
          <w:ins w:id="4392" w:author="Seggelke, Klaus" w:date="2017-03-17T16:47: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393" w:author="Seggelke, Klaus" w:date="2017-03-17T16:47:00Z"/>
              </w:rPr>
            </w:pPr>
            <w:ins w:id="4394" w:author="Seggelke, Klaus" w:date="2017-03-17T16:47:00Z">
              <w:r>
                <w:lastRenderedPageBreak/>
                <w:t>Test Setup</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395" w:author="Seggelke, Klaus" w:date="2017-03-17T16:47:00Z"/>
                <w:lang w:eastAsia="zh-CN"/>
              </w:rPr>
            </w:pPr>
          </w:p>
        </w:tc>
      </w:tr>
      <w:tr w:rsidR="00B1351F" w:rsidTr="00FA278F">
        <w:trPr>
          <w:trHeight w:val="515"/>
          <w:ins w:id="4396" w:author="Seggelke, Klaus" w:date="2017-03-17T16:47: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397" w:author="Seggelke, Klaus" w:date="2017-03-17T16:47:00Z"/>
              </w:rPr>
            </w:pPr>
            <w:ins w:id="4398" w:author="Seggelke, Klaus" w:date="2017-03-17T16:47:00Z">
              <w:r>
                <w:t>Parameters</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399" w:author="Seggelke, Klaus" w:date="2017-03-17T16:47:00Z"/>
              </w:rPr>
            </w:pPr>
          </w:p>
        </w:tc>
      </w:tr>
      <w:tr w:rsidR="00B1351F" w:rsidTr="00FA278F">
        <w:trPr>
          <w:ins w:id="4400" w:author="Seggelke, Klaus" w:date="2017-03-17T16:47: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401" w:author="Seggelke, Klaus" w:date="2017-03-17T16:47:00Z"/>
              </w:rPr>
            </w:pPr>
            <w:ins w:id="4402" w:author="Seggelke, Klaus" w:date="2017-03-17T16:47: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403" w:author="Seggelke, Klaus" w:date="2017-03-17T16:47:00Z"/>
              </w:rPr>
            </w:pPr>
          </w:p>
        </w:tc>
      </w:tr>
      <w:tr w:rsidR="00B1351F" w:rsidTr="00FA278F">
        <w:trPr>
          <w:ins w:id="4404" w:author="Seggelke, Klaus" w:date="2017-03-17T16:47: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405" w:author="Seggelke, Klaus" w:date="2017-03-17T16:47:00Z"/>
              </w:rPr>
            </w:pPr>
            <w:ins w:id="4406" w:author="Seggelke, Klaus" w:date="2017-03-17T16:47:00Z">
              <w:r>
                <w:t>Pre-conditions:</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407" w:author="Seggelke, Klaus" w:date="2017-03-17T16:47:00Z"/>
                <w:lang w:eastAsia="zh-CN"/>
              </w:rPr>
            </w:pPr>
          </w:p>
        </w:tc>
      </w:tr>
      <w:tr w:rsidR="00B1351F" w:rsidTr="00FA278F">
        <w:trPr>
          <w:trHeight w:val="715"/>
          <w:ins w:id="4408" w:author="Seggelke, Klaus" w:date="2017-03-17T16:47: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409" w:author="Seggelke, Klaus" w:date="2017-03-17T16:47:00Z"/>
              </w:rPr>
            </w:pPr>
            <w:ins w:id="4410" w:author="Seggelke, Klaus" w:date="2017-03-17T16:47:00Z">
              <w:r>
                <w:t>Procedure</w:t>
              </w:r>
            </w:ins>
          </w:p>
        </w:tc>
        <w:tc>
          <w:tcPr>
            <w:tcW w:w="7979" w:type="dxa"/>
            <w:tcBorders>
              <w:top w:val="single" w:sz="2" w:space="0" w:color="auto"/>
              <w:left w:val="single" w:sz="2" w:space="0" w:color="auto"/>
              <w:bottom w:val="single" w:sz="2" w:space="0" w:color="auto"/>
              <w:right w:val="single" w:sz="2" w:space="0" w:color="auto"/>
            </w:tcBorders>
          </w:tcPr>
          <w:p w:rsidR="00B1351F" w:rsidRPr="00093574" w:rsidRDefault="00B1351F" w:rsidP="00FA278F">
            <w:pPr>
              <w:pStyle w:val="TestCaseInfo"/>
              <w:rPr>
                <w:ins w:id="4411" w:author="Seggelke, Klaus" w:date="2017-03-17T16:47:00Z"/>
              </w:rPr>
            </w:pPr>
            <w:ins w:id="4412" w:author="Seggelke, Klaus" w:date="2017-03-17T16:47:00Z">
              <w:r w:rsidRPr="00093574">
                <w:t>Sequence:</w:t>
              </w:r>
            </w:ins>
          </w:p>
          <w:p w:rsidR="00B1351F" w:rsidRPr="00093574" w:rsidRDefault="00B1351F">
            <w:pPr>
              <w:pStyle w:val="TestCaseInfo"/>
              <w:numPr>
                <w:ilvl w:val="0"/>
                <w:numId w:val="240"/>
              </w:numPr>
              <w:rPr>
                <w:ins w:id="4413" w:author="Seggelke, Klaus" w:date="2017-03-17T16:47:00Z"/>
              </w:rPr>
              <w:pPrChange w:id="4414" w:author="Seggelke, Klaus" w:date="2017-03-17T16:48:00Z">
                <w:pPr>
                  <w:pStyle w:val="TestCaseInfo"/>
                  <w:numPr>
                    <w:numId w:val="239"/>
                  </w:numPr>
                  <w:ind w:left="720" w:hanging="360"/>
                </w:pPr>
              </w:pPrChange>
            </w:pPr>
            <w:ins w:id="4415" w:author="Seggelke, Klaus" w:date="2017-03-17T16:47:00Z">
              <w:r w:rsidRPr="00093574">
                <w:t>Instantiate VNF</w:t>
              </w:r>
            </w:ins>
          </w:p>
          <w:p w:rsidR="00B1351F" w:rsidRDefault="00B1351F">
            <w:pPr>
              <w:pStyle w:val="TestCaseInfo"/>
              <w:numPr>
                <w:ilvl w:val="0"/>
                <w:numId w:val="240"/>
              </w:numPr>
              <w:rPr>
                <w:ins w:id="4416" w:author="Seggelke, Klaus" w:date="2017-03-17T16:47:00Z"/>
              </w:rPr>
              <w:pPrChange w:id="4417" w:author="Seggelke, Klaus" w:date="2017-03-17T16:48:00Z">
                <w:pPr>
                  <w:pStyle w:val="TestCaseInfo"/>
                  <w:numPr>
                    <w:numId w:val="239"/>
                  </w:numPr>
                  <w:ind w:left="720" w:hanging="360"/>
                </w:pPr>
              </w:pPrChange>
            </w:pPr>
            <w:ins w:id="4418" w:author="Seggelke, Klaus" w:date="2017-03-17T16:47:00Z">
              <w:r w:rsidRPr="00074BEF">
                <w:t>Validate VNF instantiation state is INSTANTIATED and VNF state is STARTED (--&gt; time stamp when correct state reached)</w:t>
              </w:r>
            </w:ins>
          </w:p>
          <w:p w:rsidR="00B1351F" w:rsidRPr="00093574" w:rsidRDefault="00B1351F">
            <w:pPr>
              <w:pStyle w:val="TestCaseInfo"/>
              <w:numPr>
                <w:ilvl w:val="0"/>
                <w:numId w:val="240"/>
              </w:numPr>
              <w:rPr>
                <w:ins w:id="4419" w:author="Seggelke, Klaus" w:date="2017-03-17T16:47:00Z"/>
              </w:rPr>
              <w:pPrChange w:id="4420" w:author="Seggelke, Klaus" w:date="2017-03-17T16:48:00Z">
                <w:pPr>
                  <w:pStyle w:val="TestCaseInfo"/>
                  <w:numPr>
                    <w:numId w:val="239"/>
                  </w:numPr>
                  <w:ind w:left="720" w:hanging="360"/>
                </w:pPr>
              </w:pPrChange>
            </w:pPr>
            <w:ins w:id="4421" w:author="Seggelke, Klaus" w:date="2017-03-17T16:47:00Z">
              <w:r w:rsidRPr="00093574">
                <w:t>Generate low traffic load</w:t>
              </w:r>
            </w:ins>
          </w:p>
          <w:p w:rsidR="00B1351F" w:rsidRPr="00093574" w:rsidRDefault="00B1351F">
            <w:pPr>
              <w:pStyle w:val="TestCaseInfo"/>
              <w:numPr>
                <w:ilvl w:val="0"/>
                <w:numId w:val="240"/>
              </w:numPr>
              <w:rPr>
                <w:ins w:id="4422" w:author="Seggelke, Klaus" w:date="2017-03-17T16:47:00Z"/>
              </w:rPr>
              <w:pPrChange w:id="4423" w:author="Seggelke, Klaus" w:date="2017-03-17T16:48:00Z">
                <w:pPr>
                  <w:pStyle w:val="TestCaseInfo"/>
                  <w:numPr>
                    <w:numId w:val="239"/>
                  </w:numPr>
                  <w:ind w:left="720" w:hanging="360"/>
                </w:pPr>
              </w:pPrChange>
            </w:pPr>
            <w:ins w:id="4424" w:author="Seggelke, Klaus" w:date="2017-03-17T16:47:00Z">
              <w:r w:rsidRPr="00093574">
                <w:t>Validate that traffic flows through without issues (--&gt; no dropped packets)</w:t>
              </w:r>
            </w:ins>
          </w:p>
          <w:p w:rsidR="00B1351F" w:rsidRPr="00093574" w:rsidRDefault="00B1351F">
            <w:pPr>
              <w:pStyle w:val="TestCaseInfo"/>
              <w:numPr>
                <w:ilvl w:val="0"/>
                <w:numId w:val="240"/>
              </w:numPr>
              <w:rPr>
                <w:ins w:id="4425" w:author="Seggelke, Klaus" w:date="2017-03-17T16:47:00Z"/>
              </w:rPr>
              <w:pPrChange w:id="4426" w:author="Seggelke, Klaus" w:date="2017-03-17T16:48:00Z">
                <w:pPr>
                  <w:pStyle w:val="TestCaseInfo"/>
                  <w:numPr>
                    <w:numId w:val="239"/>
                  </w:numPr>
                  <w:ind w:left="720" w:hanging="360"/>
                </w:pPr>
              </w:pPrChange>
            </w:pPr>
            <w:ins w:id="4427" w:author="Seggelke, Klaus" w:date="2017-03-17T16:47:00Z">
              <w:r w:rsidRPr="00093574">
                <w:t>Trigger a resize of the NFV resources and generate more traffic to validate the higher capacity</w:t>
              </w:r>
              <w:r>
                <w:t xml:space="preserve"> or cause the trigger</w:t>
              </w:r>
            </w:ins>
          </w:p>
          <w:p w:rsidR="00B1351F" w:rsidRPr="00093574" w:rsidRDefault="00B1351F">
            <w:pPr>
              <w:pStyle w:val="TestCaseInfo"/>
              <w:numPr>
                <w:ilvl w:val="0"/>
                <w:numId w:val="240"/>
              </w:numPr>
              <w:rPr>
                <w:ins w:id="4428" w:author="Seggelke, Klaus" w:date="2017-03-17T16:47:00Z"/>
              </w:rPr>
              <w:pPrChange w:id="4429" w:author="Seggelke, Klaus" w:date="2017-03-17T16:48:00Z">
                <w:pPr>
                  <w:pStyle w:val="TestCaseInfo"/>
                  <w:numPr>
                    <w:numId w:val="239"/>
                  </w:numPr>
                  <w:ind w:left="720" w:hanging="360"/>
                </w:pPr>
              </w:pPrChange>
            </w:pPr>
            <w:ins w:id="4430" w:author="Seggelke, Klaus" w:date="2017-03-17T16:47:00Z">
              <w:r w:rsidRPr="00093574">
                <w:t>Validate VNF has resized</w:t>
              </w:r>
              <w:r>
                <w:t xml:space="preserve"> by adding VNFCs</w:t>
              </w:r>
              <w:r w:rsidRPr="00093574">
                <w:t>, has higher capacity and determine the service disruption</w:t>
              </w:r>
            </w:ins>
          </w:p>
          <w:p w:rsidR="00B1351F" w:rsidRPr="00093574" w:rsidRDefault="00B1351F">
            <w:pPr>
              <w:pStyle w:val="TestCaseInfo"/>
              <w:numPr>
                <w:ilvl w:val="0"/>
                <w:numId w:val="240"/>
              </w:numPr>
              <w:rPr>
                <w:ins w:id="4431" w:author="Seggelke, Klaus" w:date="2017-03-17T16:47:00Z"/>
              </w:rPr>
              <w:pPrChange w:id="4432" w:author="Seggelke, Klaus" w:date="2017-03-17T16:48:00Z">
                <w:pPr>
                  <w:pStyle w:val="TestCaseInfo"/>
                  <w:numPr>
                    <w:numId w:val="239"/>
                  </w:numPr>
                  <w:ind w:left="720" w:hanging="360"/>
                </w:pPr>
              </w:pPrChange>
            </w:pPr>
            <w:ins w:id="4433" w:author="Seggelke, Klaus" w:date="2017-03-17T16:47:00Z">
              <w:r w:rsidRPr="00093574">
                <w:t>Stop traffic</w:t>
              </w:r>
            </w:ins>
          </w:p>
          <w:p w:rsidR="00B1351F" w:rsidRPr="00093574" w:rsidRDefault="00B1351F">
            <w:pPr>
              <w:pStyle w:val="TestCaseInfo"/>
              <w:numPr>
                <w:ilvl w:val="0"/>
                <w:numId w:val="240"/>
              </w:numPr>
              <w:rPr>
                <w:ins w:id="4434" w:author="Seggelke, Klaus" w:date="2017-03-17T16:47:00Z"/>
              </w:rPr>
              <w:pPrChange w:id="4435" w:author="Seggelke, Klaus" w:date="2017-03-17T16:48:00Z">
                <w:pPr>
                  <w:pStyle w:val="TestCaseInfo"/>
                  <w:numPr>
                    <w:numId w:val="239"/>
                  </w:numPr>
                  <w:ind w:left="720" w:hanging="360"/>
                </w:pPr>
              </w:pPrChange>
            </w:pPr>
            <w:ins w:id="4436" w:author="Seggelke, Klaus" w:date="2017-03-17T16:47:00Z">
              <w:r w:rsidRPr="00093574">
                <w:t>Terminate VNF</w:t>
              </w:r>
            </w:ins>
          </w:p>
        </w:tc>
      </w:tr>
      <w:tr w:rsidR="00B1351F" w:rsidTr="00FA278F">
        <w:trPr>
          <w:ins w:id="4437" w:author="Seggelke, Klaus" w:date="2017-03-17T16:47: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438" w:author="Seggelke, Klaus" w:date="2017-03-17T16:47:00Z"/>
              </w:rPr>
            </w:pPr>
            <w:ins w:id="4439" w:author="Seggelke, Klaus" w:date="2017-03-17T16:47: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440" w:author="Seggelke, Klaus" w:date="2017-03-17T16:47:00Z"/>
              </w:rPr>
            </w:pPr>
          </w:p>
        </w:tc>
      </w:tr>
      <w:tr w:rsidR="00B1351F" w:rsidTr="00FA278F">
        <w:trPr>
          <w:ins w:id="4441" w:author="Seggelke, Klaus" w:date="2017-03-17T16:47: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442" w:author="Seggelke, Klaus" w:date="2017-03-17T16:47:00Z"/>
                <w:noProof/>
              </w:rPr>
            </w:pPr>
            <w:ins w:id="4443" w:author="Seggelke, Klaus" w:date="2017-03-17T16:47: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444" w:author="Seggelke, Klaus" w:date="2017-03-17T16:47:00Z"/>
              </w:rPr>
            </w:pPr>
            <w:ins w:id="4445" w:author="Seggelke, Klaus" w:date="2017-03-17T16:47:00Z">
              <w:r>
                <w:t>Following resources could be scaled up:</w:t>
              </w:r>
            </w:ins>
          </w:p>
          <w:p w:rsidR="00B1351F" w:rsidRDefault="00B1351F" w:rsidP="00FA278F">
            <w:pPr>
              <w:pStyle w:val="TestCaseInfo"/>
              <w:numPr>
                <w:ilvl w:val="0"/>
                <w:numId w:val="101"/>
              </w:numPr>
              <w:rPr>
                <w:ins w:id="4446" w:author="Seggelke, Klaus" w:date="2017-03-17T16:47:00Z"/>
              </w:rPr>
            </w:pPr>
            <w:ins w:id="4447" w:author="Seggelke, Klaus" w:date="2017-03-17T16:47:00Z">
              <w:r>
                <w:t>vMemory</w:t>
              </w:r>
            </w:ins>
          </w:p>
          <w:p w:rsidR="00B1351F" w:rsidRDefault="00B1351F" w:rsidP="00FA278F">
            <w:pPr>
              <w:pStyle w:val="TestCaseInfo"/>
              <w:numPr>
                <w:ilvl w:val="0"/>
                <w:numId w:val="101"/>
              </w:numPr>
              <w:rPr>
                <w:ins w:id="4448" w:author="Seggelke, Klaus" w:date="2017-03-17T16:47:00Z"/>
              </w:rPr>
            </w:pPr>
            <w:ins w:id="4449" w:author="Seggelke, Klaus" w:date="2017-03-17T16:47:00Z">
              <w:r>
                <w:t>vCPU cores</w:t>
              </w:r>
            </w:ins>
          </w:p>
          <w:p w:rsidR="00B1351F" w:rsidRDefault="00B1351F" w:rsidP="00FA278F">
            <w:pPr>
              <w:pStyle w:val="TestCaseInfo"/>
              <w:numPr>
                <w:ilvl w:val="0"/>
                <w:numId w:val="101"/>
              </w:numPr>
              <w:rPr>
                <w:ins w:id="4450" w:author="Seggelke, Klaus" w:date="2017-03-17T16:47:00Z"/>
              </w:rPr>
            </w:pPr>
            <w:ins w:id="4451" w:author="Seggelke, Klaus" w:date="2017-03-17T16:47:00Z">
              <w:r>
                <w:t>vStorage</w:t>
              </w:r>
            </w:ins>
          </w:p>
          <w:p w:rsidR="00B1351F" w:rsidRDefault="00B1351F" w:rsidP="00FA278F">
            <w:pPr>
              <w:pStyle w:val="TestCaseInfo"/>
              <w:numPr>
                <w:ilvl w:val="0"/>
                <w:numId w:val="101"/>
              </w:numPr>
              <w:rPr>
                <w:ins w:id="4452" w:author="Seggelke, Klaus" w:date="2017-03-17T16:47:00Z"/>
              </w:rPr>
            </w:pPr>
            <w:ins w:id="4453" w:author="Seggelke, Klaus" w:date="2017-03-17T16:47:00Z">
              <w:r>
                <w:t>vNIC or specialized hardware</w:t>
              </w:r>
            </w:ins>
          </w:p>
          <w:p w:rsidR="00B1351F" w:rsidRDefault="00B1351F" w:rsidP="00FA278F">
            <w:pPr>
              <w:pStyle w:val="TestCaseInfo"/>
              <w:rPr>
                <w:ins w:id="4454" w:author="Seggelke, Klaus" w:date="2017-03-17T16:47:00Z"/>
              </w:rPr>
            </w:pPr>
            <w:ins w:id="4455" w:author="Seggelke, Klaus" w:date="2017-03-17T16:47:00Z">
              <w:r>
                <w:t>In case scale-out the VNF adds new VNFCs.</w:t>
              </w:r>
            </w:ins>
          </w:p>
        </w:tc>
      </w:tr>
    </w:tbl>
    <w:p w:rsidR="00616AC4" w:rsidRDefault="00616AC4" w:rsidP="00753D2D">
      <w:pPr>
        <w:rPr>
          <w:ins w:id="4456" w:author="Seggelke, Klaus" w:date="2017-03-17T16:34: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1351F" w:rsidTr="00FA278F">
        <w:trPr>
          <w:ins w:id="4457" w:author="Seggelke, Klaus" w:date="2017-03-17T16:48:00Z"/>
        </w:trPr>
        <w:tc>
          <w:tcPr>
            <w:tcW w:w="9330" w:type="dxa"/>
            <w:gridSpan w:val="2"/>
            <w:tcBorders>
              <w:top w:val="single" w:sz="2" w:space="0" w:color="auto"/>
              <w:left w:val="single" w:sz="2" w:space="0" w:color="auto"/>
              <w:bottom w:val="single" w:sz="2" w:space="0" w:color="auto"/>
              <w:right w:val="single" w:sz="2" w:space="0" w:color="auto"/>
            </w:tcBorders>
            <w:hideMark/>
          </w:tcPr>
          <w:p w:rsidR="00B1351F" w:rsidRDefault="00B1351F" w:rsidP="00FA278F">
            <w:pPr>
              <w:pStyle w:val="TestCase"/>
              <w:rPr>
                <w:ins w:id="4458" w:author="Seggelke, Klaus" w:date="2017-03-17T16:48:00Z"/>
              </w:rPr>
            </w:pPr>
            <w:bookmarkStart w:id="4459" w:name="_Toc477881026"/>
            <w:ins w:id="4460" w:author="Seggelke, Klaus" w:date="2017-03-17T16:48:00Z">
              <w:r>
                <w:t>TC.VNF</w:t>
              </w:r>
            </w:ins>
            <w:ins w:id="4461" w:author="Seggelke, Klaus" w:date="2017-03-21T16:25:00Z">
              <w:r w:rsidR="00432562">
                <w:t>C</w:t>
              </w:r>
            </w:ins>
            <w:ins w:id="4462" w:author="Seggelke, Klaus" w:date="2017-03-17T16:48:00Z">
              <w:r>
                <w:t>.SCALE.OUT.001.3</w:t>
              </w:r>
              <w:r>
                <w:tab/>
                <w:t>Scale-Out</w:t>
              </w:r>
              <w:r w:rsidRPr="00093574">
                <w:t xml:space="preserve"> VNF</w:t>
              </w:r>
            </w:ins>
            <w:ins w:id="4463" w:author="Seggelke, Klaus" w:date="2017-03-21T16:32:00Z">
              <w:r w:rsidR="00432562">
                <w:t>C</w:t>
              </w:r>
            </w:ins>
            <w:ins w:id="4464" w:author="Seggelke, Klaus" w:date="2017-03-17T16:48:00Z">
              <w:r w:rsidRPr="00093574">
                <w:t xml:space="preserve"> instance</w:t>
              </w:r>
              <w:r>
                <w:t xml:space="preserve"> </w:t>
              </w:r>
              <w:r>
                <w:rPr>
                  <w:rFonts w:ascii="Tahoma" w:eastAsia="Times New Roman" w:hAnsi="Tahoma" w:cs="Tahoma"/>
                  <w:sz w:val="20"/>
                </w:rPr>
                <w:t xml:space="preserve">with On-demand Scaling event generated by </w:t>
              </w:r>
            </w:ins>
            <w:ins w:id="4465" w:author="Seggelke, Klaus" w:date="2017-03-17T16:49:00Z">
              <w:r>
                <w:rPr>
                  <w:rFonts w:ascii="Tahoma" w:eastAsia="Times New Roman" w:hAnsi="Tahoma" w:cs="Tahoma"/>
                  <w:sz w:val="20"/>
                </w:rPr>
                <w:t>VIM</w:t>
              </w:r>
            </w:ins>
            <w:bookmarkEnd w:id="4459"/>
          </w:p>
        </w:tc>
      </w:tr>
      <w:tr w:rsidR="00B1351F" w:rsidTr="00FA278F">
        <w:trPr>
          <w:trHeight w:val="896"/>
          <w:ins w:id="4466" w:author="Seggelke, Klaus" w:date="2017-03-17T16:48: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467" w:author="Seggelke, Klaus" w:date="2017-03-17T16:48:00Z"/>
              </w:rPr>
            </w:pPr>
            <w:ins w:id="4468" w:author="Seggelke, Klaus" w:date="2017-03-17T16:48: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B1351F" w:rsidRPr="00D67489" w:rsidRDefault="00B1351F" w:rsidP="00FA278F">
            <w:pPr>
              <w:pStyle w:val="TestCaseInfo"/>
              <w:rPr>
                <w:ins w:id="4469" w:author="Seggelke, Klaus" w:date="2017-03-17T16:48:00Z"/>
                <w:lang w:eastAsia="zh-CN"/>
              </w:rPr>
            </w:pPr>
            <w:ins w:id="4470" w:author="Seggelke, Klaus" w:date="2017-03-17T16:48:00Z">
              <w:r>
                <w:rPr>
                  <w:lang w:eastAsia="zh-CN"/>
                </w:rPr>
                <w:t xml:space="preserve">A VNF should have the capability to dynamically scale </w:t>
              </w:r>
            </w:ins>
            <w:ins w:id="4471" w:author="Seggelke, Klaus" w:date="2017-03-21T16:25:00Z">
              <w:r w:rsidR="00432562">
                <w:rPr>
                  <w:lang w:eastAsia="zh-CN"/>
                </w:rPr>
                <w:t>by adding additional VNFC(s)</w:t>
              </w:r>
              <w:r w:rsidR="00432562">
                <w:rPr>
                  <w:lang w:eastAsia="zh-CN"/>
                </w:rPr>
                <w:t xml:space="preserve"> </w:t>
              </w:r>
            </w:ins>
            <w:ins w:id="4472" w:author="Seggelke, Klaus" w:date="2017-03-17T16:48:00Z">
              <w:r>
                <w:rPr>
                  <w:lang w:eastAsia="zh-CN"/>
                </w:rPr>
                <w:t>based on the required load. The scaling to higher performance is the objective of this test. The VNF may has multiple levels of performance. Here we validate only one step, from the basic (lowest level) to the next level up.</w:t>
              </w:r>
            </w:ins>
          </w:p>
        </w:tc>
      </w:tr>
      <w:tr w:rsidR="00B1351F" w:rsidTr="00FA278F">
        <w:trPr>
          <w:ins w:id="4473" w:author="Seggelke, Klaus" w:date="2017-03-17T16:48: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474" w:author="Seggelke, Klaus" w:date="2017-03-17T16:48:00Z"/>
              </w:rPr>
            </w:pPr>
            <w:ins w:id="4475" w:author="Seggelke, Klaus" w:date="2017-03-17T16:48: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B1351F" w:rsidRDefault="00B1351F" w:rsidP="00FA278F">
            <w:pPr>
              <w:pStyle w:val="TestCaseInfo"/>
              <w:rPr>
                <w:ins w:id="4476" w:author="Seggelke, Klaus" w:date="2017-03-17T16:48:00Z"/>
                <w:lang w:eastAsia="zh-CN"/>
              </w:rPr>
            </w:pPr>
            <w:ins w:id="4477" w:author="Seggelke, Klaus" w:date="2017-03-17T16:48:00Z">
              <w:r>
                <w:rPr>
                  <w:lang w:eastAsia="zh-CN"/>
                </w:rPr>
                <w:t>Once the scaling increase is completed, the MANO should report the additional allocated virtualized resources. The MANO should have added more resources by increasing number of VNFCs. The EM may require to reconfigure the VNFCs. Therefore, traffic should be generated to validate that the VNFCs can process packets correctly. The trigger for this event to occur is the following:</w:t>
              </w:r>
            </w:ins>
          </w:p>
          <w:p w:rsidR="00B1351F" w:rsidRDefault="00B1351F">
            <w:pPr>
              <w:pStyle w:val="TestCaseInfo"/>
              <w:numPr>
                <w:ilvl w:val="0"/>
                <w:numId w:val="214"/>
              </w:numPr>
              <w:rPr>
                <w:ins w:id="4478" w:author="Seggelke, Klaus" w:date="2017-03-17T16:48:00Z"/>
                <w:lang w:eastAsia="zh-CN"/>
              </w:rPr>
              <w:pPrChange w:id="4479" w:author="Seggelke, Klaus" w:date="2017-03-17T16:49:00Z">
                <w:pPr>
                  <w:pStyle w:val="TestCaseInfo"/>
                  <w:numPr>
                    <w:numId w:val="217"/>
                  </w:numPr>
                  <w:ind w:left="720" w:hanging="360"/>
                </w:pPr>
              </w:pPrChange>
            </w:pPr>
            <w:ins w:id="4480" w:author="Seggelke, Klaus" w:date="2017-03-17T16:48:00Z">
              <w:r w:rsidRPr="006E70F4">
                <w:rPr>
                  <w:lang w:eastAsia="zh-CN"/>
                </w:rPr>
                <w:t>VIM generated event – On-demand Scaling</w:t>
              </w:r>
            </w:ins>
          </w:p>
        </w:tc>
      </w:tr>
      <w:tr w:rsidR="00B1351F" w:rsidTr="00FA278F">
        <w:trPr>
          <w:trHeight w:val="283"/>
          <w:ins w:id="4481" w:author="Seggelke, Klaus" w:date="2017-03-17T16:48: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482" w:author="Seggelke, Klaus" w:date="2017-03-17T16:48:00Z"/>
              </w:rPr>
            </w:pPr>
            <w:ins w:id="4483" w:author="Seggelke, Klaus" w:date="2017-03-17T16:48:00Z">
              <w:r>
                <w:t>Test Setup</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484" w:author="Seggelke, Klaus" w:date="2017-03-17T16:48:00Z"/>
                <w:lang w:eastAsia="zh-CN"/>
              </w:rPr>
            </w:pPr>
          </w:p>
        </w:tc>
      </w:tr>
      <w:tr w:rsidR="00B1351F" w:rsidTr="00FA278F">
        <w:trPr>
          <w:trHeight w:val="515"/>
          <w:ins w:id="4485" w:author="Seggelke, Klaus" w:date="2017-03-17T16:48: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486" w:author="Seggelke, Klaus" w:date="2017-03-17T16:48:00Z"/>
              </w:rPr>
            </w:pPr>
            <w:ins w:id="4487" w:author="Seggelke, Klaus" w:date="2017-03-17T16:48:00Z">
              <w:r>
                <w:t>Parameters</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488" w:author="Seggelke, Klaus" w:date="2017-03-17T16:48:00Z"/>
              </w:rPr>
            </w:pPr>
          </w:p>
        </w:tc>
      </w:tr>
      <w:tr w:rsidR="00B1351F" w:rsidTr="00FA278F">
        <w:trPr>
          <w:ins w:id="4489" w:author="Seggelke, Klaus" w:date="2017-03-17T16:48: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490" w:author="Seggelke, Klaus" w:date="2017-03-17T16:48:00Z"/>
              </w:rPr>
            </w:pPr>
            <w:ins w:id="4491" w:author="Seggelke, Klaus" w:date="2017-03-17T16:48: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492" w:author="Seggelke, Klaus" w:date="2017-03-17T16:48:00Z"/>
              </w:rPr>
            </w:pPr>
          </w:p>
        </w:tc>
      </w:tr>
      <w:tr w:rsidR="00B1351F" w:rsidTr="00FA278F">
        <w:trPr>
          <w:ins w:id="4493" w:author="Seggelke, Klaus" w:date="2017-03-17T16:48: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494" w:author="Seggelke, Klaus" w:date="2017-03-17T16:48:00Z"/>
              </w:rPr>
            </w:pPr>
            <w:ins w:id="4495" w:author="Seggelke, Klaus" w:date="2017-03-17T16:48:00Z">
              <w:r>
                <w:t>Pre-conditions:</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496" w:author="Seggelke, Klaus" w:date="2017-03-17T16:48:00Z"/>
                <w:lang w:eastAsia="zh-CN"/>
              </w:rPr>
            </w:pPr>
          </w:p>
        </w:tc>
      </w:tr>
      <w:tr w:rsidR="00B1351F" w:rsidTr="00FA278F">
        <w:trPr>
          <w:trHeight w:val="715"/>
          <w:ins w:id="4497" w:author="Seggelke, Klaus" w:date="2017-03-17T16:48: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498" w:author="Seggelke, Klaus" w:date="2017-03-17T16:48:00Z"/>
              </w:rPr>
            </w:pPr>
            <w:ins w:id="4499" w:author="Seggelke, Klaus" w:date="2017-03-17T16:48:00Z">
              <w:r>
                <w:t>Procedure</w:t>
              </w:r>
            </w:ins>
          </w:p>
        </w:tc>
        <w:tc>
          <w:tcPr>
            <w:tcW w:w="7979" w:type="dxa"/>
            <w:tcBorders>
              <w:top w:val="single" w:sz="2" w:space="0" w:color="auto"/>
              <w:left w:val="single" w:sz="2" w:space="0" w:color="auto"/>
              <w:bottom w:val="single" w:sz="2" w:space="0" w:color="auto"/>
              <w:right w:val="single" w:sz="2" w:space="0" w:color="auto"/>
            </w:tcBorders>
          </w:tcPr>
          <w:p w:rsidR="00B1351F" w:rsidRPr="00093574" w:rsidRDefault="00B1351F" w:rsidP="00FA278F">
            <w:pPr>
              <w:pStyle w:val="TestCaseInfo"/>
              <w:rPr>
                <w:ins w:id="4500" w:author="Seggelke, Klaus" w:date="2017-03-17T16:48:00Z"/>
              </w:rPr>
            </w:pPr>
            <w:ins w:id="4501" w:author="Seggelke, Klaus" w:date="2017-03-17T16:48:00Z">
              <w:r w:rsidRPr="00093574">
                <w:t>Sequence:</w:t>
              </w:r>
            </w:ins>
          </w:p>
          <w:p w:rsidR="00B1351F" w:rsidRPr="00093574" w:rsidRDefault="00B1351F">
            <w:pPr>
              <w:pStyle w:val="TestCaseInfo"/>
              <w:numPr>
                <w:ilvl w:val="0"/>
                <w:numId w:val="241"/>
              </w:numPr>
              <w:rPr>
                <w:ins w:id="4502" w:author="Seggelke, Klaus" w:date="2017-03-17T16:48:00Z"/>
              </w:rPr>
              <w:pPrChange w:id="4503" w:author="Seggelke, Klaus" w:date="2017-03-17T16:48:00Z">
                <w:pPr>
                  <w:pStyle w:val="TestCaseInfo"/>
                  <w:numPr>
                    <w:numId w:val="239"/>
                  </w:numPr>
                  <w:ind w:left="720" w:hanging="360"/>
                </w:pPr>
              </w:pPrChange>
            </w:pPr>
            <w:ins w:id="4504" w:author="Seggelke, Klaus" w:date="2017-03-17T16:48:00Z">
              <w:r w:rsidRPr="00093574">
                <w:t>Instantiate VNF</w:t>
              </w:r>
            </w:ins>
          </w:p>
          <w:p w:rsidR="00B1351F" w:rsidRDefault="00B1351F">
            <w:pPr>
              <w:pStyle w:val="TestCaseInfo"/>
              <w:numPr>
                <w:ilvl w:val="0"/>
                <w:numId w:val="241"/>
              </w:numPr>
              <w:rPr>
                <w:ins w:id="4505" w:author="Seggelke, Klaus" w:date="2017-03-17T16:48:00Z"/>
              </w:rPr>
              <w:pPrChange w:id="4506" w:author="Seggelke, Klaus" w:date="2017-03-17T16:48:00Z">
                <w:pPr>
                  <w:pStyle w:val="TestCaseInfo"/>
                  <w:numPr>
                    <w:numId w:val="239"/>
                  </w:numPr>
                  <w:ind w:left="720" w:hanging="360"/>
                </w:pPr>
              </w:pPrChange>
            </w:pPr>
            <w:ins w:id="4507" w:author="Seggelke, Klaus" w:date="2017-03-17T16:48:00Z">
              <w:r w:rsidRPr="00074BEF">
                <w:lastRenderedPageBreak/>
                <w:t>Validate VNF instantiation state is INSTANTIATED and VNF state is STARTED (--&gt; time stamp when correct state reached)</w:t>
              </w:r>
            </w:ins>
          </w:p>
          <w:p w:rsidR="00B1351F" w:rsidRPr="00093574" w:rsidRDefault="00B1351F">
            <w:pPr>
              <w:pStyle w:val="TestCaseInfo"/>
              <w:numPr>
                <w:ilvl w:val="0"/>
                <w:numId w:val="241"/>
              </w:numPr>
              <w:rPr>
                <w:ins w:id="4508" w:author="Seggelke, Klaus" w:date="2017-03-17T16:48:00Z"/>
              </w:rPr>
              <w:pPrChange w:id="4509" w:author="Seggelke, Klaus" w:date="2017-03-17T16:48:00Z">
                <w:pPr>
                  <w:pStyle w:val="TestCaseInfo"/>
                  <w:numPr>
                    <w:numId w:val="239"/>
                  </w:numPr>
                  <w:ind w:left="720" w:hanging="360"/>
                </w:pPr>
              </w:pPrChange>
            </w:pPr>
            <w:ins w:id="4510" w:author="Seggelke, Klaus" w:date="2017-03-17T16:48:00Z">
              <w:r w:rsidRPr="00093574">
                <w:t>Generate low traffic load</w:t>
              </w:r>
            </w:ins>
          </w:p>
          <w:p w:rsidR="00B1351F" w:rsidRPr="00093574" w:rsidRDefault="00B1351F">
            <w:pPr>
              <w:pStyle w:val="TestCaseInfo"/>
              <w:numPr>
                <w:ilvl w:val="0"/>
                <w:numId w:val="241"/>
              </w:numPr>
              <w:rPr>
                <w:ins w:id="4511" w:author="Seggelke, Klaus" w:date="2017-03-17T16:48:00Z"/>
              </w:rPr>
              <w:pPrChange w:id="4512" w:author="Seggelke, Klaus" w:date="2017-03-17T16:48:00Z">
                <w:pPr>
                  <w:pStyle w:val="TestCaseInfo"/>
                  <w:numPr>
                    <w:numId w:val="239"/>
                  </w:numPr>
                  <w:ind w:left="720" w:hanging="360"/>
                </w:pPr>
              </w:pPrChange>
            </w:pPr>
            <w:ins w:id="4513" w:author="Seggelke, Klaus" w:date="2017-03-17T16:48:00Z">
              <w:r w:rsidRPr="00093574">
                <w:t>Validate that traffic flows through without issues (--&gt; no dropped packets)</w:t>
              </w:r>
            </w:ins>
          </w:p>
          <w:p w:rsidR="00B1351F" w:rsidRPr="00093574" w:rsidRDefault="00B1351F">
            <w:pPr>
              <w:pStyle w:val="TestCaseInfo"/>
              <w:numPr>
                <w:ilvl w:val="0"/>
                <w:numId w:val="241"/>
              </w:numPr>
              <w:rPr>
                <w:ins w:id="4514" w:author="Seggelke, Klaus" w:date="2017-03-17T16:48:00Z"/>
              </w:rPr>
              <w:pPrChange w:id="4515" w:author="Seggelke, Klaus" w:date="2017-03-17T16:48:00Z">
                <w:pPr>
                  <w:pStyle w:val="TestCaseInfo"/>
                  <w:numPr>
                    <w:numId w:val="239"/>
                  </w:numPr>
                  <w:ind w:left="720" w:hanging="360"/>
                </w:pPr>
              </w:pPrChange>
            </w:pPr>
            <w:ins w:id="4516" w:author="Seggelke, Klaus" w:date="2017-03-17T16:48:00Z">
              <w:r w:rsidRPr="00093574">
                <w:t>Trigger a resize of the NFV resources and generate more traffic to validate the higher capacity</w:t>
              </w:r>
              <w:r>
                <w:t xml:space="preserve"> or cause the trigger</w:t>
              </w:r>
            </w:ins>
          </w:p>
          <w:p w:rsidR="00B1351F" w:rsidRPr="00093574" w:rsidRDefault="00B1351F">
            <w:pPr>
              <w:pStyle w:val="TestCaseInfo"/>
              <w:numPr>
                <w:ilvl w:val="0"/>
                <w:numId w:val="241"/>
              </w:numPr>
              <w:rPr>
                <w:ins w:id="4517" w:author="Seggelke, Klaus" w:date="2017-03-17T16:48:00Z"/>
              </w:rPr>
              <w:pPrChange w:id="4518" w:author="Seggelke, Klaus" w:date="2017-03-17T16:48:00Z">
                <w:pPr>
                  <w:pStyle w:val="TestCaseInfo"/>
                  <w:numPr>
                    <w:numId w:val="239"/>
                  </w:numPr>
                  <w:ind w:left="720" w:hanging="360"/>
                </w:pPr>
              </w:pPrChange>
            </w:pPr>
            <w:ins w:id="4519" w:author="Seggelke, Klaus" w:date="2017-03-17T16:48:00Z">
              <w:r w:rsidRPr="00093574">
                <w:t>Validate VNF has resized</w:t>
              </w:r>
              <w:r>
                <w:t xml:space="preserve"> by adding VNFCs</w:t>
              </w:r>
              <w:r w:rsidRPr="00093574">
                <w:t>, has higher capacity and determine the service disruption</w:t>
              </w:r>
            </w:ins>
          </w:p>
          <w:p w:rsidR="00B1351F" w:rsidRPr="00093574" w:rsidRDefault="00B1351F">
            <w:pPr>
              <w:pStyle w:val="TestCaseInfo"/>
              <w:numPr>
                <w:ilvl w:val="0"/>
                <w:numId w:val="241"/>
              </w:numPr>
              <w:rPr>
                <w:ins w:id="4520" w:author="Seggelke, Klaus" w:date="2017-03-17T16:48:00Z"/>
              </w:rPr>
              <w:pPrChange w:id="4521" w:author="Seggelke, Klaus" w:date="2017-03-17T16:48:00Z">
                <w:pPr>
                  <w:pStyle w:val="TestCaseInfo"/>
                  <w:numPr>
                    <w:numId w:val="239"/>
                  </w:numPr>
                  <w:ind w:left="720" w:hanging="360"/>
                </w:pPr>
              </w:pPrChange>
            </w:pPr>
            <w:ins w:id="4522" w:author="Seggelke, Klaus" w:date="2017-03-17T16:48:00Z">
              <w:r w:rsidRPr="00093574">
                <w:t>Stop traffic</w:t>
              </w:r>
            </w:ins>
          </w:p>
          <w:p w:rsidR="00B1351F" w:rsidRPr="00093574" w:rsidRDefault="00B1351F">
            <w:pPr>
              <w:pStyle w:val="TestCaseInfo"/>
              <w:numPr>
                <w:ilvl w:val="0"/>
                <w:numId w:val="241"/>
              </w:numPr>
              <w:rPr>
                <w:ins w:id="4523" w:author="Seggelke, Klaus" w:date="2017-03-17T16:48:00Z"/>
              </w:rPr>
              <w:pPrChange w:id="4524" w:author="Seggelke, Klaus" w:date="2017-03-17T16:48:00Z">
                <w:pPr>
                  <w:pStyle w:val="TestCaseInfo"/>
                  <w:numPr>
                    <w:numId w:val="239"/>
                  </w:numPr>
                  <w:ind w:left="720" w:hanging="360"/>
                </w:pPr>
              </w:pPrChange>
            </w:pPr>
            <w:ins w:id="4525" w:author="Seggelke, Klaus" w:date="2017-03-17T16:48:00Z">
              <w:r w:rsidRPr="00093574">
                <w:t>Terminate VNF</w:t>
              </w:r>
            </w:ins>
          </w:p>
        </w:tc>
      </w:tr>
      <w:tr w:rsidR="00B1351F" w:rsidTr="00FA278F">
        <w:trPr>
          <w:ins w:id="4526" w:author="Seggelke, Klaus" w:date="2017-03-17T16:48: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527" w:author="Seggelke, Klaus" w:date="2017-03-17T16:48:00Z"/>
              </w:rPr>
            </w:pPr>
            <w:ins w:id="4528" w:author="Seggelke, Klaus" w:date="2017-03-17T16:48:00Z">
              <w:r>
                <w:rPr>
                  <w:noProof/>
                </w:rPr>
                <w:lastRenderedPageBreak/>
                <w:t>Extensions:</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529" w:author="Seggelke, Klaus" w:date="2017-03-17T16:48:00Z"/>
              </w:rPr>
            </w:pPr>
          </w:p>
        </w:tc>
      </w:tr>
      <w:tr w:rsidR="00B1351F" w:rsidTr="00FA278F">
        <w:trPr>
          <w:ins w:id="4530" w:author="Seggelke, Klaus" w:date="2017-03-17T16:48: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531" w:author="Seggelke, Klaus" w:date="2017-03-17T16:48:00Z"/>
                <w:noProof/>
              </w:rPr>
            </w:pPr>
            <w:ins w:id="4532" w:author="Seggelke, Klaus" w:date="2017-03-17T16:48: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533" w:author="Seggelke, Klaus" w:date="2017-03-17T16:48:00Z"/>
              </w:rPr>
            </w:pPr>
            <w:ins w:id="4534" w:author="Seggelke, Klaus" w:date="2017-03-17T16:48:00Z">
              <w:r>
                <w:t>Following resources could be scaled up:</w:t>
              </w:r>
            </w:ins>
          </w:p>
          <w:p w:rsidR="00B1351F" w:rsidRDefault="00B1351F" w:rsidP="00B1351F">
            <w:pPr>
              <w:pStyle w:val="TestCaseInfo"/>
              <w:numPr>
                <w:ilvl w:val="0"/>
                <w:numId w:val="101"/>
              </w:numPr>
              <w:rPr>
                <w:ins w:id="4535" w:author="Seggelke, Klaus" w:date="2017-03-17T16:48:00Z"/>
              </w:rPr>
            </w:pPr>
            <w:ins w:id="4536" w:author="Seggelke, Klaus" w:date="2017-03-17T16:48:00Z">
              <w:r>
                <w:t>vMemory</w:t>
              </w:r>
            </w:ins>
          </w:p>
          <w:p w:rsidR="00B1351F" w:rsidRDefault="00B1351F" w:rsidP="00B1351F">
            <w:pPr>
              <w:pStyle w:val="TestCaseInfo"/>
              <w:numPr>
                <w:ilvl w:val="0"/>
                <w:numId w:val="101"/>
              </w:numPr>
              <w:rPr>
                <w:ins w:id="4537" w:author="Seggelke, Klaus" w:date="2017-03-17T16:48:00Z"/>
              </w:rPr>
            </w:pPr>
            <w:ins w:id="4538" w:author="Seggelke, Klaus" w:date="2017-03-17T16:48:00Z">
              <w:r>
                <w:t>vCPU cores</w:t>
              </w:r>
            </w:ins>
          </w:p>
          <w:p w:rsidR="00B1351F" w:rsidRDefault="00B1351F" w:rsidP="00B1351F">
            <w:pPr>
              <w:pStyle w:val="TestCaseInfo"/>
              <w:numPr>
                <w:ilvl w:val="0"/>
                <w:numId w:val="101"/>
              </w:numPr>
              <w:rPr>
                <w:ins w:id="4539" w:author="Seggelke, Klaus" w:date="2017-03-17T16:48:00Z"/>
              </w:rPr>
            </w:pPr>
            <w:ins w:id="4540" w:author="Seggelke, Klaus" w:date="2017-03-17T16:48:00Z">
              <w:r>
                <w:t>vStorage</w:t>
              </w:r>
            </w:ins>
          </w:p>
          <w:p w:rsidR="00B1351F" w:rsidRDefault="00B1351F" w:rsidP="00B1351F">
            <w:pPr>
              <w:pStyle w:val="TestCaseInfo"/>
              <w:numPr>
                <w:ilvl w:val="0"/>
                <w:numId w:val="101"/>
              </w:numPr>
              <w:rPr>
                <w:ins w:id="4541" w:author="Seggelke, Klaus" w:date="2017-03-17T16:48:00Z"/>
              </w:rPr>
            </w:pPr>
            <w:ins w:id="4542" w:author="Seggelke, Klaus" w:date="2017-03-17T16:48:00Z">
              <w:r>
                <w:t>vNIC or specialized hardware</w:t>
              </w:r>
            </w:ins>
          </w:p>
          <w:p w:rsidR="00B1351F" w:rsidRDefault="00B1351F" w:rsidP="00FA278F">
            <w:pPr>
              <w:pStyle w:val="TestCaseInfo"/>
              <w:rPr>
                <w:ins w:id="4543" w:author="Seggelke, Klaus" w:date="2017-03-17T16:48:00Z"/>
              </w:rPr>
            </w:pPr>
            <w:ins w:id="4544" w:author="Seggelke, Klaus" w:date="2017-03-17T16:48:00Z">
              <w:r>
                <w:t>In case scale-out the VNF adds new VNFCs.</w:t>
              </w:r>
            </w:ins>
          </w:p>
        </w:tc>
      </w:tr>
    </w:tbl>
    <w:p w:rsidR="00616AC4" w:rsidRDefault="00616AC4" w:rsidP="00753D2D">
      <w:pPr>
        <w:rPr>
          <w:ins w:id="4545" w:author="Seggelke, Klaus" w:date="2017-03-17T16:50: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1351F" w:rsidTr="00FA278F">
        <w:trPr>
          <w:ins w:id="4546" w:author="Seggelke, Klaus" w:date="2017-03-17T16:50:00Z"/>
        </w:trPr>
        <w:tc>
          <w:tcPr>
            <w:tcW w:w="9330" w:type="dxa"/>
            <w:gridSpan w:val="2"/>
            <w:tcBorders>
              <w:top w:val="single" w:sz="2" w:space="0" w:color="auto"/>
              <w:left w:val="single" w:sz="2" w:space="0" w:color="auto"/>
              <w:bottom w:val="single" w:sz="2" w:space="0" w:color="auto"/>
              <w:right w:val="single" w:sz="2" w:space="0" w:color="auto"/>
            </w:tcBorders>
            <w:hideMark/>
          </w:tcPr>
          <w:p w:rsidR="00B1351F" w:rsidRDefault="00B1351F" w:rsidP="00FA278F">
            <w:pPr>
              <w:pStyle w:val="TestCase"/>
              <w:rPr>
                <w:ins w:id="4547" w:author="Seggelke, Klaus" w:date="2017-03-17T16:50:00Z"/>
              </w:rPr>
            </w:pPr>
            <w:bookmarkStart w:id="4548" w:name="_Toc477881027"/>
            <w:ins w:id="4549" w:author="Seggelke, Klaus" w:date="2017-03-17T16:50:00Z">
              <w:r>
                <w:t>TC.VNF</w:t>
              </w:r>
            </w:ins>
            <w:ins w:id="4550" w:author="Seggelke, Klaus" w:date="2017-03-21T16:25:00Z">
              <w:r w:rsidR="00432562">
                <w:t>C</w:t>
              </w:r>
            </w:ins>
            <w:ins w:id="4551" w:author="Seggelke, Klaus" w:date="2017-03-17T16:50:00Z">
              <w:r>
                <w:t>.SCALE.OUT.001.4</w:t>
              </w:r>
              <w:r>
                <w:tab/>
                <w:t>Scale-Out</w:t>
              </w:r>
              <w:r w:rsidRPr="00093574">
                <w:t xml:space="preserve"> VNF</w:t>
              </w:r>
            </w:ins>
            <w:ins w:id="4552" w:author="Seggelke, Klaus" w:date="2017-03-21T16:32:00Z">
              <w:r w:rsidR="00432562">
                <w:t>C</w:t>
              </w:r>
            </w:ins>
            <w:ins w:id="4553" w:author="Seggelke, Klaus" w:date="2017-03-17T16:50:00Z">
              <w:r w:rsidRPr="00093574">
                <w:t xml:space="preserve"> instance</w:t>
              </w:r>
              <w:r>
                <w:t xml:space="preserve"> </w:t>
              </w:r>
              <w:r>
                <w:rPr>
                  <w:rFonts w:ascii="Tahoma" w:eastAsia="Times New Roman" w:hAnsi="Tahoma" w:cs="Tahoma"/>
                  <w:sz w:val="20"/>
                </w:rPr>
                <w:t xml:space="preserve">with On-demand Scaling event generated by </w:t>
              </w:r>
            </w:ins>
            <w:ins w:id="4554" w:author="Seggelke, Klaus" w:date="2017-03-17T16:51:00Z">
              <w:r>
                <w:rPr>
                  <w:rFonts w:ascii="Tahoma" w:eastAsia="Times New Roman" w:hAnsi="Tahoma" w:cs="Tahoma"/>
                  <w:sz w:val="20"/>
                </w:rPr>
                <w:t>EM</w:t>
              </w:r>
            </w:ins>
            <w:bookmarkEnd w:id="4548"/>
          </w:p>
        </w:tc>
      </w:tr>
      <w:tr w:rsidR="00B1351F" w:rsidTr="00FA278F">
        <w:trPr>
          <w:trHeight w:val="896"/>
          <w:ins w:id="4555" w:author="Seggelke, Klaus" w:date="2017-03-17T16:50: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556" w:author="Seggelke, Klaus" w:date="2017-03-17T16:50:00Z"/>
              </w:rPr>
            </w:pPr>
            <w:ins w:id="4557" w:author="Seggelke, Klaus" w:date="2017-03-17T16:50: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B1351F" w:rsidRPr="00D67489" w:rsidRDefault="00B1351F" w:rsidP="00FA278F">
            <w:pPr>
              <w:pStyle w:val="TestCaseInfo"/>
              <w:rPr>
                <w:ins w:id="4558" w:author="Seggelke, Klaus" w:date="2017-03-17T16:50:00Z"/>
                <w:lang w:eastAsia="zh-CN"/>
              </w:rPr>
            </w:pPr>
            <w:ins w:id="4559" w:author="Seggelke, Klaus" w:date="2017-03-17T16:50:00Z">
              <w:r>
                <w:rPr>
                  <w:lang w:eastAsia="zh-CN"/>
                </w:rPr>
                <w:t xml:space="preserve">A VNF should have the capability to dynamically scale </w:t>
              </w:r>
            </w:ins>
            <w:ins w:id="4560" w:author="Seggelke, Klaus" w:date="2017-03-21T16:25:00Z">
              <w:r w:rsidR="00432562">
                <w:rPr>
                  <w:lang w:eastAsia="zh-CN"/>
                </w:rPr>
                <w:t>by adding additional VNFC(s)</w:t>
              </w:r>
              <w:r w:rsidR="00432562">
                <w:rPr>
                  <w:lang w:eastAsia="zh-CN"/>
                </w:rPr>
                <w:t xml:space="preserve"> </w:t>
              </w:r>
            </w:ins>
            <w:ins w:id="4561" w:author="Seggelke, Klaus" w:date="2017-03-17T16:50:00Z">
              <w:r>
                <w:rPr>
                  <w:lang w:eastAsia="zh-CN"/>
                </w:rPr>
                <w:t>based on the required load. The scaling to higher performance is the objective of this test. The VNF may has multiple levels of performance. Here we validate only one step, from the basic (lowest level) to the next level up.</w:t>
              </w:r>
            </w:ins>
          </w:p>
        </w:tc>
      </w:tr>
      <w:tr w:rsidR="00B1351F" w:rsidTr="00FA278F">
        <w:trPr>
          <w:ins w:id="4562" w:author="Seggelke, Klaus" w:date="2017-03-17T16:50: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563" w:author="Seggelke, Klaus" w:date="2017-03-17T16:50:00Z"/>
              </w:rPr>
            </w:pPr>
            <w:ins w:id="4564" w:author="Seggelke, Klaus" w:date="2017-03-17T16:50: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B1351F" w:rsidRDefault="00B1351F" w:rsidP="00FA278F">
            <w:pPr>
              <w:pStyle w:val="TestCaseInfo"/>
              <w:rPr>
                <w:ins w:id="4565" w:author="Seggelke, Klaus" w:date="2017-03-17T16:50:00Z"/>
                <w:lang w:eastAsia="zh-CN"/>
              </w:rPr>
            </w:pPr>
            <w:ins w:id="4566" w:author="Seggelke, Klaus" w:date="2017-03-17T16:50:00Z">
              <w:r>
                <w:rPr>
                  <w:lang w:eastAsia="zh-CN"/>
                </w:rPr>
                <w:t>Once the scaling increase is completed, the MANO should report the additional allocated virtualized resources. The MANO should have added more resources by increasing number of VNFCs. The EM may require to reconfigure the VNFCs. Therefore, traffic should be generated to validate that the VNFCs can process packets correctly. The trigger for this event to occur is the following:</w:t>
              </w:r>
            </w:ins>
          </w:p>
          <w:p w:rsidR="00B1351F" w:rsidRDefault="00B1351F">
            <w:pPr>
              <w:pStyle w:val="TestCaseInfo"/>
              <w:numPr>
                <w:ilvl w:val="0"/>
                <w:numId w:val="214"/>
              </w:numPr>
              <w:rPr>
                <w:ins w:id="4567" w:author="Seggelke, Klaus" w:date="2017-03-17T16:50:00Z"/>
                <w:lang w:eastAsia="zh-CN"/>
              </w:rPr>
              <w:pPrChange w:id="4568" w:author="Seggelke, Klaus" w:date="2017-03-17T16:51:00Z">
                <w:pPr>
                  <w:pStyle w:val="TestCaseInfo"/>
                  <w:numPr>
                    <w:numId w:val="217"/>
                  </w:numPr>
                  <w:ind w:left="720" w:hanging="360"/>
                </w:pPr>
              </w:pPrChange>
            </w:pPr>
            <w:ins w:id="4569" w:author="Seggelke, Klaus" w:date="2017-03-17T16:50:00Z">
              <w:r w:rsidRPr="006E70F4">
                <w:rPr>
                  <w:lang w:eastAsia="zh-CN"/>
                </w:rPr>
                <w:t>EM generated event – On-demand Scaling (e.g. EM receives information from the VNF and determines the need to auto scale)</w:t>
              </w:r>
            </w:ins>
          </w:p>
        </w:tc>
      </w:tr>
      <w:tr w:rsidR="00B1351F" w:rsidTr="00FA278F">
        <w:trPr>
          <w:trHeight w:val="283"/>
          <w:ins w:id="4570" w:author="Seggelke, Klaus" w:date="2017-03-17T16:50: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571" w:author="Seggelke, Klaus" w:date="2017-03-17T16:50:00Z"/>
              </w:rPr>
            </w:pPr>
            <w:ins w:id="4572" w:author="Seggelke, Klaus" w:date="2017-03-17T16:50:00Z">
              <w:r>
                <w:t>Test Setup</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573" w:author="Seggelke, Klaus" w:date="2017-03-17T16:50:00Z"/>
                <w:lang w:eastAsia="zh-CN"/>
              </w:rPr>
            </w:pPr>
          </w:p>
        </w:tc>
      </w:tr>
      <w:tr w:rsidR="00B1351F" w:rsidTr="00FA278F">
        <w:trPr>
          <w:trHeight w:val="515"/>
          <w:ins w:id="4574" w:author="Seggelke, Klaus" w:date="2017-03-17T16:50: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575" w:author="Seggelke, Klaus" w:date="2017-03-17T16:50:00Z"/>
              </w:rPr>
            </w:pPr>
            <w:ins w:id="4576" w:author="Seggelke, Klaus" w:date="2017-03-17T16:50:00Z">
              <w:r>
                <w:t>Parameters</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577" w:author="Seggelke, Klaus" w:date="2017-03-17T16:50:00Z"/>
              </w:rPr>
            </w:pPr>
          </w:p>
        </w:tc>
      </w:tr>
      <w:tr w:rsidR="00B1351F" w:rsidTr="00FA278F">
        <w:trPr>
          <w:ins w:id="4578" w:author="Seggelke, Klaus" w:date="2017-03-17T16:50: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579" w:author="Seggelke, Klaus" w:date="2017-03-17T16:50:00Z"/>
              </w:rPr>
            </w:pPr>
            <w:ins w:id="4580" w:author="Seggelke, Klaus" w:date="2017-03-17T16:50: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581" w:author="Seggelke, Klaus" w:date="2017-03-17T16:50:00Z"/>
              </w:rPr>
            </w:pPr>
          </w:p>
        </w:tc>
      </w:tr>
      <w:tr w:rsidR="00B1351F" w:rsidTr="00FA278F">
        <w:trPr>
          <w:ins w:id="4582" w:author="Seggelke, Klaus" w:date="2017-03-17T16:50: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583" w:author="Seggelke, Klaus" w:date="2017-03-17T16:50:00Z"/>
              </w:rPr>
            </w:pPr>
            <w:ins w:id="4584" w:author="Seggelke, Klaus" w:date="2017-03-17T16:50:00Z">
              <w:r>
                <w:t>Pre-conditions:</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585" w:author="Seggelke, Klaus" w:date="2017-03-17T16:50:00Z"/>
                <w:lang w:eastAsia="zh-CN"/>
              </w:rPr>
            </w:pPr>
          </w:p>
        </w:tc>
      </w:tr>
      <w:tr w:rsidR="00B1351F" w:rsidTr="00FA278F">
        <w:trPr>
          <w:trHeight w:val="715"/>
          <w:ins w:id="4586" w:author="Seggelke, Klaus" w:date="2017-03-17T16:50: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587" w:author="Seggelke, Klaus" w:date="2017-03-17T16:50:00Z"/>
              </w:rPr>
            </w:pPr>
            <w:ins w:id="4588" w:author="Seggelke, Klaus" w:date="2017-03-17T16:50:00Z">
              <w:r>
                <w:t>Procedure</w:t>
              </w:r>
            </w:ins>
          </w:p>
        </w:tc>
        <w:tc>
          <w:tcPr>
            <w:tcW w:w="7979" w:type="dxa"/>
            <w:tcBorders>
              <w:top w:val="single" w:sz="2" w:space="0" w:color="auto"/>
              <w:left w:val="single" w:sz="2" w:space="0" w:color="auto"/>
              <w:bottom w:val="single" w:sz="2" w:space="0" w:color="auto"/>
              <w:right w:val="single" w:sz="2" w:space="0" w:color="auto"/>
            </w:tcBorders>
          </w:tcPr>
          <w:p w:rsidR="00B1351F" w:rsidRPr="00093574" w:rsidRDefault="00B1351F" w:rsidP="00FA278F">
            <w:pPr>
              <w:pStyle w:val="TestCaseInfo"/>
              <w:rPr>
                <w:ins w:id="4589" w:author="Seggelke, Klaus" w:date="2017-03-17T16:50:00Z"/>
              </w:rPr>
            </w:pPr>
            <w:ins w:id="4590" w:author="Seggelke, Klaus" w:date="2017-03-17T16:50:00Z">
              <w:r w:rsidRPr="00093574">
                <w:t>Sequence:</w:t>
              </w:r>
            </w:ins>
          </w:p>
          <w:p w:rsidR="00B1351F" w:rsidRPr="00093574" w:rsidRDefault="00B1351F">
            <w:pPr>
              <w:pStyle w:val="TestCaseInfo"/>
              <w:numPr>
                <w:ilvl w:val="0"/>
                <w:numId w:val="242"/>
              </w:numPr>
              <w:rPr>
                <w:ins w:id="4591" w:author="Seggelke, Klaus" w:date="2017-03-17T16:50:00Z"/>
              </w:rPr>
              <w:pPrChange w:id="4592" w:author="Seggelke, Klaus" w:date="2017-03-17T16:50:00Z">
                <w:pPr>
                  <w:pStyle w:val="TestCaseInfo"/>
                  <w:numPr>
                    <w:numId w:val="239"/>
                  </w:numPr>
                  <w:ind w:left="720" w:hanging="360"/>
                </w:pPr>
              </w:pPrChange>
            </w:pPr>
            <w:ins w:id="4593" w:author="Seggelke, Klaus" w:date="2017-03-17T16:50:00Z">
              <w:r w:rsidRPr="00093574">
                <w:t>Instantiate VNF</w:t>
              </w:r>
            </w:ins>
          </w:p>
          <w:p w:rsidR="00B1351F" w:rsidRDefault="00B1351F">
            <w:pPr>
              <w:pStyle w:val="TestCaseInfo"/>
              <w:numPr>
                <w:ilvl w:val="0"/>
                <w:numId w:val="242"/>
              </w:numPr>
              <w:rPr>
                <w:ins w:id="4594" w:author="Seggelke, Klaus" w:date="2017-03-17T16:50:00Z"/>
              </w:rPr>
              <w:pPrChange w:id="4595" w:author="Seggelke, Klaus" w:date="2017-03-17T16:50:00Z">
                <w:pPr>
                  <w:pStyle w:val="TestCaseInfo"/>
                  <w:numPr>
                    <w:numId w:val="239"/>
                  </w:numPr>
                  <w:ind w:left="720" w:hanging="360"/>
                </w:pPr>
              </w:pPrChange>
            </w:pPr>
            <w:ins w:id="4596" w:author="Seggelke, Klaus" w:date="2017-03-17T16:50:00Z">
              <w:r w:rsidRPr="00074BEF">
                <w:t>Validate VNF instantiation state is INSTANTIATED and VNF state is STARTED (--&gt; time stamp when correct state reached)</w:t>
              </w:r>
            </w:ins>
          </w:p>
          <w:p w:rsidR="00B1351F" w:rsidRPr="00093574" w:rsidRDefault="00B1351F">
            <w:pPr>
              <w:pStyle w:val="TestCaseInfo"/>
              <w:numPr>
                <w:ilvl w:val="0"/>
                <w:numId w:val="242"/>
              </w:numPr>
              <w:rPr>
                <w:ins w:id="4597" w:author="Seggelke, Klaus" w:date="2017-03-17T16:50:00Z"/>
              </w:rPr>
              <w:pPrChange w:id="4598" w:author="Seggelke, Klaus" w:date="2017-03-17T16:50:00Z">
                <w:pPr>
                  <w:pStyle w:val="TestCaseInfo"/>
                  <w:numPr>
                    <w:numId w:val="239"/>
                  </w:numPr>
                  <w:ind w:left="720" w:hanging="360"/>
                </w:pPr>
              </w:pPrChange>
            </w:pPr>
            <w:ins w:id="4599" w:author="Seggelke, Klaus" w:date="2017-03-17T16:50:00Z">
              <w:r w:rsidRPr="00093574">
                <w:t>Generate low traffic load</w:t>
              </w:r>
            </w:ins>
          </w:p>
          <w:p w:rsidR="00B1351F" w:rsidRPr="00093574" w:rsidRDefault="00B1351F">
            <w:pPr>
              <w:pStyle w:val="TestCaseInfo"/>
              <w:numPr>
                <w:ilvl w:val="0"/>
                <w:numId w:val="242"/>
              </w:numPr>
              <w:rPr>
                <w:ins w:id="4600" w:author="Seggelke, Klaus" w:date="2017-03-17T16:50:00Z"/>
              </w:rPr>
              <w:pPrChange w:id="4601" w:author="Seggelke, Klaus" w:date="2017-03-17T16:50:00Z">
                <w:pPr>
                  <w:pStyle w:val="TestCaseInfo"/>
                  <w:numPr>
                    <w:numId w:val="239"/>
                  </w:numPr>
                  <w:ind w:left="720" w:hanging="360"/>
                </w:pPr>
              </w:pPrChange>
            </w:pPr>
            <w:ins w:id="4602" w:author="Seggelke, Klaus" w:date="2017-03-17T16:50:00Z">
              <w:r w:rsidRPr="00093574">
                <w:t>Validate that traffic flows through without issues (--&gt; no dropped packets)</w:t>
              </w:r>
            </w:ins>
          </w:p>
          <w:p w:rsidR="00B1351F" w:rsidRPr="00093574" w:rsidRDefault="00B1351F">
            <w:pPr>
              <w:pStyle w:val="TestCaseInfo"/>
              <w:numPr>
                <w:ilvl w:val="0"/>
                <w:numId w:val="242"/>
              </w:numPr>
              <w:rPr>
                <w:ins w:id="4603" w:author="Seggelke, Klaus" w:date="2017-03-17T16:50:00Z"/>
              </w:rPr>
              <w:pPrChange w:id="4604" w:author="Seggelke, Klaus" w:date="2017-03-17T16:50:00Z">
                <w:pPr>
                  <w:pStyle w:val="TestCaseInfo"/>
                  <w:numPr>
                    <w:numId w:val="239"/>
                  </w:numPr>
                  <w:ind w:left="720" w:hanging="360"/>
                </w:pPr>
              </w:pPrChange>
            </w:pPr>
            <w:ins w:id="4605" w:author="Seggelke, Klaus" w:date="2017-03-17T16:50:00Z">
              <w:r w:rsidRPr="00093574">
                <w:t>Trigger a resize of the NFV resources and generate more traffic to validate the higher capacity</w:t>
              </w:r>
              <w:r>
                <w:t xml:space="preserve"> or cause the trigger</w:t>
              </w:r>
            </w:ins>
          </w:p>
          <w:p w:rsidR="00B1351F" w:rsidRPr="00093574" w:rsidRDefault="00B1351F">
            <w:pPr>
              <w:pStyle w:val="TestCaseInfo"/>
              <w:numPr>
                <w:ilvl w:val="0"/>
                <w:numId w:val="242"/>
              </w:numPr>
              <w:rPr>
                <w:ins w:id="4606" w:author="Seggelke, Klaus" w:date="2017-03-17T16:50:00Z"/>
              </w:rPr>
              <w:pPrChange w:id="4607" w:author="Seggelke, Klaus" w:date="2017-03-17T16:50:00Z">
                <w:pPr>
                  <w:pStyle w:val="TestCaseInfo"/>
                  <w:numPr>
                    <w:numId w:val="239"/>
                  </w:numPr>
                  <w:ind w:left="720" w:hanging="360"/>
                </w:pPr>
              </w:pPrChange>
            </w:pPr>
            <w:ins w:id="4608" w:author="Seggelke, Klaus" w:date="2017-03-17T16:50:00Z">
              <w:r w:rsidRPr="00093574">
                <w:t>Validate VNF has resized</w:t>
              </w:r>
              <w:r>
                <w:t xml:space="preserve"> by adding VNFCs</w:t>
              </w:r>
              <w:r w:rsidRPr="00093574">
                <w:t>, has higher capacity and determine the service disruption</w:t>
              </w:r>
            </w:ins>
          </w:p>
          <w:p w:rsidR="00B1351F" w:rsidRPr="00093574" w:rsidRDefault="00B1351F">
            <w:pPr>
              <w:pStyle w:val="TestCaseInfo"/>
              <w:numPr>
                <w:ilvl w:val="0"/>
                <w:numId w:val="242"/>
              </w:numPr>
              <w:rPr>
                <w:ins w:id="4609" w:author="Seggelke, Klaus" w:date="2017-03-17T16:50:00Z"/>
              </w:rPr>
              <w:pPrChange w:id="4610" w:author="Seggelke, Klaus" w:date="2017-03-17T16:50:00Z">
                <w:pPr>
                  <w:pStyle w:val="TestCaseInfo"/>
                  <w:numPr>
                    <w:numId w:val="239"/>
                  </w:numPr>
                  <w:ind w:left="720" w:hanging="360"/>
                </w:pPr>
              </w:pPrChange>
            </w:pPr>
            <w:ins w:id="4611" w:author="Seggelke, Klaus" w:date="2017-03-17T16:50:00Z">
              <w:r w:rsidRPr="00093574">
                <w:t>Stop traffic</w:t>
              </w:r>
            </w:ins>
          </w:p>
          <w:p w:rsidR="00B1351F" w:rsidRPr="00093574" w:rsidRDefault="00B1351F">
            <w:pPr>
              <w:pStyle w:val="TestCaseInfo"/>
              <w:numPr>
                <w:ilvl w:val="0"/>
                <w:numId w:val="242"/>
              </w:numPr>
              <w:rPr>
                <w:ins w:id="4612" w:author="Seggelke, Klaus" w:date="2017-03-17T16:50:00Z"/>
              </w:rPr>
              <w:pPrChange w:id="4613" w:author="Seggelke, Klaus" w:date="2017-03-17T16:50:00Z">
                <w:pPr>
                  <w:pStyle w:val="TestCaseInfo"/>
                  <w:numPr>
                    <w:numId w:val="239"/>
                  </w:numPr>
                  <w:ind w:left="720" w:hanging="360"/>
                </w:pPr>
              </w:pPrChange>
            </w:pPr>
            <w:ins w:id="4614" w:author="Seggelke, Klaus" w:date="2017-03-17T16:50:00Z">
              <w:r w:rsidRPr="00093574">
                <w:t>Terminate VNF</w:t>
              </w:r>
            </w:ins>
          </w:p>
        </w:tc>
      </w:tr>
      <w:tr w:rsidR="00B1351F" w:rsidTr="00FA278F">
        <w:trPr>
          <w:ins w:id="4615" w:author="Seggelke, Klaus" w:date="2017-03-17T16:50: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616" w:author="Seggelke, Klaus" w:date="2017-03-17T16:50:00Z"/>
              </w:rPr>
            </w:pPr>
            <w:ins w:id="4617" w:author="Seggelke, Klaus" w:date="2017-03-17T16:50: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618" w:author="Seggelke, Klaus" w:date="2017-03-17T16:50:00Z"/>
              </w:rPr>
            </w:pPr>
          </w:p>
        </w:tc>
      </w:tr>
      <w:tr w:rsidR="00B1351F" w:rsidTr="00FA278F">
        <w:trPr>
          <w:ins w:id="4619" w:author="Seggelke, Klaus" w:date="2017-03-17T16:50: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620" w:author="Seggelke, Klaus" w:date="2017-03-17T16:50:00Z"/>
                <w:noProof/>
              </w:rPr>
            </w:pPr>
            <w:ins w:id="4621" w:author="Seggelke, Klaus" w:date="2017-03-17T16:50:00Z">
              <w:r>
                <w:rPr>
                  <w:noProof/>
                </w:rPr>
                <w:lastRenderedPageBreak/>
                <w:t>Notes:</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622" w:author="Seggelke, Klaus" w:date="2017-03-17T16:50:00Z"/>
              </w:rPr>
            </w:pPr>
            <w:ins w:id="4623" w:author="Seggelke, Klaus" w:date="2017-03-17T16:50:00Z">
              <w:r>
                <w:t>Following resources could be scaled up:</w:t>
              </w:r>
            </w:ins>
          </w:p>
          <w:p w:rsidR="00B1351F" w:rsidRDefault="00B1351F" w:rsidP="00B1351F">
            <w:pPr>
              <w:pStyle w:val="TestCaseInfo"/>
              <w:numPr>
                <w:ilvl w:val="0"/>
                <w:numId w:val="101"/>
              </w:numPr>
              <w:rPr>
                <w:ins w:id="4624" w:author="Seggelke, Klaus" w:date="2017-03-17T16:50:00Z"/>
              </w:rPr>
            </w:pPr>
            <w:ins w:id="4625" w:author="Seggelke, Klaus" w:date="2017-03-17T16:50:00Z">
              <w:r>
                <w:t>vMemory</w:t>
              </w:r>
            </w:ins>
          </w:p>
          <w:p w:rsidR="00B1351F" w:rsidRDefault="00B1351F" w:rsidP="00B1351F">
            <w:pPr>
              <w:pStyle w:val="TestCaseInfo"/>
              <w:numPr>
                <w:ilvl w:val="0"/>
                <w:numId w:val="101"/>
              </w:numPr>
              <w:rPr>
                <w:ins w:id="4626" w:author="Seggelke, Klaus" w:date="2017-03-17T16:50:00Z"/>
              </w:rPr>
            </w:pPr>
            <w:ins w:id="4627" w:author="Seggelke, Klaus" w:date="2017-03-17T16:50:00Z">
              <w:r>
                <w:t>vCPU cores</w:t>
              </w:r>
            </w:ins>
          </w:p>
          <w:p w:rsidR="00B1351F" w:rsidRDefault="00B1351F" w:rsidP="00B1351F">
            <w:pPr>
              <w:pStyle w:val="TestCaseInfo"/>
              <w:numPr>
                <w:ilvl w:val="0"/>
                <w:numId w:val="101"/>
              </w:numPr>
              <w:rPr>
                <w:ins w:id="4628" w:author="Seggelke, Klaus" w:date="2017-03-17T16:50:00Z"/>
              </w:rPr>
            </w:pPr>
            <w:ins w:id="4629" w:author="Seggelke, Klaus" w:date="2017-03-17T16:50:00Z">
              <w:r>
                <w:t>vStorage</w:t>
              </w:r>
            </w:ins>
          </w:p>
          <w:p w:rsidR="00B1351F" w:rsidRDefault="00B1351F" w:rsidP="00B1351F">
            <w:pPr>
              <w:pStyle w:val="TestCaseInfo"/>
              <w:numPr>
                <w:ilvl w:val="0"/>
                <w:numId w:val="101"/>
              </w:numPr>
              <w:rPr>
                <w:ins w:id="4630" w:author="Seggelke, Klaus" w:date="2017-03-17T16:50:00Z"/>
              </w:rPr>
            </w:pPr>
            <w:ins w:id="4631" w:author="Seggelke, Klaus" w:date="2017-03-17T16:50:00Z">
              <w:r>
                <w:t>vNIC or specialized hardware</w:t>
              </w:r>
            </w:ins>
          </w:p>
          <w:p w:rsidR="00B1351F" w:rsidRDefault="00B1351F" w:rsidP="00FA278F">
            <w:pPr>
              <w:pStyle w:val="TestCaseInfo"/>
              <w:rPr>
                <w:ins w:id="4632" w:author="Seggelke, Klaus" w:date="2017-03-17T16:50:00Z"/>
              </w:rPr>
            </w:pPr>
            <w:ins w:id="4633" w:author="Seggelke, Klaus" w:date="2017-03-17T16:50:00Z">
              <w:r>
                <w:t>In case scale-out the VNF adds new VNFCs.</w:t>
              </w:r>
            </w:ins>
          </w:p>
        </w:tc>
      </w:tr>
    </w:tbl>
    <w:p w:rsidR="00B1351F" w:rsidRDefault="00B1351F" w:rsidP="00753D2D">
      <w:pPr>
        <w:rPr>
          <w:ins w:id="4634" w:author="Seggelke, Klaus" w:date="2017-03-17T16:52: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1351F" w:rsidTr="00FA278F">
        <w:trPr>
          <w:ins w:id="4635" w:author="Seggelke, Klaus" w:date="2017-03-17T16:52:00Z"/>
        </w:trPr>
        <w:tc>
          <w:tcPr>
            <w:tcW w:w="9330" w:type="dxa"/>
            <w:gridSpan w:val="2"/>
            <w:tcBorders>
              <w:top w:val="single" w:sz="2" w:space="0" w:color="auto"/>
              <w:left w:val="single" w:sz="2" w:space="0" w:color="auto"/>
              <w:bottom w:val="single" w:sz="2" w:space="0" w:color="auto"/>
              <w:right w:val="single" w:sz="2" w:space="0" w:color="auto"/>
            </w:tcBorders>
            <w:hideMark/>
          </w:tcPr>
          <w:p w:rsidR="00B1351F" w:rsidRDefault="00B1351F" w:rsidP="00FA278F">
            <w:pPr>
              <w:pStyle w:val="TestCase"/>
              <w:rPr>
                <w:ins w:id="4636" w:author="Seggelke, Klaus" w:date="2017-03-17T16:52:00Z"/>
              </w:rPr>
            </w:pPr>
            <w:bookmarkStart w:id="4637" w:name="_Toc477881028"/>
            <w:ins w:id="4638" w:author="Seggelke, Klaus" w:date="2017-03-17T16:52:00Z">
              <w:r>
                <w:t>TC.VNF</w:t>
              </w:r>
            </w:ins>
            <w:ins w:id="4639" w:author="Seggelke, Klaus" w:date="2017-03-21T16:25:00Z">
              <w:r w:rsidR="00432562">
                <w:t>C</w:t>
              </w:r>
            </w:ins>
            <w:ins w:id="4640" w:author="Seggelke, Klaus" w:date="2017-03-17T16:52:00Z">
              <w:r>
                <w:t>.SCALE.OUT.001.5</w:t>
              </w:r>
              <w:r>
                <w:tab/>
                <w:t>Scale-Out</w:t>
              </w:r>
              <w:r w:rsidRPr="00093574">
                <w:t xml:space="preserve"> VNF</w:t>
              </w:r>
            </w:ins>
            <w:ins w:id="4641" w:author="Seggelke, Klaus" w:date="2017-03-21T16:32:00Z">
              <w:r w:rsidR="00432562">
                <w:t>C</w:t>
              </w:r>
            </w:ins>
            <w:ins w:id="4642" w:author="Seggelke, Klaus" w:date="2017-03-17T16:52:00Z">
              <w:r w:rsidRPr="00093574">
                <w:t xml:space="preserve"> instance</w:t>
              </w:r>
              <w:r>
                <w:t xml:space="preserve"> </w:t>
              </w:r>
              <w:r>
                <w:rPr>
                  <w:rFonts w:ascii="Tahoma" w:eastAsia="Times New Roman" w:hAnsi="Tahoma" w:cs="Tahoma"/>
                  <w:sz w:val="20"/>
                </w:rPr>
                <w:t xml:space="preserve">with </w:t>
              </w:r>
            </w:ins>
            <w:ins w:id="4643" w:author="Seggelke, Klaus" w:date="2017-03-17T16:53:00Z">
              <w:r>
                <w:rPr>
                  <w:rFonts w:ascii="Tahoma" w:eastAsia="Times New Roman" w:hAnsi="Tahoma" w:cs="Tahoma"/>
                  <w:sz w:val="20"/>
                </w:rPr>
                <w:t>Manual</w:t>
              </w:r>
            </w:ins>
            <w:ins w:id="4644" w:author="Seggelke, Klaus" w:date="2017-03-17T16:52:00Z">
              <w:r>
                <w:rPr>
                  <w:rFonts w:ascii="Tahoma" w:eastAsia="Times New Roman" w:hAnsi="Tahoma" w:cs="Tahoma"/>
                  <w:sz w:val="20"/>
                </w:rPr>
                <w:t xml:space="preserve"> Scaling event generated by MANO</w:t>
              </w:r>
              <w:bookmarkEnd w:id="4637"/>
            </w:ins>
          </w:p>
        </w:tc>
      </w:tr>
      <w:tr w:rsidR="00B1351F" w:rsidTr="00FA278F">
        <w:trPr>
          <w:trHeight w:val="896"/>
          <w:ins w:id="4645" w:author="Seggelke, Klaus" w:date="2017-03-17T16:52: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646" w:author="Seggelke, Klaus" w:date="2017-03-17T16:52:00Z"/>
              </w:rPr>
            </w:pPr>
            <w:ins w:id="4647" w:author="Seggelke, Klaus" w:date="2017-03-17T16:52: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B1351F" w:rsidRPr="00D67489" w:rsidRDefault="00B1351F" w:rsidP="00FA278F">
            <w:pPr>
              <w:pStyle w:val="TestCaseInfo"/>
              <w:rPr>
                <w:ins w:id="4648" w:author="Seggelke, Klaus" w:date="2017-03-17T16:52:00Z"/>
                <w:lang w:eastAsia="zh-CN"/>
              </w:rPr>
            </w:pPr>
            <w:ins w:id="4649" w:author="Seggelke, Klaus" w:date="2017-03-17T16:52:00Z">
              <w:r>
                <w:rPr>
                  <w:lang w:eastAsia="zh-CN"/>
                </w:rPr>
                <w:t xml:space="preserve">A VNF should have the capability to dynamically scale </w:t>
              </w:r>
            </w:ins>
            <w:ins w:id="4650" w:author="Seggelke, Klaus" w:date="2017-03-21T16:25:00Z">
              <w:r w:rsidR="00432562">
                <w:rPr>
                  <w:lang w:eastAsia="zh-CN"/>
                </w:rPr>
                <w:t>by adding additional VNFC(s)</w:t>
              </w:r>
              <w:r w:rsidR="00432562">
                <w:rPr>
                  <w:lang w:eastAsia="zh-CN"/>
                </w:rPr>
                <w:t xml:space="preserve"> </w:t>
              </w:r>
            </w:ins>
            <w:ins w:id="4651" w:author="Seggelke, Klaus" w:date="2017-03-17T16:52:00Z">
              <w:r>
                <w:rPr>
                  <w:lang w:eastAsia="zh-CN"/>
                </w:rPr>
                <w:t>based on the required load. The scaling to higher performance is the objective of this test. The VNF may has multiple levels of performance. Here we validate only one step, from the basic (lowest level) to the next level up.</w:t>
              </w:r>
            </w:ins>
          </w:p>
        </w:tc>
      </w:tr>
      <w:tr w:rsidR="00B1351F" w:rsidTr="00FA278F">
        <w:trPr>
          <w:ins w:id="4652" w:author="Seggelke, Klaus" w:date="2017-03-17T16:52: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653" w:author="Seggelke, Klaus" w:date="2017-03-17T16:52:00Z"/>
              </w:rPr>
            </w:pPr>
            <w:ins w:id="4654" w:author="Seggelke, Klaus" w:date="2017-03-17T16:52: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B1351F" w:rsidRDefault="00B1351F" w:rsidP="00FA278F">
            <w:pPr>
              <w:pStyle w:val="TestCaseInfo"/>
              <w:rPr>
                <w:ins w:id="4655" w:author="Seggelke, Klaus" w:date="2017-03-17T16:52:00Z"/>
                <w:lang w:eastAsia="zh-CN"/>
              </w:rPr>
            </w:pPr>
            <w:ins w:id="4656" w:author="Seggelke, Klaus" w:date="2017-03-17T16:52:00Z">
              <w:r>
                <w:rPr>
                  <w:lang w:eastAsia="zh-CN"/>
                </w:rPr>
                <w:t>Once the scaling increase is completed, the MANO should report the additional allocated virtualized resources. The MANO should have added more resources by increasing number of VNFCs. The EM may require to reconfigure the VNFCs. Therefore, traffic should be generated to validate that the VNFCs can process packets correctly. The trigger for this event to occur is the following:</w:t>
              </w:r>
            </w:ins>
          </w:p>
          <w:p w:rsidR="00B1351F" w:rsidRDefault="00B1351F">
            <w:pPr>
              <w:pStyle w:val="TestCaseInfo"/>
              <w:numPr>
                <w:ilvl w:val="0"/>
                <w:numId w:val="214"/>
              </w:numPr>
              <w:rPr>
                <w:ins w:id="4657" w:author="Seggelke, Klaus" w:date="2017-03-17T16:52:00Z"/>
                <w:lang w:eastAsia="zh-CN"/>
              </w:rPr>
              <w:pPrChange w:id="4658" w:author="Seggelke, Klaus" w:date="2017-03-17T16:53:00Z">
                <w:pPr>
                  <w:pStyle w:val="TestCaseInfo"/>
                  <w:numPr>
                    <w:numId w:val="217"/>
                  </w:numPr>
                  <w:ind w:left="720" w:hanging="360"/>
                </w:pPr>
              </w:pPrChange>
            </w:pPr>
            <w:ins w:id="4659" w:author="Seggelke, Klaus" w:date="2017-03-17T16:52:00Z">
              <w:r w:rsidRPr="006E70F4">
                <w:rPr>
                  <w:lang w:eastAsia="zh-CN"/>
                </w:rPr>
                <w:t>MANO ge</w:t>
              </w:r>
              <w:r w:rsidR="00BA2C50">
                <w:rPr>
                  <w:lang w:eastAsia="zh-CN"/>
                </w:rPr>
                <w:t xml:space="preserve">nerated event - Manual Scaling </w:t>
              </w:r>
              <w:r w:rsidRPr="006E70F4">
                <w:rPr>
                  <w:lang w:eastAsia="zh-CN"/>
                </w:rPr>
                <w:t>(e.g. by operating the MANO interface/API)</w:t>
              </w:r>
            </w:ins>
          </w:p>
        </w:tc>
      </w:tr>
      <w:tr w:rsidR="00B1351F" w:rsidTr="00FA278F">
        <w:trPr>
          <w:trHeight w:val="283"/>
          <w:ins w:id="4660" w:author="Seggelke, Klaus" w:date="2017-03-17T16:52: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661" w:author="Seggelke, Klaus" w:date="2017-03-17T16:52:00Z"/>
              </w:rPr>
            </w:pPr>
            <w:ins w:id="4662" w:author="Seggelke, Klaus" w:date="2017-03-17T16:52:00Z">
              <w:r>
                <w:t>Test Setup</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663" w:author="Seggelke, Klaus" w:date="2017-03-17T16:52:00Z"/>
                <w:lang w:eastAsia="zh-CN"/>
              </w:rPr>
            </w:pPr>
          </w:p>
        </w:tc>
      </w:tr>
      <w:tr w:rsidR="00B1351F" w:rsidTr="00FA278F">
        <w:trPr>
          <w:trHeight w:val="515"/>
          <w:ins w:id="4664" w:author="Seggelke, Klaus" w:date="2017-03-17T16:52: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665" w:author="Seggelke, Klaus" w:date="2017-03-17T16:52:00Z"/>
              </w:rPr>
            </w:pPr>
            <w:ins w:id="4666" w:author="Seggelke, Klaus" w:date="2017-03-17T16:52:00Z">
              <w:r>
                <w:t>Parameters</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667" w:author="Seggelke, Klaus" w:date="2017-03-17T16:52:00Z"/>
              </w:rPr>
            </w:pPr>
          </w:p>
        </w:tc>
      </w:tr>
      <w:tr w:rsidR="00B1351F" w:rsidTr="00FA278F">
        <w:trPr>
          <w:ins w:id="4668" w:author="Seggelke, Klaus" w:date="2017-03-17T16:52: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669" w:author="Seggelke, Klaus" w:date="2017-03-17T16:52:00Z"/>
              </w:rPr>
            </w:pPr>
            <w:ins w:id="4670" w:author="Seggelke, Klaus" w:date="2017-03-17T16:52: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671" w:author="Seggelke, Klaus" w:date="2017-03-17T16:52:00Z"/>
              </w:rPr>
            </w:pPr>
          </w:p>
        </w:tc>
      </w:tr>
      <w:tr w:rsidR="00B1351F" w:rsidTr="00FA278F">
        <w:trPr>
          <w:ins w:id="4672" w:author="Seggelke, Klaus" w:date="2017-03-17T16:52: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673" w:author="Seggelke, Klaus" w:date="2017-03-17T16:52:00Z"/>
              </w:rPr>
            </w:pPr>
            <w:ins w:id="4674" w:author="Seggelke, Klaus" w:date="2017-03-17T16:52:00Z">
              <w:r>
                <w:t>Pre-conditions:</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675" w:author="Seggelke, Klaus" w:date="2017-03-17T16:52:00Z"/>
                <w:lang w:eastAsia="zh-CN"/>
              </w:rPr>
            </w:pPr>
          </w:p>
        </w:tc>
      </w:tr>
      <w:tr w:rsidR="00B1351F" w:rsidTr="00FA278F">
        <w:trPr>
          <w:trHeight w:val="715"/>
          <w:ins w:id="4676" w:author="Seggelke, Klaus" w:date="2017-03-17T16:52: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677" w:author="Seggelke, Klaus" w:date="2017-03-17T16:52:00Z"/>
              </w:rPr>
            </w:pPr>
            <w:ins w:id="4678" w:author="Seggelke, Klaus" w:date="2017-03-17T16:52:00Z">
              <w:r>
                <w:t>Procedure</w:t>
              </w:r>
            </w:ins>
          </w:p>
        </w:tc>
        <w:tc>
          <w:tcPr>
            <w:tcW w:w="7979" w:type="dxa"/>
            <w:tcBorders>
              <w:top w:val="single" w:sz="2" w:space="0" w:color="auto"/>
              <w:left w:val="single" w:sz="2" w:space="0" w:color="auto"/>
              <w:bottom w:val="single" w:sz="2" w:space="0" w:color="auto"/>
              <w:right w:val="single" w:sz="2" w:space="0" w:color="auto"/>
            </w:tcBorders>
          </w:tcPr>
          <w:p w:rsidR="00B1351F" w:rsidRPr="00093574" w:rsidRDefault="00B1351F" w:rsidP="00FA278F">
            <w:pPr>
              <w:pStyle w:val="TestCaseInfo"/>
              <w:rPr>
                <w:ins w:id="4679" w:author="Seggelke, Klaus" w:date="2017-03-17T16:52:00Z"/>
              </w:rPr>
            </w:pPr>
            <w:ins w:id="4680" w:author="Seggelke, Klaus" w:date="2017-03-17T16:52:00Z">
              <w:r w:rsidRPr="00093574">
                <w:t>Sequence:</w:t>
              </w:r>
            </w:ins>
          </w:p>
          <w:p w:rsidR="00B1351F" w:rsidRPr="00093574" w:rsidRDefault="00B1351F">
            <w:pPr>
              <w:pStyle w:val="TestCaseInfo"/>
              <w:numPr>
                <w:ilvl w:val="0"/>
                <w:numId w:val="243"/>
              </w:numPr>
              <w:rPr>
                <w:ins w:id="4681" w:author="Seggelke, Klaus" w:date="2017-03-17T16:52:00Z"/>
              </w:rPr>
              <w:pPrChange w:id="4682" w:author="Seggelke, Klaus" w:date="2017-03-17T16:52:00Z">
                <w:pPr>
                  <w:pStyle w:val="TestCaseInfo"/>
                  <w:numPr>
                    <w:numId w:val="239"/>
                  </w:numPr>
                  <w:ind w:left="720" w:hanging="360"/>
                </w:pPr>
              </w:pPrChange>
            </w:pPr>
            <w:ins w:id="4683" w:author="Seggelke, Klaus" w:date="2017-03-17T16:52:00Z">
              <w:r w:rsidRPr="00093574">
                <w:t>Instantiate VNF</w:t>
              </w:r>
            </w:ins>
          </w:p>
          <w:p w:rsidR="00B1351F" w:rsidRDefault="00B1351F">
            <w:pPr>
              <w:pStyle w:val="TestCaseInfo"/>
              <w:numPr>
                <w:ilvl w:val="0"/>
                <w:numId w:val="243"/>
              </w:numPr>
              <w:rPr>
                <w:ins w:id="4684" w:author="Seggelke, Klaus" w:date="2017-03-17T16:52:00Z"/>
              </w:rPr>
              <w:pPrChange w:id="4685" w:author="Seggelke, Klaus" w:date="2017-03-17T16:52:00Z">
                <w:pPr>
                  <w:pStyle w:val="TestCaseInfo"/>
                  <w:numPr>
                    <w:numId w:val="239"/>
                  </w:numPr>
                  <w:ind w:left="720" w:hanging="360"/>
                </w:pPr>
              </w:pPrChange>
            </w:pPr>
            <w:ins w:id="4686" w:author="Seggelke, Klaus" w:date="2017-03-17T16:52:00Z">
              <w:r w:rsidRPr="00074BEF">
                <w:t>Validate VNF instantiation state is INSTANTIATED and VNF state is STARTED (--&gt; time stamp when correct state reached)</w:t>
              </w:r>
            </w:ins>
          </w:p>
          <w:p w:rsidR="00B1351F" w:rsidRPr="00093574" w:rsidRDefault="00B1351F">
            <w:pPr>
              <w:pStyle w:val="TestCaseInfo"/>
              <w:numPr>
                <w:ilvl w:val="0"/>
                <w:numId w:val="243"/>
              </w:numPr>
              <w:rPr>
                <w:ins w:id="4687" w:author="Seggelke, Klaus" w:date="2017-03-17T16:52:00Z"/>
              </w:rPr>
              <w:pPrChange w:id="4688" w:author="Seggelke, Klaus" w:date="2017-03-17T16:52:00Z">
                <w:pPr>
                  <w:pStyle w:val="TestCaseInfo"/>
                  <w:numPr>
                    <w:numId w:val="239"/>
                  </w:numPr>
                  <w:ind w:left="720" w:hanging="360"/>
                </w:pPr>
              </w:pPrChange>
            </w:pPr>
            <w:ins w:id="4689" w:author="Seggelke, Klaus" w:date="2017-03-17T16:52:00Z">
              <w:r w:rsidRPr="00093574">
                <w:t>Generate low traffic load</w:t>
              </w:r>
            </w:ins>
          </w:p>
          <w:p w:rsidR="00B1351F" w:rsidRPr="00093574" w:rsidRDefault="00B1351F">
            <w:pPr>
              <w:pStyle w:val="TestCaseInfo"/>
              <w:numPr>
                <w:ilvl w:val="0"/>
                <w:numId w:val="243"/>
              </w:numPr>
              <w:rPr>
                <w:ins w:id="4690" w:author="Seggelke, Klaus" w:date="2017-03-17T16:52:00Z"/>
              </w:rPr>
              <w:pPrChange w:id="4691" w:author="Seggelke, Klaus" w:date="2017-03-17T16:52:00Z">
                <w:pPr>
                  <w:pStyle w:val="TestCaseInfo"/>
                  <w:numPr>
                    <w:numId w:val="239"/>
                  </w:numPr>
                  <w:ind w:left="720" w:hanging="360"/>
                </w:pPr>
              </w:pPrChange>
            </w:pPr>
            <w:ins w:id="4692" w:author="Seggelke, Klaus" w:date="2017-03-17T16:52:00Z">
              <w:r w:rsidRPr="00093574">
                <w:t>Validate that traffic flows through without issues (--&gt; no dropped packets)</w:t>
              </w:r>
            </w:ins>
          </w:p>
          <w:p w:rsidR="00B1351F" w:rsidRPr="00093574" w:rsidRDefault="00B1351F">
            <w:pPr>
              <w:pStyle w:val="TestCaseInfo"/>
              <w:numPr>
                <w:ilvl w:val="0"/>
                <w:numId w:val="243"/>
              </w:numPr>
              <w:rPr>
                <w:ins w:id="4693" w:author="Seggelke, Klaus" w:date="2017-03-17T16:52:00Z"/>
              </w:rPr>
              <w:pPrChange w:id="4694" w:author="Seggelke, Klaus" w:date="2017-03-17T16:52:00Z">
                <w:pPr>
                  <w:pStyle w:val="TestCaseInfo"/>
                  <w:numPr>
                    <w:numId w:val="239"/>
                  </w:numPr>
                  <w:ind w:left="720" w:hanging="360"/>
                </w:pPr>
              </w:pPrChange>
            </w:pPr>
            <w:ins w:id="4695" w:author="Seggelke, Klaus" w:date="2017-03-17T16:52:00Z">
              <w:r w:rsidRPr="00093574">
                <w:t>Trigger a resize of the NFV resources and generate more traffic to validate the higher capacity</w:t>
              </w:r>
              <w:r>
                <w:t xml:space="preserve"> or cause the trigger</w:t>
              </w:r>
            </w:ins>
          </w:p>
          <w:p w:rsidR="00B1351F" w:rsidRPr="00093574" w:rsidRDefault="00B1351F">
            <w:pPr>
              <w:pStyle w:val="TestCaseInfo"/>
              <w:numPr>
                <w:ilvl w:val="0"/>
                <w:numId w:val="243"/>
              </w:numPr>
              <w:rPr>
                <w:ins w:id="4696" w:author="Seggelke, Klaus" w:date="2017-03-17T16:52:00Z"/>
              </w:rPr>
              <w:pPrChange w:id="4697" w:author="Seggelke, Klaus" w:date="2017-03-17T16:52:00Z">
                <w:pPr>
                  <w:pStyle w:val="TestCaseInfo"/>
                  <w:numPr>
                    <w:numId w:val="239"/>
                  </w:numPr>
                  <w:ind w:left="720" w:hanging="360"/>
                </w:pPr>
              </w:pPrChange>
            </w:pPr>
            <w:ins w:id="4698" w:author="Seggelke, Klaus" w:date="2017-03-17T16:52:00Z">
              <w:r w:rsidRPr="00093574">
                <w:t>Validate VNF has resized</w:t>
              </w:r>
              <w:r>
                <w:t xml:space="preserve"> by adding VNFCs</w:t>
              </w:r>
              <w:r w:rsidRPr="00093574">
                <w:t>, has higher capacity and determine the service disruption</w:t>
              </w:r>
            </w:ins>
          </w:p>
          <w:p w:rsidR="00B1351F" w:rsidRPr="00093574" w:rsidRDefault="00B1351F">
            <w:pPr>
              <w:pStyle w:val="TestCaseInfo"/>
              <w:numPr>
                <w:ilvl w:val="0"/>
                <w:numId w:val="243"/>
              </w:numPr>
              <w:rPr>
                <w:ins w:id="4699" w:author="Seggelke, Klaus" w:date="2017-03-17T16:52:00Z"/>
              </w:rPr>
              <w:pPrChange w:id="4700" w:author="Seggelke, Klaus" w:date="2017-03-17T16:52:00Z">
                <w:pPr>
                  <w:pStyle w:val="TestCaseInfo"/>
                  <w:numPr>
                    <w:numId w:val="239"/>
                  </w:numPr>
                  <w:ind w:left="720" w:hanging="360"/>
                </w:pPr>
              </w:pPrChange>
            </w:pPr>
            <w:ins w:id="4701" w:author="Seggelke, Klaus" w:date="2017-03-17T16:52:00Z">
              <w:r w:rsidRPr="00093574">
                <w:t>Stop traffic</w:t>
              </w:r>
            </w:ins>
          </w:p>
          <w:p w:rsidR="00B1351F" w:rsidRPr="00093574" w:rsidRDefault="00B1351F">
            <w:pPr>
              <w:pStyle w:val="TestCaseInfo"/>
              <w:numPr>
                <w:ilvl w:val="0"/>
                <w:numId w:val="243"/>
              </w:numPr>
              <w:rPr>
                <w:ins w:id="4702" w:author="Seggelke, Klaus" w:date="2017-03-17T16:52:00Z"/>
              </w:rPr>
              <w:pPrChange w:id="4703" w:author="Seggelke, Klaus" w:date="2017-03-17T16:52:00Z">
                <w:pPr>
                  <w:pStyle w:val="TestCaseInfo"/>
                  <w:numPr>
                    <w:numId w:val="239"/>
                  </w:numPr>
                  <w:ind w:left="720" w:hanging="360"/>
                </w:pPr>
              </w:pPrChange>
            </w:pPr>
            <w:ins w:id="4704" w:author="Seggelke, Klaus" w:date="2017-03-17T16:52:00Z">
              <w:r w:rsidRPr="00093574">
                <w:t>Terminate VNF</w:t>
              </w:r>
            </w:ins>
          </w:p>
        </w:tc>
      </w:tr>
      <w:tr w:rsidR="00B1351F" w:rsidTr="00FA278F">
        <w:trPr>
          <w:ins w:id="4705" w:author="Seggelke, Klaus" w:date="2017-03-17T16:52: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706" w:author="Seggelke, Klaus" w:date="2017-03-17T16:52:00Z"/>
              </w:rPr>
            </w:pPr>
            <w:ins w:id="4707" w:author="Seggelke, Klaus" w:date="2017-03-17T16:52: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708" w:author="Seggelke, Klaus" w:date="2017-03-17T16:52:00Z"/>
              </w:rPr>
            </w:pPr>
          </w:p>
        </w:tc>
      </w:tr>
      <w:tr w:rsidR="00B1351F" w:rsidTr="00FA278F">
        <w:trPr>
          <w:ins w:id="4709" w:author="Seggelke, Klaus" w:date="2017-03-17T16:52: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710" w:author="Seggelke, Klaus" w:date="2017-03-17T16:52:00Z"/>
                <w:noProof/>
              </w:rPr>
            </w:pPr>
            <w:ins w:id="4711" w:author="Seggelke, Klaus" w:date="2017-03-17T16:52: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712" w:author="Seggelke, Klaus" w:date="2017-03-17T16:52:00Z"/>
              </w:rPr>
            </w:pPr>
            <w:ins w:id="4713" w:author="Seggelke, Klaus" w:date="2017-03-17T16:52:00Z">
              <w:r>
                <w:t>Following resources could be scaled up:</w:t>
              </w:r>
            </w:ins>
          </w:p>
          <w:p w:rsidR="00B1351F" w:rsidRDefault="00B1351F" w:rsidP="00B1351F">
            <w:pPr>
              <w:pStyle w:val="TestCaseInfo"/>
              <w:numPr>
                <w:ilvl w:val="0"/>
                <w:numId w:val="101"/>
              </w:numPr>
              <w:rPr>
                <w:ins w:id="4714" w:author="Seggelke, Klaus" w:date="2017-03-17T16:52:00Z"/>
              </w:rPr>
            </w:pPr>
            <w:ins w:id="4715" w:author="Seggelke, Klaus" w:date="2017-03-17T16:52:00Z">
              <w:r>
                <w:t>vMemory</w:t>
              </w:r>
            </w:ins>
          </w:p>
          <w:p w:rsidR="00B1351F" w:rsidRDefault="00B1351F" w:rsidP="00B1351F">
            <w:pPr>
              <w:pStyle w:val="TestCaseInfo"/>
              <w:numPr>
                <w:ilvl w:val="0"/>
                <w:numId w:val="101"/>
              </w:numPr>
              <w:rPr>
                <w:ins w:id="4716" w:author="Seggelke, Klaus" w:date="2017-03-17T16:52:00Z"/>
              </w:rPr>
            </w:pPr>
            <w:ins w:id="4717" w:author="Seggelke, Klaus" w:date="2017-03-17T16:52:00Z">
              <w:r>
                <w:t>vCPU cores</w:t>
              </w:r>
            </w:ins>
          </w:p>
          <w:p w:rsidR="00B1351F" w:rsidRDefault="00B1351F" w:rsidP="00B1351F">
            <w:pPr>
              <w:pStyle w:val="TestCaseInfo"/>
              <w:numPr>
                <w:ilvl w:val="0"/>
                <w:numId w:val="101"/>
              </w:numPr>
              <w:rPr>
                <w:ins w:id="4718" w:author="Seggelke, Klaus" w:date="2017-03-17T16:52:00Z"/>
              </w:rPr>
            </w:pPr>
            <w:ins w:id="4719" w:author="Seggelke, Klaus" w:date="2017-03-17T16:52:00Z">
              <w:r>
                <w:t>vStorage</w:t>
              </w:r>
            </w:ins>
          </w:p>
          <w:p w:rsidR="00B1351F" w:rsidRDefault="00B1351F" w:rsidP="00B1351F">
            <w:pPr>
              <w:pStyle w:val="TestCaseInfo"/>
              <w:numPr>
                <w:ilvl w:val="0"/>
                <w:numId w:val="101"/>
              </w:numPr>
              <w:rPr>
                <w:ins w:id="4720" w:author="Seggelke, Klaus" w:date="2017-03-17T16:52:00Z"/>
              </w:rPr>
            </w:pPr>
            <w:ins w:id="4721" w:author="Seggelke, Klaus" w:date="2017-03-17T16:52:00Z">
              <w:r>
                <w:t>vNIC or specialized hardware</w:t>
              </w:r>
            </w:ins>
          </w:p>
          <w:p w:rsidR="00B1351F" w:rsidRDefault="00B1351F" w:rsidP="00FA278F">
            <w:pPr>
              <w:pStyle w:val="TestCaseInfo"/>
              <w:rPr>
                <w:ins w:id="4722" w:author="Seggelke, Klaus" w:date="2017-03-17T16:52:00Z"/>
              </w:rPr>
            </w:pPr>
            <w:ins w:id="4723" w:author="Seggelke, Klaus" w:date="2017-03-17T16:52:00Z">
              <w:r>
                <w:t>In case scale-out the VNF adds new VNFCs.</w:t>
              </w:r>
            </w:ins>
          </w:p>
        </w:tc>
      </w:tr>
    </w:tbl>
    <w:p w:rsidR="00B1351F" w:rsidRDefault="00B1351F" w:rsidP="00753D2D">
      <w:pPr>
        <w:rPr>
          <w:ins w:id="4724" w:author="Seggelke, Klaus" w:date="2017-03-17T16:54: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1351F" w:rsidTr="00FA278F">
        <w:trPr>
          <w:ins w:id="4725" w:author="Seggelke, Klaus" w:date="2017-03-17T16:54:00Z"/>
        </w:trPr>
        <w:tc>
          <w:tcPr>
            <w:tcW w:w="9330" w:type="dxa"/>
            <w:gridSpan w:val="2"/>
            <w:tcBorders>
              <w:top w:val="single" w:sz="2" w:space="0" w:color="auto"/>
              <w:left w:val="single" w:sz="2" w:space="0" w:color="auto"/>
              <w:bottom w:val="single" w:sz="2" w:space="0" w:color="auto"/>
              <w:right w:val="single" w:sz="2" w:space="0" w:color="auto"/>
            </w:tcBorders>
            <w:hideMark/>
          </w:tcPr>
          <w:p w:rsidR="00B1351F" w:rsidRDefault="00B1351F" w:rsidP="00FA278F">
            <w:pPr>
              <w:pStyle w:val="TestCase"/>
              <w:rPr>
                <w:ins w:id="4726" w:author="Seggelke, Klaus" w:date="2017-03-17T16:54:00Z"/>
              </w:rPr>
            </w:pPr>
            <w:bookmarkStart w:id="4727" w:name="_Toc477881029"/>
            <w:ins w:id="4728" w:author="Seggelke, Klaus" w:date="2017-03-17T16:54:00Z">
              <w:r>
                <w:t>TC.VNF</w:t>
              </w:r>
            </w:ins>
            <w:ins w:id="4729" w:author="Seggelke, Klaus" w:date="2017-03-21T16:26:00Z">
              <w:r w:rsidR="00432562">
                <w:t>C</w:t>
              </w:r>
            </w:ins>
            <w:ins w:id="4730" w:author="Seggelke, Klaus" w:date="2017-03-17T16:54:00Z">
              <w:r>
                <w:t>.SCALE.OUT.001</w:t>
              </w:r>
              <w:r w:rsidR="0087193F">
                <w:t>.6</w:t>
              </w:r>
              <w:r>
                <w:tab/>
                <w:t>Scale-Out</w:t>
              </w:r>
              <w:r w:rsidRPr="00093574">
                <w:t xml:space="preserve"> VNF</w:t>
              </w:r>
            </w:ins>
            <w:ins w:id="4731" w:author="Seggelke, Klaus" w:date="2017-03-21T16:32:00Z">
              <w:r w:rsidR="00432562">
                <w:t>C</w:t>
              </w:r>
            </w:ins>
            <w:ins w:id="4732" w:author="Seggelke, Klaus" w:date="2017-03-17T16:54:00Z">
              <w:r w:rsidRPr="00093574">
                <w:t xml:space="preserve"> instance</w:t>
              </w:r>
              <w:r>
                <w:t xml:space="preserve"> </w:t>
              </w:r>
              <w:r>
                <w:rPr>
                  <w:rFonts w:ascii="Tahoma" w:eastAsia="Times New Roman" w:hAnsi="Tahoma" w:cs="Tahoma"/>
                  <w:sz w:val="20"/>
                </w:rPr>
                <w:t>with Manual Scaling event generated by VNF</w:t>
              </w:r>
              <w:bookmarkEnd w:id="4727"/>
            </w:ins>
          </w:p>
        </w:tc>
      </w:tr>
      <w:tr w:rsidR="00B1351F" w:rsidTr="00FA278F">
        <w:trPr>
          <w:trHeight w:val="896"/>
          <w:ins w:id="4733" w:author="Seggelke, Klaus" w:date="2017-03-17T16:54: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734" w:author="Seggelke, Klaus" w:date="2017-03-17T16:54:00Z"/>
              </w:rPr>
            </w:pPr>
            <w:ins w:id="4735" w:author="Seggelke, Klaus" w:date="2017-03-17T16:54:00Z">
              <w:r>
                <w:lastRenderedPageBreak/>
                <w:t>Purpose:</w:t>
              </w:r>
            </w:ins>
          </w:p>
        </w:tc>
        <w:tc>
          <w:tcPr>
            <w:tcW w:w="7979" w:type="dxa"/>
            <w:tcBorders>
              <w:top w:val="single" w:sz="2" w:space="0" w:color="auto"/>
              <w:left w:val="single" w:sz="2" w:space="0" w:color="auto"/>
              <w:bottom w:val="single" w:sz="2" w:space="0" w:color="auto"/>
              <w:right w:val="single" w:sz="2" w:space="0" w:color="auto"/>
            </w:tcBorders>
            <w:hideMark/>
          </w:tcPr>
          <w:p w:rsidR="00B1351F" w:rsidRPr="00D67489" w:rsidRDefault="00B1351F" w:rsidP="00FA278F">
            <w:pPr>
              <w:pStyle w:val="TestCaseInfo"/>
              <w:rPr>
                <w:ins w:id="4736" w:author="Seggelke, Klaus" w:date="2017-03-17T16:54:00Z"/>
                <w:lang w:eastAsia="zh-CN"/>
              </w:rPr>
            </w:pPr>
            <w:ins w:id="4737" w:author="Seggelke, Klaus" w:date="2017-03-17T16:54:00Z">
              <w:r>
                <w:rPr>
                  <w:lang w:eastAsia="zh-CN"/>
                </w:rPr>
                <w:t xml:space="preserve">A VNF should have the capability to dynamically scale </w:t>
              </w:r>
            </w:ins>
            <w:ins w:id="4738" w:author="Seggelke, Klaus" w:date="2017-03-21T16:26:00Z">
              <w:r w:rsidR="00432562">
                <w:rPr>
                  <w:lang w:eastAsia="zh-CN"/>
                </w:rPr>
                <w:t>by adding additional VNFC(s)</w:t>
              </w:r>
              <w:r w:rsidR="00432562">
                <w:rPr>
                  <w:lang w:eastAsia="zh-CN"/>
                </w:rPr>
                <w:t xml:space="preserve"> </w:t>
              </w:r>
            </w:ins>
            <w:ins w:id="4739" w:author="Seggelke, Klaus" w:date="2017-03-17T16:54:00Z">
              <w:r>
                <w:rPr>
                  <w:lang w:eastAsia="zh-CN"/>
                </w:rPr>
                <w:t>based on the required load. The scaling to higher performance is the objective of this test. The VNF may has multiple levels of performance. Here we validate only one step, from the basic (lowest level) to the next level up.</w:t>
              </w:r>
            </w:ins>
          </w:p>
        </w:tc>
      </w:tr>
      <w:tr w:rsidR="00B1351F" w:rsidTr="00FA278F">
        <w:trPr>
          <w:ins w:id="4740" w:author="Seggelke, Klaus" w:date="2017-03-17T16:54: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741" w:author="Seggelke, Klaus" w:date="2017-03-17T16:54:00Z"/>
              </w:rPr>
            </w:pPr>
            <w:ins w:id="4742" w:author="Seggelke, Klaus" w:date="2017-03-17T16:54: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B1351F" w:rsidRDefault="00B1351F" w:rsidP="00FA278F">
            <w:pPr>
              <w:pStyle w:val="TestCaseInfo"/>
              <w:rPr>
                <w:ins w:id="4743" w:author="Seggelke, Klaus" w:date="2017-03-17T16:54:00Z"/>
                <w:lang w:eastAsia="zh-CN"/>
              </w:rPr>
            </w:pPr>
            <w:ins w:id="4744" w:author="Seggelke, Klaus" w:date="2017-03-17T16:54:00Z">
              <w:r>
                <w:rPr>
                  <w:lang w:eastAsia="zh-CN"/>
                </w:rPr>
                <w:t>Once the scaling increase is completed, the MANO should report the additional allocated virtualized resources. The MANO should have added more resources by increasing number of VNFCs. The EM may require to reconfigure the VNFCs. Therefore, traffic should be generated to validate that the VNFCs can process packets correctly. The trigger for this event to occur is the following:</w:t>
              </w:r>
            </w:ins>
          </w:p>
          <w:p w:rsidR="00B1351F" w:rsidRDefault="0087193F">
            <w:pPr>
              <w:pStyle w:val="TestCaseInfo"/>
              <w:numPr>
                <w:ilvl w:val="0"/>
                <w:numId w:val="214"/>
              </w:numPr>
              <w:rPr>
                <w:ins w:id="4745" w:author="Seggelke, Klaus" w:date="2017-03-17T16:54:00Z"/>
                <w:lang w:eastAsia="zh-CN"/>
              </w:rPr>
            </w:pPr>
            <w:ins w:id="4746" w:author="Seggelke, Klaus" w:date="2017-03-17T16:55:00Z">
              <w:r w:rsidRPr="006E70F4">
                <w:rPr>
                  <w:lang w:eastAsia="zh-CN"/>
                </w:rPr>
                <w:t>VNF generated event - Manual Scaling</w:t>
              </w:r>
            </w:ins>
          </w:p>
        </w:tc>
      </w:tr>
      <w:tr w:rsidR="00B1351F" w:rsidTr="00FA278F">
        <w:trPr>
          <w:trHeight w:val="283"/>
          <w:ins w:id="4747" w:author="Seggelke, Klaus" w:date="2017-03-17T16:54: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748" w:author="Seggelke, Klaus" w:date="2017-03-17T16:54:00Z"/>
              </w:rPr>
            </w:pPr>
            <w:ins w:id="4749" w:author="Seggelke, Klaus" w:date="2017-03-17T16:54:00Z">
              <w:r>
                <w:t>Test Setup</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750" w:author="Seggelke, Klaus" w:date="2017-03-17T16:54:00Z"/>
                <w:lang w:eastAsia="zh-CN"/>
              </w:rPr>
            </w:pPr>
          </w:p>
        </w:tc>
      </w:tr>
      <w:tr w:rsidR="00B1351F" w:rsidTr="00FA278F">
        <w:trPr>
          <w:trHeight w:val="515"/>
          <w:ins w:id="4751" w:author="Seggelke, Klaus" w:date="2017-03-17T16:54: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752" w:author="Seggelke, Klaus" w:date="2017-03-17T16:54:00Z"/>
              </w:rPr>
            </w:pPr>
            <w:ins w:id="4753" w:author="Seggelke, Klaus" w:date="2017-03-17T16:54:00Z">
              <w:r>
                <w:t>Parameters</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754" w:author="Seggelke, Klaus" w:date="2017-03-17T16:54:00Z"/>
              </w:rPr>
            </w:pPr>
          </w:p>
        </w:tc>
      </w:tr>
      <w:tr w:rsidR="00B1351F" w:rsidTr="00FA278F">
        <w:trPr>
          <w:ins w:id="4755" w:author="Seggelke, Klaus" w:date="2017-03-17T16:54: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756" w:author="Seggelke, Klaus" w:date="2017-03-17T16:54:00Z"/>
              </w:rPr>
            </w:pPr>
            <w:ins w:id="4757" w:author="Seggelke, Klaus" w:date="2017-03-17T16:54: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758" w:author="Seggelke, Klaus" w:date="2017-03-17T16:54:00Z"/>
              </w:rPr>
            </w:pPr>
          </w:p>
        </w:tc>
      </w:tr>
      <w:tr w:rsidR="00B1351F" w:rsidTr="00FA278F">
        <w:trPr>
          <w:ins w:id="4759" w:author="Seggelke, Klaus" w:date="2017-03-17T16:54: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760" w:author="Seggelke, Klaus" w:date="2017-03-17T16:54:00Z"/>
              </w:rPr>
            </w:pPr>
            <w:ins w:id="4761" w:author="Seggelke, Klaus" w:date="2017-03-17T16:54:00Z">
              <w:r>
                <w:t>Pre-conditions:</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762" w:author="Seggelke, Klaus" w:date="2017-03-17T16:54:00Z"/>
                <w:lang w:eastAsia="zh-CN"/>
              </w:rPr>
            </w:pPr>
          </w:p>
        </w:tc>
      </w:tr>
      <w:tr w:rsidR="00B1351F" w:rsidTr="00FA278F">
        <w:trPr>
          <w:trHeight w:val="715"/>
          <w:ins w:id="4763" w:author="Seggelke, Klaus" w:date="2017-03-17T16:54: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764" w:author="Seggelke, Klaus" w:date="2017-03-17T16:54:00Z"/>
              </w:rPr>
            </w:pPr>
            <w:ins w:id="4765" w:author="Seggelke, Klaus" w:date="2017-03-17T16:54:00Z">
              <w:r>
                <w:t>Procedure</w:t>
              </w:r>
            </w:ins>
          </w:p>
        </w:tc>
        <w:tc>
          <w:tcPr>
            <w:tcW w:w="7979" w:type="dxa"/>
            <w:tcBorders>
              <w:top w:val="single" w:sz="2" w:space="0" w:color="auto"/>
              <w:left w:val="single" w:sz="2" w:space="0" w:color="auto"/>
              <w:bottom w:val="single" w:sz="2" w:space="0" w:color="auto"/>
              <w:right w:val="single" w:sz="2" w:space="0" w:color="auto"/>
            </w:tcBorders>
          </w:tcPr>
          <w:p w:rsidR="00B1351F" w:rsidRPr="00093574" w:rsidRDefault="00B1351F" w:rsidP="00FA278F">
            <w:pPr>
              <w:pStyle w:val="TestCaseInfo"/>
              <w:rPr>
                <w:ins w:id="4766" w:author="Seggelke, Klaus" w:date="2017-03-17T16:54:00Z"/>
              </w:rPr>
            </w:pPr>
            <w:ins w:id="4767" w:author="Seggelke, Klaus" w:date="2017-03-17T16:54:00Z">
              <w:r w:rsidRPr="00093574">
                <w:t>Sequence:</w:t>
              </w:r>
            </w:ins>
          </w:p>
          <w:p w:rsidR="00B1351F" w:rsidRPr="00093574" w:rsidRDefault="00B1351F">
            <w:pPr>
              <w:pStyle w:val="TestCaseInfo"/>
              <w:numPr>
                <w:ilvl w:val="0"/>
                <w:numId w:val="245"/>
              </w:numPr>
              <w:rPr>
                <w:ins w:id="4768" w:author="Seggelke, Klaus" w:date="2017-03-17T16:54:00Z"/>
              </w:rPr>
              <w:pPrChange w:id="4769" w:author="Seggelke, Klaus" w:date="2017-03-17T16:54:00Z">
                <w:pPr>
                  <w:pStyle w:val="TestCaseInfo"/>
                  <w:numPr>
                    <w:numId w:val="243"/>
                  </w:numPr>
                  <w:ind w:left="720" w:hanging="360"/>
                </w:pPr>
              </w:pPrChange>
            </w:pPr>
            <w:ins w:id="4770" w:author="Seggelke, Klaus" w:date="2017-03-17T16:54:00Z">
              <w:r w:rsidRPr="00093574">
                <w:t>Instantiate VNF</w:t>
              </w:r>
            </w:ins>
          </w:p>
          <w:p w:rsidR="00B1351F" w:rsidRDefault="00B1351F">
            <w:pPr>
              <w:pStyle w:val="TestCaseInfo"/>
              <w:numPr>
                <w:ilvl w:val="0"/>
                <w:numId w:val="245"/>
              </w:numPr>
              <w:rPr>
                <w:ins w:id="4771" w:author="Seggelke, Klaus" w:date="2017-03-17T16:54:00Z"/>
              </w:rPr>
              <w:pPrChange w:id="4772" w:author="Seggelke, Klaus" w:date="2017-03-17T16:54:00Z">
                <w:pPr>
                  <w:pStyle w:val="TestCaseInfo"/>
                  <w:numPr>
                    <w:numId w:val="243"/>
                  </w:numPr>
                  <w:ind w:left="720" w:hanging="360"/>
                </w:pPr>
              </w:pPrChange>
            </w:pPr>
            <w:ins w:id="4773" w:author="Seggelke, Klaus" w:date="2017-03-17T16:54:00Z">
              <w:r w:rsidRPr="00074BEF">
                <w:t>Validate VNF instantiation state is INSTANTIATED and VNF state is STARTED (--&gt; time stamp when correct state reached)</w:t>
              </w:r>
            </w:ins>
          </w:p>
          <w:p w:rsidR="00B1351F" w:rsidRPr="00093574" w:rsidRDefault="00B1351F">
            <w:pPr>
              <w:pStyle w:val="TestCaseInfo"/>
              <w:numPr>
                <w:ilvl w:val="0"/>
                <w:numId w:val="245"/>
              </w:numPr>
              <w:rPr>
                <w:ins w:id="4774" w:author="Seggelke, Klaus" w:date="2017-03-17T16:54:00Z"/>
              </w:rPr>
              <w:pPrChange w:id="4775" w:author="Seggelke, Klaus" w:date="2017-03-17T16:54:00Z">
                <w:pPr>
                  <w:pStyle w:val="TestCaseInfo"/>
                  <w:numPr>
                    <w:numId w:val="243"/>
                  </w:numPr>
                  <w:ind w:left="720" w:hanging="360"/>
                </w:pPr>
              </w:pPrChange>
            </w:pPr>
            <w:ins w:id="4776" w:author="Seggelke, Klaus" w:date="2017-03-17T16:54:00Z">
              <w:r w:rsidRPr="00093574">
                <w:t>Generate low traffic load</w:t>
              </w:r>
            </w:ins>
          </w:p>
          <w:p w:rsidR="00B1351F" w:rsidRPr="00093574" w:rsidRDefault="00B1351F">
            <w:pPr>
              <w:pStyle w:val="TestCaseInfo"/>
              <w:numPr>
                <w:ilvl w:val="0"/>
                <w:numId w:val="245"/>
              </w:numPr>
              <w:rPr>
                <w:ins w:id="4777" w:author="Seggelke, Klaus" w:date="2017-03-17T16:54:00Z"/>
              </w:rPr>
              <w:pPrChange w:id="4778" w:author="Seggelke, Klaus" w:date="2017-03-17T16:54:00Z">
                <w:pPr>
                  <w:pStyle w:val="TestCaseInfo"/>
                  <w:numPr>
                    <w:numId w:val="243"/>
                  </w:numPr>
                  <w:ind w:left="720" w:hanging="360"/>
                </w:pPr>
              </w:pPrChange>
            </w:pPr>
            <w:ins w:id="4779" w:author="Seggelke, Klaus" w:date="2017-03-17T16:54:00Z">
              <w:r w:rsidRPr="00093574">
                <w:t>Validate that traffic flows through without issues (--&gt; no dropped packets)</w:t>
              </w:r>
            </w:ins>
          </w:p>
          <w:p w:rsidR="00B1351F" w:rsidRPr="00093574" w:rsidRDefault="00B1351F">
            <w:pPr>
              <w:pStyle w:val="TestCaseInfo"/>
              <w:numPr>
                <w:ilvl w:val="0"/>
                <w:numId w:val="245"/>
              </w:numPr>
              <w:rPr>
                <w:ins w:id="4780" w:author="Seggelke, Klaus" w:date="2017-03-17T16:54:00Z"/>
              </w:rPr>
              <w:pPrChange w:id="4781" w:author="Seggelke, Klaus" w:date="2017-03-17T16:54:00Z">
                <w:pPr>
                  <w:pStyle w:val="TestCaseInfo"/>
                  <w:numPr>
                    <w:numId w:val="243"/>
                  </w:numPr>
                  <w:ind w:left="720" w:hanging="360"/>
                </w:pPr>
              </w:pPrChange>
            </w:pPr>
            <w:ins w:id="4782" w:author="Seggelke, Klaus" w:date="2017-03-17T16:54:00Z">
              <w:r w:rsidRPr="00093574">
                <w:t>Trigger a resize of the NFV resources and generate more traffic to validate the higher capacity</w:t>
              </w:r>
              <w:r>
                <w:t xml:space="preserve"> or cause the trigger</w:t>
              </w:r>
            </w:ins>
          </w:p>
          <w:p w:rsidR="00B1351F" w:rsidRPr="00093574" w:rsidRDefault="00B1351F">
            <w:pPr>
              <w:pStyle w:val="TestCaseInfo"/>
              <w:numPr>
                <w:ilvl w:val="0"/>
                <w:numId w:val="245"/>
              </w:numPr>
              <w:rPr>
                <w:ins w:id="4783" w:author="Seggelke, Klaus" w:date="2017-03-17T16:54:00Z"/>
              </w:rPr>
              <w:pPrChange w:id="4784" w:author="Seggelke, Klaus" w:date="2017-03-17T16:54:00Z">
                <w:pPr>
                  <w:pStyle w:val="TestCaseInfo"/>
                  <w:numPr>
                    <w:numId w:val="243"/>
                  </w:numPr>
                  <w:ind w:left="720" w:hanging="360"/>
                </w:pPr>
              </w:pPrChange>
            </w:pPr>
            <w:ins w:id="4785" w:author="Seggelke, Klaus" w:date="2017-03-17T16:54:00Z">
              <w:r w:rsidRPr="00093574">
                <w:t>Validate VNF has resized</w:t>
              </w:r>
              <w:r>
                <w:t xml:space="preserve"> by adding VNFCs</w:t>
              </w:r>
              <w:r w:rsidRPr="00093574">
                <w:t>, has higher capacity and determine the service disruption</w:t>
              </w:r>
            </w:ins>
          </w:p>
          <w:p w:rsidR="00B1351F" w:rsidRPr="00093574" w:rsidRDefault="00B1351F">
            <w:pPr>
              <w:pStyle w:val="TestCaseInfo"/>
              <w:numPr>
                <w:ilvl w:val="0"/>
                <w:numId w:val="245"/>
              </w:numPr>
              <w:rPr>
                <w:ins w:id="4786" w:author="Seggelke, Klaus" w:date="2017-03-17T16:54:00Z"/>
              </w:rPr>
              <w:pPrChange w:id="4787" w:author="Seggelke, Klaus" w:date="2017-03-17T16:54:00Z">
                <w:pPr>
                  <w:pStyle w:val="TestCaseInfo"/>
                  <w:numPr>
                    <w:numId w:val="243"/>
                  </w:numPr>
                  <w:ind w:left="720" w:hanging="360"/>
                </w:pPr>
              </w:pPrChange>
            </w:pPr>
            <w:ins w:id="4788" w:author="Seggelke, Klaus" w:date="2017-03-17T16:54:00Z">
              <w:r w:rsidRPr="00093574">
                <w:t>Stop traffic</w:t>
              </w:r>
            </w:ins>
          </w:p>
          <w:p w:rsidR="00B1351F" w:rsidRPr="00093574" w:rsidRDefault="00B1351F">
            <w:pPr>
              <w:pStyle w:val="TestCaseInfo"/>
              <w:numPr>
                <w:ilvl w:val="0"/>
                <w:numId w:val="245"/>
              </w:numPr>
              <w:rPr>
                <w:ins w:id="4789" w:author="Seggelke, Klaus" w:date="2017-03-17T16:54:00Z"/>
              </w:rPr>
              <w:pPrChange w:id="4790" w:author="Seggelke, Klaus" w:date="2017-03-17T16:54:00Z">
                <w:pPr>
                  <w:pStyle w:val="TestCaseInfo"/>
                  <w:numPr>
                    <w:numId w:val="243"/>
                  </w:numPr>
                  <w:ind w:left="720" w:hanging="360"/>
                </w:pPr>
              </w:pPrChange>
            </w:pPr>
            <w:ins w:id="4791" w:author="Seggelke, Klaus" w:date="2017-03-17T16:54:00Z">
              <w:r w:rsidRPr="00093574">
                <w:t>Terminate VNF</w:t>
              </w:r>
            </w:ins>
          </w:p>
        </w:tc>
      </w:tr>
      <w:tr w:rsidR="00B1351F" w:rsidTr="00FA278F">
        <w:trPr>
          <w:ins w:id="4792" w:author="Seggelke, Klaus" w:date="2017-03-17T16:54: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793" w:author="Seggelke, Klaus" w:date="2017-03-17T16:54:00Z"/>
              </w:rPr>
            </w:pPr>
            <w:ins w:id="4794" w:author="Seggelke, Klaus" w:date="2017-03-17T16:54: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795" w:author="Seggelke, Klaus" w:date="2017-03-17T16:54:00Z"/>
              </w:rPr>
            </w:pPr>
          </w:p>
        </w:tc>
      </w:tr>
      <w:tr w:rsidR="00B1351F" w:rsidTr="00FA278F">
        <w:trPr>
          <w:ins w:id="4796" w:author="Seggelke, Klaus" w:date="2017-03-17T16:54: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797" w:author="Seggelke, Klaus" w:date="2017-03-17T16:54:00Z"/>
                <w:noProof/>
              </w:rPr>
            </w:pPr>
            <w:ins w:id="4798" w:author="Seggelke, Klaus" w:date="2017-03-17T16:54: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799" w:author="Seggelke, Klaus" w:date="2017-03-17T16:54:00Z"/>
              </w:rPr>
            </w:pPr>
            <w:ins w:id="4800" w:author="Seggelke, Klaus" w:date="2017-03-17T16:54:00Z">
              <w:r>
                <w:t>Following resources could be scaled up:</w:t>
              </w:r>
            </w:ins>
          </w:p>
          <w:p w:rsidR="00B1351F" w:rsidRDefault="00B1351F" w:rsidP="00FA278F">
            <w:pPr>
              <w:pStyle w:val="TestCaseInfo"/>
              <w:numPr>
                <w:ilvl w:val="0"/>
                <w:numId w:val="101"/>
              </w:numPr>
              <w:rPr>
                <w:ins w:id="4801" w:author="Seggelke, Klaus" w:date="2017-03-17T16:54:00Z"/>
              </w:rPr>
            </w:pPr>
            <w:ins w:id="4802" w:author="Seggelke, Klaus" w:date="2017-03-17T16:54:00Z">
              <w:r>
                <w:t>vMemory</w:t>
              </w:r>
            </w:ins>
          </w:p>
          <w:p w:rsidR="00B1351F" w:rsidRDefault="00B1351F" w:rsidP="00FA278F">
            <w:pPr>
              <w:pStyle w:val="TestCaseInfo"/>
              <w:numPr>
                <w:ilvl w:val="0"/>
                <w:numId w:val="101"/>
              </w:numPr>
              <w:rPr>
                <w:ins w:id="4803" w:author="Seggelke, Klaus" w:date="2017-03-17T16:54:00Z"/>
              </w:rPr>
            </w:pPr>
            <w:ins w:id="4804" w:author="Seggelke, Klaus" w:date="2017-03-17T16:54:00Z">
              <w:r>
                <w:t>vCPU cores</w:t>
              </w:r>
            </w:ins>
          </w:p>
          <w:p w:rsidR="00B1351F" w:rsidRDefault="00B1351F" w:rsidP="00FA278F">
            <w:pPr>
              <w:pStyle w:val="TestCaseInfo"/>
              <w:numPr>
                <w:ilvl w:val="0"/>
                <w:numId w:val="101"/>
              </w:numPr>
              <w:rPr>
                <w:ins w:id="4805" w:author="Seggelke, Klaus" w:date="2017-03-17T16:54:00Z"/>
              </w:rPr>
            </w:pPr>
            <w:ins w:id="4806" w:author="Seggelke, Klaus" w:date="2017-03-17T16:54:00Z">
              <w:r>
                <w:t>vStorage</w:t>
              </w:r>
            </w:ins>
          </w:p>
          <w:p w:rsidR="00B1351F" w:rsidRDefault="00B1351F" w:rsidP="00FA278F">
            <w:pPr>
              <w:pStyle w:val="TestCaseInfo"/>
              <w:numPr>
                <w:ilvl w:val="0"/>
                <w:numId w:val="101"/>
              </w:numPr>
              <w:rPr>
                <w:ins w:id="4807" w:author="Seggelke, Klaus" w:date="2017-03-17T16:54:00Z"/>
              </w:rPr>
            </w:pPr>
            <w:ins w:id="4808" w:author="Seggelke, Klaus" w:date="2017-03-17T16:54:00Z">
              <w:r>
                <w:t>vNIC or specialized hardware</w:t>
              </w:r>
            </w:ins>
          </w:p>
          <w:p w:rsidR="00B1351F" w:rsidRDefault="00B1351F" w:rsidP="00FA278F">
            <w:pPr>
              <w:pStyle w:val="TestCaseInfo"/>
              <w:rPr>
                <w:ins w:id="4809" w:author="Seggelke, Klaus" w:date="2017-03-17T16:54:00Z"/>
              </w:rPr>
            </w:pPr>
            <w:ins w:id="4810" w:author="Seggelke, Klaus" w:date="2017-03-17T16:54:00Z">
              <w:r>
                <w:t>In case scale-out the VNF adds new VNFCs.</w:t>
              </w:r>
            </w:ins>
          </w:p>
        </w:tc>
      </w:tr>
    </w:tbl>
    <w:p w:rsidR="00B1351F" w:rsidRDefault="00B1351F" w:rsidP="00B1351F">
      <w:pPr>
        <w:rPr>
          <w:ins w:id="4811" w:author="Seggelke, Klaus" w:date="2017-03-17T16:54:00Z"/>
          <w:lang w:eastAsia="zh-CN"/>
        </w:rPr>
      </w:pPr>
    </w:p>
    <w:p w:rsidR="00B1351F" w:rsidRDefault="00B1351F" w:rsidP="00753D2D">
      <w:pPr>
        <w:rPr>
          <w:ins w:id="4812" w:author="Seggelke, Klaus" w:date="2017-03-17T16:54: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1351F" w:rsidTr="00FA278F">
        <w:trPr>
          <w:ins w:id="4813" w:author="Seggelke, Klaus" w:date="2017-03-17T16:54:00Z"/>
        </w:trPr>
        <w:tc>
          <w:tcPr>
            <w:tcW w:w="9330" w:type="dxa"/>
            <w:gridSpan w:val="2"/>
            <w:tcBorders>
              <w:top w:val="single" w:sz="2" w:space="0" w:color="auto"/>
              <w:left w:val="single" w:sz="2" w:space="0" w:color="auto"/>
              <w:bottom w:val="single" w:sz="2" w:space="0" w:color="auto"/>
              <w:right w:val="single" w:sz="2" w:space="0" w:color="auto"/>
            </w:tcBorders>
            <w:hideMark/>
          </w:tcPr>
          <w:p w:rsidR="00B1351F" w:rsidRDefault="00B1351F" w:rsidP="00FA278F">
            <w:pPr>
              <w:pStyle w:val="TestCase"/>
              <w:rPr>
                <w:ins w:id="4814" w:author="Seggelke, Klaus" w:date="2017-03-17T16:54:00Z"/>
              </w:rPr>
            </w:pPr>
            <w:bookmarkStart w:id="4815" w:name="_Toc477881030"/>
            <w:ins w:id="4816" w:author="Seggelke, Klaus" w:date="2017-03-17T16:54:00Z">
              <w:r>
                <w:t>TC.VNF</w:t>
              </w:r>
            </w:ins>
            <w:ins w:id="4817" w:author="Seggelke, Klaus" w:date="2017-03-21T16:26:00Z">
              <w:r w:rsidR="00432562">
                <w:t>C</w:t>
              </w:r>
            </w:ins>
            <w:ins w:id="4818" w:author="Seggelke, Klaus" w:date="2017-03-17T16:54:00Z">
              <w:r>
                <w:t>.SCALE.OUT.001.7</w:t>
              </w:r>
              <w:r>
                <w:tab/>
                <w:t>Scale-Out</w:t>
              </w:r>
              <w:r w:rsidRPr="00093574">
                <w:t xml:space="preserve"> VNF</w:t>
              </w:r>
            </w:ins>
            <w:ins w:id="4819" w:author="Seggelke, Klaus" w:date="2017-03-21T16:32:00Z">
              <w:r w:rsidR="00432562">
                <w:t>C</w:t>
              </w:r>
            </w:ins>
            <w:ins w:id="4820" w:author="Seggelke, Klaus" w:date="2017-03-17T16:54:00Z">
              <w:r w:rsidRPr="00093574">
                <w:t xml:space="preserve"> instance</w:t>
              </w:r>
              <w:r>
                <w:t xml:space="preserve"> </w:t>
              </w:r>
              <w:r>
                <w:rPr>
                  <w:rFonts w:ascii="Tahoma" w:eastAsia="Times New Roman" w:hAnsi="Tahoma" w:cs="Tahoma"/>
                  <w:sz w:val="20"/>
                </w:rPr>
                <w:t>with Manual Scaling event generated by EM</w:t>
              </w:r>
              <w:bookmarkEnd w:id="4815"/>
            </w:ins>
          </w:p>
        </w:tc>
      </w:tr>
      <w:tr w:rsidR="00B1351F" w:rsidTr="00FA278F">
        <w:trPr>
          <w:trHeight w:val="896"/>
          <w:ins w:id="4821" w:author="Seggelke, Klaus" w:date="2017-03-17T16:54: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822" w:author="Seggelke, Klaus" w:date="2017-03-17T16:54:00Z"/>
              </w:rPr>
            </w:pPr>
            <w:ins w:id="4823" w:author="Seggelke, Klaus" w:date="2017-03-17T16:54: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B1351F" w:rsidRPr="00D67489" w:rsidRDefault="00B1351F" w:rsidP="00FA278F">
            <w:pPr>
              <w:pStyle w:val="TestCaseInfo"/>
              <w:rPr>
                <w:ins w:id="4824" w:author="Seggelke, Klaus" w:date="2017-03-17T16:54:00Z"/>
                <w:lang w:eastAsia="zh-CN"/>
              </w:rPr>
            </w:pPr>
            <w:ins w:id="4825" w:author="Seggelke, Klaus" w:date="2017-03-17T16:54:00Z">
              <w:r>
                <w:rPr>
                  <w:lang w:eastAsia="zh-CN"/>
                </w:rPr>
                <w:t xml:space="preserve">A VNF should have the capability to dynamically scale </w:t>
              </w:r>
            </w:ins>
            <w:ins w:id="4826" w:author="Seggelke, Klaus" w:date="2017-03-21T16:26:00Z">
              <w:r w:rsidR="00432562">
                <w:rPr>
                  <w:lang w:eastAsia="zh-CN"/>
                </w:rPr>
                <w:t>by adding additional VNFC(s)</w:t>
              </w:r>
              <w:r w:rsidR="00432562">
                <w:rPr>
                  <w:lang w:eastAsia="zh-CN"/>
                </w:rPr>
                <w:t xml:space="preserve"> </w:t>
              </w:r>
            </w:ins>
            <w:ins w:id="4827" w:author="Seggelke, Klaus" w:date="2017-03-17T16:54:00Z">
              <w:r>
                <w:rPr>
                  <w:lang w:eastAsia="zh-CN"/>
                </w:rPr>
                <w:t>based on the required load. The scaling to higher performance is the objective of this test. The VNF may has multiple levels of performance. Here we validate only one step, from the basic (lowest level) to the next level up.</w:t>
              </w:r>
            </w:ins>
          </w:p>
        </w:tc>
      </w:tr>
      <w:tr w:rsidR="00B1351F" w:rsidTr="00FA278F">
        <w:trPr>
          <w:ins w:id="4828" w:author="Seggelke, Klaus" w:date="2017-03-17T16:54: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829" w:author="Seggelke, Klaus" w:date="2017-03-17T16:54:00Z"/>
              </w:rPr>
            </w:pPr>
            <w:ins w:id="4830" w:author="Seggelke, Klaus" w:date="2017-03-17T16:54: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B1351F" w:rsidRDefault="00B1351F" w:rsidP="00FA278F">
            <w:pPr>
              <w:pStyle w:val="TestCaseInfo"/>
              <w:rPr>
                <w:ins w:id="4831" w:author="Seggelke, Klaus" w:date="2017-03-17T16:54:00Z"/>
                <w:lang w:eastAsia="zh-CN"/>
              </w:rPr>
            </w:pPr>
            <w:ins w:id="4832" w:author="Seggelke, Klaus" w:date="2017-03-17T16:54:00Z">
              <w:r>
                <w:rPr>
                  <w:lang w:eastAsia="zh-CN"/>
                </w:rPr>
                <w:t>Once the scaling increase is completed, the MANO should report the additional allocated virtualized resources. The MANO should have added more resources by increasing number of VNFCs. The EM may require to reconfigure the VNFCs. Therefore, traffic should be generated to validate that the VNFCs can process packets correctly. The trigger for this event to occur is the following:</w:t>
              </w:r>
            </w:ins>
          </w:p>
          <w:p w:rsidR="00B1351F" w:rsidRDefault="0087193F" w:rsidP="0087193F">
            <w:pPr>
              <w:pStyle w:val="TestCaseInfo"/>
              <w:numPr>
                <w:ilvl w:val="0"/>
                <w:numId w:val="214"/>
              </w:numPr>
              <w:rPr>
                <w:ins w:id="4833" w:author="Seggelke, Klaus" w:date="2017-03-17T16:54:00Z"/>
                <w:lang w:eastAsia="zh-CN"/>
              </w:rPr>
            </w:pPr>
            <w:ins w:id="4834" w:author="Seggelke, Klaus" w:date="2017-03-17T16:55:00Z">
              <w:r w:rsidRPr="006E70F4">
                <w:rPr>
                  <w:lang w:eastAsia="zh-CN"/>
                </w:rPr>
                <w:t>EM generated event – Manual Scaling</w:t>
              </w:r>
            </w:ins>
          </w:p>
        </w:tc>
      </w:tr>
      <w:tr w:rsidR="00B1351F" w:rsidTr="00FA278F">
        <w:trPr>
          <w:trHeight w:val="283"/>
          <w:ins w:id="4835" w:author="Seggelke, Klaus" w:date="2017-03-17T16:54: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836" w:author="Seggelke, Klaus" w:date="2017-03-17T16:54:00Z"/>
              </w:rPr>
            </w:pPr>
            <w:ins w:id="4837" w:author="Seggelke, Klaus" w:date="2017-03-17T16:54:00Z">
              <w:r>
                <w:t>Test Setup</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838" w:author="Seggelke, Klaus" w:date="2017-03-17T16:54:00Z"/>
                <w:lang w:eastAsia="zh-CN"/>
              </w:rPr>
            </w:pPr>
          </w:p>
        </w:tc>
      </w:tr>
      <w:tr w:rsidR="00B1351F" w:rsidTr="00FA278F">
        <w:trPr>
          <w:trHeight w:val="515"/>
          <w:ins w:id="4839" w:author="Seggelke, Klaus" w:date="2017-03-17T16:54: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840" w:author="Seggelke, Klaus" w:date="2017-03-17T16:54:00Z"/>
              </w:rPr>
            </w:pPr>
            <w:ins w:id="4841" w:author="Seggelke, Klaus" w:date="2017-03-17T16:54:00Z">
              <w:r>
                <w:lastRenderedPageBreak/>
                <w:t>Parameters</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842" w:author="Seggelke, Klaus" w:date="2017-03-17T16:54:00Z"/>
              </w:rPr>
            </w:pPr>
          </w:p>
        </w:tc>
      </w:tr>
      <w:tr w:rsidR="00B1351F" w:rsidTr="00FA278F">
        <w:trPr>
          <w:ins w:id="4843" w:author="Seggelke, Klaus" w:date="2017-03-17T16:54: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844" w:author="Seggelke, Klaus" w:date="2017-03-17T16:54:00Z"/>
              </w:rPr>
            </w:pPr>
            <w:ins w:id="4845" w:author="Seggelke, Klaus" w:date="2017-03-17T16:54: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846" w:author="Seggelke, Klaus" w:date="2017-03-17T16:54:00Z"/>
              </w:rPr>
            </w:pPr>
          </w:p>
        </w:tc>
      </w:tr>
      <w:tr w:rsidR="00B1351F" w:rsidTr="00FA278F">
        <w:trPr>
          <w:ins w:id="4847" w:author="Seggelke, Klaus" w:date="2017-03-17T16:54: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848" w:author="Seggelke, Klaus" w:date="2017-03-17T16:54:00Z"/>
              </w:rPr>
            </w:pPr>
            <w:ins w:id="4849" w:author="Seggelke, Klaus" w:date="2017-03-17T16:54:00Z">
              <w:r>
                <w:t>Pre-conditions:</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850" w:author="Seggelke, Klaus" w:date="2017-03-17T16:54:00Z"/>
                <w:lang w:eastAsia="zh-CN"/>
              </w:rPr>
            </w:pPr>
          </w:p>
        </w:tc>
      </w:tr>
      <w:tr w:rsidR="00B1351F" w:rsidTr="00FA278F">
        <w:trPr>
          <w:trHeight w:val="715"/>
          <w:ins w:id="4851" w:author="Seggelke, Klaus" w:date="2017-03-17T16:54: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852" w:author="Seggelke, Klaus" w:date="2017-03-17T16:54:00Z"/>
              </w:rPr>
            </w:pPr>
            <w:ins w:id="4853" w:author="Seggelke, Klaus" w:date="2017-03-17T16:54:00Z">
              <w:r>
                <w:t>Procedure</w:t>
              </w:r>
            </w:ins>
          </w:p>
        </w:tc>
        <w:tc>
          <w:tcPr>
            <w:tcW w:w="7979" w:type="dxa"/>
            <w:tcBorders>
              <w:top w:val="single" w:sz="2" w:space="0" w:color="auto"/>
              <w:left w:val="single" w:sz="2" w:space="0" w:color="auto"/>
              <w:bottom w:val="single" w:sz="2" w:space="0" w:color="auto"/>
              <w:right w:val="single" w:sz="2" w:space="0" w:color="auto"/>
            </w:tcBorders>
          </w:tcPr>
          <w:p w:rsidR="00B1351F" w:rsidRPr="00093574" w:rsidRDefault="00B1351F" w:rsidP="00FA278F">
            <w:pPr>
              <w:pStyle w:val="TestCaseInfo"/>
              <w:rPr>
                <w:ins w:id="4854" w:author="Seggelke, Klaus" w:date="2017-03-17T16:54:00Z"/>
              </w:rPr>
            </w:pPr>
            <w:ins w:id="4855" w:author="Seggelke, Klaus" w:date="2017-03-17T16:54:00Z">
              <w:r w:rsidRPr="00093574">
                <w:t>Sequence:</w:t>
              </w:r>
            </w:ins>
          </w:p>
          <w:p w:rsidR="00B1351F" w:rsidRPr="00093574" w:rsidRDefault="00B1351F">
            <w:pPr>
              <w:pStyle w:val="TestCaseInfo"/>
              <w:numPr>
                <w:ilvl w:val="0"/>
                <w:numId w:val="244"/>
              </w:numPr>
              <w:rPr>
                <w:ins w:id="4856" w:author="Seggelke, Klaus" w:date="2017-03-17T16:54:00Z"/>
              </w:rPr>
              <w:pPrChange w:id="4857" w:author="Seggelke, Klaus" w:date="2017-03-17T16:54:00Z">
                <w:pPr>
                  <w:pStyle w:val="TestCaseInfo"/>
                  <w:numPr>
                    <w:numId w:val="243"/>
                  </w:numPr>
                  <w:ind w:left="720" w:hanging="360"/>
                </w:pPr>
              </w:pPrChange>
            </w:pPr>
            <w:ins w:id="4858" w:author="Seggelke, Klaus" w:date="2017-03-17T16:54:00Z">
              <w:r w:rsidRPr="00093574">
                <w:t>Instantiate VNF</w:t>
              </w:r>
            </w:ins>
          </w:p>
          <w:p w:rsidR="00B1351F" w:rsidRDefault="00B1351F">
            <w:pPr>
              <w:pStyle w:val="TestCaseInfo"/>
              <w:numPr>
                <w:ilvl w:val="0"/>
                <w:numId w:val="244"/>
              </w:numPr>
              <w:rPr>
                <w:ins w:id="4859" w:author="Seggelke, Klaus" w:date="2017-03-17T16:54:00Z"/>
              </w:rPr>
              <w:pPrChange w:id="4860" w:author="Seggelke, Klaus" w:date="2017-03-17T16:54:00Z">
                <w:pPr>
                  <w:pStyle w:val="TestCaseInfo"/>
                  <w:numPr>
                    <w:numId w:val="243"/>
                  </w:numPr>
                  <w:ind w:left="720" w:hanging="360"/>
                </w:pPr>
              </w:pPrChange>
            </w:pPr>
            <w:ins w:id="4861" w:author="Seggelke, Klaus" w:date="2017-03-17T16:54:00Z">
              <w:r w:rsidRPr="00074BEF">
                <w:t>Validate VNF instantiation state is INSTANTIATED and VNF state is STARTED (--&gt; time stamp when correct state reached)</w:t>
              </w:r>
            </w:ins>
          </w:p>
          <w:p w:rsidR="00B1351F" w:rsidRPr="00093574" w:rsidRDefault="00B1351F">
            <w:pPr>
              <w:pStyle w:val="TestCaseInfo"/>
              <w:numPr>
                <w:ilvl w:val="0"/>
                <w:numId w:val="244"/>
              </w:numPr>
              <w:rPr>
                <w:ins w:id="4862" w:author="Seggelke, Klaus" w:date="2017-03-17T16:54:00Z"/>
              </w:rPr>
              <w:pPrChange w:id="4863" w:author="Seggelke, Klaus" w:date="2017-03-17T16:54:00Z">
                <w:pPr>
                  <w:pStyle w:val="TestCaseInfo"/>
                  <w:numPr>
                    <w:numId w:val="243"/>
                  </w:numPr>
                  <w:ind w:left="720" w:hanging="360"/>
                </w:pPr>
              </w:pPrChange>
            </w:pPr>
            <w:ins w:id="4864" w:author="Seggelke, Klaus" w:date="2017-03-17T16:54:00Z">
              <w:r w:rsidRPr="00093574">
                <w:t>Generate low traffic load</w:t>
              </w:r>
            </w:ins>
          </w:p>
          <w:p w:rsidR="00B1351F" w:rsidRPr="00093574" w:rsidRDefault="00B1351F">
            <w:pPr>
              <w:pStyle w:val="TestCaseInfo"/>
              <w:numPr>
                <w:ilvl w:val="0"/>
                <w:numId w:val="244"/>
              </w:numPr>
              <w:rPr>
                <w:ins w:id="4865" w:author="Seggelke, Klaus" w:date="2017-03-17T16:54:00Z"/>
              </w:rPr>
              <w:pPrChange w:id="4866" w:author="Seggelke, Klaus" w:date="2017-03-17T16:54:00Z">
                <w:pPr>
                  <w:pStyle w:val="TestCaseInfo"/>
                  <w:numPr>
                    <w:numId w:val="243"/>
                  </w:numPr>
                  <w:ind w:left="720" w:hanging="360"/>
                </w:pPr>
              </w:pPrChange>
            </w:pPr>
            <w:ins w:id="4867" w:author="Seggelke, Klaus" w:date="2017-03-17T16:54:00Z">
              <w:r w:rsidRPr="00093574">
                <w:t>Validate that traffic flows through without issues (--&gt; no dropped packets)</w:t>
              </w:r>
            </w:ins>
          </w:p>
          <w:p w:rsidR="00B1351F" w:rsidRPr="00093574" w:rsidRDefault="00B1351F">
            <w:pPr>
              <w:pStyle w:val="TestCaseInfo"/>
              <w:numPr>
                <w:ilvl w:val="0"/>
                <w:numId w:val="244"/>
              </w:numPr>
              <w:rPr>
                <w:ins w:id="4868" w:author="Seggelke, Klaus" w:date="2017-03-17T16:54:00Z"/>
              </w:rPr>
              <w:pPrChange w:id="4869" w:author="Seggelke, Klaus" w:date="2017-03-17T16:54:00Z">
                <w:pPr>
                  <w:pStyle w:val="TestCaseInfo"/>
                  <w:numPr>
                    <w:numId w:val="243"/>
                  </w:numPr>
                  <w:ind w:left="720" w:hanging="360"/>
                </w:pPr>
              </w:pPrChange>
            </w:pPr>
            <w:ins w:id="4870" w:author="Seggelke, Klaus" w:date="2017-03-17T16:54:00Z">
              <w:r w:rsidRPr="00093574">
                <w:t>Trigger a resize of the NFV resources and generate more traffic to validate the higher capacity</w:t>
              </w:r>
              <w:r>
                <w:t xml:space="preserve"> or cause the trigger</w:t>
              </w:r>
            </w:ins>
          </w:p>
          <w:p w:rsidR="00B1351F" w:rsidRPr="00093574" w:rsidRDefault="00B1351F">
            <w:pPr>
              <w:pStyle w:val="TestCaseInfo"/>
              <w:numPr>
                <w:ilvl w:val="0"/>
                <w:numId w:val="244"/>
              </w:numPr>
              <w:rPr>
                <w:ins w:id="4871" w:author="Seggelke, Klaus" w:date="2017-03-17T16:54:00Z"/>
              </w:rPr>
              <w:pPrChange w:id="4872" w:author="Seggelke, Klaus" w:date="2017-03-17T16:54:00Z">
                <w:pPr>
                  <w:pStyle w:val="TestCaseInfo"/>
                  <w:numPr>
                    <w:numId w:val="243"/>
                  </w:numPr>
                  <w:ind w:left="720" w:hanging="360"/>
                </w:pPr>
              </w:pPrChange>
            </w:pPr>
            <w:ins w:id="4873" w:author="Seggelke, Klaus" w:date="2017-03-17T16:54:00Z">
              <w:r w:rsidRPr="00093574">
                <w:t>Validate VNF has resized</w:t>
              </w:r>
              <w:r>
                <w:t xml:space="preserve"> by adding VNFCs</w:t>
              </w:r>
              <w:r w:rsidRPr="00093574">
                <w:t>, has higher capacity and determine the service disruption</w:t>
              </w:r>
            </w:ins>
          </w:p>
          <w:p w:rsidR="00B1351F" w:rsidRPr="00093574" w:rsidRDefault="00B1351F">
            <w:pPr>
              <w:pStyle w:val="TestCaseInfo"/>
              <w:numPr>
                <w:ilvl w:val="0"/>
                <w:numId w:val="244"/>
              </w:numPr>
              <w:rPr>
                <w:ins w:id="4874" w:author="Seggelke, Klaus" w:date="2017-03-17T16:54:00Z"/>
              </w:rPr>
              <w:pPrChange w:id="4875" w:author="Seggelke, Klaus" w:date="2017-03-17T16:54:00Z">
                <w:pPr>
                  <w:pStyle w:val="TestCaseInfo"/>
                  <w:numPr>
                    <w:numId w:val="243"/>
                  </w:numPr>
                  <w:ind w:left="720" w:hanging="360"/>
                </w:pPr>
              </w:pPrChange>
            </w:pPr>
            <w:ins w:id="4876" w:author="Seggelke, Klaus" w:date="2017-03-17T16:54:00Z">
              <w:r w:rsidRPr="00093574">
                <w:t>Stop traffic</w:t>
              </w:r>
            </w:ins>
          </w:p>
          <w:p w:rsidR="00B1351F" w:rsidRPr="00093574" w:rsidRDefault="00B1351F">
            <w:pPr>
              <w:pStyle w:val="TestCaseInfo"/>
              <w:numPr>
                <w:ilvl w:val="0"/>
                <w:numId w:val="244"/>
              </w:numPr>
              <w:rPr>
                <w:ins w:id="4877" w:author="Seggelke, Klaus" w:date="2017-03-17T16:54:00Z"/>
              </w:rPr>
              <w:pPrChange w:id="4878" w:author="Seggelke, Klaus" w:date="2017-03-17T16:54:00Z">
                <w:pPr>
                  <w:pStyle w:val="TestCaseInfo"/>
                  <w:numPr>
                    <w:numId w:val="243"/>
                  </w:numPr>
                  <w:ind w:left="720" w:hanging="360"/>
                </w:pPr>
              </w:pPrChange>
            </w:pPr>
            <w:ins w:id="4879" w:author="Seggelke, Klaus" w:date="2017-03-17T16:54:00Z">
              <w:r w:rsidRPr="00093574">
                <w:t>Terminate VNF</w:t>
              </w:r>
            </w:ins>
          </w:p>
        </w:tc>
      </w:tr>
      <w:tr w:rsidR="00B1351F" w:rsidTr="00FA278F">
        <w:trPr>
          <w:ins w:id="4880" w:author="Seggelke, Klaus" w:date="2017-03-17T16:54: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881" w:author="Seggelke, Klaus" w:date="2017-03-17T16:54:00Z"/>
              </w:rPr>
            </w:pPr>
            <w:ins w:id="4882" w:author="Seggelke, Klaus" w:date="2017-03-17T16:54: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883" w:author="Seggelke, Klaus" w:date="2017-03-17T16:54:00Z"/>
              </w:rPr>
            </w:pPr>
          </w:p>
        </w:tc>
      </w:tr>
      <w:tr w:rsidR="00B1351F" w:rsidTr="00FA278F">
        <w:trPr>
          <w:ins w:id="4884" w:author="Seggelke, Klaus" w:date="2017-03-17T16:54:00Z"/>
        </w:trPr>
        <w:tc>
          <w:tcPr>
            <w:tcW w:w="1351" w:type="dxa"/>
            <w:tcBorders>
              <w:top w:val="single" w:sz="2" w:space="0" w:color="auto"/>
              <w:left w:val="single" w:sz="2" w:space="0" w:color="auto"/>
              <w:bottom w:val="single" w:sz="2" w:space="0" w:color="auto"/>
              <w:right w:val="single" w:sz="2" w:space="0" w:color="auto"/>
            </w:tcBorders>
            <w:vAlign w:val="center"/>
            <w:hideMark/>
          </w:tcPr>
          <w:p w:rsidR="00B1351F" w:rsidRDefault="00B1351F" w:rsidP="00FA278F">
            <w:pPr>
              <w:pStyle w:val="TestCaseDescription"/>
              <w:rPr>
                <w:ins w:id="4885" w:author="Seggelke, Klaus" w:date="2017-03-17T16:54:00Z"/>
                <w:noProof/>
              </w:rPr>
            </w:pPr>
            <w:ins w:id="4886" w:author="Seggelke, Klaus" w:date="2017-03-17T16:54: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B1351F" w:rsidRDefault="00B1351F" w:rsidP="00FA278F">
            <w:pPr>
              <w:pStyle w:val="TestCaseInfo"/>
              <w:rPr>
                <w:ins w:id="4887" w:author="Seggelke, Klaus" w:date="2017-03-17T16:54:00Z"/>
              </w:rPr>
            </w:pPr>
            <w:ins w:id="4888" w:author="Seggelke, Klaus" w:date="2017-03-17T16:54:00Z">
              <w:r>
                <w:t>Following resources could be scaled up:</w:t>
              </w:r>
            </w:ins>
          </w:p>
          <w:p w:rsidR="00B1351F" w:rsidRDefault="00B1351F" w:rsidP="00FA278F">
            <w:pPr>
              <w:pStyle w:val="TestCaseInfo"/>
              <w:numPr>
                <w:ilvl w:val="0"/>
                <w:numId w:val="101"/>
              </w:numPr>
              <w:rPr>
                <w:ins w:id="4889" w:author="Seggelke, Klaus" w:date="2017-03-17T16:54:00Z"/>
              </w:rPr>
            </w:pPr>
            <w:ins w:id="4890" w:author="Seggelke, Klaus" w:date="2017-03-17T16:54:00Z">
              <w:r>
                <w:t>vMemory</w:t>
              </w:r>
            </w:ins>
          </w:p>
          <w:p w:rsidR="00B1351F" w:rsidRDefault="00B1351F" w:rsidP="00FA278F">
            <w:pPr>
              <w:pStyle w:val="TestCaseInfo"/>
              <w:numPr>
                <w:ilvl w:val="0"/>
                <w:numId w:val="101"/>
              </w:numPr>
              <w:rPr>
                <w:ins w:id="4891" w:author="Seggelke, Klaus" w:date="2017-03-17T16:54:00Z"/>
              </w:rPr>
            </w:pPr>
            <w:ins w:id="4892" w:author="Seggelke, Klaus" w:date="2017-03-17T16:54:00Z">
              <w:r>
                <w:t>vCPU cores</w:t>
              </w:r>
            </w:ins>
          </w:p>
          <w:p w:rsidR="00B1351F" w:rsidRDefault="00B1351F" w:rsidP="00FA278F">
            <w:pPr>
              <w:pStyle w:val="TestCaseInfo"/>
              <w:numPr>
                <w:ilvl w:val="0"/>
                <w:numId w:val="101"/>
              </w:numPr>
              <w:rPr>
                <w:ins w:id="4893" w:author="Seggelke, Klaus" w:date="2017-03-17T16:54:00Z"/>
              </w:rPr>
            </w:pPr>
            <w:ins w:id="4894" w:author="Seggelke, Klaus" w:date="2017-03-17T16:54:00Z">
              <w:r>
                <w:t>vStorage</w:t>
              </w:r>
            </w:ins>
          </w:p>
          <w:p w:rsidR="00B1351F" w:rsidRDefault="00B1351F" w:rsidP="00FA278F">
            <w:pPr>
              <w:pStyle w:val="TestCaseInfo"/>
              <w:numPr>
                <w:ilvl w:val="0"/>
                <w:numId w:val="101"/>
              </w:numPr>
              <w:rPr>
                <w:ins w:id="4895" w:author="Seggelke, Klaus" w:date="2017-03-17T16:54:00Z"/>
              </w:rPr>
            </w:pPr>
            <w:ins w:id="4896" w:author="Seggelke, Klaus" w:date="2017-03-17T16:54:00Z">
              <w:r>
                <w:t>vNIC or specialized hardware</w:t>
              </w:r>
            </w:ins>
          </w:p>
          <w:p w:rsidR="00B1351F" w:rsidRDefault="00B1351F" w:rsidP="00FA278F">
            <w:pPr>
              <w:pStyle w:val="TestCaseInfo"/>
              <w:rPr>
                <w:ins w:id="4897" w:author="Seggelke, Klaus" w:date="2017-03-17T16:54:00Z"/>
              </w:rPr>
            </w:pPr>
            <w:ins w:id="4898" w:author="Seggelke, Klaus" w:date="2017-03-17T16:54:00Z">
              <w:r>
                <w:t>In case scale-out the VNF adds new VNFCs.</w:t>
              </w:r>
            </w:ins>
          </w:p>
        </w:tc>
      </w:tr>
    </w:tbl>
    <w:p w:rsidR="00B1351F" w:rsidRDefault="00B1351F" w:rsidP="00B1351F">
      <w:pPr>
        <w:rPr>
          <w:ins w:id="4899" w:author="Seggelke, Klaus" w:date="2017-03-17T16:54:00Z"/>
          <w:lang w:eastAsia="zh-CN"/>
        </w:rPr>
      </w:pPr>
    </w:p>
    <w:p w:rsidR="00B1351F" w:rsidRDefault="0087193F">
      <w:pPr>
        <w:pStyle w:val="Heading3"/>
        <w:pPrChange w:id="4900" w:author="Seggelke, Klaus" w:date="2017-03-17T16:57:00Z">
          <w:pPr/>
        </w:pPrChange>
      </w:pPr>
      <w:bookmarkStart w:id="4901" w:name="_Toc477880901"/>
      <w:ins w:id="4902" w:author="Seggelke, Klaus" w:date="2017-03-17T16:57:00Z">
        <w:r>
          <w:t>Max scale-out</w:t>
        </w:r>
        <w:r w:rsidRPr="00093574">
          <w:t xml:space="preserve"> VNF</w:t>
        </w:r>
      </w:ins>
      <w:ins w:id="4903" w:author="Seggelke, Klaus" w:date="2017-03-21T16:33:00Z">
        <w:r w:rsidR="00984A89">
          <w:t>C</w:t>
        </w:r>
      </w:ins>
      <w:ins w:id="4904" w:author="Seggelke, Klaus" w:date="2017-03-17T16:57:00Z">
        <w:r w:rsidRPr="00093574">
          <w:t xml:space="preserve"> instance</w:t>
        </w:r>
      </w:ins>
      <w:bookmarkEnd w:id="4901"/>
    </w:p>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rsidP="00753D2D">
            <w:pPr>
              <w:pStyle w:val="TestCase"/>
            </w:pPr>
            <w:bookmarkStart w:id="4905" w:name="_Toc477881031"/>
            <w:r>
              <w:t>TC.VNF</w:t>
            </w:r>
            <w:ins w:id="4906" w:author="Seggelke, Klaus" w:date="2017-03-21T16:26:00Z">
              <w:r w:rsidR="00432562">
                <w:t>C</w:t>
              </w:r>
            </w:ins>
            <w:r>
              <w:t>.SCALE.OUT.002</w:t>
            </w:r>
            <w:r>
              <w:tab/>
            </w:r>
            <w:r w:rsidR="000039FF">
              <w:t>Max scale-out</w:t>
            </w:r>
            <w:r w:rsidR="00753D2D" w:rsidRPr="00093574">
              <w:t xml:space="preserve"> VNF</w:t>
            </w:r>
            <w:ins w:id="4907" w:author="Seggelke, Klaus" w:date="2017-03-21T16:31:00Z">
              <w:r w:rsidR="00432562">
                <w:t>C</w:t>
              </w:r>
            </w:ins>
            <w:r w:rsidR="00753D2D" w:rsidRPr="00093574">
              <w:t xml:space="preserve"> instance</w:t>
            </w:r>
            <w:bookmarkEnd w:id="4905"/>
          </w:p>
        </w:tc>
      </w:tr>
      <w:tr w:rsidR="00753D2D" w:rsidTr="008F359C">
        <w:trPr>
          <w:trHeight w:val="55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Pr="00D67489" w:rsidRDefault="008F359C" w:rsidP="008F359C">
            <w:pPr>
              <w:pStyle w:val="TestCaseInfo"/>
              <w:rPr>
                <w:lang w:eastAsia="zh-CN"/>
              </w:rPr>
            </w:pPr>
            <w:r>
              <w:rPr>
                <w:lang w:eastAsia="zh-CN"/>
              </w:rPr>
              <w:t xml:space="preserve">A VNF should have the capability to dynamically scale </w:t>
            </w:r>
            <w:ins w:id="4908" w:author="Seggelke, Klaus" w:date="2017-03-21T16:27:00Z">
              <w:r w:rsidR="00432562">
                <w:rPr>
                  <w:lang w:eastAsia="zh-CN"/>
                </w:rPr>
                <w:t>by adding additional VNFC(s)</w:t>
              </w:r>
              <w:r w:rsidR="00432562">
                <w:rPr>
                  <w:lang w:eastAsia="zh-CN"/>
                </w:rPr>
                <w:t xml:space="preserve"> </w:t>
              </w:r>
            </w:ins>
            <w:r>
              <w:rPr>
                <w:lang w:eastAsia="zh-CN"/>
              </w:rPr>
              <w:t>based on the required load. The scaling to the max higher performance is the objective of this test.</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 xml:space="preserve">Once the scaling increase is completed, the </w:t>
            </w:r>
            <w:del w:id="4909" w:author="Seggelke, Klaus" w:date="2017-03-21T16:27:00Z">
              <w:r w:rsidDel="00432562">
                <w:rPr>
                  <w:lang w:eastAsia="zh-CN"/>
                </w:rPr>
                <w:delText xml:space="preserve">VNFM </w:delText>
              </w:r>
            </w:del>
            <w:ins w:id="4910" w:author="Seggelke, Klaus" w:date="2017-03-21T16:27:00Z">
              <w:r w:rsidR="00432562">
                <w:rPr>
                  <w:lang w:eastAsia="zh-CN"/>
                </w:rPr>
                <w:t>MANO</w:t>
              </w:r>
              <w:r w:rsidR="00432562">
                <w:rPr>
                  <w:lang w:eastAsia="zh-CN"/>
                </w:rPr>
                <w:t xml:space="preserve"> </w:t>
              </w:r>
            </w:ins>
            <w:r>
              <w:rPr>
                <w:lang w:eastAsia="zh-CN"/>
              </w:rPr>
              <w:t xml:space="preserve">should report the additional allocated virtualized resources. The </w:t>
            </w:r>
            <w:del w:id="4911" w:author="Seggelke, Klaus" w:date="2017-03-21T16:27:00Z">
              <w:r w:rsidDel="00432562">
                <w:rPr>
                  <w:lang w:eastAsia="zh-CN"/>
                </w:rPr>
                <w:delText xml:space="preserve">VNFM </w:delText>
              </w:r>
            </w:del>
            <w:ins w:id="4912" w:author="Seggelke, Klaus" w:date="2017-03-21T16:27:00Z">
              <w:r w:rsidR="00432562">
                <w:rPr>
                  <w:lang w:eastAsia="zh-CN"/>
                </w:rPr>
                <w:t>MANO</w:t>
              </w:r>
              <w:r w:rsidR="00432562">
                <w:rPr>
                  <w:lang w:eastAsia="zh-CN"/>
                </w:rPr>
                <w:t xml:space="preserve"> </w:t>
              </w:r>
            </w:ins>
            <w:r>
              <w:rPr>
                <w:lang w:eastAsia="zh-CN"/>
              </w:rPr>
              <w:t xml:space="preserve">should have added more resources </w:t>
            </w:r>
            <w:r w:rsidR="00A45455">
              <w:rPr>
                <w:lang w:eastAsia="zh-CN"/>
              </w:rPr>
              <w:t>by adding</w:t>
            </w:r>
            <w:r>
              <w:rPr>
                <w:lang w:eastAsia="zh-CN"/>
              </w:rPr>
              <w:t xml:space="preserve"> more VNFCs. </w:t>
            </w:r>
            <w:r w:rsidR="00A45455">
              <w:rPr>
                <w:lang w:eastAsia="zh-CN"/>
              </w:rPr>
              <w:t>T</w:t>
            </w:r>
            <w:r>
              <w:rPr>
                <w:lang w:eastAsia="zh-CN"/>
              </w:rPr>
              <w:t>he EM may require to configure the V</w:t>
            </w:r>
            <w:r w:rsidR="00A45455">
              <w:rPr>
                <w:lang w:eastAsia="zh-CN"/>
              </w:rPr>
              <w:t>NFCs</w:t>
            </w:r>
            <w:r>
              <w:rPr>
                <w:lang w:eastAsia="zh-CN"/>
              </w:rPr>
              <w:t>. Therefore</w:t>
            </w:r>
            <w:r w:rsidR="00A45455">
              <w:rPr>
                <w:lang w:eastAsia="zh-CN"/>
              </w:rPr>
              <w:t>,</w:t>
            </w:r>
            <w:r>
              <w:rPr>
                <w:lang w:eastAsia="zh-CN"/>
              </w:rPr>
              <w:t xml:space="preserve"> traffic should be generated to validate that the VNFCs can process packets correctly. The trigger for this event to occur could be </w:t>
            </w:r>
            <w:del w:id="4913" w:author="Seggelke, Klaus" w:date="2017-03-17T17:01:00Z">
              <w:r w:rsidDel="0087193F">
                <w:rPr>
                  <w:lang w:eastAsia="zh-CN"/>
                </w:rPr>
                <w:delText>by</w:delText>
              </w:r>
            </w:del>
            <w:ins w:id="4914" w:author="Seggelke, Klaus" w:date="2017-03-17T17:01:00Z">
              <w:r w:rsidR="0087193F">
                <w:rPr>
                  <w:lang w:eastAsia="zh-CN"/>
                </w:rPr>
                <w:t>one of</w:t>
              </w:r>
            </w:ins>
            <w:r>
              <w:rPr>
                <w:lang w:eastAsia="zh-CN"/>
              </w:rPr>
              <w:t xml:space="preserve"> </w:t>
            </w:r>
            <w:del w:id="4915" w:author="Seggelke, Klaus" w:date="2017-03-17T17:01:00Z">
              <w:r w:rsidDel="0087193F">
                <w:rPr>
                  <w:lang w:eastAsia="zh-CN"/>
                </w:rPr>
                <w:delText xml:space="preserve">different </w:delText>
              </w:r>
            </w:del>
            <w:r>
              <w:rPr>
                <w:lang w:eastAsia="zh-CN"/>
              </w:rPr>
              <w:t>options:</w:t>
            </w:r>
          </w:p>
          <w:p w:rsidR="006E70F4" w:rsidRDefault="006E70F4" w:rsidP="006E70F4">
            <w:pPr>
              <w:pStyle w:val="TestCaseInfo"/>
              <w:numPr>
                <w:ilvl w:val="0"/>
                <w:numId w:val="101"/>
              </w:numPr>
              <w:rPr>
                <w:lang w:eastAsia="zh-CN"/>
              </w:rPr>
            </w:pPr>
            <w:del w:id="4916" w:author="Seggelke, Klaus" w:date="2017-03-21T16:27:00Z">
              <w:r w:rsidRPr="006E70F4" w:rsidDel="00432562">
                <w:rPr>
                  <w:lang w:eastAsia="zh-CN"/>
                </w:rPr>
                <w:delText>VNFM/</w:delText>
              </w:r>
            </w:del>
            <w:r w:rsidRPr="006E70F4">
              <w:rPr>
                <w:lang w:eastAsia="zh-CN"/>
              </w:rPr>
              <w:t xml:space="preserve">MANO generated events - Auto Scaling </w:t>
            </w:r>
            <w:del w:id="4917" w:author="Seggelke, Klaus" w:date="2017-03-21T16:04:00Z">
              <w:r w:rsidRPr="006E70F4" w:rsidDel="00BA2C50">
                <w:rPr>
                  <w:lang w:eastAsia="zh-CN"/>
                </w:rPr>
                <w:delText xml:space="preserve"> </w:delText>
              </w:r>
            </w:del>
            <w:r w:rsidRPr="006E70F4">
              <w:rPr>
                <w:lang w:eastAsia="zh-CN"/>
              </w:rPr>
              <w:t>(</w:t>
            </w:r>
            <w:del w:id="4918" w:author="Seggelke, Klaus" w:date="2017-03-21T16:04:00Z">
              <w:r w:rsidRPr="006E70F4" w:rsidDel="00BA2C50">
                <w:rPr>
                  <w:lang w:eastAsia="zh-CN"/>
                </w:rPr>
                <w:delText xml:space="preserve"> </w:delText>
              </w:r>
            </w:del>
            <w:r w:rsidRPr="006E70F4">
              <w:rPr>
                <w:lang w:eastAsia="zh-CN"/>
              </w:rPr>
              <w:t>e.g. based on monitoring of resource utilization of the VNF's VMs, upon events received from VNF, EM, VIM)</w:t>
            </w:r>
          </w:p>
          <w:p w:rsidR="006E70F4" w:rsidRDefault="006E70F4" w:rsidP="006E70F4">
            <w:pPr>
              <w:pStyle w:val="TestCaseInfo"/>
              <w:numPr>
                <w:ilvl w:val="0"/>
                <w:numId w:val="101"/>
              </w:numPr>
              <w:rPr>
                <w:lang w:eastAsia="zh-CN"/>
              </w:rPr>
            </w:pPr>
            <w:r w:rsidRPr="006E70F4">
              <w:rPr>
                <w:lang w:eastAsia="zh-CN"/>
              </w:rPr>
              <w:t xml:space="preserve">VNF generated event – On-demand </w:t>
            </w:r>
            <w:del w:id="4919" w:author="Seggelke, Klaus" w:date="2017-03-21T16:04:00Z">
              <w:r w:rsidRPr="006E70F4" w:rsidDel="00BA2C50">
                <w:rPr>
                  <w:lang w:eastAsia="zh-CN"/>
                </w:rPr>
                <w:delText xml:space="preserve"> </w:delText>
              </w:r>
            </w:del>
            <w:r w:rsidRPr="006E70F4">
              <w:rPr>
                <w:lang w:eastAsia="zh-CN"/>
              </w:rPr>
              <w:t>Scaling (</w:t>
            </w:r>
            <w:del w:id="4920" w:author="Seggelke, Klaus" w:date="2017-03-21T16:04:00Z">
              <w:r w:rsidRPr="006E70F4" w:rsidDel="00BA2C50">
                <w:rPr>
                  <w:lang w:eastAsia="zh-CN"/>
                </w:rPr>
                <w:delText xml:space="preserve"> </w:delText>
              </w:r>
            </w:del>
            <w:r w:rsidRPr="006E70F4">
              <w:rPr>
                <w:lang w:eastAsia="zh-CN"/>
              </w:rPr>
              <w:t>e.g. based on traffic, VNF generates the request internally)</w:t>
            </w:r>
          </w:p>
          <w:p w:rsidR="006E70F4" w:rsidRDefault="006E70F4" w:rsidP="006E70F4">
            <w:pPr>
              <w:pStyle w:val="TestCaseInfo"/>
              <w:numPr>
                <w:ilvl w:val="0"/>
                <w:numId w:val="101"/>
              </w:numPr>
              <w:rPr>
                <w:lang w:eastAsia="zh-CN"/>
              </w:rPr>
            </w:pPr>
            <w:r w:rsidRPr="006E70F4">
              <w:rPr>
                <w:lang w:eastAsia="zh-CN"/>
              </w:rPr>
              <w:t>VIM generated event – On-demand Scaling</w:t>
            </w:r>
          </w:p>
          <w:p w:rsidR="006E70F4" w:rsidRDefault="006E70F4" w:rsidP="006E70F4">
            <w:pPr>
              <w:pStyle w:val="TestCaseInfo"/>
              <w:numPr>
                <w:ilvl w:val="0"/>
                <w:numId w:val="101"/>
              </w:numPr>
              <w:rPr>
                <w:lang w:eastAsia="zh-CN"/>
              </w:rPr>
            </w:pPr>
            <w:r w:rsidRPr="006E70F4">
              <w:rPr>
                <w:lang w:eastAsia="zh-CN"/>
              </w:rPr>
              <w:t>EM generated event – On-demand Scaling (e.g. EM receives information from the VNF and determines the need to auto scale)</w:t>
            </w:r>
          </w:p>
          <w:p w:rsidR="006E70F4" w:rsidRDefault="006E70F4" w:rsidP="006E70F4">
            <w:pPr>
              <w:pStyle w:val="TestCaseInfo"/>
              <w:numPr>
                <w:ilvl w:val="0"/>
                <w:numId w:val="101"/>
              </w:numPr>
              <w:rPr>
                <w:lang w:eastAsia="zh-CN"/>
              </w:rPr>
            </w:pPr>
            <w:r w:rsidRPr="006E70F4">
              <w:rPr>
                <w:lang w:eastAsia="zh-CN"/>
              </w:rPr>
              <w:t>MANO generated event - Manual Scaling</w:t>
            </w:r>
            <w:del w:id="4921" w:author="Seggelke, Klaus" w:date="2017-03-21T16:04:00Z">
              <w:r w:rsidRPr="006E70F4" w:rsidDel="00BA2C50">
                <w:rPr>
                  <w:lang w:eastAsia="zh-CN"/>
                </w:rPr>
                <w:delText xml:space="preserve"> </w:delText>
              </w:r>
            </w:del>
            <w:r w:rsidRPr="006E70F4">
              <w:rPr>
                <w:lang w:eastAsia="zh-CN"/>
              </w:rPr>
              <w:t xml:space="preserve"> (e.g. by operating the MANO interface/API)</w:t>
            </w:r>
          </w:p>
          <w:p w:rsidR="006E70F4" w:rsidRDefault="006E70F4" w:rsidP="006E70F4">
            <w:pPr>
              <w:pStyle w:val="TestCaseInfo"/>
              <w:numPr>
                <w:ilvl w:val="0"/>
                <w:numId w:val="101"/>
              </w:numPr>
              <w:rPr>
                <w:lang w:eastAsia="zh-CN"/>
              </w:rPr>
            </w:pPr>
            <w:r w:rsidRPr="006E70F4">
              <w:rPr>
                <w:lang w:eastAsia="zh-CN"/>
              </w:rPr>
              <w:t>VNF generated event - Manual Scaling</w:t>
            </w:r>
          </w:p>
          <w:p w:rsidR="00753D2D" w:rsidRDefault="006E70F4" w:rsidP="006E70F4">
            <w:pPr>
              <w:pStyle w:val="TestCaseInfo"/>
              <w:numPr>
                <w:ilvl w:val="0"/>
                <w:numId w:val="101"/>
              </w:numPr>
              <w:rPr>
                <w:lang w:eastAsia="zh-CN"/>
              </w:rPr>
            </w:pPr>
            <w:r w:rsidRPr="006E70F4">
              <w:rPr>
                <w:lang w:eastAsia="zh-CN"/>
              </w:rPr>
              <w:t>EM generated event – Manual Scaling</w:t>
            </w:r>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179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Default="00753D2D" w:rsidP="00C82C0F">
            <w:pPr>
              <w:pStyle w:val="TestCaseInfo"/>
              <w:numPr>
                <w:ilvl w:val="0"/>
                <w:numId w:val="171"/>
              </w:numPr>
            </w:pPr>
            <w:r>
              <w:t>Instantiate VNF</w:t>
            </w:r>
          </w:p>
          <w:p w:rsidR="00C82C0F" w:rsidRDefault="00C82C0F" w:rsidP="00C82C0F">
            <w:pPr>
              <w:pStyle w:val="TestCaseInfo"/>
              <w:numPr>
                <w:ilvl w:val="0"/>
                <w:numId w:val="171"/>
              </w:numPr>
            </w:pPr>
            <w:r w:rsidRPr="00074BEF">
              <w:t>Validate VNF instantiation state is INSTANTIATED and VNF state is STARTED (--&gt; time stamp when correct state reached)</w:t>
            </w:r>
          </w:p>
          <w:p w:rsidR="00753D2D" w:rsidRDefault="00753D2D" w:rsidP="00C82C0F">
            <w:pPr>
              <w:pStyle w:val="TestCaseInfo"/>
              <w:numPr>
                <w:ilvl w:val="0"/>
                <w:numId w:val="171"/>
              </w:numPr>
            </w:pPr>
            <w:r>
              <w:t>Generate low traffic load</w:t>
            </w:r>
          </w:p>
          <w:p w:rsidR="00753D2D" w:rsidRDefault="00753D2D" w:rsidP="00C82C0F">
            <w:pPr>
              <w:pStyle w:val="TestCaseInfo"/>
              <w:numPr>
                <w:ilvl w:val="0"/>
                <w:numId w:val="171"/>
              </w:numPr>
            </w:pPr>
            <w:r>
              <w:t>Validate that traffic flows through without issues (--&gt; no dropped packets)</w:t>
            </w:r>
          </w:p>
          <w:p w:rsidR="00753D2D" w:rsidRDefault="00753D2D" w:rsidP="00C82C0F">
            <w:pPr>
              <w:pStyle w:val="TestCaseInfo"/>
              <w:numPr>
                <w:ilvl w:val="0"/>
                <w:numId w:val="171"/>
              </w:numPr>
            </w:pPr>
            <w:r>
              <w:t>Trigger a resize of the NFV resources to the maximum</w:t>
            </w:r>
          </w:p>
          <w:p w:rsidR="00753D2D" w:rsidRDefault="00753D2D" w:rsidP="00C82C0F">
            <w:pPr>
              <w:pStyle w:val="TestCaseInfo"/>
              <w:numPr>
                <w:ilvl w:val="0"/>
                <w:numId w:val="171"/>
              </w:numPr>
            </w:pPr>
            <w:r>
              <w:t>Validate VNF has resized to the max and has max capacity (e.g., generate higher traffic load)</w:t>
            </w:r>
            <w:r w:rsidR="00A45455">
              <w:t xml:space="preserve"> and added new VNFCs</w:t>
            </w:r>
          </w:p>
          <w:p w:rsidR="00753D2D" w:rsidRDefault="00753D2D" w:rsidP="00C82C0F">
            <w:pPr>
              <w:pStyle w:val="TestCaseInfo"/>
              <w:numPr>
                <w:ilvl w:val="0"/>
                <w:numId w:val="171"/>
              </w:numPr>
            </w:pPr>
            <w:r>
              <w:t>Determine the service disruption during the resizing to the max and the time it takes to complete it</w:t>
            </w:r>
          </w:p>
          <w:p w:rsidR="00753D2D" w:rsidRDefault="00753D2D" w:rsidP="00C82C0F">
            <w:pPr>
              <w:pStyle w:val="TestCaseInfo"/>
              <w:numPr>
                <w:ilvl w:val="0"/>
                <w:numId w:val="171"/>
              </w:numPr>
            </w:pPr>
            <w:r>
              <w:t>Stop traffic</w:t>
            </w:r>
          </w:p>
          <w:p w:rsidR="00753D2D" w:rsidRPr="00093574" w:rsidRDefault="00753D2D" w:rsidP="00C82C0F">
            <w:pPr>
              <w:pStyle w:val="TestCaseInfo"/>
              <w:numPr>
                <w:ilvl w:val="0"/>
                <w:numId w:val="171"/>
              </w:numPr>
            </w:pPr>
            <w:r>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be scaled up:</w:t>
            </w:r>
          </w:p>
          <w:p w:rsidR="00753D2D" w:rsidRDefault="00753D2D" w:rsidP="006E70F4">
            <w:pPr>
              <w:pStyle w:val="TestCaseInfo"/>
              <w:numPr>
                <w:ilvl w:val="0"/>
                <w:numId w:val="101"/>
              </w:numPr>
            </w:pPr>
            <w:r>
              <w:t>vMemory</w:t>
            </w:r>
          </w:p>
          <w:p w:rsidR="00753D2D" w:rsidRDefault="00753D2D" w:rsidP="006E70F4">
            <w:pPr>
              <w:pStyle w:val="TestCaseInfo"/>
              <w:numPr>
                <w:ilvl w:val="0"/>
                <w:numId w:val="101"/>
              </w:numPr>
            </w:pPr>
            <w:r>
              <w:t>vCPU cores</w:t>
            </w:r>
          </w:p>
          <w:p w:rsidR="00753D2D" w:rsidRDefault="00753D2D" w:rsidP="006E70F4">
            <w:pPr>
              <w:pStyle w:val="TestCaseInfo"/>
              <w:numPr>
                <w:ilvl w:val="0"/>
                <w:numId w:val="101"/>
              </w:numPr>
            </w:pPr>
            <w:r>
              <w:t>vStorage</w:t>
            </w:r>
          </w:p>
          <w:p w:rsidR="00753D2D" w:rsidRDefault="00753D2D" w:rsidP="006E70F4">
            <w:pPr>
              <w:pStyle w:val="TestCaseInfo"/>
              <w:numPr>
                <w:ilvl w:val="0"/>
                <w:numId w:val="101"/>
              </w:numPr>
            </w:pPr>
            <w:r>
              <w:t>vNIC or specialized hardware</w:t>
            </w:r>
          </w:p>
          <w:p w:rsidR="00753D2D" w:rsidRDefault="00753D2D" w:rsidP="00753D2D">
            <w:pPr>
              <w:pStyle w:val="TestCaseInfo"/>
            </w:pPr>
            <w:r>
              <w:t>In case scale-</w:t>
            </w:r>
            <w:r w:rsidR="00A45455">
              <w:t>out</w:t>
            </w:r>
            <w:r>
              <w:t xml:space="preserve"> the VNF add</w:t>
            </w:r>
            <w:r w:rsidR="00A45455">
              <w:t>s</w:t>
            </w:r>
            <w:r>
              <w:t xml:space="preserve"> new VNFCs.</w:t>
            </w:r>
          </w:p>
          <w:p w:rsidR="00753D2D" w:rsidRDefault="00753D2D" w:rsidP="00753D2D">
            <w:pPr>
              <w:pStyle w:val="TestCaseInfo"/>
            </w:pPr>
            <w:r>
              <w:t>The scaling trigger could be one of the following:</w:t>
            </w:r>
          </w:p>
          <w:p w:rsidR="006E70F4" w:rsidRDefault="006E70F4" w:rsidP="006E70F4">
            <w:pPr>
              <w:pStyle w:val="TestCaseInfo"/>
              <w:numPr>
                <w:ilvl w:val="0"/>
                <w:numId w:val="101"/>
              </w:numPr>
              <w:rPr>
                <w:lang w:eastAsia="zh-CN"/>
              </w:rPr>
            </w:pPr>
            <w:r w:rsidRPr="006E70F4">
              <w:rPr>
                <w:lang w:eastAsia="zh-CN"/>
              </w:rPr>
              <w:t xml:space="preserve">VNFM/MANO generated events - Auto Scaling </w:t>
            </w:r>
            <w:del w:id="4922" w:author="Seggelke, Klaus" w:date="2017-03-21T16:27:00Z">
              <w:r w:rsidRPr="006E70F4" w:rsidDel="00432562">
                <w:rPr>
                  <w:lang w:eastAsia="zh-CN"/>
                </w:rPr>
                <w:delText xml:space="preserve"> </w:delText>
              </w:r>
            </w:del>
            <w:r w:rsidRPr="006E70F4">
              <w:rPr>
                <w:lang w:eastAsia="zh-CN"/>
              </w:rPr>
              <w:t>(</w:t>
            </w:r>
            <w:del w:id="4923" w:author="Seggelke, Klaus" w:date="2017-03-21T16:27:00Z">
              <w:r w:rsidRPr="006E70F4" w:rsidDel="00432562">
                <w:rPr>
                  <w:lang w:eastAsia="zh-CN"/>
                </w:rPr>
                <w:delText xml:space="preserve"> </w:delText>
              </w:r>
            </w:del>
            <w:r w:rsidRPr="006E70F4">
              <w:rPr>
                <w:lang w:eastAsia="zh-CN"/>
              </w:rPr>
              <w:t>e.g. based on monitoring of resource utilization of the VNF's VMs, upon events received from VNF, EM, VIM)</w:t>
            </w:r>
          </w:p>
          <w:p w:rsidR="006E70F4" w:rsidRDefault="006E70F4" w:rsidP="006E70F4">
            <w:pPr>
              <w:pStyle w:val="TestCaseInfo"/>
              <w:numPr>
                <w:ilvl w:val="0"/>
                <w:numId w:val="101"/>
              </w:numPr>
              <w:rPr>
                <w:lang w:eastAsia="zh-CN"/>
              </w:rPr>
            </w:pPr>
            <w:r w:rsidRPr="006E70F4">
              <w:rPr>
                <w:lang w:eastAsia="zh-CN"/>
              </w:rPr>
              <w:t xml:space="preserve">VNF generated event – On-demand </w:t>
            </w:r>
            <w:del w:id="4924" w:author="Seggelke, Klaus" w:date="2017-03-21T16:27:00Z">
              <w:r w:rsidRPr="006E70F4" w:rsidDel="00432562">
                <w:rPr>
                  <w:lang w:eastAsia="zh-CN"/>
                </w:rPr>
                <w:delText xml:space="preserve"> </w:delText>
              </w:r>
            </w:del>
            <w:r w:rsidRPr="006E70F4">
              <w:rPr>
                <w:lang w:eastAsia="zh-CN"/>
              </w:rPr>
              <w:t>Scaling (</w:t>
            </w:r>
            <w:del w:id="4925" w:author="Seggelke, Klaus" w:date="2017-03-21T16:27:00Z">
              <w:r w:rsidRPr="006E70F4" w:rsidDel="00432562">
                <w:rPr>
                  <w:lang w:eastAsia="zh-CN"/>
                </w:rPr>
                <w:delText xml:space="preserve"> </w:delText>
              </w:r>
            </w:del>
            <w:r w:rsidRPr="006E70F4">
              <w:rPr>
                <w:lang w:eastAsia="zh-CN"/>
              </w:rPr>
              <w:t>e.g. based on traffic, VNF generates the request internally)</w:t>
            </w:r>
          </w:p>
          <w:p w:rsidR="006E70F4" w:rsidRDefault="006E70F4" w:rsidP="006E70F4">
            <w:pPr>
              <w:pStyle w:val="TestCaseInfo"/>
              <w:numPr>
                <w:ilvl w:val="0"/>
                <w:numId w:val="101"/>
              </w:numPr>
              <w:rPr>
                <w:lang w:eastAsia="zh-CN"/>
              </w:rPr>
            </w:pPr>
            <w:r w:rsidRPr="006E70F4">
              <w:rPr>
                <w:lang w:eastAsia="zh-CN"/>
              </w:rPr>
              <w:t>VIM generated event – On-demand Scaling</w:t>
            </w:r>
          </w:p>
          <w:p w:rsidR="006E70F4" w:rsidRDefault="006E70F4" w:rsidP="006E70F4">
            <w:pPr>
              <w:pStyle w:val="TestCaseInfo"/>
              <w:numPr>
                <w:ilvl w:val="0"/>
                <w:numId w:val="101"/>
              </w:numPr>
              <w:rPr>
                <w:lang w:eastAsia="zh-CN"/>
              </w:rPr>
            </w:pPr>
            <w:r w:rsidRPr="006E70F4">
              <w:rPr>
                <w:lang w:eastAsia="zh-CN"/>
              </w:rPr>
              <w:t>EM generated event – On-demand Scaling (e.g. EM receives information from the VNF and determines the need to auto scale)</w:t>
            </w:r>
          </w:p>
          <w:p w:rsidR="006E70F4" w:rsidRDefault="006E70F4" w:rsidP="006E70F4">
            <w:pPr>
              <w:pStyle w:val="TestCaseInfo"/>
              <w:numPr>
                <w:ilvl w:val="0"/>
                <w:numId w:val="101"/>
              </w:numPr>
              <w:rPr>
                <w:lang w:eastAsia="zh-CN"/>
              </w:rPr>
            </w:pPr>
            <w:r w:rsidRPr="006E70F4">
              <w:rPr>
                <w:lang w:eastAsia="zh-CN"/>
              </w:rPr>
              <w:t xml:space="preserve">MANO generated event - Manual Scaling </w:t>
            </w:r>
            <w:del w:id="4926" w:author="Seggelke, Klaus" w:date="2017-03-21T16:27:00Z">
              <w:r w:rsidRPr="006E70F4" w:rsidDel="00432562">
                <w:rPr>
                  <w:lang w:eastAsia="zh-CN"/>
                </w:rPr>
                <w:delText xml:space="preserve"> </w:delText>
              </w:r>
            </w:del>
            <w:r w:rsidRPr="006E70F4">
              <w:rPr>
                <w:lang w:eastAsia="zh-CN"/>
              </w:rPr>
              <w:t>(e.g. by operating the MANO interface/API)</w:t>
            </w:r>
          </w:p>
          <w:p w:rsidR="006E70F4" w:rsidRDefault="006E70F4" w:rsidP="006E70F4">
            <w:pPr>
              <w:pStyle w:val="TestCaseInfo"/>
              <w:numPr>
                <w:ilvl w:val="0"/>
                <w:numId w:val="101"/>
              </w:numPr>
              <w:rPr>
                <w:lang w:eastAsia="zh-CN"/>
              </w:rPr>
            </w:pPr>
            <w:r w:rsidRPr="006E70F4">
              <w:rPr>
                <w:lang w:eastAsia="zh-CN"/>
              </w:rPr>
              <w:t>VNF generated event - Manual Scaling</w:t>
            </w:r>
          </w:p>
          <w:p w:rsidR="00753D2D" w:rsidDel="002F301A" w:rsidRDefault="006E70F4" w:rsidP="006E70F4">
            <w:pPr>
              <w:pStyle w:val="TestCaseInfo"/>
              <w:numPr>
                <w:ilvl w:val="0"/>
                <w:numId w:val="101"/>
              </w:numPr>
              <w:rPr>
                <w:del w:id="4927" w:author="Seggelke, Klaus" w:date="2017-03-17T17:04:00Z"/>
                <w:lang w:eastAsia="zh-CN"/>
              </w:rPr>
            </w:pPr>
            <w:r w:rsidRPr="006E70F4">
              <w:rPr>
                <w:lang w:eastAsia="zh-CN"/>
              </w:rPr>
              <w:t>EM generated event – Manual Scaling</w:t>
            </w:r>
          </w:p>
          <w:p w:rsidR="00753D2D" w:rsidRDefault="00753D2D">
            <w:pPr>
              <w:pStyle w:val="TestCaseInfo"/>
              <w:numPr>
                <w:ilvl w:val="0"/>
                <w:numId w:val="101"/>
              </w:numPr>
              <w:pPrChange w:id="4928" w:author="Seggelke, Klaus" w:date="2017-03-17T17:04:00Z">
                <w:pPr>
                  <w:pStyle w:val="TestCaseInfo"/>
                </w:pPr>
              </w:pPrChange>
            </w:pPr>
            <w:del w:id="4929" w:author="Seggelke, Klaus" w:date="2017-03-17T17:04:00Z">
              <w:r w:rsidDel="002F301A">
                <w:delText>Each of this trigger can be seen a sub test cases.</w:delText>
              </w:r>
            </w:del>
          </w:p>
        </w:tc>
      </w:tr>
    </w:tbl>
    <w:p w:rsidR="00753D2D" w:rsidRDefault="00753D2D" w:rsidP="00753D2D">
      <w:pPr>
        <w:rPr>
          <w:ins w:id="4930" w:author="Seggelke, Klaus" w:date="2017-03-17T16:58:00Z"/>
          <w:lang w:eastAsia="zh-CN"/>
        </w:rPr>
      </w:pPr>
    </w:p>
    <w:p w:rsidR="0087193F" w:rsidRPr="001542F9" w:rsidRDefault="0087193F">
      <w:pPr>
        <w:pStyle w:val="Heading3"/>
        <w:rPr>
          <w:ins w:id="4931" w:author="Seggelke, Klaus" w:date="2017-03-17T16:58:00Z"/>
        </w:rPr>
        <w:pPrChange w:id="4932" w:author="Seggelke, Klaus" w:date="2017-03-17T16:58:00Z">
          <w:pPr/>
        </w:pPrChange>
      </w:pPr>
      <w:bookmarkStart w:id="4933" w:name="_Toc477880902"/>
      <w:ins w:id="4934" w:author="Seggelke, Klaus" w:date="2017-03-17T16:58:00Z">
        <w:r w:rsidRPr="001542F9">
          <w:t>Scale-in VNF</w:t>
        </w:r>
      </w:ins>
      <w:ins w:id="4935" w:author="Seggelke, Klaus" w:date="2017-03-21T16:33:00Z">
        <w:r w:rsidR="00984A89">
          <w:t>C</w:t>
        </w:r>
      </w:ins>
      <w:ins w:id="4936" w:author="Seggelke, Klaus" w:date="2017-03-17T16:58:00Z">
        <w:r w:rsidRPr="001542F9">
          <w:t xml:space="preserve"> instance</w:t>
        </w:r>
        <w:bookmarkEnd w:id="4933"/>
      </w:ins>
    </w:p>
    <w:p w:rsidR="0087193F" w:rsidRDefault="0087193F"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Change w:id="4937">
          <w:tblGrid>
            <w:gridCol w:w="1351"/>
            <w:gridCol w:w="7979"/>
          </w:tblGrid>
        </w:tblGridChange>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rsidP="00A45455">
            <w:pPr>
              <w:pStyle w:val="TestCase"/>
            </w:pPr>
            <w:bookmarkStart w:id="4938" w:name="_Toc477881032"/>
            <w:r>
              <w:t>TC.VNF</w:t>
            </w:r>
            <w:ins w:id="4939" w:author="Seggelke, Klaus" w:date="2017-03-21T16:27:00Z">
              <w:r w:rsidR="00432562">
                <w:t>C</w:t>
              </w:r>
            </w:ins>
            <w:r>
              <w:t>.SCALE.OUT.003</w:t>
            </w:r>
            <w:r>
              <w:tab/>
            </w:r>
            <w:r w:rsidR="00753D2D" w:rsidRPr="00487EA1">
              <w:t>Scale-</w:t>
            </w:r>
            <w:r w:rsidR="00A45455">
              <w:t>in</w:t>
            </w:r>
            <w:r w:rsidR="00753D2D" w:rsidRPr="00487EA1">
              <w:t xml:space="preserve"> VNF</w:t>
            </w:r>
            <w:ins w:id="4940" w:author="Seggelke, Klaus" w:date="2017-03-21T16:31:00Z">
              <w:r w:rsidR="00432562">
                <w:t>C</w:t>
              </w:r>
            </w:ins>
            <w:r w:rsidR="00753D2D" w:rsidRPr="00487EA1">
              <w:t xml:space="preserve"> instance</w:t>
            </w:r>
            <w:bookmarkEnd w:id="4938"/>
          </w:p>
        </w:tc>
      </w:tr>
      <w:tr w:rsidR="00753D2D" w:rsidTr="00753D2D">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Default="00753D2D" w:rsidP="00753D2D">
            <w:pPr>
              <w:pStyle w:val="TestCaseInfo"/>
              <w:rPr>
                <w:lang w:eastAsia="zh-CN"/>
              </w:rPr>
            </w:pPr>
            <w:r w:rsidRPr="00487EA1">
              <w:rPr>
                <w:lang w:eastAsia="zh-CN"/>
              </w:rPr>
              <w:t xml:space="preserve">Once the </w:t>
            </w:r>
            <w:ins w:id="4941" w:author="Seggelke, Klaus" w:date="2017-03-21T16:28:00Z">
              <w:r w:rsidR="00432562">
                <w:rPr>
                  <w:lang w:eastAsia="zh-CN"/>
                </w:rPr>
                <w:t xml:space="preserve">VNFC </w:t>
              </w:r>
            </w:ins>
            <w:r w:rsidRPr="00487EA1">
              <w:rPr>
                <w:lang w:eastAsia="zh-CN"/>
              </w:rPr>
              <w:t xml:space="preserve">scaling decrease is completed, the </w:t>
            </w:r>
            <w:del w:id="4942" w:author="Seggelke, Klaus" w:date="2017-03-21T16:06:00Z">
              <w:r w:rsidRPr="00487EA1" w:rsidDel="00BA2C50">
                <w:rPr>
                  <w:lang w:eastAsia="zh-CN"/>
                </w:rPr>
                <w:delText xml:space="preserve">VNFM </w:delText>
              </w:r>
            </w:del>
            <w:ins w:id="4943" w:author="Seggelke, Klaus" w:date="2017-03-21T16:06:00Z">
              <w:r w:rsidR="00BA2C50">
                <w:rPr>
                  <w:lang w:eastAsia="zh-CN"/>
                </w:rPr>
                <w:t>MANO</w:t>
              </w:r>
              <w:r w:rsidR="00BA2C50" w:rsidRPr="00487EA1">
                <w:rPr>
                  <w:lang w:eastAsia="zh-CN"/>
                </w:rPr>
                <w:t xml:space="preserve"> </w:t>
              </w:r>
            </w:ins>
            <w:r w:rsidRPr="00487EA1">
              <w:rPr>
                <w:lang w:eastAsia="zh-CN"/>
              </w:rPr>
              <w:t xml:space="preserve">should report reduced virtualized resources. The service should not be impacted. Therefore, traffic load should be processed without drops if the load is not above the limit. If a VNF functionality depends on specialized hardware acceleration devices/NIC </w:t>
            </w:r>
            <w:r w:rsidRPr="00487EA1">
              <w:rPr>
                <w:lang w:eastAsia="zh-CN"/>
              </w:rPr>
              <w:lastRenderedPageBreak/>
              <w:t xml:space="preserve">cards, the </w:t>
            </w:r>
            <w:del w:id="4944" w:author="Seggelke, Klaus" w:date="2017-03-21T16:06:00Z">
              <w:r w:rsidRPr="00487EA1" w:rsidDel="00BA2C50">
                <w:rPr>
                  <w:lang w:eastAsia="zh-CN"/>
                </w:rPr>
                <w:delText xml:space="preserve">VNFM </w:delText>
              </w:r>
            </w:del>
            <w:ins w:id="4945" w:author="Seggelke, Klaus" w:date="2017-03-21T16:06:00Z">
              <w:r w:rsidR="00BA2C50">
                <w:rPr>
                  <w:lang w:eastAsia="zh-CN"/>
                </w:rPr>
                <w:t>MANO</w:t>
              </w:r>
              <w:r w:rsidR="00BA2C50" w:rsidRPr="00487EA1">
                <w:rPr>
                  <w:lang w:eastAsia="zh-CN"/>
                </w:rPr>
                <w:t xml:space="preserve"> </w:t>
              </w:r>
            </w:ins>
            <w:r w:rsidRPr="00487EA1">
              <w:rPr>
                <w:lang w:eastAsia="zh-CN"/>
              </w:rPr>
              <w:t>needs to have the capability to remove these resources when decreasing the scaling.</w:t>
            </w:r>
            <w:r>
              <w:rPr>
                <w:lang w:eastAsia="zh-CN"/>
              </w:rPr>
              <w:t xml:space="preserve"> The trigger for this event to occur could be by different options:</w:t>
            </w:r>
          </w:p>
          <w:p w:rsidR="006E70F4" w:rsidRDefault="006E70F4" w:rsidP="006E70F4">
            <w:pPr>
              <w:pStyle w:val="TestCaseInfo"/>
              <w:numPr>
                <w:ilvl w:val="0"/>
                <w:numId w:val="214"/>
              </w:numPr>
              <w:rPr>
                <w:lang w:eastAsia="zh-CN"/>
              </w:rPr>
            </w:pPr>
            <w:del w:id="4946" w:author="Seggelke, Klaus" w:date="2017-03-21T16:06:00Z">
              <w:r w:rsidRPr="006E70F4" w:rsidDel="00BA2C50">
                <w:rPr>
                  <w:lang w:eastAsia="zh-CN"/>
                </w:rPr>
                <w:delText>VNFM/</w:delText>
              </w:r>
            </w:del>
            <w:r w:rsidRPr="006E70F4">
              <w:rPr>
                <w:lang w:eastAsia="zh-CN"/>
              </w:rPr>
              <w:t xml:space="preserve">MANO generated events - Auto Scaling </w:t>
            </w:r>
            <w:del w:id="4947" w:author="Seggelke, Klaus" w:date="2017-03-21T16:05:00Z">
              <w:r w:rsidRPr="006E70F4" w:rsidDel="00BA2C50">
                <w:rPr>
                  <w:lang w:eastAsia="zh-CN"/>
                </w:rPr>
                <w:delText xml:space="preserve"> </w:delText>
              </w:r>
            </w:del>
            <w:r w:rsidRPr="006E70F4">
              <w:rPr>
                <w:lang w:eastAsia="zh-CN"/>
              </w:rPr>
              <w:t>(</w:t>
            </w:r>
            <w:del w:id="4948" w:author="Seggelke, Klaus" w:date="2017-03-21T16:05:00Z">
              <w:r w:rsidRPr="006E70F4" w:rsidDel="00BA2C50">
                <w:rPr>
                  <w:lang w:eastAsia="zh-CN"/>
                </w:rPr>
                <w:delText xml:space="preserve"> </w:delText>
              </w:r>
            </w:del>
            <w:r w:rsidRPr="006E70F4">
              <w:rPr>
                <w:lang w:eastAsia="zh-CN"/>
              </w:rPr>
              <w:t>e.g. based on monitoring of resource utilization of the VNF's VMs, upon events received from VNF, EM, VIM)</w:t>
            </w:r>
          </w:p>
          <w:p w:rsidR="006E70F4" w:rsidRDefault="006E70F4" w:rsidP="006E70F4">
            <w:pPr>
              <w:pStyle w:val="TestCaseInfo"/>
              <w:numPr>
                <w:ilvl w:val="0"/>
                <w:numId w:val="214"/>
              </w:numPr>
              <w:rPr>
                <w:lang w:eastAsia="zh-CN"/>
              </w:rPr>
            </w:pPr>
            <w:r w:rsidRPr="006E70F4">
              <w:rPr>
                <w:lang w:eastAsia="zh-CN"/>
              </w:rPr>
              <w:t xml:space="preserve">VNF generated event – On-demand </w:t>
            </w:r>
            <w:del w:id="4949" w:author="Seggelke, Klaus" w:date="2017-03-21T16:05:00Z">
              <w:r w:rsidRPr="006E70F4" w:rsidDel="00BA2C50">
                <w:rPr>
                  <w:lang w:eastAsia="zh-CN"/>
                </w:rPr>
                <w:delText xml:space="preserve"> </w:delText>
              </w:r>
            </w:del>
            <w:r w:rsidRPr="006E70F4">
              <w:rPr>
                <w:lang w:eastAsia="zh-CN"/>
              </w:rPr>
              <w:t>Scaling (</w:t>
            </w:r>
            <w:del w:id="4950" w:author="Seggelke, Klaus" w:date="2017-03-21T16:05:00Z">
              <w:r w:rsidRPr="006E70F4" w:rsidDel="00BA2C50">
                <w:rPr>
                  <w:lang w:eastAsia="zh-CN"/>
                </w:rPr>
                <w:delText xml:space="preserve"> </w:delText>
              </w:r>
            </w:del>
            <w:r w:rsidRPr="006E70F4">
              <w:rPr>
                <w:lang w:eastAsia="zh-CN"/>
              </w:rPr>
              <w:t>e.g. based on traffic, VNF generates the request internally)</w:t>
            </w:r>
          </w:p>
          <w:p w:rsidR="006E70F4" w:rsidRDefault="006E70F4" w:rsidP="006E70F4">
            <w:pPr>
              <w:pStyle w:val="TestCaseInfo"/>
              <w:numPr>
                <w:ilvl w:val="0"/>
                <w:numId w:val="214"/>
              </w:numPr>
              <w:rPr>
                <w:lang w:eastAsia="zh-CN"/>
              </w:rPr>
            </w:pPr>
            <w:r w:rsidRPr="006E70F4">
              <w:rPr>
                <w:lang w:eastAsia="zh-CN"/>
              </w:rPr>
              <w:t>VIM generated event – On-demand Scaling</w:t>
            </w:r>
          </w:p>
          <w:p w:rsidR="006E70F4" w:rsidRDefault="006E70F4" w:rsidP="006E70F4">
            <w:pPr>
              <w:pStyle w:val="TestCaseInfo"/>
              <w:numPr>
                <w:ilvl w:val="0"/>
                <w:numId w:val="214"/>
              </w:numPr>
              <w:rPr>
                <w:lang w:eastAsia="zh-CN"/>
              </w:rPr>
            </w:pPr>
            <w:r w:rsidRPr="006E70F4">
              <w:rPr>
                <w:lang w:eastAsia="zh-CN"/>
              </w:rPr>
              <w:t>EM generated event – On-demand Scaling (e.g. EM receives information from the VNF and determines the need to auto scale)</w:t>
            </w:r>
          </w:p>
          <w:p w:rsidR="006E70F4" w:rsidRDefault="006E70F4" w:rsidP="006E70F4">
            <w:pPr>
              <w:pStyle w:val="TestCaseInfo"/>
              <w:numPr>
                <w:ilvl w:val="0"/>
                <w:numId w:val="214"/>
              </w:numPr>
              <w:rPr>
                <w:lang w:eastAsia="zh-CN"/>
              </w:rPr>
            </w:pPr>
            <w:r w:rsidRPr="006E70F4">
              <w:rPr>
                <w:lang w:eastAsia="zh-CN"/>
              </w:rPr>
              <w:t xml:space="preserve">MANO generated event - Manual Scaling </w:t>
            </w:r>
            <w:del w:id="4951" w:author="Seggelke, Klaus" w:date="2017-03-21T16:05:00Z">
              <w:r w:rsidRPr="006E70F4" w:rsidDel="00BA2C50">
                <w:rPr>
                  <w:lang w:eastAsia="zh-CN"/>
                </w:rPr>
                <w:delText xml:space="preserve"> </w:delText>
              </w:r>
            </w:del>
            <w:r w:rsidRPr="006E70F4">
              <w:rPr>
                <w:lang w:eastAsia="zh-CN"/>
              </w:rPr>
              <w:t>(e.g. by operating the MANO interface/API)</w:t>
            </w:r>
          </w:p>
          <w:p w:rsidR="006E70F4" w:rsidRDefault="006E70F4" w:rsidP="006E70F4">
            <w:pPr>
              <w:pStyle w:val="TestCaseInfo"/>
              <w:numPr>
                <w:ilvl w:val="0"/>
                <w:numId w:val="214"/>
              </w:numPr>
              <w:rPr>
                <w:lang w:eastAsia="zh-CN"/>
              </w:rPr>
            </w:pPr>
            <w:r w:rsidRPr="006E70F4">
              <w:rPr>
                <w:lang w:eastAsia="zh-CN"/>
              </w:rPr>
              <w:t>VNF generated event - Manual Scaling</w:t>
            </w:r>
          </w:p>
          <w:p w:rsidR="00753D2D" w:rsidRPr="00D67489" w:rsidRDefault="006E70F4" w:rsidP="0042061B">
            <w:pPr>
              <w:pStyle w:val="TestCaseInfo"/>
              <w:numPr>
                <w:ilvl w:val="0"/>
                <w:numId w:val="218"/>
              </w:numPr>
              <w:rPr>
                <w:lang w:eastAsia="zh-CN"/>
              </w:rPr>
            </w:pPr>
            <w:r w:rsidRPr="006E70F4">
              <w:rPr>
                <w:lang w:eastAsia="zh-CN"/>
              </w:rPr>
              <w:t>EM generated event – Manual Scaling</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753D2D" w:rsidRDefault="00753D2D" w:rsidP="00A45455">
            <w:pPr>
              <w:pStyle w:val="TestCaseInfo"/>
              <w:rPr>
                <w:lang w:eastAsia="zh-CN"/>
              </w:rPr>
            </w:pPr>
            <w:r>
              <w:rPr>
                <w:lang w:eastAsia="zh-CN"/>
              </w:rPr>
              <w:t xml:space="preserve">A VNF should have the capability to dynamically scale based on the required load. The scaling </w:t>
            </w:r>
            <w:r w:rsidR="00A45455">
              <w:rPr>
                <w:lang w:eastAsia="zh-CN"/>
              </w:rPr>
              <w:t>in</w:t>
            </w:r>
            <w:r>
              <w:rPr>
                <w:lang w:eastAsia="zh-CN"/>
              </w:rPr>
              <w:t xml:space="preserve"> to the lower performance is the objective of this test.</w:t>
            </w:r>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2F301A">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Change w:id="4952" w:author="Seggelke, Klaus" w:date="2017-03-17T17:02:00Z">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
          </w:tblPrExChange>
        </w:tblPrEx>
        <w:trPr>
          <w:trHeight w:val="1525"/>
          <w:trPrChange w:id="4953" w:author="Seggelke, Klaus" w:date="2017-03-17T17:02:00Z">
            <w:trPr>
              <w:trHeight w:val="2092"/>
            </w:trPr>
          </w:trPrChange>
        </w:trPr>
        <w:tc>
          <w:tcPr>
            <w:tcW w:w="1351" w:type="dxa"/>
            <w:tcBorders>
              <w:top w:val="single" w:sz="2" w:space="0" w:color="auto"/>
              <w:left w:val="single" w:sz="2" w:space="0" w:color="auto"/>
              <w:bottom w:val="single" w:sz="2" w:space="0" w:color="auto"/>
              <w:right w:val="single" w:sz="2" w:space="0" w:color="auto"/>
            </w:tcBorders>
            <w:vAlign w:val="center"/>
            <w:hideMark/>
            <w:tcPrChange w:id="4954" w:author="Seggelke, Klaus" w:date="2017-03-17T17:02:00Z">
              <w:tcPr>
                <w:tcW w:w="1351" w:type="dxa"/>
                <w:tcBorders>
                  <w:top w:val="single" w:sz="2" w:space="0" w:color="auto"/>
                  <w:left w:val="single" w:sz="2" w:space="0" w:color="auto"/>
                  <w:bottom w:val="single" w:sz="2" w:space="0" w:color="auto"/>
                  <w:right w:val="single" w:sz="2" w:space="0" w:color="auto"/>
                </w:tcBorders>
                <w:vAlign w:val="center"/>
                <w:hideMark/>
              </w:tcPr>
            </w:tcPrChange>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Change w:id="4955" w:author="Seggelke, Klaus" w:date="2017-03-17T17:02:00Z">
              <w:tcPr>
                <w:tcW w:w="7979" w:type="dxa"/>
                <w:tcBorders>
                  <w:top w:val="single" w:sz="2" w:space="0" w:color="auto"/>
                  <w:left w:val="single" w:sz="2" w:space="0" w:color="auto"/>
                  <w:bottom w:val="single" w:sz="2" w:space="0" w:color="auto"/>
                  <w:right w:val="single" w:sz="2" w:space="0" w:color="auto"/>
                </w:tcBorders>
              </w:tcPr>
            </w:tcPrChange>
          </w:tcPr>
          <w:p w:rsidR="00753D2D" w:rsidRPr="00093574" w:rsidRDefault="00753D2D" w:rsidP="00753D2D">
            <w:pPr>
              <w:pStyle w:val="TestCaseInfo"/>
            </w:pPr>
            <w:r w:rsidRPr="00093574">
              <w:t>Sequence:</w:t>
            </w:r>
          </w:p>
          <w:p w:rsidR="00753D2D" w:rsidRDefault="00753D2D" w:rsidP="00C82C0F">
            <w:pPr>
              <w:pStyle w:val="TestCaseInfo"/>
              <w:numPr>
                <w:ilvl w:val="0"/>
                <w:numId w:val="172"/>
              </w:numPr>
            </w:pPr>
            <w:r>
              <w:t>Instantiate VNF</w:t>
            </w:r>
          </w:p>
          <w:p w:rsidR="00C82C0F" w:rsidRDefault="00C82C0F" w:rsidP="00C82C0F">
            <w:pPr>
              <w:pStyle w:val="TestCaseInfo"/>
              <w:numPr>
                <w:ilvl w:val="0"/>
                <w:numId w:val="172"/>
              </w:numPr>
            </w:pPr>
            <w:r w:rsidRPr="00074BEF">
              <w:t>Validate VNF instantiation state is INSTANTIATED and VNF state is STARTED (--&gt; time stamp when correct state reached)</w:t>
            </w:r>
          </w:p>
          <w:p w:rsidR="00753D2D" w:rsidRDefault="00753D2D" w:rsidP="00C82C0F">
            <w:pPr>
              <w:pStyle w:val="TestCaseInfo"/>
              <w:numPr>
                <w:ilvl w:val="0"/>
                <w:numId w:val="172"/>
              </w:numPr>
            </w:pPr>
            <w:r>
              <w:t>Generate low traffic load</w:t>
            </w:r>
          </w:p>
          <w:p w:rsidR="00753D2D" w:rsidRDefault="00753D2D" w:rsidP="00C82C0F">
            <w:pPr>
              <w:pStyle w:val="TestCaseInfo"/>
              <w:numPr>
                <w:ilvl w:val="0"/>
                <w:numId w:val="172"/>
              </w:numPr>
            </w:pPr>
            <w:r>
              <w:t>Validate that traffic flows through without issues (--&gt; no dropped packets)</w:t>
            </w:r>
          </w:p>
          <w:p w:rsidR="00753D2D" w:rsidRDefault="00753D2D" w:rsidP="00C82C0F">
            <w:pPr>
              <w:pStyle w:val="TestCaseInfo"/>
              <w:numPr>
                <w:ilvl w:val="0"/>
                <w:numId w:val="172"/>
              </w:numPr>
            </w:pPr>
            <w:r>
              <w:t xml:space="preserve">Trigger a resize of the NFV resources to the </w:t>
            </w:r>
            <w:del w:id="4956" w:author="Seggelke, Klaus" w:date="2017-03-17T17:15:00Z">
              <w:r w:rsidDel="005232FA">
                <w:delText>maximum</w:delText>
              </w:r>
            </w:del>
            <w:ins w:id="4957" w:author="Seggelke, Klaus" w:date="2017-03-17T17:16:00Z">
              <w:r w:rsidR="005232FA">
                <w:t>next level</w:t>
              </w:r>
            </w:ins>
          </w:p>
          <w:p w:rsidR="00753D2D" w:rsidRDefault="00753D2D" w:rsidP="00C82C0F">
            <w:pPr>
              <w:pStyle w:val="TestCaseInfo"/>
              <w:numPr>
                <w:ilvl w:val="0"/>
                <w:numId w:val="172"/>
              </w:numPr>
            </w:pPr>
            <w:r>
              <w:t>Validate VNF has resized to the</w:t>
            </w:r>
            <w:ins w:id="4958" w:author="Seggelke, Klaus" w:date="2017-03-17T17:16:00Z">
              <w:r w:rsidR="005232FA">
                <w:t xml:space="preserve"> next level</w:t>
              </w:r>
            </w:ins>
            <w:del w:id="4959" w:author="Seggelke, Klaus" w:date="2017-03-17T17:16:00Z">
              <w:r w:rsidDel="005232FA">
                <w:delText xml:space="preserve"> max</w:delText>
              </w:r>
            </w:del>
          </w:p>
          <w:p w:rsidR="00753D2D" w:rsidRDefault="00753D2D" w:rsidP="00C82C0F">
            <w:pPr>
              <w:pStyle w:val="TestCaseInfo"/>
              <w:numPr>
                <w:ilvl w:val="0"/>
                <w:numId w:val="172"/>
              </w:numPr>
            </w:pPr>
            <w:r>
              <w:t>Determine if and length of service disruption</w:t>
            </w:r>
          </w:p>
          <w:p w:rsidR="00753D2D" w:rsidRDefault="00753D2D" w:rsidP="00C82C0F">
            <w:pPr>
              <w:pStyle w:val="TestCaseInfo"/>
              <w:numPr>
                <w:ilvl w:val="0"/>
                <w:numId w:val="172"/>
              </w:numPr>
            </w:pPr>
            <w:r>
              <w:t xml:space="preserve">Generate </w:t>
            </w:r>
            <w:del w:id="4960" w:author="Seggelke, Klaus" w:date="2017-03-17T17:16:00Z">
              <w:r w:rsidDel="005232FA">
                <w:delText xml:space="preserve">max </w:delText>
              </w:r>
            </w:del>
            <w:r>
              <w:t>traffic load</w:t>
            </w:r>
            <w:ins w:id="4961" w:author="Seggelke, Klaus" w:date="2017-03-17T17:16:00Z">
              <w:r w:rsidR="005232FA">
                <w:t xml:space="preserve"> the next level</w:t>
              </w:r>
            </w:ins>
          </w:p>
          <w:p w:rsidR="00753D2D" w:rsidRDefault="00753D2D" w:rsidP="00C82C0F">
            <w:pPr>
              <w:pStyle w:val="TestCaseInfo"/>
              <w:numPr>
                <w:ilvl w:val="0"/>
                <w:numId w:val="172"/>
              </w:numPr>
            </w:pPr>
            <w:r>
              <w:t xml:space="preserve">Validate </w:t>
            </w:r>
            <w:del w:id="4962" w:author="Seggelke, Klaus" w:date="2017-03-17T17:16:00Z">
              <w:r w:rsidDel="005232FA">
                <w:delText xml:space="preserve">max </w:delText>
              </w:r>
            </w:del>
            <w:r>
              <w:t>capacity without traffic loss</w:t>
            </w:r>
          </w:p>
          <w:p w:rsidR="00753D2D" w:rsidRDefault="00753D2D" w:rsidP="00C82C0F">
            <w:pPr>
              <w:pStyle w:val="TestCaseInfo"/>
              <w:numPr>
                <w:ilvl w:val="0"/>
                <w:numId w:val="172"/>
              </w:numPr>
            </w:pPr>
            <w:r>
              <w:t>Trigger the downsize of the VNF</w:t>
            </w:r>
          </w:p>
          <w:p w:rsidR="00753D2D" w:rsidRDefault="00753D2D" w:rsidP="00C82C0F">
            <w:pPr>
              <w:pStyle w:val="TestCaseInfo"/>
              <w:numPr>
                <w:ilvl w:val="0"/>
                <w:numId w:val="172"/>
              </w:numPr>
            </w:pPr>
            <w:r>
              <w:t>Validate VNF has released the resources</w:t>
            </w:r>
            <w:r w:rsidR="00A45455">
              <w:t xml:space="preserve"> and decreased the VNFCs</w:t>
            </w:r>
          </w:p>
          <w:p w:rsidR="00753D2D" w:rsidRDefault="00753D2D" w:rsidP="00C82C0F">
            <w:pPr>
              <w:pStyle w:val="TestCaseInfo"/>
              <w:numPr>
                <w:ilvl w:val="0"/>
                <w:numId w:val="172"/>
              </w:numPr>
            </w:pPr>
            <w:r>
              <w:t>Validate traffic drop occurs</w:t>
            </w:r>
          </w:p>
          <w:p w:rsidR="00753D2D" w:rsidRDefault="00753D2D" w:rsidP="00C82C0F">
            <w:pPr>
              <w:pStyle w:val="TestCaseInfo"/>
              <w:numPr>
                <w:ilvl w:val="0"/>
                <w:numId w:val="172"/>
              </w:numPr>
            </w:pPr>
            <w:r>
              <w:t>Reduce traffic load to level that the downsized VNF should process</w:t>
            </w:r>
          </w:p>
          <w:p w:rsidR="00753D2D" w:rsidRDefault="00753D2D" w:rsidP="00C82C0F">
            <w:pPr>
              <w:pStyle w:val="TestCaseInfo"/>
              <w:numPr>
                <w:ilvl w:val="0"/>
                <w:numId w:val="172"/>
              </w:numPr>
            </w:pPr>
            <w:r>
              <w:t>Validate traffic flows through without issues (</w:t>
            </w:r>
            <w:r>
              <w:sym w:font="Wingdings" w:char="F0E0"/>
            </w:r>
            <w:r>
              <w:t xml:space="preserve"> no dropped packets)</w:t>
            </w:r>
          </w:p>
          <w:p w:rsidR="00753D2D" w:rsidRDefault="00753D2D" w:rsidP="00C82C0F">
            <w:pPr>
              <w:pStyle w:val="TestCaseInfo"/>
              <w:numPr>
                <w:ilvl w:val="0"/>
                <w:numId w:val="172"/>
              </w:numPr>
            </w:pPr>
            <w:r>
              <w:t>Stop traffic</w:t>
            </w:r>
          </w:p>
          <w:p w:rsidR="00753D2D" w:rsidRPr="00093574" w:rsidRDefault="00753D2D" w:rsidP="00C82C0F">
            <w:pPr>
              <w:pStyle w:val="TestCaseInfo"/>
              <w:numPr>
                <w:ilvl w:val="0"/>
                <w:numId w:val="172"/>
              </w:numPr>
            </w:pPr>
            <w:r>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be scaled down:</w:t>
            </w:r>
          </w:p>
          <w:p w:rsidR="00753D2D" w:rsidRDefault="00753D2D" w:rsidP="006E70F4">
            <w:pPr>
              <w:pStyle w:val="TestCaseInfo"/>
              <w:numPr>
                <w:ilvl w:val="0"/>
                <w:numId w:val="101"/>
              </w:numPr>
            </w:pPr>
            <w:r>
              <w:t>vMemory</w:t>
            </w:r>
          </w:p>
          <w:p w:rsidR="00753D2D" w:rsidRDefault="00753D2D" w:rsidP="006E70F4">
            <w:pPr>
              <w:pStyle w:val="TestCaseInfo"/>
              <w:numPr>
                <w:ilvl w:val="0"/>
                <w:numId w:val="101"/>
              </w:numPr>
            </w:pPr>
            <w:r>
              <w:t>vCPU cores</w:t>
            </w:r>
          </w:p>
          <w:p w:rsidR="00753D2D" w:rsidRDefault="00753D2D" w:rsidP="006E70F4">
            <w:pPr>
              <w:pStyle w:val="TestCaseInfo"/>
              <w:numPr>
                <w:ilvl w:val="0"/>
                <w:numId w:val="101"/>
              </w:numPr>
            </w:pPr>
            <w:r>
              <w:t>vStorage</w:t>
            </w:r>
          </w:p>
          <w:p w:rsidR="00753D2D" w:rsidRDefault="00753D2D" w:rsidP="006E70F4">
            <w:pPr>
              <w:pStyle w:val="TestCaseInfo"/>
              <w:numPr>
                <w:ilvl w:val="0"/>
                <w:numId w:val="101"/>
              </w:numPr>
            </w:pPr>
            <w:r>
              <w:t>vNIC or specialized hardware</w:t>
            </w:r>
          </w:p>
          <w:p w:rsidR="00A45455" w:rsidRDefault="00753D2D" w:rsidP="00753D2D">
            <w:pPr>
              <w:pStyle w:val="TestCaseInfo"/>
            </w:pPr>
            <w:r>
              <w:t>In case scale-</w:t>
            </w:r>
            <w:r w:rsidR="00A45455">
              <w:t>in</w:t>
            </w:r>
            <w:r>
              <w:t xml:space="preserve"> the VNF remove</w:t>
            </w:r>
            <w:r w:rsidR="00A45455">
              <w:t>s</w:t>
            </w:r>
            <w:r>
              <w:t xml:space="preserve"> VNFCs.</w:t>
            </w:r>
          </w:p>
          <w:p w:rsidR="00753D2D" w:rsidRDefault="00753D2D" w:rsidP="00753D2D">
            <w:pPr>
              <w:pStyle w:val="TestCaseInfo"/>
            </w:pPr>
            <w:r>
              <w:t>Each of this are sub test cases.</w:t>
            </w:r>
          </w:p>
          <w:p w:rsidR="00753D2D" w:rsidRDefault="00753D2D" w:rsidP="00753D2D">
            <w:pPr>
              <w:pStyle w:val="TestCaseInfo"/>
            </w:pPr>
            <w:r>
              <w:t>The scaling trigger could be one of the following:</w:t>
            </w:r>
          </w:p>
          <w:p w:rsidR="006E70F4" w:rsidRDefault="006E70F4" w:rsidP="006E70F4">
            <w:pPr>
              <w:pStyle w:val="TestCaseInfo"/>
              <w:numPr>
                <w:ilvl w:val="0"/>
                <w:numId w:val="101"/>
              </w:numPr>
              <w:rPr>
                <w:lang w:eastAsia="zh-CN"/>
              </w:rPr>
            </w:pPr>
            <w:del w:id="4963" w:author="Seggelke, Klaus" w:date="2017-03-21T16:06:00Z">
              <w:r w:rsidRPr="006E70F4" w:rsidDel="00BA2C50">
                <w:rPr>
                  <w:lang w:eastAsia="zh-CN"/>
                </w:rPr>
                <w:lastRenderedPageBreak/>
                <w:delText>VNFM/</w:delText>
              </w:r>
            </w:del>
            <w:r w:rsidRPr="006E70F4">
              <w:rPr>
                <w:lang w:eastAsia="zh-CN"/>
              </w:rPr>
              <w:t xml:space="preserve">MANO generated events - Auto Scaling </w:t>
            </w:r>
            <w:del w:id="4964" w:author="Seggelke, Klaus" w:date="2017-03-21T16:06:00Z">
              <w:r w:rsidRPr="006E70F4" w:rsidDel="00BA2C50">
                <w:rPr>
                  <w:lang w:eastAsia="zh-CN"/>
                </w:rPr>
                <w:delText xml:space="preserve"> </w:delText>
              </w:r>
            </w:del>
            <w:r w:rsidRPr="006E70F4">
              <w:rPr>
                <w:lang w:eastAsia="zh-CN"/>
              </w:rPr>
              <w:t>(</w:t>
            </w:r>
            <w:del w:id="4965" w:author="Seggelke, Klaus" w:date="2017-03-21T16:06:00Z">
              <w:r w:rsidRPr="006E70F4" w:rsidDel="00BA2C50">
                <w:rPr>
                  <w:lang w:eastAsia="zh-CN"/>
                </w:rPr>
                <w:delText xml:space="preserve"> </w:delText>
              </w:r>
            </w:del>
            <w:r w:rsidRPr="006E70F4">
              <w:rPr>
                <w:lang w:eastAsia="zh-CN"/>
              </w:rPr>
              <w:t>e.g. based on monitoring of resource utilization of the VNF's VMs, upon events received from VNF, EM, VIM)</w:t>
            </w:r>
          </w:p>
          <w:p w:rsidR="006E70F4" w:rsidRDefault="006E70F4" w:rsidP="006E70F4">
            <w:pPr>
              <w:pStyle w:val="TestCaseInfo"/>
              <w:numPr>
                <w:ilvl w:val="0"/>
                <w:numId w:val="101"/>
              </w:numPr>
              <w:rPr>
                <w:lang w:eastAsia="zh-CN"/>
              </w:rPr>
            </w:pPr>
            <w:r w:rsidRPr="006E70F4">
              <w:rPr>
                <w:lang w:eastAsia="zh-CN"/>
              </w:rPr>
              <w:t>VNF generated event – On-demand</w:t>
            </w:r>
            <w:del w:id="4966" w:author="Seggelke, Klaus" w:date="2017-03-21T16:06:00Z">
              <w:r w:rsidRPr="006E70F4" w:rsidDel="00BA2C50">
                <w:rPr>
                  <w:lang w:eastAsia="zh-CN"/>
                </w:rPr>
                <w:delText xml:space="preserve"> </w:delText>
              </w:r>
            </w:del>
            <w:r w:rsidRPr="006E70F4">
              <w:rPr>
                <w:lang w:eastAsia="zh-CN"/>
              </w:rPr>
              <w:t xml:space="preserve"> Scaling (</w:t>
            </w:r>
            <w:del w:id="4967" w:author="Seggelke, Klaus" w:date="2017-03-21T16:06:00Z">
              <w:r w:rsidRPr="006E70F4" w:rsidDel="00BA2C50">
                <w:rPr>
                  <w:lang w:eastAsia="zh-CN"/>
                </w:rPr>
                <w:delText xml:space="preserve"> </w:delText>
              </w:r>
            </w:del>
            <w:r w:rsidRPr="006E70F4">
              <w:rPr>
                <w:lang w:eastAsia="zh-CN"/>
              </w:rPr>
              <w:t>e.g. based on traffic, VNF generates the request internally)</w:t>
            </w:r>
          </w:p>
          <w:p w:rsidR="006E70F4" w:rsidRDefault="006E70F4" w:rsidP="006E70F4">
            <w:pPr>
              <w:pStyle w:val="TestCaseInfo"/>
              <w:numPr>
                <w:ilvl w:val="0"/>
                <w:numId w:val="101"/>
              </w:numPr>
              <w:rPr>
                <w:lang w:eastAsia="zh-CN"/>
              </w:rPr>
            </w:pPr>
            <w:r w:rsidRPr="006E70F4">
              <w:rPr>
                <w:lang w:eastAsia="zh-CN"/>
              </w:rPr>
              <w:t>VIM generated event – On-demand Scaling</w:t>
            </w:r>
          </w:p>
          <w:p w:rsidR="006E70F4" w:rsidRDefault="006E70F4" w:rsidP="006E70F4">
            <w:pPr>
              <w:pStyle w:val="TestCaseInfo"/>
              <w:numPr>
                <w:ilvl w:val="0"/>
                <w:numId w:val="101"/>
              </w:numPr>
              <w:rPr>
                <w:lang w:eastAsia="zh-CN"/>
              </w:rPr>
            </w:pPr>
            <w:r w:rsidRPr="006E70F4">
              <w:rPr>
                <w:lang w:eastAsia="zh-CN"/>
              </w:rPr>
              <w:t>EM generated event – On-demand Scaling (e.g. EM receives information from the VNF and determines the need to auto scale)</w:t>
            </w:r>
          </w:p>
          <w:p w:rsidR="006E70F4" w:rsidRDefault="006E70F4" w:rsidP="006E70F4">
            <w:pPr>
              <w:pStyle w:val="TestCaseInfo"/>
              <w:numPr>
                <w:ilvl w:val="0"/>
                <w:numId w:val="101"/>
              </w:numPr>
              <w:rPr>
                <w:lang w:eastAsia="zh-CN"/>
              </w:rPr>
            </w:pPr>
            <w:r w:rsidRPr="006E70F4">
              <w:rPr>
                <w:lang w:eastAsia="zh-CN"/>
              </w:rPr>
              <w:t xml:space="preserve">MANO generated event - Manual Scaling </w:t>
            </w:r>
            <w:del w:id="4968" w:author="Seggelke, Klaus" w:date="2017-03-21T16:07:00Z">
              <w:r w:rsidRPr="006E70F4" w:rsidDel="00BA2C50">
                <w:rPr>
                  <w:lang w:eastAsia="zh-CN"/>
                </w:rPr>
                <w:delText xml:space="preserve"> </w:delText>
              </w:r>
            </w:del>
            <w:r w:rsidRPr="006E70F4">
              <w:rPr>
                <w:lang w:eastAsia="zh-CN"/>
              </w:rPr>
              <w:t>(e.g. by operating the MANO interface/API)</w:t>
            </w:r>
          </w:p>
          <w:p w:rsidR="006E70F4" w:rsidRDefault="006E70F4" w:rsidP="006E70F4">
            <w:pPr>
              <w:pStyle w:val="TestCaseInfo"/>
              <w:numPr>
                <w:ilvl w:val="0"/>
                <w:numId w:val="101"/>
              </w:numPr>
              <w:rPr>
                <w:lang w:eastAsia="zh-CN"/>
              </w:rPr>
            </w:pPr>
            <w:r w:rsidRPr="006E70F4">
              <w:rPr>
                <w:lang w:eastAsia="zh-CN"/>
              </w:rPr>
              <w:t>VNF generated event - Manual Scaling</w:t>
            </w:r>
          </w:p>
          <w:p w:rsidR="00753D2D" w:rsidRDefault="006E70F4" w:rsidP="006E70F4">
            <w:pPr>
              <w:pStyle w:val="TestCaseInfo"/>
              <w:numPr>
                <w:ilvl w:val="0"/>
                <w:numId w:val="101"/>
              </w:numPr>
              <w:rPr>
                <w:lang w:eastAsia="zh-CN"/>
              </w:rPr>
            </w:pPr>
            <w:r w:rsidRPr="006E70F4">
              <w:rPr>
                <w:lang w:eastAsia="zh-CN"/>
              </w:rPr>
              <w:t>EM generated event – Manual Scaling</w:t>
            </w:r>
          </w:p>
          <w:p w:rsidR="00753D2D" w:rsidRDefault="00753D2D" w:rsidP="00753D2D">
            <w:pPr>
              <w:pStyle w:val="TestCaseInfo"/>
            </w:pPr>
            <w:r>
              <w:t>Each of this trigger can be seen a sub test cases.</w:t>
            </w:r>
          </w:p>
        </w:tc>
      </w:tr>
    </w:tbl>
    <w:p w:rsidR="00753D2D" w:rsidRDefault="00753D2D" w:rsidP="00753D2D">
      <w:pPr>
        <w:rPr>
          <w:ins w:id="4969" w:author="Seggelke, Klaus" w:date="2017-03-17T17:17: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Change w:id="4970">
          <w:tblGrid>
            <w:gridCol w:w="1351"/>
            <w:gridCol w:w="7979"/>
          </w:tblGrid>
        </w:tblGridChange>
      </w:tblGrid>
      <w:tr w:rsidR="00BA2C50" w:rsidTr="001542F9">
        <w:trPr>
          <w:ins w:id="4971" w:author="Seggelke, Klaus" w:date="2017-03-21T16:07:00Z"/>
        </w:trPr>
        <w:tc>
          <w:tcPr>
            <w:tcW w:w="9330" w:type="dxa"/>
            <w:gridSpan w:val="2"/>
            <w:tcBorders>
              <w:top w:val="single" w:sz="2" w:space="0" w:color="auto"/>
              <w:left w:val="single" w:sz="2" w:space="0" w:color="auto"/>
              <w:bottom w:val="single" w:sz="2" w:space="0" w:color="auto"/>
              <w:right w:val="single" w:sz="2" w:space="0" w:color="auto"/>
            </w:tcBorders>
            <w:hideMark/>
          </w:tcPr>
          <w:p w:rsidR="00BA2C50" w:rsidRDefault="00BA2C50" w:rsidP="001542F9">
            <w:pPr>
              <w:pStyle w:val="TestCase"/>
              <w:rPr>
                <w:ins w:id="4972" w:author="Seggelke, Klaus" w:date="2017-03-21T16:07:00Z"/>
              </w:rPr>
            </w:pPr>
            <w:bookmarkStart w:id="4973" w:name="_Toc477881033"/>
            <w:ins w:id="4974" w:author="Seggelke, Klaus" w:date="2017-03-21T16:07:00Z">
              <w:r>
                <w:t>TC.VNF</w:t>
              </w:r>
            </w:ins>
            <w:ins w:id="4975" w:author="Seggelke, Klaus" w:date="2017-03-21T16:28:00Z">
              <w:r w:rsidR="00432562">
                <w:t>C</w:t>
              </w:r>
            </w:ins>
            <w:ins w:id="4976" w:author="Seggelke, Klaus" w:date="2017-03-21T16:07:00Z">
              <w:r>
                <w:t>.SCALE.OUT.003</w:t>
              </w:r>
            </w:ins>
            <w:ins w:id="4977" w:author="Seggelke, Klaus" w:date="2017-03-21T16:08:00Z">
              <w:r>
                <w:t>.1</w:t>
              </w:r>
            </w:ins>
            <w:ins w:id="4978" w:author="Seggelke, Klaus" w:date="2017-03-21T16:07:00Z">
              <w:r>
                <w:tab/>
              </w:r>
              <w:r w:rsidRPr="00487EA1">
                <w:t>Scale-</w:t>
              </w:r>
              <w:r>
                <w:t>in</w:t>
              </w:r>
              <w:r w:rsidRPr="00487EA1">
                <w:t xml:space="preserve"> VNF</w:t>
              </w:r>
            </w:ins>
            <w:ins w:id="4979" w:author="Seggelke, Klaus" w:date="2017-03-21T16:31:00Z">
              <w:r w:rsidR="00432562">
                <w:t>C</w:t>
              </w:r>
            </w:ins>
            <w:ins w:id="4980" w:author="Seggelke, Klaus" w:date="2017-03-21T16:07:00Z">
              <w:r w:rsidRPr="00487EA1">
                <w:t xml:space="preserve"> instance</w:t>
              </w:r>
            </w:ins>
            <w:ins w:id="4981" w:author="Seggelke, Klaus" w:date="2017-03-21T16:08:00Z">
              <w:r>
                <w:t xml:space="preserve"> with On-demand Scaling event generated by MANO</w:t>
              </w:r>
            </w:ins>
            <w:bookmarkEnd w:id="4973"/>
          </w:p>
        </w:tc>
      </w:tr>
      <w:tr w:rsidR="00BA2C50" w:rsidTr="001542F9">
        <w:trPr>
          <w:trHeight w:val="896"/>
          <w:ins w:id="4982" w:author="Seggelke, Klaus" w:date="2017-03-21T16:07: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4983" w:author="Seggelke, Klaus" w:date="2017-03-21T16:07:00Z"/>
              </w:rPr>
            </w:pPr>
            <w:ins w:id="4984" w:author="Seggelke, Klaus" w:date="2017-03-21T16:07: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BA2C50" w:rsidRDefault="00BA2C50" w:rsidP="001542F9">
            <w:pPr>
              <w:pStyle w:val="TestCaseInfo"/>
              <w:rPr>
                <w:ins w:id="4985" w:author="Seggelke, Klaus" w:date="2017-03-21T16:07:00Z"/>
                <w:lang w:eastAsia="zh-CN"/>
              </w:rPr>
            </w:pPr>
            <w:ins w:id="4986" w:author="Seggelke, Klaus" w:date="2017-03-21T16:07:00Z">
              <w:r w:rsidRPr="00487EA1">
                <w:rPr>
                  <w:lang w:eastAsia="zh-CN"/>
                </w:rPr>
                <w:t xml:space="preserve">Once the </w:t>
              </w:r>
            </w:ins>
            <w:ins w:id="4987" w:author="Seggelke, Klaus" w:date="2017-03-21T16:28:00Z">
              <w:r w:rsidR="00432562">
                <w:rPr>
                  <w:lang w:eastAsia="zh-CN"/>
                </w:rPr>
                <w:t xml:space="preserve">VNFC </w:t>
              </w:r>
            </w:ins>
            <w:ins w:id="4988" w:author="Seggelke, Klaus" w:date="2017-03-21T16:07:00Z">
              <w:r w:rsidRPr="00487EA1">
                <w:rPr>
                  <w:lang w:eastAsia="zh-CN"/>
                </w:rPr>
                <w:t xml:space="preserve">scaling decrease is completed, the </w:t>
              </w:r>
              <w:r>
                <w:rPr>
                  <w:lang w:eastAsia="zh-CN"/>
                </w:rPr>
                <w:t>MANO</w:t>
              </w:r>
              <w:r w:rsidRPr="00487EA1">
                <w:rPr>
                  <w:lang w:eastAsia="zh-CN"/>
                </w:rPr>
                <w:t xml:space="preserve"> should report reduced virtualized resources. The service should not be impacted. Therefore, traffic load should be processed without drops if the load is not above the limit. If a VNF functionality depends on specialized hardware acceleration devices/NIC cards, the </w:t>
              </w:r>
              <w:r>
                <w:rPr>
                  <w:lang w:eastAsia="zh-CN"/>
                </w:rPr>
                <w:t>MANO</w:t>
              </w:r>
              <w:r w:rsidRPr="00487EA1">
                <w:rPr>
                  <w:lang w:eastAsia="zh-CN"/>
                </w:rPr>
                <w:t xml:space="preserve"> needs to have the capability to remove these resources when decreasing the scaling.</w:t>
              </w:r>
              <w:r>
                <w:rPr>
                  <w:lang w:eastAsia="zh-CN"/>
                </w:rPr>
                <w:t xml:space="preserve"> The trigger for this event to occur </w:t>
              </w:r>
            </w:ins>
            <w:ins w:id="4989" w:author="Seggelke, Klaus" w:date="2017-03-21T16:08:00Z">
              <w:r>
                <w:rPr>
                  <w:lang w:eastAsia="zh-CN"/>
                </w:rPr>
                <w:t>is the following</w:t>
              </w:r>
            </w:ins>
            <w:ins w:id="4990" w:author="Seggelke, Klaus" w:date="2017-03-21T16:07:00Z">
              <w:r>
                <w:rPr>
                  <w:lang w:eastAsia="zh-CN"/>
                </w:rPr>
                <w:t>:</w:t>
              </w:r>
            </w:ins>
          </w:p>
          <w:p w:rsidR="00BA2C50" w:rsidRPr="00D67489" w:rsidRDefault="00BA2C50" w:rsidP="00BA2C50">
            <w:pPr>
              <w:pStyle w:val="TestCaseInfo"/>
              <w:numPr>
                <w:ilvl w:val="0"/>
                <w:numId w:val="214"/>
              </w:numPr>
              <w:rPr>
                <w:ins w:id="4991" w:author="Seggelke, Klaus" w:date="2017-03-21T16:07:00Z"/>
                <w:lang w:eastAsia="zh-CN"/>
              </w:rPr>
              <w:pPrChange w:id="4992" w:author="Seggelke, Klaus" w:date="2017-03-21T16:10:00Z">
                <w:pPr>
                  <w:pStyle w:val="TestCaseInfo"/>
                  <w:numPr>
                    <w:numId w:val="218"/>
                  </w:numPr>
                  <w:ind w:left="720" w:hanging="360"/>
                </w:pPr>
              </w:pPrChange>
            </w:pPr>
            <w:ins w:id="4993" w:author="Seggelke, Klaus" w:date="2017-03-21T16:07:00Z">
              <w:r w:rsidRPr="006E70F4">
                <w:rPr>
                  <w:lang w:eastAsia="zh-CN"/>
                </w:rPr>
                <w:t>MANO generated events - Auto Scaling (e.g. based on monitoring of resource utilization of the VNF's VMs, upon events received from VNF, EM, VIM)</w:t>
              </w:r>
            </w:ins>
          </w:p>
        </w:tc>
      </w:tr>
      <w:tr w:rsidR="00BA2C50" w:rsidTr="001542F9">
        <w:trPr>
          <w:ins w:id="4994" w:author="Seggelke, Klaus" w:date="2017-03-21T16:07: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4995" w:author="Seggelke, Klaus" w:date="2017-03-21T16:07:00Z"/>
              </w:rPr>
            </w:pPr>
            <w:ins w:id="4996" w:author="Seggelke, Klaus" w:date="2017-03-21T16:07: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BA2C50" w:rsidRDefault="00BA2C50" w:rsidP="001542F9">
            <w:pPr>
              <w:pStyle w:val="TestCaseInfo"/>
              <w:rPr>
                <w:ins w:id="4997" w:author="Seggelke, Klaus" w:date="2017-03-21T16:07:00Z"/>
                <w:lang w:eastAsia="zh-CN"/>
              </w:rPr>
            </w:pPr>
            <w:ins w:id="4998" w:author="Seggelke, Klaus" w:date="2017-03-21T16:07:00Z">
              <w:r>
                <w:rPr>
                  <w:lang w:eastAsia="zh-CN"/>
                </w:rPr>
                <w:t>A VNF should have the capability to dynamically scale based on the required load. The scaling in to the lower performance is the objective of this test.</w:t>
              </w:r>
            </w:ins>
          </w:p>
        </w:tc>
      </w:tr>
      <w:tr w:rsidR="00BA2C50" w:rsidTr="001542F9">
        <w:trPr>
          <w:trHeight w:val="283"/>
          <w:ins w:id="4999" w:author="Seggelke, Klaus" w:date="2017-03-21T16:07: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000" w:author="Seggelke, Klaus" w:date="2017-03-21T16:07:00Z"/>
              </w:rPr>
            </w:pPr>
            <w:ins w:id="5001" w:author="Seggelke, Klaus" w:date="2017-03-21T16:07:00Z">
              <w:r>
                <w:t>Test Setup</w:t>
              </w:r>
            </w:ins>
          </w:p>
        </w:tc>
        <w:tc>
          <w:tcPr>
            <w:tcW w:w="7979" w:type="dxa"/>
            <w:tcBorders>
              <w:top w:val="single" w:sz="2" w:space="0" w:color="auto"/>
              <w:left w:val="single" w:sz="2" w:space="0" w:color="auto"/>
              <w:bottom w:val="single" w:sz="2" w:space="0" w:color="auto"/>
              <w:right w:val="single" w:sz="2" w:space="0" w:color="auto"/>
            </w:tcBorders>
          </w:tcPr>
          <w:p w:rsidR="00BA2C50" w:rsidRDefault="00BA2C50" w:rsidP="001542F9">
            <w:pPr>
              <w:pStyle w:val="TestCaseInfo"/>
              <w:rPr>
                <w:ins w:id="5002" w:author="Seggelke, Klaus" w:date="2017-03-21T16:07:00Z"/>
                <w:lang w:eastAsia="zh-CN"/>
              </w:rPr>
            </w:pPr>
          </w:p>
        </w:tc>
      </w:tr>
      <w:tr w:rsidR="00BA2C50" w:rsidTr="001542F9">
        <w:trPr>
          <w:trHeight w:val="515"/>
          <w:ins w:id="5003" w:author="Seggelke, Klaus" w:date="2017-03-21T16:07: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004" w:author="Seggelke, Klaus" w:date="2017-03-21T16:07:00Z"/>
              </w:rPr>
            </w:pPr>
            <w:ins w:id="5005" w:author="Seggelke, Klaus" w:date="2017-03-21T16:07:00Z">
              <w:r>
                <w:t>Parameters</w:t>
              </w:r>
            </w:ins>
          </w:p>
        </w:tc>
        <w:tc>
          <w:tcPr>
            <w:tcW w:w="7979" w:type="dxa"/>
            <w:tcBorders>
              <w:top w:val="single" w:sz="2" w:space="0" w:color="auto"/>
              <w:left w:val="single" w:sz="2" w:space="0" w:color="auto"/>
              <w:bottom w:val="single" w:sz="2" w:space="0" w:color="auto"/>
              <w:right w:val="single" w:sz="2" w:space="0" w:color="auto"/>
            </w:tcBorders>
          </w:tcPr>
          <w:p w:rsidR="00BA2C50" w:rsidRDefault="00BA2C50" w:rsidP="001542F9">
            <w:pPr>
              <w:pStyle w:val="TestCaseInfo"/>
              <w:rPr>
                <w:ins w:id="5006" w:author="Seggelke, Klaus" w:date="2017-03-21T16:07:00Z"/>
              </w:rPr>
            </w:pPr>
          </w:p>
        </w:tc>
      </w:tr>
      <w:tr w:rsidR="00BA2C50" w:rsidTr="001542F9">
        <w:trPr>
          <w:ins w:id="5007" w:author="Seggelke, Klaus" w:date="2017-03-21T16:07: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008" w:author="Seggelke, Klaus" w:date="2017-03-21T16:07:00Z"/>
              </w:rPr>
            </w:pPr>
            <w:ins w:id="5009" w:author="Seggelke, Klaus" w:date="2017-03-21T16:07: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BA2C50" w:rsidRDefault="00BA2C50" w:rsidP="001542F9">
            <w:pPr>
              <w:pStyle w:val="TestCaseInfo"/>
              <w:rPr>
                <w:ins w:id="5010" w:author="Seggelke, Klaus" w:date="2017-03-21T16:07:00Z"/>
              </w:rPr>
            </w:pPr>
          </w:p>
        </w:tc>
      </w:tr>
      <w:tr w:rsidR="00BA2C50" w:rsidTr="001542F9">
        <w:trPr>
          <w:ins w:id="5011" w:author="Seggelke, Klaus" w:date="2017-03-21T16:07: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012" w:author="Seggelke, Klaus" w:date="2017-03-21T16:07:00Z"/>
              </w:rPr>
            </w:pPr>
            <w:ins w:id="5013" w:author="Seggelke, Klaus" w:date="2017-03-21T16:07:00Z">
              <w:r>
                <w:t>Pre-conditions:</w:t>
              </w:r>
            </w:ins>
          </w:p>
        </w:tc>
        <w:tc>
          <w:tcPr>
            <w:tcW w:w="7979" w:type="dxa"/>
            <w:tcBorders>
              <w:top w:val="single" w:sz="2" w:space="0" w:color="auto"/>
              <w:left w:val="single" w:sz="2" w:space="0" w:color="auto"/>
              <w:bottom w:val="single" w:sz="2" w:space="0" w:color="auto"/>
              <w:right w:val="single" w:sz="2" w:space="0" w:color="auto"/>
            </w:tcBorders>
          </w:tcPr>
          <w:p w:rsidR="00BA2C50" w:rsidRDefault="00BA2C50" w:rsidP="001542F9">
            <w:pPr>
              <w:pStyle w:val="TestCaseInfo"/>
              <w:rPr>
                <w:ins w:id="5014" w:author="Seggelke, Klaus" w:date="2017-03-21T16:07:00Z"/>
                <w:lang w:eastAsia="zh-CN"/>
              </w:rPr>
            </w:pPr>
          </w:p>
        </w:tc>
      </w:tr>
      <w:tr w:rsidR="00BA2C50" w:rsidTr="00432562">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Change w:id="5015" w:author="Seggelke, Klaus" w:date="2017-03-21T16:29:00Z">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
          </w:tblPrExChange>
        </w:tblPrEx>
        <w:trPr>
          <w:trHeight w:val="265"/>
          <w:ins w:id="5016" w:author="Seggelke, Klaus" w:date="2017-03-21T16:07:00Z"/>
          <w:trPrChange w:id="5017" w:author="Seggelke, Klaus" w:date="2017-03-21T16:29:00Z">
            <w:trPr>
              <w:trHeight w:val="1525"/>
            </w:trPr>
          </w:trPrChange>
        </w:trPr>
        <w:tc>
          <w:tcPr>
            <w:tcW w:w="1351" w:type="dxa"/>
            <w:tcBorders>
              <w:top w:val="single" w:sz="2" w:space="0" w:color="auto"/>
              <w:left w:val="single" w:sz="2" w:space="0" w:color="auto"/>
              <w:bottom w:val="single" w:sz="2" w:space="0" w:color="auto"/>
              <w:right w:val="single" w:sz="2" w:space="0" w:color="auto"/>
            </w:tcBorders>
            <w:vAlign w:val="center"/>
            <w:hideMark/>
            <w:tcPrChange w:id="5018" w:author="Seggelke, Klaus" w:date="2017-03-21T16:29:00Z">
              <w:tcPr>
                <w:tcW w:w="1351" w:type="dxa"/>
                <w:tcBorders>
                  <w:top w:val="single" w:sz="2" w:space="0" w:color="auto"/>
                  <w:left w:val="single" w:sz="2" w:space="0" w:color="auto"/>
                  <w:bottom w:val="single" w:sz="2" w:space="0" w:color="auto"/>
                  <w:right w:val="single" w:sz="2" w:space="0" w:color="auto"/>
                </w:tcBorders>
                <w:vAlign w:val="center"/>
                <w:hideMark/>
              </w:tcPr>
            </w:tcPrChange>
          </w:tcPr>
          <w:p w:rsidR="00BA2C50" w:rsidRDefault="00BA2C50" w:rsidP="001542F9">
            <w:pPr>
              <w:pStyle w:val="TestCaseDescription"/>
              <w:rPr>
                <w:ins w:id="5019" w:author="Seggelke, Klaus" w:date="2017-03-21T16:07:00Z"/>
              </w:rPr>
            </w:pPr>
            <w:ins w:id="5020" w:author="Seggelke, Klaus" w:date="2017-03-21T16:07:00Z">
              <w:r>
                <w:t>Procedure</w:t>
              </w:r>
            </w:ins>
          </w:p>
        </w:tc>
        <w:tc>
          <w:tcPr>
            <w:tcW w:w="7979" w:type="dxa"/>
            <w:tcBorders>
              <w:top w:val="single" w:sz="2" w:space="0" w:color="auto"/>
              <w:left w:val="single" w:sz="2" w:space="0" w:color="auto"/>
              <w:bottom w:val="single" w:sz="2" w:space="0" w:color="auto"/>
              <w:right w:val="single" w:sz="2" w:space="0" w:color="auto"/>
            </w:tcBorders>
            <w:tcPrChange w:id="5021" w:author="Seggelke, Klaus" w:date="2017-03-21T16:29:00Z">
              <w:tcPr>
                <w:tcW w:w="7979" w:type="dxa"/>
                <w:tcBorders>
                  <w:top w:val="single" w:sz="2" w:space="0" w:color="auto"/>
                  <w:left w:val="single" w:sz="2" w:space="0" w:color="auto"/>
                  <w:bottom w:val="single" w:sz="2" w:space="0" w:color="auto"/>
                  <w:right w:val="single" w:sz="2" w:space="0" w:color="auto"/>
                </w:tcBorders>
              </w:tcPr>
            </w:tcPrChange>
          </w:tcPr>
          <w:p w:rsidR="00BA2C50" w:rsidRPr="00093574" w:rsidRDefault="00BA2C50" w:rsidP="001542F9">
            <w:pPr>
              <w:pStyle w:val="TestCaseInfo"/>
              <w:rPr>
                <w:ins w:id="5022" w:author="Seggelke, Klaus" w:date="2017-03-21T16:07:00Z"/>
              </w:rPr>
            </w:pPr>
            <w:ins w:id="5023" w:author="Seggelke, Klaus" w:date="2017-03-21T16:07:00Z">
              <w:r w:rsidRPr="00093574">
                <w:t>Sequence:</w:t>
              </w:r>
            </w:ins>
          </w:p>
          <w:p w:rsidR="00BA2C50" w:rsidRDefault="00BA2C50" w:rsidP="00BA2C50">
            <w:pPr>
              <w:pStyle w:val="TestCaseInfo"/>
              <w:numPr>
                <w:ilvl w:val="0"/>
                <w:numId w:val="263"/>
              </w:numPr>
              <w:rPr>
                <w:ins w:id="5024" w:author="Seggelke, Klaus" w:date="2017-03-21T16:07:00Z"/>
              </w:rPr>
              <w:pPrChange w:id="5025" w:author="Seggelke, Klaus" w:date="2017-03-21T16:07:00Z">
                <w:pPr>
                  <w:pStyle w:val="TestCaseInfo"/>
                  <w:numPr>
                    <w:numId w:val="172"/>
                  </w:numPr>
                  <w:ind w:left="720" w:hanging="360"/>
                </w:pPr>
              </w:pPrChange>
            </w:pPr>
            <w:ins w:id="5026" w:author="Seggelke, Klaus" w:date="2017-03-21T16:07:00Z">
              <w:r>
                <w:t>Instantiate VNF</w:t>
              </w:r>
            </w:ins>
          </w:p>
          <w:p w:rsidR="00BA2C50" w:rsidRDefault="00BA2C50" w:rsidP="00BA2C50">
            <w:pPr>
              <w:pStyle w:val="TestCaseInfo"/>
              <w:numPr>
                <w:ilvl w:val="0"/>
                <w:numId w:val="263"/>
              </w:numPr>
              <w:rPr>
                <w:ins w:id="5027" w:author="Seggelke, Klaus" w:date="2017-03-21T16:07:00Z"/>
              </w:rPr>
              <w:pPrChange w:id="5028" w:author="Seggelke, Klaus" w:date="2017-03-21T16:07:00Z">
                <w:pPr>
                  <w:pStyle w:val="TestCaseInfo"/>
                  <w:numPr>
                    <w:numId w:val="172"/>
                  </w:numPr>
                  <w:ind w:left="720" w:hanging="360"/>
                </w:pPr>
              </w:pPrChange>
            </w:pPr>
            <w:ins w:id="5029" w:author="Seggelke, Klaus" w:date="2017-03-21T16:07:00Z">
              <w:r w:rsidRPr="00074BEF">
                <w:t>Validate VNF instantiation state is INSTANTIATED and VNF state is STARTED (--&gt; time stamp when correct state reached)</w:t>
              </w:r>
            </w:ins>
          </w:p>
          <w:p w:rsidR="00BA2C50" w:rsidRDefault="00BA2C50" w:rsidP="00BA2C50">
            <w:pPr>
              <w:pStyle w:val="TestCaseInfo"/>
              <w:numPr>
                <w:ilvl w:val="0"/>
                <w:numId w:val="263"/>
              </w:numPr>
              <w:rPr>
                <w:ins w:id="5030" w:author="Seggelke, Klaus" w:date="2017-03-21T16:07:00Z"/>
              </w:rPr>
              <w:pPrChange w:id="5031" w:author="Seggelke, Klaus" w:date="2017-03-21T16:07:00Z">
                <w:pPr>
                  <w:pStyle w:val="TestCaseInfo"/>
                  <w:numPr>
                    <w:numId w:val="172"/>
                  </w:numPr>
                  <w:ind w:left="720" w:hanging="360"/>
                </w:pPr>
              </w:pPrChange>
            </w:pPr>
            <w:ins w:id="5032" w:author="Seggelke, Klaus" w:date="2017-03-21T16:07:00Z">
              <w:r>
                <w:t>Generate low traffic load</w:t>
              </w:r>
            </w:ins>
          </w:p>
          <w:p w:rsidR="00BA2C50" w:rsidRDefault="00BA2C50" w:rsidP="00BA2C50">
            <w:pPr>
              <w:pStyle w:val="TestCaseInfo"/>
              <w:numPr>
                <w:ilvl w:val="0"/>
                <w:numId w:val="263"/>
              </w:numPr>
              <w:rPr>
                <w:ins w:id="5033" w:author="Seggelke, Klaus" w:date="2017-03-21T16:07:00Z"/>
              </w:rPr>
              <w:pPrChange w:id="5034" w:author="Seggelke, Klaus" w:date="2017-03-21T16:07:00Z">
                <w:pPr>
                  <w:pStyle w:val="TestCaseInfo"/>
                  <w:numPr>
                    <w:numId w:val="172"/>
                  </w:numPr>
                  <w:ind w:left="720" w:hanging="360"/>
                </w:pPr>
              </w:pPrChange>
            </w:pPr>
            <w:ins w:id="5035" w:author="Seggelke, Klaus" w:date="2017-03-21T16:07:00Z">
              <w:r>
                <w:t>Validate that traffic flows through without issues (--&gt; no dropped packets)</w:t>
              </w:r>
            </w:ins>
          </w:p>
          <w:p w:rsidR="00BA2C50" w:rsidRDefault="00BA2C50" w:rsidP="00BA2C50">
            <w:pPr>
              <w:pStyle w:val="TestCaseInfo"/>
              <w:numPr>
                <w:ilvl w:val="0"/>
                <w:numId w:val="263"/>
              </w:numPr>
              <w:rPr>
                <w:ins w:id="5036" w:author="Seggelke, Klaus" w:date="2017-03-21T16:07:00Z"/>
              </w:rPr>
              <w:pPrChange w:id="5037" w:author="Seggelke, Klaus" w:date="2017-03-21T16:07:00Z">
                <w:pPr>
                  <w:pStyle w:val="TestCaseInfo"/>
                  <w:numPr>
                    <w:numId w:val="172"/>
                  </w:numPr>
                  <w:ind w:left="720" w:hanging="360"/>
                </w:pPr>
              </w:pPrChange>
            </w:pPr>
            <w:ins w:id="5038" w:author="Seggelke, Klaus" w:date="2017-03-21T16:07:00Z">
              <w:r>
                <w:t>Trigger a resize of the NFV resources to the next level</w:t>
              </w:r>
            </w:ins>
          </w:p>
          <w:p w:rsidR="00BA2C50" w:rsidRDefault="00BA2C50" w:rsidP="00BA2C50">
            <w:pPr>
              <w:pStyle w:val="TestCaseInfo"/>
              <w:numPr>
                <w:ilvl w:val="0"/>
                <w:numId w:val="263"/>
              </w:numPr>
              <w:rPr>
                <w:ins w:id="5039" w:author="Seggelke, Klaus" w:date="2017-03-21T16:07:00Z"/>
              </w:rPr>
              <w:pPrChange w:id="5040" w:author="Seggelke, Klaus" w:date="2017-03-21T16:07:00Z">
                <w:pPr>
                  <w:pStyle w:val="TestCaseInfo"/>
                  <w:numPr>
                    <w:numId w:val="172"/>
                  </w:numPr>
                  <w:ind w:left="720" w:hanging="360"/>
                </w:pPr>
              </w:pPrChange>
            </w:pPr>
            <w:ins w:id="5041" w:author="Seggelke, Klaus" w:date="2017-03-21T16:07:00Z">
              <w:r>
                <w:t>Validate VNF has resized to the next level</w:t>
              </w:r>
            </w:ins>
          </w:p>
          <w:p w:rsidR="00BA2C50" w:rsidRDefault="00BA2C50" w:rsidP="00BA2C50">
            <w:pPr>
              <w:pStyle w:val="TestCaseInfo"/>
              <w:numPr>
                <w:ilvl w:val="0"/>
                <w:numId w:val="263"/>
              </w:numPr>
              <w:rPr>
                <w:ins w:id="5042" w:author="Seggelke, Klaus" w:date="2017-03-21T16:07:00Z"/>
              </w:rPr>
              <w:pPrChange w:id="5043" w:author="Seggelke, Klaus" w:date="2017-03-21T16:07:00Z">
                <w:pPr>
                  <w:pStyle w:val="TestCaseInfo"/>
                  <w:numPr>
                    <w:numId w:val="172"/>
                  </w:numPr>
                  <w:ind w:left="720" w:hanging="360"/>
                </w:pPr>
              </w:pPrChange>
            </w:pPr>
            <w:ins w:id="5044" w:author="Seggelke, Klaus" w:date="2017-03-21T16:07:00Z">
              <w:r>
                <w:t>Determine if and length of service disruption</w:t>
              </w:r>
            </w:ins>
          </w:p>
          <w:p w:rsidR="00BA2C50" w:rsidRDefault="00BA2C50" w:rsidP="00BA2C50">
            <w:pPr>
              <w:pStyle w:val="TestCaseInfo"/>
              <w:numPr>
                <w:ilvl w:val="0"/>
                <w:numId w:val="263"/>
              </w:numPr>
              <w:rPr>
                <w:ins w:id="5045" w:author="Seggelke, Klaus" w:date="2017-03-21T16:07:00Z"/>
              </w:rPr>
              <w:pPrChange w:id="5046" w:author="Seggelke, Klaus" w:date="2017-03-21T16:07:00Z">
                <w:pPr>
                  <w:pStyle w:val="TestCaseInfo"/>
                  <w:numPr>
                    <w:numId w:val="172"/>
                  </w:numPr>
                  <w:ind w:left="720" w:hanging="360"/>
                </w:pPr>
              </w:pPrChange>
            </w:pPr>
            <w:ins w:id="5047" w:author="Seggelke, Klaus" w:date="2017-03-21T16:07:00Z">
              <w:r>
                <w:t>Generate traffic load the next level</w:t>
              </w:r>
            </w:ins>
          </w:p>
          <w:p w:rsidR="00BA2C50" w:rsidRDefault="00BA2C50" w:rsidP="00BA2C50">
            <w:pPr>
              <w:pStyle w:val="TestCaseInfo"/>
              <w:numPr>
                <w:ilvl w:val="0"/>
                <w:numId w:val="263"/>
              </w:numPr>
              <w:rPr>
                <w:ins w:id="5048" w:author="Seggelke, Klaus" w:date="2017-03-21T16:07:00Z"/>
              </w:rPr>
              <w:pPrChange w:id="5049" w:author="Seggelke, Klaus" w:date="2017-03-21T16:07:00Z">
                <w:pPr>
                  <w:pStyle w:val="TestCaseInfo"/>
                  <w:numPr>
                    <w:numId w:val="172"/>
                  </w:numPr>
                  <w:ind w:left="720" w:hanging="360"/>
                </w:pPr>
              </w:pPrChange>
            </w:pPr>
            <w:ins w:id="5050" w:author="Seggelke, Klaus" w:date="2017-03-21T16:07:00Z">
              <w:r>
                <w:t>Validate capacity without traffic loss</w:t>
              </w:r>
            </w:ins>
          </w:p>
          <w:p w:rsidR="00BA2C50" w:rsidRDefault="00BA2C50" w:rsidP="00BA2C50">
            <w:pPr>
              <w:pStyle w:val="TestCaseInfo"/>
              <w:numPr>
                <w:ilvl w:val="0"/>
                <w:numId w:val="263"/>
              </w:numPr>
              <w:rPr>
                <w:ins w:id="5051" w:author="Seggelke, Klaus" w:date="2017-03-21T16:07:00Z"/>
              </w:rPr>
              <w:pPrChange w:id="5052" w:author="Seggelke, Klaus" w:date="2017-03-21T16:07:00Z">
                <w:pPr>
                  <w:pStyle w:val="TestCaseInfo"/>
                  <w:numPr>
                    <w:numId w:val="172"/>
                  </w:numPr>
                  <w:ind w:left="720" w:hanging="360"/>
                </w:pPr>
              </w:pPrChange>
            </w:pPr>
            <w:ins w:id="5053" w:author="Seggelke, Klaus" w:date="2017-03-21T16:07:00Z">
              <w:r>
                <w:t>Trigger the downsize of the VNF</w:t>
              </w:r>
            </w:ins>
          </w:p>
          <w:p w:rsidR="00BA2C50" w:rsidRDefault="00BA2C50" w:rsidP="00BA2C50">
            <w:pPr>
              <w:pStyle w:val="TestCaseInfo"/>
              <w:numPr>
                <w:ilvl w:val="0"/>
                <w:numId w:val="263"/>
              </w:numPr>
              <w:rPr>
                <w:ins w:id="5054" w:author="Seggelke, Klaus" w:date="2017-03-21T16:07:00Z"/>
              </w:rPr>
              <w:pPrChange w:id="5055" w:author="Seggelke, Klaus" w:date="2017-03-21T16:07:00Z">
                <w:pPr>
                  <w:pStyle w:val="TestCaseInfo"/>
                  <w:numPr>
                    <w:numId w:val="172"/>
                  </w:numPr>
                  <w:ind w:left="720" w:hanging="360"/>
                </w:pPr>
              </w:pPrChange>
            </w:pPr>
            <w:ins w:id="5056" w:author="Seggelke, Klaus" w:date="2017-03-21T16:07:00Z">
              <w:r>
                <w:t>Validate VNF has released the resources and decreased the VNFCs</w:t>
              </w:r>
            </w:ins>
          </w:p>
          <w:p w:rsidR="00BA2C50" w:rsidRDefault="00BA2C50" w:rsidP="00BA2C50">
            <w:pPr>
              <w:pStyle w:val="TestCaseInfo"/>
              <w:numPr>
                <w:ilvl w:val="0"/>
                <w:numId w:val="263"/>
              </w:numPr>
              <w:rPr>
                <w:ins w:id="5057" w:author="Seggelke, Klaus" w:date="2017-03-21T16:07:00Z"/>
              </w:rPr>
              <w:pPrChange w:id="5058" w:author="Seggelke, Klaus" w:date="2017-03-21T16:07:00Z">
                <w:pPr>
                  <w:pStyle w:val="TestCaseInfo"/>
                  <w:numPr>
                    <w:numId w:val="172"/>
                  </w:numPr>
                  <w:ind w:left="720" w:hanging="360"/>
                </w:pPr>
              </w:pPrChange>
            </w:pPr>
            <w:ins w:id="5059" w:author="Seggelke, Klaus" w:date="2017-03-21T16:07:00Z">
              <w:r>
                <w:t>Validate traffic drop occurs</w:t>
              </w:r>
            </w:ins>
          </w:p>
          <w:p w:rsidR="00BA2C50" w:rsidRDefault="00BA2C50" w:rsidP="00BA2C50">
            <w:pPr>
              <w:pStyle w:val="TestCaseInfo"/>
              <w:numPr>
                <w:ilvl w:val="0"/>
                <w:numId w:val="263"/>
              </w:numPr>
              <w:rPr>
                <w:ins w:id="5060" w:author="Seggelke, Klaus" w:date="2017-03-21T16:07:00Z"/>
              </w:rPr>
              <w:pPrChange w:id="5061" w:author="Seggelke, Klaus" w:date="2017-03-21T16:07:00Z">
                <w:pPr>
                  <w:pStyle w:val="TestCaseInfo"/>
                  <w:numPr>
                    <w:numId w:val="172"/>
                  </w:numPr>
                  <w:ind w:left="720" w:hanging="360"/>
                </w:pPr>
              </w:pPrChange>
            </w:pPr>
            <w:ins w:id="5062" w:author="Seggelke, Klaus" w:date="2017-03-21T16:07:00Z">
              <w:r>
                <w:t>Reduce traffic load to level that the downsized VNF should process</w:t>
              </w:r>
            </w:ins>
          </w:p>
          <w:p w:rsidR="00BA2C50" w:rsidRDefault="00BA2C50" w:rsidP="00BA2C50">
            <w:pPr>
              <w:pStyle w:val="TestCaseInfo"/>
              <w:numPr>
                <w:ilvl w:val="0"/>
                <w:numId w:val="263"/>
              </w:numPr>
              <w:rPr>
                <w:ins w:id="5063" w:author="Seggelke, Klaus" w:date="2017-03-21T16:07:00Z"/>
              </w:rPr>
              <w:pPrChange w:id="5064" w:author="Seggelke, Klaus" w:date="2017-03-21T16:07:00Z">
                <w:pPr>
                  <w:pStyle w:val="TestCaseInfo"/>
                  <w:numPr>
                    <w:numId w:val="172"/>
                  </w:numPr>
                  <w:ind w:left="720" w:hanging="360"/>
                </w:pPr>
              </w:pPrChange>
            </w:pPr>
            <w:ins w:id="5065" w:author="Seggelke, Klaus" w:date="2017-03-21T16:07:00Z">
              <w:r>
                <w:t>Validate traffic flows through without issues (</w:t>
              </w:r>
              <w:r>
                <w:sym w:font="Wingdings" w:char="F0E0"/>
              </w:r>
              <w:r>
                <w:t xml:space="preserve"> no dropped packets)</w:t>
              </w:r>
            </w:ins>
          </w:p>
          <w:p w:rsidR="00BA2C50" w:rsidRDefault="00BA2C50" w:rsidP="00BA2C50">
            <w:pPr>
              <w:pStyle w:val="TestCaseInfo"/>
              <w:numPr>
                <w:ilvl w:val="0"/>
                <w:numId w:val="263"/>
              </w:numPr>
              <w:rPr>
                <w:ins w:id="5066" w:author="Seggelke, Klaus" w:date="2017-03-21T16:07:00Z"/>
              </w:rPr>
              <w:pPrChange w:id="5067" w:author="Seggelke, Klaus" w:date="2017-03-21T16:07:00Z">
                <w:pPr>
                  <w:pStyle w:val="TestCaseInfo"/>
                  <w:numPr>
                    <w:numId w:val="172"/>
                  </w:numPr>
                  <w:ind w:left="720" w:hanging="360"/>
                </w:pPr>
              </w:pPrChange>
            </w:pPr>
            <w:ins w:id="5068" w:author="Seggelke, Klaus" w:date="2017-03-21T16:07:00Z">
              <w:r>
                <w:t>Stop traffic</w:t>
              </w:r>
            </w:ins>
          </w:p>
          <w:p w:rsidR="00BA2C50" w:rsidRPr="00093574" w:rsidRDefault="00BA2C50" w:rsidP="00BA2C50">
            <w:pPr>
              <w:pStyle w:val="TestCaseInfo"/>
              <w:numPr>
                <w:ilvl w:val="0"/>
                <w:numId w:val="263"/>
              </w:numPr>
              <w:rPr>
                <w:ins w:id="5069" w:author="Seggelke, Klaus" w:date="2017-03-21T16:07:00Z"/>
              </w:rPr>
              <w:pPrChange w:id="5070" w:author="Seggelke, Klaus" w:date="2017-03-21T16:07:00Z">
                <w:pPr>
                  <w:pStyle w:val="TestCaseInfo"/>
                  <w:numPr>
                    <w:numId w:val="172"/>
                  </w:numPr>
                  <w:ind w:left="720" w:hanging="360"/>
                </w:pPr>
              </w:pPrChange>
            </w:pPr>
            <w:ins w:id="5071" w:author="Seggelke, Klaus" w:date="2017-03-21T16:07:00Z">
              <w:r>
                <w:lastRenderedPageBreak/>
                <w:t>Terminate VNF</w:t>
              </w:r>
            </w:ins>
          </w:p>
        </w:tc>
      </w:tr>
      <w:tr w:rsidR="00BA2C50" w:rsidTr="001542F9">
        <w:trPr>
          <w:ins w:id="5072" w:author="Seggelke, Klaus" w:date="2017-03-21T16:07: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073" w:author="Seggelke, Klaus" w:date="2017-03-21T16:07:00Z"/>
              </w:rPr>
            </w:pPr>
            <w:ins w:id="5074" w:author="Seggelke, Klaus" w:date="2017-03-21T16:07:00Z">
              <w:r>
                <w:rPr>
                  <w:noProof/>
                </w:rPr>
                <w:lastRenderedPageBreak/>
                <w:t>Extensions:</w:t>
              </w:r>
            </w:ins>
          </w:p>
        </w:tc>
        <w:tc>
          <w:tcPr>
            <w:tcW w:w="7979" w:type="dxa"/>
            <w:tcBorders>
              <w:top w:val="single" w:sz="2" w:space="0" w:color="auto"/>
              <w:left w:val="single" w:sz="2" w:space="0" w:color="auto"/>
              <w:bottom w:val="single" w:sz="2" w:space="0" w:color="auto"/>
              <w:right w:val="single" w:sz="2" w:space="0" w:color="auto"/>
            </w:tcBorders>
          </w:tcPr>
          <w:p w:rsidR="00BA2C50" w:rsidRDefault="00BA2C50" w:rsidP="001542F9">
            <w:pPr>
              <w:pStyle w:val="TestCaseInfo"/>
              <w:rPr>
                <w:ins w:id="5075" w:author="Seggelke, Klaus" w:date="2017-03-21T16:07:00Z"/>
              </w:rPr>
            </w:pPr>
          </w:p>
        </w:tc>
      </w:tr>
      <w:tr w:rsidR="00BA2C50" w:rsidTr="001542F9">
        <w:trPr>
          <w:ins w:id="5076" w:author="Seggelke, Klaus" w:date="2017-03-21T16:07: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077" w:author="Seggelke, Klaus" w:date="2017-03-21T16:07:00Z"/>
                <w:noProof/>
              </w:rPr>
            </w:pPr>
            <w:ins w:id="5078" w:author="Seggelke, Klaus" w:date="2017-03-21T16:07: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BA2C50" w:rsidRDefault="00BA2C50" w:rsidP="001542F9">
            <w:pPr>
              <w:pStyle w:val="TestCaseInfo"/>
              <w:rPr>
                <w:ins w:id="5079" w:author="Seggelke, Klaus" w:date="2017-03-21T16:07:00Z"/>
              </w:rPr>
            </w:pPr>
            <w:ins w:id="5080" w:author="Seggelke, Klaus" w:date="2017-03-21T16:07:00Z">
              <w:r>
                <w:t>Following resources could be scaled down:</w:t>
              </w:r>
            </w:ins>
          </w:p>
          <w:p w:rsidR="00BA2C50" w:rsidRDefault="00BA2C50" w:rsidP="001542F9">
            <w:pPr>
              <w:pStyle w:val="TestCaseInfo"/>
              <w:numPr>
                <w:ilvl w:val="0"/>
                <w:numId w:val="101"/>
              </w:numPr>
              <w:rPr>
                <w:ins w:id="5081" w:author="Seggelke, Klaus" w:date="2017-03-21T16:07:00Z"/>
              </w:rPr>
            </w:pPr>
            <w:ins w:id="5082" w:author="Seggelke, Klaus" w:date="2017-03-21T16:07:00Z">
              <w:r>
                <w:t>vMemory</w:t>
              </w:r>
            </w:ins>
          </w:p>
          <w:p w:rsidR="00BA2C50" w:rsidRDefault="00BA2C50" w:rsidP="001542F9">
            <w:pPr>
              <w:pStyle w:val="TestCaseInfo"/>
              <w:numPr>
                <w:ilvl w:val="0"/>
                <w:numId w:val="101"/>
              </w:numPr>
              <w:rPr>
                <w:ins w:id="5083" w:author="Seggelke, Klaus" w:date="2017-03-21T16:07:00Z"/>
              </w:rPr>
            </w:pPr>
            <w:ins w:id="5084" w:author="Seggelke, Klaus" w:date="2017-03-21T16:07:00Z">
              <w:r>
                <w:t>vCPU cores</w:t>
              </w:r>
            </w:ins>
          </w:p>
          <w:p w:rsidR="00BA2C50" w:rsidRDefault="00BA2C50" w:rsidP="001542F9">
            <w:pPr>
              <w:pStyle w:val="TestCaseInfo"/>
              <w:numPr>
                <w:ilvl w:val="0"/>
                <w:numId w:val="101"/>
              </w:numPr>
              <w:rPr>
                <w:ins w:id="5085" w:author="Seggelke, Klaus" w:date="2017-03-21T16:07:00Z"/>
              </w:rPr>
            </w:pPr>
            <w:ins w:id="5086" w:author="Seggelke, Klaus" w:date="2017-03-21T16:07:00Z">
              <w:r>
                <w:t>vStorage</w:t>
              </w:r>
            </w:ins>
          </w:p>
          <w:p w:rsidR="00BA2C50" w:rsidRDefault="00BA2C50" w:rsidP="001542F9">
            <w:pPr>
              <w:pStyle w:val="TestCaseInfo"/>
              <w:numPr>
                <w:ilvl w:val="0"/>
                <w:numId w:val="101"/>
              </w:numPr>
              <w:rPr>
                <w:ins w:id="5087" w:author="Seggelke, Klaus" w:date="2017-03-21T16:07:00Z"/>
              </w:rPr>
            </w:pPr>
            <w:ins w:id="5088" w:author="Seggelke, Klaus" w:date="2017-03-21T16:07:00Z">
              <w:r>
                <w:t>vNIC or specialized hardware</w:t>
              </w:r>
            </w:ins>
          </w:p>
          <w:p w:rsidR="00BA2C50" w:rsidRDefault="00BA2C50" w:rsidP="001542F9">
            <w:pPr>
              <w:pStyle w:val="TestCaseInfo"/>
              <w:rPr>
                <w:ins w:id="5089" w:author="Seggelke, Klaus" w:date="2017-03-21T16:07:00Z"/>
              </w:rPr>
            </w:pPr>
            <w:ins w:id="5090" w:author="Seggelke, Klaus" w:date="2017-03-21T16:07:00Z">
              <w:r>
                <w:t>In case scale-in the VNF removes VNFCs.</w:t>
              </w:r>
            </w:ins>
          </w:p>
        </w:tc>
      </w:tr>
    </w:tbl>
    <w:p w:rsidR="00BA2C50" w:rsidRDefault="00BA2C50" w:rsidP="00BA2C50">
      <w:pPr>
        <w:rPr>
          <w:ins w:id="5091" w:author="Seggelke, Klaus" w:date="2017-03-21T16:07: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A2C50" w:rsidTr="001542F9">
        <w:trPr>
          <w:ins w:id="5092" w:author="Seggelke, Klaus" w:date="2017-03-21T16:09:00Z"/>
        </w:trPr>
        <w:tc>
          <w:tcPr>
            <w:tcW w:w="9330" w:type="dxa"/>
            <w:gridSpan w:val="2"/>
            <w:tcBorders>
              <w:top w:val="single" w:sz="2" w:space="0" w:color="auto"/>
              <w:left w:val="single" w:sz="2" w:space="0" w:color="auto"/>
              <w:bottom w:val="single" w:sz="2" w:space="0" w:color="auto"/>
              <w:right w:val="single" w:sz="2" w:space="0" w:color="auto"/>
            </w:tcBorders>
            <w:hideMark/>
          </w:tcPr>
          <w:p w:rsidR="00BA2C50" w:rsidRDefault="00BA2C50" w:rsidP="001542F9">
            <w:pPr>
              <w:pStyle w:val="TestCase"/>
              <w:rPr>
                <w:ins w:id="5093" w:author="Seggelke, Klaus" w:date="2017-03-21T16:09:00Z"/>
              </w:rPr>
            </w:pPr>
            <w:bookmarkStart w:id="5094" w:name="_Toc477881034"/>
            <w:ins w:id="5095" w:author="Seggelke, Klaus" w:date="2017-03-21T16:09:00Z">
              <w:r>
                <w:t>TC.VNF</w:t>
              </w:r>
            </w:ins>
            <w:ins w:id="5096" w:author="Seggelke, Klaus" w:date="2017-03-21T16:29:00Z">
              <w:r w:rsidR="00432562">
                <w:t>C</w:t>
              </w:r>
            </w:ins>
            <w:ins w:id="5097" w:author="Seggelke, Klaus" w:date="2017-03-21T16:09:00Z">
              <w:r>
                <w:t>.SCALE.OUT.003.2</w:t>
              </w:r>
              <w:r>
                <w:tab/>
              </w:r>
              <w:r w:rsidRPr="00487EA1">
                <w:t>Scale-</w:t>
              </w:r>
              <w:r>
                <w:t>in</w:t>
              </w:r>
              <w:r w:rsidRPr="00487EA1">
                <w:t xml:space="preserve"> VNF</w:t>
              </w:r>
            </w:ins>
            <w:ins w:id="5098" w:author="Seggelke, Klaus" w:date="2017-03-21T16:31:00Z">
              <w:r w:rsidR="00432562">
                <w:t>C</w:t>
              </w:r>
            </w:ins>
            <w:ins w:id="5099" w:author="Seggelke, Klaus" w:date="2017-03-21T16:09:00Z">
              <w:r w:rsidRPr="00487EA1">
                <w:t xml:space="preserve"> instance</w:t>
              </w:r>
              <w:r>
                <w:t xml:space="preserve"> with On-demand Scaling event generated by VNF</w:t>
              </w:r>
              <w:bookmarkEnd w:id="5094"/>
            </w:ins>
          </w:p>
        </w:tc>
      </w:tr>
      <w:tr w:rsidR="00BA2C50" w:rsidTr="001542F9">
        <w:trPr>
          <w:trHeight w:val="896"/>
          <w:ins w:id="5100" w:author="Seggelke, Klaus" w:date="2017-03-21T16:09: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101" w:author="Seggelke, Klaus" w:date="2017-03-21T16:09:00Z"/>
              </w:rPr>
            </w:pPr>
            <w:ins w:id="5102" w:author="Seggelke, Klaus" w:date="2017-03-21T16:09: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BA2C50" w:rsidRDefault="00BA2C50" w:rsidP="001542F9">
            <w:pPr>
              <w:pStyle w:val="TestCaseInfo"/>
              <w:rPr>
                <w:ins w:id="5103" w:author="Seggelke, Klaus" w:date="2017-03-21T16:09:00Z"/>
                <w:lang w:eastAsia="zh-CN"/>
              </w:rPr>
            </w:pPr>
            <w:ins w:id="5104" w:author="Seggelke, Klaus" w:date="2017-03-21T16:09:00Z">
              <w:r w:rsidRPr="00487EA1">
                <w:rPr>
                  <w:lang w:eastAsia="zh-CN"/>
                </w:rPr>
                <w:t>Once the</w:t>
              </w:r>
            </w:ins>
            <w:ins w:id="5105" w:author="Seggelke, Klaus" w:date="2017-03-21T16:29:00Z">
              <w:r w:rsidR="00432562">
                <w:rPr>
                  <w:lang w:eastAsia="zh-CN"/>
                </w:rPr>
                <w:t xml:space="preserve"> VNFC</w:t>
              </w:r>
            </w:ins>
            <w:ins w:id="5106" w:author="Seggelke, Klaus" w:date="2017-03-21T16:09:00Z">
              <w:r w:rsidRPr="00487EA1">
                <w:rPr>
                  <w:lang w:eastAsia="zh-CN"/>
                </w:rPr>
                <w:t xml:space="preserve"> scaling decrease is completed, the </w:t>
              </w:r>
              <w:r>
                <w:rPr>
                  <w:lang w:eastAsia="zh-CN"/>
                </w:rPr>
                <w:t>MANO</w:t>
              </w:r>
              <w:r w:rsidRPr="00487EA1">
                <w:rPr>
                  <w:lang w:eastAsia="zh-CN"/>
                </w:rPr>
                <w:t xml:space="preserve"> should report reduced virtualized resources. The service should not be impacted. Therefore, traffic load should be processed without drops if the load is not above the limit. If a VNF functionality depends on specialized hardware acceleration devices/NIC cards, the </w:t>
              </w:r>
              <w:r>
                <w:rPr>
                  <w:lang w:eastAsia="zh-CN"/>
                </w:rPr>
                <w:t>MANO</w:t>
              </w:r>
              <w:r w:rsidRPr="00487EA1">
                <w:rPr>
                  <w:lang w:eastAsia="zh-CN"/>
                </w:rPr>
                <w:t xml:space="preserve"> needs to have the capability to remove these resources when decreasing the scaling.</w:t>
              </w:r>
              <w:r>
                <w:rPr>
                  <w:lang w:eastAsia="zh-CN"/>
                </w:rPr>
                <w:t xml:space="preserve"> The trigger for this event to occur is the following:</w:t>
              </w:r>
            </w:ins>
          </w:p>
          <w:p w:rsidR="00BA2C50" w:rsidRPr="00D67489" w:rsidRDefault="00BA2C50" w:rsidP="00BA2C50">
            <w:pPr>
              <w:pStyle w:val="TestCaseInfo"/>
              <w:numPr>
                <w:ilvl w:val="0"/>
                <w:numId w:val="214"/>
              </w:numPr>
              <w:rPr>
                <w:ins w:id="5107" w:author="Seggelke, Klaus" w:date="2017-03-21T16:09:00Z"/>
                <w:lang w:eastAsia="zh-CN"/>
              </w:rPr>
              <w:pPrChange w:id="5108" w:author="Seggelke, Klaus" w:date="2017-03-21T16:09:00Z">
                <w:pPr>
                  <w:pStyle w:val="TestCaseInfo"/>
                  <w:numPr>
                    <w:numId w:val="218"/>
                  </w:numPr>
                  <w:ind w:left="720" w:hanging="360"/>
                </w:pPr>
              </w:pPrChange>
            </w:pPr>
            <w:ins w:id="5109" w:author="Seggelke, Klaus" w:date="2017-03-21T16:09:00Z">
              <w:r w:rsidRPr="006E70F4">
                <w:rPr>
                  <w:lang w:eastAsia="zh-CN"/>
                </w:rPr>
                <w:t>VNF generated event – On-demand Scaling (e.g. based on traffic, VNF generates the request internally)</w:t>
              </w:r>
            </w:ins>
          </w:p>
        </w:tc>
      </w:tr>
      <w:tr w:rsidR="00BA2C50" w:rsidTr="001542F9">
        <w:trPr>
          <w:ins w:id="5110" w:author="Seggelke, Klaus" w:date="2017-03-21T16:09: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111" w:author="Seggelke, Klaus" w:date="2017-03-21T16:09:00Z"/>
              </w:rPr>
            </w:pPr>
            <w:ins w:id="5112" w:author="Seggelke, Klaus" w:date="2017-03-21T16:09: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BA2C50" w:rsidRDefault="00BA2C50" w:rsidP="001542F9">
            <w:pPr>
              <w:pStyle w:val="TestCaseInfo"/>
              <w:rPr>
                <w:ins w:id="5113" w:author="Seggelke, Klaus" w:date="2017-03-21T16:09:00Z"/>
                <w:lang w:eastAsia="zh-CN"/>
              </w:rPr>
            </w:pPr>
            <w:ins w:id="5114" w:author="Seggelke, Klaus" w:date="2017-03-21T16:09:00Z">
              <w:r>
                <w:rPr>
                  <w:lang w:eastAsia="zh-CN"/>
                </w:rPr>
                <w:t>A VNF should have the capability to dynamically scale based on the required load. The scaling in to the lower performance is the objective of this test.</w:t>
              </w:r>
            </w:ins>
          </w:p>
        </w:tc>
      </w:tr>
      <w:tr w:rsidR="00BA2C50" w:rsidTr="001542F9">
        <w:trPr>
          <w:trHeight w:val="283"/>
          <w:ins w:id="5115" w:author="Seggelke, Klaus" w:date="2017-03-21T16:09: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116" w:author="Seggelke, Klaus" w:date="2017-03-21T16:09:00Z"/>
              </w:rPr>
            </w:pPr>
            <w:ins w:id="5117" w:author="Seggelke, Klaus" w:date="2017-03-21T16:09:00Z">
              <w:r>
                <w:t>Test Setup</w:t>
              </w:r>
            </w:ins>
          </w:p>
        </w:tc>
        <w:tc>
          <w:tcPr>
            <w:tcW w:w="7979" w:type="dxa"/>
            <w:tcBorders>
              <w:top w:val="single" w:sz="2" w:space="0" w:color="auto"/>
              <w:left w:val="single" w:sz="2" w:space="0" w:color="auto"/>
              <w:bottom w:val="single" w:sz="2" w:space="0" w:color="auto"/>
              <w:right w:val="single" w:sz="2" w:space="0" w:color="auto"/>
            </w:tcBorders>
          </w:tcPr>
          <w:p w:rsidR="00BA2C50" w:rsidRDefault="00BA2C50" w:rsidP="001542F9">
            <w:pPr>
              <w:pStyle w:val="TestCaseInfo"/>
              <w:rPr>
                <w:ins w:id="5118" w:author="Seggelke, Klaus" w:date="2017-03-21T16:09:00Z"/>
                <w:lang w:eastAsia="zh-CN"/>
              </w:rPr>
            </w:pPr>
          </w:p>
        </w:tc>
      </w:tr>
      <w:tr w:rsidR="00BA2C50" w:rsidTr="001542F9">
        <w:trPr>
          <w:trHeight w:val="515"/>
          <w:ins w:id="5119" w:author="Seggelke, Klaus" w:date="2017-03-21T16:09: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120" w:author="Seggelke, Klaus" w:date="2017-03-21T16:09:00Z"/>
              </w:rPr>
            </w:pPr>
            <w:ins w:id="5121" w:author="Seggelke, Klaus" w:date="2017-03-21T16:09:00Z">
              <w:r>
                <w:t>Parameters</w:t>
              </w:r>
            </w:ins>
          </w:p>
        </w:tc>
        <w:tc>
          <w:tcPr>
            <w:tcW w:w="7979" w:type="dxa"/>
            <w:tcBorders>
              <w:top w:val="single" w:sz="2" w:space="0" w:color="auto"/>
              <w:left w:val="single" w:sz="2" w:space="0" w:color="auto"/>
              <w:bottom w:val="single" w:sz="2" w:space="0" w:color="auto"/>
              <w:right w:val="single" w:sz="2" w:space="0" w:color="auto"/>
            </w:tcBorders>
          </w:tcPr>
          <w:p w:rsidR="00BA2C50" w:rsidRDefault="00BA2C50" w:rsidP="001542F9">
            <w:pPr>
              <w:pStyle w:val="TestCaseInfo"/>
              <w:rPr>
                <w:ins w:id="5122" w:author="Seggelke, Klaus" w:date="2017-03-21T16:09:00Z"/>
              </w:rPr>
            </w:pPr>
          </w:p>
        </w:tc>
      </w:tr>
      <w:tr w:rsidR="00BA2C50" w:rsidTr="001542F9">
        <w:trPr>
          <w:ins w:id="5123" w:author="Seggelke, Klaus" w:date="2017-03-21T16:09: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124" w:author="Seggelke, Klaus" w:date="2017-03-21T16:09:00Z"/>
              </w:rPr>
            </w:pPr>
            <w:ins w:id="5125" w:author="Seggelke, Klaus" w:date="2017-03-21T16:09: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BA2C50" w:rsidRDefault="00BA2C50" w:rsidP="001542F9">
            <w:pPr>
              <w:pStyle w:val="TestCaseInfo"/>
              <w:rPr>
                <w:ins w:id="5126" w:author="Seggelke, Klaus" w:date="2017-03-21T16:09:00Z"/>
              </w:rPr>
            </w:pPr>
          </w:p>
        </w:tc>
      </w:tr>
      <w:tr w:rsidR="00BA2C50" w:rsidTr="001542F9">
        <w:trPr>
          <w:ins w:id="5127" w:author="Seggelke, Klaus" w:date="2017-03-21T16:09: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128" w:author="Seggelke, Klaus" w:date="2017-03-21T16:09:00Z"/>
              </w:rPr>
            </w:pPr>
            <w:ins w:id="5129" w:author="Seggelke, Klaus" w:date="2017-03-21T16:09:00Z">
              <w:r>
                <w:t>Pre-conditions:</w:t>
              </w:r>
            </w:ins>
          </w:p>
        </w:tc>
        <w:tc>
          <w:tcPr>
            <w:tcW w:w="7979" w:type="dxa"/>
            <w:tcBorders>
              <w:top w:val="single" w:sz="2" w:space="0" w:color="auto"/>
              <w:left w:val="single" w:sz="2" w:space="0" w:color="auto"/>
              <w:bottom w:val="single" w:sz="2" w:space="0" w:color="auto"/>
              <w:right w:val="single" w:sz="2" w:space="0" w:color="auto"/>
            </w:tcBorders>
          </w:tcPr>
          <w:p w:rsidR="00BA2C50" w:rsidRDefault="00BA2C50" w:rsidP="001542F9">
            <w:pPr>
              <w:pStyle w:val="TestCaseInfo"/>
              <w:rPr>
                <w:ins w:id="5130" w:author="Seggelke, Klaus" w:date="2017-03-21T16:09:00Z"/>
                <w:lang w:eastAsia="zh-CN"/>
              </w:rPr>
            </w:pPr>
          </w:p>
        </w:tc>
      </w:tr>
      <w:tr w:rsidR="00BA2C50" w:rsidTr="001542F9">
        <w:trPr>
          <w:trHeight w:val="1525"/>
          <w:ins w:id="5131" w:author="Seggelke, Klaus" w:date="2017-03-21T16:09: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132" w:author="Seggelke, Klaus" w:date="2017-03-21T16:09:00Z"/>
              </w:rPr>
            </w:pPr>
            <w:ins w:id="5133" w:author="Seggelke, Klaus" w:date="2017-03-21T16:09:00Z">
              <w:r>
                <w:t>Procedure</w:t>
              </w:r>
            </w:ins>
          </w:p>
        </w:tc>
        <w:tc>
          <w:tcPr>
            <w:tcW w:w="7979" w:type="dxa"/>
            <w:tcBorders>
              <w:top w:val="single" w:sz="2" w:space="0" w:color="auto"/>
              <w:left w:val="single" w:sz="2" w:space="0" w:color="auto"/>
              <w:bottom w:val="single" w:sz="2" w:space="0" w:color="auto"/>
              <w:right w:val="single" w:sz="2" w:space="0" w:color="auto"/>
            </w:tcBorders>
          </w:tcPr>
          <w:p w:rsidR="00BA2C50" w:rsidRPr="00093574" w:rsidRDefault="00BA2C50" w:rsidP="001542F9">
            <w:pPr>
              <w:pStyle w:val="TestCaseInfo"/>
              <w:rPr>
                <w:ins w:id="5134" w:author="Seggelke, Klaus" w:date="2017-03-21T16:09:00Z"/>
              </w:rPr>
            </w:pPr>
            <w:ins w:id="5135" w:author="Seggelke, Klaus" w:date="2017-03-21T16:09:00Z">
              <w:r w:rsidRPr="00093574">
                <w:t>Sequence:</w:t>
              </w:r>
            </w:ins>
          </w:p>
          <w:p w:rsidR="00BA2C50" w:rsidRDefault="00BA2C50" w:rsidP="00BA2C50">
            <w:pPr>
              <w:pStyle w:val="TestCaseInfo"/>
              <w:numPr>
                <w:ilvl w:val="0"/>
                <w:numId w:val="264"/>
              </w:numPr>
              <w:rPr>
                <w:ins w:id="5136" w:author="Seggelke, Klaus" w:date="2017-03-21T16:09:00Z"/>
              </w:rPr>
              <w:pPrChange w:id="5137" w:author="Seggelke, Klaus" w:date="2017-03-21T16:09:00Z">
                <w:pPr>
                  <w:pStyle w:val="TestCaseInfo"/>
                  <w:numPr>
                    <w:numId w:val="263"/>
                  </w:numPr>
                  <w:ind w:left="720" w:hanging="360"/>
                </w:pPr>
              </w:pPrChange>
            </w:pPr>
            <w:ins w:id="5138" w:author="Seggelke, Klaus" w:date="2017-03-21T16:09:00Z">
              <w:r>
                <w:t>Instantiate VNF</w:t>
              </w:r>
            </w:ins>
          </w:p>
          <w:p w:rsidR="00BA2C50" w:rsidRDefault="00BA2C50" w:rsidP="00BA2C50">
            <w:pPr>
              <w:pStyle w:val="TestCaseInfo"/>
              <w:numPr>
                <w:ilvl w:val="0"/>
                <w:numId w:val="264"/>
              </w:numPr>
              <w:rPr>
                <w:ins w:id="5139" w:author="Seggelke, Klaus" w:date="2017-03-21T16:09:00Z"/>
              </w:rPr>
              <w:pPrChange w:id="5140" w:author="Seggelke, Klaus" w:date="2017-03-21T16:09:00Z">
                <w:pPr>
                  <w:pStyle w:val="TestCaseInfo"/>
                  <w:numPr>
                    <w:numId w:val="263"/>
                  </w:numPr>
                  <w:ind w:left="720" w:hanging="360"/>
                </w:pPr>
              </w:pPrChange>
            </w:pPr>
            <w:ins w:id="5141" w:author="Seggelke, Klaus" w:date="2017-03-21T16:09:00Z">
              <w:r w:rsidRPr="00074BEF">
                <w:t>Validate VNF instantiation state is INSTANTIATED and VNF state is STARTED (--&gt; time stamp when correct state reached)</w:t>
              </w:r>
            </w:ins>
          </w:p>
          <w:p w:rsidR="00BA2C50" w:rsidRDefault="00BA2C50" w:rsidP="00BA2C50">
            <w:pPr>
              <w:pStyle w:val="TestCaseInfo"/>
              <w:numPr>
                <w:ilvl w:val="0"/>
                <w:numId w:val="264"/>
              </w:numPr>
              <w:rPr>
                <w:ins w:id="5142" w:author="Seggelke, Klaus" w:date="2017-03-21T16:09:00Z"/>
              </w:rPr>
              <w:pPrChange w:id="5143" w:author="Seggelke, Klaus" w:date="2017-03-21T16:09:00Z">
                <w:pPr>
                  <w:pStyle w:val="TestCaseInfo"/>
                  <w:numPr>
                    <w:numId w:val="263"/>
                  </w:numPr>
                  <w:ind w:left="720" w:hanging="360"/>
                </w:pPr>
              </w:pPrChange>
            </w:pPr>
            <w:ins w:id="5144" w:author="Seggelke, Klaus" w:date="2017-03-21T16:09:00Z">
              <w:r>
                <w:t>Generate low traffic load</w:t>
              </w:r>
            </w:ins>
          </w:p>
          <w:p w:rsidR="00BA2C50" w:rsidRDefault="00BA2C50" w:rsidP="00BA2C50">
            <w:pPr>
              <w:pStyle w:val="TestCaseInfo"/>
              <w:numPr>
                <w:ilvl w:val="0"/>
                <w:numId w:val="264"/>
              </w:numPr>
              <w:rPr>
                <w:ins w:id="5145" w:author="Seggelke, Klaus" w:date="2017-03-21T16:09:00Z"/>
              </w:rPr>
              <w:pPrChange w:id="5146" w:author="Seggelke, Klaus" w:date="2017-03-21T16:09:00Z">
                <w:pPr>
                  <w:pStyle w:val="TestCaseInfo"/>
                  <w:numPr>
                    <w:numId w:val="263"/>
                  </w:numPr>
                  <w:ind w:left="720" w:hanging="360"/>
                </w:pPr>
              </w:pPrChange>
            </w:pPr>
            <w:ins w:id="5147" w:author="Seggelke, Klaus" w:date="2017-03-21T16:09:00Z">
              <w:r>
                <w:t>Validate that traffic flows through without issues (--&gt; no dropped packets)</w:t>
              </w:r>
            </w:ins>
          </w:p>
          <w:p w:rsidR="00BA2C50" w:rsidRDefault="00BA2C50" w:rsidP="00BA2C50">
            <w:pPr>
              <w:pStyle w:val="TestCaseInfo"/>
              <w:numPr>
                <w:ilvl w:val="0"/>
                <w:numId w:val="264"/>
              </w:numPr>
              <w:rPr>
                <w:ins w:id="5148" w:author="Seggelke, Klaus" w:date="2017-03-21T16:09:00Z"/>
              </w:rPr>
              <w:pPrChange w:id="5149" w:author="Seggelke, Klaus" w:date="2017-03-21T16:09:00Z">
                <w:pPr>
                  <w:pStyle w:val="TestCaseInfo"/>
                  <w:numPr>
                    <w:numId w:val="263"/>
                  </w:numPr>
                  <w:ind w:left="720" w:hanging="360"/>
                </w:pPr>
              </w:pPrChange>
            </w:pPr>
            <w:ins w:id="5150" w:author="Seggelke, Klaus" w:date="2017-03-21T16:09:00Z">
              <w:r>
                <w:t>Trigger a resize of the NFV resources to the next level</w:t>
              </w:r>
            </w:ins>
          </w:p>
          <w:p w:rsidR="00BA2C50" w:rsidRDefault="00BA2C50" w:rsidP="00BA2C50">
            <w:pPr>
              <w:pStyle w:val="TestCaseInfo"/>
              <w:numPr>
                <w:ilvl w:val="0"/>
                <w:numId w:val="264"/>
              </w:numPr>
              <w:rPr>
                <w:ins w:id="5151" w:author="Seggelke, Klaus" w:date="2017-03-21T16:09:00Z"/>
              </w:rPr>
              <w:pPrChange w:id="5152" w:author="Seggelke, Klaus" w:date="2017-03-21T16:09:00Z">
                <w:pPr>
                  <w:pStyle w:val="TestCaseInfo"/>
                  <w:numPr>
                    <w:numId w:val="263"/>
                  </w:numPr>
                  <w:ind w:left="720" w:hanging="360"/>
                </w:pPr>
              </w:pPrChange>
            </w:pPr>
            <w:ins w:id="5153" w:author="Seggelke, Klaus" w:date="2017-03-21T16:09:00Z">
              <w:r>
                <w:t>Validate VNF has resized to the next level</w:t>
              </w:r>
            </w:ins>
          </w:p>
          <w:p w:rsidR="00BA2C50" w:rsidRDefault="00BA2C50" w:rsidP="00BA2C50">
            <w:pPr>
              <w:pStyle w:val="TestCaseInfo"/>
              <w:numPr>
                <w:ilvl w:val="0"/>
                <w:numId w:val="264"/>
              </w:numPr>
              <w:rPr>
                <w:ins w:id="5154" w:author="Seggelke, Klaus" w:date="2017-03-21T16:09:00Z"/>
              </w:rPr>
              <w:pPrChange w:id="5155" w:author="Seggelke, Klaus" w:date="2017-03-21T16:09:00Z">
                <w:pPr>
                  <w:pStyle w:val="TestCaseInfo"/>
                  <w:numPr>
                    <w:numId w:val="263"/>
                  </w:numPr>
                  <w:ind w:left="720" w:hanging="360"/>
                </w:pPr>
              </w:pPrChange>
            </w:pPr>
            <w:ins w:id="5156" w:author="Seggelke, Klaus" w:date="2017-03-21T16:09:00Z">
              <w:r>
                <w:t>Determine if and length of service disruption</w:t>
              </w:r>
            </w:ins>
          </w:p>
          <w:p w:rsidR="00BA2C50" w:rsidRDefault="00BA2C50" w:rsidP="00BA2C50">
            <w:pPr>
              <w:pStyle w:val="TestCaseInfo"/>
              <w:numPr>
                <w:ilvl w:val="0"/>
                <w:numId w:val="264"/>
              </w:numPr>
              <w:rPr>
                <w:ins w:id="5157" w:author="Seggelke, Klaus" w:date="2017-03-21T16:09:00Z"/>
              </w:rPr>
              <w:pPrChange w:id="5158" w:author="Seggelke, Klaus" w:date="2017-03-21T16:09:00Z">
                <w:pPr>
                  <w:pStyle w:val="TestCaseInfo"/>
                  <w:numPr>
                    <w:numId w:val="263"/>
                  </w:numPr>
                  <w:ind w:left="720" w:hanging="360"/>
                </w:pPr>
              </w:pPrChange>
            </w:pPr>
            <w:ins w:id="5159" w:author="Seggelke, Klaus" w:date="2017-03-21T16:09:00Z">
              <w:r>
                <w:t>Generate traffic load the next level</w:t>
              </w:r>
            </w:ins>
          </w:p>
          <w:p w:rsidR="00BA2C50" w:rsidRDefault="00BA2C50" w:rsidP="00BA2C50">
            <w:pPr>
              <w:pStyle w:val="TestCaseInfo"/>
              <w:numPr>
                <w:ilvl w:val="0"/>
                <w:numId w:val="264"/>
              </w:numPr>
              <w:rPr>
                <w:ins w:id="5160" w:author="Seggelke, Klaus" w:date="2017-03-21T16:09:00Z"/>
              </w:rPr>
              <w:pPrChange w:id="5161" w:author="Seggelke, Klaus" w:date="2017-03-21T16:09:00Z">
                <w:pPr>
                  <w:pStyle w:val="TestCaseInfo"/>
                  <w:numPr>
                    <w:numId w:val="263"/>
                  </w:numPr>
                  <w:ind w:left="720" w:hanging="360"/>
                </w:pPr>
              </w:pPrChange>
            </w:pPr>
            <w:ins w:id="5162" w:author="Seggelke, Klaus" w:date="2017-03-21T16:09:00Z">
              <w:r>
                <w:t>Validate capacity without traffic loss</w:t>
              </w:r>
            </w:ins>
          </w:p>
          <w:p w:rsidR="00BA2C50" w:rsidRDefault="00BA2C50" w:rsidP="00BA2C50">
            <w:pPr>
              <w:pStyle w:val="TestCaseInfo"/>
              <w:numPr>
                <w:ilvl w:val="0"/>
                <w:numId w:val="264"/>
              </w:numPr>
              <w:rPr>
                <w:ins w:id="5163" w:author="Seggelke, Klaus" w:date="2017-03-21T16:09:00Z"/>
              </w:rPr>
              <w:pPrChange w:id="5164" w:author="Seggelke, Klaus" w:date="2017-03-21T16:09:00Z">
                <w:pPr>
                  <w:pStyle w:val="TestCaseInfo"/>
                  <w:numPr>
                    <w:numId w:val="263"/>
                  </w:numPr>
                  <w:ind w:left="720" w:hanging="360"/>
                </w:pPr>
              </w:pPrChange>
            </w:pPr>
            <w:ins w:id="5165" w:author="Seggelke, Klaus" w:date="2017-03-21T16:09:00Z">
              <w:r>
                <w:t>Trigger the downsize of the VNF</w:t>
              </w:r>
            </w:ins>
          </w:p>
          <w:p w:rsidR="00BA2C50" w:rsidRDefault="00BA2C50" w:rsidP="00BA2C50">
            <w:pPr>
              <w:pStyle w:val="TestCaseInfo"/>
              <w:numPr>
                <w:ilvl w:val="0"/>
                <w:numId w:val="264"/>
              </w:numPr>
              <w:rPr>
                <w:ins w:id="5166" w:author="Seggelke, Klaus" w:date="2017-03-21T16:09:00Z"/>
              </w:rPr>
              <w:pPrChange w:id="5167" w:author="Seggelke, Klaus" w:date="2017-03-21T16:09:00Z">
                <w:pPr>
                  <w:pStyle w:val="TestCaseInfo"/>
                  <w:numPr>
                    <w:numId w:val="263"/>
                  </w:numPr>
                  <w:ind w:left="720" w:hanging="360"/>
                </w:pPr>
              </w:pPrChange>
            </w:pPr>
            <w:ins w:id="5168" w:author="Seggelke, Klaus" w:date="2017-03-21T16:09:00Z">
              <w:r>
                <w:t>Validate VNF has released the resources and decreased the VNFCs</w:t>
              </w:r>
            </w:ins>
          </w:p>
          <w:p w:rsidR="00BA2C50" w:rsidRDefault="00BA2C50" w:rsidP="00BA2C50">
            <w:pPr>
              <w:pStyle w:val="TestCaseInfo"/>
              <w:numPr>
                <w:ilvl w:val="0"/>
                <w:numId w:val="264"/>
              </w:numPr>
              <w:rPr>
                <w:ins w:id="5169" w:author="Seggelke, Klaus" w:date="2017-03-21T16:09:00Z"/>
              </w:rPr>
              <w:pPrChange w:id="5170" w:author="Seggelke, Klaus" w:date="2017-03-21T16:09:00Z">
                <w:pPr>
                  <w:pStyle w:val="TestCaseInfo"/>
                  <w:numPr>
                    <w:numId w:val="263"/>
                  </w:numPr>
                  <w:ind w:left="720" w:hanging="360"/>
                </w:pPr>
              </w:pPrChange>
            </w:pPr>
            <w:ins w:id="5171" w:author="Seggelke, Klaus" w:date="2017-03-21T16:09:00Z">
              <w:r>
                <w:t>Validate traffic drop occurs</w:t>
              </w:r>
            </w:ins>
          </w:p>
          <w:p w:rsidR="00BA2C50" w:rsidRDefault="00BA2C50" w:rsidP="00BA2C50">
            <w:pPr>
              <w:pStyle w:val="TestCaseInfo"/>
              <w:numPr>
                <w:ilvl w:val="0"/>
                <w:numId w:val="264"/>
              </w:numPr>
              <w:rPr>
                <w:ins w:id="5172" w:author="Seggelke, Klaus" w:date="2017-03-21T16:09:00Z"/>
              </w:rPr>
              <w:pPrChange w:id="5173" w:author="Seggelke, Klaus" w:date="2017-03-21T16:09:00Z">
                <w:pPr>
                  <w:pStyle w:val="TestCaseInfo"/>
                  <w:numPr>
                    <w:numId w:val="263"/>
                  </w:numPr>
                  <w:ind w:left="720" w:hanging="360"/>
                </w:pPr>
              </w:pPrChange>
            </w:pPr>
            <w:ins w:id="5174" w:author="Seggelke, Klaus" w:date="2017-03-21T16:09:00Z">
              <w:r>
                <w:t>Reduce traffic load to level that the downsized VNF should process</w:t>
              </w:r>
            </w:ins>
          </w:p>
          <w:p w:rsidR="00BA2C50" w:rsidRDefault="00BA2C50" w:rsidP="00BA2C50">
            <w:pPr>
              <w:pStyle w:val="TestCaseInfo"/>
              <w:numPr>
                <w:ilvl w:val="0"/>
                <w:numId w:val="264"/>
              </w:numPr>
              <w:rPr>
                <w:ins w:id="5175" w:author="Seggelke, Klaus" w:date="2017-03-21T16:09:00Z"/>
              </w:rPr>
              <w:pPrChange w:id="5176" w:author="Seggelke, Klaus" w:date="2017-03-21T16:09:00Z">
                <w:pPr>
                  <w:pStyle w:val="TestCaseInfo"/>
                  <w:numPr>
                    <w:numId w:val="263"/>
                  </w:numPr>
                  <w:ind w:left="720" w:hanging="360"/>
                </w:pPr>
              </w:pPrChange>
            </w:pPr>
            <w:ins w:id="5177" w:author="Seggelke, Klaus" w:date="2017-03-21T16:09:00Z">
              <w:r>
                <w:t>Validate traffic flows through without issues (</w:t>
              </w:r>
              <w:r>
                <w:sym w:font="Wingdings" w:char="F0E0"/>
              </w:r>
              <w:r>
                <w:t xml:space="preserve"> no dropped packets)</w:t>
              </w:r>
            </w:ins>
          </w:p>
          <w:p w:rsidR="00BA2C50" w:rsidRDefault="00BA2C50" w:rsidP="00BA2C50">
            <w:pPr>
              <w:pStyle w:val="TestCaseInfo"/>
              <w:numPr>
                <w:ilvl w:val="0"/>
                <w:numId w:val="264"/>
              </w:numPr>
              <w:rPr>
                <w:ins w:id="5178" w:author="Seggelke, Klaus" w:date="2017-03-21T16:09:00Z"/>
              </w:rPr>
              <w:pPrChange w:id="5179" w:author="Seggelke, Klaus" w:date="2017-03-21T16:09:00Z">
                <w:pPr>
                  <w:pStyle w:val="TestCaseInfo"/>
                  <w:numPr>
                    <w:numId w:val="263"/>
                  </w:numPr>
                  <w:ind w:left="720" w:hanging="360"/>
                </w:pPr>
              </w:pPrChange>
            </w:pPr>
            <w:ins w:id="5180" w:author="Seggelke, Klaus" w:date="2017-03-21T16:09:00Z">
              <w:r>
                <w:t>Stop traffic</w:t>
              </w:r>
            </w:ins>
          </w:p>
          <w:p w:rsidR="00BA2C50" w:rsidRPr="00093574" w:rsidRDefault="00BA2C50" w:rsidP="00BA2C50">
            <w:pPr>
              <w:pStyle w:val="TestCaseInfo"/>
              <w:numPr>
                <w:ilvl w:val="0"/>
                <w:numId w:val="264"/>
              </w:numPr>
              <w:rPr>
                <w:ins w:id="5181" w:author="Seggelke, Klaus" w:date="2017-03-21T16:09:00Z"/>
              </w:rPr>
              <w:pPrChange w:id="5182" w:author="Seggelke, Klaus" w:date="2017-03-21T16:09:00Z">
                <w:pPr>
                  <w:pStyle w:val="TestCaseInfo"/>
                  <w:numPr>
                    <w:numId w:val="263"/>
                  </w:numPr>
                  <w:ind w:left="720" w:hanging="360"/>
                </w:pPr>
              </w:pPrChange>
            </w:pPr>
            <w:ins w:id="5183" w:author="Seggelke, Klaus" w:date="2017-03-21T16:09:00Z">
              <w:r>
                <w:t>Terminate VNF</w:t>
              </w:r>
            </w:ins>
          </w:p>
        </w:tc>
      </w:tr>
      <w:tr w:rsidR="00BA2C50" w:rsidTr="001542F9">
        <w:trPr>
          <w:ins w:id="5184" w:author="Seggelke, Klaus" w:date="2017-03-21T16:09: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185" w:author="Seggelke, Klaus" w:date="2017-03-21T16:09:00Z"/>
              </w:rPr>
            </w:pPr>
            <w:ins w:id="5186" w:author="Seggelke, Klaus" w:date="2017-03-21T16:09: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BA2C50" w:rsidRDefault="00BA2C50" w:rsidP="001542F9">
            <w:pPr>
              <w:pStyle w:val="TestCaseInfo"/>
              <w:rPr>
                <w:ins w:id="5187" w:author="Seggelke, Klaus" w:date="2017-03-21T16:09:00Z"/>
              </w:rPr>
            </w:pPr>
          </w:p>
        </w:tc>
      </w:tr>
      <w:tr w:rsidR="00BA2C50" w:rsidTr="001542F9">
        <w:trPr>
          <w:ins w:id="5188" w:author="Seggelke, Klaus" w:date="2017-03-21T16:09: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189" w:author="Seggelke, Klaus" w:date="2017-03-21T16:09:00Z"/>
                <w:noProof/>
              </w:rPr>
            </w:pPr>
            <w:ins w:id="5190" w:author="Seggelke, Klaus" w:date="2017-03-21T16:09: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BA2C50" w:rsidRDefault="00BA2C50" w:rsidP="001542F9">
            <w:pPr>
              <w:pStyle w:val="TestCaseInfo"/>
              <w:rPr>
                <w:ins w:id="5191" w:author="Seggelke, Klaus" w:date="2017-03-21T16:09:00Z"/>
              </w:rPr>
            </w:pPr>
            <w:ins w:id="5192" w:author="Seggelke, Klaus" w:date="2017-03-21T16:09:00Z">
              <w:r>
                <w:t>Following resources could be scaled down:</w:t>
              </w:r>
            </w:ins>
          </w:p>
          <w:p w:rsidR="00BA2C50" w:rsidRDefault="00BA2C50" w:rsidP="001542F9">
            <w:pPr>
              <w:pStyle w:val="TestCaseInfo"/>
              <w:numPr>
                <w:ilvl w:val="0"/>
                <w:numId w:val="101"/>
              </w:numPr>
              <w:rPr>
                <w:ins w:id="5193" w:author="Seggelke, Klaus" w:date="2017-03-21T16:09:00Z"/>
              </w:rPr>
            </w:pPr>
            <w:ins w:id="5194" w:author="Seggelke, Klaus" w:date="2017-03-21T16:09:00Z">
              <w:r>
                <w:t>vMemory</w:t>
              </w:r>
            </w:ins>
          </w:p>
          <w:p w:rsidR="00BA2C50" w:rsidRDefault="00BA2C50" w:rsidP="001542F9">
            <w:pPr>
              <w:pStyle w:val="TestCaseInfo"/>
              <w:numPr>
                <w:ilvl w:val="0"/>
                <w:numId w:val="101"/>
              </w:numPr>
              <w:rPr>
                <w:ins w:id="5195" w:author="Seggelke, Klaus" w:date="2017-03-21T16:09:00Z"/>
              </w:rPr>
            </w:pPr>
            <w:ins w:id="5196" w:author="Seggelke, Klaus" w:date="2017-03-21T16:09:00Z">
              <w:r>
                <w:t>vCPU cores</w:t>
              </w:r>
            </w:ins>
          </w:p>
          <w:p w:rsidR="00BA2C50" w:rsidRDefault="00BA2C50" w:rsidP="001542F9">
            <w:pPr>
              <w:pStyle w:val="TestCaseInfo"/>
              <w:numPr>
                <w:ilvl w:val="0"/>
                <w:numId w:val="101"/>
              </w:numPr>
              <w:rPr>
                <w:ins w:id="5197" w:author="Seggelke, Klaus" w:date="2017-03-21T16:09:00Z"/>
              </w:rPr>
            </w:pPr>
            <w:ins w:id="5198" w:author="Seggelke, Klaus" w:date="2017-03-21T16:09:00Z">
              <w:r>
                <w:lastRenderedPageBreak/>
                <w:t>vStorage</w:t>
              </w:r>
            </w:ins>
          </w:p>
          <w:p w:rsidR="00BA2C50" w:rsidRDefault="00BA2C50" w:rsidP="001542F9">
            <w:pPr>
              <w:pStyle w:val="TestCaseInfo"/>
              <w:numPr>
                <w:ilvl w:val="0"/>
                <w:numId w:val="101"/>
              </w:numPr>
              <w:rPr>
                <w:ins w:id="5199" w:author="Seggelke, Klaus" w:date="2017-03-21T16:09:00Z"/>
              </w:rPr>
            </w:pPr>
            <w:ins w:id="5200" w:author="Seggelke, Klaus" w:date="2017-03-21T16:09:00Z">
              <w:r>
                <w:t>vNIC or specialized hardware</w:t>
              </w:r>
            </w:ins>
          </w:p>
          <w:p w:rsidR="00BA2C50" w:rsidRDefault="00BA2C50" w:rsidP="001542F9">
            <w:pPr>
              <w:pStyle w:val="TestCaseInfo"/>
              <w:rPr>
                <w:ins w:id="5201" w:author="Seggelke, Klaus" w:date="2017-03-21T16:09:00Z"/>
              </w:rPr>
            </w:pPr>
            <w:ins w:id="5202" w:author="Seggelke, Klaus" w:date="2017-03-21T16:09:00Z">
              <w:r>
                <w:t>In case scale-in the VNF removes VNFCs.</w:t>
              </w:r>
            </w:ins>
          </w:p>
        </w:tc>
      </w:tr>
    </w:tbl>
    <w:p w:rsidR="00BA2C50" w:rsidRDefault="00BA2C50" w:rsidP="00BA2C50">
      <w:pPr>
        <w:rPr>
          <w:ins w:id="5203" w:author="Seggelke, Klaus" w:date="2017-03-21T16:09: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Change w:id="5204">
          <w:tblGrid>
            <w:gridCol w:w="1351"/>
            <w:gridCol w:w="7979"/>
          </w:tblGrid>
        </w:tblGridChange>
      </w:tblGrid>
      <w:tr w:rsidR="00BA2C50" w:rsidTr="001542F9">
        <w:trPr>
          <w:ins w:id="5205" w:author="Seggelke, Klaus" w:date="2017-03-21T16:10:00Z"/>
        </w:trPr>
        <w:tc>
          <w:tcPr>
            <w:tcW w:w="9330" w:type="dxa"/>
            <w:gridSpan w:val="2"/>
            <w:tcBorders>
              <w:top w:val="single" w:sz="2" w:space="0" w:color="auto"/>
              <w:left w:val="single" w:sz="2" w:space="0" w:color="auto"/>
              <w:bottom w:val="single" w:sz="2" w:space="0" w:color="auto"/>
              <w:right w:val="single" w:sz="2" w:space="0" w:color="auto"/>
            </w:tcBorders>
            <w:hideMark/>
          </w:tcPr>
          <w:p w:rsidR="00BA2C50" w:rsidRDefault="00BA2C50" w:rsidP="001542F9">
            <w:pPr>
              <w:pStyle w:val="TestCase"/>
              <w:rPr>
                <w:ins w:id="5206" w:author="Seggelke, Klaus" w:date="2017-03-21T16:10:00Z"/>
              </w:rPr>
            </w:pPr>
            <w:bookmarkStart w:id="5207" w:name="_Toc477881035"/>
            <w:ins w:id="5208" w:author="Seggelke, Klaus" w:date="2017-03-21T16:10:00Z">
              <w:r>
                <w:t>TC.VNF</w:t>
              </w:r>
            </w:ins>
            <w:ins w:id="5209" w:author="Seggelke, Klaus" w:date="2017-03-21T16:30:00Z">
              <w:r w:rsidR="00432562">
                <w:t>C</w:t>
              </w:r>
            </w:ins>
            <w:ins w:id="5210" w:author="Seggelke, Klaus" w:date="2017-03-21T16:10:00Z">
              <w:r>
                <w:t>.SCALE.OUT.003.3</w:t>
              </w:r>
              <w:r>
                <w:tab/>
              </w:r>
              <w:r w:rsidRPr="00487EA1">
                <w:t>Scale-</w:t>
              </w:r>
              <w:r>
                <w:t>in</w:t>
              </w:r>
              <w:r w:rsidRPr="00487EA1">
                <w:t xml:space="preserve"> VNF</w:t>
              </w:r>
            </w:ins>
            <w:ins w:id="5211" w:author="Seggelke, Klaus" w:date="2017-03-21T16:31:00Z">
              <w:r w:rsidR="00432562">
                <w:t>C</w:t>
              </w:r>
            </w:ins>
            <w:ins w:id="5212" w:author="Seggelke, Klaus" w:date="2017-03-21T16:10:00Z">
              <w:r w:rsidRPr="00487EA1">
                <w:t xml:space="preserve"> instance</w:t>
              </w:r>
              <w:r>
                <w:t xml:space="preserve"> with On-demand Scaling event generated by VIM</w:t>
              </w:r>
              <w:bookmarkEnd w:id="5207"/>
            </w:ins>
          </w:p>
        </w:tc>
      </w:tr>
      <w:tr w:rsidR="00BA2C50" w:rsidTr="001542F9">
        <w:trPr>
          <w:trHeight w:val="896"/>
          <w:ins w:id="5213" w:author="Seggelke, Klaus" w:date="2017-03-21T16:10: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214" w:author="Seggelke, Klaus" w:date="2017-03-21T16:10:00Z"/>
              </w:rPr>
            </w:pPr>
            <w:ins w:id="5215" w:author="Seggelke, Klaus" w:date="2017-03-21T16:10: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BA2C50" w:rsidRDefault="00BA2C50" w:rsidP="001542F9">
            <w:pPr>
              <w:pStyle w:val="TestCaseInfo"/>
              <w:rPr>
                <w:ins w:id="5216" w:author="Seggelke, Klaus" w:date="2017-03-21T16:10:00Z"/>
                <w:lang w:eastAsia="zh-CN"/>
              </w:rPr>
            </w:pPr>
            <w:ins w:id="5217" w:author="Seggelke, Klaus" w:date="2017-03-21T16:10:00Z">
              <w:r w:rsidRPr="00487EA1">
                <w:rPr>
                  <w:lang w:eastAsia="zh-CN"/>
                </w:rPr>
                <w:t xml:space="preserve">Once the </w:t>
              </w:r>
            </w:ins>
            <w:ins w:id="5218" w:author="Seggelke, Klaus" w:date="2017-03-21T16:30:00Z">
              <w:r w:rsidR="00432562">
                <w:rPr>
                  <w:lang w:eastAsia="zh-CN"/>
                </w:rPr>
                <w:t xml:space="preserve">VNFC </w:t>
              </w:r>
            </w:ins>
            <w:ins w:id="5219" w:author="Seggelke, Klaus" w:date="2017-03-21T16:10:00Z">
              <w:r w:rsidRPr="00487EA1">
                <w:rPr>
                  <w:lang w:eastAsia="zh-CN"/>
                </w:rPr>
                <w:t xml:space="preserve">scaling decrease is completed, the </w:t>
              </w:r>
              <w:r>
                <w:rPr>
                  <w:lang w:eastAsia="zh-CN"/>
                </w:rPr>
                <w:t>MANO</w:t>
              </w:r>
              <w:r w:rsidRPr="00487EA1">
                <w:rPr>
                  <w:lang w:eastAsia="zh-CN"/>
                </w:rPr>
                <w:t xml:space="preserve"> should report reduced virtualized resources. The service should not be impacted. Therefore, traffic load should be processed without drops if the load is not above the limit. If a VNF functionality depends on specialized hardware acceleration devices/NIC cards, the </w:t>
              </w:r>
              <w:r>
                <w:rPr>
                  <w:lang w:eastAsia="zh-CN"/>
                </w:rPr>
                <w:t>MANO</w:t>
              </w:r>
              <w:r w:rsidRPr="00487EA1">
                <w:rPr>
                  <w:lang w:eastAsia="zh-CN"/>
                </w:rPr>
                <w:t xml:space="preserve"> needs to have the capability to remove these resources when decreasing the scaling.</w:t>
              </w:r>
              <w:r>
                <w:rPr>
                  <w:lang w:eastAsia="zh-CN"/>
                </w:rPr>
                <w:t xml:space="preserve"> The trigger for this event to occur is the following:</w:t>
              </w:r>
            </w:ins>
          </w:p>
          <w:p w:rsidR="00BA2C50" w:rsidRPr="00D67489" w:rsidRDefault="00BA2C50" w:rsidP="00BA2C50">
            <w:pPr>
              <w:pStyle w:val="TestCaseInfo"/>
              <w:numPr>
                <w:ilvl w:val="0"/>
                <w:numId w:val="214"/>
              </w:numPr>
              <w:rPr>
                <w:ins w:id="5220" w:author="Seggelke, Klaus" w:date="2017-03-21T16:10:00Z"/>
                <w:lang w:eastAsia="zh-CN"/>
              </w:rPr>
              <w:pPrChange w:id="5221" w:author="Seggelke, Klaus" w:date="2017-03-21T16:10:00Z">
                <w:pPr>
                  <w:pStyle w:val="TestCaseInfo"/>
                  <w:numPr>
                    <w:numId w:val="218"/>
                  </w:numPr>
                  <w:ind w:left="720" w:hanging="360"/>
                </w:pPr>
              </w:pPrChange>
            </w:pPr>
            <w:ins w:id="5222" w:author="Seggelke, Klaus" w:date="2017-03-21T16:10:00Z">
              <w:r w:rsidRPr="006E70F4">
                <w:rPr>
                  <w:lang w:eastAsia="zh-CN"/>
                </w:rPr>
                <w:t>VIM generated event – On-demand Scaling</w:t>
              </w:r>
            </w:ins>
          </w:p>
        </w:tc>
      </w:tr>
      <w:tr w:rsidR="00BA2C50" w:rsidTr="001542F9">
        <w:trPr>
          <w:ins w:id="5223" w:author="Seggelke, Klaus" w:date="2017-03-21T16:10: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224" w:author="Seggelke, Klaus" w:date="2017-03-21T16:10:00Z"/>
              </w:rPr>
            </w:pPr>
            <w:ins w:id="5225" w:author="Seggelke, Klaus" w:date="2017-03-21T16:10: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BA2C50" w:rsidRDefault="00BA2C50" w:rsidP="001542F9">
            <w:pPr>
              <w:pStyle w:val="TestCaseInfo"/>
              <w:rPr>
                <w:ins w:id="5226" w:author="Seggelke, Klaus" w:date="2017-03-21T16:10:00Z"/>
                <w:lang w:eastAsia="zh-CN"/>
              </w:rPr>
            </w:pPr>
            <w:ins w:id="5227" w:author="Seggelke, Klaus" w:date="2017-03-21T16:10:00Z">
              <w:r>
                <w:rPr>
                  <w:lang w:eastAsia="zh-CN"/>
                </w:rPr>
                <w:t>A VNF should have the capability to dynamically scale based on the required load. The scaling in to the lower performance is the objective of this test.</w:t>
              </w:r>
            </w:ins>
          </w:p>
        </w:tc>
      </w:tr>
      <w:tr w:rsidR="00BA2C50" w:rsidTr="001542F9">
        <w:trPr>
          <w:trHeight w:val="283"/>
          <w:ins w:id="5228" w:author="Seggelke, Klaus" w:date="2017-03-21T16:10: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229" w:author="Seggelke, Klaus" w:date="2017-03-21T16:10:00Z"/>
              </w:rPr>
            </w:pPr>
            <w:ins w:id="5230" w:author="Seggelke, Klaus" w:date="2017-03-21T16:10:00Z">
              <w:r>
                <w:t>Test Setup</w:t>
              </w:r>
            </w:ins>
          </w:p>
        </w:tc>
        <w:tc>
          <w:tcPr>
            <w:tcW w:w="7979" w:type="dxa"/>
            <w:tcBorders>
              <w:top w:val="single" w:sz="2" w:space="0" w:color="auto"/>
              <w:left w:val="single" w:sz="2" w:space="0" w:color="auto"/>
              <w:bottom w:val="single" w:sz="2" w:space="0" w:color="auto"/>
              <w:right w:val="single" w:sz="2" w:space="0" w:color="auto"/>
            </w:tcBorders>
          </w:tcPr>
          <w:p w:rsidR="00BA2C50" w:rsidRDefault="00BA2C50" w:rsidP="001542F9">
            <w:pPr>
              <w:pStyle w:val="TestCaseInfo"/>
              <w:rPr>
                <w:ins w:id="5231" w:author="Seggelke, Klaus" w:date="2017-03-21T16:10:00Z"/>
                <w:lang w:eastAsia="zh-CN"/>
              </w:rPr>
            </w:pPr>
          </w:p>
        </w:tc>
      </w:tr>
      <w:tr w:rsidR="00BA2C50" w:rsidTr="001542F9">
        <w:trPr>
          <w:trHeight w:val="515"/>
          <w:ins w:id="5232" w:author="Seggelke, Klaus" w:date="2017-03-21T16:10: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233" w:author="Seggelke, Klaus" w:date="2017-03-21T16:10:00Z"/>
              </w:rPr>
            </w:pPr>
            <w:ins w:id="5234" w:author="Seggelke, Klaus" w:date="2017-03-21T16:10:00Z">
              <w:r>
                <w:t>Parameters</w:t>
              </w:r>
            </w:ins>
          </w:p>
        </w:tc>
        <w:tc>
          <w:tcPr>
            <w:tcW w:w="7979" w:type="dxa"/>
            <w:tcBorders>
              <w:top w:val="single" w:sz="2" w:space="0" w:color="auto"/>
              <w:left w:val="single" w:sz="2" w:space="0" w:color="auto"/>
              <w:bottom w:val="single" w:sz="2" w:space="0" w:color="auto"/>
              <w:right w:val="single" w:sz="2" w:space="0" w:color="auto"/>
            </w:tcBorders>
          </w:tcPr>
          <w:p w:rsidR="00BA2C50" w:rsidRDefault="00BA2C50" w:rsidP="001542F9">
            <w:pPr>
              <w:pStyle w:val="TestCaseInfo"/>
              <w:rPr>
                <w:ins w:id="5235" w:author="Seggelke, Klaus" w:date="2017-03-21T16:10:00Z"/>
              </w:rPr>
            </w:pPr>
          </w:p>
        </w:tc>
      </w:tr>
      <w:tr w:rsidR="00BA2C50" w:rsidTr="001542F9">
        <w:trPr>
          <w:ins w:id="5236" w:author="Seggelke, Klaus" w:date="2017-03-21T16:10: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237" w:author="Seggelke, Klaus" w:date="2017-03-21T16:10:00Z"/>
              </w:rPr>
            </w:pPr>
            <w:ins w:id="5238" w:author="Seggelke, Klaus" w:date="2017-03-21T16:10: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BA2C50" w:rsidRDefault="00BA2C50" w:rsidP="001542F9">
            <w:pPr>
              <w:pStyle w:val="TestCaseInfo"/>
              <w:rPr>
                <w:ins w:id="5239" w:author="Seggelke, Klaus" w:date="2017-03-21T16:10:00Z"/>
              </w:rPr>
            </w:pPr>
          </w:p>
        </w:tc>
      </w:tr>
      <w:tr w:rsidR="00BA2C50" w:rsidTr="001542F9">
        <w:trPr>
          <w:ins w:id="5240" w:author="Seggelke, Klaus" w:date="2017-03-21T16:10: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241" w:author="Seggelke, Klaus" w:date="2017-03-21T16:10:00Z"/>
              </w:rPr>
            </w:pPr>
            <w:ins w:id="5242" w:author="Seggelke, Klaus" w:date="2017-03-21T16:10:00Z">
              <w:r>
                <w:t>Pre-conditions:</w:t>
              </w:r>
            </w:ins>
          </w:p>
        </w:tc>
        <w:tc>
          <w:tcPr>
            <w:tcW w:w="7979" w:type="dxa"/>
            <w:tcBorders>
              <w:top w:val="single" w:sz="2" w:space="0" w:color="auto"/>
              <w:left w:val="single" w:sz="2" w:space="0" w:color="auto"/>
              <w:bottom w:val="single" w:sz="2" w:space="0" w:color="auto"/>
              <w:right w:val="single" w:sz="2" w:space="0" w:color="auto"/>
            </w:tcBorders>
          </w:tcPr>
          <w:p w:rsidR="00BA2C50" w:rsidRDefault="00BA2C50" w:rsidP="001542F9">
            <w:pPr>
              <w:pStyle w:val="TestCaseInfo"/>
              <w:rPr>
                <w:ins w:id="5243" w:author="Seggelke, Klaus" w:date="2017-03-21T16:10:00Z"/>
                <w:lang w:eastAsia="zh-CN"/>
              </w:rPr>
            </w:pPr>
          </w:p>
        </w:tc>
      </w:tr>
      <w:tr w:rsidR="00BA2C50" w:rsidTr="00BA2C50">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Change w:id="5244" w:author="Seggelke, Klaus" w:date="2017-03-21T16:10:00Z">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
          </w:tblPrExChange>
        </w:tblPrEx>
        <w:trPr>
          <w:trHeight w:val="1255"/>
          <w:ins w:id="5245" w:author="Seggelke, Klaus" w:date="2017-03-21T16:10:00Z"/>
          <w:trPrChange w:id="5246" w:author="Seggelke, Klaus" w:date="2017-03-21T16:10:00Z">
            <w:trPr>
              <w:trHeight w:val="1525"/>
            </w:trPr>
          </w:trPrChange>
        </w:trPr>
        <w:tc>
          <w:tcPr>
            <w:tcW w:w="1351" w:type="dxa"/>
            <w:tcBorders>
              <w:top w:val="single" w:sz="2" w:space="0" w:color="auto"/>
              <w:left w:val="single" w:sz="2" w:space="0" w:color="auto"/>
              <w:bottom w:val="single" w:sz="2" w:space="0" w:color="auto"/>
              <w:right w:val="single" w:sz="2" w:space="0" w:color="auto"/>
            </w:tcBorders>
            <w:vAlign w:val="center"/>
            <w:hideMark/>
            <w:tcPrChange w:id="5247" w:author="Seggelke, Klaus" w:date="2017-03-21T16:10:00Z">
              <w:tcPr>
                <w:tcW w:w="1351" w:type="dxa"/>
                <w:tcBorders>
                  <w:top w:val="single" w:sz="2" w:space="0" w:color="auto"/>
                  <w:left w:val="single" w:sz="2" w:space="0" w:color="auto"/>
                  <w:bottom w:val="single" w:sz="2" w:space="0" w:color="auto"/>
                  <w:right w:val="single" w:sz="2" w:space="0" w:color="auto"/>
                </w:tcBorders>
                <w:vAlign w:val="center"/>
                <w:hideMark/>
              </w:tcPr>
            </w:tcPrChange>
          </w:tcPr>
          <w:p w:rsidR="00BA2C50" w:rsidRDefault="00BA2C50" w:rsidP="001542F9">
            <w:pPr>
              <w:pStyle w:val="TestCaseDescription"/>
              <w:rPr>
                <w:ins w:id="5248" w:author="Seggelke, Klaus" w:date="2017-03-21T16:10:00Z"/>
              </w:rPr>
            </w:pPr>
            <w:ins w:id="5249" w:author="Seggelke, Klaus" w:date="2017-03-21T16:10:00Z">
              <w:r>
                <w:t>Procedure</w:t>
              </w:r>
            </w:ins>
          </w:p>
        </w:tc>
        <w:tc>
          <w:tcPr>
            <w:tcW w:w="7979" w:type="dxa"/>
            <w:tcBorders>
              <w:top w:val="single" w:sz="2" w:space="0" w:color="auto"/>
              <w:left w:val="single" w:sz="2" w:space="0" w:color="auto"/>
              <w:bottom w:val="single" w:sz="2" w:space="0" w:color="auto"/>
              <w:right w:val="single" w:sz="2" w:space="0" w:color="auto"/>
            </w:tcBorders>
            <w:tcPrChange w:id="5250" w:author="Seggelke, Klaus" w:date="2017-03-21T16:10:00Z">
              <w:tcPr>
                <w:tcW w:w="7979" w:type="dxa"/>
                <w:tcBorders>
                  <w:top w:val="single" w:sz="2" w:space="0" w:color="auto"/>
                  <w:left w:val="single" w:sz="2" w:space="0" w:color="auto"/>
                  <w:bottom w:val="single" w:sz="2" w:space="0" w:color="auto"/>
                  <w:right w:val="single" w:sz="2" w:space="0" w:color="auto"/>
                </w:tcBorders>
              </w:tcPr>
            </w:tcPrChange>
          </w:tcPr>
          <w:p w:rsidR="00BA2C50" w:rsidRPr="00093574" w:rsidRDefault="00BA2C50" w:rsidP="001542F9">
            <w:pPr>
              <w:pStyle w:val="TestCaseInfo"/>
              <w:rPr>
                <w:ins w:id="5251" w:author="Seggelke, Klaus" w:date="2017-03-21T16:10:00Z"/>
              </w:rPr>
            </w:pPr>
            <w:ins w:id="5252" w:author="Seggelke, Klaus" w:date="2017-03-21T16:10:00Z">
              <w:r w:rsidRPr="00093574">
                <w:t>Sequence:</w:t>
              </w:r>
            </w:ins>
          </w:p>
          <w:p w:rsidR="00BA2C50" w:rsidRDefault="00BA2C50" w:rsidP="00BA2C50">
            <w:pPr>
              <w:pStyle w:val="TestCaseInfo"/>
              <w:numPr>
                <w:ilvl w:val="0"/>
                <w:numId w:val="265"/>
              </w:numPr>
              <w:rPr>
                <w:ins w:id="5253" w:author="Seggelke, Klaus" w:date="2017-03-21T16:10:00Z"/>
              </w:rPr>
              <w:pPrChange w:id="5254" w:author="Seggelke, Klaus" w:date="2017-03-21T16:10:00Z">
                <w:pPr>
                  <w:pStyle w:val="TestCaseInfo"/>
                  <w:numPr>
                    <w:numId w:val="263"/>
                  </w:numPr>
                  <w:ind w:left="720" w:hanging="360"/>
                </w:pPr>
              </w:pPrChange>
            </w:pPr>
            <w:ins w:id="5255" w:author="Seggelke, Klaus" w:date="2017-03-21T16:10:00Z">
              <w:r>
                <w:t>Instantiate VNF</w:t>
              </w:r>
            </w:ins>
          </w:p>
          <w:p w:rsidR="00BA2C50" w:rsidRDefault="00BA2C50" w:rsidP="00BA2C50">
            <w:pPr>
              <w:pStyle w:val="TestCaseInfo"/>
              <w:numPr>
                <w:ilvl w:val="0"/>
                <w:numId w:val="265"/>
              </w:numPr>
              <w:rPr>
                <w:ins w:id="5256" w:author="Seggelke, Klaus" w:date="2017-03-21T16:10:00Z"/>
              </w:rPr>
              <w:pPrChange w:id="5257" w:author="Seggelke, Klaus" w:date="2017-03-21T16:10:00Z">
                <w:pPr>
                  <w:pStyle w:val="TestCaseInfo"/>
                  <w:numPr>
                    <w:numId w:val="263"/>
                  </w:numPr>
                  <w:ind w:left="720" w:hanging="360"/>
                </w:pPr>
              </w:pPrChange>
            </w:pPr>
            <w:ins w:id="5258" w:author="Seggelke, Klaus" w:date="2017-03-21T16:10:00Z">
              <w:r w:rsidRPr="00074BEF">
                <w:t>Validate VNF instantiation state is INSTANTIATED and VNF state is STARTED (--&gt; time stamp when correct state reached)</w:t>
              </w:r>
            </w:ins>
          </w:p>
          <w:p w:rsidR="00BA2C50" w:rsidRDefault="00BA2C50" w:rsidP="00BA2C50">
            <w:pPr>
              <w:pStyle w:val="TestCaseInfo"/>
              <w:numPr>
                <w:ilvl w:val="0"/>
                <w:numId w:val="265"/>
              </w:numPr>
              <w:rPr>
                <w:ins w:id="5259" w:author="Seggelke, Klaus" w:date="2017-03-21T16:10:00Z"/>
              </w:rPr>
              <w:pPrChange w:id="5260" w:author="Seggelke, Klaus" w:date="2017-03-21T16:10:00Z">
                <w:pPr>
                  <w:pStyle w:val="TestCaseInfo"/>
                  <w:numPr>
                    <w:numId w:val="263"/>
                  </w:numPr>
                  <w:ind w:left="720" w:hanging="360"/>
                </w:pPr>
              </w:pPrChange>
            </w:pPr>
            <w:ins w:id="5261" w:author="Seggelke, Klaus" w:date="2017-03-21T16:10:00Z">
              <w:r>
                <w:t>Generate low traffic load</w:t>
              </w:r>
            </w:ins>
          </w:p>
          <w:p w:rsidR="00BA2C50" w:rsidRDefault="00BA2C50" w:rsidP="00BA2C50">
            <w:pPr>
              <w:pStyle w:val="TestCaseInfo"/>
              <w:numPr>
                <w:ilvl w:val="0"/>
                <w:numId w:val="265"/>
              </w:numPr>
              <w:rPr>
                <w:ins w:id="5262" w:author="Seggelke, Klaus" w:date="2017-03-21T16:10:00Z"/>
              </w:rPr>
              <w:pPrChange w:id="5263" w:author="Seggelke, Klaus" w:date="2017-03-21T16:10:00Z">
                <w:pPr>
                  <w:pStyle w:val="TestCaseInfo"/>
                  <w:numPr>
                    <w:numId w:val="263"/>
                  </w:numPr>
                  <w:ind w:left="720" w:hanging="360"/>
                </w:pPr>
              </w:pPrChange>
            </w:pPr>
            <w:ins w:id="5264" w:author="Seggelke, Klaus" w:date="2017-03-21T16:10:00Z">
              <w:r>
                <w:t>Validate that traffic flows through without issues (--&gt; no dropped packets)</w:t>
              </w:r>
            </w:ins>
          </w:p>
          <w:p w:rsidR="00BA2C50" w:rsidRDefault="00BA2C50" w:rsidP="00BA2C50">
            <w:pPr>
              <w:pStyle w:val="TestCaseInfo"/>
              <w:numPr>
                <w:ilvl w:val="0"/>
                <w:numId w:val="265"/>
              </w:numPr>
              <w:rPr>
                <w:ins w:id="5265" w:author="Seggelke, Klaus" w:date="2017-03-21T16:10:00Z"/>
              </w:rPr>
              <w:pPrChange w:id="5266" w:author="Seggelke, Klaus" w:date="2017-03-21T16:10:00Z">
                <w:pPr>
                  <w:pStyle w:val="TestCaseInfo"/>
                  <w:numPr>
                    <w:numId w:val="263"/>
                  </w:numPr>
                  <w:ind w:left="720" w:hanging="360"/>
                </w:pPr>
              </w:pPrChange>
            </w:pPr>
            <w:ins w:id="5267" w:author="Seggelke, Klaus" w:date="2017-03-21T16:10:00Z">
              <w:r>
                <w:t>Trigger a resize of the NFV resources to the next level</w:t>
              </w:r>
            </w:ins>
          </w:p>
          <w:p w:rsidR="00BA2C50" w:rsidRDefault="00BA2C50" w:rsidP="00BA2C50">
            <w:pPr>
              <w:pStyle w:val="TestCaseInfo"/>
              <w:numPr>
                <w:ilvl w:val="0"/>
                <w:numId w:val="265"/>
              </w:numPr>
              <w:rPr>
                <w:ins w:id="5268" w:author="Seggelke, Klaus" w:date="2017-03-21T16:10:00Z"/>
              </w:rPr>
              <w:pPrChange w:id="5269" w:author="Seggelke, Klaus" w:date="2017-03-21T16:10:00Z">
                <w:pPr>
                  <w:pStyle w:val="TestCaseInfo"/>
                  <w:numPr>
                    <w:numId w:val="263"/>
                  </w:numPr>
                  <w:ind w:left="720" w:hanging="360"/>
                </w:pPr>
              </w:pPrChange>
            </w:pPr>
            <w:ins w:id="5270" w:author="Seggelke, Klaus" w:date="2017-03-21T16:10:00Z">
              <w:r>
                <w:t>Validate VNF has resized to the next level</w:t>
              </w:r>
            </w:ins>
          </w:p>
          <w:p w:rsidR="00BA2C50" w:rsidRDefault="00BA2C50" w:rsidP="00BA2C50">
            <w:pPr>
              <w:pStyle w:val="TestCaseInfo"/>
              <w:numPr>
                <w:ilvl w:val="0"/>
                <w:numId w:val="265"/>
              </w:numPr>
              <w:rPr>
                <w:ins w:id="5271" w:author="Seggelke, Klaus" w:date="2017-03-21T16:10:00Z"/>
              </w:rPr>
              <w:pPrChange w:id="5272" w:author="Seggelke, Klaus" w:date="2017-03-21T16:10:00Z">
                <w:pPr>
                  <w:pStyle w:val="TestCaseInfo"/>
                  <w:numPr>
                    <w:numId w:val="263"/>
                  </w:numPr>
                  <w:ind w:left="720" w:hanging="360"/>
                </w:pPr>
              </w:pPrChange>
            </w:pPr>
            <w:ins w:id="5273" w:author="Seggelke, Klaus" w:date="2017-03-21T16:10:00Z">
              <w:r>
                <w:t>Determine if and length of service disruption</w:t>
              </w:r>
            </w:ins>
          </w:p>
          <w:p w:rsidR="00BA2C50" w:rsidRDefault="00BA2C50" w:rsidP="00BA2C50">
            <w:pPr>
              <w:pStyle w:val="TestCaseInfo"/>
              <w:numPr>
                <w:ilvl w:val="0"/>
                <w:numId w:val="265"/>
              </w:numPr>
              <w:rPr>
                <w:ins w:id="5274" w:author="Seggelke, Klaus" w:date="2017-03-21T16:10:00Z"/>
              </w:rPr>
              <w:pPrChange w:id="5275" w:author="Seggelke, Klaus" w:date="2017-03-21T16:10:00Z">
                <w:pPr>
                  <w:pStyle w:val="TestCaseInfo"/>
                  <w:numPr>
                    <w:numId w:val="263"/>
                  </w:numPr>
                  <w:ind w:left="720" w:hanging="360"/>
                </w:pPr>
              </w:pPrChange>
            </w:pPr>
            <w:ins w:id="5276" w:author="Seggelke, Klaus" w:date="2017-03-21T16:10:00Z">
              <w:r>
                <w:t>Generate traffic load the next level</w:t>
              </w:r>
            </w:ins>
          </w:p>
          <w:p w:rsidR="00BA2C50" w:rsidRDefault="00BA2C50" w:rsidP="00BA2C50">
            <w:pPr>
              <w:pStyle w:val="TestCaseInfo"/>
              <w:numPr>
                <w:ilvl w:val="0"/>
                <w:numId w:val="265"/>
              </w:numPr>
              <w:rPr>
                <w:ins w:id="5277" w:author="Seggelke, Klaus" w:date="2017-03-21T16:10:00Z"/>
              </w:rPr>
              <w:pPrChange w:id="5278" w:author="Seggelke, Klaus" w:date="2017-03-21T16:10:00Z">
                <w:pPr>
                  <w:pStyle w:val="TestCaseInfo"/>
                  <w:numPr>
                    <w:numId w:val="263"/>
                  </w:numPr>
                  <w:ind w:left="720" w:hanging="360"/>
                </w:pPr>
              </w:pPrChange>
            </w:pPr>
            <w:ins w:id="5279" w:author="Seggelke, Klaus" w:date="2017-03-21T16:10:00Z">
              <w:r>
                <w:t>Validate capacity without traffic loss</w:t>
              </w:r>
            </w:ins>
          </w:p>
          <w:p w:rsidR="00BA2C50" w:rsidRDefault="00BA2C50" w:rsidP="00BA2C50">
            <w:pPr>
              <w:pStyle w:val="TestCaseInfo"/>
              <w:numPr>
                <w:ilvl w:val="0"/>
                <w:numId w:val="265"/>
              </w:numPr>
              <w:rPr>
                <w:ins w:id="5280" w:author="Seggelke, Klaus" w:date="2017-03-21T16:10:00Z"/>
              </w:rPr>
              <w:pPrChange w:id="5281" w:author="Seggelke, Klaus" w:date="2017-03-21T16:10:00Z">
                <w:pPr>
                  <w:pStyle w:val="TestCaseInfo"/>
                  <w:numPr>
                    <w:numId w:val="263"/>
                  </w:numPr>
                  <w:ind w:left="720" w:hanging="360"/>
                </w:pPr>
              </w:pPrChange>
            </w:pPr>
            <w:ins w:id="5282" w:author="Seggelke, Klaus" w:date="2017-03-21T16:10:00Z">
              <w:r>
                <w:t>Trigger the downsize of the VNF</w:t>
              </w:r>
            </w:ins>
          </w:p>
          <w:p w:rsidR="00BA2C50" w:rsidRDefault="00BA2C50" w:rsidP="00BA2C50">
            <w:pPr>
              <w:pStyle w:val="TestCaseInfo"/>
              <w:numPr>
                <w:ilvl w:val="0"/>
                <w:numId w:val="265"/>
              </w:numPr>
              <w:rPr>
                <w:ins w:id="5283" w:author="Seggelke, Klaus" w:date="2017-03-21T16:10:00Z"/>
              </w:rPr>
              <w:pPrChange w:id="5284" w:author="Seggelke, Klaus" w:date="2017-03-21T16:10:00Z">
                <w:pPr>
                  <w:pStyle w:val="TestCaseInfo"/>
                  <w:numPr>
                    <w:numId w:val="263"/>
                  </w:numPr>
                  <w:ind w:left="720" w:hanging="360"/>
                </w:pPr>
              </w:pPrChange>
            </w:pPr>
            <w:ins w:id="5285" w:author="Seggelke, Klaus" w:date="2017-03-21T16:10:00Z">
              <w:r>
                <w:t>Validate VNF has released the resources and decreased the VNFCs</w:t>
              </w:r>
            </w:ins>
          </w:p>
          <w:p w:rsidR="00BA2C50" w:rsidRDefault="00BA2C50" w:rsidP="00BA2C50">
            <w:pPr>
              <w:pStyle w:val="TestCaseInfo"/>
              <w:numPr>
                <w:ilvl w:val="0"/>
                <w:numId w:val="265"/>
              </w:numPr>
              <w:rPr>
                <w:ins w:id="5286" w:author="Seggelke, Klaus" w:date="2017-03-21T16:10:00Z"/>
              </w:rPr>
              <w:pPrChange w:id="5287" w:author="Seggelke, Klaus" w:date="2017-03-21T16:10:00Z">
                <w:pPr>
                  <w:pStyle w:val="TestCaseInfo"/>
                  <w:numPr>
                    <w:numId w:val="263"/>
                  </w:numPr>
                  <w:ind w:left="720" w:hanging="360"/>
                </w:pPr>
              </w:pPrChange>
            </w:pPr>
            <w:ins w:id="5288" w:author="Seggelke, Klaus" w:date="2017-03-21T16:10:00Z">
              <w:r>
                <w:t>Validate traffic drop occurs</w:t>
              </w:r>
            </w:ins>
          </w:p>
          <w:p w:rsidR="00BA2C50" w:rsidRDefault="00BA2C50" w:rsidP="00BA2C50">
            <w:pPr>
              <w:pStyle w:val="TestCaseInfo"/>
              <w:numPr>
                <w:ilvl w:val="0"/>
                <w:numId w:val="265"/>
              </w:numPr>
              <w:rPr>
                <w:ins w:id="5289" w:author="Seggelke, Klaus" w:date="2017-03-21T16:10:00Z"/>
              </w:rPr>
              <w:pPrChange w:id="5290" w:author="Seggelke, Klaus" w:date="2017-03-21T16:10:00Z">
                <w:pPr>
                  <w:pStyle w:val="TestCaseInfo"/>
                  <w:numPr>
                    <w:numId w:val="263"/>
                  </w:numPr>
                  <w:ind w:left="720" w:hanging="360"/>
                </w:pPr>
              </w:pPrChange>
            </w:pPr>
            <w:ins w:id="5291" w:author="Seggelke, Klaus" w:date="2017-03-21T16:10:00Z">
              <w:r>
                <w:t>Reduce traffic load to level that the downsized VNF should process</w:t>
              </w:r>
            </w:ins>
          </w:p>
          <w:p w:rsidR="00BA2C50" w:rsidRDefault="00BA2C50" w:rsidP="00BA2C50">
            <w:pPr>
              <w:pStyle w:val="TestCaseInfo"/>
              <w:numPr>
                <w:ilvl w:val="0"/>
                <w:numId w:val="265"/>
              </w:numPr>
              <w:rPr>
                <w:ins w:id="5292" w:author="Seggelke, Klaus" w:date="2017-03-21T16:10:00Z"/>
              </w:rPr>
              <w:pPrChange w:id="5293" w:author="Seggelke, Klaus" w:date="2017-03-21T16:10:00Z">
                <w:pPr>
                  <w:pStyle w:val="TestCaseInfo"/>
                  <w:numPr>
                    <w:numId w:val="263"/>
                  </w:numPr>
                  <w:ind w:left="720" w:hanging="360"/>
                </w:pPr>
              </w:pPrChange>
            </w:pPr>
            <w:ins w:id="5294" w:author="Seggelke, Klaus" w:date="2017-03-21T16:10:00Z">
              <w:r>
                <w:t>Validate traffic flows through without issues (</w:t>
              </w:r>
              <w:r>
                <w:sym w:font="Wingdings" w:char="F0E0"/>
              </w:r>
              <w:r>
                <w:t xml:space="preserve"> no dropped packets)</w:t>
              </w:r>
            </w:ins>
          </w:p>
          <w:p w:rsidR="00BA2C50" w:rsidRDefault="00BA2C50" w:rsidP="00BA2C50">
            <w:pPr>
              <w:pStyle w:val="TestCaseInfo"/>
              <w:numPr>
                <w:ilvl w:val="0"/>
                <w:numId w:val="265"/>
              </w:numPr>
              <w:rPr>
                <w:ins w:id="5295" w:author="Seggelke, Klaus" w:date="2017-03-21T16:10:00Z"/>
              </w:rPr>
              <w:pPrChange w:id="5296" w:author="Seggelke, Klaus" w:date="2017-03-21T16:10:00Z">
                <w:pPr>
                  <w:pStyle w:val="TestCaseInfo"/>
                  <w:numPr>
                    <w:numId w:val="263"/>
                  </w:numPr>
                  <w:ind w:left="720" w:hanging="360"/>
                </w:pPr>
              </w:pPrChange>
            </w:pPr>
            <w:ins w:id="5297" w:author="Seggelke, Klaus" w:date="2017-03-21T16:10:00Z">
              <w:r>
                <w:t>Stop traffic</w:t>
              </w:r>
            </w:ins>
          </w:p>
          <w:p w:rsidR="00BA2C50" w:rsidRPr="00093574" w:rsidRDefault="00BA2C50" w:rsidP="00BA2C50">
            <w:pPr>
              <w:pStyle w:val="TestCaseInfo"/>
              <w:numPr>
                <w:ilvl w:val="0"/>
                <w:numId w:val="265"/>
              </w:numPr>
              <w:rPr>
                <w:ins w:id="5298" w:author="Seggelke, Klaus" w:date="2017-03-21T16:10:00Z"/>
              </w:rPr>
              <w:pPrChange w:id="5299" w:author="Seggelke, Klaus" w:date="2017-03-21T16:10:00Z">
                <w:pPr>
                  <w:pStyle w:val="TestCaseInfo"/>
                  <w:numPr>
                    <w:numId w:val="263"/>
                  </w:numPr>
                  <w:ind w:left="720" w:hanging="360"/>
                </w:pPr>
              </w:pPrChange>
            </w:pPr>
            <w:ins w:id="5300" w:author="Seggelke, Klaus" w:date="2017-03-21T16:10:00Z">
              <w:r>
                <w:t>Terminate VNF</w:t>
              </w:r>
            </w:ins>
          </w:p>
        </w:tc>
      </w:tr>
      <w:tr w:rsidR="00BA2C50" w:rsidTr="001542F9">
        <w:trPr>
          <w:ins w:id="5301" w:author="Seggelke, Klaus" w:date="2017-03-21T16:10: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302" w:author="Seggelke, Klaus" w:date="2017-03-21T16:10:00Z"/>
              </w:rPr>
            </w:pPr>
            <w:ins w:id="5303" w:author="Seggelke, Klaus" w:date="2017-03-21T16:10: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BA2C50" w:rsidRDefault="00BA2C50" w:rsidP="001542F9">
            <w:pPr>
              <w:pStyle w:val="TestCaseInfo"/>
              <w:rPr>
                <w:ins w:id="5304" w:author="Seggelke, Klaus" w:date="2017-03-21T16:10:00Z"/>
              </w:rPr>
            </w:pPr>
          </w:p>
        </w:tc>
      </w:tr>
      <w:tr w:rsidR="00BA2C50" w:rsidTr="001542F9">
        <w:trPr>
          <w:ins w:id="5305" w:author="Seggelke, Klaus" w:date="2017-03-21T16:10: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306" w:author="Seggelke, Klaus" w:date="2017-03-21T16:10:00Z"/>
                <w:noProof/>
              </w:rPr>
            </w:pPr>
            <w:ins w:id="5307" w:author="Seggelke, Klaus" w:date="2017-03-21T16:10: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BA2C50" w:rsidRDefault="00BA2C50" w:rsidP="001542F9">
            <w:pPr>
              <w:pStyle w:val="TestCaseInfo"/>
              <w:rPr>
                <w:ins w:id="5308" w:author="Seggelke, Klaus" w:date="2017-03-21T16:10:00Z"/>
              </w:rPr>
            </w:pPr>
            <w:ins w:id="5309" w:author="Seggelke, Klaus" w:date="2017-03-21T16:10:00Z">
              <w:r>
                <w:t>Following resources could be scaled down:</w:t>
              </w:r>
            </w:ins>
          </w:p>
          <w:p w:rsidR="00BA2C50" w:rsidRDefault="00BA2C50" w:rsidP="00BA2C50">
            <w:pPr>
              <w:pStyle w:val="TestCaseInfo"/>
              <w:numPr>
                <w:ilvl w:val="0"/>
                <w:numId w:val="101"/>
              </w:numPr>
              <w:rPr>
                <w:ins w:id="5310" w:author="Seggelke, Klaus" w:date="2017-03-21T16:10:00Z"/>
              </w:rPr>
            </w:pPr>
            <w:ins w:id="5311" w:author="Seggelke, Klaus" w:date="2017-03-21T16:10:00Z">
              <w:r>
                <w:t>vMemory</w:t>
              </w:r>
            </w:ins>
          </w:p>
          <w:p w:rsidR="00BA2C50" w:rsidRDefault="00BA2C50" w:rsidP="00BA2C50">
            <w:pPr>
              <w:pStyle w:val="TestCaseInfo"/>
              <w:numPr>
                <w:ilvl w:val="0"/>
                <w:numId w:val="101"/>
              </w:numPr>
              <w:rPr>
                <w:ins w:id="5312" w:author="Seggelke, Klaus" w:date="2017-03-21T16:10:00Z"/>
              </w:rPr>
            </w:pPr>
            <w:ins w:id="5313" w:author="Seggelke, Klaus" w:date="2017-03-21T16:10:00Z">
              <w:r>
                <w:t>vCPU cores</w:t>
              </w:r>
            </w:ins>
          </w:p>
          <w:p w:rsidR="00BA2C50" w:rsidRDefault="00BA2C50" w:rsidP="00BA2C50">
            <w:pPr>
              <w:pStyle w:val="TestCaseInfo"/>
              <w:numPr>
                <w:ilvl w:val="0"/>
                <w:numId w:val="101"/>
              </w:numPr>
              <w:rPr>
                <w:ins w:id="5314" w:author="Seggelke, Klaus" w:date="2017-03-21T16:10:00Z"/>
              </w:rPr>
            </w:pPr>
            <w:ins w:id="5315" w:author="Seggelke, Klaus" w:date="2017-03-21T16:10:00Z">
              <w:r>
                <w:t>vStorage</w:t>
              </w:r>
            </w:ins>
          </w:p>
          <w:p w:rsidR="00BA2C50" w:rsidRDefault="00BA2C50" w:rsidP="00BA2C50">
            <w:pPr>
              <w:pStyle w:val="TestCaseInfo"/>
              <w:numPr>
                <w:ilvl w:val="0"/>
                <w:numId w:val="101"/>
              </w:numPr>
              <w:rPr>
                <w:ins w:id="5316" w:author="Seggelke, Klaus" w:date="2017-03-21T16:10:00Z"/>
              </w:rPr>
            </w:pPr>
            <w:ins w:id="5317" w:author="Seggelke, Klaus" w:date="2017-03-21T16:10:00Z">
              <w:r>
                <w:t>vNIC or specialized hardware</w:t>
              </w:r>
            </w:ins>
          </w:p>
          <w:p w:rsidR="00BA2C50" w:rsidRDefault="00BA2C50" w:rsidP="001542F9">
            <w:pPr>
              <w:pStyle w:val="TestCaseInfo"/>
              <w:rPr>
                <w:ins w:id="5318" w:author="Seggelke, Klaus" w:date="2017-03-21T16:10:00Z"/>
              </w:rPr>
            </w:pPr>
            <w:ins w:id="5319" w:author="Seggelke, Klaus" w:date="2017-03-21T16:10:00Z">
              <w:r>
                <w:t>In case scale-in the VNF removes VNFCs.</w:t>
              </w:r>
            </w:ins>
          </w:p>
        </w:tc>
      </w:tr>
    </w:tbl>
    <w:p w:rsidR="00BA2C50" w:rsidRDefault="00BA2C50" w:rsidP="00BA2C50">
      <w:pPr>
        <w:rPr>
          <w:ins w:id="5320" w:author="Seggelke, Klaus" w:date="2017-03-21T16:10: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A2C50" w:rsidTr="001542F9">
        <w:trPr>
          <w:ins w:id="5321" w:author="Seggelke, Klaus" w:date="2017-03-21T16:11:00Z"/>
        </w:trPr>
        <w:tc>
          <w:tcPr>
            <w:tcW w:w="9330" w:type="dxa"/>
            <w:gridSpan w:val="2"/>
            <w:tcBorders>
              <w:top w:val="single" w:sz="2" w:space="0" w:color="auto"/>
              <w:left w:val="single" w:sz="2" w:space="0" w:color="auto"/>
              <w:bottom w:val="single" w:sz="2" w:space="0" w:color="auto"/>
              <w:right w:val="single" w:sz="2" w:space="0" w:color="auto"/>
            </w:tcBorders>
            <w:hideMark/>
          </w:tcPr>
          <w:p w:rsidR="00BA2C50" w:rsidRDefault="00BA2C50" w:rsidP="001542F9">
            <w:pPr>
              <w:pStyle w:val="TestCase"/>
              <w:rPr>
                <w:ins w:id="5322" w:author="Seggelke, Klaus" w:date="2017-03-21T16:11:00Z"/>
              </w:rPr>
            </w:pPr>
            <w:bookmarkStart w:id="5323" w:name="_Toc477881036"/>
            <w:ins w:id="5324" w:author="Seggelke, Klaus" w:date="2017-03-21T16:11:00Z">
              <w:r>
                <w:lastRenderedPageBreak/>
                <w:t>TC.VNF</w:t>
              </w:r>
            </w:ins>
            <w:ins w:id="5325" w:author="Seggelke, Klaus" w:date="2017-03-21T16:31:00Z">
              <w:r w:rsidR="00432562">
                <w:t>C</w:t>
              </w:r>
            </w:ins>
            <w:ins w:id="5326" w:author="Seggelke, Klaus" w:date="2017-03-21T16:11:00Z">
              <w:r>
                <w:t>.SCALE.OUT.003.4</w:t>
              </w:r>
              <w:r>
                <w:tab/>
              </w:r>
              <w:r w:rsidRPr="00487EA1">
                <w:t>Scale-</w:t>
              </w:r>
              <w:r>
                <w:t>in</w:t>
              </w:r>
              <w:r w:rsidRPr="00487EA1">
                <w:t xml:space="preserve"> VNF</w:t>
              </w:r>
            </w:ins>
            <w:ins w:id="5327" w:author="Seggelke, Klaus" w:date="2017-03-21T16:31:00Z">
              <w:r w:rsidR="00432562">
                <w:t>C</w:t>
              </w:r>
            </w:ins>
            <w:ins w:id="5328" w:author="Seggelke, Klaus" w:date="2017-03-21T16:11:00Z">
              <w:r w:rsidRPr="00487EA1">
                <w:t xml:space="preserve"> instance</w:t>
              </w:r>
              <w:r>
                <w:t xml:space="preserve"> with On-demand Scaling event generated by EM</w:t>
              </w:r>
              <w:bookmarkEnd w:id="5323"/>
            </w:ins>
          </w:p>
        </w:tc>
      </w:tr>
      <w:tr w:rsidR="00BA2C50" w:rsidTr="001542F9">
        <w:trPr>
          <w:trHeight w:val="896"/>
          <w:ins w:id="5329" w:author="Seggelke, Klaus" w:date="2017-03-21T16:11: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330" w:author="Seggelke, Klaus" w:date="2017-03-21T16:11:00Z"/>
              </w:rPr>
            </w:pPr>
            <w:ins w:id="5331" w:author="Seggelke, Klaus" w:date="2017-03-21T16:11: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BA2C50" w:rsidRDefault="00BA2C50" w:rsidP="001542F9">
            <w:pPr>
              <w:pStyle w:val="TestCaseInfo"/>
              <w:rPr>
                <w:ins w:id="5332" w:author="Seggelke, Klaus" w:date="2017-03-21T16:11:00Z"/>
                <w:lang w:eastAsia="zh-CN"/>
              </w:rPr>
            </w:pPr>
            <w:ins w:id="5333" w:author="Seggelke, Klaus" w:date="2017-03-21T16:11:00Z">
              <w:r w:rsidRPr="00487EA1">
                <w:rPr>
                  <w:lang w:eastAsia="zh-CN"/>
                </w:rPr>
                <w:t xml:space="preserve">Once the </w:t>
              </w:r>
            </w:ins>
            <w:ins w:id="5334" w:author="Seggelke, Klaus" w:date="2017-03-21T16:34:00Z">
              <w:r w:rsidR="00984A89">
                <w:rPr>
                  <w:lang w:eastAsia="zh-CN"/>
                </w:rPr>
                <w:t xml:space="preserve">VNFC </w:t>
              </w:r>
            </w:ins>
            <w:ins w:id="5335" w:author="Seggelke, Klaus" w:date="2017-03-21T16:11:00Z">
              <w:r w:rsidRPr="00487EA1">
                <w:rPr>
                  <w:lang w:eastAsia="zh-CN"/>
                </w:rPr>
                <w:t xml:space="preserve">scaling decrease is completed, the </w:t>
              </w:r>
              <w:r>
                <w:rPr>
                  <w:lang w:eastAsia="zh-CN"/>
                </w:rPr>
                <w:t>MANO</w:t>
              </w:r>
              <w:r w:rsidRPr="00487EA1">
                <w:rPr>
                  <w:lang w:eastAsia="zh-CN"/>
                </w:rPr>
                <w:t xml:space="preserve"> should report reduced virtualized resources. The service should not be impacted. Therefore, traffic load should be processed without drops if the load is not above the limit. If a VNF functionality depends on specialized hardware acceleration devices/NIC cards, the </w:t>
              </w:r>
              <w:r>
                <w:rPr>
                  <w:lang w:eastAsia="zh-CN"/>
                </w:rPr>
                <w:t>MANO</w:t>
              </w:r>
              <w:r w:rsidRPr="00487EA1">
                <w:rPr>
                  <w:lang w:eastAsia="zh-CN"/>
                </w:rPr>
                <w:t xml:space="preserve"> needs to have the capability to remove these resources when decreasing the scaling.</w:t>
              </w:r>
              <w:r>
                <w:rPr>
                  <w:lang w:eastAsia="zh-CN"/>
                </w:rPr>
                <w:t xml:space="preserve"> The trigger for this event to occur is the following:</w:t>
              </w:r>
            </w:ins>
          </w:p>
          <w:p w:rsidR="00BA2C50" w:rsidRPr="00D67489" w:rsidRDefault="00BA2C50" w:rsidP="00BA2C50">
            <w:pPr>
              <w:pStyle w:val="TestCaseInfo"/>
              <w:numPr>
                <w:ilvl w:val="0"/>
                <w:numId w:val="214"/>
              </w:numPr>
              <w:rPr>
                <w:ins w:id="5336" w:author="Seggelke, Klaus" w:date="2017-03-21T16:11:00Z"/>
                <w:lang w:eastAsia="zh-CN"/>
              </w:rPr>
              <w:pPrChange w:id="5337" w:author="Seggelke, Klaus" w:date="2017-03-21T16:11:00Z">
                <w:pPr>
                  <w:pStyle w:val="TestCaseInfo"/>
                  <w:numPr>
                    <w:numId w:val="218"/>
                  </w:numPr>
                  <w:ind w:left="720" w:hanging="360"/>
                </w:pPr>
              </w:pPrChange>
            </w:pPr>
            <w:ins w:id="5338" w:author="Seggelke, Klaus" w:date="2017-03-21T16:11:00Z">
              <w:r w:rsidRPr="006E70F4">
                <w:rPr>
                  <w:lang w:eastAsia="zh-CN"/>
                </w:rPr>
                <w:t>EM generated event – On-demand Scaling (e.g. EM receives information from the VNF and determines the need to auto scale)</w:t>
              </w:r>
            </w:ins>
          </w:p>
        </w:tc>
      </w:tr>
      <w:tr w:rsidR="00BA2C50" w:rsidTr="001542F9">
        <w:trPr>
          <w:ins w:id="5339" w:author="Seggelke, Klaus" w:date="2017-03-21T16:11: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340" w:author="Seggelke, Klaus" w:date="2017-03-21T16:11:00Z"/>
              </w:rPr>
            </w:pPr>
            <w:ins w:id="5341" w:author="Seggelke, Klaus" w:date="2017-03-21T16:11: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BA2C50" w:rsidRDefault="00BA2C50" w:rsidP="001542F9">
            <w:pPr>
              <w:pStyle w:val="TestCaseInfo"/>
              <w:rPr>
                <w:ins w:id="5342" w:author="Seggelke, Klaus" w:date="2017-03-21T16:11:00Z"/>
                <w:lang w:eastAsia="zh-CN"/>
              </w:rPr>
            </w:pPr>
            <w:ins w:id="5343" w:author="Seggelke, Klaus" w:date="2017-03-21T16:11:00Z">
              <w:r>
                <w:rPr>
                  <w:lang w:eastAsia="zh-CN"/>
                </w:rPr>
                <w:t>A VNF should have the capability to dynamically scale based on the required load. The scaling in to the lower performance is the objective of this test.</w:t>
              </w:r>
            </w:ins>
          </w:p>
        </w:tc>
      </w:tr>
      <w:tr w:rsidR="00BA2C50" w:rsidTr="001542F9">
        <w:trPr>
          <w:trHeight w:val="283"/>
          <w:ins w:id="5344" w:author="Seggelke, Klaus" w:date="2017-03-21T16:11: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345" w:author="Seggelke, Klaus" w:date="2017-03-21T16:11:00Z"/>
              </w:rPr>
            </w:pPr>
            <w:ins w:id="5346" w:author="Seggelke, Klaus" w:date="2017-03-21T16:11:00Z">
              <w:r>
                <w:t>Test Setup</w:t>
              </w:r>
            </w:ins>
          </w:p>
        </w:tc>
        <w:tc>
          <w:tcPr>
            <w:tcW w:w="7979" w:type="dxa"/>
            <w:tcBorders>
              <w:top w:val="single" w:sz="2" w:space="0" w:color="auto"/>
              <w:left w:val="single" w:sz="2" w:space="0" w:color="auto"/>
              <w:bottom w:val="single" w:sz="2" w:space="0" w:color="auto"/>
              <w:right w:val="single" w:sz="2" w:space="0" w:color="auto"/>
            </w:tcBorders>
          </w:tcPr>
          <w:p w:rsidR="00BA2C50" w:rsidRDefault="00BA2C50" w:rsidP="001542F9">
            <w:pPr>
              <w:pStyle w:val="TestCaseInfo"/>
              <w:rPr>
                <w:ins w:id="5347" w:author="Seggelke, Klaus" w:date="2017-03-21T16:11:00Z"/>
                <w:lang w:eastAsia="zh-CN"/>
              </w:rPr>
            </w:pPr>
          </w:p>
        </w:tc>
      </w:tr>
      <w:tr w:rsidR="00BA2C50" w:rsidTr="001542F9">
        <w:trPr>
          <w:trHeight w:val="515"/>
          <w:ins w:id="5348" w:author="Seggelke, Klaus" w:date="2017-03-21T16:11: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349" w:author="Seggelke, Klaus" w:date="2017-03-21T16:11:00Z"/>
              </w:rPr>
            </w:pPr>
            <w:ins w:id="5350" w:author="Seggelke, Klaus" w:date="2017-03-21T16:11:00Z">
              <w:r>
                <w:t>Parameters</w:t>
              </w:r>
            </w:ins>
          </w:p>
        </w:tc>
        <w:tc>
          <w:tcPr>
            <w:tcW w:w="7979" w:type="dxa"/>
            <w:tcBorders>
              <w:top w:val="single" w:sz="2" w:space="0" w:color="auto"/>
              <w:left w:val="single" w:sz="2" w:space="0" w:color="auto"/>
              <w:bottom w:val="single" w:sz="2" w:space="0" w:color="auto"/>
              <w:right w:val="single" w:sz="2" w:space="0" w:color="auto"/>
            </w:tcBorders>
          </w:tcPr>
          <w:p w:rsidR="00BA2C50" w:rsidRDefault="00BA2C50" w:rsidP="001542F9">
            <w:pPr>
              <w:pStyle w:val="TestCaseInfo"/>
              <w:rPr>
                <w:ins w:id="5351" w:author="Seggelke, Klaus" w:date="2017-03-21T16:11:00Z"/>
              </w:rPr>
            </w:pPr>
          </w:p>
        </w:tc>
      </w:tr>
      <w:tr w:rsidR="00BA2C50" w:rsidTr="001542F9">
        <w:trPr>
          <w:ins w:id="5352" w:author="Seggelke, Klaus" w:date="2017-03-21T16:11: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353" w:author="Seggelke, Klaus" w:date="2017-03-21T16:11:00Z"/>
              </w:rPr>
            </w:pPr>
            <w:ins w:id="5354" w:author="Seggelke, Klaus" w:date="2017-03-21T16:11: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BA2C50" w:rsidRDefault="00BA2C50" w:rsidP="001542F9">
            <w:pPr>
              <w:pStyle w:val="TestCaseInfo"/>
              <w:rPr>
                <w:ins w:id="5355" w:author="Seggelke, Klaus" w:date="2017-03-21T16:11:00Z"/>
              </w:rPr>
            </w:pPr>
          </w:p>
        </w:tc>
      </w:tr>
      <w:tr w:rsidR="00BA2C50" w:rsidTr="001542F9">
        <w:trPr>
          <w:ins w:id="5356" w:author="Seggelke, Klaus" w:date="2017-03-21T16:11: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357" w:author="Seggelke, Klaus" w:date="2017-03-21T16:11:00Z"/>
              </w:rPr>
            </w:pPr>
            <w:ins w:id="5358" w:author="Seggelke, Klaus" w:date="2017-03-21T16:11:00Z">
              <w:r>
                <w:t>Pre-conditions:</w:t>
              </w:r>
            </w:ins>
          </w:p>
        </w:tc>
        <w:tc>
          <w:tcPr>
            <w:tcW w:w="7979" w:type="dxa"/>
            <w:tcBorders>
              <w:top w:val="single" w:sz="2" w:space="0" w:color="auto"/>
              <w:left w:val="single" w:sz="2" w:space="0" w:color="auto"/>
              <w:bottom w:val="single" w:sz="2" w:space="0" w:color="auto"/>
              <w:right w:val="single" w:sz="2" w:space="0" w:color="auto"/>
            </w:tcBorders>
          </w:tcPr>
          <w:p w:rsidR="00BA2C50" w:rsidRDefault="00BA2C50" w:rsidP="001542F9">
            <w:pPr>
              <w:pStyle w:val="TestCaseInfo"/>
              <w:rPr>
                <w:ins w:id="5359" w:author="Seggelke, Klaus" w:date="2017-03-21T16:11:00Z"/>
                <w:lang w:eastAsia="zh-CN"/>
              </w:rPr>
            </w:pPr>
          </w:p>
        </w:tc>
      </w:tr>
      <w:tr w:rsidR="00BA2C50" w:rsidTr="001542F9">
        <w:trPr>
          <w:trHeight w:val="1525"/>
          <w:ins w:id="5360" w:author="Seggelke, Klaus" w:date="2017-03-21T16:11: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361" w:author="Seggelke, Klaus" w:date="2017-03-21T16:11:00Z"/>
              </w:rPr>
            </w:pPr>
            <w:ins w:id="5362" w:author="Seggelke, Klaus" w:date="2017-03-21T16:11:00Z">
              <w:r>
                <w:t>Procedure</w:t>
              </w:r>
            </w:ins>
          </w:p>
        </w:tc>
        <w:tc>
          <w:tcPr>
            <w:tcW w:w="7979" w:type="dxa"/>
            <w:tcBorders>
              <w:top w:val="single" w:sz="2" w:space="0" w:color="auto"/>
              <w:left w:val="single" w:sz="2" w:space="0" w:color="auto"/>
              <w:bottom w:val="single" w:sz="2" w:space="0" w:color="auto"/>
              <w:right w:val="single" w:sz="2" w:space="0" w:color="auto"/>
            </w:tcBorders>
          </w:tcPr>
          <w:p w:rsidR="00BA2C50" w:rsidRPr="00093574" w:rsidRDefault="00BA2C50" w:rsidP="001542F9">
            <w:pPr>
              <w:pStyle w:val="TestCaseInfo"/>
              <w:rPr>
                <w:ins w:id="5363" w:author="Seggelke, Klaus" w:date="2017-03-21T16:11:00Z"/>
              </w:rPr>
            </w:pPr>
            <w:ins w:id="5364" w:author="Seggelke, Klaus" w:date="2017-03-21T16:11:00Z">
              <w:r w:rsidRPr="00093574">
                <w:t>Sequence:</w:t>
              </w:r>
            </w:ins>
          </w:p>
          <w:p w:rsidR="00BA2C50" w:rsidRDefault="00BA2C50" w:rsidP="00BA2C50">
            <w:pPr>
              <w:pStyle w:val="TestCaseInfo"/>
              <w:numPr>
                <w:ilvl w:val="0"/>
                <w:numId w:val="266"/>
              </w:numPr>
              <w:rPr>
                <w:ins w:id="5365" w:author="Seggelke, Klaus" w:date="2017-03-21T16:11:00Z"/>
              </w:rPr>
              <w:pPrChange w:id="5366" w:author="Seggelke, Klaus" w:date="2017-03-21T16:11:00Z">
                <w:pPr>
                  <w:pStyle w:val="TestCaseInfo"/>
                  <w:numPr>
                    <w:numId w:val="263"/>
                  </w:numPr>
                  <w:ind w:left="720" w:hanging="360"/>
                </w:pPr>
              </w:pPrChange>
            </w:pPr>
            <w:ins w:id="5367" w:author="Seggelke, Klaus" w:date="2017-03-21T16:11:00Z">
              <w:r>
                <w:t>Instantiate VNF</w:t>
              </w:r>
            </w:ins>
          </w:p>
          <w:p w:rsidR="00BA2C50" w:rsidRDefault="00BA2C50" w:rsidP="00BA2C50">
            <w:pPr>
              <w:pStyle w:val="TestCaseInfo"/>
              <w:numPr>
                <w:ilvl w:val="0"/>
                <w:numId w:val="266"/>
              </w:numPr>
              <w:rPr>
                <w:ins w:id="5368" w:author="Seggelke, Klaus" w:date="2017-03-21T16:11:00Z"/>
              </w:rPr>
              <w:pPrChange w:id="5369" w:author="Seggelke, Klaus" w:date="2017-03-21T16:11:00Z">
                <w:pPr>
                  <w:pStyle w:val="TestCaseInfo"/>
                  <w:numPr>
                    <w:numId w:val="263"/>
                  </w:numPr>
                  <w:ind w:left="720" w:hanging="360"/>
                </w:pPr>
              </w:pPrChange>
            </w:pPr>
            <w:ins w:id="5370" w:author="Seggelke, Klaus" w:date="2017-03-21T16:11:00Z">
              <w:r w:rsidRPr="00074BEF">
                <w:t>Validate VNF instantiation state is INSTANTIATED and VNF state is STARTED (--&gt; time stamp when correct state reached)</w:t>
              </w:r>
            </w:ins>
          </w:p>
          <w:p w:rsidR="00BA2C50" w:rsidRDefault="00BA2C50" w:rsidP="00BA2C50">
            <w:pPr>
              <w:pStyle w:val="TestCaseInfo"/>
              <w:numPr>
                <w:ilvl w:val="0"/>
                <w:numId w:val="266"/>
              </w:numPr>
              <w:rPr>
                <w:ins w:id="5371" w:author="Seggelke, Klaus" w:date="2017-03-21T16:11:00Z"/>
              </w:rPr>
              <w:pPrChange w:id="5372" w:author="Seggelke, Klaus" w:date="2017-03-21T16:11:00Z">
                <w:pPr>
                  <w:pStyle w:val="TestCaseInfo"/>
                  <w:numPr>
                    <w:numId w:val="263"/>
                  </w:numPr>
                  <w:ind w:left="720" w:hanging="360"/>
                </w:pPr>
              </w:pPrChange>
            </w:pPr>
            <w:ins w:id="5373" w:author="Seggelke, Klaus" w:date="2017-03-21T16:11:00Z">
              <w:r>
                <w:t>Generate low traffic load</w:t>
              </w:r>
            </w:ins>
          </w:p>
          <w:p w:rsidR="00BA2C50" w:rsidRDefault="00BA2C50" w:rsidP="00BA2C50">
            <w:pPr>
              <w:pStyle w:val="TestCaseInfo"/>
              <w:numPr>
                <w:ilvl w:val="0"/>
                <w:numId w:val="266"/>
              </w:numPr>
              <w:rPr>
                <w:ins w:id="5374" w:author="Seggelke, Klaus" w:date="2017-03-21T16:11:00Z"/>
              </w:rPr>
              <w:pPrChange w:id="5375" w:author="Seggelke, Klaus" w:date="2017-03-21T16:11:00Z">
                <w:pPr>
                  <w:pStyle w:val="TestCaseInfo"/>
                  <w:numPr>
                    <w:numId w:val="263"/>
                  </w:numPr>
                  <w:ind w:left="720" w:hanging="360"/>
                </w:pPr>
              </w:pPrChange>
            </w:pPr>
            <w:ins w:id="5376" w:author="Seggelke, Klaus" w:date="2017-03-21T16:11:00Z">
              <w:r>
                <w:t>Validate that traffic flows through without issues (--&gt; no dropped packets)</w:t>
              </w:r>
            </w:ins>
          </w:p>
          <w:p w:rsidR="00BA2C50" w:rsidRDefault="00BA2C50" w:rsidP="00BA2C50">
            <w:pPr>
              <w:pStyle w:val="TestCaseInfo"/>
              <w:numPr>
                <w:ilvl w:val="0"/>
                <w:numId w:val="266"/>
              </w:numPr>
              <w:rPr>
                <w:ins w:id="5377" w:author="Seggelke, Klaus" w:date="2017-03-21T16:11:00Z"/>
              </w:rPr>
              <w:pPrChange w:id="5378" w:author="Seggelke, Klaus" w:date="2017-03-21T16:11:00Z">
                <w:pPr>
                  <w:pStyle w:val="TestCaseInfo"/>
                  <w:numPr>
                    <w:numId w:val="263"/>
                  </w:numPr>
                  <w:ind w:left="720" w:hanging="360"/>
                </w:pPr>
              </w:pPrChange>
            </w:pPr>
            <w:ins w:id="5379" w:author="Seggelke, Klaus" w:date="2017-03-21T16:11:00Z">
              <w:r>
                <w:t>Trigger a resize of the NFV resources to the next level</w:t>
              </w:r>
            </w:ins>
          </w:p>
          <w:p w:rsidR="00BA2C50" w:rsidRDefault="00BA2C50" w:rsidP="00BA2C50">
            <w:pPr>
              <w:pStyle w:val="TestCaseInfo"/>
              <w:numPr>
                <w:ilvl w:val="0"/>
                <w:numId w:val="266"/>
              </w:numPr>
              <w:rPr>
                <w:ins w:id="5380" w:author="Seggelke, Klaus" w:date="2017-03-21T16:11:00Z"/>
              </w:rPr>
              <w:pPrChange w:id="5381" w:author="Seggelke, Klaus" w:date="2017-03-21T16:11:00Z">
                <w:pPr>
                  <w:pStyle w:val="TestCaseInfo"/>
                  <w:numPr>
                    <w:numId w:val="263"/>
                  </w:numPr>
                  <w:ind w:left="720" w:hanging="360"/>
                </w:pPr>
              </w:pPrChange>
            </w:pPr>
            <w:ins w:id="5382" w:author="Seggelke, Klaus" w:date="2017-03-21T16:11:00Z">
              <w:r>
                <w:t>Validate VNF has resized to the next level</w:t>
              </w:r>
            </w:ins>
          </w:p>
          <w:p w:rsidR="00BA2C50" w:rsidRDefault="00BA2C50" w:rsidP="00BA2C50">
            <w:pPr>
              <w:pStyle w:val="TestCaseInfo"/>
              <w:numPr>
                <w:ilvl w:val="0"/>
                <w:numId w:val="266"/>
              </w:numPr>
              <w:rPr>
                <w:ins w:id="5383" w:author="Seggelke, Klaus" w:date="2017-03-21T16:11:00Z"/>
              </w:rPr>
              <w:pPrChange w:id="5384" w:author="Seggelke, Klaus" w:date="2017-03-21T16:11:00Z">
                <w:pPr>
                  <w:pStyle w:val="TestCaseInfo"/>
                  <w:numPr>
                    <w:numId w:val="263"/>
                  </w:numPr>
                  <w:ind w:left="720" w:hanging="360"/>
                </w:pPr>
              </w:pPrChange>
            </w:pPr>
            <w:ins w:id="5385" w:author="Seggelke, Klaus" w:date="2017-03-21T16:11:00Z">
              <w:r>
                <w:t>Determine if and length of service disruption</w:t>
              </w:r>
            </w:ins>
          </w:p>
          <w:p w:rsidR="00BA2C50" w:rsidRDefault="00BA2C50" w:rsidP="00BA2C50">
            <w:pPr>
              <w:pStyle w:val="TestCaseInfo"/>
              <w:numPr>
                <w:ilvl w:val="0"/>
                <w:numId w:val="266"/>
              </w:numPr>
              <w:rPr>
                <w:ins w:id="5386" w:author="Seggelke, Klaus" w:date="2017-03-21T16:11:00Z"/>
              </w:rPr>
              <w:pPrChange w:id="5387" w:author="Seggelke, Klaus" w:date="2017-03-21T16:11:00Z">
                <w:pPr>
                  <w:pStyle w:val="TestCaseInfo"/>
                  <w:numPr>
                    <w:numId w:val="263"/>
                  </w:numPr>
                  <w:ind w:left="720" w:hanging="360"/>
                </w:pPr>
              </w:pPrChange>
            </w:pPr>
            <w:ins w:id="5388" w:author="Seggelke, Klaus" w:date="2017-03-21T16:11:00Z">
              <w:r>
                <w:t>Generate traffic load the next level</w:t>
              </w:r>
            </w:ins>
          </w:p>
          <w:p w:rsidR="00BA2C50" w:rsidRDefault="00BA2C50" w:rsidP="00BA2C50">
            <w:pPr>
              <w:pStyle w:val="TestCaseInfo"/>
              <w:numPr>
                <w:ilvl w:val="0"/>
                <w:numId w:val="266"/>
              </w:numPr>
              <w:rPr>
                <w:ins w:id="5389" w:author="Seggelke, Klaus" w:date="2017-03-21T16:11:00Z"/>
              </w:rPr>
              <w:pPrChange w:id="5390" w:author="Seggelke, Klaus" w:date="2017-03-21T16:11:00Z">
                <w:pPr>
                  <w:pStyle w:val="TestCaseInfo"/>
                  <w:numPr>
                    <w:numId w:val="263"/>
                  </w:numPr>
                  <w:ind w:left="720" w:hanging="360"/>
                </w:pPr>
              </w:pPrChange>
            </w:pPr>
            <w:ins w:id="5391" w:author="Seggelke, Klaus" w:date="2017-03-21T16:11:00Z">
              <w:r>
                <w:t>Validate capacity without traffic loss</w:t>
              </w:r>
            </w:ins>
          </w:p>
          <w:p w:rsidR="00BA2C50" w:rsidRDefault="00BA2C50" w:rsidP="00BA2C50">
            <w:pPr>
              <w:pStyle w:val="TestCaseInfo"/>
              <w:numPr>
                <w:ilvl w:val="0"/>
                <w:numId w:val="266"/>
              </w:numPr>
              <w:rPr>
                <w:ins w:id="5392" w:author="Seggelke, Klaus" w:date="2017-03-21T16:11:00Z"/>
              </w:rPr>
              <w:pPrChange w:id="5393" w:author="Seggelke, Klaus" w:date="2017-03-21T16:11:00Z">
                <w:pPr>
                  <w:pStyle w:val="TestCaseInfo"/>
                  <w:numPr>
                    <w:numId w:val="263"/>
                  </w:numPr>
                  <w:ind w:left="720" w:hanging="360"/>
                </w:pPr>
              </w:pPrChange>
            </w:pPr>
            <w:ins w:id="5394" w:author="Seggelke, Klaus" w:date="2017-03-21T16:11:00Z">
              <w:r>
                <w:t>Trigger the downsize of the VNF</w:t>
              </w:r>
            </w:ins>
          </w:p>
          <w:p w:rsidR="00BA2C50" w:rsidRDefault="00BA2C50" w:rsidP="00BA2C50">
            <w:pPr>
              <w:pStyle w:val="TestCaseInfo"/>
              <w:numPr>
                <w:ilvl w:val="0"/>
                <w:numId w:val="266"/>
              </w:numPr>
              <w:rPr>
                <w:ins w:id="5395" w:author="Seggelke, Klaus" w:date="2017-03-21T16:11:00Z"/>
              </w:rPr>
              <w:pPrChange w:id="5396" w:author="Seggelke, Klaus" w:date="2017-03-21T16:11:00Z">
                <w:pPr>
                  <w:pStyle w:val="TestCaseInfo"/>
                  <w:numPr>
                    <w:numId w:val="263"/>
                  </w:numPr>
                  <w:ind w:left="720" w:hanging="360"/>
                </w:pPr>
              </w:pPrChange>
            </w:pPr>
            <w:ins w:id="5397" w:author="Seggelke, Klaus" w:date="2017-03-21T16:11:00Z">
              <w:r>
                <w:t>Validate VNF has released the resources and decreased the VNFCs</w:t>
              </w:r>
            </w:ins>
          </w:p>
          <w:p w:rsidR="00BA2C50" w:rsidRDefault="00BA2C50" w:rsidP="00BA2C50">
            <w:pPr>
              <w:pStyle w:val="TestCaseInfo"/>
              <w:numPr>
                <w:ilvl w:val="0"/>
                <w:numId w:val="266"/>
              </w:numPr>
              <w:rPr>
                <w:ins w:id="5398" w:author="Seggelke, Klaus" w:date="2017-03-21T16:11:00Z"/>
              </w:rPr>
              <w:pPrChange w:id="5399" w:author="Seggelke, Klaus" w:date="2017-03-21T16:11:00Z">
                <w:pPr>
                  <w:pStyle w:val="TestCaseInfo"/>
                  <w:numPr>
                    <w:numId w:val="263"/>
                  </w:numPr>
                  <w:ind w:left="720" w:hanging="360"/>
                </w:pPr>
              </w:pPrChange>
            </w:pPr>
            <w:ins w:id="5400" w:author="Seggelke, Klaus" w:date="2017-03-21T16:11:00Z">
              <w:r>
                <w:t>Validate traffic drop occurs</w:t>
              </w:r>
            </w:ins>
          </w:p>
          <w:p w:rsidR="00BA2C50" w:rsidRDefault="00BA2C50" w:rsidP="00BA2C50">
            <w:pPr>
              <w:pStyle w:val="TestCaseInfo"/>
              <w:numPr>
                <w:ilvl w:val="0"/>
                <w:numId w:val="266"/>
              </w:numPr>
              <w:rPr>
                <w:ins w:id="5401" w:author="Seggelke, Klaus" w:date="2017-03-21T16:11:00Z"/>
              </w:rPr>
              <w:pPrChange w:id="5402" w:author="Seggelke, Klaus" w:date="2017-03-21T16:11:00Z">
                <w:pPr>
                  <w:pStyle w:val="TestCaseInfo"/>
                  <w:numPr>
                    <w:numId w:val="263"/>
                  </w:numPr>
                  <w:ind w:left="720" w:hanging="360"/>
                </w:pPr>
              </w:pPrChange>
            </w:pPr>
            <w:ins w:id="5403" w:author="Seggelke, Klaus" w:date="2017-03-21T16:11:00Z">
              <w:r>
                <w:t>Reduce traffic load to level that the downsized VNF should process</w:t>
              </w:r>
            </w:ins>
          </w:p>
          <w:p w:rsidR="00BA2C50" w:rsidRDefault="00BA2C50" w:rsidP="00BA2C50">
            <w:pPr>
              <w:pStyle w:val="TestCaseInfo"/>
              <w:numPr>
                <w:ilvl w:val="0"/>
                <w:numId w:val="266"/>
              </w:numPr>
              <w:rPr>
                <w:ins w:id="5404" w:author="Seggelke, Klaus" w:date="2017-03-21T16:11:00Z"/>
              </w:rPr>
              <w:pPrChange w:id="5405" w:author="Seggelke, Klaus" w:date="2017-03-21T16:11:00Z">
                <w:pPr>
                  <w:pStyle w:val="TestCaseInfo"/>
                  <w:numPr>
                    <w:numId w:val="263"/>
                  </w:numPr>
                  <w:ind w:left="720" w:hanging="360"/>
                </w:pPr>
              </w:pPrChange>
            </w:pPr>
            <w:ins w:id="5406" w:author="Seggelke, Klaus" w:date="2017-03-21T16:11:00Z">
              <w:r>
                <w:t>Validate traffic flows through without issues (</w:t>
              </w:r>
              <w:r>
                <w:sym w:font="Wingdings" w:char="F0E0"/>
              </w:r>
              <w:r>
                <w:t xml:space="preserve"> no dropped packets)</w:t>
              </w:r>
            </w:ins>
          </w:p>
          <w:p w:rsidR="00BA2C50" w:rsidRDefault="00BA2C50" w:rsidP="00BA2C50">
            <w:pPr>
              <w:pStyle w:val="TestCaseInfo"/>
              <w:numPr>
                <w:ilvl w:val="0"/>
                <w:numId w:val="266"/>
              </w:numPr>
              <w:rPr>
                <w:ins w:id="5407" w:author="Seggelke, Klaus" w:date="2017-03-21T16:11:00Z"/>
              </w:rPr>
              <w:pPrChange w:id="5408" w:author="Seggelke, Klaus" w:date="2017-03-21T16:11:00Z">
                <w:pPr>
                  <w:pStyle w:val="TestCaseInfo"/>
                  <w:numPr>
                    <w:numId w:val="263"/>
                  </w:numPr>
                  <w:ind w:left="720" w:hanging="360"/>
                </w:pPr>
              </w:pPrChange>
            </w:pPr>
            <w:ins w:id="5409" w:author="Seggelke, Klaus" w:date="2017-03-21T16:11:00Z">
              <w:r>
                <w:t>Stop traffic</w:t>
              </w:r>
            </w:ins>
          </w:p>
          <w:p w:rsidR="00BA2C50" w:rsidRPr="00093574" w:rsidRDefault="00BA2C50" w:rsidP="00BA2C50">
            <w:pPr>
              <w:pStyle w:val="TestCaseInfo"/>
              <w:numPr>
                <w:ilvl w:val="0"/>
                <w:numId w:val="266"/>
              </w:numPr>
              <w:rPr>
                <w:ins w:id="5410" w:author="Seggelke, Klaus" w:date="2017-03-21T16:11:00Z"/>
              </w:rPr>
              <w:pPrChange w:id="5411" w:author="Seggelke, Klaus" w:date="2017-03-21T16:11:00Z">
                <w:pPr>
                  <w:pStyle w:val="TestCaseInfo"/>
                  <w:numPr>
                    <w:numId w:val="263"/>
                  </w:numPr>
                  <w:ind w:left="720" w:hanging="360"/>
                </w:pPr>
              </w:pPrChange>
            </w:pPr>
            <w:ins w:id="5412" w:author="Seggelke, Klaus" w:date="2017-03-21T16:11:00Z">
              <w:r>
                <w:t>Terminate VNF</w:t>
              </w:r>
            </w:ins>
          </w:p>
        </w:tc>
      </w:tr>
      <w:tr w:rsidR="00BA2C50" w:rsidTr="001542F9">
        <w:trPr>
          <w:ins w:id="5413" w:author="Seggelke, Klaus" w:date="2017-03-21T16:11: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414" w:author="Seggelke, Klaus" w:date="2017-03-21T16:11:00Z"/>
              </w:rPr>
            </w:pPr>
            <w:ins w:id="5415" w:author="Seggelke, Klaus" w:date="2017-03-21T16:11: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BA2C50" w:rsidRDefault="00BA2C50" w:rsidP="001542F9">
            <w:pPr>
              <w:pStyle w:val="TestCaseInfo"/>
              <w:rPr>
                <w:ins w:id="5416" w:author="Seggelke, Klaus" w:date="2017-03-21T16:11:00Z"/>
              </w:rPr>
            </w:pPr>
          </w:p>
        </w:tc>
      </w:tr>
      <w:tr w:rsidR="00BA2C50" w:rsidTr="001542F9">
        <w:trPr>
          <w:ins w:id="5417" w:author="Seggelke, Klaus" w:date="2017-03-21T16:11: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418" w:author="Seggelke, Klaus" w:date="2017-03-21T16:11:00Z"/>
                <w:noProof/>
              </w:rPr>
            </w:pPr>
            <w:ins w:id="5419" w:author="Seggelke, Klaus" w:date="2017-03-21T16:11: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BA2C50" w:rsidRDefault="00BA2C50" w:rsidP="001542F9">
            <w:pPr>
              <w:pStyle w:val="TestCaseInfo"/>
              <w:rPr>
                <w:ins w:id="5420" w:author="Seggelke, Klaus" w:date="2017-03-21T16:11:00Z"/>
              </w:rPr>
            </w:pPr>
            <w:ins w:id="5421" w:author="Seggelke, Klaus" w:date="2017-03-21T16:11:00Z">
              <w:r>
                <w:t>Following resources could be scaled down:</w:t>
              </w:r>
            </w:ins>
          </w:p>
          <w:p w:rsidR="00BA2C50" w:rsidRDefault="00BA2C50" w:rsidP="00BA2C50">
            <w:pPr>
              <w:pStyle w:val="TestCaseInfo"/>
              <w:numPr>
                <w:ilvl w:val="0"/>
                <w:numId w:val="101"/>
              </w:numPr>
              <w:rPr>
                <w:ins w:id="5422" w:author="Seggelke, Klaus" w:date="2017-03-21T16:11:00Z"/>
              </w:rPr>
            </w:pPr>
            <w:ins w:id="5423" w:author="Seggelke, Klaus" w:date="2017-03-21T16:11:00Z">
              <w:r>
                <w:t>vMemory</w:t>
              </w:r>
            </w:ins>
          </w:p>
          <w:p w:rsidR="00BA2C50" w:rsidRDefault="00BA2C50" w:rsidP="00BA2C50">
            <w:pPr>
              <w:pStyle w:val="TestCaseInfo"/>
              <w:numPr>
                <w:ilvl w:val="0"/>
                <w:numId w:val="101"/>
              </w:numPr>
              <w:rPr>
                <w:ins w:id="5424" w:author="Seggelke, Klaus" w:date="2017-03-21T16:11:00Z"/>
              </w:rPr>
            </w:pPr>
            <w:ins w:id="5425" w:author="Seggelke, Klaus" w:date="2017-03-21T16:11:00Z">
              <w:r>
                <w:t>vCPU cores</w:t>
              </w:r>
            </w:ins>
          </w:p>
          <w:p w:rsidR="00BA2C50" w:rsidRDefault="00BA2C50" w:rsidP="00BA2C50">
            <w:pPr>
              <w:pStyle w:val="TestCaseInfo"/>
              <w:numPr>
                <w:ilvl w:val="0"/>
                <w:numId w:val="101"/>
              </w:numPr>
              <w:rPr>
                <w:ins w:id="5426" w:author="Seggelke, Klaus" w:date="2017-03-21T16:11:00Z"/>
              </w:rPr>
            </w:pPr>
            <w:ins w:id="5427" w:author="Seggelke, Klaus" w:date="2017-03-21T16:11:00Z">
              <w:r>
                <w:t>vStorage</w:t>
              </w:r>
            </w:ins>
          </w:p>
          <w:p w:rsidR="00BA2C50" w:rsidRDefault="00BA2C50" w:rsidP="00BA2C50">
            <w:pPr>
              <w:pStyle w:val="TestCaseInfo"/>
              <w:numPr>
                <w:ilvl w:val="0"/>
                <w:numId w:val="101"/>
              </w:numPr>
              <w:rPr>
                <w:ins w:id="5428" w:author="Seggelke, Klaus" w:date="2017-03-21T16:11:00Z"/>
              </w:rPr>
            </w:pPr>
            <w:ins w:id="5429" w:author="Seggelke, Klaus" w:date="2017-03-21T16:11:00Z">
              <w:r>
                <w:t>vNIC or specialized hardware</w:t>
              </w:r>
            </w:ins>
          </w:p>
          <w:p w:rsidR="00BA2C50" w:rsidRDefault="00BA2C50" w:rsidP="001542F9">
            <w:pPr>
              <w:pStyle w:val="TestCaseInfo"/>
              <w:rPr>
                <w:ins w:id="5430" w:author="Seggelke, Klaus" w:date="2017-03-21T16:11:00Z"/>
              </w:rPr>
            </w:pPr>
            <w:ins w:id="5431" w:author="Seggelke, Klaus" w:date="2017-03-21T16:11:00Z">
              <w:r>
                <w:t>In case scale-in the VNF removes VNFCs.</w:t>
              </w:r>
            </w:ins>
          </w:p>
        </w:tc>
      </w:tr>
    </w:tbl>
    <w:p w:rsidR="00BA2C50" w:rsidRDefault="00BA2C50" w:rsidP="00BA2C50">
      <w:pPr>
        <w:rPr>
          <w:ins w:id="5432" w:author="Seggelke, Klaus" w:date="2017-03-21T16:11: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A2C50" w:rsidTr="001542F9">
        <w:trPr>
          <w:ins w:id="5433" w:author="Seggelke, Klaus" w:date="2017-03-21T16:11:00Z"/>
        </w:trPr>
        <w:tc>
          <w:tcPr>
            <w:tcW w:w="9330" w:type="dxa"/>
            <w:gridSpan w:val="2"/>
            <w:tcBorders>
              <w:top w:val="single" w:sz="2" w:space="0" w:color="auto"/>
              <w:left w:val="single" w:sz="2" w:space="0" w:color="auto"/>
              <w:bottom w:val="single" w:sz="2" w:space="0" w:color="auto"/>
              <w:right w:val="single" w:sz="2" w:space="0" w:color="auto"/>
            </w:tcBorders>
            <w:hideMark/>
          </w:tcPr>
          <w:p w:rsidR="00BA2C50" w:rsidRDefault="00BA2C50" w:rsidP="001542F9">
            <w:pPr>
              <w:pStyle w:val="TestCase"/>
              <w:rPr>
                <w:ins w:id="5434" w:author="Seggelke, Klaus" w:date="2017-03-21T16:11:00Z"/>
              </w:rPr>
            </w:pPr>
            <w:bookmarkStart w:id="5435" w:name="_Toc477881037"/>
            <w:ins w:id="5436" w:author="Seggelke, Klaus" w:date="2017-03-21T16:11:00Z">
              <w:r>
                <w:t>TC.VNF</w:t>
              </w:r>
            </w:ins>
            <w:ins w:id="5437" w:author="Seggelke, Klaus" w:date="2017-03-21T16:34:00Z">
              <w:r w:rsidR="00984A89">
                <w:t>C</w:t>
              </w:r>
            </w:ins>
            <w:ins w:id="5438" w:author="Seggelke, Klaus" w:date="2017-03-21T16:11:00Z">
              <w:r>
                <w:t>.SCALE.OUT.003</w:t>
              </w:r>
              <w:r w:rsidR="001542F9">
                <w:t>.5</w:t>
              </w:r>
              <w:r>
                <w:tab/>
              </w:r>
              <w:r w:rsidRPr="00487EA1">
                <w:t>Scale-</w:t>
              </w:r>
              <w:r>
                <w:t>in</w:t>
              </w:r>
              <w:r w:rsidRPr="00487EA1">
                <w:t xml:space="preserve"> VNF</w:t>
              </w:r>
            </w:ins>
            <w:ins w:id="5439" w:author="Seggelke, Klaus" w:date="2017-03-21T16:34:00Z">
              <w:r w:rsidR="00984A89">
                <w:t>C</w:t>
              </w:r>
            </w:ins>
            <w:ins w:id="5440" w:author="Seggelke, Klaus" w:date="2017-03-21T16:11:00Z">
              <w:r w:rsidRPr="00487EA1">
                <w:t xml:space="preserve"> instance</w:t>
              </w:r>
              <w:r>
                <w:t xml:space="preserve"> with </w:t>
              </w:r>
            </w:ins>
            <w:ins w:id="5441" w:author="Seggelke, Klaus" w:date="2017-03-21T16:12:00Z">
              <w:r>
                <w:t>Manual</w:t>
              </w:r>
            </w:ins>
            <w:ins w:id="5442" w:author="Seggelke, Klaus" w:date="2017-03-21T16:11:00Z">
              <w:r>
                <w:t xml:space="preserve"> Scaling event generated by MANO</w:t>
              </w:r>
              <w:bookmarkEnd w:id="5435"/>
            </w:ins>
          </w:p>
        </w:tc>
      </w:tr>
      <w:tr w:rsidR="00BA2C50" w:rsidTr="001542F9">
        <w:trPr>
          <w:trHeight w:val="896"/>
          <w:ins w:id="5443" w:author="Seggelke, Klaus" w:date="2017-03-21T16:11: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444" w:author="Seggelke, Klaus" w:date="2017-03-21T16:11:00Z"/>
              </w:rPr>
            </w:pPr>
            <w:ins w:id="5445" w:author="Seggelke, Klaus" w:date="2017-03-21T16:11:00Z">
              <w:r>
                <w:lastRenderedPageBreak/>
                <w:t>Purpose:</w:t>
              </w:r>
            </w:ins>
          </w:p>
        </w:tc>
        <w:tc>
          <w:tcPr>
            <w:tcW w:w="7979" w:type="dxa"/>
            <w:tcBorders>
              <w:top w:val="single" w:sz="2" w:space="0" w:color="auto"/>
              <w:left w:val="single" w:sz="2" w:space="0" w:color="auto"/>
              <w:bottom w:val="single" w:sz="2" w:space="0" w:color="auto"/>
              <w:right w:val="single" w:sz="2" w:space="0" w:color="auto"/>
            </w:tcBorders>
            <w:hideMark/>
          </w:tcPr>
          <w:p w:rsidR="00BA2C50" w:rsidRDefault="00BA2C50" w:rsidP="001542F9">
            <w:pPr>
              <w:pStyle w:val="TestCaseInfo"/>
              <w:rPr>
                <w:ins w:id="5446" w:author="Seggelke, Klaus" w:date="2017-03-21T16:11:00Z"/>
                <w:lang w:eastAsia="zh-CN"/>
              </w:rPr>
            </w:pPr>
            <w:ins w:id="5447" w:author="Seggelke, Klaus" w:date="2017-03-21T16:11:00Z">
              <w:r w:rsidRPr="00487EA1">
                <w:rPr>
                  <w:lang w:eastAsia="zh-CN"/>
                </w:rPr>
                <w:t>Once the</w:t>
              </w:r>
            </w:ins>
            <w:ins w:id="5448" w:author="Seggelke, Klaus" w:date="2017-03-21T16:35:00Z">
              <w:r w:rsidR="00984A89">
                <w:rPr>
                  <w:lang w:eastAsia="zh-CN"/>
                </w:rPr>
                <w:t xml:space="preserve"> VNFC</w:t>
              </w:r>
            </w:ins>
            <w:ins w:id="5449" w:author="Seggelke, Klaus" w:date="2017-03-21T16:11:00Z">
              <w:r w:rsidRPr="00487EA1">
                <w:rPr>
                  <w:lang w:eastAsia="zh-CN"/>
                </w:rPr>
                <w:t xml:space="preserve"> scaling decrease is completed, the </w:t>
              </w:r>
              <w:r>
                <w:rPr>
                  <w:lang w:eastAsia="zh-CN"/>
                </w:rPr>
                <w:t>MANO</w:t>
              </w:r>
              <w:r w:rsidRPr="00487EA1">
                <w:rPr>
                  <w:lang w:eastAsia="zh-CN"/>
                </w:rPr>
                <w:t xml:space="preserve"> should report reduced virtualized resources. The service should not be impacted. Therefore, traffic load should be processed without drops if the load is not above the limit. If a VNF functionality depends on specialized hardware acceleration devices/NIC cards, the </w:t>
              </w:r>
              <w:r>
                <w:rPr>
                  <w:lang w:eastAsia="zh-CN"/>
                </w:rPr>
                <w:t>MANO</w:t>
              </w:r>
              <w:r w:rsidRPr="00487EA1">
                <w:rPr>
                  <w:lang w:eastAsia="zh-CN"/>
                </w:rPr>
                <w:t xml:space="preserve"> needs to have the capability to remove these resources when decreasing the scaling.</w:t>
              </w:r>
              <w:r>
                <w:rPr>
                  <w:lang w:eastAsia="zh-CN"/>
                </w:rPr>
                <w:t xml:space="preserve"> The trigger for this event to occur is the following:</w:t>
              </w:r>
            </w:ins>
          </w:p>
          <w:p w:rsidR="00BA2C50" w:rsidRPr="00D67489" w:rsidRDefault="00BA2C50" w:rsidP="001542F9">
            <w:pPr>
              <w:pStyle w:val="TestCaseInfo"/>
              <w:numPr>
                <w:ilvl w:val="0"/>
                <w:numId w:val="214"/>
              </w:numPr>
              <w:rPr>
                <w:ins w:id="5450" w:author="Seggelke, Klaus" w:date="2017-03-21T16:11:00Z"/>
                <w:lang w:eastAsia="zh-CN"/>
              </w:rPr>
              <w:pPrChange w:id="5451" w:author="Seggelke, Klaus" w:date="2017-03-21T16:12:00Z">
                <w:pPr>
                  <w:pStyle w:val="TestCaseInfo"/>
                  <w:numPr>
                    <w:numId w:val="218"/>
                  </w:numPr>
                  <w:ind w:left="720" w:hanging="360"/>
                </w:pPr>
              </w:pPrChange>
            </w:pPr>
            <w:ins w:id="5452" w:author="Seggelke, Klaus" w:date="2017-03-21T16:11:00Z">
              <w:r w:rsidRPr="006E70F4">
                <w:rPr>
                  <w:lang w:eastAsia="zh-CN"/>
                </w:rPr>
                <w:t>MANO generated event - Manual Scaling (e.g. by operating the MANO interface/API)</w:t>
              </w:r>
            </w:ins>
          </w:p>
        </w:tc>
      </w:tr>
      <w:tr w:rsidR="00BA2C50" w:rsidTr="001542F9">
        <w:trPr>
          <w:ins w:id="5453" w:author="Seggelke, Klaus" w:date="2017-03-21T16:11: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454" w:author="Seggelke, Klaus" w:date="2017-03-21T16:11:00Z"/>
              </w:rPr>
            </w:pPr>
            <w:ins w:id="5455" w:author="Seggelke, Klaus" w:date="2017-03-21T16:11: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BA2C50" w:rsidRDefault="00BA2C50" w:rsidP="001542F9">
            <w:pPr>
              <w:pStyle w:val="TestCaseInfo"/>
              <w:rPr>
                <w:ins w:id="5456" w:author="Seggelke, Klaus" w:date="2017-03-21T16:11:00Z"/>
                <w:lang w:eastAsia="zh-CN"/>
              </w:rPr>
            </w:pPr>
            <w:ins w:id="5457" w:author="Seggelke, Klaus" w:date="2017-03-21T16:11:00Z">
              <w:r>
                <w:rPr>
                  <w:lang w:eastAsia="zh-CN"/>
                </w:rPr>
                <w:t>A VNF should have the capability to dynamically scale based on the required load. The scaling in to the lower performance is the objective of this test.</w:t>
              </w:r>
            </w:ins>
          </w:p>
        </w:tc>
      </w:tr>
      <w:tr w:rsidR="00BA2C50" w:rsidTr="001542F9">
        <w:trPr>
          <w:trHeight w:val="283"/>
          <w:ins w:id="5458" w:author="Seggelke, Klaus" w:date="2017-03-21T16:11: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459" w:author="Seggelke, Klaus" w:date="2017-03-21T16:11:00Z"/>
              </w:rPr>
            </w:pPr>
            <w:ins w:id="5460" w:author="Seggelke, Klaus" w:date="2017-03-21T16:11:00Z">
              <w:r>
                <w:t>Test Setup</w:t>
              </w:r>
            </w:ins>
          </w:p>
        </w:tc>
        <w:tc>
          <w:tcPr>
            <w:tcW w:w="7979" w:type="dxa"/>
            <w:tcBorders>
              <w:top w:val="single" w:sz="2" w:space="0" w:color="auto"/>
              <w:left w:val="single" w:sz="2" w:space="0" w:color="auto"/>
              <w:bottom w:val="single" w:sz="2" w:space="0" w:color="auto"/>
              <w:right w:val="single" w:sz="2" w:space="0" w:color="auto"/>
            </w:tcBorders>
          </w:tcPr>
          <w:p w:rsidR="00BA2C50" w:rsidRDefault="00BA2C50" w:rsidP="001542F9">
            <w:pPr>
              <w:pStyle w:val="TestCaseInfo"/>
              <w:rPr>
                <w:ins w:id="5461" w:author="Seggelke, Klaus" w:date="2017-03-21T16:11:00Z"/>
                <w:lang w:eastAsia="zh-CN"/>
              </w:rPr>
            </w:pPr>
          </w:p>
        </w:tc>
      </w:tr>
      <w:tr w:rsidR="00BA2C50" w:rsidTr="001542F9">
        <w:trPr>
          <w:trHeight w:val="515"/>
          <w:ins w:id="5462" w:author="Seggelke, Klaus" w:date="2017-03-21T16:11: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463" w:author="Seggelke, Klaus" w:date="2017-03-21T16:11:00Z"/>
              </w:rPr>
            </w:pPr>
            <w:ins w:id="5464" w:author="Seggelke, Klaus" w:date="2017-03-21T16:11:00Z">
              <w:r>
                <w:t>Parameters</w:t>
              </w:r>
            </w:ins>
          </w:p>
        </w:tc>
        <w:tc>
          <w:tcPr>
            <w:tcW w:w="7979" w:type="dxa"/>
            <w:tcBorders>
              <w:top w:val="single" w:sz="2" w:space="0" w:color="auto"/>
              <w:left w:val="single" w:sz="2" w:space="0" w:color="auto"/>
              <w:bottom w:val="single" w:sz="2" w:space="0" w:color="auto"/>
              <w:right w:val="single" w:sz="2" w:space="0" w:color="auto"/>
            </w:tcBorders>
          </w:tcPr>
          <w:p w:rsidR="00BA2C50" w:rsidRDefault="00BA2C50" w:rsidP="001542F9">
            <w:pPr>
              <w:pStyle w:val="TestCaseInfo"/>
              <w:rPr>
                <w:ins w:id="5465" w:author="Seggelke, Klaus" w:date="2017-03-21T16:11:00Z"/>
              </w:rPr>
            </w:pPr>
          </w:p>
        </w:tc>
      </w:tr>
      <w:tr w:rsidR="00BA2C50" w:rsidTr="001542F9">
        <w:trPr>
          <w:ins w:id="5466" w:author="Seggelke, Klaus" w:date="2017-03-21T16:11: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467" w:author="Seggelke, Klaus" w:date="2017-03-21T16:11:00Z"/>
              </w:rPr>
            </w:pPr>
            <w:ins w:id="5468" w:author="Seggelke, Klaus" w:date="2017-03-21T16:11: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BA2C50" w:rsidRDefault="00BA2C50" w:rsidP="001542F9">
            <w:pPr>
              <w:pStyle w:val="TestCaseInfo"/>
              <w:rPr>
                <w:ins w:id="5469" w:author="Seggelke, Klaus" w:date="2017-03-21T16:11:00Z"/>
              </w:rPr>
            </w:pPr>
          </w:p>
        </w:tc>
      </w:tr>
      <w:tr w:rsidR="00BA2C50" w:rsidTr="001542F9">
        <w:trPr>
          <w:ins w:id="5470" w:author="Seggelke, Klaus" w:date="2017-03-21T16:11: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471" w:author="Seggelke, Klaus" w:date="2017-03-21T16:11:00Z"/>
              </w:rPr>
            </w:pPr>
            <w:ins w:id="5472" w:author="Seggelke, Klaus" w:date="2017-03-21T16:11:00Z">
              <w:r>
                <w:t>Pre-conditions:</w:t>
              </w:r>
            </w:ins>
          </w:p>
        </w:tc>
        <w:tc>
          <w:tcPr>
            <w:tcW w:w="7979" w:type="dxa"/>
            <w:tcBorders>
              <w:top w:val="single" w:sz="2" w:space="0" w:color="auto"/>
              <w:left w:val="single" w:sz="2" w:space="0" w:color="auto"/>
              <w:bottom w:val="single" w:sz="2" w:space="0" w:color="auto"/>
              <w:right w:val="single" w:sz="2" w:space="0" w:color="auto"/>
            </w:tcBorders>
          </w:tcPr>
          <w:p w:rsidR="00BA2C50" w:rsidRDefault="00BA2C50" w:rsidP="001542F9">
            <w:pPr>
              <w:pStyle w:val="TestCaseInfo"/>
              <w:rPr>
                <w:ins w:id="5473" w:author="Seggelke, Klaus" w:date="2017-03-21T16:11:00Z"/>
                <w:lang w:eastAsia="zh-CN"/>
              </w:rPr>
            </w:pPr>
          </w:p>
        </w:tc>
      </w:tr>
      <w:tr w:rsidR="00BA2C50" w:rsidTr="001542F9">
        <w:trPr>
          <w:trHeight w:val="1525"/>
          <w:ins w:id="5474" w:author="Seggelke, Klaus" w:date="2017-03-21T16:11: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475" w:author="Seggelke, Klaus" w:date="2017-03-21T16:11:00Z"/>
              </w:rPr>
            </w:pPr>
            <w:ins w:id="5476" w:author="Seggelke, Klaus" w:date="2017-03-21T16:11:00Z">
              <w:r>
                <w:t>Procedure</w:t>
              </w:r>
            </w:ins>
          </w:p>
        </w:tc>
        <w:tc>
          <w:tcPr>
            <w:tcW w:w="7979" w:type="dxa"/>
            <w:tcBorders>
              <w:top w:val="single" w:sz="2" w:space="0" w:color="auto"/>
              <w:left w:val="single" w:sz="2" w:space="0" w:color="auto"/>
              <w:bottom w:val="single" w:sz="2" w:space="0" w:color="auto"/>
              <w:right w:val="single" w:sz="2" w:space="0" w:color="auto"/>
            </w:tcBorders>
          </w:tcPr>
          <w:p w:rsidR="00BA2C50" w:rsidRPr="00093574" w:rsidRDefault="00BA2C50" w:rsidP="001542F9">
            <w:pPr>
              <w:pStyle w:val="TestCaseInfo"/>
              <w:rPr>
                <w:ins w:id="5477" w:author="Seggelke, Klaus" w:date="2017-03-21T16:11:00Z"/>
              </w:rPr>
            </w:pPr>
            <w:ins w:id="5478" w:author="Seggelke, Klaus" w:date="2017-03-21T16:11:00Z">
              <w:r w:rsidRPr="00093574">
                <w:t>Sequence:</w:t>
              </w:r>
            </w:ins>
          </w:p>
          <w:p w:rsidR="00BA2C50" w:rsidRDefault="00BA2C50" w:rsidP="00BA2C50">
            <w:pPr>
              <w:pStyle w:val="TestCaseInfo"/>
              <w:numPr>
                <w:ilvl w:val="0"/>
                <w:numId w:val="267"/>
              </w:numPr>
              <w:rPr>
                <w:ins w:id="5479" w:author="Seggelke, Klaus" w:date="2017-03-21T16:11:00Z"/>
              </w:rPr>
              <w:pPrChange w:id="5480" w:author="Seggelke, Klaus" w:date="2017-03-21T16:12:00Z">
                <w:pPr>
                  <w:pStyle w:val="TestCaseInfo"/>
                  <w:numPr>
                    <w:numId w:val="263"/>
                  </w:numPr>
                  <w:ind w:left="720" w:hanging="360"/>
                </w:pPr>
              </w:pPrChange>
            </w:pPr>
            <w:ins w:id="5481" w:author="Seggelke, Klaus" w:date="2017-03-21T16:11:00Z">
              <w:r>
                <w:t>Instantiate VNF</w:t>
              </w:r>
            </w:ins>
          </w:p>
          <w:p w:rsidR="00BA2C50" w:rsidRDefault="00BA2C50" w:rsidP="00BA2C50">
            <w:pPr>
              <w:pStyle w:val="TestCaseInfo"/>
              <w:numPr>
                <w:ilvl w:val="0"/>
                <w:numId w:val="267"/>
              </w:numPr>
              <w:rPr>
                <w:ins w:id="5482" w:author="Seggelke, Klaus" w:date="2017-03-21T16:11:00Z"/>
              </w:rPr>
              <w:pPrChange w:id="5483" w:author="Seggelke, Klaus" w:date="2017-03-21T16:12:00Z">
                <w:pPr>
                  <w:pStyle w:val="TestCaseInfo"/>
                  <w:numPr>
                    <w:numId w:val="263"/>
                  </w:numPr>
                  <w:ind w:left="720" w:hanging="360"/>
                </w:pPr>
              </w:pPrChange>
            </w:pPr>
            <w:ins w:id="5484" w:author="Seggelke, Klaus" w:date="2017-03-21T16:11:00Z">
              <w:r w:rsidRPr="00074BEF">
                <w:t>Validate VNF instantiation state is INSTANTIATED and VNF state is STARTED (--&gt; time stamp when correct state reached)</w:t>
              </w:r>
            </w:ins>
          </w:p>
          <w:p w:rsidR="00BA2C50" w:rsidRDefault="00BA2C50" w:rsidP="00BA2C50">
            <w:pPr>
              <w:pStyle w:val="TestCaseInfo"/>
              <w:numPr>
                <w:ilvl w:val="0"/>
                <w:numId w:val="267"/>
              </w:numPr>
              <w:rPr>
                <w:ins w:id="5485" w:author="Seggelke, Klaus" w:date="2017-03-21T16:11:00Z"/>
              </w:rPr>
              <w:pPrChange w:id="5486" w:author="Seggelke, Klaus" w:date="2017-03-21T16:12:00Z">
                <w:pPr>
                  <w:pStyle w:val="TestCaseInfo"/>
                  <w:numPr>
                    <w:numId w:val="263"/>
                  </w:numPr>
                  <w:ind w:left="720" w:hanging="360"/>
                </w:pPr>
              </w:pPrChange>
            </w:pPr>
            <w:ins w:id="5487" w:author="Seggelke, Klaus" w:date="2017-03-21T16:11:00Z">
              <w:r>
                <w:t>Generate low traffic load</w:t>
              </w:r>
            </w:ins>
          </w:p>
          <w:p w:rsidR="00BA2C50" w:rsidRDefault="00BA2C50" w:rsidP="00BA2C50">
            <w:pPr>
              <w:pStyle w:val="TestCaseInfo"/>
              <w:numPr>
                <w:ilvl w:val="0"/>
                <w:numId w:val="267"/>
              </w:numPr>
              <w:rPr>
                <w:ins w:id="5488" w:author="Seggelke, Klaus" w:date="2017-03-21T16:11:00Z"/>
              </w:rPr>
              <w:pPrChange w:id="5489" w:author="Seggelke, Klaus" w:date="2017-03-21T16:12:00Z">
                <w:pPr>
                  <w:pStyle w:val="TestCaseInfo"/>
                  <w:numPr>
                    <w:numId w:val="263"/>
                  </w:numPr>
                  <w:ind w:left="720" w:hanging="360"/>
                </w:pPr>
              </w:pPrChange>
            </w:pPr>
            <w:ins w:id="5490" w:author="Seggelke, Klaus" w:date="2017-03-21T16:11:00Z">
              <w:r>
                <w:t>Validate that traffic flows through without issues (--&gt; no dropped packets)</w:t>
              </w:r>
            </w:ins>
          </w:p>
          <w:p w:rsidR="00BA2C50" w:rsidRDefault="00BA2C50" w:rsidP="00BA2C50">
            <w:pPr>
              <w:pStyle w:val="TestCaseInfo"/>
              <w:numPr>
                <w:ilvl w:val="0"/>
                <w:numId w:val="267"/>
              </w:numPr>
              <w:rPr>
                <w:ins w:id="5491" w:author="Seggelke, Klaus" w:date="2017-03-21T16:11:00Z"/>
              </w:rPr>
              <w:pPrChange w:id="5492" w:author="Seggelke, Klaus" w:date="2017-03-21T16:12:00Z">
                <w:pPr>
                  <w:pStyle w:val="TestCaseInfo"/>
                  <w:numPr>
                    <w:numId w:val="263"/>
                  </w:numPr>
                  <w:ind w:left="720" w:hanging="360"/>
                </w:pPr>
              </w:pPrChange>
            </w:pPr>
            <w:ins w:id="5493" w:author="Seggelke, Klaus" w:date="2017-03-21T16:11:00Z">
              <w:r>
                <w:t>Trigger a resize of the NFV resources to the next level</w:t>
              </w:r>
            </w:ins>
          </w:p>
          <w:p w:rsidR="00BA2C50" w:rsidRDefault="00BA2C50" w:rsidP="00BA2C50">
            <w:pPr>
              <w:pStyle w:val="TestCaseInfo"/>
              <w:numPr>
                <w:ilvl w:val="0"/>
                <w:numId w:val="267"/>
              </w:numPr>
              <w:rPr>
                <w:ins w:id="5494" w:author="Seggelke, Klaus" w:date="2017-03-21T16:11:00Z"/>
              </w:rPr>
              <w:pPrChange w:id="5495" w:author="Seggelke, Klaus" w:date="2017-03-21T16:12:00Z">
                <w:pPr>
                  <w:pStyle w:val="TestCaseInfo"/>
                  <w:numPr>
                    <w:numId w:val="263"/>
                  </w:numPr>
                  <w:ind w:left="720" w:hanging="360"/>
                </w:pPr>
              </w:pPrChange>
            </w:pPr>
            <w:ins w:id="5496" w:author="Seggelke, Klaus" w:date="2017-03-21T16:11:00Z">
              <w:r>
                <w:t>Validate VNF has resized to the next level</w:t>
              </w:r>
            </w:ins>
          </w:p>
          <w:p w:rsidR="00BA2C50" w:rsidRDefault="00BA2C50" w:rsidP="00BA2C50">
            <w:pPr>
              <w:pStyle w:val="TestCaseInfo"/>
              <w:numPr>
                <w:ilvl w:val="0"/>
                <w:numId w:val="267"/>
              </w:numPr>
              <w:rPr>
                <w:ins w:id="5497" w:author="Seggelke, Klaus" w:date="2017-03-21T16:11:00Z"/>
              </w:rPr>
              <w:pPrChange w:id="5498" w:author="Seggelke, Klaus" w:date="2017-03-21T16:12:00Z">
                <w:pPr>
                  <w:pStyle w:val="TestCaseInfo"/>
                  <w:numPr>
                    <w:numId w:val="263"/>
                  </w:numPr>
                  <w:ind w:left="720" w:hanging="360"/>
                </w:pPr>
              </w:pPrChange>
            </w:pPr>
            <w:ins w:id="5499" w:author="Seggelke, Klaus" w:date="2017-03-21T16:11:00Z">
              <w:r>
                <w:t>Determine if and length of service disruption</w:t>
              </w:r>
            </w:ins>
          </w:p>
          <w:p w:rsidR="00BA2C50" w:rsidRDefault="00BA2C50" w:rsidP="00BA2C50">
            <w:pPr>
              <w:pStyle w:val="TestCaseInfo"/>
              <w:numPr>
                <w:ilvl w:val="0"/>
                <w:numId w:val="267"/>
              </w:numPr>
              <w:rPr>
                <w:ins w:id="5500" w:author="Seggelke, Klaus" w:date="2017-03-21T16:11:00Z"/>
              </w:rPr>
              <w:pPrChange w:id="5501" w:author="Seggelke, Klaus" w:date="2017-03-21T16:12:00Z">
                <w:pPr>
                  <w:pStyle w:val="TestCaseInfo"/>
                  <w:numPr>
                    <w:numId w:val="263"/>
                  </w:numPr>
                  <w:ind w:left="720" w:hanging="360"/>
                </w:pPr>
              </w:pPrChange>
            </w:pPr>
            <w:ins w:id="5502" w:author="Seggelke, Klaus" w:date="2017-03-21T16:11:00Z">
              <w:r>
                <w:t>Generate traffic load the next level</w:t>
              </w:r>
            </w:ins>
          </w:p>
          <w:p w:rsidR="00BA2C50" w:rsidRDefault="00BA2C50" w:rsidP="00BA2C50">
            <w:pPr>
              <w:pStyle w:val="TestCaseInfo"/>
              <w:numPr>
                <w:ilvl w:val="0"/>
                <w:numId w:val="267"/>
              </w:numPr>
              <w:rPr>
                <w:ins w:id="5503" w:author="Seggelke, Klaus" w:date="2017-03-21T16:11:00Z"/>
              </w:rPr>
              <w:pPrChange w:id="5504" w:author="Seggelke, Klaus" w:date="2017-03-21T16:12:00Z">
                <w:pPr>
                  <w:pStyle w:val="TestCaseInfo"/>
                  <w:numPr>
                    <w:numId w:val="263"/>
                  </w:numPr>
                  <w:ind w:left="720" w:hanging="360"/>
                </w:pPr>
              </w:pPrChange>
            </w:pPr>
            <w:ins w:id="5505" w:author="Seggelke, Klaus" w:date="2017-03-21T16:11:00Z">
              <w:r>
                <w:t>Validate capacity without traffic loss</w:t>
              </w:r>
            </w:ins>
          </w:p>
          <w:p w:rsidR="00BA2C50" w:rsidRDefault="00BA2C50" w:rsidP="00BA2C50">
            <w:pPr>
              <w:pStyle w:val="TestCaseInfo"/>
              <w:numPr>
                <w:ilvl w:val="0"/>
                <w:numId w:val="267"/>
              </w:numPr>
              <w:rPr>
                <w:ins w:id="5506" w:author="Seggelke, Klaus" w:date="2017-03-21T16:11:00Z"/>
              </w:rPr>
              <w:pPrChange w:id="5507" w:author="Seggelke, Klaus" w:date="2017-03-21T16:12:00Z">
                <w:pPr>
                  <w:pStyle w:val="TestCaseInfo"/>
                  <w:numPr>
                    <w:numId w:val="263"/>
                  </w:numPr>
                  <w:ind w:left="720" w:hanging="360"/>
                </w:pPr>
              </w:pPrChange>
            </w:pPr>
            <w:ins w:id="5508" w:author="Seggelke, Klaus" w:date="2017-03-21T16:11:00Z">
              <w:r>
                <w:t>Trigger the downsize of the VNF</w:t>
              </w:r>
            </w:ins>
          </w:p>
          <w:p w:rsidR="00BA2C50" w:rsidRDefault="00BA2C50" w:rsidP="00BA2C50">
            <w:pPr>
              <w:pStyle w:val="TestCaseInfo"/>
              <w:numPr>
                <w:ilvl w:val="0"/>
                <w:numId w:val="267"/>
              </w:numPr>
              <w:rPr>
                <w:ins w:id="5509" w:author="Seggelke, Klaus" w:date="2017-03-21T16:11:00Z"/>
              </w:rPr>
              <w:pPrChange w:id="5510" w:author="Seggelke, Klaus" w:date="2017-03-21T16:12:00Z">
                <w:pPr>
                  <w:pStyle w:val="TestCaseInfo"/>
                  <w:numPr>
                    <w:numId w:val="263"/>
                  </w:numPr>
                  <w:ind w:left="720" w:hanging="360"/>
                </w:pPr>
              </w:pPrChange>
            </w:pPr>
            <w:ins w:id="5511" w:author="Seggelke, Klaus" w:date="2017-03-21T16:11:00Z">
              <w:r>
                <w:t>Validate VNF has released the resources and decreased the VNFCs</w:t>
              </w:r>
            </w:ins>
          </w:p>
          <w:p w:rsidR="00BA2C50" w:rsidRDefault="00BA2C50" w:rsidP="00BA2C50">
            <w:pPr>
              <w:pStyle w:val="TestCaseInfo"/>
              <w:numPr>
                <w:ilvl w:val="0"/>
                <w:numId w:val="267"/>
              </w:numPr>
              <w:rPr>
                <w:ins w:id="5512" w:author="Seggelke, Klaus" w:date="2017-03-21T16:11:00Z"/>
              </w:rPr>
              <w:pPrChange w:id="5513" w:author="Seggelke, Klaus" w:date="2017-03-21T16:12:00Z">
                <w:pPr>
                  <w:pStyle w:val="TestCaseInfo"/>
                  <w:numPr>
                    <w:numId w:val="263"/>
                  </w:numPr>
                  <w:ind w:left="720" w:hanging="360"/>
                </w:pPr>
              </w:pPrChange>
            </w:pPr>
            <w:ins w:id="5514" w:author="Seggelke, Klaus" w:date="2017-03-21T16:11:00Z">
              <w:r>
                <w:t>Validate traffic drop occurs</w:t>
              </w:r>
            </w:ins>
          </w:p>
          <w:p w:rsidR="00BA2C50" w:rsidRDefault="00BA2C50" w:rsidP="00BA2C50">
            <w:pPr>
              <w:pStyle w:val="TestCaseInfo"/>
              <w:numPr>
                <w:ilvl w:val="0"/>
                <w:numId w:val="267"/>
              </w:numPr>
              <w:rPr>
                <w:ins w:id="5515" w:author="Seggelke, Klaus" w:date="2017-03-21T16:11:00Z"/>
              </w:rPr>
              <w:pPrChange w:id="5516" w:author="Seggelke, Klaus" w:date="2017-03-21T16:12:00Z">
                <w:pPr>
                  <w:pStyle w:val="TestCaseInfo"/>
                  <w:numPr>
                    <w:numId w:val="263"/>
                  </w:numPr>
                  <w:ind w:left="720" w:hanging="360"/>
                </w:pPr>
              </w:pPrChange>
            </w:pPr>
            <w:ins w:id="5517" w:author="Seggelke, Klaus" w:date="2017-03-21T16:11:00Z">
              <w:r>
                <w:t>Reduce traffic load to level that the downsized VNF should process</w:t>
              </w:r>
            </w:ins>
          </w:p>
          <w:p w:rsidR="00BA2C50" w:rsidRDefault="00BA2C50" w:rsidP="00BA2C50">
            <w:pPr>
              <w:pStyle w:val="TestCaseInfo"/>
              <w:numPr>
                <w:ilvl w:val="0"/>
                <w:numId w:val="267"/>
              </w:numPr>
              <w:rPr>
                <w:ins w:id="5518" w:author="Seggelke, Klaus" w:date="2017-03-21T16:11:00Z"/>
              </w:rPr>
              <w:pPrChange w:id="5519" w:author="Seggelke, Klaus" w:date="2017-03-21T16:12:00Z">
                <w:pPr>
                  <w:pStyle w:val="TestCaseInfo"/>
                  <w:numPr>
                    <w:numId w:val="263"/>
                  </w:numPr>
                  <w:ind w:left="720" w:hanging="360"/>
                </w:pPr>
              </w:pPrChange>
            </w:pPr>
            <w:ins w:id="5520" w:author="Seggelke, Klaus" w:date="2017-03-21T16:11:00Z">
              <w:r>
                <w:t>Validate traffic flows through without issues (</w:t>
              </w:r>
              <w:r>
                <w:sym w:font="Wingdings" w:char="F0E0"/>
              </w:r>
              <w:r>
                <w:t xml:space="preserve"> no dropped packets)</w:t>
              </w:r>
            </w:ins>
          </w:p>
          <w:p w:rsidR="00BA2C50" w:rsidRDefault="00BA2C50" w:rsidP="00BA2C50">
            <w:pPr>
              <w:pStyle w:val="TestCaseInfo"/>
              <w:numPr>
                <w:ilvl w:val="0"/>
                <w:numId w:val="267"/>
              </w:numPr>
              <w:rPr>
                <w:ins w:id="5521" w:author="Seggelke, Klaus" w:date="2017-03-21T16:11:00Z"/>
              </w:rPr>
              <w:pPrChange w:id="5522" w:author="Seggelke, Klaus" w:date="2017-03-21T16:12:00Z">
                <w:pPr>
                  <w:pStyle w:val="TestCaseInfo"/>
                  <w:numPr>
                    <w:numId w:val="263"/>
                  </w:numPr>
                  <w:ind w:left="720" w:hanging="360"/>
                </w:pPr>
              </w:pPrChange>
            </w:pPr>
            <w:ins w:id="5523" w:author="Seggelke, Klaus" w:date="2017-03-21T16:11:00Z">
              <w:r>
                <w:t>Stop traffic</w:t>
              </w:r>
            </w:ins>
          </w:p>
          <w:p w:rsidR="00BA2C50" w:rsidRPr="00093574" w:rsidRDefault="00BA2C50" w:rsidP="00BA2C50">
            <w:pPr>
              <w:pStyle w:val="TestCaseInfo"/>
              <w:numPr>
                <w:ilvl w:val="0"/>
                <w:numId w:val="267"/>
              </w:numPr>
              <w:rPr>
                <w:ins w:id="5524" w:author="Seggelke, Klaus" w:date="2017-03-21T16:11:00Z"/>
              </w:rPr>
              <w:pPrChange w:id="5525" w:author="Seggelke, Klaus" w:date="2017-03-21T16:12:00Z">
                <w:pPr>
                  <w:pStyle w:val="TestCaseInfo"/>
                  <w:numPr>
                    <w:numId w:val="263"/>
                  </w:numPr>
                  <w:ind w:left="720" w:hanging="360"/>
                </w:pPr>
              </w:pPrChange>
            </w:pPr>
            <w:ins w:id="5526" w:author="Seggelke, Klaus" w:date="2017-03-21T16:11:00Z">
              <w:r>
                <w:t>Terminate VNF</w:t>
              </w:r>
            </w:ins>
          </w:p>
        </w:tc>
      </w:tr>
      <w:tr w:rsidR="00BA2C50" w:rsidTr="001542F9">
        <w:trPr>
          <w:ins w:id="5527" w:author="Seggelke, Klaus" w:date="2017-03-21T16:11: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528" w:author="Seggelke, Klaus" w:date="2017-03-21T16:11:00Z"/>
              </w:rPr>
            </w:pPr>
            <w:ins w:id="5529" w:author="Seggelke, Klaus" w:date="2017-03-21T16:11: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BA2C50" w:rsidRDefault="00BA2C50" w:rsidP="001542F9">
            <w:pPr>
              <w:pStyle w:val="TestCaseInfo"/>
              <w:rPr>
                <w:ins w:id="5530" w:author="Seggelke, Klaus" w:date="2017-03-21T16:11:00Z"/>
              </w:rPr>
            </w:pPr>
          </w:p>
        </w:tc>
      </w:tr>
      <w:tr w:rsidR="00BA2C50" w:rsidTr="001542F9">
        <w:trPr>
          <w:ins w:id="5531" w:author="Seggelke, Klaus" w:date="2017-03-21T16:11:00Z"/>
        </w:trPr>
        <w:tc>
          <w:tcPr>
            <w:tcW w:w="1351" w:type="dxa"/>
            <w:tcBorders>
              <w:top w:val="single" w:sz="2" w:space="0" w:color="auto"/>
              <w:left w:val="single" w:sz="2" w:space="0" w:color="auto"/>
              <w:bottom w:val="single" w:sz="2" w:space="0" w:color="auto"/>
              <w:right w:val="single" w:sz="2" w:space="0" w:color="auto"/>
            </w:tcBorders>
            <w:vAlign w:val="center"/>
            <w:hideMark/>
          </w:tcPr>
          <w:p w:rsidR="00BA2C50" w:rsidRDefault="00BA2C50" w:rsidP="001542F9">
            <w:pPr>
              <w:pStyle w:val="TestCaseDescription"/>
              <w:rPr>
                <w:ins w:id="5532" w:author="Seggelke, Klaus" w:date="2017-03-21T16:11:00Z"/>
                <w:noProof/>
              </w:rPr>
            </w:pPr>
            <w:ins w:id="5533" w:author="Seggelke, Klaus" w:date="2017-03-21T16:11: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BA2C50" w:rsidRDefault="00BA2C50" w:rsidP="001542F9">
            <w:pPr>
              <w:pStyle w:val="TestCaseInfo"/>
              <w:rPr>
                <w:ins w:id="5534" w:author="Seggelke, Klaus" w:date="2017-03-21T16:11:00Z"/>
              </w:rPr>
            </w:pPr>
            <w:ins w:id="5535" w:author="Seggelke, Klaus" w:date="2017-03-21T16:11:00Z">
              <w:r>
                <w:t>Following resources could be scaled down:</w:t>
              </w:r>
            </w:ins>
          </w:p>
          <w:p w:rsidR="00BA2C50" w:rsidRDefault="00BA2C50" w:rsidP="00BA2C50">
            <w:pPr>
              <w:pStyle w:val="TestCaseInfo"/>
              <w:numPr>
                <w:ilvl w:val="0"/>
                <w:numId w:val="101"/>
              </w:numPr>
              <w:rPr>
                <w:ins w:id="5536" w:author="Seggelke, Klaus" w:date="2017-03-21T16:11:00Z"/>
              </w:rPr>
            </w:pPr>
            <w:ins w:id="5537" w:author="Seggelke, Klaus" w:date="2017-03-21T16:11:00Z">
              <w:r>
                <w:t>vMemory</w:t>
              </w:r>
            </w:ins>
          </w:p>
          <w:p w:rsidR="00BA2C50" w:rsidRDefault="00BA2C50" w:rsidP="00BA2C50">
            <w:pPr>
              <w:pStyle w:val="TestCaseInfo"/>
              <w:numPr>
                <w:ilvl w:val="0"/>
                <w:numId w:val="101"/>
              </w:numPr>
              <w:rPr>
                <w:ins w:id="5538" w:author="Seggelke, Klaus" w:date="2017-03-21T16:11:00Z"/>
              </w:rPr>
            </w:pPr>
            <w:ins w:id="5539" w:author="Seggelke, Klaus" w:date="2017-03-21T16:11:00Z">
              <w:r>
                <w:t>vCPU cores</w:t>
              </w:r>
            </w:ins>
          </w:p>
          <w:p w:rsidR="00BA2C50" w:rsidRDefault="00BA2C50" w:rsidP="00BA2C50">
            <w:pPr>
              <w:pStyle w:val="TestCaseInfo"/>
              <w:numPr>
                <w:ilvl w:val="0"/>
                <w:numId w:val="101"/>
              </w:numPr>
              <w:rPr>
                <w:ins w:id="5540" w:author="Seggelke, Klaus" w:date="2017-03-21T16:11:00Z"/>
              </w:rPr>
            </w:pPr>
            <w:ins w:id="5541" w:author="Seggelke, Klaus" w:date="2017-03-21T16:11:00Z">
              <w:r>
                <w:t>vStorage</w:t>
              </w:r>
            </w:ins>
          </w:p>
          <w:p w:rsidR="00BA2C50" w:rsidRDefault="00BA2C50" w:rsidP="00BA2C50">
            <w:pPr>
              <w:pStyle w:val="TestCaseInfo"/>
              <w:numPr>
                <w:ilvl w:val="0"/>
                <w:numId w:val="101"/>
              </w:numPr>
              <w:rPr>
                <w:ins w:id="5542" w:author="Seggelke, Klaus" w:date="2017-03-21T16:11:00Z"/>
              </w:rPr>
            </w:pPr>
            <w:ins w:id="5543" w:author="Seggelke, Klaus" w:date="2017-03-21T16:11:00Z">
              <w:r>
                <w:t>vNIC or specialized hardware</w:t>
              </w:r>
            </w:ins>
          </w:p>
          <w:p w:rsidR="00BA2C50" w:rsidRDefault="00BA2C50" w:rsidP="001542F9">
            <w:pPr>
              <w:pStyle w:val="TestCaseInfo"/>
              <w:rPr>
                <w:ins w:id="5544" w:author="Seggelke, Klaus" w:date="2017-03-21T16:11:00Z"/>
              </w:rPr>
            </w:pPr>
            <w:ins w:id="5545" w:author="Seggelke, Klaus" w:date="2017-03-21T16:11:00Z">
              <w:r>
                <w:t>In case scale-in the VNF removes VNFCs.</w:t>
              </w:r>
            </w:ins>
          </w:p>
        </w:tc>
      </w:tr>
    </w:tbl>
    <w:p w:rsidR="00BA2C50" w:rsidRDefault="00BA2C50" w:rsidP="00BA2C50">
      <w:pPr>
        <w:rPr>
          <w:ins w:id="5546" w:author="Seggelke, Klaus" w:date="2017-03-21T16:11: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Change w:id="5547">
          <w:tblGrid>
            <w:gridCol w:w="1351"/>
            <w:gridCol w:w="7979"/>
          </w:tblGrid>
        </w:tblGridChange>
      </w:tblGrid>
      <w:tr w:rsidR="001542F9" w:rsidTr="001542F9">
        <w:trPr>
          <w:ins w:id="5548" w:author="Seggelke, Klaus" w:date="2017-03-21T16:13:00Z"/>
        </w:trPr>
        <w:tc>
          <w:tcPr>
            <w:tcW w:w="9330" w:type="dxa"/>
            <w:gridSpan w:val="2"/>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
              <w:rPr>
                <w:ins w:id="5549" w:author="Seggelke, Klaus" w:date="2017-03-21T16:13:00Z"/>
              </w:rPr>
            </w:pPr>
            <w:bookmarkStart w:id="5550" w:name="_Toc477881038"/>
            <w:ins w:id="5551" w:author="Seggelke, Klaus" w:date="2017-03-21T16:13:00Z">
              <w:r>
                <w:t>TC.VNF</w:t>
              </w:r>
            </w:ins>
            <w:ins w:id="5552" w:author="Seggelke, Klaus" w:date="2017-03-21T16:35:00Z">
              <w:r w:rsidR="00984A89">
                <w:t>C</w:t>
              </w:r>
            </w:ins>
            <w:ins w:id="5553" w:author="Seggelke, Klaus" w:date="2017-03-21T16:13:00Z">
              <w:r>
                <w:t>.SCALE.OUT.003.6</w:t>
              </w:r>
              <w:r>
                <w:tab/>
              </w:r>
              <w:r w:rsidRPr="00487EA1">
                <w:t>Scale-</w:t>
              </w:r>
              <w:r>
                <w:t>in</w:t>
              </w:r>
              <w:r w:rsidRPr="00487EA1">
                <w:t xml:space="preserve"> VNF</w:t>
              </w:r>
            </w:ins>
            <w:ins w:id="5554" w:author="Seggelke, Klaus" w:date="2017-03-21T16:35:00Z">
              <w:r w:rsidR="00984A89">
                <w:t>C</w:t>
              </w:r>
            </w:ins>
            <w:ins w:id="5555" w:author="Seggelke, Klaus" w:date="2017-03-21T16:13:00Z">
              <w:r w:rsidRPr="00487EA1">
                <w:t xml:space="preserve"> instance</w:t>
              </w:r>
              <w:r>
                <w:t xml:space="preserve"> with Manual Scaling event generated by VNF</w:t>
              </w:r>
              <w:bookmarkEnd w:id="5550"/>
            </w:ins>
          </w:p>
        </w:tc>
      </w:tr>
      <w:tr w:rsidR="001542F9" w:rsidTr="001542F9">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Change w:id="5556" w:author="Seggelke, Klaus" w:date="2017-03-21T16:13:00Z">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
          </w:tblPrExChange>
        </w:tblPrEx>
        <w:trPr>
          <w:trHeight w:val="265"/>
          <w:ins w:id="5557" w:author="Seggelke, Klaus" w:date="2017-03-21T16:13:00Z"/>
          <w:trPrChange w:id="5558" w:author="Seggelke, Klaus" w:date="2017-03-21T16:13:00Z">
            <w:trPr>
              <w:trHeight w:val="896"/>
            </w:trPr>
          </w:trPrChange>
        </w:trPr>
        <w:tc>
          <w:tcPr>
            <w:tcW w:w="1351" w:type="dxa"/>
            <w:tcBorders>
              <w:top w:val="single" w:sz="2" w:space="0" w:color="auto"/>
              <w:left w:val="single" w:sz="2" w:space="0" w:color="auto"/>
              <w:bottom w:val="single" w:sz="2" w:space="0" w:color="auto"/>
              <w:right w:val="single" w:sz="2" w:space="0" w:color="auto"/>
            </w:tcBorders>
            <w:vAlign w:val="center"/>
            <w:hideMark/>
            <w:tcPrChange w:id="5559" w:author="Seggelke, Klaus" w:date="2017-03-21T16:13:00Z">
              <w:tcPr>
                <w:tcW w:w="1351" w:type="dxa"/>
                <w:tcBorders>
                  <w:top w:val="single" w:sz="2" w:space="0" w:color="auto"/>
                  <w:left w:val="single" w:sz="2" w:space="0" w:color="auto"/>
                  <w:bottom w:val="single" w:sz="2" w:space="0" w:color="auto"/>
                  <w:right w:val="single" w:sz="2" w:space="0" w:color="auto"/>
                </w:tcBorders>
                <w:vAlign w:val="center"/>
                <w:hideMark/>
              </w:tcPr>
            </w:tcPrChange>
          </w:tcPr>
          <w:p w:rsidR="001542F9" w:rsidRDefault="001542F9" w:rsidP="001542F9">
            <w:pPr>
              <w:pStyle w:val="TestCaseDescription"/>
              <w:rPr>
                <w:ins w:id="5560" w:author="Seggelke, Klaus" w:date="2017-03-21T16:13:00Z"/>
              </w:rPr>
            </w:pPr>
            <w:ins w:id="5561" w:author="Seggelke, Klaus" w:date="2017-03-21T16:13:00Z">
              <w:r>
                <w:t>Purpose:</w:t>
              </w:r>
            </w:ins>
          </w:p>
        </w:tc>
        <w:tc>
          <w:tcPr>
            <w:tcW w:w="7979" w:type="dxa"/>
            <w:tcBorders>
              <w:top w:val="single" w:sz="2" w:space="0" w:color="auto"/>
              <w:left w:val="single" w:sz="2" w:space="0" w:color="auto"/>
              <w:bottom w:val="single" w:sz="2" w:space="0" w:color="auto"/>
              <w:right w:val="single" w:sz="2" w:space="0" w:color="auto"/>
            </w:tcBorders>
            <w:hideMark/>
            <w:tcPrChange w:id="5562" w:author="Seggelke, Klaus" w:date="2017-03-21T16:13:00Z">
              <w:tcPr>
                <w:tcW w:w="7979" w:type="dxa"/>
                <w:tcBorders>
                  <w:top w:val="single" w:sz="2" w:space="0" w:color="auto"/>
                  <w:left w:val="single" w:sz="2" w:space="0" w:color="auto"/>
                  <w:bottom w:val="single" w:sz="2" w:space="0" w:color="auto"/>
                  <w:right w:val="single" w:sz="2" w:space="0" w:color="auto"/>
                </w:tcBorders>
                <w:hideMark/>
              </w:tcPr>
            </w:tcPrChange>
          </w:tcPr>
          <w:p w:rsidR="001542F9" w:rsidRDefault="001542F9" w:rsidP="001542F9">
            <w:pPr>
              <w:pStyle w:val="TestCaseInfo"/>
              <w:rPr>
                <w:ins w:id="5563" w:author="Seggelke, Klaus" w:date="2017-03-21T16:13:00Z"/>
                <w:lang w:eastAsia="zh-CN"/>
              </w:rPr>
            </w:pPr>
            <w:ins w:id="5564" w:author="Seggelke, Klaus" w:date="2017-03-21T16:13:00Z">
              <w:r w:rsidRPr="00487EA1">
                <w:rPr>
                  <w:lang w:eastAsia="zh-CN"/>
                </w:rPr>
                <w:t xml:space="preserve">Once the </w:t>
              </w:r>
            </w:ins>
            <w:ins w:id="5565" w:author="Seggelke, Klaus" w:date="2017-03-21T16:35:00Z">
              <w:r w:rsidR="00984A89">
                <w:rPr>
                  <w:lang w:eastAsia="zh-CN"/>
                </w:rPr>
                <w:t xml:space="preserve">VNFC </w:t>
              </w:r>
            </w:ins>
            <w:ins w:id="5566" w:author="Seggelke, Klaus" w:date="2017-03-21T16:13:00Z">
              <w:r w:rsidRPr="00487EA1">
                <w:rPr>
                  <w:lang w:eastAsia="zh-CN"/>
                </w:rPr>
                <w:t xml:space="preserve">scaling decrease is completed, the </w:t>
              </w:r>
              <w:r>
                <w:rPr>
                  <w:lang w:eastAsia="zh-CN"/>
                </w:rPr>
                <w:t>MANO</w:t>
              </w:r>
              <w:r w:rsidRPr="00487EA1">
                <w:rPr>
                  <w:lang w:eastAsia="zh-CN"/>
                </w:rPr>
                <w:t xml:space="preserve"> should report reduced virtualized resources. The service should not be impacted. Therefore, traffic load should be processed without drops if the load is not above the limit. If a VNF functionality depends on specialized hardware acceleration devices/NIC cards, the </w:t>
              </w:r>
              <w:r>
                <w:rPr>
                  <w:lang w:eastAsia="zh-CN"/>
                </w:rPr>
                <w:t>MANO</w:t>
              </w:r>
              <w:r w:rsidRPr="00487EA1">
                <w:rPr>
                  <w:lang w:eastAsia="zh-CN"/>
                </w:rPr>
                <w:t xml:space="preserve"> needs to have the capability to remove these resources when decreasing the scaling.</w:t>
              </w:r>
              <w:r>
                <w:rPr>
                  <w:lang w:eastAsia="zh-CN"/>
                </w:rPr>
                <w:t xml:space="preserve"> The trigger for this event to occur is the following:</w:t>
              </w:r>
            </w:ins>
          </w:p>
          <w:p w:rsidR="001542F9" w:rsidRPr="00D67489" w:rsidRDefault="001542F9" w:rsidP="001542F9">
            <w:pPr>
              <w:pStyle w:val="TestCaseInfo"/>
              <w:numPr>
                <w:ilvl w:val="0"/>
                <w:numId w:val="214"/>
              </w:numPr>
              <w:rPr>
                <w:ins w:id="5567" w:author="Seggelke, Klaus" w:date="2017-03-21T16:13:00Z"/>
                <w:lang w:eastAsia="zh-CN"/>
              </w:rPr>
              <w:pPrChange w:id="5568" w:author="Seggelke, Klaus" w:date="2017-03-21T16:13:00Z">
                <w:pPr>
                  <w:pStyle w:val="TestCaseInfo"/>
                  <w:numPr>
                    <w:numId w:val="218"/>
                  </w:numPr>
                  <w:ind w:left="720" w:hanging="360"/>
                </w:pPr>
              </w:pPrChange>
            </w:pPr>
            <w:ins w:id="5569" w:author="Seggelke, Klaus" w:date="2017-03-21T16:13:00Z">
              <w:r w:rsidRPr="006E70F4">
                <w:rPr>
                  <w:lang w:eastAsia="zh-CN"/>
                </w:rPr>
                <w:lastRenderedPageBreak/>
                <w:t>VNF generated event - Manual Scaling</w:t>
              </w:r>
            </w:ins>
          </w:p>
        </w:tc>
      </w:tr>
      <w:tr w:rsidR="001542F9" w:rsidTr="001542F9">
        <w:trPr>
          <w:ins w:id="5570" w:author="Seggelke, Klaus" w:date="2017-03-21T16:13: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5571" w:author="Seggelke, Klaus" w:date="2017-03-21T16:13:00Z"/>
              </w:rPr>
            </w:pPr>
            <w:ins w:id="5572" w:author="Seggelke, Klaus" w:date="2017-03-21T16:13:00Z">
              <w:r>
                <w:lastRenderedPageBreak/>
                <w:t>Description</w:t>
              </w:r>
            </w:ins>
          </w:p>
        </w:tc>
        <w:tc>
          <w:tcPr>
            <w:tcW w:w="7979" w:type="dxa"/>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Info"/>
              <w:rPr>
                <w:ins w:id="5573" w:author="Seggelke, Klaus" w:date="2017-03-21T16:13:00Z"/>
                <w:lang w:eastAsia="zh-CN"/>
              </w:rPr>
            </w:pPr>
            <w:ins w:id="5574" w:author="Seggelke, Klaus" w:date="2017-03-21T16:13:00Z">
              <w:r>
                <w:rPr>
                  <w:lang w:eastAsia="zh-CN"/>
                </w:rPr>
                <w:t>A VNF should have the capability to dynamically scale based on the required load. The scaling in to the lower performance is the objective of this test.</w:t>
              </w:r>
            </w:ins>
          </w:p>
        </w:tc>
      </w:tr>
      <w:tr w:rsidR="001542F9" w:rsidTr="001542F9">
        <w:trPr>
          <w:trHeight w:val="283"/>
          <w:ins w:id="5575" w:author="Seggelke, Klaus" w:date="2017-03-21T16:13: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5576" w:author="Seggelke, Klaus" w:date="2017-03-21T16:13:00Z"/>
              </w:rPr>
            </w:pPr>
            <w:ins w:id="5577" w:author="Seggelke, Klaus" w:date="2017-03-21T16:13:00Z">
              <w:r>
                <w:t>Test Setup</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5578" w:author="Seggelke, Klaus" w:date="2017-03-21T16:13:00Z"/>
                <w:lang w:eastAsia="zh-CN"/>
              </w:rPr>
            </w:pPr>
          </w:p>
        </w:tc>
      </w:tr>
      <w:tr w:rsidR="001542F9" w:rsidTr="001542F9">
        <w:trPr>
          <w:trHeight w:val="515"/>
          <w:ins w:id="5579" w:author="Seggelke, Klaus" w:date="2017-03-21T16:13: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5580" w:author="Seggelke, Klaus" w:date="2017-03-21T16:13:00Z"/>
              </w:rPr>
            </w:pPr>
            <w:ins w:id="5581" w:author="Seggelke, Klaus" w:date="2017-03-21T16:13:00Z">
              <w:r>
                <w:t>Parameters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5582" w:author="Seggelke, Klaus" w:date="2017-03-21T16:13:00Z"/>
              </w:rPr>
            </w:pPr>
          </w:p>
        </w:tc>
      </w:tr>
      <w:tr w:rsidR="001542F9" w:rsidTr="001542F9">
        <w:trPr>
          <w:ins w:id="5583" w:author="Seggelke, Klaus" w:date="2017-03-21T16:13: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5584" w:author="Seggelke, Klaus" w:date="2017-03-21T16:13:00Z"/>
              </w:rPr>
            </w:pPr>
            <w:ins w:id="5585" w:author="Seggelke, Klaus" w:date="2017-03-21T16:13: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5586" w:author="Seggelke, Klaus" w:date="2017-03-21T16:13:00Z"/>
              </w:rPr>
            </w:pPr>
          </w:p>
        </w:tc>
      </w:tr>
      <w:tr w:rsidR="001542F9" w:rsidTr="001542F9">
        <w:trPr>
          <w:ins w:id="5587" w:author="Seggelke, Klaus" w:date="2017-03-21T16:13: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5588" w:author="Seggelke, Klaus" w:date="2017-03-21T16:13:00Z"/>
              </w:rPr>
            </w:pPr>
            <w:ins w:id="5589" w:author="Seggelke, Klaus" w:date="2017-03-21T16:13:00Z">
              <w:r>
                <w:t>Pre-conditions: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5590" w:author="Seggelke, Klaus" w:date="2017-03-21T16:13:00Z"/>
                <w:lang w:eastAsia="zh-CN"/>
              </w:rPr>
            </w:pPr>
          </w:p>
        </w:tc>
      </w:tr>
      <w:tr w:rsidR="001542F9" w:rsidTr="001542F9">
        <w:trPr>
          <w:trHeight w:val="1525"/>
          <w:ins w:id="5591" w:author="Seggelke, Klaus" w:date="2017-03-21T16:13: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5592" w:author="Seggelke, Klaus" w:date="2017-03-21T16:13:00Z"/>
              </w:rPr>
            </w:pPr>
            <w:ins w:id="5593" w:author="Seggelke, Klaus" w:date="2017-03-21T16:13:00Z">
              <w:r>
                <w:t>Procedure</w:t>
              </w:r>
            </w:ins>
          </w:p>
        </w:tc>
        <w:tc>
          <w:tcPr>
            <w:tcW w:w="7979" w:type="dxa"/>
            <w:tcBorders>
              <w:top w:val="single" w:sz="2" w:space="0" w:color="auto"/>
              <w:left w:val="single" w:sz="2" w:space="0" w:color="auto"/>
              <w:bottom w:val="single" w:sz="2" w:space="0" w:color="auto"/>
              <w:right w:val="single" w:sz="2" w:space="0" w:color="auto"/>
            </w:tcBorders>
          </w:tcPr>
          <w:p w:rsidR="001542F9" w:rsidRPr="00093574" w:rsidRDefault="001542F9" w:rsidP="001542F9">
            <w:pPr>
              <w:pStyle w:val="TestCaseInfo"/>
              <w:rPr>
                <w:ins w:id="5594" w:author="Seggelke, Klaus" w:date="2017-03-21T16:13:00Z"/>
              </w:rPr>
            </w:pPr>
            <w:ins w:id="5595" w:author="Seggelke, Klaus" w:date="2017-03-21T16:13:00Z">
              <w:r w:rsidRPr="00093574">
                <w:t>Sequence:</w:t>
              </w:r>
            </w:ins>
          </w:p>
          <w:p w:rsidR="001542F9" w:rsidRDefault="001542F9" w:rsidP="001542F9">
            <w:pPr>
              <w:pStyle w:val="TestCaseInfo"/>
              <w:numPr>
                <w:ilvl w:val="0"/>
                <w:numId w:val="268"/>
              </w:numPr>
              <w:rPr>
                <w:ins w:id="5596" w:author="Seggelke, Klaus" w:date="2017-03-21T16:13:00Z"/>
              </w:rPr>
              <w:pPrChange w:id="5597" w:author="Seggelke, Klaus" w:date="2017-03-21T16:13:00Z">
                <w:pPr>
                  <w:pStyle w:val="TestCaseInfo"/>
                  <w:numPr>
                    <w:numId w:val="267"/>
                  </w:numPr>
                  <w:ind w:left="720" w:hanging="360"/>
                </w:pPr>
              </w:pPrChange>
            </w:pPr>
            <w:ins w:id="5598" w:author="Seggelke, Klaus" w:date="2017-03-21T16:13:00Z">
              <w:r>
                <w:t>Instantiate VNF</w:t>
              </w:r>
            </w:ins>
          </w:p>
          <w:p w:rsidR="001542F9" w:rsidRDefault="001542F9" w:rsidP="001542F9">
            <w:pPr>
              <w:pStyle w:val="TestCaseInfo"/>
              <w:numPr>
                <w:ilvl w:val="0"/>
                <w:numId w:val="268"/>
              </w:numPr>
              <w:rPr>
                <w:ins w:id="5599" w:author="Seggelke, Klaus" w:date="2017-03-21T16:13:00Z"/>
              </w:rPr>
              <w:pPrChange w:id="5600" w:author="Seggelke, Klaus" w:date="2017-03-21T16:13:00Z">
                <w:pPr>
                  <w:pStyle w:val="TestCaseInfo"/>
                  <w:numPr>
                    <w:numId w:val="267"/>
                  </w:numPr>
                  <w:ind w:left="720" w:hanging="360"/>
                </w:pPr>
              </w:pPrChange>
            </w:pPr>
            <w:ins w:id="5601" w:author="Seggelke, Klaus" w:date="2017-03-21T16:13:00Z">
              <w:r w:rsidRPr="00074BEF">
                <w:t>Validate VNF instantiation state is INSTANTIATED and VNF state is STARTED (--&gt; time stamp when correct state reached)</w:t>
              </w:r>
            </w:ins>
          </w:p>
          <w:p w:rsidR="001542F9" w:rsidRDefault="001542F9" w:rsidP="001542F9">
            <w:pPr>
              <w:pStyle w:val="TestCaseInfo"/>
              <w:numPr>
                <w:ilvl w:val="0"/>
                <w:numId w:val="268"/>
              </w:numPr>
              <w:rPr>
                <w:ins w:id="5602" w:author="Seggelke, Klaus" w:date="2017-03-21T16:13:00Z"/>
              </w:rPr>
              <w:pPrChange w:id="5603" w:author="Seggelke, Klaus" w:date="2017-03-21T16:13:00Z">
                <w:pPr>
                  <w:pStyle w:val="TestCaseInfo"/>
                  <w:numPr>
                    <w:numId w:val="267"/>
                  </w:numPr>
                  <w:ind w:left="720" w:hanging="360"/>
                </w:pPr>
              </w:pPrChange>
            </w:pPr>
            <w:ins w:id="5604" w:author="Seggelke, Klaus" w:date="2017-03-21T16:13:00Z">
              <w:r>
                <w:t>Generate low traffic load</w:t>
              </w:r>
            </w:ins>
          </w:p>
          <w:p w:rsidR="001542F9" w:rsidRDefault="001542F9" w:rsidP="001542F9">
            <w:pPr>
              <w:pStyle w:val="TestCaseInfo"/>
              <w:numPr>
                <w:ilvl w:val="0"/>
                <w:numId w:val="268"/>
              </w:numPr>
              <w:rPr>
                <w:ins w:id="5605" w:author="Seggelke, Klaus" w:date="2017-03-21T16:13:00Z"/>
              </w:rPr>
              <w:pPrChange w:id="5606" w:author="Seggelke, Klaus" w:date="2017-03-21T16:13:00Z">
                <w:pPr>
                  <w:pStyle w:val="TestCaseInfo"/>
                  <w:numPr>
                    <w:numId w:val="267"/>
                  </w:numPr>
                  <w:ind w:left="720" w:hanging="360"/>
                </w:pPr>
              </w:pPrChange>
            </w:pPr>
            <w:ins w:id="5607" w:author="Seggelke, Klaus" w:date="2017-03-21T16:13:00Z">
              <w:r>
                <w:t>Validate that traffic flows through without issues (--&gt; no dropped packets)</w:t>
              </w:r>
            </w:ins>
          </w:p>
          <w:p w:rsidR="001542F9" w:rsidRDefault="001542F9" w:rsidP="001542F9">
            <w:pPr>
              <w:pStyle w:val="TestCaseInfo"/>
              <w:numPr>
                <w:ilvl w:val="0"/>
                <w:numId w:val="268"/>
              </w:numPr>
              <w:rPr>
                <w:ins w:id="5608" w:author="Seggelke, Klaus" w:date="2017-03-21T16:13:00Z"/>
              </w:rPr>
              <w:pPrChange w:id="5609" w:author="Seggelke, Klaus" w:date="2017-03-21T16:13:00Z">
                <w:pPr>
                  <w:pStyle w:val="TestCaseInfo"/>
                  <w:numPr>
                    <w:numId w:val="267"/>
                  </w:numPr>
                  <w:ind w:left="720" w:hanging="360"/>
                </w:pPr>
              </w:pPrChange>
            </w:pPr>
            <w:ins w:id="5610" w:author="Seggelke, Klaus" w:date="2017-03-21T16:13:00Z">
              <w:r>
                <w:t>Trigger a resize of the NFV resources to the next level</w:t>
              </w:r>
            </w:ins>
          </w:p>
          <w:p w:rsidR="001542F9" w:rsidRDefault="001542F9" w:rsidP="001542F9">
            <w:pPr>
              <w:pStyle w:val="TestCaseInfo"/>
              <w:numPr>
                <w:ilvl w:val="0"/>
                <w:numId w:val="268"/>
              </w:numPr>
              <w:rPr>
                <w:ins w:id="5611" w:author="Seggelke, Klaus" w:date="2017-03-21T16:13:00Z"/>
              </w:rPr>
              <w:pPrChange w:id="5612" w:author="Seggelke, Klaus" w:date="2017-03-21T16:13:00Z">
                <w:pPr>
                  <w:pStyle w:val="TestCaseInfo"/>
                  <w:numPr>
                    <w:numId w:val="267"/>
                  </w:numPr>
                  <w:ind w:left="720" w:hanging="360"/>
                </w:pPr>
              </w:pPrChange>
            </w:pPr>
            <w:ins w:id="5613" w:author="Seggelke, Klaus" w:date="2017-03-21T16:13:00Z">
              <w:r>
                <w:t>Validate VNF has resized to the next level</w:t>
              </w:r>
            </w:ins>
          </w:p>
          <w:p w:rsidR="001542F9" w:rsidRDefault="001542F9" w:rsidP="001542F9">
            <w:pPr>
              <w:pStyle w:val="TestCaseInfo"/>
              <w:numPr>
                <w:ilvl w:val="0"/>
                <w:numId w:val="268"/>
              </w:numPr>
              <w:rPr>
                <w:ins w:id="5614" w:author="Seggelke, Klaus" w:date="2017-03-21T16:13:00Z"/>
              </w:rPr>
              <w:pPrChange w:id="5615" w:author="Seggelke, Klaus" w:date="2017-03-21T16:13:00Z">
                <w:pPr>
                  <w:pStyle w:val="TestCaseInfo"/>
                  <w:numPr>
                    <w:numId w:val="267"/>
                  </w:numPr>
                  <w:ind w:left="720" w:hanging="360"/>
                </w:pPr>
              </w:pPrChange>
            </w:pPr>
            <w:ins w:id="5616" w:author="Seggelke, Klaus" w:date="2017-03-21T16:13:00Z">
              <w:r>
                <w:t>Determine if and length of service disruption</w:t>
              </w:r>
            </w:ins>
          </w:p>
          <w:p w:rsidR="001542F9" w:rsidRDefault="001542F9" w:rsidP="001542F9">
            <w:pPr>
              <w:pStyle w:val="TestCaseInfo"/>
              <w:numPr>
                <w:ilvl w:val="0"/>
                <w:numId w:val="268"/>
              </w:numPr>
              <w:rPr>
                <w:ins w:id="5617" w:author="Seggelke, Klaus" w:date="2017-03-21T16:13:00Z"/>
              </w:rPr>
              <w:pPrChange w:id="5618" w:author="Seggelke, Klaus" w:date="2017-03-21T16:13:00Z">
                <w:pPr>
                  <w:pStyle w:val="TestCaseInfo"/>
                  <w:numPr>
                    <w:numId w:val="267"/>
                  </w:numPr>
                  <w:ind w:left="720" w:hanging="360"/>
                </w:pPr>
              </w:pPrChange>
            </w:pPr>
            <w:ins w:id="5619" w:author="Seggelke, Klaus" w:date="2017-03-21T16:13:00Z">
              <w:r>
                <w:t>Generate traffic load the next level</w:t>
              </w:r>
            </w:ins>
          </w:p>
          <w:p w:rsidR="001542F9" w:rsidRDefault="001542F9" w:rsidP="001542F9">
            <w:pPr>
              <w:pStyle w:val="TestCaseInfo"/>
              <w:numPr>
                <w:ilvl w:val="0"/>
                <w:numId w:val="268"/>
              </w:numPr>
              <w:rPr>
                <w:ins w:id="5620" w:author="Seggelke, Klaus" w:date="2017-03-21T16:13:00Z"/>
              </w:rPr>
              <w:pPrChange w:id="5621" w:author="Seggelke, Klaus" w:date="2017-03-21T16:13:00Z">
                <w:pPr>
                  <w:pStyle w:val="TestCaseInfo"/>
                  <w:numPr>
                    <w:numId w:val="267"/>
                  </w:numPr>
                  <w:ind w:left="720" w:hanging="360"/>
                </w:pPr>
              </w:pPrChange>
            </w:pPr>
            <w:ins w:id="5622" w:author="Seggelke, Klaus" w:date="2017-03-21T16:13:00Z">
              <w:r>
                <w:t>Validate capacity without traffic loss</w:t>
              </w:r>
            </w:ins>
          </w:p>
          <w:p w:rsidR="001542F9" w:rsidRDefault="001542F9" w:rsidP="001542F9">
            <w:pPr>
              <w:pStyle w:val="TestCaseInfo"/>
              <w:numPr>
                <w:ilvl w:val="0"/>
                <w:numId w:val="268"/>
              </w:numPr>
              <w:rPr>
                <w:ins w:id="5623" w:author="Seggelke, Klaus" w:date="2017-03-21T16:13:00Z"/>
              </w:rPr>
              <w:pPrChange w:id="5624" w:author="Seggelke, Klaus" w:date="2017-03-21T16:13:00Z">
                <w:pPr>
                  <w:pStyle w:val="TestCaseInfo"/>
                  <w:numPr>
                    <w:numId w:val="267"/>
                  </w:numPr>
                  <w:ind w:left="720" w:hanging="360"/>
                </w:pPr>
              </w:pPrChange>
            </w:pPr>
            <w:ins w:id="5625" w:author="Seggelke, Klaus" w:date="2017-03-21T16:13:00Z">
              <w:r>
                <w:t>Trigger the downsize of the VNF</w:t>
              </w:r>
            </w:ins>
          </w:p>
          <w:p w:rsidR="001542F9" w:rsidRDefault="001542F9" w:rsidP="001542F9">
            <w:pPr>
              <w:pStyle w:val="TestCaseInfo"/>
              <w:numPr>
                <w:ilvl w:val="0"/>
                <w:numId w:val="268"/>
              </w:numPr>
              <w:rPr>
                <w:ins w:id="5626" w:author="Seggelke, Klaus" w:date="2017-03-21T16:13:00Z"/>
              </w:rPr>
              <w:pPrChange w:id="5627" w:author="Seggelke, Klaus" w:date="2017-03-21T16:13:00Z">
                <w:pPr>
                  <w:pStyle w:val="TestCaseInfo"/>
                  <w:numPr>
                    <w:numId w:val="267"/>
                  </w:numPr>
                  <w:ind w:left="720" w:hanging="360"/>
                </w:pPr>
              </w:pPrChange>
            </w:pPr>
            <w:ins w:id="5628" w:author="Seggelke, Klaus" w:date="2017-03-21T16:13:00Z">
              <w:r>
                <w:t>Validate VNF has released the resources and decreased the VNFCs</w:t>
              </w:r>
            </w:ins>
          </w:p>
          <w:p w:rsidR="001542F9" w:rsidRDefault="001542F9" w:rsidP="001542F9">
            <w:pPr>
              <w:pStyle w:val="TestCaseInfo"/>
              <w:numPr>
                <w:ilvl w:val="0"/>
                <w:numId w:val="268"/>
              </w:numPr>
              <w:rPr>
                <w:ins w:id="5629" w:author="Seggelke, Klaus" w:date="2017-03-21T16:13:00Z"/>
              </w:rPr>
              <w:pPrChange w:id="5630" w:author="Seggelke, Klaus" w:date="2017-03-21T16:13:00Z">
                <w:pPr>
                  <w:pStyle w:val="TestCaseInfo"/>
                  <w:numPr>
                    <w:numId w:val="267"/>
                  </w:numPr>
                  <w:ind w:left="720" w:hanging="360"/>
                </w:pPr>
              </w:pPrChange>
            </w:pPr>
            <w:ins w:id="5631" w:author="Seggelke, Klaus" w:date="2017-03-21T16:13:00Z">
              <w:r>
                <w:t>Validate traffic drop occurs</w:t>
              </w:r>
            </w:ins>
          </w:p>
          <w:p w:rsidR="001542F9" w:rsidRDefault="001542F9" w:rsidP="001542F9">
            <w:pPr>
              <w:pStyle w:val="TestCaseInfo"/>
              <w:numPr>
                <w:ilvl w:val="0"/>
                <w:numId w:val="268"/>
              </w:numPr>
              <w:rPr>
                <w:ins w:id="5632" w:author="Seggelke, Klaus" w:date="2017-03-21T16:13:00Z"/>
              </w:rPr>
              <w:pPrChange w:id="5633" w:author="Seggelke, Klaus" w:date="2017-03-21T16:13:00Z">
                <w:pPr>
                  <w:pStyle w:val="TestCaseInfo"/>
                  <w:numPr>
                    <w:numId w:val="267"/>
                  </w:numPr>
                  <w:ind w:left="720" w:hanging="360"/>
                </w:pPr>
              </w:pPrChange>
            </w:pPr>
            <w:ins w:id="5634" w:author="Seggelke, Klaus" w:date="2017-03-21T16:13:00Z">
              <w:r>
                <w:t>Reduce traffic load to level that the downsized VNF should process</w:t>
              </w:r>
            </w:ins>
          </w:p>
          <w:p w:rsidR="001542F9" w:rsidRDefault="001542F9" w:rsidP="001542F9">
            <w:pPr>
              <w:pStyle w:val="TestCaseInfo"/>
              <w:numPr>
                <w:ilvl w:val="0"/>
                <w:numId w:val="268"/>
              </w:numPr>
              <w:rPr>
                <w:ins w:id="5635" w:author="Seggelke, Klaus" w:date="2017-03-21T16:13:00Z"/>
              </w:rPr>
              <w:pPrChange w:id="5636" w:author="Seggelke, Klaus" w:date="2017-03-21T16:13:00Z">
                <w:pPr>
                  <w:pStyle w:val="TestCaseInfo"/>
                  <w:numPr>
                    <w:numId w:val="267"/>
                  </w:numPr>
                  <w:ind w:left="720" w:hanging="360"/>
                </w:pPr>
              </w:pPrChange>
            </w:pPr>
            <w:ins w:id="5637" w:author="Seggelke, Klaus" w:date="2017-03-21T16:13:00Z">
              <w:r>
                <w:t>Validate traffic flows through without issues (</w:t>
              </w:r>
              <w:r>
                <w:sym w:font="Wingdings" w:char="F0E0"/>
              </w:r>
              <w:r>
                <w:t xml:space="preserve"> no dropped packets)</w:t>
              </w:r>
            </w:ins>
          </w:p>
          <w:p w:rsidR="001542F9" w:rsidRDefault="001542F9" w:rsidP="001542F9">
            <w:pPr>
              <w:pStyle w:val="TestCaseInfo"/>
              <w:numPr>
                <w:ilvl w:val="0"/>
                <w:numId w:val="268"/>
              </w:numPr>
              <w:rPr>
                <w:ins w:id="5638" w:author="Seggelke, Klaus" w:date="2017-03-21T16:13:00Z"/>
              </w:rPr>
              <w:pPrChange w:id="5639" w:author="Seggelke, Klaus" w:date="2017-03-21T16:13:00Z">
                <w:pPr>
                  <w:pStyle w:val="TestCaseInfo"/>
                  <w:numPr>
                    <w:numId w:val="267"/>
                  </w:numPr>
                  <w:ind w:left="720" w:hanging="360"/>
                </w:pPr>
              </w:pPrChange>
            </w:pPr>
            <w:ins w:id="5640" w:author="Seggelke, Klaus" w:date="2017-03-21T16:13:00Z">
              <w:r>
                <w:t>Stop traffic</w:t>
              </w:r>
            </w:ins>
          </w:p>
          <w:p w:rsidR="001542F9" w:rsidRPr="00093574" w:rsidRDefault="001542F9" w:rsidP="001542F9">
            <w:pPr>
              <w:pStyle w:val="TestCaseInfo"/>
              <w:numPr>
                <w:ilvl w:val="0"/>
                <w:numId w:val="268"/>
              </w:numPr>
              <w:rPr>
                <w:ins w:id="5641" w:author="Seggelke, Klaus" w:date="2017-03-21T16:13:00Z"/>
              </w:rPr>
              <w:pPrChange w:id="5642" w:author="Seggelke, Klaus" w:date="2017-03-21T16:13:00Z">
                <w:pPr>
                  <w:pStyle w:val="TestCaseInfo"/>
                  <w:numPr>
                    <w:numId w:val="267"/>
                  </w:numPr>
                  <w:ind w:left="720" w:hanging="360"/>
                </w:pPr>
              </w:pPrChange>
            </w:pPr>
            <w:ins w:id="5643" w:author="Seggelke, Klaus" w:date="2017-03-21T16:13:00Z">
              <w:r>
                <w:t>Terminate VNF</w:t>
              </w:r>
            </w:ins>
          </w:p>
        </w:tc>
      </w:tr>
      <w:tr w:rsidR="001542F9" w:rsidTr="001542F9">
        <w:trPr>
          <w:ins w:id="5644" w:author="Seggelke, Klaus" w:date="2017-03-21T16:13: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5645" w:author="Seggelke, Klaus" w:date="2017-03-21T16:13:00Z"/>
              </w:rPr>
            </w:pPr>
            <w:ins w:id="5646" w:author="Seggelke, Klaus" w:date="2017-03-21T16:13: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5647" w:author="Seggelke, Klaus" w:date="2017-03-21T16:13:00Z"/>
              </w:rPr>
            </w:pPr>
          </w:p>
        </w:tc>
      </w:tr>
      <w:tr w:rsidR="001542F9" w:rsidTr="001542F9">
        <w:trPr>
          <w:ins w:id="5648" w:author="Seggelke, Klaus" w:date="2017-03-21T16:13: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5649" w:author="Seggelke, Klaus" w:date="2017-03-21T16:13:00Z"/>
                <w:noProof/>
              </w:rPr>
            </w:pPr>
            <w:ins w:id="5650" w:author="Seggelke, Klaus" w:date="2017-03-21T16:13: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5651" w:author="Seggelke, Klaus" w:date="2017-03-21T16:13:00Z"/>
              </w:rPr>
            </w:pPr>
            <w:ins w:id="5652" w:author="Seggelke, Klaus" w:date="2017-03-21T16:13:00Z">
              <w:r>
                <w:t>Following resources could be scaled down:</w:t>
              </w:r>
            </w:ins>
          </w:p>
          <w:p w:rsidR="001542F9" w:rsidRDefault="001542F9" w:rsidP="001542F9">
            <w:pPr>
              <w:pStyle w:val="TestCaseInfo"/>
              <w:numPr>
                <w:ilvl w:val="0"/>
                <w:numId w:val="101"/>
              </w:numPr>
              <w:rPr>
                <w:ins w:id="5653" w:author="Seggelke, Klaus" w:date="2017-03-21T16:13:00Z"/>
              </w:rPr>
            </w:pPr>
            <w:ins w:id="5654" w:author="Seggelke, Klaus" w:date="2017-03-21T16:13:00Z">
              <w:r>
                <w:t>vMemory</w:t>
              </w:r>
            </w:ins>
          </w:p>
          <w:p w:rsidR="001542F9" w:rsidRDefault="001542F9" w:rsidP="001542F9">
            <w:pPr>
              <w:pStyle w:val="TestCaseInfo"/>
              <w:numPr>
                <w:ilvl w:val="0"/>
                <w:numId w:val="101"/>
              </w:numPr>
              <w:rPr>
                <w:ins w:id="5655" w:author="Seggelke, Klaus" w:date="2017-03-21T16:13:00Z"/>
              </w:rPr>
            </w:pPr>
            <w:ins w:id="5656" w:author="Seggelke, Klaus" w:date="2017-03-21T16:13:00Z">
              <w:r>
                <w:t>vCPU cores</w:t>
              </w:r>
            </w:ins>
          </w:p>
          <w:p w:rsidR="001542F9" w:rsidRDefault="001542F9" w:rsidP="001542F9">
            <w:pPr>
              <w:pStyle w:val="TestCaseInfo"/>
              <w:numPr>
                <w:ilvl w:val="0"/>
                <w:numId w:val="101"/>
              </w:numPr>
              <w:rPr>
                <w:ins w:id="5657" w:author="Seggelke, Klaus" w:date="2017-03-21T16:13:00Z"/>
              </w:rPr>
            </w:pPr>
            <w:ins w:id="5658" w:author="Seggelke, Klaus" w:date="2017-03-21T16:13:00Z">
              <w:r>
                <w:t>vStorage</w:t>
              </w:r>
            </w:ins>
          </w:p>
          <w:p w:rsidR="001542F9" w:rsidRDefault="001542F9" w:rsidP="001542F9">
            <w:pPr>
              <w:pStyle w:val="TestCaseInfo"/>
              <w:numPr>
                <w:ilvl w:val="0"/>
                <w:numId w:val="101"/>
              </w:numPr>
              <w:rPr>
                <w:ins w:id="5659" w:author="Seggelke, Klaus" w:date="2017-03-21T16:13:00Z"/>
              </w:rPr>
            </w:pPr>
            <w:ins w:id="5660" w:author="Seggelke, Klaus" w:date="2017-03-21T16:13:00Z">
              <w:r>
                <w:t>vNIC or specialized hardware</w:t>
              </w:r>
            </w:ins>
          </w:p>
          <w:p w:rsidR="001542F9" w:rsidRDefault="001542F9" w:rsidP="001542F9">
            <w:pPr>
              <w:pStyle w:val="TestCaseInfo"/>
              <w:rPr>
                <w:ins w:id="5661" w:author="Seggelke, Klaus" w:date="2017-03-21T16:13:00Z"/>
              </w:rPr>
            </w:pPr>
            <w:ins w:id="5662" w:author="Seggelke, Klaus" w:date="2017-03-21T16:13:00Z">
              <w:r>
                <w:t>In case scale-in the VNF removes VNFCs.</w:t>
              </w:r>
            </w:ins>
          </w:p>
        </w:tc>
      </w:tr>
    </w:tbl>
    <w:p w:rsidR="001542F9" w:rsidRDefault="001542F9" w:rsidP="001542F9">
      <w:pPr>
        <w:rPr>
          <w:ins w:id="5663" w:author="Seggelke, Klaus" w:date="2017-03-21T16:13: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542F9" w:rsidTr="001542F9">
        <w:trPr>
          <w:ins w:id="5664" w:author="Seggelke, Klaus" w:date="2017-03-21T16:13:00Z"/>
        </w:trPr>
        <w:tc>
          <w:tcPr>
            <w:tcW w:w="9330" w:type="dxa"/>
            <w:gridSpan w:val="2"/>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
              <w:rPr>
                <w:ins w:id="5665" w:author="Seggelke, Klaus" w:date="2017-03-21T16:13:00Z"/>
              </w:rPr>
            </w:pPr>
            <w:bookmarkStart w:id="5666" w:name="_Toc477881039"/>
            <w:ins w:id="5667" w:author="Seggelke, Klaus" w:date="2017-03-21T16:13:00Z">
              <w:r>
                <w:t>TC.VNF</w:t>
              </w:r>
            </w:ins>
            <w:ins w:id="5668" w:author="Seggelke, Klaus" w:date="2017-03-21T16:35:00Z">
              <w:r w:rsidR="00984A89">
                <w:t>C</w:t>
              </w:r>
            </w:ins>
            <w:ins w:id="5669" w:author="Seggelke, Klaus" w:date="2017-03-21T16:13:00Z">
              <w:r>
                <w:t>.SCALE.OUT.003.7</w:t>
              </w:r>
              <w:r>
                <w:tab/>
              </w:r>
              <w:r w:rsidRPr="00487EA1">
                <w:t>Scale-</w:t>
              </w:r>
              <w:r>
                <w:t>in</w:t>
              </w:r>
              <w:r w:rsidRPr="00487EA1">
                <w:t xml:space="preserve"> VNF</w:t>
              </w:r>
            </w:ins>
            <w:ins w:id="5670" w:author="Seggelke, Klaus" w:date="2017-03-21T16:35:00Z">
              <w:r w:rsidR="00984A89">
                <w:t>C</w:t>
              </w:r>
            </w:ins>
            <w:ins w:id="5671" w:author="Seggelke, Klaus" w:date="2017-03-21T16:13:00Z">
              <w:r w:rsidRPr="00487EA1">
                <w:t xml:space="preserve"> instance</w:t>
              </w:r>
              <w:r>
                <w:t xml:space="preserve"> with Manual Scaling event generated by EM</w:t>
              </w:r>
              <w:bookmarkEnd w:id="5666"/>
            </w:ins>
          </w:p>
        </w:tc>
      </w:tr>
      <w:tr w:rsidR="001542F9" w:rsidTr="001542F9">
        <w:trPr>
          <w:trHeight w:val="896"/>
          <w:ins w:id="5672" w:author="Seggelke, Klaus" w:date="2017-03-21T16:13: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5673" w:author="Seggelke, Klaus" w:date="2017-03-21T16:13:00Z"/>
              </w:rPr>
            </w:pPr>
            <w:ins w:id="5674" w:author="Seggelke, Klaus" w:date="2017-03-21T16:13: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Info"/>
              <w:rPr>
                <w:ins w:id="5675" w:author="Seggelke, Klaus" w:date="2017-03-21T16:13:00Z"/>
                <w:lang w:eastAsia="zh-CN"/>
              </w:rPr>
            </w:pPr>
            <w:ins w:id="5676" w:author="Seggelke, Klaus" w:date="2017-03-21T16:13:00Z">
              <w:r w:rsidRPr="00487EA1">
                <w:rPr>
                  <w:lang w:eastAsia="zh-CN"/>
                </w:rPr>
                <w:t xml:space="preserve">Once the </w:t>
              </w:r>
            </w:ins>
            <w:ins w:id="5677" w:author="Seggelke, Klaus" w:date="2017-03-21T16:35:00Z">
              <w:r w:rsidR="00984A89">
                <w:rPr>
                  <w:lang w:eastAsia="zh-CN"/>
                </w:rPr>
                <w:t xml:space="preserve">VNFC </w:t>
              </w:r>
            </w:ins>
            <w:ins w:id="5678" w:author="Seggelke, Klaus" w:date="2017-03-21T16:13:00Z">
              <w:r w:rsidRPr="00487EA1">
                <w:rPr>
                  <w:lang w:eastAsia="zh-CN"/>
                </w:rPr>
                <w:t xml:space="preserve">scaling decrease is completed, the </w:t>
              </w:r>
              <w:r>
                <w:rPr>
                  <w:lang w:eastAsia="zh-CN"/>
                </w:rPr>
                <w:t>MANO</w:t>
              </w:r>
              <w:r w:rsidRPr="00487EA1">
                <w:rPr>
                  <w:lang w:eastAsia="zh-CN"/>
                </w:rPr>
                <w:t xml:space="preserve"> should report reduced virtualized resources. The service should not be impacted. Therefore, traffic load should be processed without drops if the load is not above the limit. If a VNF functionality depends on specialized hardware acceleration devices/NIC cards, the </w:t>
              </w:r>
              <w:r>
                <w:rPr>
                  <w:lang w:eastAsia="zh-CN"/>
                </w:rPr>
                <w:t>MANO</w:t>
              </w:r>
              <w:r w:rsidRPr="00487EA1">
                <w:rPr>
                  <w:lang w:eastAsia="zh-CN"/>
                </w:rPr>
                <w:t xml:space="preserve"> needs to have the capability to remove these resources when decreasing the scaling.</w:t>
              </w:r>
              <w:r>
                <w:rPr>
                  <w:lang w:eastAsia="zh-CN"/>
                </w:rPr>
                <w:t xml:space="preserve"> The trigger for this event to occur is the following:</w:t>
              </w:r>
            </w:ins>
          </w:p>
          <w:p w:rsidR="001542F9" w:rsidRPr="00D67489" w:rsidRDefault="001542F9" w:rsidP="001542F9">
            <w:pPr>
              <w:pStyle w:val="TestCaseInfo"/>
              <w:numPr>
                <w:ilvl w:val="0"/>
                <w:numId w:val="218"/>
              </w:numPr>
              <w:rPr>
                <w:ins w:id="5679" w:author="Seggelke, Klaus" w:date="2017-03-21T16:13:00Z"/>
                <w:lang w:eastAsia="zh-CN"/>
              </w:rPr>
            </w:pPr>
            <w:ins w:id="5680" w:author="Seggelke, Klaus" w:date="2017-03-21T16:13:00Z">
              <w:r w:rsidRPr="006E70F4">
                <w:rPr>
                  <w:lang w:eastAsia="zh-CN"/>
                </w:rPr>
                <w:t>EM generated event – Manual Scaling</w:t>
              </w:r>
            </w:ins>
          </w:p>
        </w:tc>
      </w:tr>
      <w:tr w:rsidR="001542F9" w:rsidTr="001542F9">
        <w:trPr>
          <w:ins w:id="5681" w:author="Seggelke, Klaus" w:date="2017-03-21T16:13: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5682" w:author="Seggelke, Klaus" w:date="2017-03-21T16:13:00Z"/>
              </w:rPr>
            </w:pPr>
            <w:ins w:id="5683" w:author="Seggelke, Klaus" w:date="2017-03-21T16:13: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Info"/>
              <w:rPr>
                <w:ins w:id="5684" w:author="Seggelke, Klaus" w:date="2017-03-21T16:13:00Z"/>
                <w:lang w:eastAsia="zh-CN"/>
              </w:rPr>
            </w:pPr>
            <w:ins w:id="5685" w:author="Seggelke, Klaus" w:date="2017-03-21T16:13:00Z">
              <w:r>
                <w:rPr>
                  <w:lang w:eastAsia="zh-CN"/>
                </w:rPr>
                <w:t>A VNF should have the capability to dynamically scale based on the required load. The scaling in to the lower performance is the objective of this test.</w:t>
              </w:r>
            </w:ins>
          </w:p>
        </w:tc>
      </w:tr>
      <w:tr w:rsidR="001542F9" w:rsidTr="001542F9">
        <w:trPr>
          <w:trHeight w:val="283"/>
          <w:ins w:id="5686" w:author="Seggelke, Klaus" w:date="2017-03-21T16:13: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5687" w:author="Seggelke, Klaus" w:date="2017-03-21T16:13:00Z"/>
              </w:rPr>
            </w:pPr>
            <w:ins w:id="5688" w:author="Seggelke, Klaus" w:date="2017-03-21T16:13:00Z">
              <w:r>
                <w:t>Test Setup</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5689" w:author="Seggelke, Klaus" w:date="2017-03-21T16:13:00Z"/>
                <w:lang w:eastAsia="zh-CN"/>
              </w:rPr>
            </w:pPr>
          </w:p>
        </w:tc>
      </w:tr>
      <w:tr w:rsidR="001542F9" w:rsidTr="001542F9">
        <w:trPr>
          <w:trHeight w:val="515"/>
          <w:ins w:id="5690" w:author="Seggelke, Klaus" w:date="2017-03-21T16:13: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5691" w:author="Seggelke, Klaus" w:date="2017-03-21T16:13:00Z"/>
              </w:rPr>
            </w:pPr>
            <w:ins w:id="5692" w:author="Seggelke, Klaus" w:date="2017-03-21T16:13:00Z">
              <w:r>
                <w:t>Parameters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5693" w:author="Seggelke, Klaus" w:date="2017-03-21T16:13:00Z"/>
              </w:rPr>
            </w:pPr>
          </w:p>
        </w:tc>
      </w:tr>
      <w:tr w:rsidR="001542F9" w:rsidTr="001542F9">
        <w:trPr>
          <w:ins w:id="5694" w:author="Seggelke, Klaus" w:date="2017-03-21T16:13: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5695" w:author="Seggelke, Klaus" w:date="2017-03-21T16:13:00Z"/>
              </w:rPr>
            </w:pPr>
            <w:ins w:id="5696" w:author="Seggelke, Klaus" w:date="2017-03-21T16:13:00Z">
              <w:r>
                <w:lastRenderedPageBreak/>
                <w:t>Success Guarantee:</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5697" w:author="Seggelke, Klaus" w:date="2017-03-21T16:13:00Z"/>
              </w:rPr>
            </w:pPr>
          </w:p>
        </w:tc>
      </w:tr>
      <w:tr w:rsidR="001542F9" w:rsidTr="001542F9">
        <w:trPr>
          <w:ins w:id="5698" w:author="Seggelke, Klaus" w:date="2017-03-21T16:13: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5699" w:author="Seggelke, Klaus" w:date="2017-03-21T16:13:00Z"/>
              </w:rPr>
            </w:pPr>
            <w:ins w:id="5700" w:author="Seggelke, Klaus" w:date="2017-03-21T16:13:00Z">
              <w:r>
                <w:t>Pre-conditions: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5701" w:author="Seggelke, Klaus" w:date="2017-03-21T16:13:00Z"/>
                <w:lang w:eastAsia="zh-CN"/>
              </w:rPr>
            </w:pPr>
          </w:p>
        </w:tc>
      </w:tr>
      <w:tr w:rsidR="001542F9" w:rsidTr="001542F9">
        <w:trPr>
          <w:trHeight w:val="1525"/>
          <w:ins w:id="5702" w:author="Seggelke, Klaus" w:date="2017-03-21T16:13: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5703" w:author="Seggelke, Klaus" w:date="2017-03-21T16:13:00Z"/>
              </w:rPr>
            </w:pPr>
            <w:ins w:id="5704" w:author="Seggelke, Klaus" w:date="2017-03-21T16:13:00Z">
              <w:r>
                <w:t>Procedure</w:t>
              </w:r>
            </w:ins>
          </w:p>
        </w:tc>
        <w:tc>
          <w:tcPr>
            <w:tcW w:w="7979" w:type="dxa"/>
            <w:tcBorders>
              <w:top w:val="single" w:sz="2" w:space="0" w:color="auto"/>
              <w:left w:val="single" w:sz="2" w:space="0" w:color="auto"/>
              <w:bottom w:val="single" w:sz="2" w:space="0" w:color="auto"/>
              <w:right w:val="single" w:sz="2" w:space="0" w:color="auto"/>
            </w:tcBorders>
          </w:tcPr>
          <w:p w:rsidR="001542F9" w:rsidRPr="00093574" w:rsidRDefault="001542F9" w:rsidP="001542F9">
            <w:pPr>
              <w:pStyle w:val="TestCaseInfo"/>
              <w:rPr>
                <w:ins w:id="5705" w:author="Seggelke, Klaus" w:date="2017-03-21T16:13:00Z"/>
              </w:rPr>
            </w:pPr>
            <w:ins w:id="5706" w:author="Seggelke, Klaus" w:date="2017-03-21T16:13:00Z">
              <w:r w:rsidRPr="00093574">
                <w:t>Sequence:</w:t>
              </w:r>
            </w:ins>
          </w:p>
          <w:p w:rsidR="001542F9" w:rsidRDefault="001542F9" w:rsidP="001542F9">
            <w:pPr>
              <w:pStyle w:val="TestCaseInfo"/>
              <w:numPr>
                <w:ilvl w:val="0"/>
                <w:numId w:val="269"/>
              </w:numPr>
              <w:rPr>
                <w:ins w:id="5707" w:author="Seggelke, Klaus" w:date="2017-03-21T16:13:00Z"/>
              </w:rPr>
              <w:pPrChange w:id="5708" w:author="Seggelke, Klaus" w:date="2017-03-21T16:13:00Z">
                <w:pPr>
                  <w:pStyle w:val="TestCaseInfo"/>
                  <w:numPr>
                    <w:numId w:val="267"/>
                  </w:numPr>
                  <w:ind w:left="720" w:hanging="360"/>
                </w:pPr>
              </w:pPrChange>
            </w:pPr>
            <w:ins w:id="5709" w:author="Seggelke, Klaus" w:date="2017-03-21T16:13:00Z">
              <w:r>
                <w:t>Instantiate VNF</w:t>
              </w:r>
            </w:ins>
          </w:p>
          <w:p w:rsidR="001542F9" w:rsidRDefault="001542F9" w:rsidP="001542F9">
            <w:pPr>
              <w:pStyle w:val="TestCaseInfo"/>
              <w:numPr>
                <w:ilvl w:val="0"/>
                <w:numId w:val="269"/>
              </w:numPr>
              <w:rPr>
                <w:ins w:id="5710" w:author="Seggelke, Klaus" w:date="2017-03-21T16:13:00Z"/>
              </w:rPr>
              <w:pPrChange w:id="5711" w:author="Seggelke, Klaus" w:date="2017-03-21T16:13:00Z">
                <w:pPr>
                  <w:pStyle w:val="TestCaseInfo"/>
                  <w:numPr>
                    <w:numId w:val="267"/>
                  </w:numPr>
                  <w:ind w:left="720" w:hanging="360"/>
                </w:pPr>
              </w:pPrChange>
            </w:pPr>
            <w:ins w:id="5712" w:author="Seggelke, Klaus" w:date="2017-03-21T16:13:00Z">
              <w:r w:rsidRPr="00074BEF">
                <w:t>Validate VNF instantiation state is INSTANTIATED and VNF state is STARTED (--&gt; time stamp when correct state reached)</w:t>
              </w:r>
            </w:ins>
          </w:p>
          <w:p w:rsidR="001542F9" w:rsidRDefault="001542F9" w:rsidP="001542F9">
            <w:pPr>
              <w:pStyle w:val="TestCaseInfo"/>
              <w:numPr>
                <w:ilvl w:val="0"/>
                <w:numId w:val="269"/>
              </w:numPr>
              <w:rPr>
                <w:ins w:id="5713" w:author="Seggelke, Klaus" w:date="2017-03-21T16:13:00Z"/>
              </w:rPr>
              <w:pPrChange w:id="5714" w:author="Seggelke, Klaus" w:date="2017-03-21T16:13:00Z">
                <w:pPr>
                  <w:pStyle w:val="TestCaseInfo"/>
                  <w:numPr>
                    <w:numId w:val="267"/>
                  </w:numPr>
                  <w:ind w:left="720" w:hanging="360"/>
                </w:pPr>
              </w:pPrChange>
            </w:pPr>
            <w:ins w:id="5715" w:author="Seggelke, Klaus" w:date="2017-03-21T16:13:00Z">
              <w:r>
                <w:t>Generate low traffic load</w:t>
              </w:r>
            </w:ins>
          </w:p>
          <w:p w:rsidR="001542F9" w:rsidRDefault="001542F9" w:rsidP="001542F9">
            <w:pPr>
              <w:pStyle w:val="TestCaseInfo"/>
              <w:numPr>
                <w:ilvl w:val="0"/>
                <w:numId w:val="269"/>
              </w:numPr>
              <w:rPr>
                <w:ins w:id="5716" w:author="Seggelke, Klaus" w:date="2017-03-21T16:13:00Z"/>
              </w:rPr>
              <w:pPrChange w:id="5717" w:author="Seggelke, Klaus" w:date="2017-03-21T16:13:00Z">
                <w:pPr>
                  <w:pStyle w:val="TestCaseInfo"/>
                  <w:numPr>
                    <w:numId w:val="267"/>
                  </w:numPr>
                  <w:ind w:left="720" w:hanging="360"/>
                </w:pPr>
              </w:pPrChange>
            </w:pPr>
            <w:ins w:id="5718" w:author="Seggelke, Klaus" w:date="2017-03-21T16:13:00Z">
              <w:r>
                <w:t>Validate that traffic flows through without issues (--&gt; no dropped packets)</w:t>
              </w:r>
            </w:ins>
          </w:p>
          <w:p w:rsidR="001542F9" w:rsidRDefault="001542F9" w:rsidP="001542F9">
            <w:pPr>
              <w:pStyle w:val="TestCaseInfo"/>
              <w:numPr>
                <w:ilvl w:val="0"/>
                <w:numId w:val="269"/>
              </w:numPr>
              <w:rPr>
                <w:ins w:id="5719" w:author="Seggelke, Klaus" w:date="2017-03-21T16:13:00Z"/>
              </w:rPr>
              <w:pPrChange w:id="5720" w:author="Seggelke, Klaus" w:date="2017-03-21T16:13:00Z">
                <w:pPr>
                  <w:pStyle w:val="TestCaseInfo"/>
                  <w:numPr>
                    <w:numId w:val="267"/>
                  </w:numPr>
                  <w:ind w:left="720" w:hanging="360"/>
                </w:pPr>
              </w:pPrChange>
            </w:pPr>
            <w:ins w:id="5721" w:author="Seggelke, Klaus" w:date="2017-03-21T16:13:00Z">
              <w:r>
                <w:t>Trigger a resize of the NFV resources to the next level</w:t>
              </w:r>
            </w:ins>
          </w:p>
          <w:p w:rsidR="001542F9" w:rsidRDefault="001542F9" w:rsidP="001542F9">
            <w:pPr>
              <w:pStyle w:val="TestCaseInfo"/>
              <w:numPr>
                <w:ilvl w:val="0"/>
                <w:numId w:val="269"/>
              </w:numPr>
              <w:rPr>
                <w:ins w:id="5722" w:author="Seggelke, Klaus" w:date="2017-03-21T16:13:00Z"/>
              </w:rPr>
              <w:pPrChange w:id="5723" w:author="Seggelke, Klaus" w:date="2017-03-21T16:13:00Z">
                <w:pPr>
                  <w:pStyle w:val="TestCaseInfo"/>
                  <w:numPr>
                    <w:numId w:val="267"/>
                  </w:numPr>
                  <w:ind w:left="720" w:hanging="360"/>
                </w:pPr>
              </w:pPrChange>
            </w:pPr>
            <w:ins w:id="5724" w:author="Seggelke, Klaus" w:date="2017-03-21T16:13:00Z">
              <w:r>
                <w:t>Validate VNF has resized to the next level</w:t>
              </w:r>
            </w:ins>
          </w:p>
          <w:p w:rsidR="001542F9" w:rsidRDefault="001542F9" w:rsidP="001542F9">
            <w:pPr>
              <w:pStyle w:val="TestCaseInfo"/>
              <w:numPr>
                <w:ilvl w:val="0"/>
                <w:numId w:val="269"/>
              </w:numPr>
              <w:rPr>
                <w:ins w:id="5725" w:author="Seggelke, Klaus" w:date="2017-03-21T16:13:00Z"/>
              </w:rPr>
              <w:pPrChange w:id="5726" w:author="Seggelke, Klaus" w:date="2017-03-21T16:13:00Z">
                <w:pPr>
                  <w:pStyle w:val="TestCaseInfo"/>
                  <w:numPr>
                    <w:numId w:val="267"/>
                  </w:numPr>
                  <w:ind w:left="720" w:hanging="360"/>
                </w:pPr>
              </w:pPrChange>
            </w:pPr>
            <w:ins w:id="5727" w:author="Seggelke, Klaus" w:date="2017-03-21T16:13:00Z">
              <w:r>
                <w:t>Determine if and length of service disruption</w:t>
              </w:r>
            </w:ins>
          </w:p>
          <w:p w:rsidR="001542F9" w:rsidRDefault="001542F9" w:rsidP="001542F9">
            <w:pPr>
              <w:pStyle w:val="TestCaseInfo"/>
              <w:numPr>
                <w:ilvl w:val="0"/>
                <w:numId w:val="269"/>
              </w:numPr>
              <w:rPr>
                <w:ins w:id="5728" w:author="Seggelke, Klaus" w:date="2017-03-21T16:13:00Z"/>
              </w:rPr>
              <w:pPrChange w:id="5729" w:author="Seggelke, Klaus" w:date="2017-03-21T16:13:00Z">
                <w:pPr>
                  <w:pStyle w:val="TestCaseInfo"/>
                  <w:numPr>
                    <w:numId w:val="267"/>
                  </w:numPr>
                  <w:ind w:left="720" w:hanging="360"/>
                </w:pPr>
              </w:pPrChange>
            </w:pPr>
            <w:ins w:id="5730" w:author="Seggelke, Klaus" w:date="2017-03-21T16:13:00Z">
              <w:r>
                <w:t>Generate traffic load the next level</w:t>
              </w:r>
            </w:ins>
          </w:p>
          <w:p w:rsidR="001542F9" w:rsidRDefault="001542F9" w:rsidP="001542F9">
            <w:pPr>
              <w:pStyle w:val="TestCaseInfo"/>
              <w:numPr>
                <w:ilvl w:val="0"/>
                <w:numId w:val="269"/>
              </w:numPr>
              <w:rPr>
                <w:ins w:id="5731" w:author="Seggelke, Klaus" w:date="2017-03-21T16:13:00Z"/>
              </w:rPr>
              <w:pPrChange w:id="5732" w:author="Seggelke, Klaus" w:date="2017-03-21T16:13:00Z">
                <w:pPr>
                  <w:pStyle w:val="TestCaseInfo"/>
                  <w:numPr>
                    <w:numId w:val="267"/>
                  </w:numPr>
                  <w:ind w:left="720" w:hanging="360"/>
                </w:pPr>
              </w:pPrChange>
            </w:pPr>
            <w:ins w:id="5733" w:author="Seggelke, Klaus" w:date="2017-03-21T16:13:00Z">
              <w:r>
                <w:t>Validate capacity without traffic loss</w:t>
              </w:r>
            </w:ins>
          </w:p>
          <w:p w:rsidR="001542F9" w:rsidRDefault="001542F9" w:rsidP="001542F9">
            <w:pPr>
              <w:pStyle w:val="TestCaseInfo"/>
              <w:numPr>
                <w:ilvl w:val="0"/>
                <w:numId w:val="269"/>
              </w:numPr>
              <w:rPr>
                <w:ins w:id="5734" w:author="Seggelke, Klaus" w:date="2017-03-21T16:13:00Z"/>
              </w:rPr>
              <w:pPrChange w:id="5735" w:author="Seggelke, Klaus" w:date="2017-03-21T16:13:00Z">
                <w:pPr>
                  <w:pStyle w:val="TestCaseInfo"/>
                  <w:numPr>
                    <w:numId w:val="267"/>
                  </w:numPr>
                  <w:ind w:left="720" w:hanging="360"/>
                </w:pPr>
              </w:pPrChange>
            </w:pPr>
            <w:ins w:id="5736" w:author="Seggelke, Klaus" w:date="2017-03-21T16:13:00Z">
              <w:r>
                <w:t>Trigger the downsize of the VNF</w:t>
              </w:r>
            </w:ins>
          </w:p>
          <w:p w:rsidR="001542F9" w:rsidRDefault="001542F9" w:rsidP="001542F9">
            <w:pPr>
              <w:pStyle w:val="TestCaseInfo"/>
              <w:numPr>
                <w:ilvl w:val="0"/>
                <w:numId w:val="269"/>
              </w:numPr>
              <w:rPr>
                <w:ins w:id="5737" w:author="Seggelke, Klaus" w:date="2017-03-21T16:13:00Z"/>
              </w:rPr>
              <w:pPrChange w:id="5738" w:author="Seggelke, Klaus" w:date="2017-03-21T16:13:00Z">
                <w:pPr>
                  <w:pStyle w:val="TestCaseInfo"/>
                  <w:numPr>
                    <w:numId w:val="267"/>
                  </w:numPr>
                  <w:ind w:left="720" w:hanging="360"/>
                </w:pPr>
              </w:pPrChange>
            </w:pPr>
            <w:ins w:id="5739" w:author="Seggelke, Klaus" w:date="2017-03-21T16:13:00Z">
              <w:r>
                <w:t>Validate VNF has released the resources and decreased the VNFCs</w:t>
              </w:r>
            </w:ins>
          </w:p>
          <w:p w:rsidR="001542F9" w:rsidRDefault="001542F9" w:rsidP="001542F9">
            <w:pPr>
              <w:pStyle w:val="TestCaseInfo"/>
              <w:numPr>
                <w:ilvl w:val="0"/>
                <w:numId w:val="269"/>
              </w:numPr>
              <w:rPr>
                <w:ins w:id="5740" w:author="Seggelke, Klaus" w:date="2017-03-21T16:13:00Z"/>
              </w:rPr>
              <w:pPrChange w:id="5741" w:author="Seggelke, Klaus" w:date="2017-03-21T16:13:00Z">
                <w:pPr>
                  <w:pStyle w:val="TestCaseInfo"/>
                  <w:numPr>
                    <w:numId w:val="267"/>
                  </w:numPr>
                  <w:ind w:left="720" w:hanging="360"/>
                </w:pPr>
              </w:pPrChange>
            </w:pPr>
            <w:ins w:id="5742" w:author="Seggelke, Klaus" w:date="2017-03-21T16:13:00Z">
              <w:r>
                <w:t>Validate traffic drop occurs</w:t>
              </w:r>
            </w:ins>
          </w:p>
          <w:p w:rsidR="001542F9" w:rsidRDefault="001542F9" w:rsidP="001542F9">
            <w:pPr>
              <w:pStyle w:val="TestCaseInfo"/>
              <w:numPr>
                <w:ilvl w:val="0"/>
                <w:numId w:val="269"/>
              </w:numPr>
              <w:rPr>
                <w:ins w:id="5743" w:author="Seggelke, Klaus" w:date="2017-03-21T16:13:00Z"/>
              </w:rPr>
              <w:pPrChange w:id="5744" w:author="Seggelke, Klaus" w:date="2017-03-21T16:13:00Z">
                <w:pPr>
                  <w:pStyle w:val="TestCaseInfo"/>
                  <w:numPr>
                    <w:numId w:val="267"/>
                  </w:numPr>
                  <w:ind w:left="720" w:hanging="360"/>
                </w:pPr>
              </w:pPrChange>
            </w:pPr>
            <w:ins w:id="5745" w:author="Seggelke, Klaus" w:date="2017-03-21T16:13:00Z">
              <w:r>
                <w:t>Reduce traffic load to level that the downsized VNF should process</w:t>
              </w:r>
            </w:ins>
          </w:p>
          <w:p w:rsidR="001542F9" w:rsidRDefault="001542F9" w:rsidP="001542F9">
            <w:pPr>
              <w:pStyle w:val="TestCaseInfo"/>
              <w:numPr>
                <w:ilvl w:val="0"/>
                <w:numId w:val="269"/>
              </w:numPr>
              <w:rPr>
                <w:ins w:id="5746" w:author="Seggelke, Klaus" w:date="2017-03-21T16:13:00Z"/>
              </w:rPr>
              <w:pPrChange w:id="5747" w:author="Seggelke, Klaus" w:date="2017-03-21T16:13:00Z">
                <w:pPr>
                  <w:pStyle w:val="TestCaseInfo"/>
                  <w:numPr>
                    <w:numId w:val="267"/>
                  </w:numPr>
                  <w:ind w:left="720" w:hanging="360"/>
                </w:pPr>
              </w:pPrChange>
            </w:pPr>
            <w:ins w:id="5748" w:author="Seggelke, Klaus" w:date="2017-03-21T16:13:00Z">
              <w:r>
                <w:t>Validate traffic flows through without issues (</w:t>
              </w:r>
              <w:r>
                <w:sym w:font="Wingdings" w:char="F0E0"/>
              </w:r>
              <w:r>
                <w:t xml:space="preserve"> no dropped packets)</w:t>
              </w:r>
            </w:ins>
          </w:p>
          <w:p w:rsidR="001542F9" w:rsidRDefault="001542F9" w:rsidP="001542F9">
            <w:pPr>
              <w:pStyle w:val="TestCaseInfo"/>
              <w:numPr>
                <w:ilvl w:val="0"/>
                <w:numId w:val="269"/>
              </w:numPr>
              <w:rPr>
                <w:ins w:id="5749" w:author="Seggelke, Klaus" w:date="2017-03-21T16:13:00Z"/>
              </w:rPr>
              <w:pPrChange w:id="5750" w:author="Seggelke, Klaus" w:date="2017-03-21T16:13:00Z">
                <w:pPr>
                  <w:pStyle w:val="TestCaseInfo"/>
                  <w:numPr>
                    <w:numId w:val="267"/>
                  </w:numPr>
                  <w:ind w:left="720" w:hanging="360"/>
                </w:pPr>
              </w:pPrChange>
            </w:pPr>
            <w:ins w:id="5751" w:author="Seggelke, Klaus" w:date="2017-03-21T16:13:00Z">
              <w:r>
                <w:t>Stop traffic</w:t>
              </w:r>
            </w:ins>
          </w:p>
          <w:p w:rsidR="001542F9" w:rsidRPr="00093574" w:rsidRDefault="001542F9" w:rsidP="001542F9">
            <w:pPr>
              <w:pStyle w:val="TestCaseInfo"/>
              <w:numPr>
                <w:ilvl w:val="0"/>
                <w:numId w:val="269"/>
              </w:numPr>
              <w:rPr>
                <w:ins w:id="5752" w:author="Seggelke, Klaus" w:date="2017-03-21T16:13:00Z"/>
              </w:rPr>
              <w:pPrChange w:id="5753" w:author="Seggelke, Klaus" w:date="2017-03-21T16:13:00Z">
                <w:pPr>
                  <w:pStyle w:val="TestCaseInfo"/>
                  <w:numPr>
                    <w:numId w:val="267"/>
                  </w:numPr>
                  <w:ind w:left="720" w:hanging="360"/>
                </w:pPr>
              </w:pPrChange>
            </w:pPr>
            <w:ins w:id="5754" w:author="Seggelke, Klaus" w:date="2017-03-21T16:13:00Z">
              <w:r>
                <w:t>Terminate VNF</w:t>
              </w:r>
            </w:ins>
          </w:p>
        </w:tc>
      </w:tr>
      <w:tr w:rsidR="001542F9" w:rsidTr="001542F9">
        <w:trPr>
          <w:ins w:id="5755" w:author="Seggelke, Klaus" w:date="2017-03-21T16:13: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5756" w:author="Seggelke, Klaus" w:date="2017-03-21T16:13:00Z"/>
              </w:rPr>
            </w:pPr>
            <w:ins w:id="5757" w:author="Seggelke, Klaus" w:date="2017-03-21T16:13: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5758" w:author="Seggelke, Klaus" w:date="2017-03-21T16:13:00Z"/>
              </w:rPr>
            </w:pPr>
          </w:p>
        </w:tc>
      </w:tr>
      <w:tr w:rsidR="001542F9" w:rsidTr="001542F9">
        <w:trPr>
          <w:ins w:id="5759" w:author="Seggelke, Klaus" w:date="2017-03-21T16:13: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5760" w:author="Seggelke, Klaus" w:date="2017-03-21T16:13:00Z"/>
                <w:noProof/>
              </w:rPr>
            </w:pPr>
            <w:ins w:id="5761" w:author="Seggelke, Klaus" w:date="2017-03-21T16:13: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5762" w:author="Seggelke, Klaus" w:date="2017-03-21T16:13:00Z"/>
              </w:rPr>
            </w:pPr>
            <w:ins w:id="5763" w:author="Seggelke, Klaus" w:date="2017-03-21T16:13:00Z">
              <w:r>
                <w:t>Following resources could be scaled down:</w:t>
              </w:r>
            </w:ins>
          </w:p>
          <w:p w:rsidR="001542F9" w:rsidRDefault="001542F9" w:rsidP="001542F9">
            <w:pPr>
              <w:pStyle w:val="TestCaseInfo"/>
              <w:numPr>
                <w:ilvl w:val="0"/>
                <w:numId w:val="101"/>
              </w:numPr>
              <w:rPr>
                <w:ins w:id="5764" w:author="Seggelke, Klaus" w:date="2017-03-21T16:13:00Z"/>
              </w:rPr>
            </w:pPr>
            <w:ins w:id="5765" w:author="Seggelke, Klaus" w:date="2017-03-21T16:13:00Z">
              <w:r>
                <w:t>vMemory</w:t>
              </w:r>
            </w:ins>
          </w:p>
          <w:p w:rsidR="001542F9" w:rsidRDefault="001542F9" w:rsidP="001542F9">
            <w:pPr>
              <w:pStyle w:val="TestCaseInfo"/>
              <w:numPr>
                <w:ilvl w:val="0"/>
                <w:numId w:val="101"/>
              </w:numPr>
              <w:rPr>
                <w:ins w:id="5766" w:author="Seggelke, Klaus" w:date="2017-03-21T16:13:00Z"/>
              </w:rPr>
            </w:pPr>
            <w:ins w:id="5767" w:author="Seggelke, Klaus" w:date="2017-03-21T16:13:00Z">
              <w:r>
                <w:t>vCPU cores</w:t>
              </w:r>
            </w:ins>
          </w:p>
          <w:p w:rsidR="001542F9" w:rsidRDefault="001542F9" w:rsidP="001542F9">
            <w:pPr>
              <w:pStyle w:val="TestCaseInfo"/>
              <w:numPr>
                <w:ilvl w:val="0"/>
                <w:numId w:val="101"/>
              </w:numPr>
              <w:rPr>
                <w:ins w:id="5768" w:author="Seggelke, Klaus" w:date="2017-03-21T16:13:00Z"/>
              </w:rPr>
            </w:pPr>
            <w:ins w:id="5769" w:author="Seggelke, Klaus" w:date="2017-03-21T16:13:00Z">
              <w:r>
                <w:t>vStorage</w:t>
              </w:r>
            </w:ins>
          </w:p>
          <w:p w:rsidR="001542F9" w:rsidRDefault="001542F9" w:rsidP="001542F9">
            <w:pPr>
              <w:pStyle w:val="TestCaseInfo"/>
              <w:numPr>
                <w:ilvl w:val="0"/>
                <w:numId w:val="101"/>
              </w:numPr>
              <w:rPr>
                <w:ins w:id="5770" w:author="Seggelke, Klaus" w:date="2017-03-21T16:13:00Z"/>
              </w:rPr>
            </w:pPr>
            <w:ins w:id="5771" w:author="Seggelke, Klaus" w:date="2017-03-21T16:13:00Z">
              <w:r>
                <w:t>vNIC or specialized hardware</w:t>
              </w:r>
            </w:ins>
          </w:p>
          <w:p w:rsidR="001542F9" w:rsidRDefault="001542F9" w:rsidP="001542F9">
            <w:pPr>
              <w:pStyle w:val="TestCaseInfo"/>
              <w:rPr>
                <w:ins w:id="5772" w:author="Seggelke, Klaus" w:date="2017-03-21T16:13:00Z"/>
              </w:rPr>
            </w:pPr>
            <w:ins w:id="5773" w:author="Seggelke, Klaus" w:date="2017-03-21T16:13:00Z">
              <w:r>
                <w:t>In case scale-in the VNF removes VNFCs.</w:t>
              </w:r>
            </w:ins>
          </w:p>
        </w:tc>
      </w:tr>
    </w:tbl>
    <w:p w:rsidR="001542F9" w:rsidRDefault="001542F9" w:rsidP="001542F9">
      <w:pPr>
        <w:rPr>
          <w:ins w:id="5774" w:author="Seggelke, Klaus" w:date="2017-03-21T16:13:00Z"/>
          <w:lang w:eastAsia="zh-CN"/>
        </w:rPr>
      </w:pPr>
    </w:p>
    <w:p w:rsidR="0087193F" w:rsidRDefault="0087193F">
      <w:pPr>
        <w:pStyle w:val="Heading3"/>
        <w:rPr>
          <w:ins w:id="5775" w:author="Seggelke, Klaus" w:date="2017-03-17T16:58:00Z"/>
        </w:rPr>
        <w:pPrChange w:id="5776" w:author="Seggelke, Klaus" w:date="2017-03-17T16:58:00Z">
          <w:pPr/>
        </w:pPrChange>
      </w:pPr>
      <w:bookmarkStart w:id="5777" w:name="_Toc477880903"/>
      <w:ins w:id="5778" w:author="Seggelke, Klaus" w:date="2017-03-17T16:58:00Z">
        <w:r w:rsidRPr="00132FD7">
          <w:t xml:space="preserve">Max vResource </w:t>
        </w:r>
      </w:ins>
      <w:ins w:id="5779" w:author="Seggelke, Klaus" w:date="2017-03-21T16:36:00Z">
        <w:r w:rsidR="00984A89">
          <w:t xml:space="preserve">VNFC </w:t>
        </w:r>
      </w:ins>
      <w:ins w:id="5780" w:author="Seggelke, Klaus" w:date="2017-03-17T16:58:00Z">
        <w:r w:rsidRPr="00132FD7">
          <w:t>limit reached before max VNFD limit</w:t>
        </w:r>
        <w:r>
          <w:t xml:space="preserve"> for scale-out</w:t>
        </w:r>
        <w:bookmarkEnd w:id="5777"/>
      </w:ins>
    </w:p>
    <w:p w:rsidR="0087193F" w:rsidRDefault="0087193F"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rsidP="00753D2D">
            <w:pPr>
              <w:pStyle w:val="TestCase"/>
            </w:pPr>
            <w:bookmarkStart w:id="5781" w:name="_Toc477881040"/>
            <w:r>
              <w:t>TC.VNF</w:t>
            </w:r>
            <w:ins w:id="5782" w:author="Seggelke, Klaus" w:date="2017-03-21T16:35:00Z">
              <w:r w:rsidR="00984A89">
                <w:t>C</w:t>
              </w:r>
            </w:ins>
            <w:r>
              <w:t>.SCALE.OUT.004</w:t>
            </w:r>
            <w:r>
              <w:tab/>
            </w:r>
            <w:r w:rsidR="00753D2D" w:rsidRPr="00132FD7">
              <w:t xml:space="preserve">Max vResource </w:t>
            </w:r>
            <w:ins w:id="5783" w:author="Seggelke, Klaus" w:date="2017-03-21T16:36:00Z">
              <w:r w:rsidR="00984A89">
                <w:t xml:space="preserve">VNFC </w:t>
              </w:r>
            </w:ins>
            <w:r w:rsidR="00753D2D" w:rsidRPr="00132FD7">
              <w:t>limit reached before max VNFD limit</w:t>
            </w:r>
            <w:r w:rsidR="00A45455">
              <w:t xml:space="preserve"> for scale-out</w:t>
            </w:r>
            <w:bookmarkEnd w:id="5781"/>
          </w:p>
        </w:tc>
      </w:tr>
      <w:tr w:rsidR="00753D2D" w:rsidTr="00753D2D">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Pr="00D67489" w:rsidRDefault="00A45455" w:rsidP="00A45455">
            <w:pPr>
              <w:pStyle w:val="TestCaseInfo"/>
              <w:rPr>
                <w:lang w:eastAsia="zh-CN"/>
              </w:rPr>
            </w:pPr>
            <w:r>
              <w:rPr>
                <w:lang w:eastAsia="zh-CN"/>
              </w:rPr>
              <w:t xml:space="preserve">A VNF should have the capability to dynamically scale </w:t>
            </w:r>
            <w:ins w:id="5784" w:author="Seggelke, Klaus" w:date="2017-03-21T16:36:00Z">
              <w:r w:rsidR="00984A89">
                <w:rPr>
                  <w:lang w:eastAsia="zh-CN"/>
                </w:rPr>
                <w:t xml:space="preserve">by adding VNFC(s) </w:t>
              </w:r>
            </w:ins>
            <w:r>
              <w:rPr>
                <w:lang w:eastAsia="zh-CN"/>
              </w:rPr>
              <w:t xml:space="preserve">based on the required load. The scaling to the max higher performance is the objective of this test. But the vResource limit is reached earlier than the max VNFD limit. vMemory, vStorage, vNIC and vCPU are just examples how the VNF could be limited by. The </w:t>
            </w:r>
            <w:del w:id="5785" w:author="Seggelke, Klaus" w:date="2017-03-21T16:16:00Z">
              <w:r w:rsidDel="001542F9">
                <w:rPr>
                  <w:lang w:eastAsia="zh-CN"/>
                </w:rPr>
                <w:delText xml:space="preserve">VNFM </w:delText>
              </w:r>
            </w:del>
            <w:ins w:id="5786" w:author="Seggelke, Klaus" w:date="2017-03-21T16:16:00Z">
              <w:r w:rsidR="001542F9">
                <w:rPr>
                  <w:lang w:eastAsia="zh-CN"/>
                </w:rPr>
                <w:t xml:space="preserve">MANO </w:t>
              </w:r>
            </w:ins>
            <w:r>
              <w:rPr>
                <w:lang w:eastAsia="zh-CN"/>
              </w:rPr>
              <w:t xml:space="preserve">must handle this corner case. </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A45455" w:rsidRDefault="00A45455" w:rsidP="00A45455">
            <w:pPr>
              <w:pStyle w:val="TestCaseInfo"/>
              <w:rPr>
                <w:lang w:eastAsia="zh-CN"/>
              </w:rPr>
            </w:pPr>
            <w:r>
              <w:rPr>
                <w:lang w:eastAsia="zh-CN"/>
              </w:rPr>
              <w:t xml:space="preserve">Once the scaling increase is completed, the </w:t>
            </w:r>
            <w:del w:id="5787" w:author="Seggelke, Klaus" w:date="2017-03-21T16:16:00Z">
              <w:r w:rsidDel="001542F9">
                <w:rPr>
                  <w:lang w:eastAsia="zh-CN"/>
                </w:rPr>
                <w:delText xml:space="preserve">VNFM </w:delText>
              </w:r>
            </w:del>
            <w:ins w:id="5788" w:author="Seggelke, Klaus" w:date="2017-03-21T16:16:00Z">
              <w:r w:rsidR="001542F9">
                <w:rPr>
                  <w:lang w:eastAsia="zh-CN"/>
                </w:rPr>
                <w:t xml:space="preserve">MANO </w:t>
              </w:r>
            </w:ins>
            <w:r>
              <w:rPr>
                <w:lang w:eastAsia="zh-CN"/>
              </w:rPr>
              <w:t xml:space="preserve">should report the additional allocated virtualized resources. The </w:t>
            </w:r>
            <w:del w:id="5789" w:author="Seggelke, Klaus" w:date="2017-03-21T16:16:00Z">
              <w:r w:rsidDel="001542F9">
                <w:rPr>
                  <w:lang w:eastAsia="zh-CN"/>
                </w:rPr>
                <w:delText xml:space="preserve">VNFM </w:delText>
              </w:r>
            </w:del>
            <w:ins w:id="5790" w:author="Seggelke, Klaus" w:date="2017-03-21T16:16:00Z">
              <w:r w:rsidR="001542F9">
                <w:rPr>
                  <w:lang w:eastAsia="zh-CN"/>
                </w:rPr>
                <w:t xml:space="preserve">MANO </w:t>
              </w:r>
            </w:ins>
            <w:r>
              <w:rPr>
                <w:lang w:eastAsia="zh-CN"/>
              </w:rPr>
              <w:t xml:space="preserve">should have added more resources and VNFCs. The EM may require to reconfigure the VNFCs. Therefore, traffic should be generated to validate that the VNF can process packets correctly. The trigger for this event to occur could be </w:t>
            </w:r>
            <w:del w:id="5791" w:author="Seggelke, Klaus" w:date="2017-03-17T17:00:00Z">
              <w:r w:rsidDel="0087193F">
                <w:rPr>
                  <w:lang w:eastAsia="zh-CN"/>
                </w:rPr>
                <w:delText xml:space="preserve">by different </w:delText>
              </w:r>
            </w:del>
            <w:ins w:id="5792" w:author="Seggelke, Klaus" w:date="2017-03-17T17:00:00Z">
              <w:r w:rsidR="0087193F">
                <w:rPr>
                  <w:lang w:eastAsia="zh-CN"/>
                </w:rPr>
                <w:t xml:space="preserve">one of the </w:t>
              </w:r>
            </w:ins>
            <w:r>
              <w:rPr>
                <w:lang w:eastAsia="zh-CN"/>
              </w:rPr>
              <w:t>options:</w:t>
            </w:r>
          </w:p>
          <w:p w:rsidR="006E70F4" w:rsidRDefault="006E70F4" w:rsidP="006E70F4">
            <w:pPr>
              <w:pStyle w:val="TestCaseInfo"/>
              <w:numPr>
                <w:ilvl w:val="0"/>
                <w:numId w:val="214"/>
              </w:numPr>
              <w:rPr>
                <w:lang w:eastAsia="zh-CN"/>
              </w:rPr>
            </w:pPr>
            <w:del w:id="5793" w:author="Seggelke, Klaus" w:date="2017-03-21T16:16:00Z">
              <w:r w:rsidRPr="006E70F4" w:rsidDel="001542F9">
                <w:rPr>
                  <w:lang w:eastAsia="zh-CN"/>
                </w:rPr>
                <w:delText>VNFM/</w:delText>
              </w:r>
            </w:del>
            <w:r w:rsidRPr="006E70F4">
              <w:rPr>
                <w:lang w:eastAsia="zh-CN"/>
              </w:rPr>
              <w:t xml:space="preserve">MANO generated events - Auto Scaling </w:t>
            </w:r>
            <w:del w:id="5794" w:author="Seggelke, Klaus" w:date="2017-03-21T16:15:00Z">
              <w:r w:rsidRPr="006E70F4" w:rsidDel="001542F9">
                <w:rPr>
                  <w:lang w:eastAsia="zh-CN"/>
                </w:rPr>
                <w:delText xml:space="preserve"> </w:delText>
              </w:r>
            </w:del>
            <w:r w:rsidRPr="006E70F4">
              <w:rPr>
                <w:lang w:eastAsia="zh-CN"/>
              </w:rPr>
              <w:t>(</w:t>
            </w:r>
            <w:del w:id="5795" w:author="Seggelke, Klaus" w:date="2017-03-21T16:15:00Z">
              <w:r w:rsidRPr="006E70F4" w:rsidDel="001542F9">
                <w:rPr>
                  <w:lang w:eastAsia="zh-CN"/>
                </w:rPr>
                <w:delText xml:space="preserve"> </w:delText>
              </w:r>
            </w:del>
            <w:r w:rsidRPr="006E70F4">
              <w:rPr>
                <w:lang w:eastAsia="zh-CN"/>
              </w:rPr>
              <w:t>e.g. based on monitoring of resource utilization of the VNF's VMs, upon events received from VNF, EM, VIM)</w:t>
            </w:r>
          </w:p>
          <w:p w:rsidR="006E70F4" w:rsidRDefault="006E70F4" w:rsidP="006E70F4">
            <w:pPr>
              <w:pStyle w:val="TestCaseInfo"/>
              <w:numPr>
                <w:ilvl w:val="0"/>
                <w:numId w:val="214"/>
              </w:numPr>
              <w:rPr>
                <w:lang w:eastAsia="zh-CN"/>
              </w:rPr>
            </w:pPr>
            <w:r w:rsidRPr="006E70F4">
              <w:rPr>
                <w:lang w:eastAsia="zh-CN"/>
              </w:rPr>
              <w:t xml:space="preserve">VNF generated event – On-demand </w:t>
            </w:r>
            <w:del w:id="5796" w:author="Seggelke, Klaus" w:date="2017-03-21T16:15:00Z">
              <w:r w:rsidRPr="006E70F4" w:rsidDel="001542F9">
                <w:rPr>
                  <w:lang w:eastAsia="zh-CN"/>
                </w:rPr>
                <w:delText xml:space="preserve"> </w:delText>
              </w:r>
            </w:del>
            <w:r w:rsidRPr="006E70F4">
              <w:rPr>
                <w:lang w:eastAsia="zh-CN"/>
              </w:rPr>
              <w:t>Scaling (</w:t>
            </w:r>
            <w:del w:id="5797" w:author="Seggelke, Klaus" w:date="2017-03-21T16:15:00Z">
              <w:r w:rsidRPr="006E70F4" w:rsidDel="001542F9">
                <w:rPr>
                  <w:lang w:eastAsia="zh-CN"/>
                </w:rPr>
                <w:delText xml:space="preserve"> </w:delText>
              </w:r>
            </w:del>
            <w:r w:rsidRPr="006E70F4">
              <w:rPr>
                <w:lang w:eastAsia="zh-CN"/>
              </w:rPr>
              <w:t>e.g. based on traffic, VNF generates the request internally)</w:t>
            </w:r>
          </w:p>
          <w:p w:rsidR="006E70F4" w:rsidRDefault="006E70F4" w:rsidP="006E70F4">
            <w:pPr>
              <w:pStyle w:val="TestCaseInfo"/>
              <w:numPr>
                <w:ilvl w:val="0"/>
                <w:numId w:val="214"/>
              </w:numPr>
              <w:rPr>
                <w:lang w:eastAsia="zh-CN"/>
              </w:rPr>
            </w:pPr>
            <w:r w:rsidRPr="006E70F4">
              <w:rPr>
                <w:lang w:eastAsia="zh-CN"/>
              </w:rPr>
              <w:lastRenderedPageBreak/>
              <w:t>VIM generated event – On-demand Scaling</w:t>
            </w:r>
          </w:p>
          <w:p w:rsidR="006E70F4" w:rsidRDefault="006E70F4" w:rsidP="006E70F4">
            <w:pPr>
              <w:pStyle w:val="TestCaseInfo"/>
              <w:numPr>
                <w:ilvl w:val="0"/>
                <w:numId w:val="214"/>
              </w:numPr>
              <w:rPr>
                <w:lang w:eastAsia="zh-CN"/>
              </w:rPr>
            </w:pPr>
            <w:r w:rsidRPr="006E70F4">
              <w:rPr>
                <w:lang w:eastAsia="zh-CN"/>
              </w:rPr>
              <w:t>EM generated event – On-demand Scaling (e.g. EM receives information from the VNF and determines the need to auto scale)</w:t>
            </w:r>
          </w:p>
          <w:p w:rsidR="006E70F4" w:rsidRDefault="006E70F4" w:rsidP="006E70F4">
            <w:pPr>
              <w:pStyle w:val="TestCaseInfo"/>
              <w:numPr>
                <w:ilvl w:val="0"/>
                <w:numId w:val="214"/>
              </w:numPr>
              <w:rPr>
                <w:lang w:eastAsia="zh-CN"/>
              </w:rPr>
            </w:pPr>
            <w:r w:rsidRPr="006E70F4">
              <w:rPr>
                <w:lang w:eastAsia="zh-CN"/>
              </w:rPr>
              <w:t xml:space="preserve">MANO generated event - Manual Scaling </w:t>
            </w:r>
            <w:del w:id="5798" w:author="Seggelke, Klaus" w:date="2017-03-21T16:15:00Z">
              <w:r w:rsidRPr="006E70F4" w:rsidDel="001542F9">
                <w:rPr>
                  <w:lang w:eastAsia="zh-CN"/>
                </w:rPr>
                <w:delText xml:space="preserve"> </w:delText>
              </w:r>
            </w:del>
            <w:r w:rsidRPr="006E70F4">
              <w:rPr>
                <w:lang w:eastAsia="zh-CN"/>
              </w:rPr>
              <w:t>(e.g. by operating the MANO interface/API)</w:t>
            </w:r>
          </w:p>
          <w:p w:rsidR="006E70F4" w:rsidRDefault="006E70F4" w:rsidP="006E70F4">
            <w:pPr>
              <w:pStyle w:val="TestCaseInfo"/>
              <w:numPr>
                <w:ilvl w:val="0"/>
                <w:numId w:val="214"/>
              </w:numPr>
              <w:rPr>
                <w:lang w:eastAsia="zh-CN"/>
              </w:rPr>
            </w:pPr>
            <w:r w:rsidRPr="006E70F4">
              <w:rPr>
                <w:lang w:eastAsia="zh-CN"/>
              </w:rPr>
              <w:t>VNF generated event - Manual Scaling</w:t>
            </w:r>
          </w:p>
          <w:p w:rsidR="00753D2D" w:rsidRDefault="006E70F4" w:rsidP="0042061B">
            <w:pPr>
              <w:pStyle w:val="TestCaseInfo"/>
              <w:numPr>
                <w:ilvl w:val="0"/>
                <w:numId w:val="219"/>
              </w:numPr>
              <w:rPr>
                <w:lang w:eastAsia="zh-CN"/>
              </w:rPr>
            </w:pPr>
            <w:r w:rsidRPr="006E70F4">
              <w:rPr>
                <w:lang w:eastAsia="zh-CN"/>
              </w:rPr>
              <w:t>EM generated event – Manual Scaling</w:t>
            </w:r>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42061B">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Default="00753D2D" w:rsidP="00C82C0F">
            <w:pPr>
              <w:pStyle w:val="TestCaseInfo"/>
              <w:numPr>
                <w:ilvl w:val="0"/>
                <w:numId w:val="173"/>
              </w:numPr>
            </w:pPr>
            <w:r>
              <w:t>Ensure NFVI has less vResources as the max VNFD indicates</w:t>
            </w:r>
          </w:p>
          <w:p w:rsidR="00753D2D" w:rsidRDefault="00753D2D" w:rsidP="00C82C0F">
            <w:pPr>
              <w:pStyle w:val="TestCaseInfo"/>
              <w:numPr>
                <w:ilvl w:val="0"/>
                <w:numId w:val="173"/>
              </w:numPr>
            </w:pPr>
            <w:r>
              <w:t>Instantiate VNF</w:t>
            </w:r>
          </w:p>
          <w:p w:rsidR="00C82C0F" w:rsidRDefault="00C82C0F" w:rsidP="00C82C0F">
            <w:pPr>
              <w:pStyle w:val="TestCaseInfo"/>
              <w:numPr>
                <w:ilvl w:val="0"/>
                <w:numId w:val="173"/>
              </w:numPr>
            </w:pPr>
            <w:r w:rsidRPr="00074BEF">
              <w:t>Validate VNF instantiation state is INSTANTIATED and VNF state is STARTED (--&gt; time stamp when correct state reached)</w:t>
            </w:r>
          </w:p>
          <w:p w:rsidR="00753D2D" w:rsidRDefault="00753D2D" w:rsidP="00C82C0F">
            <w:pPr>
              <w:pStyle w:val="TestCaseInfo"/>
              <w:numPr>
                <w:ilvl w:val="0"/>
                <w:numId w:val="173"/>
              </w:numPr>
            </w:pPr>
            <w:r>
              <w:t>Generate low traffic load</w:t>
            </w:r>
          </w:p>
          <w:p w:rsidR="00753D2D" w:rsidRDefault="00753D2D" w:rsidP="00C82C0F">
            <w:pPr>
              <w:pStyle w:val="TestCaseInfo"/>
              <w:numPr>
                <w:ilvl w:val="0"/>
                <w:numId w:val="173"/>
              </w:numPr>
            </w:pPr>
            <w:r>
              <w:t>Validate that traffic flows through without issues (--&gt; no dropped packets)</w:t>
            </w:r>
          </w:p>
          <w:p w:rsidR="00753D2D" w:rsidRDefault="00753D2D" w:rsidP="00C82C0F">
            <w:pPr>
              <w:pStyle w:val="TestCaseInfo"/>
              <w:numPr>
                <w:ilvl w:val="0"/>
                <w:numId w:val="173"/>
              </w:numPr>
            </w:pPr>
            <w:r>
              <w:t>Trigger a resize of the NFV resources to the maximum (limited by NFVI)</w:t>
            </w:r>
          </w:p>
          <w:p w:rsidR="00753D2D" w:rsidRDefault="00753D2D" w:rsidP="00C82C0F">
            <w:pPr>
              <w:pStyle w:val="TestCaseInfo"/>
              <w:numPr>
                <w:ilvl w:val="0"/>
                <w:numId w:val="173"/>
              </w:numPr>
            </w:pPr>
            <w:r>
              <w:t xml:space="preserve">Validate VNF has resized to the max limit </w:t>
            </w:r>
            <w:r w:rsidR="00A45455">
              <w:t>and added new VNFCs</w:t>
            </w:r>
          </w:p>
          <w:p w:rsidR="00753D2D" w:rsidRDefault="00753D2D" w:rsidP="00C82C0F">
            <w:pPr>
              <w:pStyle w:val="TestCaseInfo"/>
              <w:numPr>
                <w:ilvl w:val="0"/>
                <w:numId w:val="173"/>
              </w:numPr>
            </w:pPr>
            <w:r>
              <w:t>Generate higher traffic load</w:t>
            </w:r>
          </w:p>
          <w:p w:rsidR="00753D2D" w:rsidRDefault="00753D2D" w:rsidP="00C82C0F">
            <w:pPr>
              <w:pStyle w:val="TestCaseInfo"/>
              <w:numPr>
                <w:ilvl w:val="0"/>
                <w:numId w:val="173"/>
              </w:numPr>
            </w:pPr>
            <w:r>
              <w:t>Validate that the load</w:t>
            </w:r>
          </w:p>
          <w:p w:rsidR="00753D2D" w:rsidRDefault="00753D2D" w:rsidP="00C82C0F">
            <w:pPr>
              <w:pStyle w:val="TestCaseInfo"/>
              <w:numPr>
                <w:ilvl w:val="0"/>
                <w:numId w:val="173"/>
              </w:numPr>
            </w:pPr>
            <w:r>
              <w:t>Determine the service disruption during the resizing to the max and the time it takes to complete it</w:t>
            </w:r>
          </w:p>
          <w:p w:rsidR="00753D2D" w:rsidRDefault="00753D2D" w:rsidP="00C82C0F">
            <w:pPr>
              <w:pStyle w:val="TestCaseInfo"/>
              <w:numPr>
                <w:ilvl w:val="0"/>
                <w:numId w:val="173"/>
              </w:numPr>
            </w:pPr>
            <w:r>
              <w:t>Stop traffic</w:t>
            </w:r>
          </w:p>
          <w:p w:rsidR="00753D2D" w:rsidRPr="00093574" w:rsidRDefault="00753D2D" w:rsidP="00C82C0F">
            <w:pPr>
              <w:pStyle w:val="TestCaseInfo"/>
              <w:numPr>
                <w:ilvl w:val="0"/>
                <w:numId w:val="173"/>
              </w:numPr>
            </w:pPr>
            <w:r>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have reached its limit:</w:t>
            </w:r>
          </w:p>
          <w:p w:rsidR="00753D2D" w:rsidRDefault="00753D2D" w:rsidP="006E70F4">
            <w:pPr>
              <w:pStyle w:val="TestCaseInfo"/>
              <w:numPr>
                <w:ilvl w:val="0"/>
                <w:numId w:val="101"/>
              </w:numPr>
            </w:pPr>
            <w:r>
              <w:t>vMemory</w:t>
            </w:r>
          </w:p>
          <w:p w:rsidR="00753D2D" w:rsidRDefault="00753D2D" w:rsidP="006E70F4">
            <w:pPr>
              <w:pStyle w:val="TestCaseInfo"/>
              <w:numPr>
                <w:ilvl w:val="0"/>
                <w:numId w:val="101"/>
              </w:numPr>
            </w:pPr>
            <w:r>
              <w:t>vCPU cores</w:t>
            </w:r>
          </w:p>
          <w:p w:rsidR="00753D2D" w:rsidRDefault="00753D2D" w:rsidP="006E70F4">
            <w:pPr>
              <w:pStyle w:val="TestCaseInfo"/>
              <w:numPr>
                <w:ilvl w:val="0"/>
                <w:numId w:val="101"/>
              </w:numPr>
            </w:pPr>
            <w:r>
              <w:t>vStorage</w:t>
            </w:r>
          </w:p>
          <w:p w:rsidR="00753D2D" w:rsidRDefault="00753D2D" w:rsidP="006E70F4">
            <w:pPr>
              <w:pStyle w:val="TestCaseInfo"/>
              <w:numPr>
                <w:ilvl w:val="0"/>
                <w:numId w:val="101"/>
              </w:numPr>
            </w:pPr>
            <w:r>
              <w:t>vNIC or specialized hardware</w:t>
            </w:r>
          </w:p>
          <w:p w:rsidR="00753D2D" w:rsidDel="001542F9" w:rsidRDefault="00753D2D" w:rsidP="00753D2D">
            <w:pPr>
              <w:pStyle w:val="TestCaseInfo"/>
              <w:rPr>
                <w:del w:id="5799" w:author="Seggelke, Klaus" w:date="2017-03-21T16:15:00Z"/>
              </w:rPr>
            </w:pPr>
            <w:del w:id="5800" w:author="Seggelke, Klaus" w:date="2017-03-21T16:15:00Z">
              <w:r w:rsidDel="001542F9">
                <w:delText>Each of this are sub test cases.</w:delText>
              </w:r>
            </w:del>
          </w:p>
          <w:p w:rsidR="00753D2D" w:rsidRDefault="00753D2D" w:rsidP="00753D2D">
            <w:pPr>
              <w:pStyle w:val="TestCaseInfo"/>
            </w:pPr>
            <w:r>
              <w:t>The scaling trigger could be one of the following:</w:t>
            </w:r>
          </w:p>
          <w:p w:rsidR="006E70F4" w:rsidRDefault="006E70F4" w:rsidP="006E70F4">
            <w:pPr>
              <w:pStyle w:val="TestCaseInfo"/>
              <w:numPr>
                <w:ilvl w:val="0"/>
                <w:numId w:val="101"/>
              </w:numPr>
              <w:rPr>
                <w:lang w:eastAsia="zh-CN"/>
              </w:rPr>
            </w:pPr>
            <w:del w:id="5801" w:author="Seggelke, Klaus" w:date="2017-03-21T16:16:00Z">
              <w:r w:rsidRPr="006E70F4" w:rsidDel="001542F9">
                <w:rPr>
                  <w:lang w:eastAsia="zh-CN"/>
                </w:rPr>
                <w:delText>VNFM/</w:delText>
              </w:r>
            </w:del>
            <w:r w:rsidRPr="006E70F4">
              <w:rPr>
                <w:lang w:eastAsia="zh-CN"/>
              </w:rPr>
              <w:t xml:space="preserve">MANO generated events - Auto Scaling </w:t>
            </w:r>
            <w:del w:id="5802" w:author="Seggelke, Klaus" w:date="2017-03-21T16:17:00Z">
              <w:r w:rsidRPr="006E70F4" w:rsidDel="001542F9">
                <w:rPr>
                  <w:lang w:eastAsia="zh-CN"/>
                </w:rPr>
                <w:delText xml:space="preserve"> </w:delText>
              </w:r>
            </w:del>
            <w:r w:rsidRPr="006E70F4">
              <w:rPr>
                <w:lang w:eastAsia="zh-CN"/>
              </w:rPr>
              <w:t>(</w:t>
            </w:r>
            <w:del w:id="5803" w:author="Seggelke, Klaus" w:date="2017-03-21T16:17:00Z">
              <w:r w:rsidRPr="006E70F4" w:rsidDel="001542F9">
                <w:rPr>
                  <w:lang w:eastAsia="zh-CN"/>
                </w:rPr>
                <w:delText xml:space="preserve"> </w:delText>
              </w:r>
            </w:del>
            <w:r w:rsidRPr="006E70F4">
              <w:rPr>
                <w:lang w:eastAsia="zh-CN"/>
              </w:rPr>
              <w:t>e.g. based on monitoring of resource utilization of the VNF's VMs, upon events received from VNF, EM, VIM)</w:t>
            </w:r>
          </w:p>
          <w:p w:rsidR="006E70F4" w:rsidRDefault="006E70F4" w:rsidP="006E70F4">
            <w:pPr>
              <w:pStyle w:val="TestCaseInfo"/>
              <w:numPr>
                <w:ilvl w:val="0"/>
                <w:numId w:val="101"/>
              </w:numPr>
              <w:rPr>
                <w:lang w:eastAsia="zh-CN"/>
              </w:rPr>
            </w:pPr>
            <w:r w:rsidRPr="006E70F4">
              <w:rPr>
                <w:lang w:eastAsia="zh-CN"/>
              </w:rPr>
              <w:t xml:space="preserve">VNF generated event – On-demand </w:t>
            </w:r>
            <w:del w:id="5804" w:author="Seggelke, Klaus" w:date="2017-03-21T16:17:00Z">
              <w:r w:rsidRPr="006E70F4" w:rsidDel="001542F9">
                <w:rPr>
                  <w:lang w:eastAsia="zh-CN"/>
                </w:rPr>
                <w:delText xml:space="preserve"> </w:delText>
              </w:r>
            </w:del>
            <w:r w:rsidRPr="006E70F4">
              <w:rPr>
                <w:lang w:eastAsia="zh-CN"/>
              </w:rPr>
              <w:t>Scaling (</w:t>
            </w:r>
            <w:del w:id="5805" w:author="Seggelke, Klaus" w:date="2017-03-21T16:17:00Z">
              <w:r w:rsidRPr="006E70F4" w:rsidDel="001542F9">
                <w:rPr>
                  <w:lang w:eastAsia="zh-CN"/>
                </w:rPr>
                <w:delText xml:space="preserve"> </w:delText>
              </w:r>
            </w:del>
            <w:r w:rsidRPr="006E70F4">
              <w:rPr>
                <w:lang w:eastAsia="zh-CN"/>
              </w:rPr>
              <w:t>e.g. based on traffic, VNF generates the request internally)</w:t>
            </w:r>
          </w:p>
          <w:p w:rsidR="006E70F4" w:rsidRDefault="006E70F4" w:rsidP="006E70F4">
            <w:pPr>
              <w:pStyle w:val="TestCaseInfo"/>
              <w:numPr>
                <w:ilvl w:val="0"/>
                <w:numId w:val="101"/>
              </w:numPr>
              <w:rPr>
                <w:lang w:eastAsia="zh-CN"/>
              </w:rPr>
            </w:pPr>
            <w:r w:rsidRPr="006E70F4">
              <w:rPr>
                <w:lang w:eastAsia="zh-CN"/>
              </w:rPr>
              <w:t>VIM generated event – On-demand Scaling</w:t>
            </w:r>
          </w:p>
          <w:p w:rsidR="006E70F4" w:rsidRDefault="006E70F4" w:rsidP="006E70F4">
            <w:pPr>
              <w:pStyle w:val="TestCaseInfo"/>
              <w:numPr>
                <w:ilvl w:val="0"/>
                <w:numId w:val="101"/>
              </w:numPr>
              <w:rPr>
                <w:lang w:eastAsia="zh-CN"/>
              </w:rPr>
            </w:pPr>
            <w:r w:rsidRPr="006E70F4">
              <w:rPr>
                <w:lang w:eastAsia="zh-CN"/>
              </w:rPr>
              <w:t>EM generated event – On-demand Scaling (e.g. EM receives information from the VNF and determines the need to auto scale)</w:t>
            </w:r>
          </w:p>
          <w:p w:rsidR="006E70F4" w:rsidRDefault="006E70F4" w:rsidP="006E70F4">
            <w:pPr>
              <w:pStyle w:val="TestCaseInfo"/>
              <w:numPr>
                <w:ilvl w:val="0"/>
                <w:numId w:val="101"/>
              </w:numPr>
              <w:rPr>
                <w:lang w:eastAsia="zh-CN"/>
              </w:rPr>
            </w:pPr>
            <w:r w:rsidRPr="006E70F4">
              <w:rPr>
                <w:lang w:eastAsia="zh-CN"/>
              </w:rPr>
              <w:t xml:space="preserve">MANO generated event - Manual Scaling </w:t>
            </w:r>
            <w:del w:id="5806" w:author="Seggelke, Klaus" w:date="2017-03-21T16:17:00Z">
              <w:r w:rsidRPr="006E70F4" w:rsidDel="001542F9">
                <w:rPr>
                  <w:lang w:eastAsia="zh-CN"/>
                </w:rPr>
                <w:delText xml:space="preserve"> </w:delText>
              </w:r>
            </w:del>
            <w:r w:rsidRPr="006E70F4">
              <w:rPr>
                <w:lang w:eastAsia="zh-CN"/>
              </w:rPr>
              <w:t>(e.g. by operating the MANO interface/API)</w:t>
            </w:r>
          </w:p>
          <w:p w:rsidR="006E70F4" w:rsidRDefault="006E70F4" w:rsidP="006E70F4">
            <w:pPr>
              <w:pStyle w:val="TestCaseInfo"/>
              <w:numPr>
                <w:ilvl w:val="0"/>
                <w:numId w:val="101"/>
              </w:numPr>
              <w:rPr>
                <w:lang w:eastAsia="zh-CN"/>
              </w:rPr>
            </w:pPr>
            <w:r w:rsidRPr="006E70F4">
              <w:rPr>
                <w:lang w:eastAsia="zh-CN"/>
              </w:rPr>
              <w:t>VNF generated event - Manual Scaling</w:t>
            </w:r>
          </w:p>
          <w:p w:rsidR="00753D2D" w:rsidDel="002F301A" w:rsidRDefault="006E70F4" w:rsidP="006E70F4">
            <w:pPr>
              <w:pStyle w:val="TestCaseInfo"/>
              <w:numPr>
                <w:ilvl w:val="0"/>
                <w:numId w:val="101"/>
              </w:numPr>
              <w:rPr>
                <w:del w:id="5807" w:author="Seggelke, Klaus" w:date="2017-03-17T17:03:00Z"/>
                <w:lang w:eastAsia="zh-CN"/>
              </w:rPr>
            </w:pPr>
            <w:r w:rsidRPr="006E70F4">
              <w:rPr>
                <w:lang w:eastAsia="zh-CN"/>
              </w:rPr>
              <w:t>EM generated event – Manual Scaling</w:t>
            </w:r>
          </w:p>
          <w:p w:rsidR="00753D2D" w:rsidRDefault="00753D2D">
            <w:pPr>
              <w:pStyle w:val="TestCaseInfo"/>
              <w:numPr>
                <w:ilvl w:val="0"/>
                <w:numId w:val="101"/>
              </w:numPr>
              <w:pPrChange w:id="5808" w:author="Seggelke, Klaus" w:date="2017-03-17T17:03:00Z">
                <w:pPr>
                  <w:pStyle w:val="TestCaseInfo"/>
                </w:pPr>
              </w:pPrChange>
            </w:pPr>
            <w:del w:id="5809" w:author="Seggelke, Klaus" w:date="2017-03-17T17:03:00Z">
              <w:r w:rsidDel="002F301A">
                <w:delText>Each of this trigger can be seen a sub test cases.</w:delText>
              </w:r>
            </w:del>
          </w:p>
        </w:tc>
      </w:tr>
    </w:tbl>
    <w:p w:rsidR="00753D2D" w:rsidRDefault="00753D2D" w:rsidP="00753D2D">
      <w:pPr>
        <w:rPr>
          <w:ins w:id="5810" w:author="Seggelke, Klaus" w:date="2017-03-17T16:59:00Z"/>
          <w:lang w:eastAsia="zh-CN"/>
        </w:rPr>
      </w:pPr>
    </w:p>
    <w:p w:rsidR="0087193F" w:rsidRDefault="0087193F">
      <w:pPr>
        <w:pStyle w:val="Heading3"/>
        <w:pPrChange w:id="5811" w:author="Seggelke, Klaus" w:date="2017-03-17T16:59:00Z">
          <w:pPr/>
        </w:pPrChange>
      </w:pPr>
      <w:bookmarkStart w:id="5812" w:name="_Toc477880904"/>
      <w:ins w:id="5813" w:author="Seggelke, Klaus" w:date="2017-03-17T16:59:00Z">
        <w:r>
          <w:lastRenderedPageBreak/>
          <w:t>R</w:t>
        </w:r>
        <w:r w:rsidRPr="00C0341B">
          <w:t>emoval of virtualized specialized hardware acceleration</w:t>
        </w:r>
        <w:r>
          <w:t xml:space="preserve"> for </w:t>
        </w:r>
      </w:ins>
      <w:ins w:id="5814" w:author="Seggelke, Klaus" w:date="2017-03-21T16:37:00Z">
        <w:r w:rsidR="00984A89">
          <w:t xml:space="preserve">VNFC </w:t>
        </w:r>
      </w:ins>
      <w:ins w:id="5815" w:author="Seggelke, Klaus" w:date="2017-03-17T16:59:00Z">
        <w:r>
          <w:t>scale-in</w:t>
        </w:r>
      </w:ins>
      <w:bookmarkEnd w:id="5812"/>
    </w:p>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rsidP="00753D2D">
            <w:pPr>
              <w:pStyle w:val="TestCase"/>
            </w:pPr>
            <w:bookmarkStart w:id="5816" w:name="_Toc477881041"/>
            <w:r>
              <w:t>TC.VNF</w:t>
            </w:r>
            <w:ins w:id="5817" w:author="Seggelke, Klaus" w:date="2017-03-21T16:37:00Z">
              <w:r w:rsidR="00984A89">
                <w:t>C</w:t>
              </w:r>
            </w:ins>
            <w:r>
              <w:t>.SCALE.OUT.005</w:t>
            </w:r>
            <w:r>
              <w:tab/>
            </w:r>
            <w:r w:rsidR="00753D2D">
              <w:t>R</w:t>
            </w:r>
            <w:r w:rsidR="00753D2D" w:rsidRPr="00C0341B">
              <w:t>emoval of virtualized specialized hardware acceleration</w:t>
            </w:r>
            <w:r w:rsidR="001A6A91">
              <w:t xml:space="preserve"> for </w:t>
            </w:r>
            <w:ins w:id="5818" w:author="Seggelke, Klaus" w:date="2017-03-21T16:37:00Z">
              <w:r w:rsidR="00984A89">
                <w:t xml:space="preserve">VNFC </w:t>
              </w:r>
            </w:ins>
            <w:r w:rsidR="001A6A91">
              <w:t>scale-in</w:t>
            </w:r>
            <w:bookmarkEnd w:id="5816"/>
          </w:p>
        </w:tc>
      </w:tr>
      <w:tr w:rsidR="00753D2D" w:rsidTr="00753D2D">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Pr="00D67489" w:rsidRDefault="001A6A91" w:rsidP="001A6A91">
            <w:pPr>
              <w:pStyle w:val="TestCaseInfo"/>
              <w:rPr>
                <w:lang w:eastAsia="zh-CN"/>
              </w:rPr>
            </w:pPr>
            <w:r>
              <w:rPr>
                <w:lang w:eastAsia="zh-CN"/>
              </w:rPr>
              <w:t xml:space="preserve">A VNF should have the capability to dynamically scale </w:t>
            </w:r>
            <w:ins w:id="5819" w:author="Seggelke, Klaus" w:date="2017-03-21T16:37:00Z">
              <w:r w:rsidR="00984A89">
                <w:rPr>
                  <w:lang w:eastAsia="zh-CN"/>
                </w:rPr>
                <w:t xml:space="preserve">VNFC(s) </w:t>
              </w:r>
            </w:ins>
            <w:r>
              <w:rPr>
                <w:lang w:eastAsia="zh-CN"/>
              </w:rPr>
              <w:t xml:space="preserve">based on the required load. The scaling to the lower performance is the objective of this test by removing vHardware resources. The </w:t>
            </w:r>
            <w:del w:id="5820" w:author="Seggelke, Klaus" w:date="2017-03-21T16:17:00Z">
              <w:r w:rsidDel="001542F9">
                <w:rPr>
                  <w:lang w:eastAsia="zh-CN"/>
                </w:rPr>
                <w:delText xml:space="preserve">VNFM </w:delText>
              </w:r>
            </w:del>
            <w:ins w:id="5821" w:author="Seggelke, Klaus" w:date="2017-03-21T16:17:00Z">
              <w:r w:rsidR="001542F9">
                <w:rPr>
                  <w:lang w:eastAsia="zh-CN"/>
                </w:rPr>
                <w:t xml:space="preserve">MANO </w:t>
              </w:r>
            </w:ins>
            <w:r>
              <w:rPr>
                <w:lang w:eastAsia="zh-CN"/>
              </w:rPr>
              <w:t>must handle this case of vNIC resource management.</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53D2D" w:rsidRDefault="001A6A91" w:rsidP="00753D2D">
            <w:pPr>
              <w:pStyle w:val="TestCaseInfo"/>
              <w:rPr>
                <w:lang w:eastAsia="zh-CN"/>
              </w:rPr>
            </w:pPr>
            <w:r w:rsidRPr="00D82A42">
              <w:rPr>
                <w:lang w:eastAsia="zh-CN"/>
              </w:rPr>
              <w:t xml:space="preserve">If a VNF functionality depends on specialized hardware acceleration devices/NIC cards, the </w:t>
            </w:r>
            <w:del w:id="5822" w:author="Seggelke, Klaus" w:date="2017-03-21T16:17:00Z">
              <w:r w:rsidRPr="00D82A42" w:rsidDel="001542F9">
                <w:rPr>
                  <w:lang w:eastAsia="zh-CN"/>
                </w:rPr>
                <w:delText xml:space="preserve">VNFM </w:delText>
              </w:r>
            </w:del>
            <w:ins w:id="5823" w:author="Seggelke, Klaus" w:date="2017-03-21T16:17:00Z">
              <w:r w:rsidR="001542F9">
                <w:rPr>
                  <w:lang w:eastAsia="zh-CN"/>
                </w:rPr>
                <w:t>MANO</w:t>
              </w:r>
              <w:r w:rsidR="001542F9" w:rsidRPr="00D82A42">
                <w:rPr>
                  <w:lang w:eastAsia="zh-CN"/>
                </w:rPr>
                <w:t xml:space="preserve"> </w:t>
              </w:r>
            </w:ins>
            <w:r w:rsidRPr="00D82A42">
              <w:rPr>
                <w:lang w:eastAsia="zh-CN"/>
              </w:rPr>
              <w:t xml:space="preserve">needs to have the capability to remove these resources when decreasing the scaling. The </w:t>
            </w:r>
            <w:del w:id="5824" w:author="Seggelke, Klaus" w:date="2017-03-21T16:17:00Z">
              <w:r w:rsidRPr="00D82A42" w:rsidDel="001542F9">
                <w:rPr>
                  <w:lang w:eastAsia="zh-CN"/>
                </w:rPr>
                <w:delText xml:space="preserve">VNFM </w:delText>
              </w:r>
            </w:del>
            <w:ins w:id="5825" w:author="Seggelke, Klaus" w:date="2017-03-21T16:17:00Z">
              <w:r w:rsidR="001542F9">
                <w:rPr>
                  <w:lang w:eastAsia="zh-CN"/>
                </w:rPr>
                <w:t>MANO</w:t>
              </w:r>
              <w:r w:rsidR="001542F9" w:rsidRPr="00D82A42">
                <w:rPr>
                  <w:lang w:eastAsia="zh-CN"/>
                </w:rPr>
                <w:t xml:space="preserve"> </w:t>
              </w:r>
            </w:ins>
            <w:r w:rsidRPr="00D82A42">
              <w:rPr>
                <w:lang w:eastAsia="zh-CN"/>
              </w:rPr>
              <w:t>should report reduced resources after the completion. The EM may apply new configurations. The functionality of the VNF should be validated. Lower scalability of the VNF service should be the result.</w:t>
            </w:r>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Default="00753D2D" w:rsidP="00C82C0F">
            <w:pPr>
              <w:pStyle w:val="TestCaseInfo"/>
              <w:numPr>
                <w:ilvl w:val="0"/>
                <w:numId w:val="174"/>
              </w:numPr>
            </w:pPr>
            <w:r>
              <w:t>Instantiate VNF</w:t>
            </w:r>
          </w:p>
          <w:p w:rsidR="00C82C0F" w:rsidRDefault="00C82C0F" w:rsidP="00C82C0F">
            <w:pPr>
              <w:pStyle w:val="TestCaseInfo"/>
              <w:numPr>
                <w:ilvl w:val="0"/>
                <w:numId w:val="174"/>
              </w:numPr>
            </w:pPr>
            <w:r w:rsidRPr="00074BEF">
              <w:t>Validate VNF instantiation state is INSTANTIATED and VNF state is STARTED (--&gt; time stamp when correct state reached)</w:t>
            </w:r>
          </w:p>
          <w:p w:rsidR="00753D2D" w:rsidRDefault="00753D2D" w:rsidP="00C82C0F">
            <w:pPr>
              <w:pStyle w:val="TestCaseInfo"/>
              <w:numPr>
                <w:ilvl w:val="0"/>
                <w:numId w:val="174"/>
              </w:numPr>
            </w:pPr>
            <w:r>
              <w:t>Generate low traffic load</w:t>
            </w:r>
          </w:p>
          <w:p w:rsidR="00753D2D" w:rsidRDefault="00753D2D" w:rsidP="00C82C0F">
            <w:pPr>
              <w:pStyle w:val="TestCaseInfo"/>
              <w:numPr>
                <w:ilvl w:val="0"/>
                <w:numId w:val="174"/>
              </w:numPr>
            </w:pPr>
            <w:r>
              <w:t>Validate that traffic flows through without issues (--&gt; no dropped packets)</w:t>
            </w:r>
          </w:p>
          <w:p w:rsidR="00753D2D" w:rsidRDefault="00753D2D" w:rsidP="00C82C0F">
            <w:pPr>
              <w:pStyle w:val="TestCaseInfo"/>
              <w:numPr>
                <w:ilvl w:val="0"/>
                <w:numId w:val="174"/>
              </w:numPr>
            </w:pPr>
            <w:r>
              <w:t>Trigger a resize of the NFV resources to use more specialized hardware resources</w:t>
            </w:r>
          </w:p>
          <w:p w:rsidR="00753D2D" w:rsidRDefault="00753D2D" w:rsidP="00C82C0F">
            <w:pPr>
              <w:pStyle w:val="TestCaseInfo"/>
              <w:numPr>
                <w:ilvl w:val="0"/>
                <w:numId w:val="174"/>
              </w:numPr>
            </w:pPr>
            <w:r>
              <w:t>Validate VNF has resized</w:t>
            </w:r>
          </w:p>
          <w:p w:rsidR="00753D2D" w:rsidRDefault="00753D2D" w:rsidP="00C82C0F">
            <w:pPr>
              <w:pStyle w:val="TestCaseInfo"/>
              <w:numPr>
                <w:ilvl w:val="0"/>
                <w:numId w:val="174"/>
              </w:numPr>
            </w:pPr>
            <w:r>
              <w:t>Generate higher traffic load</w:t>
            </w:r>
          </w:p>
          <w:p w:rsidR="00753D2D" w:rsidRDefault="00753D2D" w:rsidP="00C82C0F">
            <w:pPr>
              <w:pStyle w:val="TestCaseInfo"/>
              <w:numPr>
                <w:ilvl w:val="0"/>
                <w:numId w:val="174"/>
              </w:numPr>
            </w:pPr>
            <w:r>
              <w:t>Validate increased its capacity by no traffic loss</w:t>
            </w:r>
          </w:p>
          <w:p w:rsidR="00753D2D" w:rsidRDefault="00753D2D" w:rsidP="00C82C0F">
            <w:pPr>
              <w:pStyle w:val="TestCaseInfo"/>
              <w:numPr>
                <w:ilvl w:val="0"/>
                <w:numId w:val="174"/>
              </w:numPr>
            </w:pPr>
            <w:r>
              <w:t xml:space="preserve">Validate that </w:t>
            </w:r>
            <w:del w:id="5826" w:author="Seggelke, Klaus" w:date="2017-03-21T16:18:00Z">
              <w:r w:rsidDel="001542F9">
                <w:delText xml:space="preserve">VNFM </w:delText>
              </w:r>
            </w:del>
            <w:ins w:id="5827" w:author="Seggelke, Klaus" w:date="2017-03-21T16:18:00Z">
              <w:r w:rsidR="001542F9">
                <w:t xml:space="preserve">MANO </w:t>
              </w:r>
            </w:ins>
            <w:r>
              <w:t>has allocated more specialized hardware resources</w:t>
            </w:r>
            <w:r w:rsidR="001A6A91">
              <w:t xml:space="preserve"> and added new VNFCs</w:t>
            </w:r>
          </w:p>
          <w:p w:rsidR="00753D2D" w:rsidRDefault="00753D2D" w:rsidP="00C82C0F">
            <w:pPr>
              <w:pStyle w:val="TestCaseInfo"/>
              <w:numPr>
                <w:ilvl w:val="0"/>
                <w:numId w:val="174"/>
              </w:numPr>
            </w:pPr>
            <w:r>
              <w:t>Generate low traffic load</w:t>
            </w:r>
          </w:p>
          <w:p w:rsidR="00753D2D" w:rsidRDefault="00753D2D" w:rsidP="00C82C0F">
            <w:pPr>
              <w:pStyle w:val="TestCaseInfo"/>
              <w:numPr>
                <w:ilvl w:val="0"/>
                <w:numId w:val="174"/>
              </w:numPr>
            </w:pPr>
            <w:r>
              <w:t xml:space="preserve">Trigger a resize of the NFV resources to use less specialized hardware resources </w:t>
            </w:r>
          </w:p>
          <w:p w:rsidR="00753D2D" w:rsidRDefault="00753D2D" w:rsidP="00C82C0F">
            <w:pPr>
              <w:pStyle w:val="TestCaseInfo"/>
              <w:numPr>
                <w:ilvl w:val="0"/>
                <w:numId w:val="174"/>
              </w:numPr>
            </w:pPr>
            <w:r>
              <w:t>Validate VNF has resized and has decreased its capacity</w:t>
            </w:r>
            <w:r w:rsidR="001A6A91">
              <w:t xml:space="preserve"> and removed VNFCs</w:t>
            </w:r>
          </w:p>
          <w:p w:rsidR="00753D2D" w:rsidRDefault="00753D2D" w:rsidP="00C82C0F">
            <w:pPr>
              <w:pStyle w:val="TestCaseInfo"/>
              <w:numPr>
                <w:ilvl w:val="0"/>
                <w:numId w:val="174"/>
              </w:numPr>
            </w:pPr>
            <w:r>
              <w:t xml:space="preserve">Validate that </w:t>
            </w:r>
            <w:del w:id="5828" w:author="Seggelke, Klaus" w:date="2017-03-21T16:18:00Z">
              <w:r w:rsidDel="001542F9">
                <w:delText xml:space="preserve">VNFM </w:delText>
              </w:r>
            </w:del>
            <w:ins w:id="5829" w:author="Seggelke, Klaus" w:date="2017-03-21T16:18:00Z">
              <w:r w:rsidR="001542F9">
                <w:t xml:space="preserve">MANO </w:t>
              </w:r>
            </w:ins>
            <w:r>
              <w:t>has allocated less specialized hardware resources and the previous specialized hardware resources have been freed up</w:t>
            </w:r>
          </w:p>
          <w:p w:rsidR="00753D2D" w:rsidRDefault="00753D2D" w:rsidP="00C82C0F">
            <w:pPr>
              <w:pStyle w:val="TestCaseInfo"/>
              <w:numPr>
                <w:ilvl w:val="0"/>
                <w:numId w:val="174"/>
              </w:numPr>
            </w:pPr>
            <w:r>
              <w:t>Determine the service disruption during the resizing</w:t>
            </w:r>
          </w:p>
          <w:p w:rsidR="00753D2D" w:rsidRDefault="00753D2D" w:rsidP="00C82C0F">
            <w:pPr>
              <w:pStyle w:val="TestCaseInfo"/>
              <w:numPr>
                <w:ilvl w:val="0"/>
                <w:numId w:val="174"/>
              </w:numPr>
            </w:pPr>
            <w:r>
              <w:t>Validate no dropped packets</w:t>
            </w:r>
          </w:p>
          <w:p w:rsidR="00753D2D" w:rsidRDefault="00753D2D" w:rsidP="00C82C0F">
            <w:pPr>
              <w:pStyle w:val="TestCaseInfo"/>
              <w:numPr>
                <w:ilvl w:val="0"/>
                <w:numId w:val="174"/>
              </w:numPr>
            </w:pPr>
            <w:r>
              <w:t>Stop traffic</w:t>
            </w:r>
          </w:p>
          <w:p w:rsidR="00753D2D" w:rsidRPr="00093574" w:rsidRDefault="00753D2D" w:rsidP="00C82C0F">
            <w:pPr>
              <w:pStyle w:val="TestCaseInfo"/>
              <w:numPr>
                <w:ilvl w:val="0"/>
                <w:numId w:val="174"/>
              </w:numPr>
            </w:pPr>
            <w:r>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be removed:</w:t>
            </w:r>
          </w:p>
          <w:p w:rsidR="00753D2D" w:rsidRDefault="00753D2D" w:rsidP="006E70F4">
            <w:pPr>
              <w:pStyle w:val="TestCaseInfo"/>
              <w:numPr>
                <w:ilvl w:val="0"/>
                <w:numId w:val="101"/>
              </w:numPr>
            </w:pPr>
            <w:r>
              <w:t xml:space="preserve">vNIC </w:t>
            </w:r>
          </w:p>
          <w:p w:rsidR="00753D2D" w:rsidRDefault="00753D2D" w:rsidP="006E70F4">
            <w:pPr>
              <w:pStyle w:val="TestCaseInfo"/>
              <w:numPr>
                <w:ilvl w:val="0"/>
                <w:numId w:val="101"/>
              </w:numPr>
            </w:pPr>
            <w:r>
              <w:t>Other specialized hardware</w:t>
            </w:r>
          </w:p>
          <w:p w:rsidR="00753D2D" w:rsidDel="001542F9" w:rsidRDefault="00753D2D" w:rsidP="00753D2D">
            <w:pPr>
              <w:pStyle w:val="TestCaseInfo"/>
              <w:rPr>
                <w:del w:id="5830" w:author="Seggelke, Klaus" w:date="2017-03-21T16:18:00Z"/>
              </w:rPr>
            </w:pPr>
            <w:del w:id="5831" w:author="Seggelke, Klaus" w:date="2017-03-21T16:18:00Z">
              <w:r w:rsidDel="001542F9">
                <w:delText>Each of this are sub test cases.</w:delText>
              </w:r>
            </w:del>
          </w:p>
          <w:p w:rsidR="00753D2D" w:rsidRDefault="00753D2D" w:rsidP="00753D2D">
            <w:pPr>
              <w:pStyle w:val="TestCaseInfo"/>
            </w:pPr>
            <w:r>
              <w:t>The scaling trigger could be one of the following:</w:t>
            </w:r>
          </w:p>
          <w:p w:rsidR="006E70F4" w:rsidRDefault="006E70F4" w:rsidP="006E70F4">
            <w:pPr>
              <w:pStyle w:val="TestCaseInfo"/>
              <w:numPr>
                <w:ilvl w:val="0"/>
                <w:numId w:val="101"/>
              </w:numPr>
              <w:rPr>
                <w:lang w:eastAsia="zh-CN"/>
              </w:rPr>
            </w:pPr>
            <w:del w:id="5832" w:author="Seggelke, Klaus" w:date="2017-03-21T16:18:00Z">
              <w:r w:rsidRPr="006E70F4" w:rsidDel="001542F9">
                <w:rPr>
                  <w:lang w:eastAsia="zh-CN"/>
                </w:rPr>
                <w:lastRenderedPageBreak/>
                <w:delText>VNFM/</w:delText>
              </w:r>
            </w:del>
            <w:r w:rsidRPr="006E70F4">
              <w:rPr>
                <w:lang w:eastAsia="zh-CN"/>
              </w:rPr>
              <w:t xml:space="preserve">MANO generated events - Auto Scaling </w:t>
            </w:r>
            <w:del w:id="5833" w:author="Seggelke, Klaus" w:date="2017-03-21T16:18:00Z">
              <w:r w:rsidRPr="006E70F4" w:rsidDel="001542F9">
                <w:rPr>
                  <w:lang w:eastAsia="zh-CN"/>
                </w:rPr>
                <w:delText xml:space="preserve"> </w:delText>
              </w:r>
            </w:del>
            <w:r w:rsidRPr="006E70F4">
              <w:rPr>
                <w:lang w:eastAsia="zh-CN"/>
              </w:rPr>
              <w:t>(</w:t>
            </w:r>
            <w:del w:id="5834" w:author="Seggelke, Klaus" w:date="2017-03-21T16:18:00Z">
              <w:r w:rsidRPr="006E70F4" w:rsidDel="001542F9">
                <w:rPr>
                  <w:lang w:eastAsia="zh-CN"/>
                </w:rPr>
                <w:delText xml:space="preserve"> </w:delText>
              </w:r>
            </w:del>
            <w:r w:rsidRPr="006E70F4">
              <w:rPr>
                <w:lang w:eastAsia="zh-CN"/>
              </w:rPr>
              <w:t>e.g. based on monitoring of resource utilization of the VNF's VMs, upon events received from VNF, EM, VIM)</w:t>
            </w:r>
          </w:p>
          <w:p w:rsidR="006E70F4" w:rsidRDefault="006E70F4" w:rsidP="006E70F4">
            <w:pPr>
              <w:pStyle w:val="TestCaseInfo"/>
              <w:numPr>
                <w:ilvl w:val="0"/>
                <w:numId w:val="101"/>
              </w:numPr>
              <w:rPr>
                <w:lang w:eastAsia="zh-CN"/>
              </w:rPr>
            </w:pPr>
            <w:r w:rsidRPr="006E70F4">
              <w:rPr>
                <w:lang w:eastAsia="zh-CN"/>
              </w:rPr>
              <w:t xml:space="preserve">VNF generated event – On-demand </w:t>
            </w:r>
            <w:del w:id="5835" w:author="Seggelke, Klaus" w:date="2017-03-21T16:18:00Z">
              <w:r w:rsidRPr="006E70F4" w:rsidDel="001542F9">
                <w:rPr>
                  <w:lang w:eastAsia="zh-CN"/>
                </w:rPr>
                <w:delText xml:space="preserve"> </w:delText>
              </w:r>
            </w:del>
            <w:r w:rsidRPr="006E70F4">
              <w:rPr>
                <w:lang w:eastAsia="zh-CN"/>
              </w:rPr>
              <w:t>Scaling (</w:t>
            </w:r>
            <w:del w:id="5836" w:author="Seggelke, Klaus" w:date="2017-03-21T16:18:00Z">
              <w:r w:rsidRPr="006E70F4" w:rsidDel="001542F9">
                <w:rPr>
                  <w:lang w:eastAsia="zh-CN"/>
                </w:rPr>
                <w:delText xml:space="preserve"> </w:delText>
              </w:r>
            </w:del>
            <w:r w:rsidRPr="006E70F4">
              <w:rPr>
                <w:lang w:eastAsia="zh-CN"/>
              </w:rPr>
              <w:t>e.g. based on traffic, VNF generates the request internally)</w:t>
            </w:r>
          </w:p>
          <w:p w:rsidR="006E70F4" w:rsidRDefault="006E70F4" w:rsidP="006E70F4">
            <w:pPr>
              <w:pStyle w:val="TestCaseInfo"/>
              <w:numPr>
                <w:ilvl w:val="0"/>
                <w:numId w:val="101"/>
              </w:numPr>
              <w:rPr>
                <w:lang w:eastAsia="zh-CN"/>
              </w:rPr>
            </w:pPr>
            <w:r w:rsidRPr="006E70F4">
              <w:rPr>
                <w:lang w:eastAsia="zh-CN"/>
              </w:rPr>
              <w:t>VIM generated event – On-demand Scaling</w:t>
            </w:r>
          </w:p>
          <w:p w:rsidR="006E70F4" w:rsidRDefault="006E70F4" w:rsidP="006E70F4">
            <w:pPr>
              <w:pStyle w:val="TestCaseInfo"/>
              <w:numPr>
                <w:ilvl w:val="0"/>
                <w:numId w:val="101"/>
              </w:numPr>
              <w:rPr>
                <w:lang w:eastAsia="zh-CN"/>
              </w:rPr>
            </w:pPr>
            <w:r w:rsidRPr="006E70F4">
              <w:rPr>
                <w:lang w:eastAsia="zh-CN"/>
              </w:rPr>
              <w:t>EM generated event – On-demand Scaling (e.g. EM receives information from the VNF and determines the need to auto scale)</w:t>
            </w:r>
          </w:p>
          <w:p w:rsidR="006E70F4" w:rsidRDefault="006E70F4" w:rsidP="006E70F4">
            <w:pPr>
              <w:pStyle w:val="TestCaseInfo"/>
              <w:numPr>
                <w:ilvl w:val="0"/>
                <w:numId w:val="101"/>
              </w:numPr>
              <w:rPr>
                <w:lang w:eastAsia="zh-CN"/>
              </w:rPr>
            </w:pPr>
            <w:r w:rsidRPr="006E70F4">
              <w:rPr>
                <w:lang w:eastAsia="zh-CN"/>
              </w:rPr>
              <w:t xml:space="preserve">MANO generated event - Manual Scaling </w:t>
            </w:r>
            <w:del w:id="5837" w:author="Seggelke, Klaus" w:date="2017-03-21T16:18:00Z">
              <w:r w:rsidRPr="006E70F4" w:rsidDel="001542F9">
                <w:rPr>
                  <w:lang w:eastAsia="zh-CN"/>
                </w:rPr>
                <w:delText xml:space="preserve"> </w:delText>
              </w:r>
            </w:del>
            <w:r w:rsidRPr="006E70F4">
              <w:rPr>
                <w:lang w:eastAsia="zh-CN"/>
              </w:rPr>
              <w:t>(e.g. by operating the MANO interface/API)</w:t>
            </w:r>
          </w:p>
          <w:p w:rsidR="006E70F4" w:rsidRDefault="006E70F4" w:rsidP="006E70F4">
            <w:pPr>
              <w:pStyle w:val="TestCaseInfo"/>
              <w:numPr>
                <w:ilvl w:val="0"/>
                <w:numId w:val="101"/>
              </w:numPr>
              <w:rPr>
                <w:lang w:eastAsia="zh-CN"/>
              </w:rPr>
            </w:pPr>
            <w:r w:rsidRPr="006E70F4">
              <w:rPr>
                <w:lang w:eastAsia="zh-CN"/>
              </w:rPr>
              <w:t>VNF generated event - Manual Scaling</w:t>
            </w:r>
          </w:p>
          <w:p w:rsidR="00753D2D" w:rsidDel="002F301A" w:rsidRDefault="006E70F4" w:rsidP="006E70F4">
            <w:pPr>
              <w:pStyle w:val="TestCaseInfo"/>
              <w:numPr>
                <w:ilvl w:val="0"/>
                <w:numId w:val="101"/>
              </w:numPr>
              <w:rPr>
                <w:del w:id="5838" w:author="Seggelke, Klaus" w:date="2017-03-17T17:02:00Z"/>
                <w:lang w:eastAsia="zh-CN"/>
              </w:rPr>
            </w:pPr>
            <w:r w:rsidRPr="006E70F4">
              <w:rPr>
                <w:lang w:eastAsia="zh-CN"/>
              </w:rPr>
              <w:t>EM generated event – Manual Scaling</w:t>
            </w:r>
          </w:p>
          <w:p w:rsidR="00753D2D" w:rsidRDefault="00753D2D">
            <w:pPr>
              <w:pStyle w:val="TestCaseInfo"/>
              <w:numPr>
                <w:ilvl w:val="0"/>
                <w:numId w:val="101"/>
              </w:numPr>
              <w:pPrChange w:id="5839" w:author="Seggelke, Klaus" w:date="2017-03-17T17:02:00Z">
                <w:pPr>
                  <w:pStyle w:val="TestCaseInfo"/>
                </w:pPr>
              </w:pPrChange>
            </w:pPr>
            <w:del w:id="5840" w:author="Seggelke, Klaus" w:date="2017-03-17T17:02:00Z">
              <w:r w:rsidDel="002F301A">
                <w:delText>Each of this trigger can be seen a sub test cases.</w:delText>
              </w:r>
            </w:del>
          </w:p>
        </w:tc>
      </w:tr>
    </w:tbl>
    <w:p w:rsidR="00753D2D" w:rsidDel="001542F9" w:rsidRDefault="00753D2D" w:rsidP="005A676A">
      <w:pPr>
        <w:rPr>
          <w:del w:id="5841" w:author="Seggelke, Klaus" w:date="2017-03-21T16:18:00Z"/>
          <w:lang w:eastAsia="zh-CN"/>
        </w:rPr>
      </w:pPr>
    </w:p>
    <w:p w:rsidR="001542F9" w:rsidRDefault="001542F9" w:rsidP="00753D2D">
      <w:pPr>
        <w:rPr>
          <w:ins w:id="5842" w:author="Seggelke, Klaus" w:date="2017-03-21T16:21:00Z"/>
          <w:lang w:eastAsia="zh-CN"/>
        </w:rPr>
      </w:pPr>
    </w:p>
    <w:p w:rsidR="001542F9" w:rsidRDefault="001542F9" w:rsidP="001542F9">
      <w:pPr>
        <w:pStyle w:val="Heading2"/>
        <w:rPr>
          <w:ins w:id="5843" w:author="Seggelke, Klaus" w:date="2017-03-21T16:21:00Z"/>
        </w:rPr>
      </w:pPr>
      <w:bookmarkStart w:id="5844" w:name="_Toc477880905"/>
      <w:ins w:id="5845" w:author="Seggelke, Klaus" w:date="2017-03-21T16:21:00Z">
        <w:r>
          <w:t>vResource Scaling Out/In of VNF</w:t>
        </w:r>
        <w:bookmarkEnd w:id="5844"/>
      </w:ins>
    </w:p>
    <w:p w:rsidR="001542F9" w:rsidRDefault="00984A89" w:rsidP="001542F9">
      <w:pPr>
        <w:rPr>
          <w:ins w:id="5846" w:author="Seggelke, Klaus" w:date="2017-03-21T16:21:00Z"/>
          <w:lang w:eastAsia="zh-CN"/>
        </w:rPr>
      </w:pPr>
      <w:ins w:id="5847" w:author="Seggelke, Klaus" w:date="2017-03-21T16:39:00Z">
        <w:r>
          <w:rPr>
            <w:lang w:eastAsia="zh-CN"/>
          </w:rPr>
          <w:t>The</w:t>
        </w:r>
      </w:ins>
      <w:ins w:id="5848" w:author="Seggelke, Klaus" w:date="2017-03-21T16:21:00Z">
        <w:r w:rsidR="001542F9">
          <w:rPr>
            <w:lang w:eastAsia="zh-CN"/>
          </w:rPr>
          <w:t xml:space="preserve"> </w:t>
        </w:r>
      </w:ins>
      <w:ins w:id="5849" w:author="Seggelke, Klaus" w:date="2017-03-21T16:39:00Z">
        <w:r>
          <w:rPr>
            <w:lang w:eastAsia="zh-CN"/>
          </w:rPr>
          <w:t xml:space="preserve">MANO </w:t>
        </w:r>
      </w:ins>
      <w:ins w:id="5850" w:author="Seggelke, Klaus" w:date="2017-03-21T16:21:00Z">
        <w:r w:rsidR="001542F9">
          <w:rPr>
            <w:lang w:eastAsia="zh-CN"/>
          </w:rPr>
          <w:t xml:space="preserve">can adapt </w:t>
        </w:r>
      </w:ins>
      <w:ins w:id="5851" w:author="Seggelke, Klaus" w:date="2017-03-21T16:39:00Z">
        <w:r>
          <w:rPr>
            <w:lang w:eastAsia="zh-CN"/>
          </w:rPr>
          <w:t xml:space="preserve">the VNF </w:t>
        </w:r>
      </w:ins>
      <w:ins w:id="5852" w:author="Seggelke, Klaus" w:date="2017-03-21T16:21:00Z">
        <w:r w:rsidR="001542F9">
          <w:rPr>
            <w:lang w:eastAsia="zh-CN"/>
          </w:rPr>
          <w:t>to the demands of the applied traffic</w:t>
        </w:r>
      </w:ins>
      <w:ins w:id="5853" w:author="Seggelke, Klaus" w:date="2017-03-21T16:39:00Z">
        <w:r>
          <w:rPr>
            <w:lang w:eastAsia="zh-CN"/>
          </w:rPr>
          <w:t xml:space="preserve"> by adding additional VNF</w:t>
        </w:r>
      </w:ins>
      <w:ins w:id="5854" w:author="Seggelke, Klaus" w:date="2017-03-21T16:21:00Z">
        <w:r w:rsidR="001542F9">
          <w:rPr>
            <w:lang w:eastAsia="zh-CN"/>
          </w:rPr>
          <w:t xml:space="preserve">. It could increase it performance by allocation of additional vResources and when the traffic lowers, it could release vResources. This process is called scaling. The addition and removal of vResources is considered </w:t>
        </w:r>
        <w:r w:rsidR="001542F9" w:rsidRPr="00000B6E">
          <w:rPr>
            <w:b/>
            <w:lang w:eastAsia="zh-CN"/>
          </w:rPr>
          <w:t>scaling Out/In by</w:t>
        </w:r>
        <w:r w:rsidR="001542F9">
          <w:rPr>
            <w:lang w:eastAsia="zh-CN"/>
          </w:rPr>
          <w:t xml:space="preserve"> </w:t>
        </w:r>
        <w:r w:rsidR="001542F9" w:rsidRPr="00000B6E">
          <w:rPr>
            <w:b/>
            <w:lang w:eastAsia="zh-CN"/>
          </w:rPr>
          <w:t>increasing or decreasing the number of VNF instances</w:t>
        </w:r>
      </w:ins>
      <w:ins w:id="5855" w:author="Seggelke, Klaus" w:date="2017-03-21T16:39:00Z">
        <w:r>
          <w:rPr>
            <w:b/>
            <w:lang w:eastAsia="zh-CN"/>
          </w:rPr>
          <w:t>, not VNFC(s)</w:t>
        </w:r>
      </w:ins>
      <w:ins w:id="5856" w:author="Seggelke, Klaus" w:date="2017-03-21T16:21:00Z">
        <w:r w:rsidR="001542F9">
          <w:rPr>
            <w:lang w:eastAsia="zh-CN"/>
          </w:rPr>
          <w:t>. The following test cases address the validation of the VNF scaling Out/In.</w:t>
        </w:r>
      </w:ins>
    </w:p>
    <w:p w:rsidR="001542F9" w:rsidRDefault="001542F9" w:rsidP="001542F9">
      <w:pPr>
        <w:rPr>
          <w:ins w:id="5857" w:author="Seggelke, Klaus" w:date="2017-03-21T16:21:00Z"/>
          <w:lang w:eastAsia="zh-CN"/>
        </w:rPr>
      </w:pPr>
    </w:p>
    <w:p w:rsidR="001542F9" w:rsidRDefault="001542F9" w:rsidP="001542F9">
      <w:pPr>
        <w:pStyle w:val="Heading3"/>
        <w:rPr>
          <w:ins w:id="5858" w:author="Seggelke, Klaus" w:date="2017-03-21T16:21:00Z"/>
        </w:rPr>
      </w:pPr>
      <w:bookmarkStart w:id="5859" w:name="_Toc477880906"/>
      <w:ins w:id="5860" w:author="Seggelke, Klaus" w:date="2017-03-21T16:21:00Z">
        <w:r>
          <w:t>Scale-Out</w:t>
        </w:r>
        <w:r w:rsidRPr="00093574">
          <w:t xml:space="preserve"> VNF instance</w:t>
        </w:r>
        <w:bookmarkEnd w:id="5859"/>
      </w:ins>
    </w:p>
    <w:p w:rsidR="001542F9" w:rsidRDefault="001542F9" w:rsidP="001542F9">
      <w:pPr>
        <w:rPr>
          <w:ins w:id="5861" w:author="Seggelke, Klaus" w:date="2017-03-21T16:21: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542F9" w:rsidTr="001542F9">
        <w:trPr>
          <w:ins w:id="5862" w:author="Seggelke, Klaus" w:date="2017-03-21T16:21:00Z"/>
        </w:trPr>
        <w:tc>
          <w:tcPr>
            <w:tcW w:w="9330" w:type="dxa"/>
            <w:gridSpan w:val="2"/>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
              <w:rPr>
                <w:ins w:id="5863" w:author="Seggelke, Klaus" w:date="2017-03-21T16:21:00Z"/>
              </w:rPr>
            </w:pPr>
            <w:bookmarkStart w:id="5864" w:name="_Toc477881042"/>
            <w:ins w:id="5865" w:author="Seggelke, Klaus" w:date="2017-03-21T16:21:00Z">
              <w:r>
                <w:t>TC.VNF.SCALE.OUT.001</w:t>
              </w:r>
              <w:r>
                <w:tab/>
                <w:t>Scale-Out</w:t>
              </w:r>
              <w:r w:rsidRPr="00093574">
                <w:t xml:space="preserve"> VNF instance</w:t>
              </w:r>
              <w:bookmarkEnd w:id="5864"/>
            </w:ins>
          </w:p>
        </w:tc>
      </w:tr>
      <w:tr w:rsidR="001542F9" w:rsidTr="001542F9">
        <w:trPr>
          <w:trHeight w:val="896"/>
          <w:ins w:id="5866"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5867" w:author="Seggelke, Klaus" w:date="2017-03-21T16:21:00Z"/>
              </w:rPr>
            </w:pPr>
            <w:ins w:id="5868" w:author="Seggelke, Klaus" w:date="2017-03-21T16:21: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1542F9" w:rsidRPr="00D67489" w:rsidRDefault="00C80710" w:rsidP="001542F9">
            <w:pPr>
              <w:pStyle w:val="TestCaseInfo"/>
              <w:rPr>
                <w:ins w:id="5869" w:author="Seggelke, Klaus" w:date="2017-03-21T16:21:00Z"/>
                <w:lang w:eastAsia="zh-CN"/>
              </w:rPr>
            </w:pPr>
            <w:ins w:id="5870" w:author="Seggelke, Klaus" w:date="2017-03-21T16:47:00Z">
              <w:r>
                <w:rPr>
                  <w:lang w:eastAsia="zh-CN"/>
                </w:rPr>
                <w:t>The MANO</w:t>
              </w:r>
            </w:ins>
            <w:ins w:id="5871" w:author="Seggelke, Klaus" w:date="2017-03-21T16:21:00Z">
              <w:r w:rsidR="001542F9">
                <w:rPr>
                  <w:lang w:eastAsia="zh-CN"/>
                </w:rPr>
                <w:t xml:space="preserve"> should have the capability to dynamically scale </w:t>
              </w:r>
            </w:ins>
            <w:ins w:id="5872" w:author="Seggelke, Klaus" w:date="2017-03-21T16:47:00Z">
              <w:r>
                <w:rPr>
                  <w:lang w:eastAsia="zh-CN"/>
                </w:rPr>
                <w:t xml:space="preserve">by adding VNF(s) </w:t>
              </w:r>
            </w:ins>
            <w:ins w:id="5873" w:author="Seggelke, Klaus" w:date="2017-03-21T16:21:00Z">
              <w:r w:rsidR="001542F9">
                <w:rPr>
                  <w:lang w:eastAsia="zh-CN"/>
                </w:rPr>
                <w:t>based on the required load. The scaling to higher performance is the objective of this test. The VNF may has multiple levels of performance. Here we validate only one step, from the basic (lowest level) to the next level up.</w:t>
              </w:r>
            </w:ins>
          </w:p>
        </w:tc>
      </w:tr>
      <w:tr w:rsidR="001542F9" w:rsidTr="001542F9">
        <w:trPr>
          <w:ins w:id="5874"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5875" w:author="Seggelke, Klaus" w:date="2017-03-21T16:21:00Z"/>
              </w:rPr>
            </w:pPr>
            <w:ins w:id="5876" w:author="Seggelke, Klaus" w:date="2017-03-21T16:21: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Info"/>
              <w:rPr>
                <w:ins w:id="5877" w:author="Seggelke, Klaus" w:date="2017-03-21T16:21:00Z"/>
                <w:lang w:eastAsia="zh-CN"/>
              </w:rPr>
            </w:pPr>
            <w:ins w:id="5878" w:author="Seggelke, Klaus" w:date="2017-03-21T16:21:00Z">
              <w:r>
                <w:rPr>
                  <w:lang w:eastAsia="zh-CN"/>
                </w:rPr>
                <w:t>Once the scaling increase is completed, the MANO should report the additional allocated virtualized resources. The MANO should have added more resources by increasing number of VNFs. The EM may require to reconfigure the VNFs. Therefore, traffic should be generated to validate that the VNFs can process packets correctly. The trigger for this event to occur could be by different options:</w:t>
              </w:r>
            </w:ins>
          </w:p>
          <w:p w:rsidR="001542F9" w:rsidRDefault="001542F9" w:rsidP="001542F9">
            <w:pPr>
              <w:pStyle w:val="TestCaseInfo"/>
              <w:numPr>
                <w:ilvl w:val="0"/>
                <w:numId w:val="214"/>
              </w:numPr>
              <w:rPr>
                <w:ins w:id="5879" w:author="Seggelke, Klaus" w:date="2017-03-21T16:21:00Z"/>
                <w:lang w:eastAsia="zh-CN"/>
              </w:rPr>
            </w:pPr>
            <w:ins w:id="5880" w:author="Seggelke, Klaus" w:date="2017-03-21T16:21:00Z">
              <w:r w:rsidRPr="006E70F4">
                <w:rPr>
                  <w:lang w:eastAsia="zh-CN"/>
                </w:rPr>
                <w:t>MANO g</w:t>
              </w:r>
              <w:r w:rsidR="00C80710">
                <w:rPr>
                  <w:lang w:eastAsia="zh-CN"/>
                </w:rPr>
                <w:t>enerated events - Auto Scaling (</w:t>
              </w:r>
              <w:r w:rsidRPr="006E70F4">
                <w:rPr>
                  <w:lang w:eastAsia="zh-CN"/>
                </w:rPr>
                <w:t>e.g. based on monitoring of resource utilization of the VNF's VMs, upon events received from VNF, EM, VIM)</w:t>
              </w:r>
            </w:ins>
          </w:p>
          <w:p w:rsidR="001542F9" w:rsidRDefault="001542F9" w:rsidP="001542F9">
            <w:pPr>
              <w:pStyle w:val="TestCaseInfo"/>
              <w:numPr>
                <w:ilvl w:val="0"/>
                <w:numId w:val="214"/>
              </w:numPr>
              <w:rPr>
                <w:ins w:id="5881" w:author="Seggelke, Klaus" w:date="2017-03-21T16:21:00Z"/>
                <w:lang w:eastAsia="zh-CN"/>
              </w:rPr>
            </w:pPr>
            <w:ins w:id="5882" w:author="Seggelke, Klaus" w:date="2017-03-21T16:21:00Z">
              <w:r w:rsidRPr="006E70F4">
                <w:rPr>
                  <w:lang w:eastAsia="zh-CN"/>
                </w:rPr>
                <w:t>V</w:t>
              </w:r>
              <w:r w:rsidR="00C80710">
                <w:rPr>
                  <w:lang w:eastAsia="zh-CN"/>
                </w:rPr>
                <w:t xml:space="preserve">NF generated event – On-demand </w:t>
              </w:r>
              <w:r w:rsidRPr="006E70F4">
                <w:rPr>
                  <w:lang w:eastAsia="zh-CN"/>
                </w:rPr>
                <w:t>Scaling (e.g. based on traffic, VNF generates the request internally)</w:t>
              </w:r>
            </w:ins>
          </w:p>
          <w:p w:rsidR="001542F9" w:rsidRDefault="001542F9" w:rsidP="001542F9">
            <w:pPr>
              <w:pStyle w:val="TestCaseInfo"/>
              <w:numPr>
                <w:ilvl w:val="0"/>
                <w:numId w:val="214"/>
              </w:numPr>
              <w:rPr>
                <w:ins w:id="5883" w:author="Seggelke, Klaus" w:date="2017-03-21T16:21:00Z"/>
                <w:lang w:eastAsia="zh-CN"/>
              </w:rPr>
            </w:pPr>
            <w:ins w:id="5884" w:author="Seggelke, Klaus" w:date="2017-03-21T16:21:00Z">
              <w:r w:rsidRPr="006E70F4">
                <w:rPr>
                  <w:lang w:eastAsia="zh-CN"/>
                </w:rPr>
                <w:t>VIM generated event – On-demand Scaling</w:t>
              </w:r>
            </w:ins>
          </w:p>
          <w:p w:rsidR="001542F9" w:rsidRDefault="001542F9" w:rsidP="001542F9">
            <w:pPr>
              <w:pStyle w:val="TestCaseInfo"/>
              <w:numPr>
                <w:ilvl w:val="0"/>
                <w:numId w:val="214"/>
              </w:numPr>
              <w:rPr>
                <w:ins w:id="5885" w:author="Seggelke, Klaus" w:date="2017-03-21T16:21:00Z"/>
                <w:lang w:eastAsia="zh-CN"/>
              </w:rPr>
            </w:pPr>
            <w:ins w:id="5886" w:author="Seggelke, Klaus" w:date="2017-03-21T16:21:00Z">
              <w:r w:rsidRPr="006E70F4">
                <w:rPr>
                  <w:lang w:eastAsia="zh-CN"/>
                </w:rPr>
                <w:t>EM generated event – On-demand Scaling (e.g. EM receives information from the VNF and determines the need to auto scale)</w:t>
              </w:r>
            </w:ins>
          </w:p>
          <w:p w:rsidR="001542F9" w:rsidRDefault="001542F9" w:rsidP="001542F9">
            <w:pPr>
              <w:pStyle w:val="TestCaseInfo"/>
              <w:numPr>
                <w:ilvl w:val="0"/>
                <w:numId w:val="214"/>
              </w:numPr>
              <w:rPr>
                <w:ins w:id="5887" w:author="Seggelke, Klaus" w:date="2017-03-21T16:21:00Z"/>
                <w:lang w:eastAsia="zh-CN"/>
              </w:rPr>
            </w:pPr>
            <w:ins w:id="5888" w:author="Seggelke, Klaus" w:date="2017-03-21T16:21:00Z">
              <w:r w:rsidRPr="006E70F4">
                <w:rPr>
                  <w:lang w:eastAsia="zh-CN"/>
                </w:rPr>
                <w:t>MANO generated event - Manual Scaling (e.g. by operating the MANO interface/API)</w:t>
              </w:r>
            </w:ins>
          </w:p>
          <w:p w:rsidR="001542F9" w:rsidRDefault="001542F9" w:rsidP="001542F9">
            <w:pPr>
              <w:pStyle w:val="TestCaseInfo"/>
              <w:numPr>
                <w:ilvl w:val="0"/>
                <w:numId w:val="214"/>
              </w:numPr>
              <w:rPr>
                <w:ins w:id="5889" w:author="Seggelke, Klaus" w:date="2017-03-21T16:21:00Z"/>
                <w:lang w:eastAsia="zh-CN"/>
              </w:rPr>
            </w:pPr>
            <w:ins w:id="5890" w:author="Seggelke, Klaus" w:date="2017-03-21T16:21:00Z">
              <w:r w:rsidRPr="006E70F4">
                <w:rPr>
                  <w:lang w:eastAsia="zh-CN"/>
                </w:rPr>
                <w:t>VNF generated event - Manual Scaling</w:t>
              </w:r>
            </w:ins>
          </w:p>
          <w:p w:rsidR="001542F9" w:rsidRDefault="001542F9" w:rsidP="001542F9">
            <w:pPr>
              <w:pStyle w:val="TestCaseInfo"/>
              <w:numPr>
                <w:ilvl w:val="0"/>
                <w:numId w:val="217"/>
              </w:numPr>
              <w:rPr>
                <w:ins w:id="5891" w:author="Seggelke, Klaus" w:date="2017-03-21T16:21:00Z"/>
                <w:lang w:eastAsia="zh-CN"/>
              </w:rPr>
            </w:pPr>
            <w:ins w:id="5892" w:author="Seggelke, Klaus" w:date="2017-03-21T16:21:00Z">
              <w:r w:rsidRPr="006E70F4">
                <w:rPr>
                  <w:lang w:eastAsia="zh-CN"/>
                </w:rPr>
                <w:t>EM generated event – Manual Scaling</w:t>
              </w:r>
            </w:ins>
          </w:p>
        </w:tc>
      </w:tr>
      <w:tr w:rsidR="001542F9" w:rsidTr="001542F9">
        <w:trPr>
          <w:trHeight w:val="283"/>
          <w:ins w:id="5893"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5894" w:author="Seggelke, Klaus" w:date="2017-03-21T16:21:00Z"/>
              </w:rPr>
            </w:pPr>
            <w:ins w:id="5895" w:author="Seggelke, Klaus" w:date="2017-03-21T16:21:00Z">
              <w:r>
                <w:t>Test Setup</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5896" w:author="Seggelke, Klaus" w:date="2017-03-21T16:21:00Z"/>
                <w:lang w:eastAsia="zh-CN"/>
              </w:rPr>
            </w:pPr>
          </w:p>
        </w:tc>
      </w:tr>
      <w:tr w:rsidR="001542F9" w:rsidTr="001542F9">
        <w:trPr>
          <w:trHeight w:val="515"/>
          <w:ins w:id="5897"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5898" w:author="Seggelke, Klaus" w:date="2017-03-21T16:21:00Z"/>
              </w:rPr>
            </w:pPr>
            <w:ins w:id="5899" w:author="Seggelke, Klaus" w:date="2017-03-21T16:21:00Z">
              <w:r>
                <w:lastRenderedPageBreak/>
                <w:t>Parameters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5900" w:author="Seggelke, Klaus" w:date="2017-03-21T16:21:00Z"/>
              </w:rPr>
            </w:pPr>
          </w:p>
        </w:tc>
      </w:tr>
      <w:tr w:rsidR="001542F9" w:rsidTr="001542F9">
        <w:trPr>
          <w:ins w:id="5901"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5902" w:author="Seggelke, Klaus" w:date="2017-03-21T16:21:00Z"/>
              </w:rPr>
            </w:pPr>
            <w:ins w:id="5903" w:author="Seggelke, Klaus" w:date="2017-03-21T16:21: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5904" w:author="Seggelke, Klaus" w:date="2017-03-21T16:21:00Z"/>
              </w:rPr>
            </w:pPr>
          </w:p>
        </w:tc>
      </w:tr>
      <w:tr w:rsidR="001542F9" w:rsidTr="001542F9">
        <w:trPr>
          <w:ins w:id="5905"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5906" w:author="Seggelke, Klaus" w:date="2017-03-21T16:21:00Z"/>
              </w:rPr>
            </w:pPr>
            <w:ins w:id="5907" w:author="Seggelke, Klaus" w:date="2017-03-21T16:21:00Z">
              <w:r>
                <w:t>Pre-conditions: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5908" w:author="Seggelke, Klaus" w:date="2017-03-21T16:21:00Z"/>
                <w:lang w:eastAsia="zh-CN"/>
              </w:rPr>
            </w:pPr>
          </w:p>
        </w:tc>
      </w:tr>
      <w:tr w:rsidR="001542F9" w:rsidTr="001542F9">
        <w:trPr>
          <w:trHeight w:val="715"/>
          <w:ins w:id="5909"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5910" w:author="Seggelke, Klaus" w:date="2017-03-21T16:21:00Z"/>
              </w:rPr>
            </w:pPr>
            <w:ins w:id="5911" w:author="Seggelke, Klaus" w:date="2017-03-21T16:21:00Z">
              <w:r>
                <w:t>Procedure</w:t>
              </w:r>
            </w:ins>
          </w:p>
        </w:tc>
        <w:tc>
          <w:tcPr>
            <w:tcW w:w="7979" w:type="dxa"/>
            <w:tcBorders>
              <w:top w:val="single" w:sz="2" w:space="0" w:color="auto"/>
              <w:left w:val="single" w:sz="2" w:space="0" w:color="auto"/>
              <w:bottom w:val="single" w:sz="2" w:space="0" w:color="auto"/>
              <w:right w:val="single" w:sz="2" w:space="0" w:color="auto"/>
            </w:tcBorders>
          </w:tcPr>
          <w:p w:rsidR="001542F9" w:rsidRPr="00093574" w:rsidRDefault="001542F9" w:rsidP="001542F9">
            <w:pPr>
              <w:pStyle w:val="TestCaseInfo"/>
              <w:rPr>
                <w:ins w:id="5912" w:author="Seggelke, Klaus" w:date="2017-03-21T16:21:00Z"/>
              </w:rPr>
            </w:pPr>
            <w:ins w:id="5913" w:author="Seggelke, Klaus" w:date="2017-03-21T16:21:00Z">
              <w:r w:rsidRPr="00093574">
                <w:t>Sequence:</w:t>
              </w:r>
            </w:ins>
          </w:p>
          <w:p w:rsidR="001542F9" w:rsidRPr="00093574" w:rsidRDefault="001542F9" w:rsidP="00C80710">
            <w:pPr>
              <w:pStyle w:val="TestCaseInfo"/>
              <w:numPr>
                <w:ilvl w:val="0"/>
                <w:numId w:val="270"/>
              </w:numPr>
              <w:rPr>
                <w:ins w:id="5914" w:author="Seggelke, Klaus" w:date="2017-03-21T16:21:00Z"/>
              </w:rPr>
              <w:pPrChange w:id="5915" w:author="Seggelke, Klaus" w:date="2017-03-21T16:48:00Z">
                <w:pPr>
                  <w:pStyle w:val="TestCaseInfo"/>
                  <w:numPr>
                    <w:numId w:val="170"/>
                  </w:numPr>
                  <w:ind w:left="720" w:hanging="360"/>
                </w:pPr>
              </w:pPrChange>
            </w:pPr>
            <w:ins w:id="5916" w:author="Seggelke, Klaus" w:date="2017-03-21T16:21:00Z">
              <w:r w:rsidRPr="00093574">
                <w:t>Instantiate VNF</w:t>
              </w:r>
            </w:ins>
          </w:p>
          <w:p w:rsidR="001542F9" w:rsidRDefault="001542F9" w:rsidP="00C80710">
            <w:pPr>
              <w:pStyle w:val="TestCaseInfo"/>
              <w:numPr>
                <w:ilvl w:val="0"/>
                <w:numId w:val="270"/>
              </w:numPr>
              <w:rPr>
                <w:ins w:id="5917" w:author="Seggelke, Klaus" w:date="2017-03-21T16:21:00Z"/>
              </w:rPr>
              <w:pPrChange w:id="5918" w:author="Seggelke, Klaus" w:date="2017-03-21T16:48:00Z">
                <w:pPr>
                  <w:pStyle w:val="TestCaseInfo"/>
                  <w:numPr>
                    <w:numId w:val="170"/>
                  </w:numPr>
                  <w:ind w:left="720" w:hanging="360"/>
                </w:pPr>
              </w:pPrChange>
            </w:pPr>
            <w:ins w:id="5919" w:author="Seggelke, Klaus" w:date="2017-03-21T16:21:00Z">
              <w:r w:rsidRPr="00074BEF">
                <w:t>Validate VNF instantiation state is INSTANTIATED and VNF state is STARTED (--&gt; time stamp when correct state reached)</w:t>
              </w:r>
            </w:ins>
          </w:p>
          <w:p w:rsidR="001542F9" w:rsidRPr="00093574" w:rsidRDefault="001542F9" w:rsidP="00C80710">
            <w:pPr>
              <w:pStyle w:val="TestCaseInfo"/>
              <w:numPr>
                <w:ilvl w:val="0"/>
                <w:numId w:val="270"/>
              </w:numPr>
              <w:rPr>
                <w:ins w:id="5920" w:author="Seggelke, Klaus" w:date="2017-03-21T16:21:00Z"/>
              </w:rPr>
              <w:pPrChange w:id="5921" w:author="Seggelke, Klaus" w:date="2017-03-21T16:48:00Z">
                <w:pPr>
                  <w:pStyle w:val="TestCaseInfo"/>
                  <w:numPr>
                    <w:numId w:val="170"/>
                  </w:numPr>
                  <w:ind w:left="720" w:hanging="360"/>
                </w:pPr>
              </w:pPrChange>
            </w:pPr>
            <w:ins w:id="5922" w:author="Seggelke, Klaus" w:date="2017-03-21T16:21:00Z">
              <w:r w:rsidRPr="00093574">
                <w:t>Generate low traffic load</w:t>
              </w:r>
            </w:ins>
          </w:p>
          <w:p w:rsidR="001542F9" w:rsidRPr="00093574" w:rsidRDefault="001542F9" w:rsidP="00C80710">
            <w:pPr>
              <w:pStyle w:val="TestCaseInfo"/>
              <w:numPr>
                <w:ilvl w:val="0"/>
                <w:numId w:val="270"/>
              </w:numPr>
              <w:rPr>
                <w:ins w:id="5923" w:author="Seggelke, Klaus" w:date="2017-03-21T16:21:00Z"/>
              </w:rPr>
              <w:pPrChange w:id="5924" w:author="Seggelke, Klaus" w:date="2017-03-21T16:48:00Z">
                <w:pPr>
                  <w:pStyle w:val="TestCaseInfo"/>
                  <w:numPr>
                    <w:numId w:val="170"/>
                  </w:numPr>
                  <w:ind w:left="720" w:hanging="360"/>
                </w:pPr>
              </w:pPrChange>
            </w:pPr>
            <w:ins w:id="5925" w:author="Seggelke, Klaus" w:date="2017-03-21T16:21:00Z">
              <w:r w:rsidRPr="00093574">
                <w:t>Validate that traffic flows through without issues (--&gt; no dropped packets)</w:t>
              </w:r>
            </w:ins>
          </w:p>
          <w:p w:rsidR="001542F9" w:rsidRPr="00093574" w:rsidRDefault="001542F9" w:rsidP="00C80710">
            <w:pPr>
              <w:pStyle w:val="TestCaseInfo"/>
              <w:numPr>
                <w:ilvl w:val="0"/>
                <w:numId w:val="270"/>
              </w:numPr>
              <w:rPr>
                <w:ins w:id="5926" w:author="Seggelke, Klaus" w:date="2017-03-21T16:21:00Z"/>
              </w:rPr>
              <w:pPrChange w:id="5927" w:author="Seggelke, Klaus" w:date="2017-03-21T16:48:00Z">
                <w:pPr>
                  <w:pStyle w:val="TestCaseInfo"/>
                  <w:numPr>
                    <w:numId w:val="170"/>
                  </w:numPr>
                  <w:ind w:left="720" w:hanging="360"/>
                </w:pPr>
              </w:pPrChange>
            </w:pPr>
            <w:ins w:id="5928" w:author="Seggelke, Klaus" w:date="2017-03-21T16:21:00Z">
              <w:r w:rsidRPr="00093574">
                <w:t>Trigger a resize of the NFV resources and generate more traffic to validate the higher capacity</w:t>
              </w:r>
              <w:r>
                <w:t xml:space="preserve"> or cause the trigger</w:t>
              </w:r>
            </w:ins>
          </w:p>
          <w:p w:rsidR="001542F9" w:rsidRPr="00093574" w:rsidRDefault="001542F9" w:rsidP="00C80710">
            <w:pPr>
              <w:pStyle w:val="TestCaseInfo"/>
              <w:numPr>
                <w:ilvl w:val="0"/>
                <w:numId w:val="270"/>
              </w:numPr>
              <w:rPr>
                <w:ins w:id="5929" w:author="Seggelke, Klaus" w:date="2017-03-21T16:21:00Z"/>
              </w:rPr>
              <w:pPrChange w:id="5930" w:author="Seggelke, Klaus" w:date="2017-03-21T16:48:00Z">
                <w:pPr>
                  <w:pStyle w:val="TestCaseInfo"/>
                  <w:numPr>
                    <w:numId w:val="170"/>
                  </w:numPr>
                  <w:ind w:left="720" w:hanging="360"/>
                </w:pPr>
              </w:pPrChange>
            </w:pPr>
            <w:ins w:id="5931" w:author="Seggelke, Klaus" w:date="2017-03-21T16:21:00Z">
              <w:r w:rsidRPr="00093574">
                <w:t xml:space="preserve">Validate </w:t>
              </w:r>
            </w:ins>
            <w:ins w:id="5932" w:author="Seggelke, Klaus" w:date="2017-03-21T17:09:00Z">
              <w:r w:rsidR="002150E1">
                <w:t>MANO</w:t>
              </w:r>
            </w:ins>
            <w:ins w:id="5933" w:author="Seggelke, Klaus" w:date="2017-03-21T16:21:00Z">
              <w:r w:rsidRPr="00093574">
                <w:t xml:space="preserve"> has resized</w:t>
              </w:r>
              <w:r>
                <w:t xml:space="preserve"> by adding VNFs</w:t>
              </w:r>
              <w:r w:rsidRPr="00093574">
                <w:t>, has higher capacity and determine the service disruption</w:t>
              </w:r>
            </w:ins>
          </w:p>
          <w:p w:rsidR="001542F9" w:rsidRPr="00093574" w:rsidRDefault="001542F9" w:rsidP="00C80710">
            <w:pPr>
              <w:pStyle w:val="TestCaseInfo"/>
              <w:numPr>
                <w:ilvl w:val="0"/>
                <w:numId w:val="270"/>
              </w:numPr>
              <w:rPr>
                <w:ins w:id="5934" w:author="Seggelke, Klaus" w:date="2017-03-21T16:21:00Z"/>
              </w:rPr>
              <w:pPrChange w:id="5935" w:author="Seggelke, Klaus" w:date="2017-03-21T16:48:00Z">
                <w:pPr>
                  <w:pStyle w:val="TestCaseInfo"/>
                  <w:numPr>
                    <w:numId w:val="170"/>
                  </w:numPr>
                  <w:ind w:left="720" w:hanging="360"/>
                </w:pPr>
              </w:pPrChange>
            </w:pPr>
            <w:ins w:id="5936" w:author="Seggelke, Klaus" w:date="2017-03-21T16:21:00Z">
              <w:r w:rsidRPr="00093574">
                <w:t>Stop traffic</w:t>
              </w:r>
            </w:ins>
          </w:p>
          <w:p w:rsidR="001542F9" w:rsidRPr="00093574" w:rsidRDefault="001542F9" w:rsidP="00C80710">
            <w:pPr>
              <w:pStyle w:val="TestCaseInfo"/>
              <w:numPr>
                <w:ilvl w:val="0"/>
                <w:numId w:val="270"/>
              </w:numPr>
              <w:rPr>
                <w:ins w:id="5937" w:author="Seggelke, Klaus" w:date="2017-03-21T16:21:00Z"/>
              </w:rPr>
              <w:pPrChange w:id="5938" w:author="Seggelke, Klaus" w:date="2017-03-21T16:48:00Z">
                <w:pPr>
                  <w:pStyle w:val="TestCaseInfo"/>
                  <w:numPr>
                    <w:numId w:val="170"/>
                  </w:numPr>
                  <w:ind w:left="720" w:hanging="360"/>
                </w:pPr>
              </w:pPrChange>
            </w:pPr>
            <w:ins w:id="5939" w:author="Seggelke, Klaus" w:date="2017-03-21T16:21:00Z">
              <w:r w:rsidRPr="00093574">
                <w:t>Terminate VNF</w:t>
              </w:r>
            </w:ins>
          </w:p>
        </w:tc>
      </w:tr>
      <w:tr w:rsidR="001542F9" w:rsidTr="001542F9">
        <w:trPr>
          <w:ins w:id="5940"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5941" w:author="Seggelke, Klaus" w:date="2017-03-21T16:21:00Z"/>
              </w:rPr>
            </w:pPr>
            <w:ins w:id="5942" w:author="Seggelke, Klaus" w:date="2017-03-21T16:21: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5943" w:author="Seggelke, Klaus" w:date="2017-03-21T16:21:00Z"/>
              </w:rPr>
            </w:pPr>
          </w:p>
        </w:tc>
      </w:tr>
      <w:tr w:rsidR="001542F9" w:rsidTr="001542F9">
        <w:trPr>
          <w:ins w:id="5944"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5945" w:author="Seggelke, Klaus" w:date="2017-03-21T16:21:00Z"/>
                <w:noProof/>
              </w:rPr>
            </w:pPr>
            <w:ins w:id="5946" w:author="Seggelke, Klaus" w:date="2017-03-21T16:21: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5947" w:author="Seggelke, Klaus" w:date="2017-03-21T16:21:00Z"/>
              </w:rPr>
            </w:pPr>
            <w:ins w:id="5948" w:author="Seggelke, Klaus" w:date="2017-03-21T16:21:00Z">
              <w:r>
                <w:t>Following resources could be scaled up:</w:t>
              </w:r>
            </w:ins>
          </w:p>
          <w:p w:rsidR="001542F9" w:rsidRDefault="001542F9" w:rsidP="001542F9">
            <w:pPr>
              <w:pStyle w:val="TestCaseInfo"/>
              <w:numPr>
                <w:ilvl w:val="0"/>
                <w:numId w:val="101"/>
              </w:numPr>
              <w:rPr>
                <w:ins w:id="5949" w:author="Seggelke, Klaus" w:date="2017-03-21T16:21:00Z"/>
              </w:rPr>
            </w:pPr>
            <w:ins w:id="5950" w:author="Seggelke, Klaus" w:date="2017-03-21T16:21:00Z">
              <w:r>
                <w:t>vMemory</w:t>
              </w:r>
            </w:ins>
          </w:p>
          <w:p w:rsidR="001542F9" w:rsidRDefault="001542F9" w:rsidP="001542F9">
            <w:pPr>
              <w:pStyle w:val="TestCaseInfo"/>
              <w:numPr>
                <w:ilvl w:val="0"/>
                <w:numId w:val="101"/>
              </w:numPr>
              <w:rPr>
                <w:ins w:id="5951" w:author="Seggelke, Klaus" w:date="2017-03-21T16:21:00Z"/>
              </w:rPr>
            </w:pPr>
            <w:ins w:id="5952" w:author="Seggelke, Klaus" w:date="2017-03-21T16:21:00Z">
              <w:r>
                <w:t>vCPU cores</w:t>
              </w:r>
            </w:ins>
          </w:p>
          <w:p w:rsidR="001542F9" w:rsidRDefault="001542F9" w:rsidP="001542F9">
            <w:pPr>
              <w:pStyle w:val="TestCaseInfo"/>
              <w:numPr>
                <w:ilvl w:val="0"/>
                <w:numId w:val="101"/>
              </w:numPr>
              <w:rPr>
                <w:ins w:id="5953" w:author="Seggelke, Klaus" w:date="2017-03-21T16:21:00Z"/>
              </w:rPr>
            </w:pPr>
            <w:ins w:id="5954" w:author="Seggelke, Klaus" w:date="2017-03-21T16:21:00Z">
              <w:r>
                <w:t>vStorage</w:t>
              </w:r>
            </w:ins>
          </w:p>
          <w:p w:rsidR="001542F9" w:rsidRDefault="001542F9" w:rsidP="001542F9">
            <w:pPr>
              <w:pStyle w:val="TestCaseInfo"/>
              <w:numPr>
                <w:ilvl w:val="0"/>
                <w:numId w:val="101"/>
              </w:numPr>
              <w:rPr>
                <w:ins w:id="5955" w:author="Seggelke, Klaus" w:date="2017-03-21T16:21:00Z"/>
              </w:rPr>
            </w:pPr>
            <w:ins w:id="5956" w:author="Seggelke, Klaus" w:date="2017-03-21T16:21:00Z">
              <w:r>
                <w:t>vNIC or specialized hardware</w:t>
              </w:r>
            </w:ins>
          </w:p>
          <w:p w:rsidR="001542F9" w:rsidRDefault="001542F9" w:rsidP="001542F9">
            <w:pPr>
              <w:pStyle w:val="TestCaseInfo"/>
              <w:rPr>
                <w:ins w:id="5957" w:author="Seggelke, Klaus" w:date="2017-03-21T16:21:00Z"/>
              </w:rPr>
            </w:pPr>
            <w:ins w:id="5958" w:author="Seggelke, Klaus" w:date="2017-03-21T16:21:00Z">
              <w:r>
                <w:t>In case scale-out the VNF adds new VNFs.</w:t>
              </w:r>
            </w:ins>
          </w:p>
          <w:p w:rsidR="001542F9" w:rsidRDefault="001542F9" w:rsidP="001542F9">
            <w:pPr>
              <w:pStyle w:val="TestCaseInfo"/>
              <w:rPr>
                <w:ins w:id="5959" w:author="Seggelke, Klaus" w:date="2017-03-21T16:21:00Z"/>
              </w:rPr>
            </w:pPr>
            <w:ins w:id="5960" w:author="Seggelke, Klaus" w:date="2017-03-21T16:21:00Z">
              <w:r>
                <w:t>The scaling trigger could be one of the following:</w:t>
              </w:r>
            </w:ins>
          </w:p>
          <w:p w:rsidR="001542F9" w:rsidRDefault="001542F9" w:rsidP="001542F9">
            <w:pPr>
              <w:pStyle w:val="TestCaseInfo"/>
              <w:numPr>
                <w:ilvl w:val="0"/>
                <w:numId w:val="101"/>
              </w:numPr>
              <w:rPr>
                <w:ins w:id="5961" w:author="Seggelke, Klaus" w:date="2017-03-21T16:21:00Z"/>
                <w:lang w:eastAsia="zh-CN"/>
              </w:rPr>
            </w:pPr>
            <w:ins w:id="5962" w:author="Seggelke, Klaus" w:date="2017-03-21T16:21:00Z">
              <w:r w:rsidRPr="006E70F4">
                <w:rPr>
                  <w:lang w:eastAsia="zh-CN"/>
                </w:rPr>
                <w:t>MANO generated events - Auto Scaling (e.g. based on monitoring of resource utilization of the VNF's VMs, upon events received from VNF, EM, VIM)</w:t>
              </w:r>
            </w:ins>
          </w:p>
          <w:p w:rsidR="001542F9" w:rsidRDefault="001542F9" w:rsidP="001542F9">
            <w:pPr>
              <w:pStyle w:val="TestCaseInfo"/>
              <w:numPr>
                <w:ilvl w:val="0"/>
                <w:numId w:val="101"/>
              </w:numPr>
              <w:rPr>
                <w:ins w:id="5963" w:author="Seggelke, Klaus" w:date="2017-03-21T16:21:00Z"/>
                <w:lang w:eastAsia="zh-CN"/>
              </w:rPr>
            </w:pPr>
            <w:ins w:id="5964" w:author="Seggelke, Klaus" w:date="2017-03-21T16:21:00Z">
              <w:r w:rsidRPr="006E70F4">
                <w:rPr>
                  <w:lang w:eastAsia="zh-CN"/>
                </w:rPr>
                <w:t>V</w:t>
              </w:r>
              <w:r w:rsidR="00C80710">
                <w:rPr>
                  <w:lang w:eastAsia="zh-CN"/>
                </w:rPr>
                <w:t xml:space="preserve">NF generated event – On-demand </w:t>
              </w:r>
              <w:r w:rsidRPr="006E70F4">
                <w:rPr>
                  <w:lang w:eastAsia="zh-CN"/>
                </w:rPr>
                <w:t>Scaling (e.g. based on traffic, VNF generates the request internally)</w:t>
              </w:r>
            </w:ins>
          </w:p>
          <w:p w:rsidR="001542F9" w:rsidRDefault="001542F9" w:rsidP="001542F9">
            <w:pPr>
              <w:pStyle w:val="TestCaseInfo"/>
              <w:numPr>
                <w:ilvl w:val="0"/>
                <w:numId w:val="101"/>
              </w:numPr>
              <w:rPr>
                <w:ins w:id="5965" w:author="Seggelke, Klaus" w:date="2017-03-21T16:21:00Z"/>
                <w:lang w:eastAsia="zh-CN"/>
              </w:rPr>
            </w:pPr>
            <w:ins w:id="5966" w:author="Seggelke, Klaus" w:date="2017-03-21T16:21:00Z">
              <w:r w:rsidRPr="006E70F4">
                <w:rPr>
                  <w:lang w:eastAsia="zh-CN"/>
                </w:rPr>
                <w:t>VIM generated event – On-demand Scaling</w:t>
              </w:r>
            </w:ins>
          </w:p>
          <w:p w:rsidR="001542F9" w:rsidRDefault="001542F9" w:rsidP="001542F9">
            <w:pPr>
              <w:pStyle w:val="TestCaseInfo"/>
              <w:numPr>
                <w:ilvl w:val="0"/>
                <w:numId w:val="101"/>
              </w:numPr>
              <w:rPr>
                <w:ins w:id="5967" w:author="Seggelke, Klaus" w:date="2017-03-21T16:21:00Z"/>
                <w:lang w:eastAsia="zh-CN"/>
              </w:rPr>
            </w:pPr>
            <w:ins w:id="5968" w:author="Seggelke, Klaus" w:date="2017-03-21T16:21:00Z">
              <w:r w:rsidRPr="006E70F4">
                <w:rPr>
                  <w:lang w:eastAsia="zh-CN"/>
                </w:rPr>
                <w:t>EM generated event – On-demand Scaling (e.g. EM receives information from the VNF and determines the need to auto scale)</w:t>
              </w:r>
            </w:ins>
          </w:p>
          <w:p w:rsidR="001542F9" w:rsidRDefault="001542F9" w:rsidP="001542F9">
            <w:pPr>
              <w:pStyle w:val="TestCaseInfo"/>
              <w:numPr>
                <w:ilvl w:val="0"/>
                <w:numId w:val="101"/>
              </w:numPr>
              <w:rPr>
                <w:ins w:id="5969" w:author="Seggelke, Klaus" w:date="2017-03-21T16:21:00Z"/>
                <w:lang w:eastAsia="zh-CN"/>
              </w:rPr>
            </w:pPr>
            <w:ins w:id="5970" w:author="Seggelke, Klaus" w:date="2017-03-21T16:21:00Z">
              <w:r w:rsidRPr="006E70F4">
                <w:rPr>
                  <w:lang w:eastAsia="zh-CN"/>
                </w:rPr>
                <w:t>MANO ge</w:t>
              </w:r>
              <w:r w:rsidR="00C80710">
                <w:rPr>
                  <w:lang w:eastAsia="zh-CN"/>
                </w:rPr>
                <w:t xml:space="preserve">nerated event - Manual Scaling </w:t>
              </w:r>
              <w:r w:rsidRPr="006E70F4">
                <w:rPr>
                  <w:lang w:eastAsia="zh-CN"/>
                </w:rPr>
                <w:t>(e.g. by operating the MANO interface/API)</w:t>
              </w:r>
            </w:ins>
          </w:p>
          <w:p w:rsidR="001542F9" w:rsidRDefault="001542F9" w:rsidP="001542F9">
            <w:pPr>
              <w:pStyle w:val="TestCaseInfo"/>
              <w:numPr>
                <w:ilvl w:val="0"/>
                <w:numId w:val="101"/>
              </w:numPr>
              <w:rPr>
                <w:ins w:id="5971" w:author="Seggelke, Klaus" w:date="2017-03-21T16:21:00Z"/>
                <w:lang w:eastAsia="zh-CN"/>
              </w:rPr>
            </w:pPr>
            <w:ins w:id="5972" w:author="Seggelke, Klaus" w:date="2017-03-21T16:21:00Z">
              <w:r w:rsidRPr="006E70F4">
                <w:rPr>
                  <w:lang w:eastAsia="zh-CN"/>
                </w:rPr>
                <w:t>VNF generated event - Manual Scaling</w:t>
              </w:r>
            </w:ins>
          </w:p>
          <w:p w:rsidR="001542F9" w:rsidRDefault="001542F9" w:rsidP="001542F9">
            <w:pPr>
              <w:pStyle w:val="TestCaseInfo"/>
              <w:numPr>
                <w:ilvl w:val="0"/>
                <w:numId w:val="101"/>
              </w:numPr>
              <w:rPr>
                <w:ins w:id="5973" w:author="Seggelke, Klaus" w:date="2017-03-21T16:21:00Z"/>
                <w:lang w:eastAsia="zh-CN"/>
              </w:rPr>
            </w:pPr>
            <w:ins w:id="5974" w:author="Seggelke, Klaus" w:date="2017-03-21T16:21:00Z">
              <w:r w:rsidRPr="006E70F4">
                <w:rPr>
                  <w:lang w:eastAsia="zh-CN"/>
                </w:rPr>
                <w:t>EM generated event – Manual Scaling</w:t>
              </w:r>
            </w:ins>
          </w:p>
          <w:p w:rsidR="001542F9" w:rsidRDefault="001542F9" w:rsidP="001542F9">
            <w:pPr>
              <w:pStyle w:val="TestCaseInfo"/>
              <w:rPr>
                <w:ins w:id="5975" w:author="Seggelke, Klaus" w:date="2017-03-21T16:21:00Z"/>
              </w:rPr>
            </w:pPr>
            <w:ins w:id="5976" w:author="Seggelke, Klaus" w:date="2017-03-21T16:21:00Z">
              <w:r>
                <w:t>Each of this trigger can be seen a sub test cases.</w:t>
              </w:r>
            </w:ins>
          </w:p>
        </w:tc>
      </w:tr>
    </w:tbl>
    <w:p w:rsidR="001542F9" w:rsidRDefault="001542F9" w:rsidP="001542F9">
      <w:pPr>
        <w:rPr>
          <w:ins w:id="5977" w:author="Seggelke, Klaus" w:date="2017-03-21T16:21: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542F9" w:rsidTr="001542F9">
        <w:trPr>
          <w:ins w:id="5978" w:author="Seggelke, Klaus" w:date="2017-03-21T16:21:00Z"/>
        </w:trPr>
        <w:tc>
          <w:tcPr>
            <w:tcW w:w="9330" w:type="dxa"/>
            <w:gridSpan w:val="2"/>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
              <w:rPr>
                <w:ins w:id="5979" w:author="Seggelke, Klaus" w:date="2017-03-21T16:21:00Z"/>
              </w:rPr>
            </w:pPr>
            <w:bookmarkStart w:id="5980" w:name="_Toc477881043"/>
            <w:ins w:id="5981" w:author="Seggelke, Klaus" w:date="2017-03-21T16:21:00Z">
              <w:r>
                <w:t>TC.VNF.SCALE.OUT.001.1</w:t>
              </w:r>
              <w:r>
                <w:tab/>
                <w:t>Scale-Out</w:t>
              </w:r>
              <w:r w:rsidRPr="00093574">
                <w:t xml:space="preserve"> VNF instance</w:t>
              </w:r>
              <w:r>
                <w:t xml:space="preserve"> </w:t>
              </w:r>
              <w:r>
                <w:rPr>
                  <w:rFonts w:ascii="Tahoma" w:eastAsia="Times New Roman" w:hAnsi="Tahoma" w:cs="Tahoma"/>
                  <w:sz w:val="20"/>
                </w:rPr>
                <w:t>with On-demand Scaling event generated by MANO</w:t>
              </w:r>
              <w:bookmarkEnd w:id="5980"/>
            </w:ins>
          </w:p>
        </w:tc>
      </w:tr>
      <w:tr w:rsidR="001542F9" w:rsidTr="001542F9">
        <w:trPr>
          <w:trHeight w:val="896"/>
          <w:ins w:id="5982"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5983" w:author="Seggelke, Klaus" w:date="2017-03-21T16:21:00Z"/>
              </w:rPr>
            </w:pPr>
            <w:ins w:id="5984" w:author="Seggelke, Klaus" w:date="2017-03-21T16:21: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1542F9" w:rsidRPr="00D67489" w:rsidRDefault="00C80710" w:rsidP="001542F9">
            <w:pPr>
              <w:pStyle w:val="TestCaseInfo"/>
              <w:rPr>
                <w:ins w:id="5985" w:author="Seggelke, Klaus" w:date="2017-03-21T16:21:00Z"/>
                <w:lang w:eastAsia="zh-CN"/>
              </w:rPr>
            </w:pPr>
            <w:ins w:id="5986" w:author="Seggelke, Klaus" w:date="2017-03-21T16:50:00Z">
              <w:r>
                <w:rPr>
                  <w:lang w:eastAsia="zh-CN"/>
                </w:rPr>
                <w:t>The MANO should have the capability to dynamically scale by adding VNF(s) based on the required load. The scaling to higher performance is the objective of this test. The VNF may has multiple levels of performance. Here we validate only one step, from the basic (lowest level) to the next level up.</w:t>
              </w:r>
            </w:ins>
          </w:p>
        </w:tc>
      </w:tr>
      <w:tr w:rsidR="001542F9" w:rsidTr="001542F9">
        <w:trPr>
          <w:ins w:id="5987"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5988" w:author="Seggelke, Klaus" w:date="2017-03-21T16:21:00Z"/>
              </w:rPr>
            </w:pPr>
            <w:ins w:id="5989" w:author="Seggelke, Klaus" w:date="2017-03-21T16:21: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Info"/>
              <w:rPr>
                <w:ins w:id="5990" w:author="Seggelke, Klaus" w:date="2017-03-21T16:21:00Z"/>
                <w:lang w:eastAsia="zh-CN"/>
              </w:rPr>
            </w:pPr>
            <w:ins w:id="5991" w:author="Seggelke, Klaus" w:date="2017-03-21T16:21:00Z">
              <w:r>
                <w:rPr>
                  <w:lang w:eastAsia="zh-CN"/>
                </w:rPr>
                <w:t>Once the scaling increase is completed, the MANO should report the additional allocated virtualized resources. The MANO should have added more resources by increasing number of VNFs. The EM may require to reconfigure the VNFs. Therefore, traffic should be gen</w:t>
              </w:r>
              <w:r w:rsidR="00C80710">
                <w:rPr>
                  <w:lang w:eastAsia="zh-CN"/>
                </w:rPr>
                <w:t>erated to validate that the VNF</w:t>
              </w:r>
              <w:r>
                <w:rPr>
                  <w:lang w:eastAsia="zh-CN"/>
                </w:rPr>
                <w:t>s can process packets correctly. The trigger for this event to occur is the following:</w:t>
              </w:r>
            </w:ins>
          </w:p>
          <w:p w:rsidR="001542F9" w:rsidRDefault="001542F9" w:rsidP="001542F9">
            <w:pPr>
              <w:pStyle w:val="TestCaseInfo"/>
              <w:numPr>
                <w:ilvl w:val="0"/>
                <w:numId w:val="214"/>
              </w:numPr>
              <w:rPr>
                <w:ins w:id="5992" w:author="Seggelke, Klaus" w:date="2017-03-21T16:21:00Z"/>
                <w:lang w:eastAsia="zh-CN"/>
              </w:rPr>
            </w:pPr>
            <w:ins w:id="5993" w:author="Seggelke, Klaus" w:date="2017-03-21T16:21:00Z">
              <w:r w:rsidRPr="006E70F4">
                <w:rPr>
                  <w:lang w:eastAsia="zh-CN"/>
                </w:rPr>
                <w:lastRenderedPageBreak/>
                <w:t>MANO generated events - Auto Scaling (e.g. based on monitoring of resource utilization of the VNF's VMs, upon events received from VNF, EM, VIM)</w:t>
              </w:r>
            </w:ins>
          </w:p>
        </w:tc>
      </w:tr>
      <w:tr w:rsidR="001542F9" w:rsidTr="001542F9">
        <w:trPr>
          <w:trHeight w:val="283"/>
          <w:ins w:id="5994"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5995" w:author="Seggelke, Klaus" w:date="2017-03-21T16:21:00Z"/>
              </w:rPr>
            </w:pPr>
            <w:ins w:id="5996" w:author="Seggelke, Klaus" w:date="2017-03-21T16:21:00Z">
              <w:r>
                <w:lastRenderedPageBreak/>
                <w:t>Test Setup</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5997" w:author="Seggelke, Klaus" w:date="2017-03-21T16:21:00Z"/>
                <w:lang w:eastAsia="zh-CN"/>
              </w:rPr>
            </w:pPr>
          </w:p>
        </w:tc>
      </w:tr>
      <w:tr w:rsidR="001542F9" w:rsidTr="001542F9">
        <w:trPr>
          <w:trHeight w:val="515"/>
          <w:ins w:id="5998"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5999" w:author="Seggelke, Klaus" w:date="2017-03-21T16:21:00Z"/>
              </w:rPr>
            </w:pPr>
            <w:ins w:id="6000" w:author="Seggelke, Klaus" w:date="2017-03-21T16:21:00Z">
              <w:r>
                <w:t>Parameters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001" w:author="Seggelke, Klaus" w:date="2017-03-21T16:21:00Z"/>
              </w:rPr>
            </w:pPr>
          </w:p>
        </w:tc>
      </w:tr>
      <w:tr w:rsidR="001542F9" w:rsidTr="001542F9">
        <w:trPr>
          <w:ins w:id="6002"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003" w:author="Seggelke, Klaus" w:date="2017-03-21T16:21:00Z"/>
              </w:rPr>
            </w:pPr>
            <w:ins w:id="6004" w:author="Seggelke, Klaus" w:date="2017-03-21T16:21: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005" w:author="Seggelke, Klaus" w:date="2017-03-21T16:21:00Z"/>
              </w:rPr>
            </w:pPr>
          </w:p>
        </w:tc>
      </w:tr>
      <w:tr w:rsidR="001542F9" w:rsidTr="001542F9">
        <w:trPr>
          <w:ins w:id="6006"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007" w:author="Seggelke, Klaus" w:date="2017-03-21T16:21:00Z"/>
              </w:rPr>
            </w:pPr>
            <w:ins w:id="6008" w:author="Seggelke, Klaus" w:date="2017-03-21T16:21:00Z">
              <w:r>
                <w:t>Pre-conditions: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009" w:author="Seggelke, Klaus" w:date="2017-03-21T16:21:00Z"/>
                <w:lang w:eastAsia="zh-CN"/>
              </w:rPr>
            </w:pPr>
          </w:p>
        </w:tc>
      </w:tr>
      <w:tr w:rsidR="001542F9" w:rsidTr="001542F9">
        <w:trPr>
          <w:trHeight w:val="715"/>
          <w:ins w:id="6010"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011" w:author="Seggelke, Klaus" w:date="2017-03-21T16:21:00Z"/>
              </w:rPr>
            </w:pPr>
            <w:ins w:id="6012" w:author="Seggelke, Klaus" w:date="2017-03-21T16:21:00Z">
              <w:r>
                <w:t>Procedure</w:t>
              </w:r>
            </w:ins>
          </w:p>
        </w:tc>
        <w:tc>
          <w:tcPr>
            <w:tcW w:w="7979" w:type="dxa"/>
            <w:tcBorders>
              <w:top w:val="single" w:sz="2" w:space="0" w:color="auto"/>
              <w:left w:val="single" w:sz="2" w:space="0" w:color="auto"/>
              <w:bottom w:val="single" w:sz="2" w:space="0" w:color="auto"/>
              <w:right w:val="single" w:sz="2" w:space="0" w:color="auto"/>
            </w:tcBorders>
          </w:tcPr>
          <w:p w:rsidR="001542F9" w:rsidRPr="00093574" w:rsidRDefault="001542F9" w:rsidP="001542F9">
            <w:pPr>
              <w:pStyle w:val="TestCaseInfo"/>
              <w:rPr>
                <w:ins w:id="6013" w:author="Seggelke, Klaus" w:date="2017-03-21T16:21:00Z"/>
              </w:rPr>
            </w:pPr>
            <w:ins w:id="6014" w:author="Seggelke, Klaus" w:date="2017-03-21T16:21:00Z">
              <w:r w:rsidRPr="00093574">
                <w:t>Sequence:</w:t>
              </w:r>
            </w:ins>
          </w:p>
          <w:p w:rsidR="001542F9" w:rsidRPr="00093574" w:rsidRDefault="001542F9" w:rsidP="00C80710">
            <w:pPr>
              <w:pStyle w:val="TestCaseInfo"/>
              <w:numPr>
                <w:ilvl w:val="0"/>
                <w:numId w:val="271"/>
              </w:numPr>
              <w:rPr>
                <w:ins w:id="6015" w:author="Seggelke, Klaus" w:date="2017-03-21T16:21:00Z"/>
              </w:rPr>
              <w:pPrChange w:id="6016" w:author="Seggelke, Klaus" w:date="2017-03-21T16:51:00Z">
                <w:pPr>
                  <w:pStyle w:val="TestCaseInfo"/>
                  <w:numPr>
                    <w:numId w:val="239"/>
                  </w:numPr>
                  <w:ind w:left="720" w:hanging="360"/>
                </w:pPr>
              </w:pPrChange>
            </w:pPr>
            <w:ins w:id="6017" w:author="Seggelke, Klaus" w:date="2017-03-21T16:21:00Z">
              <w:r w:rsidRPr="00093574">
                <w:t>Instantiate VNF</w:t>
              </w:r>
            </w:ins>
          </w:p>
          <w:p w:rsidR="001542F9" w:rsidRDefault="001542F9" w:rsidP="00C80710">
            <w:pPr>
              <w:pStyle w:val="TestCaseInfo"/>
              <w:numPr>
                <w:ilvl w:val="0"/>
                <w:numId w:val="271"/>
              </w:numPr>
              <w:rPr>
                <w:ins w:id="6018" w:author="Seggelke, Klaus" w:date="2017-03-21T16:21:00Z"/>
              </w:rPr>
              <w:pPrChange w:id="6019" w:author="Seggelke, Klaus" w:date="2017-03-21T16:51:00Z">
                <w:pPr>
                  <w:pStyle w:val="TestCaseInfo"/>
                  <w:numPr>
                    <w:numId w:val="239"/>
                  </w:numPr>
                  <w:ind w:left="720" w:hanging="360"/>
                </w:pPr>
              </w:pPrChange>
            </w:pPr>
            <w:ins w:id="6020" w:author="Seggelke, Klaus" w:date="2017-03-21T16:21:00Z">
              <w:r w:rsidRPr="00074BEF">
                <w:t>Validate VNF instantiation state is INSTANTIATED and VNF state is STARTED (--&gt; time stamp when correct state reached)</w:t>
              </w:r>
            </w:ins>
          </w:p>
          <w:p w:rsidR="001542F9" w:rsidRPr="00093574" w:rsidRDefault="001542F9" w:rsidP="00C80710">
            <w:pPr>
              <w:pStyle w:val="TestCaseInfo"/>
              <w:numPr>
                <w:ilvl w:val="0"/>
                <w:numId w:val="271"/>
              </w:numPr>
              <w:rPr>
                <w:ins w:id="6021" w:author="Seggelke, Klaus" w:date="2017-03-21T16:21:00Z"/>
              </w:rPr>
              <w:pPrChange w:id="6022" w:author="Seggelke, Klaus" w:date="2017-03-21T16:51:00Z">
                <w:pPr>
                  <w:pStyle w:val="TestCaseInfo"/>
                  <w:numPr>
                    <w:numId w:val="239"/>
                  </w:numPr>
                  <w:ind w:left="720" w:hanging="360"/>
                </w:pPr>
              </w:pPrChange>
            </w:pPr>
            <w:ins w:id="6023" w:author="Seggelke, Klaus" w:date="2017-03-21T16:21:00Z">
              <w:r w:rsidRPr="00093574">
                <w:t>Generate low traffic load</w:t>
              </w:r>
            </w:ins>
          </w:p>
          <w:p w:rsidR="001542F9" w:rsidRPr="00093574" w:rsidRDefault="001542F9" w:rsidP="00C80710">
            <w:pPr>
              <w:pStyle w:val="TestCaseInfo"/>
              <w:numPr>
                <w:ilvl w:val="0"/>
                <w:numId w:val="271"/>
              </w:numPr>
              <w:rPr>
                <w:ins w:id="6024" w:author="Seggelke, Klaus" w:date="2017-03-21T16:21:00Z"/>
              </w:rPr>
              <w:pPrChange w:id="6025" w:author="Seggelke, Klaus" w:date="2017-03-21T16:51:00Z">
                <w:pPr>
                  <w:pStyle w:val="TestCaseInfo"/>
                  <w:numPr>
                    <w:numId w:val="239"/>
                  </w:numPr>
                  <w:ind w:left="720" w:hanging="360"/>
                </w:pPr>
              </w:pPrChange>
            </w:pPr>
            <w:ins w:id="6026" w:author="Seggelke, Klaus" w:date="2017-03-21T16:21:00Z">
              <w:r w:rsidRPr="00093574">
                <w:t>Validate that traffic flows through without issues (--&gt; no dropped packets)</w:t>
              </w:r>
            </w:ins>
          </w:p>
          <w:p w:rsidR="001542F9" w:rsidRPr="00093574" w:rsidRDefault="001542F9" w:rsidP="00C80710">
            <w:pPr>
              <w:pStyle w:val="TestCaseInfo"/>
              <w:numPr>
                <w:ilvl w:val="0"/>
                <w:numId w:val="271"/>
              </w:numPr>
              <w:rPr>
                <w:ins w:id="6027" w:author="Seggelke, Klaus" w:date="2017-03-21T16:21:00Z"/>
              </w:rPr>
              <w:pPrChange w:id="6028" w:author="Seggelke, Klaus" w:date="2017-03-21T16:51:00Z">
                <w:pPr>
                  <w:pStyle w:val="TestCaseInfo"/>
                  <w:numPr>
                    <w:numId w:val="239"/>
                  </w:numPr>
                  <w:ind w:left="720" w:hanging="360"/>
                </w:pPr>
              </w:pPrChange>
            </w:pPr>
            <w:ins w:id="6029" w:author="Seggelke, Klaus" w:date="2017-03-21T16:21:00Z">
              <w:r w:rsidRPr="00093574">
                <w:t>Trigger a resize of the NFV resources and generate more traffic to validate the higher capacity</w:t>
              </w:r>
              <w:r>
                <w:t xml:space="preserve"> or cause the trigger</w:t>
              </w:r>
            </w:ins>
          </w:p>
          <w:p w:rsidR="001542F9" w:rsidRPr="00093574" w:rsidRDefault="001542F9" w:rsidP="00C80710">
            <w:pPr>
              <w:pStyle w:val="TestCaseInfo"/>
              <w:numPr>
                <w:ilvl w:val="0"/>
                <w:numId w:val="271"/>
              </w:numPr>
              <w:rPr>
                <w:ins w:id="6030" w:author="Seggelke, Klaus" w:date="2017-03-21T16:21:00Z"/>
              </w:rPr>
              <w:pPrChange w:id="6031" w:author="Seggelke, Klaus" w:date="2017-03-21T16:51:00Z">
                <w:pPr>
                  <w:pStyle w:val="TestCaseInfo"/>
                  <w:numPr>
                    <w:numId w:val="239"/>
                  </w:numPr>
                  <w:ind w:left="720" w:hanging="360"/>
                </w:pPr>
              </w:pPrChange>
            </w:pPr>
            <w:ins w:id="6032" w:author="Seggelke, Klaus" w:date="2017-03-21T16:21:00Z">
              <w:r w:rsidRPr="00093574">
                <w:t xml:space="preserve">Validate </w:t>
              </w:r>
            </w:ins>
            <w:ins w:id="6033" w:author="Seggelke, Klaus" w:date="2017-03-21T17:09:00Z">
              <w:r w:rsidR="002150E1">
                <w:t>MANO</w:t>
              </w:r>
            </w:ins>
            <w:ins w:id="6034" w:author="Seggelke, Klaus" w:date="2017-03-21T16:21:00Z">
              <w:r w:rsidRPr="00093574">
                <w:t xml:space="preserve"> has resized</w:t>
              </w:r>
              <w:r>
                <w:t xml:space="preserve"> by adding VNFs</w:t>
              </w:r>
              <w:r w:rsidRPr="00093574">
                <w:t>, has higher capacity and determine the service disruption</w:t>
              </w:r>
            </w:ins>
          </w:p>
          <w:p w:rsidR="001542F9" w:rsidRPr="00093574" w:rsidRDefault="001542F9" w:rsidP="00C80710">
            <w:pPr>
              <w:pStyle w:val="TestCaseInfo"/>
              <w:numPr>
                <w:ilvl w:val="0"/>
                <w:numId w:val="271"/>
              </w:numPr>
              <w:rPr>
                <w:ins w:id="6035" w:author="Seggelke, Klaus" w:date="2017-03-21T16:21:00Z"/>
              </w:rPr>
              <w:pPrChange w:id="6036" w:author="Seggelke, Klaus" w:date="2017-03-21T16:51:00Z">
                <w:pPr>
                  <w:pStyle w:val="TestCaseInfo"/>
                  <w:numPr>
                    <w:numId w:val="239"/>
                  </w:numPr>
                  <w:ind w:left="720" w:hanging="360"/>
                </w:pPr>
              </w:pPrChange>
            </w:pPr>
            <w:ins w:id="6037" w:author="Seggelke, Klaus" w:date="2017-03-21T16:21:00Z">
              <w:r w:rsidRPr="00093574">
                <w:t>Stop traffic</w:t>
              </w:r>
            </w:ins>
          </w:p>
          <w:p w:rsidR="001542F9" w:rsidRPr="00093574" w:rsidRDefault="001542F9" w:rsidP="00C80710">
            <w:pPr>
              <w:pStyle w:val="TestCaseInfo"/>
              <w:numPr>
                <w:ilvl w:val="0"/>
                <w:numId w:val="271"/>
              </w:numPr>
              <w:rPr>
                <w:ins w:id="6038" w:author="Seggelke, Klaus" w:date="2017-03-21T16:21:00Z"/>
              </w:rPr>
              <w:pPrChange w:id="6039" w:author="Seggelke, Klaus" w:date="2017-03-21T16:51:00Z">
                <w:pPr>
                  <w:pStyle w:val="TestCaseInfo"/>
                  <w:numPr>
                    <w:numId w:val="239"/>
                  </w:numPr>
                  <w:ind w:left="720" w:hanging="360"/>
                </w:pPr>
              </w:pPrChange>
            </w:pPr>
            <w:ins w:id="6040" w:author="Seggelke, Klaus" w:date="2017-03-21T16:21:00Z">
              <w:r w:rsidRPr="00093574">
                <w:t>Terminate VNF</w:t>
              </w:r>
            </w:ins>
          </w:p>
        </w:tc>
      </w:tr>
      <w:tr w:rsidR="001542F9" w:rsidTr="001542F9">
        <w:trPr>
          <w:ins w:id="6041"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042" w:author="Seggelke, Klaus" w:date="2017-03-21T16:21:00Z"/>
              </w:rPr>
            </w:pPr>
            <w:ins w:id="6043" w:author="Seggelke, Klaus" w:date="2017-03-21T16:21: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044" w:author="Seggelke, Klaus" w:date="2017-03-21T16:21:00Z"/>
              </w:rPr>
            </w:pPr>
          </w:p>
        </w:tc>
      </w:tr>
      <w:tr w:rsidR="001542F9" w:rsidTr="001542F9">
        <w:trPr>
          <w:ins w:id="6045"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046" w:author="Seggelke, Klaus" w:date="2017-03-21T16:21:00Z"/>
                <w:noProof/>
              </w:rPr>
            </w:pPr>
            <w:ins w:id="6047" w:author="Seggelke, Klaus" w:date="2017-03-21T16:21: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048" w:author="Seggelke, Klaus" w:date="2017-03-21T16:21:00Z"/>
              </w:rPr>
            </w:pPr>
            <w:ins w:id="6049" w:author="Seggelke, Klaus" w:date="2017-03-21T16:21:00Z">
              <w:r>
                <w:t>Following resources could be scaled up:</w:t>
              </w:r>
            </w:ins>
          </w:p>
          <w:p w:rsidR="001542F9" w:rsidRDefault="001542F9" w:rsidP="001542F9">
            <w:pPr>
              <w:pStyle w:val="TestCaseInfo"/>
              <w:numPr>
                <w:ilvl w:val="0"/>
                <w:numId w:val="101"/>
              </w:numPr>
              <w:rPr>
                <w:ins w:id="6050" w:author="Seggelke, Klaus" w:date="2017-03-21T16:21:00Z"/>
              </w:rPr>
            </w:pPr>
            <w:ins w:id="6051" w:author="Seggelke, Klaus" w:date="2017-03-21T16:21:00Z">
              <w:r>
                <w:t>vMemory</w:t>
              </w:r>
            </w:ins>
          </w:p>
          <w:p w:rsidR="001542F9" w:rsidRDefault="001542F9" w:rsidP="001542F9">
            <w:pPr>
              <w:pStyle w:val="TestCaseInfo"/>
              <w:numPr>
                <w:ilvl w:val="0"/>
                <w:numId w:val="101"/>
              </w:numPr>
              <w:rPr>
                <w:ins w:id="6052" w:author="Seggelke, Klaus" w:date="2017-03-21T16:21:00Z"/>
              </w:rPr>
            </w:pPr>
            <w:ins w:id="6053" w:author="Seggelke, Klaus" w:date="2017-03-21T16:21:00Z">
              <w:r>
                <w:t>vCPU cores</w:t>
              </w:r>
            </w:ins>
          </w:p>
          <w:p w:rsidR="001542F9" w:rsidRDefault="001542F9" w:rsidP="001542F9">
            <w:pPr>
              <w:pStyle w:val="TestCaseInfo"/>
              <w:numPr>
                <w:ilvl w:val="0"/>
                <w:numId w:val="101"/>
              </w:numPr>
              <w:rPr>
                <w:ins w:id="6054" w:author="Seggelke, Klaus" w:date="2017-03-21T16:21:00Z"/>
              </w:rPr>
            </w:pPr>
            <w:ins w:id="6055" w:author="Seggelke, Klaus" w:date="2017-03-21T16:21:00Z">
              <w:r>
                <w:t>vStorage</w:t>
              </w:r>
            </w:ins>
          </w:p>
          <w:p w:rsidR="001542F9" w:rsidRDefault="001542F9" w:rsidP="001542F9">
            <w:pPr>
              <w:pStyle w:val="TestCaseInfo"/>
              <w:numPr>
                <w:ilvl w:val="0"/>
                <w:numId w:val="101"/>
              </w:numPr>
              <w:rPr>
                <w:ins w:id="6056" w:author="Seggelke, Klaus" w:date="2017-03-21T16:21:00Z"/>
              </w:rPr>
            </w:pPr>
            <w:ins w:id="6057" w:author="Seggelke, Klaus" w:date="2017-03-21T16:21:00Z">
              <w:r>
                <w:t>vNIC or specialized hardware</w:t>
              </w:r>
            </w:ins>
          </w:p>
          <w:p w:rsidR="001542F9" w:rsidRDefault="001542F9" w:rsidP="001542F9">
            <w:pPr>
              <w:pStyle w:val="TestCaseInfo"/>
              <w:rPr>
                <w:ins w:id="6058" w:author="Seggelke, Klaus" w:date="2017-03-21T16:21:00Z"/>
              </w:rPr>
            </w:pPr>
            <w:ins w:id="6059" w:author="Seggelke, Klaus" w:date="2017-03-21T16:21:00Z">
              <w:r>
                <w:t>In case</w:t>
              </w:r>
              <w:r w:rsidR="00C80710">
                <w:t xml:space="preserve"> scale-out the VNF adds new VNF</w:t>
              </w:r>
              <w:r>
                <w:t>s.</w:t>
              </w:r>
            </w:ins>
          </w:p>
        </w:tc>
      </w:tr>
    </w:tbl>
    <w:p w:rsidR="001542F9" w:rsidRDefault="001542F9" w:rsidP="001542F9">
      <w:pPr>
        <w:rPr>
          <w:ins w:id="6060" w:author="Seggelke, Klaus" w:date="2017-03-21T16:21:00Z"/>
          <w:lang w:eastAsia="zh-CN"/>
        </w:rPr>
      </w:pPr>
    </w:p>
    <w:p w:rsidR="001542F9" w:rsidRDefault="001542F9" w:rsidP="001542F9">
      <w:pPr>
        <w:rPr>
          <w:ins w:id="6061" w:author="Seggelke, Klaus" w:date="2017-03-21T16:21: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542F9" w:rsidTr="001542F9">
        <w:trPr>
          <w:ins w:id="6062" w:author="Seggelke, Klaus" w:date="2017-03-21T16:21:00Z"/>
        </w:trPr>
        <w:tc>
          <w:tcPr>
            <w:tcW w:w="9330" w:type="dxa"/>
            <w:gridSpan w:val="2"/>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
              <w:rPr>
                <w:ins w:id="6063" w:author="Seggelke, Klaus" w:date="2017-03-21T16:21:00Z"/>
              </w:rPr>
            </w:pPr>
            <w:bookmarkStart w:id="6064" w:name="_Toc477881044"/>
            <w:ins w:id="6065" w:author="Seggelke, Klaus" w:date="2017-03-21T16:21:00Z">
              <w:r>
                <w:t>TC.VNF.SCALE.OUT.001.2</w:t>
              </w:r>
              <w:r>
                <w:tab/>
                <w:t>Scale-Out</w:t>
              </w:r>
              <w:r w:rsidRPr="00093574">
                <w:t xml:space="preserve"> VNF instance</w:t>
              </w:r>
              <w:r>
                <w:t xml:space="preserve"> </w:t>
              </w:r>
              <w:r>
                <w:rPr>
                  <w:rFonts w:ascii="Tahoma" w:eastAsia="Times New Roman" w:hAnsi="Tahoma" w:cs="Tahoma"/>
                  <w:sz w:val="20"/>
                </w:rPr>
                <w:t>with On-demand Scaling event generated by VNF</w:t>
              </w:r>
              <w:bookmarkEnd w:id="6064"/>
            </w:ins>
          </w:p>
        </w:tc>
      </w:tr>
      <w:tr w:rsidR="001542F9" w:rsidTr="001542F9">
        <w:trPr>
          <w:trHeight w:val="896"/>
          <w:ins w:id="6066"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067" w:author="Seggelke, Klaus" w:date="2017-03-21T16:21:00Z"/>
              </w:rPr>
            </w:pPr>
            <w:ins w:id="6068" w:author="Seggelke, Klaus" w:date="2017-03-21T16:21: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1542F9" w:rsidRPr="00D67489" w:rsidRDefault="00C80710" w:rsidP="001542F9">
            <w:pPr>
              <w:pStyle w:val="TestCaseInfo"/>
              <w:rPr>
                <w:ins w:id="6069" w:author="Seggelke, Klaus" w:date="2017-03-21T16:21:00Z"/>
                <w:lang w:eastAsia="zh-CN"/>
              </w:rPr>
            </w:pPr>
            <w:ins w:id="6070" w:author="Seggelke, Klaus" w:date="2017-03-21T16:52:00Z">
              <w:r>
                <w:rPr>
                  <w:lang w:eastAsia="zh-CN"/>
                </w:rPr>
                <w:t>The MANO should have the capability to dynamically scale by adding VNF(s) based on the required load. The scaling to higher performance is the objective of this test. The VNF may has multiple levels of performance. Here we validate only one step, from the basic (lowest level) to the next level up.</w:t>
              </w:r>
            </w:ins>
          </w:p>
        </w:tc>
      </w:tr>
      <w:tr w:rsidR="001542F9" w:rsidTr="001542F9">
        <w:trPr>
          <w:ins w:id="6071"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072" w:author="Seggelke, Klaus" w:date="2017-03-21T16:21:00Z"/>
              </w:rPr>
            </w:pPr>
            <w:ins w:id="6073" w:author="Seggelke, Klaus" w:date="2017-03-21T16:21: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Info"/>
              <w:rPr>
                <w:ins w:id="6074" w:author="Seggelke, Klaus" w:date="2017-03-21T16:21:00Z"/>
                <w:lang w:eastAsia="zh-CN"/>
              </w:rPr>
            </w:pPr>
            <w:ins w:id="6075" w:author="Seggelke, Klaus" w:date="2017-03-21T16:21:00Z">
              <w:r>
                <w:rPr>
                  <w:lang w:eastAsia="zh-CN"/>
                </w:rPr>
                <w:t>Once the scaling increase is completed, the MANO should report the additional allocated virtualized resources. The MANO should have added more resources by increasing number of VNFs. The EM may require to reconfigure the VNFs. Therefore, traffic should be gen</w:t>
              </w:r>
              <w:r w:rsidR="00261035">
                <w:rPr>
                  <w:lang w:eastAsia="zh-CN"/>
                </w:rPr>
                <w:t>erated to validate that the VNF</w:t>
              </w:r>
              <w:r>
                <w:rPr>
                  <w:lang w:eastAsia="zh-CN"/>
                </w:rPr>
                <w:t>s can process packets correctly. The trigger for this event to occur is the following:</w:t>
              </w:r>
            </w:ins>
          </w:p>
          <w:p w:rsidR="001542F9" w:rsidRDefault="001542F9" w:rsidP="001542F9">
            <w:pPr>
              <w:pStyle w:val="TestCaseInfo"/>
              <w:numPr>
                <w:ilvl w:val="0"/>
                <w:numId w:val="214"/>
              </w:numPr>
              <w:rPr>
                <w:ins w:id="6076" w:author="Seggelke, Klaus" w:date="2017-03-21T16:21:00Z"/>
                <w:lang w:eastAsia="zh-CN"/>
              </w:rPr>
            </w:pPr>
            <w:ins w:id="6077" w:author="Seggelke, Klaus" w:date="2017-03-21T16:21:00Z">
              <w:r w:rsidRPr="006E70F4">
                <w:rPr>
                  <w:lang w:eastAsia="zh-CN"/>
                </w:rPr>
                <w:t>VNF generated even</w:t>
              </w:r>
              <w:r w:rsidR="00261035">
                <w:rPr>
                  <w:lang w:eastAsia="zh-CN"/>
                </w:rPr>
                <w:t>t – On-demand Scaling (</w:t>
              </w:r>
              <w:r w:rsidRPr="006E70F4">
                <w:rPr>
                  <w:lang w:eastAsia="zh-CN"/>
                </w:rPr>
                <w:t>e.g. based on traffic, VNF generates the request internally)</w:t>
              </w:r>
            </w:ins>
          </w:p>
        </w:tc>
      </w:tr>
      <w:tr w:rsidR="001542F9" w:rsidTr="001542F9">
        <w:trPr>
          <w:trHeight w:val="283"/>
          <w:ins w:id="6078"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079" w:author="Seggelke, Klaus" w:date="2017-03-21T16:21:00Z"/>
              </w:rPr>
            </w:pPr>
            <w:ins w:id="6080" w:author="Seggelke, Klaus" w:date="2017-03-21T16:21:00Z">
              <w:r>
                <w:t>Test Setup</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081" w:author="Seggelke, Klaus" w:date="2017-03-21T16:21:00Z"/>
                <w:lang w:eastAsia="zh-CN"/>
              </w:rPr>
            </w:pPr>
          </w:p>
        </w:tc>
      </w:tr>
      <w:tr w:rsidR="001542F9" w:rsidTr="001542F9">
        <w:trPr>
          <w:trHeight w:val="515"/>
          <w:ins w:id="6082"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083" w:author="Seggelke, Klaus" w:date="2017-03-21T16:21:00Z"/>
              </w:rPr>
            </w:pPr>
            <w:ins w:id="6084" w:author="Seggelke, Klaus" w:date="2017-03-21T16:21:00Z">
              <w:r>
                <w:t>Parameters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085" w:author="Seggelke, Klaus" w:date="2017-03-21T16:21:00Z"/>
              </w:rPr>
            </w:pPr>
          </w:p>
        </w:tc>
      </w:tr>
      <w:tr w:rsidR="001542F9" w:rsidTr="001542F9">
        <w:trPr>
          <w:ins w:id="6086"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087" w:author="Seggelke, Klaus" w:date="2017-03-21T16:21:00Z"/>
              </w:rPr>
            </w:pPr>
            <w:ins w:id="6088" w:author="Seggelke, Klaus" w:date="2017-03-21T16:21: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089" w:author="Seggelke, Klaus" w:date="2017-03-21T16:21:00Z"/>
              </w:rPr>
            </w:pPr>
          </w:p>
        </w:tc>
      </w:tr>
      <w:tr w:rsidR="001542F9" w:rsidTr="001542F9">
        <w:trPr>
          <w:ins w:id="6090"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091" w:author="Seggelke, Klaus" w:date="2017-03-21T16:21:00Z"/>
              </w:rPr>
            </w:pPr>
            <w:ins w:id="6092" w:author="Seggelke, Klaus" w:date="2017-03-21T16:21:00Z">
              <w:r>
                <w:t>Pre-conditions: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093" w:author="Seggelke, Klaus" w:date="2017-03-21T16:21:00Z"/>
                <w:lang w:eastAsia="zh-CN"/>
              </w:rPr>
            </w:pPr>
          </w:p>
        </w:tc>
      </w:tr>
      <w:tr w:rsidR="001542F9" w:rsidTr="001542F9">
        <w:trPr>
          <w:trHeight w:val="715"/>
          <w:ins w:id="6094"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095" w:author="Seggelke, Klaus" w:date="2017-03-21T16:21:00Z"/>
              </w:rPr>
            </w:pPr>
            <w:ins w:id="6096" w:author="Seggelke, Klaus" w:date="2017-03-21T16:21:00Z">
              <w:r>
                <w:lastRenderedPageBreak/>
                <w:t>Procedure</w:t>
              </w:r>
            </w:ins>
          </w:p>
        </w:tc>
        <w:tc>
          <w:tcPr>
            <w:tcW w:w="7979" w:type="dxa"/>
            <w:tcBorders>
              <w:top w:val="single" w:sz="2" w:space="0" w:color="auto"/>
              <w:left w:val="single" w:sz="2" w:space="0" w:color="auto"/>
              <w:bottom w:val="single" w:sz="2" w:space="0" w:color="auto"/>
              <w:right w:val="single" w:sz="2" w:space="0" w:color="auto"/>
            </w:tcBorders>
          </w:tcPr>
          <w:p w:rsidR="001542F9" w:rsidRPr="00093574" w:rsidRDefault="001542F9" w:rsidP="001542F9">
            <w:pPr>
              <w:pStyle w:val="TestCaseInfo"/>
              <w:rPr>
                <w:ins w:id="6097" w:author="Seggelke, Klaus" w:date="2017-03-21T16:21:00Z"/>
              </w:rPr>
            </w:pPr>
            <w:ins w:id="6098" w:author="Seggelke, Klaus" w:date="2017-03-21T16:21:00Z">
              <w:r w:rsidRPr="00093574">
                <w:t>Sequence:</w:t>
              </w:r>
            </w:ins>
          </w:p>
          <w:p w:rsidR="001542F9" w:rsidRPr="00093574" w:rsidRDefault="001542F9" w:rsidP="00261035">
            <w:pPr>
              <w:pStyle w:val="TestCaseInfo"/>
              <w:numPr>
                <w:ilvl w:val="0"/>
                <w:numId w:val="272"/>
              </w:numPr>
              <w:rPr>
                <w:ins w:id="6099" w:author="Seggelke, Klaus" w:date="2017-03-21T16:21:00Z"/>
              </w:rPr>
              <w:pPrChange w:id="6100" w:author="Seggelke, Klaus" w:date="2017-03-21T16:53:00Z">
                <w:pPr>
                  <w:pStyle w:val="TestCaseInfo"/>
                  <w:numPr>
                    <w:numId w:val="240"/>
                  </w:numPr>
                  <w:ind w:left="720" w:hanging="360"/>
                </w:pPr>
              </w:pPrChange>
            </w:pPr>
            <w:ins w:id="6101" w:author="Seggelke, Klaus" w:date="2017-03-21T16:21:00Z">
              <w:r w:rsidRPr="00093574">
                <w:t>Instantiate VNF</w:t>
              </w:r>
            </w:ins>
          </w:p>
          <w:p w:rsidR="001542F9" w:rsidRDefault="001542F9" w:rsidP="00261035">
            <w:pPr>
              <w:pStyle w:val="TestCaseInfo"/>
              <w:numPr>
                <w:ilvl w:val="0"/>
                <w:numId w:val="272"/>
              </w:numPr>
              <w:rPr>
                <w:ins w:id="6102" w:author="Seggelke, Klaus" w:date="2017-03-21T16:21:00Z"/>
              </w:rPr>
              <w:pPrChange w:id="6103" w:author="Seggelke, Klaus" w:date="2017-03-21T16:53:00Z">
                <w:pPr>
                  <w:pStyle w:val="TestCaseInfo"/>
                  <w:numPr>
                    <w:numId w:val="240"/>
                  </w:numPr>
                  <w:ind w:left="720" w:hanging="360"/>
                </w:pPr>
              </w:pPrChange>
            </w:pPr>
            <w:ins w:id="6104" w:author="Seggelke, Klaus" w:date="2017-03-21T16:21:00Z">
              <w:r w:rsidRPr="00074BEF">
                <w:t>Validate VNF instantiation state is INSTANTIATED and VNF state is STARTED (--&gt; time stamp when correct state reached)</w:t>
              </w:r>
            </w:ins>
          </w:p>
          <w:p w:rsidR="001542F9" w:rsidRPr="00093574" w:rsidRDefault="001542F9" w:rsidP="00261035">
            <w:pPr>
              <w:pStyle w:val="TestCaseInfo"/>
              <w:numPr>
                <w:ilvl w:val="0"/>
                <w:numId w:val="272"/>
              </w:numPr>
              <w:rPr>
                <w:ins w:id="6105" w:author="Seggelke, Klaus" w:date="2017-03-21T16:21:00Z"/>
              </w:rPr>
              <w:pPrChange w:id="6106" w:author="Seggelke, Klaus" w:date="2017-03-21T16:53:00Z">
                <w:pPr>
                  <w:pStyle w:val="TestCaseInfo"/>
                  <w:numPr>
                    <w:numId w:val="240"/>
                  </w:numPr>
                  <w:ind w:left="720" w:hanging="360"/>
                </w:pPr>
              </w:pPrChange>
            </w:pPr>
            <w:ins w:id="6107" w:author="Seggelke, Klaus" w:date="2017-03-21T16:21:00Z">
              <w:r w:rsidRPr="00093574">
                <w:t>Generate low traffic load</w:t>
              </w:r>
            </w:ins>
          </w:p>
          <w:p w:rsidR="001542F9" w:rsidRPr="00093574" w:rsidRDefault="001542F9" w:rsidP="00261035">
            <w:pPr>
              <w:pStyle w:val="TestCaseInfo"/>
              <w:numPr>
                <w:ilvl w:val="0"/>
                <w:numId w:val="272"/>
              </w:numPr>
              <w:rPr>
                <w:ins w:id="6108" w:author="Seggelke, Klaus" w:date="2017-03-21T16:21:00Z"/>
              </w:rPr>
              <w:pPrChange w:id="6109" w:author="Seggelke, Klaus" w:date="2017-03-21T16:53:00Z">
                <w:pPr>
                  <w:pStyle w:val="TestCaseInfo"/>
                  <w:numPr>
                    <w:numId w:val="240"/>
                  </w:numPr>
                  <w:ind w:left="720" w:hanging="360"/>
                </w:pPr>
              </w:pPrChange>
            </w:pPr>
            <w:ins w:id="6110" w:author="Seggelke, Klaus" w:date="2017-03-21T16:21:00Z">
              <w:r w:rsidRPr="00093574">
                <w:t>Validate that traffic flows through without issues (--&gt; no dropped packets)</w:t>
              </w:r>
            </w:ins>
          </w:p>
          <w:p w:rsidR="001542F9" w:rsidRPr="00093574" w:rsidRDefault="001542F9" w:rsidP="00261035">
            <w:pPr>
              <w:pStyle w:val="TestCaseInfo"/>
              <w:numPr>
                <w:ilvl w:val="0"/>
                <w:numId w:val="272"/>
              </w:numPr>
              <w:rPr>
                <w:ins w:id="6111" w:author="Seggelke, Klaus" w:date="2017-03-21T16:21:00Z"/>
              </w:rPr>
              <w:pPrChange w:id="6112" w:author="Seggelke, Klaus" w:date="2017-03-21T16:53:00Z">
                <w:pPr>
                  <w:pStyle w:val="TestCaseInfo"/>
                  <w:numPr>
                    <w:numId w:val="240"/>
                  </w:numPr>
                  <w:ind w:left="720" w:hanging="360"/>
                </w:pPr>
              </w:pPrChange>
            </w:pPr>
            <w:ins w:id="6113" w:author="Seggelke, Klaus" w:date="2017-03-21T16:21:00Z">
              <w:r w:rsidRPr="00093574">
                <w:t>Trigger a resize of the NFV resources and generate more traffic to validate the higher capacity</w:t>
              </w:r>
              <w:r>
                <w:t xml:space="preserve"> or cause the trigger</w:t>
              </w:r>
            </w:ins>
          </w:p>
          <w:p w:rsidR="001542F9" w:rsidRPr="00093574" w:rsidRDefault="001542F9" w:rsidP="00261035">
            <w:pPr>
              <w:pStyle w:val="TestCaseInfo"/>
              <w:numPr>
                <w:ilvl w:val="0"/>
                <w:numId w:val="272"/>
              </w:numPr>
              <w:rPr>
                <w:ins w:id="6114" w:author="Seggelke, Klaus" w:date="2017-03-21T16:21:00Z"/>
              </w:rPr>
              <w:pPrChange w:id="6115" w:author="Seggelke, Klaus" w:date="2017-03-21T16:53:00Z">
                <w:pPr>
                  <w:pStyle w:val="TestCaseInfo"/>
                  <w:numPr>
                    <w:numId w:val="240"/>
                  </w:numPr>
                  <w:ind w:left="720" w:hanging="360"/>
                </w:pPr>
              </w:pPrChange>
            </w:pPr>
            <w:ins w:id="6116" w:author="Seggelke, Klaus" w:date="2017-03-21T16:21:00Z">
              <w:r w:rsidRPr="00093574">
                <w:t xml:space="preserve">Validate </w:t>
              </w:r>
            </w:ins>
            <w:ins w:id="6117" w:author="Seggelke, Klaus" w:date="2017-03-21T17:09:00Z">
              <w:r w:rsidR="002150E1">
                <w:t>MANO</w:t>
              </w:r>
            </w:ins>
            <w:ins w:id="6118" w:author="Seggelke, Klaus" w:date="2017-03-21T16:21:00Z">
              <w:r w:rsidRPr="00093574">
                <w:t xml:space="preserve"> has resized</w:t>
              </w:r>
              <w:r>
                <w:t xml:space="preserve"> by adding VNFs</w:t>
              </w:r>
              <w:r w:rsidRPr="00093574">
                <w:t>, has higher capacity and determine the service disruption</w:t>
              </w:r>
            </w:ins>
          </w:p>
          <w:p w:rsidR="001542F9" w:rsidRPr="00093574" w:rsidRDefault="001542F9" w:rsidP="00261035">
            <w:pPr>
              <w:pStyle w:val="TestCaseInfo"/>
              <w:numPr>
                <w:ilvl w:val="0"/>
                <w:numId w:val="272"/>
              </w:numPr>
              <w:rPr>
                <w:ins w:id="6119" w:author="Seggelke, Klaus" w:date="2017-03-21T16:21:00Z"/>
              </w:rPr>
              <w:pPrChange w:id="6120" w:author="Seggelke, Klaus" w:date="2017-03-21T16:53:00Z">
                <w:pPr>
                  <w:pStyle w:val="TestCaseInfo"/>
                  <w:numPr>
                    <w:numId w:val="240"/>
                  </w:numPr>
                  <w:ind w:left="720" w:hanging="360"/>
                </w:pPr>
              </w:pPrChange>
            </w:pPr>
            <w:ins w:id="6121" w:author="Seggelke, Klaus" w:date="2017-03-21T16:21:00Z">
              <w:r w:rsidRPr="00093574">
                <w:t>Stop traffic</w:t>
              </w:r>
            </w:ins>
          </w:p>
          <w:p w:rsidR="001542F9" w:rsidRPr="00093574" w:rsidRDefault="001542F9" w:rsidP="00261035">
            <w:pPr>
              <w:pStyle w:val="TestCaseInfo"/>
              <w:numPr>
                <w:ilvl w:val="0"/>
                <w:numId w:val="272"/>
              </w:numPr>
              <w:rPr>
                <w:ins w:id="6122" w:author="Seggelke, Klaus" w:date="2017-03-21T16:21:00Z"/>
              </w:rPr>
              <w:pPrChange w:id="6123" w:author="Seggelke, Klaus" w:date="2017-03-21T16:53:00Z">
                <w:pPr>
                  <w:pStyle w:val="TestCaseInfo"/>
                  <w:numPr>
                    <w:numId w:val="240"/>
                  </w:numPr>
                  <w:ind w:left="720" w:hanging="360"/>
                </w:pPr>
              </w:pPrChange>
            </w:pPr>
            <w:ins w:id="6124" w:author="Seggelke, Klaus" w:date="2017-03-21T16:21:00Z">
              <w:r w:rsidRPr="00093574">
                <w:t>Terminate VNF</w:t>
              </w:r>
            </w:ins>
          </w:p>
        </w:tc>
      </w:tr>
      <w:tr w:rsidR="001542F9" w:rsidTr="001542F9">
        <w:trPr>
          <w:ins w:id="6125"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126" w:author="Seggelke, Klaus" w:date="2017-03-21T16:21:00Z"/>
              </w:rPr>
            </w:pPr>
            <w:ins w:id="6127" w:author="Seggelke, Klaus" w:date="2017-03-21T16:21: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128" w:author="Seggelke, Klaus" w:date="2017-03-21T16:21:00Z"/>
              </w:rPr>
            </w:pPr>
          </w:p>
        </w:tc>
      </w:tr>
      <w:tr w:rsidR="001542F9" w:rsidTr="001542F9">
        <w:trPr>
          <w:ins w:id="6129"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130" w:author="Seggelke, Klaus" w:date="2017-03-21T16:21:00Z"/>
                <w:noProof/>
              </w:rPr>
            </w:pPr>
            <w:ins w:id="6131" w:author="Seggelke, Klaus" w:date="2017-03-21T16:21: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132" w:author="Seggelke, Klaus" w:date="2017-03-21T16:21:00Z"/>
              </w:rPr>
            </w:pPr>
            <w:ins w:id="6133" w:author="Seggelke, Klaus" w:date="2017-03-21T16:21:00Z">
              <w:r>
                <w:t>Following resources could be scaled up:</w:t>
              </w:r>
            </w:ins>
          </w:p>
          <w:p w:rsidR="001542F9" w:rsidRDefault="001542F9" w:rsidP="001542F9">
            <w:pPr>
              <w:pStyle w:val="TestCaseInfo"/>
              <w:numPr>
                <w:ilvl w:val="0"/>
                <w:numId w:val="101"/>
              </w:numPr>
              <w:rPr>
                <w:ins w:id="6134" w:author="Seggelke, Klaus" w:date="2017-03-21T16:21:00Z"/>
              </w:rPr>
            </w:pPr>
            <w:ins w:id="6135" w:author="Seggelke, Klaus" w:date="2017-03-21T16:21:00Z">
              <w:r>
                <w:t>vMemory</w:t>
              </w:r>
            </w:ins>
          </w:p>
          <w:p w:rsidR="001542F9" w:rsidRDefault="001542F9" w:rsidP="001542F9">
            <w:pPr>
              <w:pStyle w:val="TestCaseInfo"/>
              <w:numPr>
                <w:ilvl w:val="0"/>
                <w:numId w:val="101"/>
              </w:numPr>
              <w:rPr>
                <w:ins w:id="6136" w:author="Seggelke, Klaus" w:date="2017-03-21T16:21:00Z"/>
              </w:rPr>
            </w:pPr>
            <w:ins w:id="6137" w:author="Seggelke, Klaus" w:date="2017-03-21T16:21:00Z">
              <w:r>
                <w:t>vCPU cores</w:t>
              </w:r>
            </w:ins>
          </w:p>
          <w:p w:rsidR="001542F9" w:rsidRDefault="001542F9" w:rsidP="001542F9">
            <w:pPr>
              <w:pStyle w:val="TestCaseInfo"/>
              <w:numPr>
                <w:ilvl w:val="0"/>
                <w:numId w:val="101"/>
              </w:numPr>
              <w:rPr>
                <w:ins w:id="6138" w:author="Seggelke, Klaus" w:date="2017-03-21T16:21:00Z"/>
              </w:rPr>
            </w:pPr>
            <w:ins w:id="6139" w:author="Seggelke, Klaus" w:date="2017-03-21T16:21:00Z">
              <w:r>
                <w:t>vStorage</w:t>
              </w:r>
            </w:ins>
          </w:p>
          <w:p w:rsidR="001542F9" w:rsidRDefault="001542F9" w:rsidP="001542F9">
            <w:pPr>
              <w:pStyle w:val="TestCaseInfo"/>
              <w:numPr>
                <w:ilvl w:val="0"/>
                <w:numId w:val="101"/>
              </w:numPr>
              <w:rPr>
                <w:ins w:id="6140" w:author="Seggelke, Klaus" w:date="2017-03-21T16:21:00Z"/>
              </w:rPr>
            </w:pPr>
            <w:ins w:id="6141" w:author="Seggelke, Klaus" w:date="2017-03-21T16:21:00Z">
              <w:r>
                <w:t>vNIC or specialized hardware</w:t>
              </w:r>
            </w:ins>
          </w:p>
          <w:p w:rsidR="001542F9" w:rsidRDefault="001542F9" w:rsidP="001542F9">
            <w:pPr>
              <w:pStyle w:val="TestCaseInfo"/>
              <w:rPr>
                <w:ins w:id="6142" w:author="Seggelke, Klaus" w:date="2017-03-21T16:21:00Z"/>
              </w:rPr>
            </w:pPr>
            <w:ins w:id="6143" w:author="Seggelke, Klaus" w:date="2017-03-21T16:21:00Z">
              <w:r>
                <w:t>In case scale-out the VNF adds new VNFs.</w:t>
              </w:r>
            </w:ins>
          </w:p>
        </w:tc>
      </w:tr>
    </w:tbl>
    <w:p w:rsidR="001542F9" w:rsidRDefault="001542F9" w:rsidP="001542F9">
      <w:pPr>
        <w:rPr>
          <w:ins w:id="6144" w:author="Seggelke, Klaus" w:date="2017-03-21T16:21: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542F9" w:rsidTr="001542F9">
        <w:trPr>
          <w:ins w:id="6145" w:author="Seggelke, Klaus" w:date="2017-03-21T16:21:00Z"/>
        </w:trPr>
        <w:tc>
          <w:tcPr>
            <w:tcW w:w="9330" w:type="dxa"/>
            <w:gridSpan w:val="2"/>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
              <w:rPr>
                <w:ins w:id="6146" w:author="Seggelke, Klaus" w:date="2017-03-21T16:21:00Z"/>
              </w:rPr>
            </w:pPr>
            <w:bookmarkStart w:id="6147" w:name="_Toc477881045"/>
            <w:ins w:id="6148" w:author="Seggelke, Klaus" w:date="2017-03-21T16:21:00Z">
              <w:r>
                <w:t>TC.VNF.SCALE.OUT.001.3</w:t>
              </w:r>
              <w:r>
                <w:tab/>
                <w:t>Scale-Out</w:t>
              </w:r>
              <w:r w:rsidRPr="00093574">
                <w:t xml:space="preserve"> VNF instance</w:t>
              </w:r>
              <w:r>
                <w:t xml:space="preserve"> </w:t>
              </w:r>
              <w:r>
                <w:rPr>
                  <w:rFonts w:ascii="Tahoma" w:eastAsia="Times New Roman" w:hAnsi="Tahoma" w:cs="Tahoma"/>
                  <w:sz w:val="20"/>
                </w:rPr>
                <w:t>with On-demand Scaling event generated by VIM</w:t>
              </w:r>
              <w:bookmarkEnd w:id="6147"/>
            </w:ins>
          </w:p>
        </w:tc>
      </w:tr>
      <w:tr w:rsidR="001542F9" w:rsidTr="001542F9">
        <w:trPr>
          <w:trHeight w:val="896"/>
          <w:ins w:id="6149"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150" w:author="Seggelke, Klaus" w:date="2017-03-21T16:21:00Z"/>
              </w:rPr>
            </w:pPr>
            <w:ins w:id="6151" w:author="Seggelke, Klaus" w:date="2017-03-21T16:21: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1542F9" w:rsidRPr="00D67489" w:rsidRDefault="00261035" w:rsidP="001542F9">
            <w:pPr>
              <w:pStyle w:val="TestCaseInfo"/>
              <w:rPr>
                <w:ins w:id="6152" w:author="Seggelke, Klaus" w:date="2017-03-21T16:21:00Z"/>
                <w:lang w:eastAsia="zh-CN"/>
              </w:rPr>
            </w:pPr>
            <w:ins w:id="6153" w:author="Seggelke, Klaus" w:date="2017-03-21T16:53:00Z">
              <w:r>
                <w:rPr>
                  <w:lang w:eastAsia="zh-CN"/>
                </w:rPr>
                <w:t>The MANO should have the capability to dynamically scale by adding VNF(s) based on the required load. The scaling to higher performance is the objective of this test. The VNF may has multiple levels of performance. Here we validate only one step, from the basic (lowest level) to the next level up.</w:t>
              </w:r>
            </w:ins>
          </w:p>
        </w:tc>
      </w:tr>
      <w:tr w:rsidR="001542F9" w:rsidTr="001542F9">
        <w:trPr>
          <w:ins w:id="6154"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155" w:author="Seggelke, Klaus" w:date="2017-03-21T16:21:00Z"/>
              </w:rPr>
            </w:pPr>
            <w:ins w:id="6156" w:author="Seggelke, Klaus" w:date="2017-03-21T16:21: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Info"/>
              <w:rPr>
                <w:ins w:id="6157" w:author="Seggelke, Klaus" w:date="2017-03-21T16:21:00Z"/>
                <w:lang w:eastAsia="zh-CN"/>
              </w:rPr>
            </w:pPr>
            <w:ins w:id="6158" w:author="Seggelke, Klaus" w:date="2017-03-21T16:21:00Z">
              <w:r>
                <w:rPr>
                  <w:lang w:eastAsia="zh-CN"/>
                </w:rPr>
                <w:t>Once the scaling increase is completed, the MANO should report the additional allocated virtualized resources. The MANO should have added more resources by increasing number of VNFs. The EM may require to reconfigure the VNFs. Therefore, traffic should be generated to validate that the VNFs can process packets correctly. The trigger for this event to occur is the following:</w:t>
              </w:r>
            </w:ins>
          </w:p>
          <w:p w:rsidR="001542F9" w:rsidRDefault="001542F9" w:rsidP="001542F9">
            <w:pPr>
              <w:pStyle w:val="TestCaseInfo"/>
              <w:numPr>
                <w:ilvl w:val="0"/>
                <w:numId w:val="214"/>
              </w:numPr>
              <w:rPr>
                <w:ins w:id="6159" w:author="Seggelke, Klaus" w:date="2017-03-21T16:21:00Z"/>
                <w:lang w:eastAsia="zh-CN"/>
              </w:rPr>
            </w:pPr>
            <w:ins w:id="6160" w:author="Seggelke, Klaus" w:date="2017-03-21T16:21:00Z">
              <w:r w:rsidRPr="006E70F4">
                <w:rPr>
                  <w:lang w:eastAsia="zh-CN"/>
                </w:rPr>
                <w:t>VIM generated event – On-demand Scaling</w:t>
              </w:r>
            </w:ins>
          </w:p>
        </w:tc>
      </w:tr>
      <w:tr w:rsidR="001542F9" w:rsidTr="001542F9">
        <w:trPr>
          <w:trHeight w:val="283"/>
          <w:ins w:id="6161"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162" w:author="Seggelke, Klaus" w:date="2017-03-21T16:21:00Z"/>
              </w:rPr>
            </w:pPr>
            <w:ins w:id="6163" w:author="Seggelke, Klaus" w:date="2017-03-21T16:21:00Z">
              <w:r>
                <w:t>Test Setup</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164" w:author="Seggelke, Klaus" w:date="2017-03-21T16:21:00Z"/>
                <w:lang w:eastAsia="zh-CN"/>
              </w:rPr>
            </w:pPr>
          </w:p>
        </w:tc>
      </w:tr>
      <w:tr w:rsidR="001542F9" w:rsidTr="001542F9">
        <w:trPr>
          <w:trHeight w:val="515"/>
          <w:ins w:id="6165"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166" w:author="Seggelke, Klaus" w:date="2017-03-21T16:21:00Z"/>
              </w:rPr>
            </w:pPr>
            <w:ins w:id="6167" w:author="Seggelke, Klaus" w:date="2017-03-21T16:21:00Z">
              <w:r>
                <w:t>Parameters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168" w:author="Seggelke, Klaus" w:date="2017-03-21T16:21:00Z"/>
              </w:rPr>
            </w:pPr>
          </w:p>
        </w:tc>
      </w:tr>
      <w:tr w:rsidR="001542F9" w:rsidTr="001542F9">
        <w:trPr>
          <w:ins w:id="6169"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170" w:author="Seggelke, Klaus" w:date="2017-03-21T16:21:00Z"/>
              </w:rPr>
            </w:pPr>
            <w:ins w:id="6171" w:author="Seggelke, Klaus" w:date="2017-03-21T16:21: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172" w:author="Seggelke, Klaus" w:date="2017-03-21T16:21:00Z"/>
              </w:rPr>
            </w:pPr>
          </w:p>
        </w:tc>
      </w:tr>
      <w:tr w:rsidR="001542F9" w:rsidTr="001542F9">
        <w:trPr>
          <w:ins w:id="6173"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174" w:author="Seggelke, Klaus" w:date="2017-03-21T16:21:00Z"/>
              </w:rPr>
            </w:pPr>
            <w:ins w:id="6175" w:author="Seggelke, Klaus" w:date="2017-03-21T16:21:00Z">
              <w:r>
                <w:t>Pre-conditions: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176" w:author="Seggelke, Klaus" w:date="2017-03-21T16:21:00Z"/>
                <w:lang w:eastAsia="zh-CN"/>
              </w:rPr>
            </w:pPr>
          </w:p>
        </w:tc>
      </w:tr>
      <w:tr w:rsidR="001542F9" w:rsidTr="001542F9">
        <w:trPr>
          <w:trHeight w:val="715"/>
          <w:ins w:id="6177"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178" w:author="Seggelke, Klaus" w:date="2017-03-21T16:21:00Z"/>
              </w:rPr>
            </w:pPr>
            <w:ins w:id="6179" w:author="Seggelke, Klaus" w:date="2017-03-21T16:21:00Z">
              <w:r>
                <w:t>Procedure</w:t>
              </w:r>
            </w:ins>
          </w:p>
        </w:tc>
        <w:tc>
          <w:tcPr>
            <w:tcW w:w="7979" w:type="dxa"/>
            <w:tcBorders>
              <w:top w:val="single" w:sz="2" w:space="0" w:color="auto"/>
              <w:left w:val="single" w:sz="2" w:space="0" w:color="auto"/>
              <w:bottom w:val="single" w:sz="2" w:space="0" w:color="auto"/>
              <w:right w:val="single" w:sz="2" w:space="0" w:color="auto"/>
            </w:tcBorders>
          </w:tcPr>
          <w:p w:rsidR="001542F9" w:rsidRPr="00093574" w:rsidRDefault="001542F9" w:rsidP="001542F9">
            <w:pPr>
              <w:pStyle w:val="TestCaseInfo"/>
              <w:rPr>
                <w:ins w:id="6180" w:author="Seggelke, Klaus" w:date="2017-03-21T16:21:00Z"/>
              </w:rPr>
            </w:pPr>
            <w:ins w:id="6181" w:author="Seggelke, Klaus" w:date="2017-03-21T16:21:00Z">
              <w:r w:rsidRPr="00093574">
                <w:t>Sequence:</w:t>
              </w:r>
            </w:ins>
          </w:p>
          <w:p w:rsidR="001542F9" w:rsidRPr="00093574" w:rsidRDefault="001542F9" w:rsidP="00261035">
            <w:pPr>
              <w:pStyle w:val="TestCaseInfo"/>
              <w:numPr>
                <w:ilvl w:val="0"/>
                <w:numId w:val="273"/>
              </w:numPr>
              <w:rPr>
                <w:ins w:id="6182" w:author="Seggelke, Klaus" w:date="2017-03-21T16:21:00Z"/>
              </w:rPr>
              <w:pPrChange w:id="6183" w:author="Seggelke, Klaus" w:date="2017-03-21T16:54:00Z">
                <w:pPr>
                  <w:pStyle w:val="TestCaseInfo"/>
                  <w:numPr>
                    <w:numId w:val="241"/>
                  </w:numPr>
                  <w:ind w:left="720" w:hanging="360"/>
                </w:pPr>
              </w:pPrChange>
            </w:pPr>
            <w:ins w:id="6184" w:author="Seggelke, Klaus" w:date="2017-03-21T16:21:00Z">
              <w:r w:rsidRPr="00093574">
                <w:t>Instantiate VNF</w:t>
              </w:r>
            </w:ins>
          </w:p>
          <w:p w:rsidR="001542F9" w:rsidRDefault="001542F9" w:rsidP="00261035">
            <w:pPr>
              <w:pStyle w:val="TestCaseInfo"/>
              <w:numPr>
                <w:ilvl w:val="0"/>
                <w:numId w:val="273"/>
              </w:numPr>
              <w:rPr>
                <w:ins w:id="6185" w:author="Seggelke, Klaus" w:date="2017-03-21T16:21:00Z"/>
              </w:rPr>
              <w:pPrChange w:id="6186" w:author="Seggelke, Klaus" w:date="2017-03-21T16:54:00Z">
                <w:pPr>
                  <w:pStyle w:val="TestCaseInfo"/>
                  <w:numPr>
                    <w:numId w:val="241"/>
                  </w:numPr>
                  <w:ind w:left="720" w:hanging="360"/>
                </w:pPr>
              </w:pPrChange>
            </w:pPr>
            <w:ins w:id="6187" w:author="Seggelke, Klaus" w:date="2017-03-21T16:21:00Z">
              <w:r w:rsidRPr="00074BEF">
                <w:t>Validate VNF instantiation state is INSTANTIATED and VNF state is STARTED (--&gt; time stamp when correct state reached)</w:t>
              </w:r>
            </w:ins>
          </w:p>
          <w:p w:rsidR="001542F9" w:rsidRPr="00093574" w:rsidRDefault="001542F9" w:rsidP="00261035">
            <w:pPr>
              <w:pStyle w:val="TestCaseInfo"/>
              <w:numPr>
                <w:ilvl w:val="0"/>
                <w:numId w:val="273"/>
              </w:numPr>
              <w:rPr>
                <w:ins w:id="6188" w:author="Seggelke, Klaus" w:date="2017-03-21T16:21:00Z"/>
              </w:rPr>
              <w:pPrChange w:id="6189" w:author="Seggelke, Klaus" w:date="2017-03-21T16:54:00Z">
                <w:pPr>
                  <w:pStyle w:val="TestCaseInfo"/>
                  <w:numPr>
                    <w:numId w:val="241"/>
                  </w:numPr>
                  <w:ind w:left="720" w:hanging="360"/>
                </w:pPr>
              </w:pPrChange>
            </w:pPr>
            <w:ins w:id="6190" w:author="Seggelke, Klaus" w:date="2017-03-21T16:21:00Z">
              <w:r w:rsidRPr="00093574">
                <w:t>Generate low traffic load</w:t>
              </w:r>
            </w:ins>
          </w:p>
          <w:p w:rsidR="001542F9" w:rsidRPr="00093574" w:rsidRDefault="001542F9" w:rsidP="00261035">
            <w:pPr>
              <w:pStyle w:val="TestCaseInfo"/>
              <w:numPr>
                <w:ilvl w:val="0"/>
                <w:numId w:val="273"/>
              </w:numPr>
              <w:rPr>
                <w:ins w:id="6191" w:author="Seggelke, Klaus" w:date="2017-03-21T16:21:00Z"/>
              </w:rPr>
              <w:pPrChange w:id="6192" w:author="Seggelke, Klaus" w:date="2017-03-21T16:54:00Z">
                <w:pPr>
                  <w:pStyle w:val="TestCaseInfo"/>
                  <w:numPr>
                    <w:numId w:val="241"/>
                  </w:numPr>
                  <w:ind w:left="720" w:hanging="360"/>
                </w:pPr>
              </w:pPrChange>
            </w:pPr>
            <w:ins w:id="6193" w:author="Seggelke, Klaus" w:date="2017-03-21T16:21:00Z">
              <w:r w:rsidRPr="00093574">
                <w:t>Validate that traffic flows through without issues (--&gt; no dropped packets)</w:t>
              </w:r>
            </w:ins>
          </w:p>
          <w:p w:rsidR="001542F9" w:rsidRPr="00093574" w:rsidRDefault="001542F9" w:rsidP="00261035">
            <w:pPr>
              <w:pStyle w:val="TestCaseInfo"/>
              <w:numPr>
                <w:ilvl w:val="0"/>
                <w:numId w:val="273"/>
              </w:numPr>
              <w:rPr>
                <w:ins w:id="6194" w:author="Seggelke, Klaus" w:date="2017-03-21T16:21:00Z"/>
              </w:rPr>
              <w:pPrChange w:id="6195" w:author="Seggelke, Klaus" w:date="2017-03-21T16:54:00Z">
                <w:pPr>
                  <w:pStyle w:val="TestCaseInfo"/>
                  <w:numPr>
                    <w:numId w:val="241"/>
                  </w:numPr>
                  <w:ind w:left="720" w:hanging="360"/>
                </w:pPr>
              </w:pPrChange>
            </w:pPr>
            <w:ins w:id="6196" w:author="Seggelke, Klaus" w:date="2017-03-21T16:21:00Z">
              <w:r w:rsidRPr="00093574">
                <w:t>Trigger a resize of the NFV resources and generate more traffic to validate the higher capacity</w:t>
              </w:r>
              <w:r>
                <w:t xml:space="preserve"> or cause the trigger</w:t>
              </w:r>
            </w:ins>
          </w:p>
          <w:p w:rsidR="001542F9" w:rsidRPr="00093574" w:rsidRDefault="001542F9" w:rsidP="00261035">
            <w:pPr>
              <w:pStyle w:val="TestCaseInfo"/>
              <w:numPr>
                <w:ilvl w:val="0"/>
                <w:numId w:val="273"/>
              </w:numPr>
              <w:rPr>
                <w:ins w:id="6197" w:author="Seggelke, Klaus" w:date="2017-03-21T16:21:00Z"/>
              </w:rPr>
              <w:pPrChange w:id="6198" w:author="Seggelke, Klaus" w:date="2017-03-21T16:54:00Z">
                <w:pPr>
                  <w:pStyle w:val="TestCaseInfo"/>
                  <w:numPr>
                    <w:numId w:val="241"/>
                  </w:numPr>
                  <w:ind w:left="720" w:hanging="360"/>
                </w:pPr>
              </w:pPrChange>
            </w:pPr>
            <w:ins w:id="6199" w:author="Seggelke, Klaus" w:date="2017-03-21T16:21:00Z">
              <w:r w:rsidRPr="00093574">
                <w:t xml:space="preserve">Validate </w:t>
              </w:r>
            </w:ins>
            <w:ins w:id="6200" w:author="Seggelke, Klaus" w:date="2017-03-21T17:09:00Z">
              <w:r w:rsidR="002150E1">
                <w:t>MANO</w:t>
              </w:r>
            </w:ins>
            <w:ins w:id="6201" w:author="Seggelke, Klaus" w:date="2017-03-21T16:21:00Z">
              <w:r w:rsidRPr="00093574">
                <w:t xml:space="preserve"> has resized</w:t>
              </w:r>
              <w:r>
                <w:t xml:space="preserve"> by adding VNFs</w:t>
              </w:r>
              <w:r w:rsidRPr="00093574">
                <w:t>, has higher capacity and determine the service disruption</w:t>
              </w:r>
            </w:ins>
          </w:p>
          <w:p w:rsidR="001542F9" w:rsidRPr="00093574" w:rsidRDefault="001542F9" w:rsidP="00261035">
            <w:pPr>
              <w:pStyle w:val="TestCaseInfo"/>
              <w:numPr>
                <w:ilvl w:val="0"/>
                <w:numId w:val="273"/>
              </w:numPr>
              <w:rPr>
                <w:ins w:id="6202" w:author="Seggelke, Klaus" w:date="2017-03-21T16:21:00Z"/>
              </w:rPr>
              <w:pPrChange w:id="6203" w:author="Seggelke, Klaus" w:date="2017-03-21T16:54:00Z">
                <w:pPr>
                  <w:pStyle w:val="TestCaseInfo"/>
                  <w:numPr>
                    <w:numId w:val="241"/>
                  </w:numPr>
                  <w:ind w:left="720" w:hanging="360"/>
                </w:pPr>
              </w:pPrChange>
            </w:pPr>
            <w:ins w:id="6204" w:author="Seggelke, Klaus" w:date="2017-03-21T16:21:00Z">
              <w:r w:rsidRPr="00093574">
                <w:t>Stop traffic</w:t>
              </w:r>
            </w:ins>
          </w:p>
          <w:p w:rsidR="001542F9" w:rsidRPr="00093574" w:rsidRDefault="001542F9" w:rsidP="00261035">
            <w:pPr>
              <w:pStyle w:val="TestCaseInfo"/>
              <w:numPr>
                <w:ilvl w:val="0"/>
                <w:numId w:val="273"/>
              </w:numPr>
              <w:rPr>
                <w:ins w:id="6205" w:author="Seggelke, Klaus" w:date="2017-03-21T16:21:00Z"/>
              </w:rPr>
              <w:pPrChange w:id="6206" w:author="Seggelke, Klaus" w:date="2017-03-21T16:54:00Z">
                <w:pPr>
                  <w:pStyle w:val="TestCaseInfo"/>
                  <w:numPr>
                    <w:numId w:val="241"/>
                  </w:numPr>
                  <w:ind w:left="720" w:hanging="360"/>
                </w:pPr>
              </w:pPrChange>
            </w:pPr>
            <w:ins w:id="6207" w:author="Seggelke, Klaus" w:date="2017-03-21T16:21:00Z">
              <w:r w:rsidRPr="00093574">
                <w:t>Terminate VNF</w:t>
              </w:r>
            </w:ins>
          </w:p>
        </w:tc>
      </w:tr>
      <w:tr w:rsidR="001542F9" w:rsidTr="001542F9">
        <w:trPr>
          <w:ins w:id="6208"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209" w:author="Seggelke, Klaus" w:date="2017-03-21T16:21:00Z"/>
              </w:rPr>
            </w:pPr>
            <w:ins w:id="6210" w:author="Seggelke, Klaus" w:date="2017-03-21T16:21:00Z">
              <w:r>
                <w:rPr>
                  <w:noProof/>
                </w:rPr>
                <w:lastRenderedPageBreak/>
                <w:t>Extensions: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211" w:author="Seggelke, Klaus" w:date="2017-03-21T16:21:00Z"/>
              </w:rPr>
            </w:pPr>
          </w:p>
        </w:tc>
      </w:tr>
      <w:tr w:rsidR="001542F9" w:rsidTr="001542F9">
        <w:trPr>
          <w:ins w:id="6212"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213" w:author="Seggelke, Klaus" w:date="2017-03-21T16:21:00Z"/>
                <w:noProof/>
              </w:rPr>
            </w:pPr>
            <w:ins w:id="6214" w:author="Seggelke, Klaus" w:date="2017-03-21T16:21: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215" w:author="Seggelke, Klaus" w:date="2017-03-21T16:21:00Z"/>
              </w:rPr>
            </w:pPr>
            <w:ins w:id="6216" w:author="Seggelke, Klaus" w:date="2017-03-21T16:21:00Z">
              <w:r>
                <w:t>Following resources could be scaled up:</w:t>
              </w:r>
            </w:ins>
          </w:p>
          <w:p w:rsidR="001542F9" w:rsidRDefault="001542F9" w:rsidP="001542F9">
            <w:pPr>
              <w:pStyle w:val="TestCaseInfo"/>
              <w:numPr>
                <w:ilvl w:val="0"/>
                <w:numId w:val="101"/>
              </w:numPr>
              <w:rPr>
                <w:ins w:id="6217" w:author="Seggelke, Klaus" w:date="2017-03-21T16:21:00Z"/>
              </w:rPr>
            </w:pPr>
            <w:ins w:id="6218" w:author="Seggelke, Klaus" w:date="2017-03-21T16:21:00Z">
              <w:r>
                <w:t>vMemory</w:t>
              </w:r>
            </w:ins>
          </w:p>
          <w:p w:rsidR="001542F9" w:rsidRDefault="001542F9" w:rsidP="001542F9">
            <w:pPr>
              <w:pStyle w:val="TestCaseInfo"/>
              <w:numPr>
                <w:ilvl w:val="0"/>
                <w:numId w:val="101"/>
              </w:numPr>
              <w:rPr>
                <w:ins w:id="6219" w:author="Seggelke, Klaus" w:date="2017-03-21T16:21:00Z"/>
              </w:rPr>
            </w:pPr>
            <w:ins w:id="6220" w:author="Seggelke, Klaus" w:date="2017-03-21T16:21:00Z">
              <w:r>
                <w:t>vCPU cores</w:t>
              </w:r>
            </w:ins>
          </w:p>
          <w:p w:rsidR="001542F9" w:rsidRDefault="001542F9" w:rsidP="001542F9">
            <w:pPr>
              <w:pStyle w:val="TestCaseInfo"/>
              <w:numPr>
                <w:ilvl w:val="0"/>
                <w:numId w:val="101"/>
              </w:numPr>
              <w:rPr>
                <w:ins w:id="6221" w:author="Seggelke, Klaus" w:date="2017-03-21T16:21:00Z"/>
              </w:rPr>
            </w:pPr>
            <w:ins w:id="6222" w:author="Seggelke, Klaus" w:date="2017-03-21T16:21:00Z">
              <w:r>
                <w:t>vStorage</w:t>
              </w:r>
            </w:ins>
          </w:p>
          <w:p w:rsidR="001542F9" w:rsidRDefault="001542F9" w:rsidP="001542F9">
            <w:pPr>
              <w:pStyle w:val="TestCaseInfo"/>
              <w:numPr>
                <w:ilvl w:val="0"/>
                <w:numId w:val="101"/>
              </w:numPr>
              <w:rPr>
                <w:ins w:id="6223" w:author="Seggelke, Klaus" w:date="2017-03-21T16:21:00Z"/>
              </w:rPr>
            </w:pPr>
            <w:ins w:id="6224" w:author="Seggelke, Klaus" w:date="2017-03-21T16:21:00Z">
              <w:r>
                <w:t>vNIC or specialized hardware</w:t>
              </w:r>
            </w:ins>
          </w:p>
          <w:p w:rsidR="001542F9" w:rsidRDefault="001542F9" w:rsidP="001542F9">
            <w:pPr>
              <w:pStyle w:val="TestCaseInfo"/>
              <w:rPr>
                <w:ins w:id="6225" w:author="Seggelke, Klaus" w:date="2017-03-21T16:21:00Z"/>
              </w:rPr>
            </w:pPr>
            <w:ins w:id="6226" w:author="Seggelke, Klaus" w:date="2017-03-21T16:21:00Z">
              <w:r>
                <w:t>In case scale-out the VNF adds new VNFs.</w:t>
              </w:r>
            </w:ins>
          </w:p>
        </w:tc>
      </w:tr>
    </w:tbl>
    <w:p w:rsidR="001542F9" w:rsidRDefault="001542F9" w:rsidP="001542F9">
      <w:pPr>
        <w:rPr>
          <w:ins w:id="6227" w:author="Seggelke, Klaus" w:date="2017-03-21T16:21: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542F9" w:rsidTr="001542F9">
        <w:trPr>
          <w:ins w:id="6228" w:author="Seggelke, Klaus" w:date="2017-03-21T16:21:00Z"/>
        </w:trPr>
        <w:tc>
          <w:tcPr>
            <w:tcW w:w="9330" w:type="dxa"/>
            <w:gridSpan w:val="2"/>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
              <w:rPr>
                <w:ins w:id="6229" w:author="Seggelke, Klaus" w:date="2017-03-21T16:21:00Z"/>
              </w:rPr>
            </w:pPr>
            <w:bookmarkStart w:id="6230" w:name="_Toc477881046"/>
            <w:ins w:id="6231" w:author="Seggelke, Klaus" w:date="2017-03-21T16:21:00Z">
              <w:r>
                <w:t>TC.VNF.SCALE.OUT.001.4</w:t>
              </w:r>
              <w:r>
                <w:tab/>
                <w:t>Scale-Out</w:t>
              </w:r>
              <w:r w:rsidRPr="00093574">
                <w:t xml:space="preserve"> VNF instance</w:t>
              </w:r>
              <w:r>
                <w:t xml:space="preserve"> </w:t>
              </w:r>
              <w:r>
                <w:rPr>
                  <w:rFonts w:ascii="Tahoma" w:eastAsia="Times New Roman" w:hAnsi="Tahoma" w:cs="Tahoma"/>
                  <w:sz w:val="20"/>
                </w:rPr>
                <w:t>with On-demand Scaling event generated by EM</w:t>
              </w:r>
              <w:bookmarkEnd w:id="6230"/>
            </w:ins>
          </w:p>
        </w:tc>
      </w:tr>
      <w:tr w:rsidR="001542F9" w:rsidTr="001542F9">
        <w:trPr>
          <w:trHeight w:val="896"/>
          <w:ins w:id="6232"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233" w:author="Seggelke, Klaus" w:date="2017-03-21T16:21:00Z"/>
              </w:rPr>
            </w:pPr>
            <w:ins w:id="6234" w:author="Seggelke, Klaus" w:date="2017-03-21T16:21: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1542F9" w:rsidRPr="00D67489" w:rsidRDefault="00261035" w:rsidP="001542F9">
            <w:pPr>
              <w:pStyle w:val="TestCaseInfo"/>
              <w:rPr>
                <w:ins w:id="6235" w:author="Seggelke, Klaus" w:date="2017-03-21T16:21:00Z"/>
                <w:lang w:eastAsia="zh-CN"/>
              </w:rPr>
            </w:pPr>
            <w:ins w:id="6236" w:author="Seggelke, Klaus" w:date="2017-03-21T16:54:00Z">
              <w:r>
                <w:rPr>
                  <w:lang w:eastAsia="zh-CN"/>
                </w:rPr>
                <w:t>The MANO should have the capability to dynamically scale by adding VNF(s) based on the required load. The scaling to higher performance is the objective of this test. The VNF may has multiple levels of performance. Here we validate only one step, from the basic (lowest level) to the next level up.</w:t>
              </w:r>
            </w:ins>
          </w:p>
        </w:tc>
      </w:tr>
      <w:tr w:rsidR="001542F9" w:rsidTr="001542F9">
        <w:trPr>
          <w:ins w:id="6237"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238" w:author="Seggelke, Klaus" w:date="2017-03-21T16:21:00Z"/>
              </w:rPr>
            </w:pPr>
            <w:ins w:id="6239" w:author="Seggelke, Klaus" w:date="2017-03-21T16:21: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Info"/>
              <w:rPr>
                <w:ins w:id="6240" w:author="Seggelke, Klaus" w:date="2017-03-21T16:21:00Z"/>
                <w:lang w:eastAsia="zh-CN"/>
              </w:rPr>
            </w:pPr>
            <w:ins w:id="6241" w:author="Seggelke, Klaus" w:date="2017-03-21T16:21:00Z">
              <w:r>
                <w:rPr>
                  <w:lang w:eastAsia="zh-CN"/>
                </w:rPr>
                <w:t>Once the scaling increase is completed, the MANO should report the additional allocated virtualized resources. The MANO should have added more resources by increasing number of VNFs. The EM may require to reconfigure the VNFs. Therefore, traffic should be generated to validate that the VNFs can process packets correctly. The trigger for this event to occur is the following:</w:t>
              </w:r>
            </w:ins>
          </w:p>
          <w:p w:rsidR="001542F9" w:rsidRDefault="001542F9" w:rsidP="001542F9">
            <w:pPr>
              <w:pStyle w:val="TestCaseInfo"/>
              <w:numPr>
                <w:ilvl w:val="0"/>
                <w:numId w:val="214"/>
              </w:numPr>
              <w:rPr>
                <w:ins w:id="6242" w:author="Seggelke, Klaus" w:date="2017-03-21T16:21:00Z"/>
                <w:lang w:eastAsia="zh-CN"/>
              </w:rPr>
            </w:pPr>
            <w:ins w:id="6243" w:author="Seggelke, Klaus" w:date="2017-03-21T16:21:00Z">
              <w:r w:rsidRPr="006E70F4">
                <w:rPr>
                  <w:lang w:eastAsia="zh-CN"/>
                </w:rPr>
                <w:t>EM generated event – On-demand Scaling (e.g. EM receives information from the VNF and determines the need to auto scale)</w:t>
              </w:r>
            </w:ins>
          </w:p>
        </w:tc>
      </w:tr>
      <w:tr w:rsidR="001542F9" w:rsidTr="001542F9">
        <w:trPr>
          <w:trHeight w:val="283"/>
          <w:ins w:id="6244"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245" w:author="Seggelke, Klaus" w:date="2017-03-21T16:21:00Z"/>
              </w:rPr>
            </w:pPr>
            <w:ins w:id="6246" w:author="Seggelke, Klaus" w:date="2017-03-21T16:21:00Z">
              <w:r>
                <w:t>Test Setup</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247" w:author="Seggelke, Klaus" w:date="2017-03-21T16:21:00Z"/>
                <w:lang w:eastAsia="zh-CN"/>
              </w:rPr>
            </w:pPr>
          </w:p>
        </w:tc>
      </w:tr>
      <w:tr w:rsidR="001542F9" w:rsidTr="001542F9">
        <w:trPr>
          <w:trHeight w:val="515"/>
          <w:ins w:id="6248"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249" w:author="Seggelke, Klaus" w:date="2017-03-21T16:21:00Z"/>
              </w:rPr>
            </w:pPr>
            <w:ins w:id="6250" w:author="Seggelke, Klaus" w:date="2017-03-21T16:21:00Z">
              <w:r>
                <w:t>Parameters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251" w:author="Seggelke, Klaus" w:date="2017-03-21T16:21:00Z"/>
              </w:rPr>
            </w:pPr>
          </w:p>
        </w:tc>
      </w:tr>
      <w:tr w:rsidR="001542F9" w:rsidTr="001542F9">
        <w:trPr>
          <w:ins w:id="6252"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253" w:author="Seggelke, Klaus" w:date="2017-03-21T16:21:00Z"/>
              </w:rPr>
            </w:pPr>
            <w:ins w:id="6254" w:author="Seggelke, Klaus" w:date="2017-03-21T16:21: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255" w:author="Seggelke, Klaus" w:date="2017-03-21T16:21:00Z"/>
              </w:rPr>
            </w:pPr>
          </w:p>
        </w:tc>
      </w:tr>
      <w:tr w:rsidR="001542F9" w:rsidTr="001542F9">
        <w:trPr>
          <w:ins w:id="6256"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257" w:author="Seggelke, Klaus" w:date="2017-03-21T16:21:00Z"/>
              </w:rPr>
            </w:pPr>
            <w:ins w:id="6258" w:author="Seggelke, Klaus" w:date="2017-03-21T16:21:00Z">
              <w:r>
                <w:t>Pre-conditions: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259" w:author="Seggelke, Klaus" w:date="2017-03-21T16:21:00Z"/>
                <w:lang w:eastAsia="zh-CN"/>
              </w:rPr>
            </w:pPr>
          </w:p>
        </w:tc>
      </w:tr>
      <w:tr w:rsidR="001542F9" w:rsidTr="001542F9">
        <w:trPr>
          <w:trHeight w:val="715"/>
          <w:ins w:id="6260"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261" w:author="Seggelke, Klaus" w:date="2017-03-21T16:21:00Z"/>
              </w:rPr>
            </w:pPr>
            <w:ins w:id="6262" w:author="Seggelke, Klaus" w:date="2017-03-21T16:21:00Z">
              <w:r>
                <w:t>Procedure</w:t>
              </w:r>
            </w:ins>
          </w:p>
        </w:tc>
        <w:tc>
          <w:tcPr>
            <w:tcW w:w="7979" w:type="dxa"/>
            <w:tcBorders>
              <w:top w:val="single" w:sz="2" w:space="0" w:color="auto"/>
              <w:left w:val="single" w:sz="2" w:space="0" w:color="auto"/>
              <w:bottom w:val="single" w:sz="2" w:space="0" w:color="auto"/>
              <w:right w:val="single" w:sz="2" w:space="0" w:color="auto"/>
            </w:tcBorders>
          </w:tcPr>
          <w:p w:rsidR="001542F9" w:rsidRPr="00093574" w:rsidRDefault="001542F9" w:rsidP="001542F9">
            <w:pPr>
              <w:pStyle w:val="TestCaseInfo"/>
              <w:rPr>
                <w:ins w:id="6263" w:author="Seggelke, Klaus" w:date="2017-03-21T16:21:00Z"/>
              </w:rPr>
            </w:pPr>
            <w:ins w:id="6264" w:author="Seggelke, Klaus" w:date="2017-03-21T16:21:00Z">
              <w:r w:rsidRPr="00093574">
                <w:t>Sequence:</w:t>
              </w:r>
            </w:ins>
          </w:p>
          <w:p w:rsidR="001542F9" w:rsidRPr="00093574" w:rsidRDefault="001542F9" w:rsidP="00261035">
            <w:pPr>
              <w:pStyle w:val="TestCaseInfo"/>
              <w:numPr>
                <w:ilvl w:val="0"/>
                <w:numId w:val="274"/>
              </w:numPr>
              <w:rPr>
                <w:ins w:id="6265" w:author="Seggelke, Klaus" w:date="2017-03-21T16:21:00Z"/>
              </w:rPr>
              <w:pPrChange w:id="6266" w:author="Seggelke, Klaus" w:date="2017-03-21T16:55:00Z">
                <w:pPr>
                  <w:pStyle w:val="TestCaseInfo"/>
                  <w:numPr>
                    <w:numId w:val="242"/>
                  </w:numPr>
                  <w:ind w:left="720" w:hanging="360"/>
                </w:pPr>
              </w:pPrChange>
            </w:pPr>
            <w:ins w:id="6267" w:author="Seggelke, Klaus" w:date="2017-03-21T16:21:00Z">
              <w:r w:rsidRPr="00093574">
                <w:t>Instantiate VNF</w:t>
              </w:r>
            </w:ins>
          </w:p>
          <w:p w:rsidR="001542F9" w:rsidRDefault="001542F9" w:rsidP="00261035">
            <w:pPr>
              <w:pStyle w:val="TestCaseInfo"/>
              <w:numPr>
                <w:ilvl w:val="0"/>
                <w:numId w:val="274"/>
              </w:numPr>
              <w:rPr>
                <w:ins w:id="6268" w:author="Seggelke, Klaus" w:date="2017-03-21T16:21:00Z"/>
              </w:rPr>
              <w:pPrChange w:id="6269" w:author="Seggelke, Klaus" w:date="2017-03-21T16:55:00Z">
                <w:pPr>
                  <w:pStyle w:val="TestCaseInfo"/>
                  <w:numPr>
                    <w:numId w:val="242"/>
                  </w:numPr>
                  <w:ind w:left="720" w:hanging="360"/>
                </w:pPr>
              </w:pPrChange>
            </w:pPr>
            <w:ins w:id="6270" w:author="Seggelke, Klaus" w:date="2017-03-21T16:21:00Z">
              <w:r w:rsidRPr="00074BEF">
                <w:t>Validate VNF instantiation state is INSTANTIATED and VNF state is STARTED (--&gt; time stamp when correct state reached)</w:t>
              </w:r>
            </w:ins>
          </w:p>
          <w:p w:rsidR="001542F9" w:rsidRPr="00093574" w:rsidRDefault="001542F9" w:rsidP="00261035">
            <w:pPr>
              <w:pStyle w:val="TestCaseInfo"/>
              <w:numPr>
                <w:ilvl w:val="0"/>
                <w:numId w:val="274"/>
              </w:numPr>
              <w:rPr>
                <w:ins w:id="6271" w:author="Seggelke, Klaus" w:date="2017-03-21T16:21:00Z"/>
              </w:rPr>
              <w:pPrChange w:id="6272" w:author="Seggelke, Klaus" w:date="2017-03-21T16:55:00Z">
                <w:pPr>
                  <w:pStyle w:val="TestCaseInfo"/>
                  <w:numPr>
                    <w:numId w:val="242"/>
                  </w:numPr>
                  <w:ind w:left="720" w:hanging="360"/>
                </w:pPr>
              </w:pPrChange>
            </w:pPr>
            <w:ins w:id="6273" w:author="Seggelke, Klaus" w:date="2017-03-21T16:21:00Z">
              <w:r w:rsidRPr="00093574">
                <w:t>Generate low traffic load</w:t>
              </w:r>
            </w:ins>
          </w:p>
          <w:p w:rsidR="001542F9" w:rsidRPr="00093574" w:rsidRDefault="001542F9" w:rsidP="00261035">
            <w:pPr>
              <w:pStyle w:val="TestCaseInfo"/>
              <w:numPr>
                <w:ilvl w:val="0"/>
                <w:numId w:val="274"/>
              </w:numPr>
              <w:rPr>
                <w:ins w:id="6274" w:author="Seggelke, Klaus" w:date="2017-03-21T16:21:00Z"/>
              </w:rPr>
              <w:pPrChange w:id="6275" w:author="Seggelke, Klaus" w:date="2017-03-21T16:55:00Z">
                <w:pPr>
                  <w:pStyle w:val="TestCaseInfo"/>
                  <w:numPr>
                    <w:numId w:val="242"/>
                  </w:numPr>
                  <w:ind w:left="720" w:hanging="360"/>
                </w:pPr>
              </w:pPrChange>
            </w:pPr>
            <w:ins w:id="6276" w:author="Seggelke, Klaus" w:date="2017-03-21T16:21:00Z">
              <w:r w:rsidRPr="00093574">
                <w:t>Validate that traffic flows through without issues (--&gt; no dropped packets)</w:t>
              </w:r>
            </w:ins>
          </w:p>
          <w:p w:rsidR="001542F9" w:rsidRPr="00093574" w:rsidRDefault="001542F9" w:rsidP="00261035">
            <w:pPr>
              <w:pStyle w:val="TestCaseInfo"/>
              <w:numPr>
                <w:ilvl w:val="0"/>
                <w:numId w:val="274"/>
              </w:numPr>
              <w:rPr>
                <w:ins w:id="6277" w:author="Seggelke, Klaus" w:date="2017-03-21T16:21:00Z"/>
              </w:rPr>
              <w:pPrChange w:id="6278" w:author="Seggelke, Klaus" w:date="2017-03-21T16:55:00Z">
                <w:pPr>
                  <w:pStyle w:val="TestCaseInfo"/>
                  <w:numPr>
                    <w:numId w:val="242"/>
                  </w:numPr>
                  <w:ind w:left="720" w:hanging="360"/>
                </w:pPr>
              </w:pPrChange>
            </w:pPr>
            <w:ins w:id="6279" w:author="Seggelke, Klaus" w:date="2017-03-21T16:21:00Z">
              <w:r w:rsidRPr="00093574">
                <w:t>Trigger a resize of the NFV resources and generate more traffic to validate the higher capacity</w:t>
              </w:r>
              <w:r>
                <w:t xml:space="preserve"> or cause the trigger</w:t>
              </w:r>
            </w:ins>
          </w:p>
          <w:p w:rsidR="001542F9" w:rsidRPr="00093574" w:rsidRDefault="001542F9" w:rsidP="00261035">
            <w:pPr>
              <w:pStyle w:val="TestCaseInfo"/>
              <w:numPr>
                <w:ilvl w:val="0"/>
                <w:numId w:val="274"/>
              </w:numPr>
              <w:rPr>
                <w:ins w:id="6280" w:author="Seggelke, Klaus" w:date="2017-03-21T16:21:00Z"/>
              </w:rPr>
              <w:pPrChange w:id="6281" w:author="Seggelke, Klaus" w:date="2017-03-21T16:55:00Z">
                <w:pPr>
                  <w:pStyle w:val="TestCaseInfo"/>
                  <w:numPr>
                    <w:numId w:val="242"/>
                  </w:numPr>
                  <w:ind w:left="720" w:hanging="360"/>
                </w:pPr>
              </w:pPrChange>
            </w:pPr>
            <w:ins w:id="6282" w:author="Seggelke, Klaus" w:date="2017-03-21T16:21:00Z">
              <w:r w:rsidRPr="00093574">
                <w:t xml:space="preserve">Validate </w:t>
              </w:r>
            </w:ins>
            <w:ins w:id="6283" w:author="Seggelke, Klaus" w:date="2017-03-21T17:09:00Z">
              <w:r w:rsidR="002150E1">
                <w:t>MANO</w:t>
              </w:r>
            </w:ins>
            <w:ins w:id="6284" w:author="Seggelke, Klaus" w:date="2017-03-21T16:21:00Z">
              <w:r w:rsidRPr="00093574">
                <w:t xml:space="preserve"> has resized</w:t>
              </w:r>
              <w:r>
                <w:t xml:space="preserve"> by adding VNFs</w:t>
              </w:r>
              <w:r w:rsidRPr="00093574">
                <w:t>, has higher capacity and determine the service disruption</w:t>
              </w:r>
            </w:ins>
          </w:p>
          <w:p w:rsidR="001542F9" w:rsidRPr="00093574" w:rsidRDefault="001542F9" w:rsidP="00261035">
            <w:pPr>
              <w:pStyle w:val="TestCaseInfo"/>
              <w:numPr>
                <w:ilvl w:val="0"/>
                <w:numId w:val="274"/>
              </w:numPr>
              <w:rPr>
                <w:ins w:id="6285" w:author="Seggelke, Klaus" w:date="2017-03-21T16:21:00Z"/>
              </w:rPr>
              <w:pPrChange w:id="6286" w:author="Seggelke, Klaus" w:date="2017-03-21T16:55:00Z">
                <w:pPr>
                  <w:pStyle w:val="TestCaseInfo"/>
                  <w:numPr>
                    <w:numId w:val="242"/>
                  </w:numPr>
                  <w:ind w:left="720" w:hanging="360"/>
                </w:pPr>
              </w:pPrChange>
            </w:pPr>
            <w:ins w:id="6287" w:author="Seggelke, Klaus" w:date="2017-03-21T16:21:00Z">
              <w:r w:rsidRPr="00093574">
                <w:t>Stop traffic</w:t>
              </w:r>
            </w:ins>
          </w:p>
          <w:p w:rsidR="001542F9" w:rsidRPr="00093574" w:rsidRDefault="001542F9" w:rsidP="00261035">
            <w:pPr>
              <w:pStyle w:val="TestCaseInfo"/>
              <w:numPr>
                <w:ilvl w:val="0"/>
                <w:numId w:val="274"/>
              </w:numPr>
              <w:rPr>
                <w:ins w:id="6288" w:author="Seggelke, Klaus" w:date="2017-03-21T16:21:00Z"/>
              </w:rPr>
              <w:pPrChange w:id="6289" w:author="Seggelke, Klaus" w:date="2017-03-21T16:55:00Z">
                <w:pPr>
                  <w:pStyle w:val="TestCaseInfo"/>
                  <w:numPr>
                    <w:numId w:val="242"/>
                  </w:numPr>
                  <w:ind w:left="720" w:hanging="360"/>
                </w:pPr>
              </w:pPrChange>
            </w:pPr>
            <w:ins w:id="6290" w:author="Seggelke, Klaus" w:date="2017-03-21T16:21:00Z">
              <w:r w:rsidRPr="00093574">
                <w:t>Terminate VNF</w:t>
              </w:r>
            </w:ins>
          </w:p>
        </w:tc>
      </w:tr>
      <w:tr w:rsidR="001542F9" w:rsidTr="001542F9">
        <w:trPr>
          <w:ins w:id="6291"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292" w:author="Seggelke, Klaus" w:date="2017-03-21T16:21:00Z"/>
              </w:rPr>
            </w:pPr>
            <w:ins w:id="6293" w:author="Seggelke, Klaus" w:date="2017-03-21T16:21: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294" w:author="Seggelke, Klaus" w:date="2017-03-21T16:21:00Z"/>
              </w:rPr>
            </w:pPr>
          </w:p>
        </w:tc>
      </w:tr>
      <w:tr w:rsidR="001542F9" w:rsidTr="001542F9">
        <w:trPr>
          <w:ins w:id="6295"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296" w:author="Seggelke, Klaus" w:date="2017-03-21T16:21:00Z"/>
                <w:noProof/>
              </w:rPr>
            </w:pPr>
            <w:ins w:id="6297" w:author="Seggelke, Klaus" w:date="2017-03-21T16:21: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298" w:author="Seggelke, Klaus" w:date="2017-03-21T16:21:00Z"/>
              </w:rPr>
            </w:pPr>
            <w:ins w:id="6299" w:author="Seggelke, Klaus" w:date="2017-03-21T16:21:00Z">
              <w:r>
                <w:t>Following resources could be scaled up:</w:t>
              </w:r>
            </w:ins>
          </w:p>
          <w:p w:rsidR="001542F9" w:rsidRDefault="001542F9" w:rsidP="001542F9">
            <w:pPr>
              <w:pStyle w:val="TestCaseInfo"/>
              <w:numPr>
                <w:ilvl w:val="0"/>
                <w:numId w:val="101"/>
              </w:numPr>
              <w:rPr>
                <w:ins w:id="6300" w:author="Seggelke, Klaus" w:date="2017-03-21T16:21:00Z"/>
              </w:rPr>
            </w:pPr>
            <w:ins w:id="6301" w:author="Seggelke, Klaus" w:date="2017-03-21T16:21:00Z">
              <w:r>
                <w:t>vMemory</w:t>
              </w:r>
            </w:ins>
          </w:p>
          <w:p w:rsidR="001542F9" w:rsidRDefault="001542F9" w:rsidP="001542F9">
            <w:pPr>
              <w:pStyle w:val="TestCaseInfo"/>
              <w:numPr>
                <w:ilvl w:val="0"/>
                <w:numId w:val="101"/>
              </w:numPr>
              <w:rPr>
                <w:ins w:id="6302" w:author="Seggelke, Klaus" w:date="2017-03-21T16:21:00Z"/>
              </w:rPr>
            </w:pPr>
            <w:ins w:id="6303" w:author="Seggelke, Klaus" w:date="2017-03-21T16:21:00Z">
              <w:r>
                <w:t>vCPU cores</w:t>
              </w:r>
            </w:ins>
          </w:p>
          <w:p w:rsidR="001542F9" w:rsidRDefault="001542F9" w:rsidP="001542F9">
            <w:pPr>
              <w:pStyle w:val="TestCaseInfo"/>
              <w:numPr>
                <w:ilvl w:val="0"/>
                <w:numId w:val="101"/>
              </w:numPr>
              <w:rPr>
                <w:ins w:id="6304" w:author="Seggelke, Klaus" w:date="2017-03-21T16:21:00Z"/>
              </w:rPr>
            </w:pPr>
            <w:ins w:id="6305" w:author="Seggelke, Klaus" w:date="2017-03-21T16:21:00Z">
              <w:r>
                <w:t>vStorage</w:t>
              </w:r>
            </w:ins>
          </w:p>
          <w:p w:rsidR="001542F9" w:rsidRDefault="001542F9" w:rsidP="001542F9">
            <w:pPr>
              <w:pStyle w:val="TestCaseInfo"/>
              <w:numPr>
                <w:ilvl w:val="0"/>
                <w:numId w:val="101"/>
              </w:numPr>
              <w:rPr>
                <w:ins w:id="6306" w:author="Seggelke, Klaus" w:date="2017-03-21T16:21:00Z"/>
              </w:rPr>
            </w:pPr>
            <w:ins w:id="6307" w:author="Seggelke, Klaus" w:date="2017-03-21T16:21:00Z">
              <w:r>
                <w:t>vNIC or specialized hardware</w:t>
              </w:r>
            </w:ins>
          </w:p>
          <w:p w:rsidR="001542F9" w:rsidRDefault="001542F9" w:rsidP="001542F9">
            <w:pPr>
              <w:pStyle w:val="TestCaseInfo"/>
              <w:rPr>
                <w:ins w:id="6308" w:author="Seggelke, Klaus" w:date="2017-03-21T16:21:00Z"/>
              </w:rPr>
            </w:pPr>
            <w:ins w:id="6309" w:author="Seggelke, Klaus" w:date="2017-03-21T16:21:00Z">
              <w:r>
                <w:t>In case scale-out the VNF adds new VNFs.</w:t>
              </w:r>
            </w:ins>
          </w:p>
        </w:tc>
      </w:tr>
    </w:tbl>
    <w:p w:rsidR="001542F9" w:rsidRDefault="001542F9" w:rsidP="001542F9">
      <w:pPr>
        <w:rPr>
          <w:ins w:id="6310" w:author="Seggelke, Klaus" w:date="2017-03-21T16:21: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542F9" w:rsidTr="001542F9">
        <w:trPr>
          <w:ins w:id="6311" w:author="Seggelke, Klaus" w:date="2017-03-21T16:21:00Z"/>
        </w:trPr>
        <w:tc>
          <w:tcPr>
            <w:tcW w:w="9330" w:type="dxa"/>
            <w:gridSpan w:val="2"/>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
              <w:rPr>
                <w:ins w:id="6312" w:author="Seggelke, Klaus" w:date="2017-03-21T16:21:00Z"/>
              </w:rPr>
            </w:pPr>
            <w:bookmarkStart w:id="6313" w:name="_Toc477881047"/>
            <w:ins w:id="6314" w:author="Seggelke, Klaus" w:date="2017-03-21T16:21:00Z">
              <w:r>
                <w:t>TC.VNF.SCALE.OUT.001.5</w:t>
              </w:r>
              <w:r>
                <w:tab/>
                <w:t>Scale-Out</w:t>
              </w:r>
              <w:r w:rsidRPr="00093574">
                <w:t xml:space="preserve"> VNF instance</w:t>
              </w:r>
              <w:r>
                <w:t xml:space="preserve"> </w:t>
              </w:r>
              <w:r>
                <w:rPr>
                  <w:rFonts w:ascii="Tahoma" w:eastAsia="Times New Roman" w:hAnsi="Tahoma" w:cs="Tahoma"/>
                  <w:sz w:val="20"/>
                </w:rPr>
                <w:t>with Manual Scaling event generated by MANO</w:t>
              </w:r>
              <w:bookmarkEnd w:id="6313"/>
            </w:ins>
          </w:p>
        </w:tc>
      </w:tr>
      <w:tr w:rsidR="001542F9" w:rsidTr="001542F9">
        <w:trPr>
          <w:trHeight w:val="896"/>
          <w:ins w:id="6315"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316" w:author="Seggelke, Klaus" w:date="2017-03-21T16:21:00Z"/>
              </w:rPr>
            </w:pPr>
            <w:ins w:id="6317" w:author="Seggelke, Klaus" w:date="2017-03-21T16:21:00Z">
              <w:r>
                <w:lastRenderedPageBreak/>
                <w:t>Purpose:</w:t>
              </w:r>
            </w:ins>
          </w:p>
        </w:tc>
        <w:tc>
          <w:tcPr>
            <w:tcW w:w="7979" w:type="dxa"/>
            <w:tcBorders>
              <w:top w:val="single" w:sz="2" w:space="0" w:color="auto"/>
              <w:left w:val="single" w:sz="2" w:space="0" w:color="auto"/>
              <w:bottom w:val="single" w:sz="2" w:space="0" w:color="auto"/>
              <w:right w:val="single" w:sz="2" w:space="0" w:color="auto"/>
            </w:tcBorders>
            <w:hideMark/>
          </w:tcPr>
          <w:p w:rsidR="001542F9" w:rsidRPr="00D67489" w:rsidRDefault="00261035" w:rsidP="001542F9">
            <w:pPr>
              <w:pStyle w:val="TestCaseInfo"/>
              <w:rPr>
                <w:ins w:id="6318" w:author="Seggelke, Klaus" w:date="2017-03-21T16:21:00Z"/>
                <w:lang w:eastAsia="zh-CN"/>
              </w:rPr>
            </w:pPr>
            <w:ins w:id="6319" w:author="Seggelke, Klaus" w:date="2017-03-21T16:55:00Z">
              <w:r>
                <w:rPr>
                  <w:lang w:eastAsia="zh-CN"/>
                </w:rPr>
                <w:t>The MANO should have the capability to dynamically scale by adding VNF(s) based on the required load. The scaling to higher performance is the objective of this test. The VNF may has multiple levels of performance. Here we validate only one step, from the basic (lowest level) to the next level up.</w:t>
              </w:r>
            </w:ins>
          </w:p>
        </w:tc>
      </w:tr>
      <w:tr w:rsidR="001542F9" w:rsidTr="001542F9">
        <w:trPr>
          <w:ins w:id="6320"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321" w:author="Seggelke, Klaus" w:date="2017-03-21T16:21:00Z"/>
              </w:rPr>
            </w:pPr>
            <w:ins w:id="6322" w:author="Seggelke, Klaus" w:date="2017-03-21T16:21: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Info"/>
              <w:rPr>
                <w:ins w:id="6323" w:author="Seggelke, Klaus" w:date="2017-03-21T16:21:00Z"/>
                <w:lang w:eastAsia="zh-CN"/>
              </w:rPr>
            </w:pPr>
            <w:ins w:id="6324" w:author="Seggelke, Klaus" w:date="2017-03-21T16:21:00Z">
              <w:r>
                <w:rPr>
                  <w:lang w:eastAsia="zh-CN"/>
                </w:rPr>
                <w:t>Once the scaling increase is completed, the MANO should report the additional allocated virtualized resources. The MANO should have added more resources by increasing number of VNFs. The EM may require to reconfigure the VNFs. Therefore, traffic should be generated to validate that the VNFs can process packets correctly. The trigger for this event to occur is the following:</w:t>
              </w:r>
            </w:ins>
          </w:p>
          <w:p w:rsidR="001542F9" w:rsidRDefault="001542F9" w:rsidP="001542F9">
            <w:pPr>
              <w:pStyle w:val="TestCaseInfo"/>
              <w:numPr>
                <w:ilvl w:val="0"/>
                <w:numId w:val="214"/>
              </w:numPr>
              <w:rPr>
                <w:ins w:id="6325" w:author="Seggelke, Klaus" w:date="2017-03-21T16:21:00Z"/>
                <w:lang w:eastAsia="zh-CN"/>
              </w:rPr>
            </w:pPr>
            <w:ins w:id="6326" w:author="Seggelke, Klaus" w:date="2017-03-21T16:21:00Z">
              <w:r w:rsidRPr="006E70F4">
                <w:rPr>
                  <w:lang w:eastAsia="zh-CN"/>
                </w:rPr>
                <w:t>MANO ge</w:t>
              </w:r>
              <w:r>
                <w:rPr>
                  <w:lang w:eastAsia="zh-CN"/>
                </w:rPr>
                <w:t xml:space="preserve">nerated event - Manual Scaling </w:t>
              </w:r>
              <w:r w:rsidRPr="006E70F4">
                <w:rPr>
                  <w:lang w:eastAsia="zh-CN"/>
                </w:rPr>
                <w:t>(e.g. by operating the MANO interface/API)</w:t>
              </w:r>
            </w:ins>
          </w:p>
        </w:tc>
      </w:tr>
      <w:tr w:rsidR="001542F9" w:rsidTr="001542F9">
        <w:trPr>
          <w:trHeight w:val="283"/>
          <w:ins w:id="6327"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328" w:author="Seggelke, Klaus" w:date="2017-03-21T16:21:00Z"/>
              </w:rPr>
            </w:pPr>
            <w:ins w:id="6329" w:author="Seggelke, Klaus" w:date="2017-03-21T16:21:00Z">
              <w:r>
                <w:t>Test Setup</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330" w:author="Seggelke, Klaus" w:date="2017-03-21T16:21:00Z"/>
                <w:lang w:eastAsia="zh-CN"/>
              </w:rPr>
            </w:pPr>
          </w:p>
        </w:tc>
      </w:tr>
      <w:tr w:rsidR="001542F9" w:rsidTr="001542F9">
        <w:trPr>
          <w:trHeight w:val="515"/>
          <w:ins w:id="6331"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332" w:author="Seggelke, Klaus" w:date="2017-03-21T16:21:00Z"/>
              </w:rPr>
            </w:pPr>
            <w:ins w:id="6333" w:author="Seggelke, Klaus" w:date="2017-03-21T16:21:00Z">
              <w:r>
                <w:t>Parameters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334" w:author="Seggelke, Klaus" w:date="2017-03-21T16:21:00Z"/>
              </w:rPr>
            </w:pPr>
          </w:p>
        </w:tc>
      </w:tr>
      <w:tr w:rsidR="001542F9" w:rsidTr="001542F9">
        <w:trPr>
          <w:ins w:id="6335"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336" w:author="Seggelke, Klaus" w:date="2017-03-21T16:21:00Z"/>
              </w:rPr>
            </w:pPr>
            <w:ins w:id="6337" w:author="Seggelke, Klaus" w:date="2017-03-21T16:21: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338" w:author="Seggelke, Klaus" w:date="2017-03-21T16:21:00Z"/>
              </w:rPr>
            </w:pPr>
          </w:p>
        </w:tc>
      </w:tr>
      <w:tr w:rsidR="001542F9" w:rsidTr="001542F9">
        <w:trPr>
          <w:ins w:id="6339"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340" w:author="Seggelke, Klaus" w:date="2017-03-21T16:21:00Z"/>
              </w:rPr>
            </w:pPr>
            <w:ins w:id="6341" w:author="Seggelke, Klaus" w:date="2017-03-21T16:21:00Z">
              <w:r>
                <w:t>Pre-conditions: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342" w:author="Seggelke, Klaus" w:date="2017-03-21T16:21:00Z"/>
                <w:lang w:eastAsia="zh-CN"/>
              </w:rPr>
            </w:pPr>
          </w:p>
        </w:tc>
      </w:tr>
      <w:tr w:rsidR="001542F9" w:rsidTr="001542F9">
        <w:trPr>
          <w:trHeight w:val="715"/>
          <w:ins w:id="6343"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344" w:author="Seggelke, Klaus" w:date="2017-03-21T16:21:00Z"/>
              </w:rPr>
            </w:pPr>
            <w:ins w:id="6345" w:author="Seggelke, Klaus" w:date="2017-03-21T16:21:00Z">
              <w:r>
                <w:t>Procedure</w:t>
              </w:r>
            </w:ins>
          </w:p>
        </w:tc>
        <w:tc>
          <w:tcPr>
            <w:tcW w:w="7979" w:type="dxa"/>
            <w:tcBorders>
              <w:top w:val="single" w:sz="2" w:space="0" w:color="auto"/>
              <w:left w:val="single" w:sz="2" w:space="0" w:color="auto"/>
              <w:bottom w:val="single" w:sz="2" w:space="0" w:color="auto"/>
              <w:right w:val="single" w:sz="2" w:space="0" w:color="auto"/>
            </w:tcBorders>
          </w:tcPr>
          <w:p w:rsidR="001542F9" w:rsidRPr="00093574" w:rsidRDefault="001542F9" w:rsidP="001542F9">
            <w:pPr>
              <w:pStyle w:val="TestCaseInfo"/>
              <w:rPr>
                <w:ins w:id="6346" w:author="Seggelke, Klaus" w:date="2017-03-21T16:21:00Z"/>
              </w:rPr>
            </w:pPr>
            <w:ins w:id="6347" w:author="Seggelke, Klaus" w:date="2017-03-21T16:21:00Z">
              <w:r w:rsidRPr="00093574">
                <w:t>Sequence:</w:t>
              </w:r>
            </w:ins>
          </w:p>
          <w:p w:rsidR="001542F9" w:rsidRPr="00093574" w:rsidRDefault="001542F9" w:rsidP="00261035">
            <w:pPr>
              <w:pStyle w:val="TestCaseInfo"/>
              <w:numPr>
                <w:ilvl w:val="0"/>
                <w:numId w:val="275"/>
              </w:numPr>
              <w:rPr>
                <w:ins w:id="6348" w:author="Seggelke, Klaus" w:date="2017-03-21T16:21:00Z"/>
              </w:rPr>
              <w:pPrChange w:id="6349" w:author="Seggelke, Klaus" w:date="2017-03-21T16:56:00Z">
                <w:pPr>
                  <w:pStyle w:val="TestCaseInfo"/>
                  <w:numPr>
                    <w:numId w:val="243"/>
                  </w:numPr>
                  <w:ind w:left="720" w:hanging="360"/>
                </w:pPr>
              </w:pPrChange>
            </w:pPr>
            <w:ins w:id="6350" w:author="Seggelke, Klaus" w:date="2017-03-21T16:21:00Z">
              <w:r w:rsidRPr="00093574">
                <w:t>Instantiate VNF</w:t>
              </w:r>
            </w:ins>
          </w:p>
          <w:p w:rsidR="001542F9" w:rsidRDefault="001542F9" w:rsidP="00261035">
            <w:pPr>
              <w:pStyle w:val="TestCaseInfo"/>
              <w:numPr>
                <w:ilvl w:val="0"/>
                <w:numId w:val="275"/>
              </w:numPr>
              <w:rPr>
                <w:ins w:id="6351" w:author="Seggelke, Klaus" w:date="2017-03-21T16:21:00Z"/>
              </w:rPr>
              <w:pPrChange w:id="6352" w:author="Seggelke, Klaus" w:date="2017-03-21T16:56:00Z">
                <w:pPr>
                  <w:pStyle w:val="TestCaseInfo"/>
                  <w:numPr>
                    <w:numId w:val="243"/>
                  </w:numPr>
                  <w:ind w:left="720" w:hanging="360"/>
                </w:pPr>
              </w:pPrChange>
            </w:pPr>
            <w:ins w:id="6353" w:author="Seggelke, Klaus" w:date="2017-03-21T16:21:00Z">
              <w:r w:rsidRPr="00074BEF">
                <w:t>Validate VNF instantiation state is INSTANTIATED and VNF state is STARTED (--&gt; time stamp when correct state reached)</w:t>
              </w:r>
            </w:ins>
          </w:p>
          <w:p w:rsidR="001542F9" w:rsidRPr="00093574" w:rsidRDefault="001542F9" w:rsidP="00261035">
            <w:pPr>
              <w:pStyle w:val="TestCaseInfo"/>
              <w:numPr>
                <w:ilvl w:val="0"/>
                <w:numId w:val="275"/>
              </w:numPr>
              <w:rPr>
                <w:ins w:id="6354" w:author="Seggelke, Klaus" w:date="2017-03-21T16:21:00Z"/>
              </w:rPr>
              <w:pPrChange w:id="6355" w:author="Seggelke, Klaus" w:date="2017-03-21T16:56:00Z">
                <w:pPr>
                  <w:pStyle w:val="TestCaseInfo"/>
                  <w:numPr>
                    <w:numId w:val="243"/>
                  </w:numPr>
                  <w:ind w:left="720" w:hanging="360"/>
                </w:pPr>
              </w:pPrChange>
            </w:pPr>
            <w:ins w:id="6356" w:author="Seggelke, Klaus" w:date="2017-03-21T16:21:00Z">
              <w:r w:rsidRPr="00093574">
                <w:t>Generate low traffic load</w:t>
              </w:r>
            </w:ins>
          </w:p>
          <w:p w:rsidR="001542F9" w:rsidRPr="00093574" w:rsidRDefault="001542F9" w:rsidP="00261035">
            <w:pPr>
              <w:pStyle w:val="TestCaseInfo"/>
              <w:numPr>
                <w:ilvl w:val="0"/>
                <w:numId w:val="275"/>
              </w:numPr>
              <w:rPr>
                <w:ins w:id="6357" w:author="Seggelke, Klaus" w:date="2017-03-21T16:21:00Z"/>
              </w:rPr>
              <w:pPrChange w:id="6358" w:author="Seggelke, Klaus" w:date="2017-03-21T16:56:00Z">
                <w:pPr>
                  <w:pStyle w:val="TestCaseInfo"/>
                  <w:numPr>
                    <w:numId w:val="243"/>
                  </w:numPr>
                  <w:ind w:left="720" w:hanging="360"/>
                </w:pPr>
              </w:pPrChange>
            </w:pPr>
            <w:ins w:id="6359" w:author="Seggelke, Klaus" w:date="2017-03-21T16:21:00Z">
              <w:r w:rsidRPr="00093574">
                <w:t>Validate that traffic flows through without issues (--&gt; no dropped packets)</w:t>
              </w:r>
            </w:ins>
          </w:p>
          <w:p w:rsidR="001542F9" w:rsidRPr="00093574" w:rsidRDefault="001542F9" w:rsidP="00261035">
            <w:pPr>
              <w:pStyle w:val="TestCaseInfo"/>
              <w:numPr>
                <w:ilvl w:val="0"/>
                <w:numId w:val="275"/>
              </w:numPr>
              <w:rPr>
                <w:ins w:id="6360" w:author="Seggelke, Klaus" w:date="2017-03-21T16:21:00Z"/>
              </w:rPr>
              <w:pPrChange w:id="6361" w:author="Seggelke, Klaus" w:date="2017-03-21T16:56:00Z">
                <w:pPr>
                  <w:pStyle w:val="TestCaseInfo"/>
                  <w:numPr>
                    <w:numId w:val="243"/>
                  </w:numPr>
                  <w:ind w:left="720" w:hanging="360"/>
                </w:pPr>
              </w:pPrChange>
            </w:pPr>
            <w:ins w:id="6362" w:author="Seggelke, Klaus" w:date="2017-03-21T16:21:00Z">
              <w:r w:rsidRPr="00093574">
                <w:t>Trigger a resize of the NFV resources and generate more traffic to validate the higher capacity</w:t>
              </w:r>
              <w:r>
                <w:t xml:space="preserve"> or cause the trigger</w:t>
              </w:r>
            </w:ins>
          </w:p>
          <w:p w:rsidR="001542F9" w:rsidRPr="00093574" w:rsidRDefault="001542F9" w:rsidP="00261035">
            <w:pPr>
              <w:pStyle w:val="TestCaseInfo"/>
              <w:numPr>
                <w:ilvl w:val="0"/>
                <w:numId w:val="275"/>
              </w:numPr>
              <w:rPr>
                <w:ins w:id="6363" w:author="Seggelke, Klaus" w:date="2017-03-21T16:21:00Z"/>
              </w:rPr>
              <w:pPrChange w:id="6364" w:author="Seggelke, Klaus" w:date="2017-03-21T16:56:00Z">
                <w:pPr>
                  <w:pStyle w:val="TestCaseInfo"/>
                  <w:numPr>
                    <w:numId w:val="243"/>
                  </w:numPr>
                  <w:ind w:left="720" w:hanging="360"/>
                </w:pPr>
              </w:pPrChange>
            </w:pPr>
            <w:ins w:id="6365" w:author="Seggelke, Klaus" w:date="2017-03-21T16:21:00Z">
              <w:r w:rsidRPr="00093574">
                <w:t xml:space="preserve">Validate </w:t>
              </w:r>
            </w:ins>
            <w:ins w:id="6366" w:author="Seggelke, Klaus" w:date="2017-03-21T17:08:00Z">
              <w:r w:rsidR="002150E1">
                <w:t>MANO</w:t>
              </w:r>
            </w:ins>
            <w:ins w:id="6367" w:author="Seggelke, Klaus" w:date="2017-03-21T16:21:00Z">
              <w:r w:rsidRPr="00093574">
                <w:t xml:space="preserve"> has resized</w:t>
              </w:r>
              <w:r>
                <w:t xml:space="preserve"> by adding VNFs</w:t>
              </w:r>
              <w:r w:rsidRPr="00093574">
                <w:t>, has higher capacity and determine the service disruption</w:t>
              </w:r>
            </w:ins>
          </w:p>
          <w:p w:rsidR="001542F9" w:rsidRPr="00093574" w:rsidRDefault="001542F9" w:rsidP="00261035">
            <w:pPr>
              <w:pStyle w:val="TestCaseInfo"/>
              <w:numPr>
                <w:ilvl w:val="0"/>
                <w:numId w:val="275"/>
              </w:numPr>
              <w:rPr>
                <w:ins w:id="6368" w:author="Seggelke, Klaus" w:date="2017-03-21T16:21:00Z"/>
              </w:rPr>
              <w:pPrChange w:id="6369" w:author="Seggelke, Klaus" w:date="2017-03-21T16:56:00Z">
                <w:pPr>
                  <w:pStyle w:val="TestCaseInfo"/>
                  <w:numPr>
                    <w:numId w:val="243"/>
                  </w:numPr>
                  <w:ind w:left="720" w:hanging="360"/>
                </w:pPr>
              </w:pPrChange>
            </w:pPr>
            <w:ins w:id="6370" w:author="Seggelke, Klaus" w:date="2017-03-21T16:21:00Z">
              <w:r w:rsidRPr="00093574">
                <w:t>Stop traffic</w:t>
              </w:r>
            </w:ins>
          </w:p>
          <w:p w:rsidR="001542F9" w:rsidRPr="00093574" w:rsidRDefault="001542F9" w:rsidP="00261035">
            <w:pPr>
              <w:pStyle w:val="TestCaseInfo"/>
              <w:numPr>
                <w:ilvl w:val="0"/>
                <w:numId w:val="275"/>
              </w:numPr>
              <w:rPr>
                <w:ins w:id="6371" w:author="Seggelke, Klaus" w:date="2017-03-21T16:21:00Z"/>
              </w:rPr>
              <w:pPrChange w:id="6372" w:author="Seggelke, Klaus" w:date="2017-03-21T16:56:00Z">
                <w:pPr>
                  <w:pStyle w:val="TestCaseInfo"/>
                  <w:numPr>
                    <w:numId w:val="243"/>
                  </w:numPr>
                  <w:ind w:left="720" w:hanging="360"/>
                </w:pPr>
              </w:pPrChange>
            </w:pPr>
            <w:ins w:id="6373" w:author="Seggelke, Klaus" w:date="2017-03-21T16:21:00Z">
              <w:r w:rsidRPr="00093574">
                <w:t>Terminate VNF</w:t>
              </w:r>
            </w:ins>
          </w:p>
        </w:tc>
      </w:tr>
      <w:tr w:rsidR="001542F9" w:rsidTr="001542F9">
        <w:trPr>
          <w:ins w:id="6374"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375" w:author="Seggelke, Klaus" w:date="2017-03-21T16:21:00Z"/>
              </w:rPr>
            </w:pPr>
            <w:ins w:id="6376" w:author="Seggelke, Klaus" w:date="2017-03-21T16:21: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377" w:author="Seggelke, Klaus" w:date="2017-03-21T16:21:00Z"/>
              </w:rPr>
            </w:pPr>
          </w:p>
        </w:tc>
      </w:tr>
      <w:tr w:rsidR="001542F9" w:rsidTr="001542F9">
        <w:trPr>
          <w:ins w:id="6378"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379" w:author="Seggelke, Klaus" w:date="2017-03-21T16:21:00Z"/>
                <w:noProof/>
              </w:rPr>
            </w:pPr>
            <w:ins w:id="6380" w:author="Seggelke, Klaus" w:date="2017-03-21T16:21: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381" w:author="Seggelke, Klaus" w:date="2017-03-21T16:21:00Z"/>
              </w:rPr>
            </w:pPr>
            <w:ins w:id="6382" w:author="Seggelke, Klaus" w:date="2017-03-21T16:21:00Z">
              <w:r>
                <w:t>Following resources could be scaled up:</w:t>
              </w:r>
            </w:ins>
          </w:p>
          <w:p w:rsidR="001542F9" w:rsidRDefault="001542F9" w:rsidP="001542F9">
            <w:pPr>
              <w:pStyle w:val="TestCaseInfo"/>
              <w:numPr>
                <w:ilvl w:val="0"/>
                <w:numId w:val="101"/>
              </w:numPr>
              <w:rPr>
                <w:ins w:id="6383" w:author="Seggelke, Klaus" w:date="2017-03-21T16:21:00Z"/>
              </w:rPr>
            </w:pPr>
            <w:ins w:id="6384" w:author="Seggelke, Klaus" w:date="2017-03-21T16:21:00Z">
              <w:r>
                <w:t>vMemory</w:t>
              </w:r>
            </w:ins>
          </w:p>
          <w:p w:rsidR="001542F9" w:rsidRDefault="001542F9" w:rsidP="001542F9">
            <w:pPr>
              <w:pStyle w:val="TestCaseInfo"/>
              <w:numPr>
                <w:ilvl w:val="0"/>
                <w:numId w:val="101"/>
              </w:numPr>
              <w:rPr>
                <w:ins w:id="6385" w:author="Seggelke, Klaus" w:date="2017-03-21T16:21:00Z"/>
              </w:rPr>
            </w:pPr>
            <w:ins w:id="6386" w:author="Seggelke, Klaus" w:date="2017-03-21T16:21:00Z">
              <w:r>
                <w:t>vCPU cores</w:t>
              </w:r>
            </w:ins>
          </w:p>
          <w:p w:rsidR="001542F9" w:rsidRDefault="001542F9" w:rsidP="001542F9">
            <w:pPr>
              <w:pStyle w:val="TestCaseInfo"/>
              <w:numPr>
                <w:ilvl w:val="0"/>
                <w:numId w:val="101"/>
              </w:numPr>
              <w:rPr>
                <w:ins w:id="6387" w:author="Seggelke, Klaus" w:date="2017-03-21T16:21:00Z"/>
              </w:rPr>
            </w:pPr>
            <w:ins w:id="6388" w:author="Seggelke, Klaus" w:date="2017-03-21T16:21:00Z">
              <w:r>
                <w:t>vStorage</w:t>
              </w:r>
            </w:ins>
          </w:p>
          <w:p w:rsidR="001542F9" w:rsidRDefault="001542F9" w:rsidP="001542F9">
            <w:pPr>
              <w:pStyle w:val="TestCaseInfo"/>
              <w:numPr>
                <w:ilvl w:val="0"/>
                <w:numId w:val="101"/>
              </w:numPr>
              <w:rPr>
                <w:ins w:id="6389" w:author="Seggelke, Klaus" w:date="2017-03-21T16:21:00Z"/>
              </w:rPr>
            </w:pPr>
            <w:ins w:id="6390" w:author="Seggelke, Klaus" w:date="2017-03-21T16:21:00Z">
              <w:r>
                <w:t>vNIC or specialized hardware</w:t>
              </w:r>
            </w:ins>
          </w:p>
          <w:p w:rsidR="001542F9" w:rsidRDefault="001542F9" w:rsidP="001542F9">
            <w:pPr>
              <w:pStyle w:val="TestCaseInfo"/>
              <w:rPr>
                <w:ins w:id="6391" w:author="Seggelke, Klaus" w:date="2017-03-21T16:21:00Z"/>
              </w:rPr>
            </w:pPr>
            <w:ins w:id="6392" w:author="Seggelke, Klaus" w:date="2017-03-21T16:21:00Z">
              <w:r>
                <w:t>In case scale-out the VNF adds new VNFs.</w:t>
              </w:r>
            </w:ins>
          </w:p>
        </w:tc>
      </w:tr>
    </w:tbl>
    <w:p w:rsidR="001542F9" w:rsidRDefault="001542F9" w:rsidP="001542F9">
      <w:pPr>
        <w:rPr>
          <w:ins w:id="6393" w:author="Seggelke, Klaus" w:date="2017-03-21T16:21: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542F9" w:rsidTr="001542F9">
        <w:trPr>
          <w:ins w:id="6394" w:author="Seggelke, Klaus" w:date="2017-03-21T16:21:00Z"/>
        </w:trPr>
        <w:tc>
          <w:tcPr>
            <w:tcW w:w="9330" w:type="dxa"/>
            <w:gridSpan w:val="2"/>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
              <w:rPr>
                <w:ins w:id="6395" w:author="Seggelke, Klaus" w:date="2017-03-21T16:21:00Z"/>
              </w:rPr>
            </w:pPr>
            <w:bookmarkStart w:id="6396" w:name="_Toc477881048"/>
            <w:ins w:id="6397" w:author="Seggelke, Klaus" w:date="2017-03-21T16:21:00Z">
              <w:r>
                <w:t>TC.VNF.SCALE.OUT.001.6</w:t>
              </w:r>
              <w:r>
                <w:tab/>
                <w:t>Scale-Out</w:t>
              </w:r>
              <w:r w:rsidRPr="00093574">
                <w:t xml:space="preserve"> VNF instance</w:t>
              </w:r>
              <w:r>
                <w:t xml:space="preserve"> </w:t>
              </w:r>
              <w:r>
                <w:rPr>
                  <w:rFonts w:ascii="Tahoma" w:eastAsia="Times New Roman" w:hAnsi="Tahoma" w:cs="Tahoma"/>
                  <w:sz w:val="20"/>
                </w:rPr>
                <w:t>with Manual Scaling event generated by VNF</w:t>
              </w:r>
              <w:bookmarkEnd w:id="6396"/>
            </w:ins>
          </w:p>
        </w:tc>
      </w:tr>
      <w:tr w:rsidR="001542F9" w:rsidTr="001542F9">
        <w:trPr>
          <w:trHeight w:val="896"/>
          <w:ins w:id="6398"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399" w:author="Seggelke, Klaus" w:date="2017-03-21T16:21:00Z"/>
              </w:rPr>
            </w:pPr>
            <w:ins w:id="6400" w:author="Seggelke, Klaus" w:date="2017-03-21T16:21: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1542F9" w:rsidRPr="00D67489" w:rsidRDefault="00261035" w:rsidP="001542F9">
            <w:pPr>
              <w:pStyle w:val="TestCaseInfo"/>
              <w:rPr>
                <w:ins w:id="6401" w:author="Seggelke, Klaus" w:date="2017-03-21T16:21:00Z"/>
                <w:lang w:eastAsia="zh-CN"/>
              </w:rPr>
            </w:pPr>
            <w:ins w:id="6402" w:author="Seggelke, Klaus" w:date="2017-03-21T16:56:00Z">
              <w:r>
                <w:rPr>
                  <w:lang w:eastAsia="zh-CN"/>
                </w:rPr>
                <w:t>The MANO should have the capability to dynamically scale by adding VNF(s) based on the required load. The scaling to higher performance is the objective of this test. The VNF may has multiple levels of performance. Here we validate only one step, from the basic (lowest level) to the next level up.</w:t>
              </w:r>
            </w:ins>
          </w:p>
        </w:tc>
      </w:tr>
      <w:tr w:rsidR="001542F9" w:rsidTr="001542F9">
        <w:trPr>
          <w:ins w:id="6403"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404" w:author="Seggelke, Klaus" w:date="2017-03-21T16:21:00Z"/>
              </w:rPr>
            </w:pPr>
            <w:ins w:id="6405" w:author="Seggelke, Klaus" w:date="2017-03-21T16:21: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Info"/>
              <w:rPr>
                <w:ins w:id="6406" w:author="Seggelke, Klaus" w:date="2017-03-21T16:21:00Z"/>
                <w:lang w:eastAsia="zh-CN"/>
              </w:rPr>
            </w:pPr>
            <w:ins w:id="6407" w:author="Seggelke, Klaus" w:date="2017-03-21T16:21:00Z">
              <w:r>
                <w:rPr>
                  <w:lang w:eastAsia="zh-CN"/>
                </w:rPr>
                <w:t>Once the scaling increase is completed, the MANO should report the additional allocated virtualized resources. The MANO should have added more resources by increasing number of VNFs. The EM may require to reconfigure the VNFs. Therefore, traffic should be generated to validate that the VNFs can process packets correctly. The trigger for this event to occur is the following:</w:t>
              </w:r>
            </w:ins>
          </w:p>
          <w:p w:rsidR="001542F9" w:rsidRDefault="001542F9" w:rsidP="001542F9">
            <w:pPr>
              <w:pStyle w:val="TestCaseInfo"/>
              <w:numPr>
                <w:ilvl w:val="0"/>
                <w:numId w:val="214"/>
              </w:numPr>
              <w:rPr>
                <w:ins w:id="6408" w:author="Seggelke, Klaus" w:date="2017-03-21T16:21:00Z"/>
                <w:lang w:eastAsia="zh-CN"/>
              </w:rPr>
            </w:pPr>
            <w:ins w:id="6409" w:author="Seggelke, Klaus" w:date="2017-03-21T16:21:00Z">
              <w:r w:rsidRPr="006E70F4">
                <w:rPr>
                  <w:lang w:eastAsia="zh-CN"/>
                </w:rPr>
                <w:t>VNF generated event - Manual Scaling</w:t>
              </w:r>
            </w:ins>
          </w:p>
        </w:tc>
      </w:tr>
      <w:tr w:rsidR="001542F9" w:rsidTr="001542F9">
        <w:trPr>
          <w:trHeight w:val="283"/>
          <w:ins w:id="6410"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411" w:author="Seggelke, Klaus" w:date="2017-03-21T16:21:00Z"/>
              </w:rPr>
            </w:pPr>
            <w:ins w:id="6412" w:author="Seggelke, Klaus" w:date="2017-03-21T16:21:00Z">
              <w:r>
                <w:t>Test Setup</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413" w:author="Seggelke, Klaus" w:date="2017-03-21T16:21:00Z"/>
                <w:lang w:eastAsia="zh-CN"/>
              </w:rPr>
            </w:pPr>
          </w:p>
        </w:tc>
      </w:tr>
      <w:tr w:rsidR="001542F9" w:rsidTr="001542F9">
        <w:trPr>
          <w:trHeight w:val="515"/>
          <w:ins w:id="6414"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415" w:author="Seggelke, Klaus" w:date="2017-03-21T16:21:00Z"/>
              </w:rPr>
            </w:pPr>
            <w:ins w:id="6416" w:author="Seggelke, Klaus" w:date="2017-03-21T16:21:00Z">
              <w:r>
                <w:lastRenderedPageBreak/>
                <w:t>Parameters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417" w:author="Seggelke, Klaus" w:date="2017-03-21T16:21:00Z"/>
              </w:rPr>
            </w:pPr>
          </w:p>
        </w:tc>
      </w:tr>
      <w:tr w:rsidR="001542F9" w:rsidTr="001542F9">
        <w:trPr>
          <w:ins w:id="6418"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419" w:author="Seggelke, Klaus" w:date="2017-03-21T16:21:00Z"/>
              </w:rPr>
            </w:pPr>
            <w:ins w:id="6420" w:author="Seggelke, Klaus" w:date="2017-03-21T16:21: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421" w:author="Seggelke, Klaus" w:date="2017-03-21T16:21:00Z"/>
              </w:rPr>
            </w:pPr>
          </w:p>
        </w:tc>
      </w:tr>
      <w:tr w:rsidR="001542F9" w:rsidTr="001542F9">
        <w:trPr>
          <w:ins w:id="6422"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423" w:author="Seggelke, Klaus" w:date="2017-03-21T16:21:00Z"/>
              </w:rPr>
            </w:pPr>
            <w:ins w:id="6424" w:author="Seggelke, Klaus" w:date="2017-03-21T16:21:00Z">
              <w:r>
                <w:t>Pre-conditions: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425" w:author="Seggelke, Klaus" w:date="2017-03-21T16:21:00Z"/>
                <w:lang w:eastAsia="zh-CN"/>
              </w:rPr>
            </w:pPr>
          </w:p>
        </w:tc>
      </w:tr>
      <w:tr w:rsidR="001542F9" w:rsidTr="001542F9">
        <w:trPr>
          <w:trHeight w:val="715"/>
          <w:ins w:id="6426"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427" w:author="Seggelke, Klaus" w:date="2017-03-21T16:21:00Z"/>
              </w:rPr>
            </w:pPr>
            <w:ins w:id="6428" w:author="Seggelke, Klaus" w:date="2017-03-21T16:21:00Z">
              <w:r>
                <w:t>Procedure</w:t>
              </w:r>
            </w:ins>
          </w:p>
        </w:tc>
        <w:tc>
          <w:tcPr>
            <w:tcW w:w="7979" w:type="dxa"/>
            <w:tcBorders>
              <w:top w:val="single" w:sz="2" w:space="0" w:color="auto"/>
              <w:left w:val="single" w:sz="2" w:space="0" w:color="auto"/>
              <w:bottom w:val="single" w:sz="2" w:space="0" w:color="auto"/>
              <w:right w:val="single" w:sz="2" w:space="0" w:color="auto"/>
            </w:tcBorders>
          </w:tcPr>
          <w:p w:rsidR="001542F9" w:rsidRPr="00093574" w:rsidRDefault="001542F9" w:rsidP="001542F9">
            <w:pPr>
              <w:pStyle w:val="TestCaseInfo"/>
              <w:rPr>
                <w:ins w:id="6429" w:author="Seggelke, Klaus" w:date="2017-03-21T16:21:00Z"/>
              </w:rPr>
            </w:pPr>
            <w:ins w:id="6430" w:author="Seggelke, Klaus" w:date="2017-03-21T16:21:00Z">
              <w:r w:rsidRPr="00093574">
                <w:t>Sequence:</w:t>
              </w:r>
            </w:ins>
          </w:p>
          <w:p w:rsidR="001542F9" w:rsidRPr="00093574" w:rsidRDefault="001542F9" w:rsidP="00261035">
            <w:pPr>
              <w:pStyle w:val="TestCaseInfo"/>
              <w:numPr>
                <w:ilvl w:val="0"/>
                <w:numId w:val="276"/>
              </w:numPr>
              <w:rPr>
                <w:ins w:id="6431" w:author="Seggelke, Klaus" w:date="2017-03-21T16:21:00Z"/>
              </w:rPr>
              <w:pPrChange w:id="6432" w:author="Seggelke, Klaus" w:date="2017-03-21T16:56:00Z">
                <w:pPr>
                  <w:pStyle w:val="TestCaseInfo"/>
                  <w:numPr>
                    <w:numId w:val="245"/>
                  </w:numPr>
                  <w:ind w:left="720" w:hanging="360"/>
                </w:pPr>
              </w:pPrChange>
            </w:pPr>
            <w:ins w:id="6433" w:author="Seggelke, Klaus" w:date="2017-03-21T16:21:00Z">
              <w:r w:rsidRPr="00093574">
                <w:t>Instantiate VNF</w:t>
              </w:r>
            </w:ins>
          </w:p>
          <w:p w:rsidR="001542F9" w:rsidRDefault="001542F9" w:rsidP="00261035">
            <w:pPr>
              <w:pStyle w:val="TestCaseInfo"/>
              <w:numPr>
                <w:ilvl w:val="0"/>
                <w:numId w:val="276"/>
              </w:numPr>
              <w:rPr>
                <w:ins w:id="6434" w:author="Seggelke, Klaus" w:date="2017-03-21T16:21:00Z"/>
              </w:rPr>
              <w:pPrChange w:id="6435" w:author="Seggelke, Klaus" w:date="2017-03-21T16:56:00Z">
                <w:pPr>
                  <w:pStyle w:val="TestCaseInfo"/>
                  <w:numPr>
                    <w:numId w:val="245"/>
                  </w:numPr>
                  <w:ind w:left="720" w:hanging="360"/>
                </w:pPr>
              </w:pPrChange>
            </w:pPr>
            <w:ins w:id="6436" w:author="Seggelke, Klaus" w:date="2017-03-21T16:21:00Z">
              <w:r w:rsidRPr="00074BEF">
                <w:t>Validate VNF instantiation state is INSTANTIATED and VNF state is STARTED (--&gt; time stamp when correct state reached)</w:t>
              </w:r>
            </w:ins>
          </w:p>
          <w:p w:rsidR="001542F9" w:rsidRPr="00093574" w:rsidRDefault="001542F9" w:rsidP="00261035">
            <w:pPr>
              <w:pStyle w:val="TestCaseInfo"/>
              <w:numPr>
                <w:ilvl w:val="0"/>
                <w:numId w:val="276"/>
              </w:numPr>
              <w:rPr>
                <w:ins w:id="6437" w:author="Seggelke, Klaus" w:date="2017-03-21T16:21:00Z"/>
              </w:rPr>
              <w:pPrChange w:id="6438" w:author="Seggelke, Klaus" w:date="2017-03-21T16:56:00Z">
                <w:pPr>
                  <w:pStyle w:val="TestCaseInfo"/>
                  <w:numPr>
                    <w:numId w:val="245"/>
                  </w:numPr>
                  <w:ind w:left="720" w:hanging="360"/>
                </w:pPr>
              </w:pPrChange>
            </w:pPr>
            <w:ins w:id="6439" w:author="Seggelke, Klaus" w:date="2017-03-21T16:21:00Z">
              <w:r w:rsidRPr="00093574">
                <w:t>Generate low traffic load</w:t>
              </w:r>
            </w:ins>
          </w:p>
          <w:p w:rsidR="001542F9" w:rsidRPr="00093574" w:rsidRDefault="001542F9" w:rsidP="00261035">
            <w:pPr>
              <w:pStyle w:val="TestCaseInfo"/>
              <w:numPr>
                <w:ilvl w:val="0"/>
                <w:numId w:val="276"/>
              </w:numPr>
              <w:rPr>
                <w:ins w:id="6440" w:author="Seggelke, Klaus" w:date="2017-03-21T16:21:00Z"/>
              </w:rPr>
              <w:pPrChange w:id="6441" w:author="Seggelke, Klaus" w:date="2017-03-21T16:56:00Z">
                <w:pPr>
                  <w:pStyle w:val="TestCaseInfo"/>
                  <w:numPr>
                    <w:numId w:val="245"/>
                  </w:numPr>
                  <w:ind w:left="720" w:hanging="360"/>
                </w:pPr>
              </w:pPrChange>
            </w:pPr>
            <w:ins w:id="6442" w:author="Seggelke, Klaus" w:date="2017-03-21T16:21:00Z">
              <w:r w:rsidRPr="00093574">
                <w:t>Validate that traffic flows through without issues (--&gt; no dropped packets)</w:t>
              </w:r>
            </w:ins>
          </w:p>
          <w:p w:rsidR="001542F9" w:rsidRPr="00093574" w:rsidRDefault="001542F9" w:rsidP="00261035">
            <w:pPr>
              <w:pStyle w:val="TestCaseInfo"/>
              <w:numPr>
                <w:ilvl w:val="0"/>
                <w:numId w:val="276"/>
              </w:numPr>
              <w:rPr>
                <w:ins w:id="6443" w:author="Seggelke, Klaus" w:date="2017-03-21T16:21:00Z"/>
              </w:rPr>
              <w:pPrChange w:id="6444" w:author="Seggelke, Klaus" w:date="2017-03-21T16:56:00Z">
                <w:pPr>
                  <w:pStyle w:val="TestCaseInfo"/>
                  <w:numPr>
                    <w:numId w:val="245"/>
                  </w:numPr>
                  <w:ind w:left="720" w:hanging="360"/>
                </w:pPr>
              </w:pPrChange>
            </w:pPr>
            <w:ins w:id="6445" w:author="Seggelke, Klaus" w:date="2017-03-21T16:21:00Z">
              <w:r w:rsidRPr="00093574">
                <w:t>Trigger a resize of the NFV resources and generate more traffic to validate the higher capacity</w:t>
              </w:r>
              <w:r>
                <w:t xml:space="preserve"> or cause the trigger</w:t>
              </w:r>
            </w:ins>
          </w:p>
          <w:p w:rsidR="001542F9" w:rsidRPr="00093574" w:rsidRDefault="001542F9" w:rsidP="00261035">
            <w:pPr>
              <w:pStyle w:val="TestCaseInfo"/>
              <w:numPr>
                <w:ilvl w:val="0"/>
                <w:numId w:val="276"/>
              </w:numPr>
              <w:rPr>
                <w:ins w:id="6446" w:author="Seggelke, Klaus" w:date="2017-03-21T16:21:00Z"/>
              </w:rPr>
              <w:pPrChange w:id="6447" w:author="Seggelke, Klaus" w:date="2017-03-21T16:56:00Z">
                <w:pPr>
                  <w:pStyle w:val="TestCaseInfo"/>
                  <w:numPr>
                    <w:numId w:val="245"/>
                  </w:numPr>
                  <w:ind w:left="720" w:hanging="360"/>
                </w:pPr>
              </w:pPrChange>
            </w:pPr>
            <w:ins w:id="6448" w:author="Seggelke, Klaus" w:date="2017-03-21T16:21:00Z">
              <w:r w:rsidRPr="00093574">
                <w:t xml:space="preserve">Validate </w:t>
              </w:r>
            </w:ins>
            <w:ins w:id="6449" w:author="Seggelke, Klaus" w:date="2017-03-21T17:08:00Z">
              <w:r w:rsidR="002150E1">
                <w:t>MANO</w:t>
              </w:r>
            </w:ins>
            <w:ins w:id="6450" w:author="Seggelke, Klaus" w:date="2017-03-21T16:21:00Z">
              <w:r w:rsidRPr="00093574">
                <w:t xml:space="preserve"> has resized</w:t>
              </w:r>
              <w:r>
                <w:t xml:space="preserve"> by adding VNFs</w:t>
              </w:r>
              <w:r w:rsidRPr="00093574">
                <w:t>, has higher capacity and determine the service disruption</w:t>
              </w:r>
            </w:ins>
          </w:p>
          <w:p w:rsidR="001542F9" w:rsidRPr="00093574" w:rsidRDefault="001542F9" w:rsidP="00261035">
            <w:pPr>
              <w:pStyle w:val="TestCaseInfo"/>
              <w:numPr>
                <w:ilvl w:val="0"/>
                <w:numId w:val="276"/>
              </w:numPr>
              <w:rPr>
                <w:ins w:id="6451" w:author="Seggelke, Klaus" w:date="2017-03-21T16:21:00Z"/>
              </w:rPr>
              <w:pPrChange w:id="6452" w:author="Seggelke, Klaus" w:date="2017-03-21T16:56:00Z">
                <w:pPr>
                  <w:pStyle w:val="TestCaseInfo"/>
                  <w:numPr>
                    <w:numId w:val="245"/>
                  </w:numPr>
                  <w:ind w:left="720" w:hanging="360"/>
                </w:pPr>
              </w:pPrChange>
            </w:pPr>
            <w:ins w:id="6453" w:author="Seggelke, Klaus" w:date="2017-03-21T16:21:00Z">
              <w:r w:rsidRPr="00093574">
                <w:t>Stop traffic</w:t>
              </w:r>
            </w:ins>
          </w:p>
          <w:p w:rsidR="001542F9" w:rsidRPr="00093574" w:rsidRDefault="001542F9" w:rsidP="00261035">
            <w:pPr>
              <w:pStyle w:val="TestCaseInfo"/>
              <w:numPr>
                <w:ilvl w:val="0"/>
                <w:numId w:val="276"/>
              </w:numPr>
              <w:rPr>
                <w:ins w:id="6454" w:author="Seggelke, Klaus" w:date="2017-03-21T16:21:00Z"/>
              </w:rPr>
              <w:pPrChange w:id="6455" w:author="Seggelke, Klaus" w:date="2017-03-21T16:56:00Z">
                <w:pPr>
                  <w:pStyle w:val="TestCaseInfo"/>
                  <w:numPr>
                    <w:numId w:val="245"/>
                  </w:numPr>
                  <w:ind w:left="720" w:hanging="360"/>
                </w:pPr>
              </w:pPrChange>
            </w:pPr>
            <w:ins w:id="6456" w:author="Seggelke, Klaus" w:date="2017-03-21T16:21:00Z">
              <w:r w:rsidRPr="00093574">
                <w:t>Terminate VNF</w:t>
              </w:r>
            </w:ins>
          </w:p>
        </w:tc>
      </w:tr>
      <w:tr w:rsidR="001542F9" w:rsidTr="001542F9">
        <w:trPr>
          <w:ins w:id="6457"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458" w:author="Seggelke, Klaus" w:date="2017-03-21T16:21:00Z"/>
              </w:rPr>
            </w:pPr>
            <w:ins w:id="6459" w:author="Seggelke, Klaus" w:date="2017-03-21T16:21: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460" w:author="Seggelke, Klaus" w:date="2017-03-21T16:21:00Z"/>
              </w:rPr>
            </w:pPr>
          </w:p>
        </w:tc>
      </w:tr>
      <w:tr w:rsidR="001542F9" w:rsidTr="001542F9">
        <w:trPr>
          <w:ins w:id="6461"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462" w:author="Seggelke, Klaus" w:date="2017-03-21T16:21:00Z"/>
                <w:noProof/>
              </w:rPr>
            </w:pPr>
            <w:ins w:id="6463" w:author="Seggelke, Klaus" w:date="2017-03-21T16:21: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464" w:author="Seggelke, Klaus" w:date="2017-03-21T16:21:00Z"/>
              </w:rPr>
            </w:pPr>
            <w:ins w:id="6465" w:author="Seggelke, Klaus" w:date="2017-03-21T16:21:00Z">
              <w:r>
                <w:t>Following resources could be scaled up:</w:t>
              </w:r>
            </w:ins>
          </w:p>
          <w:p w:rsidR="001542F9" w:rsidRDefault="001542F9" w:rsidP="001542F9">
            <w:pPr>
              <w:pStyle w:val="TestCaseInfo"/>
              <w:numPr>
                <w:ilvl w:val="0"/>
                <w:numId w:val="101"/>
              </w:numPr>
              <w:rPr>
                <w:ins w:id="6466" w:author="Seggelke, Klaus" w:date="2017-03-21T16:21:00Z"/>
              </w:rPr>
            </w:pPr>
            <w:ins w:id="6467" w:author="Seggelke, Klaus" w:date="2017-03-21T16:21:00Z">
              <w:r>
                <w:t>vMemory</w:t>
              </w:r>
            </w:ins>
          </w:p>
          <w:p w:rsidR="001542F9" w:rsidRDefault="001542F9" w:rsidP="001542F9">
            <w:pPr>
              <w:pStyle w:val="TestCaseInfo"/>
              <w:numPr>
                <w:ilvl w:val="0"/>
                <w:numId w:val="101"/>
              </w:numPr>
              <w:rPr>
                <w:ins w:id="6468" w:author="Seggelke, Klaus" w:date="2017-03-21T16:21:00Z"/>
              </w:rPr>
            </w:pPr>
            <w:ins w:id="6469" w:author="Seggelke, Klaus" w:date="2017-03-21T16:21:00Z">
              <w:r>
                <w:t>vCPU cores</w:t>
              </w:r>
            </w:ins>
          </w:p>
          <w:p w:rsidR="001542F9" w:rsidRDefault="001542F9" w:rsidP="001542F9">
            <w:pPr>
              <w:pStyle w:val="TestCaseInfo"/>
              <w:numPr>
                <w:ilvl w:val="0"/>
                <w:numId w:val="101"/>
              </w:numPr>
              <w:rPr>
                <w:ins w:id="6470" w:author="Seggelke, Klaus" w:date="2017-03-21T16:21:00Z"/>
              </w:rPr>
            </w:pPr>
            <w:ins w:id="6471" w:author="Seggelke, Klaus" w:date="2017-03-21T16:21:00Z">
              <w:r>
                <w:t>vStorage</w:t>
              </w:r>
            </w:ins>
          </w:p>
          <w:p w:rsidR="001542F9" w:rsidRDefault="001542F9" w:rsidP="001542F9">
            <w:pPr>
              <w:pStyle w:val="TestCaseInfo"/>
              <w:numPr>
                <w:ilvl w:val="0"/>
                <w:numId w:val="101"/>
              </w:numPr>
              <w:rPr>
                <w:ins w:id="6472" w:author="Seggelke, Klaus" w:date="2017-03-21T16:21:00Z"/>
              </w:rPr>
            </w:pPr>
            <w:ins w:id="6473" w:author="Seggelke, Klaus" w:date="2017-03-21T16:21:00Z">
              <w:r>
                <w:t>vNIC or specialized hardware</w:t>
              </w:r>
            </w:ins>
          </w:p>
          <w:p w:rsidR="001542F9" w:rsidRDefault="001542F9" w:rsidP="001542F9">
            <w:pPr>
              <w:pStyle w:val="TestCaseInfo"/>
              <w:rPr>
                <w:ins w:id="6474" w:author="Seggelke, Klaus" w:date="2017-03-21T16:21:00Z"/>
              </w:rPr>
            </w:pPr>
            <w:ins w:id="6475" w:author="Seggelke, Klaus" w:date="2017-03-21T16:21:00Z">
              <w:r>
                <w:t>In case scale-out the VNF adds new VNFs.</w:t>
              </w:r>
            </w:ins>
          </w:p>
        </w:tc>
      </w:tr>
    </w:tbl>
    <w:p w:rsidR="001542F9" w:rsidRDefault="001542F9" w:rsidP="001542F9">
      <w:pPr>
        <w:rPr>
          <w:ins w:id="6476" w:author="Seggelke, Klaus" w:date="2017-03-21T16:21:00Z"/>
          <w:lang w:eastAsia="zh-CN"/>
        </w:rPr>
      </w:pPr>
    </w:p>
    <w:p w:rsidR="001542F9" w:rsidRDefault="001542F9" w:rsidP="001542F9">
      <w:pPr>
        <w:rPr>
          <w:ins w:id="6477" w:author="Seggelke, Klaus" w:date="2017-03-21T16:21: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542F9" w:rsidTr="001542F9">
        <w:trPr>
          <w:ins w:id="6478" w:author="Seggelke, Klaus" w:date="2017-03-21T16:21:00Z"/>
        </w:trPr>
        <w:tc>
          <w:tcPr>
            <w:tcW w:w="9330" w:type="dxa"/>
            <w:gridSpan w:val="2"/>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
              <w:rPr>
                <w:ins w:id="6479" w:author="Seggelke, Klaus" w:date="2017-03-21T16:21:00Z"/>
              </w:rPr>
            </w:pPr>
            <w:bookmarkStart w:id="6480" w:name="_Toc477881049"/>
            <w:ins w:id="6481" w:author="Seggelke, Klaus" w:date="2017-03-21T16:21:00Z">
              <w:r>
                <w:t>TC.VNF.SCALE.OUT.001.7</w:t>
              </w:r>
              <w:r>
                <w:tab/>
                <w:t>Scale-Out</w:t>
              </w:r>
              <w:r w:rsidRPr="00093574">
                <w:t xml:space="preserve"> VNF instance</w:t>
              </w:r>
              <w:r>
                <w:t xml:space="preserve"> </w:t>
              </w:r>
              <w:r>
                <w:rPr>
                  <w:rFonts w:ascii="Tahoma" w:eastAsia="Times New Roman" w:hAnsi="Tahoma" w:cs="Tahoma"/>
                  <w:sz w:val="20"/>
                </w:rPr>
                <w:t>with Manual Scaling event generated by EM</w:t>
              </w:r>
              <w:bookmarkEnd w:id="6480"/>
            </w:ins>
          </w:p>
        </w:tc>
      </w:tr>
      <w:tr w:rsidR="001542F9" w:rsidTr="001542F9">
        <w:trPr>
          <w:trHeight w:val="896"/>
          <w:ins w:id="6482"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483" w:author="Seggelke, Klaus" w:date="2017-03-21T16:21:00Z"/>
              </w:rPr>
            </w:pPr>
            <w:ins w:id="6484" w:author="Seggelke, Klaus" w:date="2017-03-21T16:21: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1542F9" w:rsidRPr="00D67489" w:rsidRDefault="00261035" w:rsidP="001542F9">
            <w:pPr>
              <w:pStyle w:val="TestCaseInfo"/>
              <w:rPr>
                <w:ins w:id="6485" w:author="Seggelke, Klaus" w:date="2017-03-21T16:21:00Z"/>
                <w:lang w:eastAsia="zh-CN"/>
              </w:rPr>
            </w:pPr>
            <w:ins w:id="6486" w:author="Seggelke, Klaus" w:date="2017-03-21T16:57:00Z">
              <w:r>
                <w:rPr>
                  <w:lang w:eastAsia="zh-CN"/>
                </w:rPr>
                <w:t>The MANO should have the capability to dynamically scale by adding VNF(s) based on the required load. The scaling to higher performance is the objective of this test. The VNF may has multiple levels of performance. Here we validate only one step, from the basic (lowest level) to the next level up.</w:t>
              </w:r>
            </w:ins>
          </w:p>
        </w:tc>
      </w:tr>
      <w:tr w:rsidR="001542F9" w:rsidTr="001542F9">
        <w:trPr>
          <w:ins w:id="6487"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488" w:author="Seggelke, Klaus" w:date="2017-03-21T16:21:00Z"/>
              </w:rPr>
            </w:pPr>
            <w:ins w:id="6489" w:author="Seggelke, Klaus" w:date="2017-03-21T16:21: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Info"/>
              <w:rPr>
                <w:ins w:id="6490" w:author="Seggelke, Klaus" w:date="2017-03-21T16:21:00Z"/>
                <w:lang w:eastAsia="zh-CN"/>
              </w:rPr>
            </w:pPr>
            <w:ins w:id="6491" w:author="Seggelke, Klaus" w:date="2017-03-21T16:21:00Z">
              <w:r>
                <w:rPr>
                  <w:lang w:eastAsia="zh-CN"/>
                </w:rPr>
                <w:t>Once the scaling increase is completed, the MANO should report the additional allocated virtualized resources. The MANO should have added more resources by increasing number of VNFs. The EM may require to reconfigure the VNFs. Therefore, traffic should be generated to validate that the VNFs can process packets correctly. The trigger for this event to occur is the following:</w:t>
              </w:r>
            </w:ins>
          </w:p>
          <w:p w:rsidR="001542F9" w:rsidRDefault="001542F9" w:rsidP="001542F9">
            <w:pPr>
              <w:pStyle w:val="TestCaseInfo"/>
              <w:numPr>
                <w:ilvl w:val="0"/>
                <w:numId w:val="214"/>
              </w:numPr>
              <w:rPr>
                <w:ins w:id="6492" w:author="Seggelke, Klaus" w:date="2017-03-21T16:21:00Z"/>
                <w:lang w:eastAsia="zh-CN"/>
              </w:rPr>
            </w:pPr>
            <w:ins w:id="6493" w:author="Seggelke, Klaus" w:date="2017-03-21T16:21:00Z">
              <w:r w:rsidRPr="006E70F4">
                <w:rPr>
                  <w:lang w:eastAsia="zh-CN"/>
                </w:rPr>
                <w:t>EM generated event – Manual Scaling</w:t>
              </w:r>
            </w:ins>
          </w:p>
        </w:tc>
      </w:tr>
      <w:tr w:rsidR="001542F9" w:rsidTr="001542F9">
        <w:trPr>
          <w:trHeight w:val="283"/>
          <w:ins w:id="6494"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495" w:author="Seggelke, Klaus" w:date="2017-03-21T16:21:00Z"/>
              </w:rPr>
            </w:pPr>
            <w:ins w:id="6496" w:author="Seggelke, Klaus" w:date="2017-03-21T16:21:00Z">
              <w:r>
                <w:t>Test Setup</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497" w:author="Seggelke, Klaus" w:date="2017-03-21T16:21:00Z"/>
                <w:lang w:eastAsia="zh-CN"/>
              </w:rPr>
            </w:pPr>
          </w:p>
        </w:tc>
      </w:tr>
      <w:tr w:rsidR="001542F9" w:rsidTr="001542F9">
        <w:trPr>
          <w:trHeight w:val="515"/>
          <w:ins w:id="6498"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499" w:author="Seggelke, Klaus" w:date="2017-03-21T16:21:00Z"/>
              </w:rPr>
            </w:pPr>
            <w:ins w:id="6500" w:author="Seggelke, Klaus" w:date="2017-03-21T16:21:00Z">
              <w:r>
                <w:t>Parameters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501" w:author="Seggelke, Klaus" w:date="2017-03-21T16:21:00Z"/>
              </w:rPr>
            </w:pPr>
          </w:p>
        </w:tc>
      </w:tr>
      <w:tr w:rsidR="001542F9" w:rsidTr="001542F9">
        <w:trPr>
          <w:ins w:id="6502"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503" w:author="Seggelke, Klaus" w:date="2017-03-21T16:21:00Z"/>
              </w:rPr>
            </w:pPr>
            <w:ins w:id="6504" w:author="Seggelke, Klaus" w:date="2017-03-21T16:21: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505" w:author="Seggelke, Klaus" w:date="2017-03-21T16:21:00Z"/>
              </w:rPr>
            </w:pPr>
          </w:p>
        </w:tc>
      </w:tr>
      <w:tr w:rsidR="001542F9" w:rsidTr="001542F9">
        <w:trPr>
          <w:ins w:id="6506"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507" w:author="Seggelke, Klaus" w:date="2017-03-21T16:21:00Z"/>
              </w:rPr>
            </w:pPr>
            <w:ins w:id="6508" w:author="Seggelke, Klaus" w:date="2017-03-21T16:21:00Z">
              <w:r>
                <w:t>Pre-conditions: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509" w:author="Seggelke, Klaus" w:date="2017-03-21T16:21:00Z"/>
                <w:lang w:eastAsia="zh-CN"/>
              </w:rPr>
            </w:pPr>
          </w:p>
        </w:tc>
      </w:tr>
      <w:tr w:rsidR="001542F9" w:rsidTr="001542F9">
        <w:trPr>
          <w:trHeight w:val="715"/>
          <w:ins w:id="6510"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511" w:author="Seggelke, Klaus" w:date="2017-03-21T16:21:00Z"/>
              </w:rPr>
            </w:pPr>
            <w:ins w:id="6512" w:author="Seggelke, Klaus" w:date="2017-03-21T16:21:00Z">
              <w:r>
                <w:t>Procedure</w:t>
              </w:r>
            </w:ins>
          </w:p>
        </w:tc>
        <w:tc>
          <w:tcPr>
            <w:tcW w:w="7979" w:type="dxa"/>
            <w:tcBorders>
              <w:top w:val="single" w:sz="2" w:space="0" w:color="auto"/>
              <w:left w:val="single" w:sz="2" w:space="0" w:color="auto"/>
              <w:bottom w:val="single" w:sz="2" w:space="0" w:color="auto"/>
              <w:right w:val="single" w:sz="2" w:space="0" w:color="auto"/>
            </w:tcBorders>
          </w:tcPr>
          <w:p w:rsidR="001542F9" w:rsidRPr="00093574" w:rsidRDefault="001542F9" w:rsidP="001542F9">
            <w:pPr>
              <w:pStyle w:val="TestCaseInfo"/>
              <w:rPr>
                <w:ins w:id="6513" w:author="Seggelke, Klaus" w:date="2017-03-21T16:21:00Z"/>
              </w:rPr>
            </w:pPr>
            <w:ins w:id="6514" w:author="Seggelke, Klaus" w:date="2017-03-21T16:21:00Z">
              <w:r w:rsidRPr="00093574">
                <w:t>Sequence:</w:t>
              </w:r>
            </w:ins>
          </w:p>
          <w:p w:rsidR="001542F9" w:rsidRPr="00093574" w:rsidRDefault="001542F9" w:rsidP="00261035">
            <w:pPr>
              <w:pStyle w:val="TestCaseInfo"/>
              <w:numPr>
                <w:ilvl w:val="0"/>
                <w:numId w:val="277"/>
              </w:numPr>
              <w:rPr>
                <w:ins w:id="6515" w:author="Seggelke, Klaus" w:date="2017-03-21T16:21:00Z"/>
              </w:rPr>
              <w:pPrChange w:id="6516" w:author="Seggelke, Klaus" w:date="2017-03-21T16:58:00Z">
                <w:pPr>
                  <w:pStyle w:val="TestCaseInfo"/>
                  <w:numPr>
                    <w:numId w:val="244"/>
                  </w:numPr>
                  <w:ind w:left="720" w:hanging="360"/>
                </w:pPr>
              </w:pPrChange>
            </w:pPr>
            <w:ins w:id="6517" w:author="Seggelke, Klaus" w:date="2017-03-21T16:21:00Z">
              <w:r w:rsidRPr="00093574">
                <w:t>Instantiate VNF</w:t>
              </w:r>
            </w:ins>
          </w:p>
          <w:p w:rsidR="001542F9" w:rsidRDefault="001542F9" w:rsidP="00261035">
            <w:pPr>
              <w:pStyle w:val="TestCaseInfo"/>
              <w:numPr>
                <w:ilvl w:val="0"/>
                <w:numId w:val="277"/>
              </w:numPr>
              <w:rPr>
                <w:ins w:id="6518" w:author="Seggelke, Klaus" w:date="2017-03-21T16:21:00Z"/>
              </w:rPr>
              <w:pPrChange w:id="6519" w:author="Seggelke, Klaus" w:date="2017-03-21T16:58:00Z">
                <w:pPr>
                  <w:pStyle w:val="TestCaseInfo"/>
                  <w:numPr>
                    <w:numId w:val="244"/>
                  </w:numPr>
                  <w:ind w:left="720" w:hanging="360"/>
                </w:pPr>
              </w:pPrChange>
            </w:pPr>
            <w:ins w:id="6520" w:author="Seggelke, Klaus" w:date="2017-03-21T16:21:00Z">
              <w:r w:rsidRPr="00074BEF">
                <w:t>Validate VNF instantiation state is INSTANTIATED and VNF state is STARTED (--&gt; time stamp when correct state reached)</w:t>
              </w:r>
            </w:ins>
          </w:p>
          <w:p w:rsidR="001542F9" w:rsidRPr="00093574" w:rsidRDefault="001542F9" w:rsidP="00261035">
            <w:pPr>
              <w:pStyle w:val="TestCaseInfo"/>
              <w:numPr>
                <w:ilvl w:val="0"/>
                <w:numId w:val="277"/>
              </w:numPr>
              <w:rPr>
                <w:ins w:id="6521" w:author="Seggelke, Klaus" w:date="2017-03-21T16:21:00Z"/>
              </w:rPr>
              <w:pPrChange w:id="6522" w:author="Seggelke, Klaus" w:date="2017-03-21T16:58:00Z">
                <w:pPr>
                  <w:pStyle w:val="TestCaseInfo"/>
                  <w:numPr>
                    <w:numId w:val="244"/>
                  </w:numPr>
                  <w:ind w:left="720" w:hanging="360"/>
                </w:pPr>
              </w:pPrChange>
            </w:pPr>
            <w:ins w:id="6523" w:author="Seggelke, Klaus" w:date="2017-03-21T16:21:00Z">
              <w:r w:rsidRPr="00093574">
                <w:t>Generate low traffic load</w:t>
              </w:r>
            </w:ins>
          </w:p>
          <w:p w:rsidR="001542F9" w:rsidRPr="00093574" w:rsidRDefault="001542F9" w:rsidP="00261035">
            <w:pPr>
              <w:pStyle w:val="TestCaseInfo"/>
              <w:numPr>
                <w:ilvl w:val="0"/>
                <w:numId w:val="277"/>
              </w:numPr>
              <w:rPr>
                <w:ins w:id="6524" w:author="Seggelke, Klaus" w:date="2017-03-21T16:21:00Z"/>
              </w:rPr>
              <w:pPrChange w:id="6525" w:author="Seggelke, Klaus" w:date="2017-03-21T16:58:00Z">
                <w:pPr>
                  <w:pStyle w:val="TestCaseInfo"/>
                  <w:numPr>
                    <w:numId w:val="244"/>
                  </w:numPr>
                  <w:ind w:left="720" w:hanging="360"/>
                </w:pPr>
              </w:pPrChange>
            </w:pPr>
            <w:ins w:id="6526" w:author="Seggelke, Klaus" w:date="2017-03-21T16:21:00Z">
              <w:r w:rsidRPr="00093574">
                <w:lastRenderedPageBreak/>
                <w:t>Validate that traffic flows through without issues (--&gt; no dropped packets)</w:t>
              </w:r>
            </w:ins>
          </w:p>
          <w:p w:rsidR="001542F9" w:rsidRPr="00093574" w:rsidRDefault="001542F9" w:rsidP="00261035">
            <w:pPr>
              <w:pStyle w:val="TestCaseInfo"/>
              <w:numPr>
                <w:ilvl w:val="0"/>
                <w:numId w:val="277"/>
              </w:numPr>
              <w:rPr>
                <w:ins w:id="6527" w:author="Seggelke, Klaus" w:date="2017-03-21T16:21:00Z"/>
              </w:rPr>
              <w:pPrChange w:id="6528" w:author="Seggelke, Klaus" w:date="2017-03-21T16:58:00Z">
                <w:pPr>
                  <w:pStyle w:val="TestCaseInfo"/>
                  <w:numPr>
                    <w:numId w:val="244"/>
                  </w:numPr>
                  <w:ind w:left="720" w:hanging="360"/>
                </w:pPr>
              </w:pPrChange>
            </w:pPr>
            <w:ins w:id="6529" w:author="Seggelke, Klaus" w:date="2017-03-21T16:21:00Z">
              <w:r w:rsidRPr="00093574">
                <w:t>Trigger a resize of the NFV resources and generate more traffic to validate the higher capacity</w:t>
              </w:r>
              <w:r>
                <w:t xml:space="preserve"> or cause the trigger</w:t>
              </w:r>
            </w:ins>
          </w:p>
          <w:p w:rsidR="001542F9" w:rsidRPr="00093574" w:rsidRDefault="001542F9" w:rsidP="00261035">
            <w:pPr>
              <w:pStyle w:val="TestCaseInfo"/>
              <w:numPr>
                <w:ilvl w:val="0"/>
                <w:numId w:val="277"/>
              </w:numPr>
              <w:rPr>
                <w:ins w:id="6530" w:author="Seggelke, Klaus" w:date="2017-03-21T16:21:00Z"/>
              </w:rPr>
              <w:pPrChange w:id="6531" w:author="Seggelke, Klaus" w:date="2017-03-21T16:58:00Z">
                <w:pPr>
                  <w:pStyle w:val="TestCaseInfo"/>
                  <w:numPr>
                    <w:numId w:val="244"/>
                  </w:numPr>
                  <w:ind w:left="720" w:hanging="360"/>
                </w:pPr>
              </w:pPrChange>
            </w:pPr>
            <w:ins w:id="6532" w:author="Seggelke, Klaus" w:date="2017-03-21T16:21:00Z">
              <w:r w:rsidRPr="00093574">
                <w:t xml:space="preserve">Validate </w:t>
              </w:r>
            </w:ins>
            <w:ins w:id="6533" w:author="Seggelke, Klaus" w:date="2017-03-21T17:08:00Z">
              <w:r w:rsidR="002150E1">
                <w:t>MANO</w:t>
              </w:r>
            </w:ins>
            <w:ins w:id="6534" w:author="Seggelke, Klaus" w:date="2017-03-21T16:21:00Z">
              <w:r w:rsidRPr="00093574">
                <w:t xml:space="preserve"> has resized</w:t>
              </w:r>
              <w:r>
                <w:t xml:space="preserve"> by adding VNFs</w:t>
              </w:r>
              <w:r w:rsidRPr="00093574">
                <w:t>, has higher capacity and determine the service disruption</w:t>
              </w:r>
            </w:ins>
          </w:p>
          <w:p w:rsidR="001542F9" w:rsidRPr="00093574" w:rsidRDefault="001542F9" w:rsidP="00261035">
            <w:pPr>
              <w:pStyle w:val="TestCaseInfo"/>
              <w:numPr>
                <w:ilvl w:val="0"/>
                <w:numId w:val="277"/>
              </w:numPr>
              <w:rPr>
                <w:ins w:id="6535" w:author="Seggelke, Klaus" w:date="2017-03-21T16:21:00Z"/>
              </w:rPr>
              <w:pPrChange w:id="6536" w:author="Seggelke, Klaus" w:date="2017-03-21T16:58:00Z">
                <w:pPr>
                  <w:pStyle w:val="TestCaseInfo"/>
                  <w:numPr>
                    <w:numId w:val="244"/>
                  </w:numPr>
                  <w:ind w:left="720" w:hanging="360"/>
                </w:pPr>
              </w:pPrChange>
            </w:pPr>
            <w:ins w:id="6537" w:author="Seggelke, Klaus" w:date="2017-03-21T16:21:00Z">
              <w:r w:rsidRPr="00093574">
                <w:t>Stop traffic</w:t>
              </w:r>
            </w:ins>
          </w:p>
          <w:p w:rsidR="001542F9" w:rsidRPr="00093574" w:rsidRDefault="001542F9" w:rsidP="00261035">
            <w:pPr>
              <w:pStyle w:val="TestCaseInfo"/>
              <w:numPr>
                <w:ilvl w:val="0"/>
                <w:numId w:val="277"/>
              </w:numPr>
              <w:rPr>
                <w:ins w:id="6538" w:author="Seggelke, Klaus" w:date="2017-03-21T16:21:00Z"/>
              </w:rPr>
              <w:pPrChange w:id="6539" w:author="Seggelke, Klaus" w:date="2017-03-21T16:58:00Z">
                <w:pPr>
                  <w:pStyle w:val="TestCaseInfo"/>
                  <w:numPr>
                    <w:numId w:val="244"/>
                  </w:numPr>
                  <w:ind w:left="720" w:hanging="360"/>
                </w:pPr>
              </w:pPrChange>
            </w:pPr>
            <w:ins w:id="6540" w:author="Seggelke, Klaus" w:date="2017-03-21T16:21:00Z">
              <w:r w:rsidRPr="00093574">
                <w:t>Terminate VNF</w:t>
              </w:r>
            </w:ins>
          </w:p>
        </w:tc>
      </w:tr>
      <w:tr w:rsidR="001542F9" w:rsidTr="001542F9">
        <w:trPr>
          <w:ins w:id="6541"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542" w:author="Seggelke, Klaus" w:date="2017-03-21T16:21:00Z"/>
              </w:rPr>
            </w:pPr>
            <w:ins w:id="6543" w:author="Seggelke, Klaus" w:date="2017-03-21T16:21:00Z">
              <w:r>
                <w:rPr>
                  <w:noProof/>
                </w:rPr>
                <w:lastRenderedPageBreak/>
                <w:t>Extensions: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544" w:author="Seggelke, Klaus" w:date="2017-03-21T16:21:00Z"/>
              </w:rPr>
            </w:pPr>
          </w:p>
        </w:tc>
      </w:tr>
      <w:tr w:rsidR="001542F9" w:rsidTr="001542F9">
        <w:trPr>
          <w:ins w:id="6545"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546" w:author="Seggelke, Klaus" w:date="2017-03-21T16:21:00Z"/>
                <w:noProof/>
              </w:rPr>
            </w:pPr>
            <w:ins w:id="6547" w:author="Seggelke, Klaus" w:date="2017-03-21T16:21: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548" w:author="Seggelke, Klaus" w:date="2017-03-21T16:21:00Z"/>
              </w:rPr>
            </w:pPr>
            <w:ins w:id="6549" w:author="Seggelke, Klaus" w:date="2017-03-21T16:21:00Z">
              <w:r>
                <w:t>Following resources could be scaled up:</w:t>
              </w:r>
            </w:ins>
          </w:p>
          <w:p w:rsidR="001542F9" w:rsidRDefault="001542F9" w:rsidP="001542F9">
            <w:pPr>
              <w:pStyle w:val="TestCaseInfo"/>
              <w:numPr>
                <w:ilvl w:val="0"/>
                <w:numId w:val="101"/>
              </w:numPr>
              <w:rPr>
                <w:ins w:id="6550" w:author="Seggelke, Klaus" w:date="2017-03-21T16:21:00Z"/>
              </w:rPr>
            </w:pPr>
            <w:ins w:id="6551" w:author="Seggelke, Klaus" w:date="2017-03-21T16:21:00Z">
              <w:r>
                <w:t>vMemory</w:t>
              </w:r>
            </w:ins>
          </w:p>
          <w:p w:rsidR="001542F9" w:rsidRDefault="001542F9" w:rsidP="001542F9">
            <w:pPr>
              <w:pStyle w:val="TestCaseInfo"/>
              <w:numPr>
                <w:ilvl w:val="0"/>
                <w:numId w:val="101"/>
              </w:numPr>
              <w:rPr>
                <w:ins w:id="6552" w:author="Seggelke, Klaus" w:date="2017-03-21T16:21:00Z"/>
              </w:rPr>
            </w:pPr>
            <w:ins w:id="6553" w:author="Seggelke, Klaus" w:date="2017-03-21T16:21:00Z">
              <w:r>
                <w:t>vCPU cores</w:t>
              </w:r>
            </w:ins>
          </w:p>
          <w:p w:rsidR="001542F9" w:rsidRDefault="001542F9" w:rsidP="001542F9">
            <w:pPr>
              <w:pStyle w:val="TestCaseInfo"/>
              <w:numPr>
                <w:ilvl w:val="0"/>
                <w:numId w:val="101"/>
              </w:numPr>
              <w:rPr>
                <w:ins w:id="6554" w:author="Seggelke, Klaus" w:date="2017-03-21T16:21:00Z"/>
              </w:rPr>
            </w:pPr>
            <w:ins w:id="6555" w:author="Seggelke, Klaus" w:date="2017-03-21T16:21:00Z">
              <w:r>
                <w:t>vStorage</w:t>
              </w:r>
            </w:ins>
          </w:p>
          <w:p w:rsidR="001542F9" w:rsidRDefault="001542F9" w:rsidP="001542F9">
            <w:pPr>
              <w:pStyle w:val="TestCaseInfo"/>
              <w:numPr>
                <w:ilvl w:val="0"/>
                <w:numId w:val="101"/>
              </w:numPr>
              <w:rPr>
                <w:ins w:id="6556" w:author="Seggelke, Klaus" w:date="2017-03-21T16:21:00Z"/>
              </w:rPr>
            </w:pPr>
            <w:ins w:id="6557" w:author="Seggelke, Klaus" w:date="2017-03-21T16:21:00Z">
              <w:r>
                <w:t>vNIC or specialized hardware</w:t>
              </w:r>
            </w:ins>
          </w:p>
          <w:p w:rsidR="001542F9" w:rsidRDefault="001542F9" w:rsidP="001542F9">
            <w:pPr>
              <w:pStyle w:val="TestCaseInfo"/>
              <w:rPr>
                <w:ins w:id="6558" w:author="Seggelke, Klaus" w:date="2017-03-21T16:21:00Z"/>
              </w:rPr>
            </w:pPr>
            <w:ins w:id="6559" w:author="Seggelke, Klaus" w:date="2017-03-21T16:21:00Z">
              <w:r>
                <w:t xml:space="preserve">In case scale-out the </w:t>
              </w:r>
            </w:ins>
            <w:ins w:id="6560" w:author="Seggelke, Klaus" w:date="2017-03-21T17:01:00Z">
              <w:r w:rsidR="00261035">
                <w:t>MANO</w:t>
              </w:r>
            </w:ins>
            <w:ins w:id="6561" w:author="Seggelke, Klaus" w:date="2017-03-21T16:21:00Z">
              <w:r>
                <w:t xml:space="preserve"> adds new VNFs.</w:t>
              </w:r>
            </w:ins>
          </w:p>
        </w:tc>
      </w:tr>
    </w:tbl>
    <w:p w:rsidR="001542F9" w:rsidRDefault="001542F9" w:rsidP="001542F9">
      <w:pPr>
        <w:rPr>
          <w:ins w:id="6562" w:author="Seggelke, Klaus" w:date="2017-03-21T16:21:00Z"/>
          <w:lang w:eastAsia="zh-CN"/>
        </w:rPr>
      </w:pPr>
    </w:p>
    <w:p w:rsidR="001542F9" w:rsidRDefault="001542F9" w:rsidP="001542F9">
      <w:pPr>
        <w:pStyle w:val="Heading3"/>
        <w:rPr>
          <w:ins w:id="6563" w:author="Seggelke, Klaus" w:date="2017-03-21T16:21:00Z"/>
        </w:rPr>
      </w:pPr>
      <w:bookmarkStart w:id="6564" w:name="_Toc477880907"/>
      <w:ins w:id="6565" w:author="Seggelke, Klaus" w:date="2017-03-21T16:21:00Z">
        <w:r>
          <w:t>Max scale-out</w:t>
        </w:r>
        <w:r w:rsidRPr="00093574">
          <w:t xml:space="preserve"> VNF instance</w:t>
        </w:r>
        <w:bookmarkEnd w:id="6564"/>
      </w:ins>
    </w:p>
    <w:p w:rsidR="001542F9" w:rsidRDefault="001542F9" w:rsidP="001542F9">
      <w:pPr>
        <w:rPr>
          <w:ins w:id="6566" w:author="Seggelke, Klaus" w:date="2017-03-21T16:21: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542F9" w:rsidTr="001542F9">
        <w:trPr>
          <w:ins w:id="6567" w:author="Seggelke, Klaus" w:date="2017-03-21T16:21:00Z"/>
        </w:trPr>
        <w:tc>
          <w:tcPr>
            <w:tcW w:w="9330" w:type="dxa"/>
            <w:gridSpan w:val="2"/>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
              <w:rPr>
                <w:ins w:id="6568" w:author="Seggelke, Klaus" w:date="2017-03-21T16:21:00Z"/>
              </w:rPr>
            </w:pPr>
            <w:bookmarkStart w:id="6569" w:name="_Toc477881050"/>
            <w:ins w:id="6570" w:author="Seggelke, Klaus" w:date="2017-03-21T16:21:00Z">
              <w:r>
                <w:t>TC.VNF.SCALE.OUT.002</w:t>
              </w:r>
              <w:r>
                <w:tab/>
                <w:t>Max scale-out</w:t>
              </w:r>
              <w:r w:rsidRPr="00093574">
                <w:t xml:space="preserve"> VNF instance</w:t>
              </w:r>
              <w:bookmarkEnd w:id="6569"/>
            </w:ins>
          </w:p>
        </w:tc>
      </w:tr>
      <w:tr w:rsidR="001542F9" w:rsidTr="001542F9">
        <w:trPr>
          <w:trHeight w:val="553"/>
          <w:ins w:id="6571"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572" w:author="Seggelke, Klaus" w:date="2017-03-21T16:21:00Z"/>
              </w:rPr>
            </w:pPr>
            <w:ins w:id="6573" w:author="Seggelke, Klaus" w:date="2017-03-21T16:21: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1542F9" w:rsidRPr="00D67489" w:rsidRDefault="00261035" w:rsidP="001542F9">
            <w:pPr>
              <w:pStyle w:val="TestCaseInfo"/>
              <w:rPr>
                <w:ins w:id="6574" w:author="Seggelke, Klaus" w:date="2017-03-21T16:21:00Z"/>
                <w:lang w:eastAsia="zh-CN"/>
              </w:rPr>
            </w:pPr>
            <w:ins w:id="6575" w:author="Seggelke, Klaus" w:date="2017-03-21T16:58:00Z">
              <w:r>
                <w:rPr>
                  <w:lang w:eastAsia="zh-CN"/>
                </w:rPr>
                <w:t>MANO</w:t>
              </w:r>
            </w:ins>
            <w:ins w:id="6576" w:author="Seggelke, Klaus" w:date="2017-03-21T16:21:00Z">
              <w:r w:rsidR="001542F9">
                <w:rPr>
                  <w:lang w:eastAsia="zh-CN"/>
                </w:rPr>
                <w:t xml:space="preserve"> should have the capability to dynamically scale based on the required load. The scaling to the max higher performance is the objective of this test</w:t>
              </w:r>
            </w:ins>
            <w:ins w:id="6577" w:author="Seggelke, Klaus" w:date="2017-03-21T16:58:00Z">
              <w:r>
                <w:rPr>
                  <w:lang w:eastAsia="zh-CN"/>
                </w:rPr>
                <w:t xml:space="preserve"> by adding VNF(s)</w:t>
              </w:r>
            </w:ins>
            <w:ins w:id="6578" w:author="Seggelke, Klaus" w:date="2017-03-21T16:21:00Z">
              <w:r w:rsidR="001542F9">
                <w:rPr>
                  <w:lang w:eastAsia="zh-CN"/>
                </w:rPr>
                <w:t>.</w:t>
              </w:r>
            </w:ins>
          </w:p>
        </w:tc>
      </w:tr>
      <w:tr w:rsidR="001542F9" w:rsidTr="001542F9">
        <w:trPr>
          <w:ins w:id="6579"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580" w:author="Seggelke, Klaus" w:date="2017-03-21T16:21:00Z"/>
              </w:rPr>
            </w:pPr>
            <w:ins w:id="6581" w:author="Seggelke, Klaus" w:date="2017-03-21T16:21: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Info"/>
              <w:rPr>
                <w:ins w:id="6582" w:author="Seggelke, Klaus" w:date="2017-03-21T16:21:00Z"/>
                <w:lang w:eastAsia="zh-CN"/>
              </w:rPr>
            </w:pPr>
            <w:ins w:id="6583" w:author="Seggelke, Klaus" w:date="2017-03-21T16:21:00Z">
              <w:r>
                <w:rPr>
                  <w:lang w:eastAsia="zh-CN"/>
                </w:rPr>
                <w:t xml:space="preserve">Once the scaling increase is completed, the </w:t>
              </w:r>
            </w:ins>
            <w:ins w:id="6584" w:author="Seggelke, Klaus" w:date="2017-03-21T16:59:00Z">
              <w:r w:rsidR="00261035">
                <w:rPr>
                  <w:lang w:eastAsia="zh-CN"/>
                </w:rPr>
                <w:t xml:space="preserve">MANO </w:t>
              </w:r>
            </w:ins>
            <w:ins w:id="6585" w:author="Seggelke, Klaus" w:date="2017-03-21T16:21:00Z">
              <w:r>
                <w:rPr>
                  <w:lang w:eastAsia="zh-CN"/>
                </w:rPr>
                <w:t xml:space="preserve">should report the additional allocated virtualized resources. The </w:t>
              </w:r>
            </w:ins>
            <w:ins w:id="6586" w:author="Seggelke, Klaus" w:date="2017-03-21T16:59:00Z">
              <w:r w:rsidR="00261035">
                <w:rPr>
                  <w:lang w:eastAsia="zh-CN"/>
                </w:rPr>
                <w:t>MANO</w:t>
              </w:r>
            </w:ins>
            <w:ins w:id="6587" w:author="Seggelke, Klaus" w:date="2017-03-21T16:21:00Z">
              <w:r>
                <w:rPr>
                  <w:lang w:eastAsia="zh-CN"/>
                </w:rPr>
                <w:t xml:space="preserve"> should have added more resources by adding more VNFs. The EM m</w:t>
              </w:r>
              <w:r w:rsidR="00261035">
                <w:rPr>
                  <w:lang w:eastAsia="zh-CN"/>
                </w:rPr>
                <w:t>ay require to configure the VNF</w:t>
              </w:r>
              <w:r>
                <w:rPr>
                  <w:lang w:eastAsia="zh-CN"/>
                </w:rPr>
                <w:t>s. Therefore, traffic should be gen</w:t>
              </w:r>
              <w:r w:rsidR="00261035">
                <w:rPr>
                  <w:lang w:eastAsia="zh-CN"/>
                </w:rPr>
                <w:t>erated to validate that the VNF</w:t>
              </w:r>
              <w:r>
                <w:rPr>
                  <w:lang w:eastAsia="zh-CN"/>
                </w:rPr>
                <w:t>s can process packets correctly. The trigger for this event to occur could be one of options:</w:t>
              </w:r>
            </w:ins>
          </w:p>
          <w:p w:rsidR="001542F9" w:rsidRDefault="001542F9" w:rsidP="001542F9">
            <w:pPr>
              <w:pStyle w:val="TestCaseInfo"/>
              <w:numPr>
                <w:ilvl w:val="0"/>
                <w:numId w:val="101"/>
              </w:numPr>
              <w:rPr>
                <w:ins w:id="6588" w:author="Seggelke, Klaus" w:date="2017-03-21T16:21:00Z"/>
                <w:lang w:eastAsia="zh-CN"/>
              </w:rPr>
            </w:pPr>
            <w:ins w:id="6589" w:author="Seggelke, Klaus" w:date="2017-03-21T16:21:00Z">
              <w:r w:rsidRPr="006E70F4">
                <w:rPr>
                  <w:lang w:eastAsia="zh-CN"/>
                </w:rPr>
                <w:t>MANO generated events - Auto Scaling (e.g. based on monitoring of resource utilization of the VNF's VMs, upon events received from VNF, EM, VIM)</w:t>
              </w:r>
            </w:ins>
          </w:p>
          <w:p w:rsidR="001542F9" w:rsidRDefault="001542F9" w:rsidP="001542F9">
            <w:pPr>
              <w:pStyle w:val="TestCaseInfo"/>
              <w:numPr>
                <w:ilvl w:val="0"/>
                <w:numId w:val="101"/>
              </w:numPr>
              <w:rPr>
                <w:ins w:id="6590" w:author="Seggelke, Klaus" w:date="2017-03-21T16:21:00Z"/>
                <w:lang w:eastAsia="zh-CN"/>
              </w:rPr>
            </w:pPr>
            <w:ins w:id="6591" w:author="Seggelke, Klaus" w:date="2017-03-21T16:21:00Z">
              <w:r w:rsidRPr="006E70F4">
                <w:rPr>
                  <w:lang w:eastAsia="zh-CN"/>
                </w:rPr>
                <w:t>VNF generated event – On-demand Scaling (e.g. based on traffic, VNF generates the request internally)</w:t>
              </w:r>
            </w:ins>
          </w:p>
          <w:p w:rsidR="001542F9" w:rsidRDefault="001542F9" w:rsidP="001542F9">
            <w:pPr>
              <w:pStyle w:val="TestCaseInfo"/>
              <w:numPr>
                <w:ilvl w:val="0"/>
                <w:numId w:val="101"/>
              </w:numPr>
              <w:rPr>
                <w:ins w:id="6592" w:author="Seggelke, Klaus" w:date="2017-03-21T16:21:00Z"/>
                <w:lang w:eastAsia="zh-CN"/>
              </w:rPr>
            </w:pPr>
            <w:ins w:id="6593" w:author="Seggelke, Klaus" w:date="2017-03-21T16:21:00Z">
              <w:r w:rsidRPr="006E70F4">
                <w:rPr>
                  <w:lang w:eastAsia="zh-CN"/>
                </w:rPr>
                <w:t>VIM generated event – On-demand Scaling</w:t>
              </w:r>
            </w:ins>
          </w:p>
          <w:p w:rsidR="001542F9" w:rsidRDefault="001542F9" w:rsidP="001542F9">
            <w:pPr>
              <w:pStyle w:val="TestCaseInfo"/>
              <w:numPr>
                <w:ilvl w:val="0"/>
                <w:numId w:val="101"/>
              </w:numPr>
              <w:rPr>
                <w:ins w:id="6594" w:author="Seggelke, Klaus" w:date="2017-03-21T16:21:00Z"/>
                <w:lang w:eastAsia="zh-CN"/>
              </w:rPr>
            </w:pPr>
            <w:ins w:id="6595" w:author="Seggelke, Klaus" w:date="2017-03-21T16:21:00Z">
              <w:r w:rsidRPr="006E70F4">
                <w:rPr>
                  <w:lang w:eastAsia="zh-CN"/>
                </w:rPr>
                <w:t>EM generated event – On-demand Scaling (e.g. EM receives information from the VNF and determines the need to auto scale)</w:t>
              </w:r>
            </w:ins>
          </w:p>
          <w:p w:rsidR="001542F9" w:rsidRDefault="001542F9" w:rsidP="001542F9">
            <w:pPr>
              <w:pStyle w:val="TestCaseInfo"/>
              <w:numPr>
                <w:ilvl w:val="0"/>
                <w:numId w:val="101"/>
              </w:numPr>
              <w:rPr>
                <w:ins w:id="6596" w:author="Seggelke, Klaus" w:date="2017-03-21T16:21:00Z"/>
                <w:lang w:eastAsia="zh-CN"/>
              </w:rPr>
            </w:pPr>
            <w:ins w:id="6597" w:author="Seggelke, Klaus" w:date="2017-03-21T16:21:00Z">
              <w:r w:rsidRPr="006E70F4">
                <w:rPr>
                  <w:lang w:eastAsia="zh-CN"/>
                </w:rPr>
                <w:t>MANO generated event - Manual Scaling (e.g. by operating the MANO interface/API)</w:t>
              </w:r>
            </w:ins>
          </w:p>
          <w:p w:rsidR="001542F9" w:rsidRDefault="001542F9" w:rsidP="001542F9">
            <w:pPr>
              <w:pStyle w:val="TestCaseInfo"/>
              <w:numPr>
                <w:ilvl w:val="0"/>
                <w:numId w:val="101"/>
              </w:numPr>
              <w:rPr>
                <w:ins w:id="6598" w:author="Seggelke, Klaus" w:date="2017-03-21T16:21:00Z"/>
                <w:lang w:eastAsia="zh-CN"/>
              </w:rPr>
            </w:pPr>
            <w:ins w:id="6599" w:author="Seggelke, Klaus" w:date="2017-03-21T16:21:00Z">
              <w:r w:rsidRPr="006E70F4">
                <w:rPr>
                  <w:lang w:eastAsia="zh-CN"/>
                </w:rPr>
                <w:t>VNF generated event - Manual Scaling</w:t>
              </w:r>
            </w:ins>
          </w:p>
          <w:p w:rsidR="001542F9" w:rsidRDefault="001542F9" w:rsidP="001542F9">
            <w:pPr>
              <w:pStyle w:val="TestCaseInfo"/>
              <w:numPr>
                <w:ilvl w:val="0"/>
                <w:numId w:val="101"/>
              </w:numPr>
              <w:rPr>
                <w:ins w:id="6600" w:author="Seggelke, Klaus" w:date="2017-03-21T16:21:00Z"/>
                <w:lang w:eastAsia="zh-CN"/>
              </w:rPr>
            </w:pPr>
            <w:ins w:id="6601" w:author="Seggelke, Klaus" w:date="2017-03-21T16:21:00Z">
              <w:r w:rsidRPr="006E70F4">
                <w:rPr>
                  <w:lang w:eastAsia="zh-CN"/>
                </w:rPr>
                <w:t>EM generated event – Manual Scaling</w:t>
              </w:r>
            </w:ins>
          </w:p>
        </w:tc>
      </w:tr>
      <w:tr w:rsidR="001542F9" w:rsidTr="001542F9">
        <w:trPr>
          <w:trHeight w:val="283"/>
          <w:ins w:id="6602"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603" w:author="Seggelke, Klaus" w:date="2017-03-21T16:21:00Z"/>
              </w:rPr>
            </w:pPr>
            <w:ins w:id="6604" w:author="Seggelke, Klaus" w:date="2017-03-21T16:21:00Z">
              <w:r>
                <w:t>Test Setup</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605" w:author="Seggelke, Klaus" w:date="2017-03-21T16:21:00Z"/>
                <w:lang w:eastAsia="zh-CN"/>
              </w:rPr>
            </w:pPr>
          </w:p>
        </w:tc>
      </w:tr>
      <w:tr w:rsidR="001542F9" w:rsidTr="001542F9">
        <w:trPr>
          <w:trHeight w:val="515"/>
          <w:ins w:id="6606"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607" w:author="Seggelke, Klaus" w:date="2017-03-21T16:21:00Z"/>
              </w:rPr>
            </w:pPr>
            <w:ins w:id="6608" w:author="Seggelke, Klaus" w:date="2017-03-21T16:21:00Z">
              <w:r>
                <w:t>Parameters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609" w:author="Seggelke, Klaus" w:date="2017-03-21T16:21:00Z"/>
              </w:rPr>
            </w:pPr>
          </w:p>
        </w:tc>
      </w:tr>
      <w:tr w:rsidR="001542F9" w:rsidTr="001542F9">
        <w:trPr>
          <w:ins w:id="6610"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611" w:author="Seggelke, Klaus" w:date="2017-03-21T16:21:00Z"/>
              </w:rPr>
            </w:pPr>
            <w:ins w:id="6612" w:author="Seggelke, Klaus" w:date="2017-03-21T16:21: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613" w:author="Seggelke, Klaus" w:date="2017-03-21T16:21:00Z"/>
              </w:rPr>
            </w:pPr>
          </w:p>
        </w:tc>
      </w:tr>
      <w:tr w:rsidR="001542F9" w:rsidTr="001542F9">
        <w:trPr>
          <w:ins w:id="6614"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615" w:author="Seggelke, Klaus" w:date="2017-03-21T16:21:00Z"/>
              </w:rPr>
            </w:pPr>
            <w:ins w:id="6616" w:author="Seggelke, Klaus" w:date="2017-03-21T16:21:00Z">
              <w:r>
                <w:t>Pre-conditions: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617" w:author="Seggelke, Klaus" w:date="2017-03-21T16:21:00Z"/>
                <w:lang w:eastAsia="zh-CN"/>
              </w:rPr>
            </w:pPr>
          </w:p>
        </w:tc>
      </w:tr>
      <w:tr w:rsidR="001542F9" w:rsidTr="001542F9">
        <w:trPr>
          <w:trHeight w:val="1795"/>
          <w:ins w:id="6618"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619" w:author="Seggelke, Klaus" w:date="2017-03-21T16:21:00Z"/>
              </w:rPr>
            </w:pPr>
            <w:ins w:id="6620" w:author="Seggelke, Klaus" w:date="2017-03-21T16:21:00Z">
              <w:r>
                <w:lastRenderedPageBreak/>
                <w:t>Procedure</w:t>
              </w:r>
            </w:ins>
          </w:p>
        </w:tc>
        <w:tc>
          <w:tcPr>
            <w:tcW w:w="7979" w:type="dxa"/>
            <w:tcBorders>
              <w:top w:val="single" w:sz="2" w:space="0" w:color="auto"/>
              <w:left w:val="single" w:sz="2" w:space="0" w:color="auto"/>
              <w:bottom w:val="single" w:sz="2" w:space="0" w:color="auto"/>
              <w:right w:val="single" w:sz="2" w:space="0" w:color="auto"/>
            </w:tcBorders>
          </w:tcPr>
          <w:p w:rsidR="001542F9" w:rsidRPr="00093574" w:rsidRDefault="001542F9" w:rsidP="001542F9">
            <w:pPr>
              <w:pStyle w:val="TestCaseInfo"/>
              <w:rPr>
                <w:ins w:id="6621" w:author="Seggelke, Klaus" w:date="2017-03-21T16:21:00Z"/>
              </w:rPr>
            </w:pPr>
            <w:ins w:id="6622" w:author="Seggelke, Klaus" w:date="2017-03-21T16:21:00Z">
              <w:r w:rsidRPr="00093574">
                <w:t>Sequence:</w:t>
              </w:r>
            </w:ins>
          </w:p>
          <w:p w:rsidR="001542F9" w:rsidRDefault="001542F9" w:rsidP="00261035">
            <w:pPr>
              <w:pStyle w:val="TestCaseInfo"/>
              <w:numPr>
                <w:ilvl w:val="0"/>
                <w:numId w:val="278"/>
              </w:numPr>
              <w:rPr>
                <w:ins w:id="6623" w:author="Seggelke, Klaus" w:date="2017-03-21T16:21:00Z"/>
              </w:rPr>
              <w:pPrChange w:id="6624" w:author="Seggelke, Klaus" w:date="2017-03-21T17:00:00Z">
                <w:pPr>
                  <w:pStyle w:val="TestCaseInfo"/>
                  <w:numPr>
                    <w:numId w:val="171"/>
                  </w:numPr>
                  <w:ind w:left="720" w:hanging="360"/>
                </w:pPr>
              </w:pPrChange>
            </w:pPr>
            <w:ins w:id="6625" w:author="Seggelke, Klaus" w:date="2017-03-21T16:21:00Z">
              <w:r>
                <w:t>Instantiate VNF</w:t>
              </w:r>
            </w:ins>
          </w:p>
          <w:p w:rsidR="001542F9" w:rsidRDefault="001542F9" w:rsidP="00261035">
            <w:pPr>
              <w:pStyle w:val="TestCaseInfo"/>
              <w:numPr>
                <w:ilvl w:val="0"/>
                <w:numId w:val="278"/>
              </w:numPr>
              <w:rPr>
                <w:ins w:id="6626" w:author="Seggelke, Klaus" w:date="2017-03-21T16:21:00Z"/>
              </w:rPr>
              <w:pPrChange w:id="6627" w:author="Seggelke, Klaus" w:date="2017-03-21T17:00:00Z">
                <w:pPr>
                  <w:pStyle w:val="TestCaseInfo"/>
                  <w:numPr>
                    <w:numId w:val="171"/>
                  </w:numPr>
                  <w:ind w:left="720" w:hanging="360"/>
                </w:pPr>
              </w:pPrChange>
            </w:pPr>
            <w:ins w:id="6628" w:author="Seggelke, Klaus" w:date="2017-03-21T16:21:00Z">
              <w:r w:rsidRPr="00074BEF">
                <w:t>Validate VNF instantiation state is INSTANTIATED and VNF state is STARTED (--&gt; time stamp when correct state reached)</w:t>
              </w:r>
            </w:ins>
          </w:p>
          <w:p w:rsidR="001542F9" w:rsidRDefault="001542F9" w:rsidP="00261035">
            <w:pPr>
              <w:pStyle w:val="TestCaseInfo"/>
              <w:numPr>
                <w:ilvl w:val="0"/>
                <w:numId w:val="278"/>
              </w:numPr>
              <w:rPr>
                <w:ins w:id="6629" w:author="Seggelke, Klaus" w:date="2017-03-21T16:21:00Z"/>
              </w:rPr>
              <w:pPrChange w:id="6630" w:author="Seggelke, Klaus" w:date="2017-03-21T17:00:00Z">
                <w:pPr>
                  <w:pStyle w:val="TestCaseInfo"/>
                  <w:numPr>
                    <w:numId w:val="171"/>
                  </w:numPr>
                  <w:ind w:left="720" w:hanging="360"/>
                </w:pPr>
              </w:pPrChange>
            </w:pPr>
            <w:ins w:id="6631" w:author="Seggelke, Klaus" w:date="2017-03-21T16:21:00Z">
              <w:r>
                <w:t>Generate low traffic load</w:t>
              </w:r>
            </w:ins>
          </w:p>
          <w:p w:rsidR="001542F9" w:rsidRDefault="001542F9" w:rsidP="00261035">
            <w:pPr>
              <w:pStyle w:val="TestCaseInfo"/>
              <w:numPr>
                <w:ilvl w:val="0"/>
                <w:numId w:val="278"/>
              </w:numPr>
              <w:rPr>
                <w:ins w:id="6632" w:author="Seggelke, Klaus" w:date="2017-03-21T16:21:00Z"/>
              </w:rPr>
              <w:pPrChange w:id="6633" w:author="Seggelke, Klaus" w:date="2017-03-21T17:00:00Z">
                <w:pPr>
                  <w:pStyle w:val="TestCaseInfo"/>
                  <w:numPr>
                    <w:numId w:val="171"/>
                  </w:numPr>
                  <w:ind w:left="720" w:hanging="360"/>
                </w:pPr>
              </w:pPrChange>
            </w:pPr>
            <w:ins w:id="6634" w:author="Seggelke, Klaus" w:date="2017-03-21T16:21:00Z">
              <w:r>
                <w:t>Validate that traffic flows through without issues (--&gt; no dropped packets)</w:t>
              </w:r>
            </w:ins>
          </w:p>
          <w:p w:rsidR="001542F9" w:rsidRDefault="001542F9" w:rsidP="00261035">
            <w:pPr>
              <w:pStyle w:val="TestCaseInfo"/>
              <w:numPr>
                <w:ilvl w:val="0"/>
                <w:numId w:val="278"/>
              </w:numPr>
              <w:rPr>
                <w:ins w:id="6635" w:author="Seggelke, Klaus" w:date="2017-03-21T16:21:00Z"/>
              </w:rPr>
              <w:pPrChange w:id="6636" w:author="Seggelke, Klaus" w:date="2017-03-21T17:00:00Z">
                <w:pPr>
                  <w:pStyle w:val="TestCaseInfo"/>
                  <w:numPr>
                    <w:numId w:val="171"/>
                  </w:numPr>
                  <w:ind w:left="720" w:hanging="360"/>
                </w:pPr>
              </w:pPrChange>
            </w:pPr>
            <w:ins w:id="6637" w:author="Seggelke, Klaus" w:date="2017-03-21T16:21:00Z">
              <w:r>
                <w:t>Trigger a resize of the NFV resources to the maximum</w:t>
              </w:r>
            </w:ins>
          </w:p>
          <w:p w:rsidR="001542F9" w:rsidRDefault="001542F9" w:rsidP="00261035">
            <w:pPr>
              <w:pStyle w:val="TestCaseInfo"/>
              <w:numPr>
                <w:ilvl w:val="0"/>
                <w:numId w:val="278"/>
              </w:numPr>
              <w:rPr>
                <w:ins w:id="6638" w:author="Seggelke, Klaus" w:date="2017-03-21T16:21:00Z"/>
              </w:rPr>
              <w:pPrChange w:id="6639" w:author="Seggelke, Klaus" w:date="2017-03-21T17:00:00Z">
                <w:pPr>
                  <w:pStyle w:val="TestCaseInfo"/>
                  <w:numPr>
                    <w:numId w:val="171"/>
                  </w:numPr>
                  <w:ind w:left="720" w:hanging="360"/>
                </w:pPr>
              </w:pPrChange>
            </w:pPr>
            <w:ins w:id="6640" w:author="Seggelke, Klaus" w:date="2017-03-21T16:21:00Z">
              <w:r>
                <w:t xml:space="preserve">Validate </w:t>
              </w:r>
            </w:ins>
            <w:ins w:id="6641" w:author="Seggelke, Klaus" w:date="2017-03-21T17:08:00Z">
              <w:r w:rsidR="002150E1">
                <w:t>MANO</w:t>
              </w:r>
            </w:ins>
            <w:ins w:id="6642" w:author="Seggelke, Klaus" w:date="2017-03-21T16:21:00Z">
              <w:r>
                <w:t xml:space="preserve"> has resized </w:t>
              </w:r>
            </w:ins>
            <w:ins w:id="6643" w:author="Seggelke, Klaus" w:date="2017-03-21T17:08:00Z">
              <w:r w:rsidR="002150E1">
                <w:t xml:space="preserve">the VNF(s) </w:t>
              </w:r>
            </w:ins>
            <w:ins w:id="6644" w:author="Seggelke, Klaus" w:date="2017-03-21T16:21:00Z">
              <w:r>
                <w:t>to the max and has max capacity (e.g., generate higher traffic load) and added new VNFs</w:t>
              </w:r>
            </w:ins>
          </w:p>
          <w:p w:rsidR="001542F9" w:rsidRDefault="001542F9" w:rsidP="00261035">
            <w:pPr>
              <w:pStyle w:val="TestCaseInfo"/>
              <w:numPr>
                <w:ilvl w:val="0"/>
                <w:numId w:val="278"/>
              </w:numPr>
              <w:rPr>
                <w:ins w:id="6645" w:author="Seggelke, Klaus" w:date="2017-03-21T16:21:00Z"/>
              </w:rPr>
              <w:pPrChange w:id="6646" w:author="Seggelke, Klaus" w:date="2017-03-21T17:00:00Z">
                <w:pPr>
                  <w:pStyle w:val="TestCaseInfo"/>
                  <w:numPr>
                    <w:numId w:val="171"/>
                  </w:numPr>
                  <w:ind w:left="720" w:hanging="360"/>
                </w:pPr>
              </w:pPrChange>
            </w:pPr>
            <w:ins w:id="6647" w:author="Seggelke, Klaus" w:date="2017-03-21T16:21:00Z">
              <w:r>
                <w:t>Determine the service disruption during the resizing to the max and the time it takes to complete it</w:t>
              </w:r>
            </w:ins>
          </w:p>
          <w:p w:rsidR="001542F9" w:rsidRDefault="001542F9" w:rsidP="00261035">
            <w:pPr>
              <w:pStyle w:val="TestCaseInfo"/>
              <w:numPr>
                <w:ilvl w:val="0"/>
                <w:numId w:val="278"/>
              </w:numPr>
              <w:rPr>
                <w:ins w:id="6648" w:author="Seggelke, Klaus" w:date="2017-03-21T16:21:00Z"/>
              </w:rPr>
              <w:pPrChange w:id="6649" w:author="Seggelke, Klaus" w:date="2017-03-21T17:00:00Z">
                <w:pPr>
                  <w:pStyle w:val="TestCaseInfo"/>
                  <w:numPr>
                    <w:numId w:val="171"/>
                  </w:numPr>
                  <w:ind w:left="720" w:hanging="360"/>
                </w:pPr>
              </w:pPrChange>
            </w:pPr>
            <w:ins w:id="6650" w:author="Seggelke, Klaus" w:date="2017-03-21T16:21:00Z">
              <w:r>
                <w:t>Stop traffic</w:t>
              </w:r>
            </w:ins>
          </w:p>
          <w:p w:rsidR="001542F9" w:rsidRPr="00093574" w:rsidRDefault="001542F9" w:rsidP="00261035">
            <w:pPr>
              <w:pStyle w:val="TestCaseInfo"/>
              <w:numPr>
                <w:ilvl w:val="0"/>
                <w:numId w:val="278"/>
              </w:numPr>
              <w:rPr>
                <w:ins w:id="6651" w:author="Seggelke, Klaus" w:date="2017-03-21T16:21:00Z"/>
              </w:rPr>
              <w:pPrChange w:id="6652" w:author="Seggelke, Klaus" w:date="2017-03-21T17:00:00Z">
                <w:pPr>
                  <w:pStyle w:val="TestCaseInfo"/>
                  <w:numPr>
                    <w:numId w:val="171"/>
                  </w:numPr>
                  <w:ind w:left="720" w:hanging="360"/>
                </w:pPr>
              </w:pPrChange>
            </w:pPr>
            <w:ins w:id="6653" w:author="Seggelke, Klaus" w:date="2017-03-21T16:21:00Z">
              <w:r>
                <w:t>Terminate VNF</w:t>
              </w:r>
            </w:ins>
          </w:p>
        </w:tc>
      </w:tr>
      <w:tr w:rsidR="001542F9" w:rsidTr="001542F9">
        <w:trPr>
          <w:ins w:id="6654"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655" w:author="Seggelke, Klaus" w:date="2017-03-21T16:21:00Z"/>
              </w:rPr>
            </w:pPr>
            <w:ins w:id="6656" w:author="Seggelke, Klaus" w:date="2017-03-21T16:21: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657" w:author="Seggelke, Klaus" w:date="2017-03-21T16:21:00Z"/>
              </w:rPr>
            </w:pPr>
          </w:p>
        </w:tc>
      </w:tr>
      <w:tr w:rsidR="001542F9" w:rsidTr="001542F9">
        <w:trPr>
          <w:ins w:id="6658"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659" w:author="Seggelke, Klaus" w:date="2017-03-21T16:21:00Z"/>
                <w:noProof/>
              </w:rPr>
            </w:pPr>
            <w:ins w:id="6660" w:author="Seggelke, Klaus" w:date="2017-03-21T16:21: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661" w:author="Seggelke, Klaus" w:date="2017-03-21T16:21:00Z"/>
              </w:rPr>
            </w:pPr>
            <w:ins w:id="6662" w:author="Seggelke, Klaus" w:date="2017-03-21T16:21:00Z">
              <w:r>
                <w:t>Following resources could be scaled up:</w:t>
              </w:r>
            </w:ins>
          </w:p>
          <w:p w:rsidR="001542F9" w:rsidRDefault="001542F9" w:rsidP="001542F9">
            <w:pPr>
              <w:pStyle w:val="TestCaseInfo"/>
              <w:numPr>
                <w:ilvl w:val="0"/>
                <w:numId w:val="101"/>
              </w:numPr>
              <w:rPr>
                <w:ins w:id="6663" w:author="Seggelke, Klaus" w:date="2017-03-21T16:21:00Z"/>
              </w:rPr>
            </w:pPr>
            <w:ins w:id="6664" w:author="Seggelke, Klaus" w:date="2017-03-21T16:21:00Z">
              <w:r>
                <w:t>vMemory</w:t>
              </w:r>
            </w:ins>
          </w:p>
          <w:p w:rsidR="001542F9" w:rsidRDefault="001542F9" w:rsidP="001542F9">
            <w:pPr>
              <w:pStyle w:val="TestCaseInfo"/>
              <w:numPr>
                <w:ilvl w:val="0"/>
                <w:numId w:val="101"/>
              </w:numPr>
              <w:rPr>
                <w:ins w:id="6665" w:author="Seggelke, Klaus" w:date="2017-03-21T16:21:00Z"/>
              </w:rPr>
            </w:pPr>
            <w:ins w:id="6666" w:author="Seggelke, Klaus" w:date="2017-03-21T16:21:00Z">
              <w:r>
                <w:t>vCPU cores</w:t>
              </w:r>
            </w:ins>
          </w:p>
          <w:p w:rsidR="001542F9" w:rsidRDefault="001542F9" w:rsidP="001542F9">
            <w:pPr>
              <w:pStyle w:val="TestCaseInfo"/>
              <w:numPr>
                <w:ilvl w:val="0"/>
                <w:numId w:val="101"/>
              </w:numPr>
              <w:rPr>
                <w:ins w:id="6667" w:author="Seggelke, Klaus" w:date="2017-03-21T16:21:00Z"/>
              </w:rPr>
            </w:pPr>
            <w:ins w:id="6668" w:author="Seggelke, Klaus" w:date="2017-03-21T16:21:00Z">
              <w:r>
                <w:t>vStorage</w:t>
              </w:r>
            </w:ins>
          </w:p>
          <w:p w:rsidR="001542F9" w:rsidRDefault="001542F9" w:rsidP="001542F9">
            <w:pPr>
              <w:pStyle w:val="TestCaseInfo"/>
              <w:numPr>
                <w:ilvl w:val="0"/>
                <w:numId w:val="101"/>
              </w:numPr>
              <w:rPr>
                <w:ins w:id="6669" w:author="Seggelke, Klaus" w:date="2017-03-21T16:21:00Z"/>
              </w:rPr>
            </w:pPr>
            <w:ins w:id="6670" w:author="Seggelke, Klaus" w:date="2017-03-21T16:21:00Z">
              <w:r>
                <w:t>vNIC or specialized hardware</w:t>
              </w:r>
            </w:ins>
          </w:p>
          <w:p w:rsidR="001542F9" w:rsidRDefault="001542F9" w:rsidP="001542F9">
            <w:pPr>
              <w:pStyle w:val="TestCaseInfo"/>
              <w:rPr>
                <w:ins w:id="6671" w:author="Seggelke, Klaus" w:date="2017-03-21T16:21:00Z"/>
              </w:rPr>
            </w:pPr>
            <w:ins w:id="6672" w:author="Seggelke, Klaus" w:date="2017-03-21T16:21:00Z">
              <w:r>
                <w:t xml:space="preserve">In case scale-out the </w:t>
              </w:r>
            </w:ins>
            <w:ins w:id="6673" w:author="Seggelke, Klaus" w:date="2017-03-21T17:00:00Z">
              <w:r w:rsidR="00261035">
                <w:t xml:space="preserve">MANO </w:t>
              </w:r>
            </w:ins>
            <w:ins w:id="6674" w:author="Seggelke, Klaus" w:date="2017-03-21T16:21:00Z">
              <w:r>
                <w:t>adds new VNFs.</w:t>
              </w:r>
            </w:ins>
          </w:p>
          <w:p w:rsidR="001542F9" w:rsidRDefault="001542F9" w:rsidP="001542F9">
            <w:pPr>
              <w:pStyle w:val="TestCaseInfo"/>
              <w:rPr>
                <w:ins w:id="6675" w:author="Seggelke, Klaus" w:date="2017-03-21T16:21:00Z"/>
              </w:rPr>
            </w:pPr>
            <w:ins w:id="6676" w:author="Seggelke, Klaus" w:date="2017-03-21T16:21:00Z">
              <w:r>
                <w:t>The scaling trigger could be one of the following:</w:t>
              </w:r>
            </w:ins>
          </w:p>
          <w:p w:rsidR="001542F9" w:rsidRDefault="001542F9" w:rsidP="001542F9">
            <w:pPr>
              <w:pStyle w:val="TestCaseInfo"/>
              <w:numPr>
                <w:ilvl w:val="0"/>
                <w:numId w:val="101"/>
              </w:numPr>
              <w:rPr>
                <w:ins w:id="6677" w:author="Seggelke, Klaus" w:date="2017-03-21T16:21:00Z"/>
                <w:lang w:eastAsia="zh-CN"/>
              </w:rPr>
            </w:pPr>
            <w:ins w:id="6678" w:author="Seggelke, Klaus" w:date="2017-03-21T16:21:00Z">
              <w:r w:rsidRPr="006E70F4">
                <w:rPr>
                  <w:lang w:eastAsia="zh-CN"/>
                </w:rPr>
                <w:t>MANO g</w:t>
              </w:r>
              <w:r w:rsidR="00261035">
                <w:rPr>
                  <w:lang w:eastAsia="zh-CN"/>
                </w:rPr>
                <w:t xml:space="preserve">enerated events - Auto Scaling </w:t>
              </w:r>
              <w:r w:rsidRPr="006E70F4">
                <w:rPr>
                  <w:lang w:eastAsia="zh-CN"/>
                </w:rPr>
                <w:t>(e.g. based on monitoring of resource utilization of the VNF's VMs, upon events received from VNF, EM, VIM)</w:t>
              </w:r>
            </w:ins>
          </w:p>
          <w:p w:rsidR="001542F9" w:rsidRDefault="001542F9" w:rsidP="001542F9">
            <w:pPr>
              <w:pStyle w:val="TestCaseInfo"/>
              <w:numPr>
                <w:ilvl w:val="0"/>
                <w:numId w:val="101"/>
              </w:numPr>
              <w:rPr>
                <w:ins w:id="6679" w:author="Seggelke, Klaus" w:date="2017-03-21T16:21:00Z"/>
                <w:lang w:eastAsia="zh-CN"/>
              </w:rPr>
            </w:pPr>
            <w:ins w:id="6680" w:author="Seggelke, Klaus" w:date="2017-03-21T16:21:00Z">
              <w:r w:rsidRPr="006E70F4">
                <w:rPr>
                  <w:lang w:eastAsia="zh-CN"/>
                </w:rPr>
                <w:t>V</w:t>
              </w:r>
              <w:r w:rsidR="00261035">
                <w:rPr>
                  <w:lang w:eastAsia="zh-CN"/>
                </w:rPr>
                <w:t xml:space="preserve">NF generated event – On-demand </w:t>
              </w:r>
              <w:r w:rsidRPr="006E70F4">
                <w:rPr>
                  <w:lang w:eastAsia="zh-CN"/>
                </w:rPr>
                <w:t>Scaling (e.g. based on traffic, VNF generates the request internally)</w:t>
              </w:r>
            </w:ins>
          </w:p>
          <w:p w:rsidR="001542F9" w:rsidRDefault="001542F9" w:rsidP="001542F9">
            <w:pPr>
              <w:pStyle w:val="TestCaseInfo"/>
              <w:numPr>
                <w:ilvl w:val="0"/>
                <w:numId w:val="101"/>
              </w:numPr>
              <w:rPr>
                <w:ins w:id="6681" w:author="Seggelke, Klaus" w:date="2017-03-21T16:21:00Z"/>
                <w:lang w:eastAsia="zh-CN"/>
              </w:rPr>
            </w:pPr>
            <w:ins w:id="6682" w:author="Seggelke, Klaus" w:date="2017-03-21T16:21:00Z">
              <w:r w:rsidRPr="006E70F4">
                <w:rPr>
                  <w:lang w:eastAsia="zh-CN"/>
                </w:rPr>
                <w:t>VIM generated event – On-demand Scaling</w:t>
              </w:r>
            </w:ins>
          </w:p>
          <w:p w:rsidR="001542F9" w:rsidRDefault="001542F9" w:rsidP="001542F9">
            <w:pPr>
              <w:pStyle w:val="TestCaseInfo"/>
              <w:numPr>
                <w:ilvl w:val="0"/>
                <w:numId w:val="101"/>
              </w:numPr>
              <w:rPr>
                <w:ins w:id="6683" w:author="Seggelke, Klaus" w:date="2017-03-21T16:21:00Z"/>
                <w:lang w:eastAsia="zh-CN"/>
              </w:rPr>
            </w:pPr>
            <w:ins w:id="6684" w:author="Seggelke, Klaus" w:date="2017-03-21T16:21:00Z">
              <w:r w:rsidRPr="006E70F4">
                <w:rPr>
                  <w:lang w:eastAsia="zh-CN"/>
                </w:rPr>
                <w:t>EM generated event – On-demand Scaling (e.g. EM receives information from the VNF and determines the need to auto scale)</w:t>
              </w:r>
            </w:ins>
          </w:p>
          <w:p w:rsidR="001542F9" w:rsidRDefault="001542F9" w:rsidP="001542F9">
            <w:pPr>
              <w:pStyle w:val="TestCaseInfo"/>
              <w:numPr>
                <w:ilvl w:val="0"/>
                <w:numId w:val="101"/>
              </w:numPr>
              <w:rPr>
                <w:ins w:id="6685" w:author="Seggelke, Klaus" w:date="2017-03-21T16:21:00Z"/>
                <w:lang w:eastAsia="zh-CN"/>
              </w:rPr>
            </w:pPr>
            <w:ins w:id="6686" w:author="Seggelke, Klaus" w:date="2017-03-21T16:21:00Z">
              <w:r w:rsidRPr="006E70F4">
                <w:rPr>
                  <w:lang w:eastAsia="zh-CN"/>
                </w:rPr>
                <w:t>MANO ge</w:t>
              </w:r>
              <w:r w:rsidR="00261035">
                <w:rPr>
                  <w:lang w:eastAsia="zh-CN"/>
                </w:rPr>
                <w:t xml:space="preserve">nerated event - Manual Scaling </w:t>
              </w:r>
              <w:r w:rsidRPr="006E70F4">
                <w:rPr>
                  <w:lang w:eastAsia="zh-CN"/>
                </w:rPr>
                <w:t>(e.g. by operating the MANO interface/API)</w:t>
              </w:r>
            </w:ins>
          </w:p>
          <w:p w:rsidR="001542F9" w:rsidRDefault="001542F9" w:rsidP="001542F9">
            <w:pPr>
              <w:pStyle w:val="TestCaseInfo"/>
              <w:numPr>
                <w:ilvl w:val="0"/>
                <w:numId w:val="101"/>
              </w:numPr>
              <w:rPr>
                <w:ins w:id="6687" w:author="Seggelke, Klaus" w:date="2017-03-21T16:21:00Z"/>
                <w:lang w:eastAsia="zh-CN"/>
              </w:rPr>
            </w:pPr>
            <w:ins w:id="6688" w:author="Seggelke, Klaus" w:date="2017-03-21T16:21:00Z">
              <w:r w:rsidRPr="006E70F4">
                <w:rPr>
                  <w:lang w:eastAsia="zh-CN"/>
                </w:rPr>
                <w:t>VNF generated event - Manual Scaling</w:t>
              </w:r>
            </w:ins>
          </w:p>
          <w:p w:rsidR="001542F9" w:rsidRDefault="001542F9" w:rsidP="001542F9">
            <w:pPr>
              <w:pStyle w:val="TestCaseInfo"/>
              <w:numPr>
                <w:ilvl w:val="0"/>
                <w:numId w:val="101"/>
              </w:numPr>
              <w:rPr>
                <w:ins w:id="6689" w:author="Seggelke, Klaus" w:date="2017-03-21T16:21:00Z"/>
              </w:rPr>
            </w:pPr>
            <w:ins w:id="6690" w:author="Seggelke, Klaus" w:date="2017-03-21T16:21:00Z">
              <w:r w:rsidRPr="006E70F4">
                <w:rPr>
                  <w:lang w:eastAsia="zh-CN"/>
                </w:rPr>
                <w:t>EM generated event – Manual Scaling</w:t>
              </w:r>
            </w:ins>
          </w:p>
        </w:tc>
      </w:tr>
    </w:tbl>
    <w:p w:rsidR="001542F9" w:rsidRDefault="001542F9" w:rsidP="001542F9">
      <w:pPr>
        <w:rPr>
          <w:ins w:id="6691" w:author="Seggelke, Klaus" w:date="2017-03-21T16:21:00Z"/>
          <w:lang w:eastAsia="zh-CN"/>
        </w:rPr>
      </w:pPr>
    </w:p>
    <w:p w:rsidR="001542F9" w:rsidRPr="001542F9" w:rsidRDefault="001542F9" w:rsidP="001542F9">
      <w:pPr>
        <w:pStyle w:val="Heading3"/>
        <w:rPr>
          <w:ins w:id="6692" w:author="Seggelke, Klaus" w:date="2017-03-21T16:21:00Z"/>
        </w:rPr>
      </w:pPr>
      <w:bookmarkStart w:id="6693" w:name="_Toc477880908"/>
      <w:ins w:id="6694" w:author="Seggelke, Klaus" w:date="2017-03-21T16:21:00Z">
        <w:r w:rsidRPr="001542F9">
          <w:t>Scale-in VNF instance</w:t>
        </w:r>
        <w:bookmarkEnd w:id="6693"/>
      </w:ins>
    </w:p>
    <w:p w:rsidR="001542F9" w:rsidRDefault="001542F9" w:rsidP="001542F9">
      <w:pPr>
        <w:rPr>
          <w:ins w:id="6695" w:author="Seggelke, Klaus" w:date="2017-03-21T16:21: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542F9" w:rsidTr="001542F9">
        <w:trPr>
          <w:ins w:id="6696" w:author="Seggelke, Klaus" w:date="2017-03-21T16:21:00Z"/>
        </w:trPr>
        <w:tc>
          <w:tcPr>
            <w:tcW w:w="9330" w:type="dxa"/>
            <w:gridSpan w:val="2"/>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
              <w:rPr>
                <w:ins w:id="6697" w:author="Seggelke, Klaus" w:date="2017-03-21T16:21:00Z"/>
              </w:rPr>
            </w:pPr>
            <w:bookmarkStart w:id="6698" w:name="_Toc477881051"/>
            <w:ins w:id="6699" w:author="Seggelke, Klaus" w:date="2017-03-21T16:21:00Z">
              <w:r>
                <w:t>TC.VNF.SCALE.OUT.003</w:t>
              </w:r>
              <w:r>
                <w:tab/>
              </w:r>
              <w:r w:rsidRPr="00487EA1">
                <w:t>Scale-</w:t>
              </w:r>
              <w:r>
                <w:t>in</w:t>
              </w:r>
              <w:r w:rsidRPr="00487EA1">
                <w:t xml:space="preserve"> VNF instance</w:t>
              </w:r>
              <w:bookmarkEnd w:id="6698"/>
            </w:ins>
          </w:p>
        </w:tc>
      </w:tr>
      <w:tr w:rsidR="001542F9" w:rsidTr="001542F9">
        <w:trPr>
          <w:trHeight w:val="896"/>
          <w:ins w:id="6700"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701" w:author="Seggelke, Klaus" w:date="2017-03-21T16:21:00Z"/>
              </w:rPr>
            </w:pPr>
            <w:ins w:id="6702" w:author="Seggelke, Klaus" w:date="2017-03-21T16:21: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1542F9" w:rsidRPr="00D67489" w:rsidRDefault="002150E1" w:rsidP="002150E1">
            <w:pPr>
              <w:pStyle w:val="TestCaseInfo"/>
              <w:rPr>
                <w:ins w:id="6703" w:author="Seggelke, Klaus" w:date="2017-03-21T16:21:00Z"/>
                <w:lang w:eastAsia="zh-CN"/>
              </w:rPr>
              <w:pPrChange w:id="6704" w:author="Seggelke, Klaus" w:date="2017-03-21T17:03:00Z">
                <w:pPr>
                  <w:pStyle w:val="TestCaseInfo"/>
                  <w:numPr>
                    <w:numId w:val="218"/>
                  </w:numPr>
                  <w:ind w:left="720" w:hanging="360"/>
                </w:pPr>
              </w:pPrChange>
            </w:pPr>
            <w:ins w:id="6705" w:author="Seggelke, Klaus" w:date="2017-03-21T17:03:00Z">
              <w:r>
                <w:rPr>
                  <w:lang w:eastAsia="zh-CN"/>
                </w:rPr>
                <w:t>A MANO</w:t>
              </w:r>
            </w:ins>
            <w:ins w:id="6706" w:author="Seggelke, Klaus" w:date="2017-03-21T17:02:00Z">
              <w:r w:rsidR="00261035">
                <w:rPr>
                  <w:lang w:eastAsia="zh-CN"/>
                </w:rPr>
                <w:t xml:space="preserve"> should have the capability to dynamically scale </w:t>
              </w:r>
            </w:ins>
            <w:ins w:id="6707" w:author="Seggelke, Klaus" w:date="2017-03-21T17:03:00Z">
              <w:r>
                <w:rPr>
                  <w:lang w:eastAsia="zh-CN"/>
                </w:rPr>
                <w:t>by adding VNF</w:t>
              </w:r>
            </w:ins>
            <w:ins w:id="6708" w:author="Seggelke, Klaus" w:date="2017-03-21T17:04:00Z">
              <w:r>
                <w:rPr>
                  <w:lang w:eastAsia="zh-CN"/>
                </w:rPr>
                <w:t>(s)</w:t>
              </w:r>
            </w:ins>
            <w:ins w:id="6709" w:author="Seggelke, Klaus" w:date="2017-03-21T17:03:00Z">
              <w:r>
                <w:rPr>
                  <w:lang w:eastAsia="zh-CN"/>
                </w:rPr>
                <w:t xml:space="preserve"> </w:t>
              </w:r>
            </w:ins>
            <w:ins w:id="6710" w:author="Seggelke, Klaus" w:date="2017-03-21T17:02:00Z">
              <w:r w:rsidR="00261035">
                <w:rPr>
                  <w:lang w:eastAsia="zh-CN"/>
                </w:rPr>
                <w:t>based on</w:t>
              </w:r>
              <w:r>
                <w:rPr>
                  <w:lang w:eastAsia="zh-CN"/>
                </w:rPr>
                <w:t xml:space="preserve"> the required load. The scaling-</w:t>
              </w:r>
              <w:r w:rsidR="00261035">
                <w:rPr>
                  <w:lang w:eastAsia="zh-CN"/>
                </w:rPr>
                <w:t>in to the lower performance is the objective of this test.</w:t>
              </w:r>
            </w:ins>
          </w:p>
        </w:tc>
      </w:tr>
      <w:tr w:rsidR="001542F9" w:rsidTr="001542F9">
        <w:trPr>
          <w:ins w:id="6711"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712" w:author="Seggelke, Klaus" w:date="2017-03-21T16:21:00Z"/>
              </w:rPr>
            </w:pPr>
            <w:ins w:id="6713" w:author="Seggelke, Klaus" w:date="2017-03-21T16:21: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2150E1" w:rsidRDefault="002150E1" w:rsidP="002150E1">
            <w:pPr>
              <w:pStyle w:val="TestCaseInfo"/>
              <w:rPr>
                <w:ins w:id="6714" w:author="Seggelke, Klaus" w:date="2017-03-21T17:03:00Z"/>
                <w:lang w:eastAsia="zh-CN"/>
              </w:rPr>
            </w:pPr>
            <w:ins w:id="6715" w:author="Seggelke, Klaus" w:date="2017-03-21T17:03:00Z">
              <w:r w:rsidRPr="00487EA1">
                <w:rPr>
                  <w:lang w:eastAsia="zh-CN"/>
                </w:rPr>
                <w:t xml:space="preserve">Once the </w:t>
              </w:r>
              <w:r>
                <w:rPr>
                  <w:lang w:eastAsia="zh-CN"/>
                </w:rPr>
                <w:t xml:space="preserve">VNF </w:t>
              </w:r>
              <w:r w:rsidRPr="00487EA1">
                <w:rPr>
                  <w:lang w:eastAsia="zh-CN"/>
                </w:rPr>
                <w:t xml:space="preserve">scaling decrease is completed, the </w:t>
              </w:r>
              <w:r>
                <w:rPr>
                  <w:lang w:eastAsia="zh-CN"/>
                </w:rPr>
                <w:t>MANO</w:t>
              </w:r>
              <w:r w:rsidRPr="00487EA1">
                <w:rPr>
                  <w:lang w:eastAsia="zh-CN"/>
                </w:rPr>
                <w:t xml:space="preserve"> should report reduced virtualized resources. The service should not be impacted. Therefore, traffic load should be processed without drops if the load is not above the limit. If a VNF functionality depends on specialized hardware acceleration devices/NIC cards, the </w:t>
              </w:r>
              <w:r>
                <w:rPr>
                  <w:lang w:eastAsia="zh-CN"/>
                </w:rPr>
                <w:t>MANO</w:t>
              </w:r>
              <w:r w:rsidRPr="00487EA1">
                <w:rPr>
                  <w:lang w:eastAsia="zh-CN"/>
                </w:rPr>
                <w:t xml:space="preserve"> needs to have the capability to remove these resources when decreasing the scaling.</w:t>
              </w:r>
              <w:r>
                <w:rPr>
                  <w:lang w:eastAsia="zh-CN"/>
                </w:rPr>
                <w:t xml:space="preserve"> The trigger for this event to occur could be by different options:</w:t>
              </w:r>
            </w:ins>
          </w:p>
          <w:p w:rsidR="002150E1" w:rsidRDefault="002150E1" w:rsidP="002150E1">
            <w:pPr>
              <w:pStyle w:val="TestCaseInfo"/>
              <w:numPr>
                <w:ilvl w:val="0"/>
                <w:numId w:val="214"/>
              </w:numPr>
              <w:rPr>
                <w:ins w:id="6716" w:author="Seggelke, Klaus" w:date="2017-03-21T17:03:00Z"/>
                <w:lang w:eastAsia="zh-CN"/>
              </w:rPr>
            </w:pPr>
            <w:ins w:id="6717" w:author="Seggelke, Klaus" w:date="2017-03-21T17:03:00Z">
              <w:r w:rsidRPr="006E70F4">
                <w:rPr>
                  <w:lang w:eastAsia="zh-CN"/>
                </w:rPr>
                <w:lastRenderedPageBreak/>
                <w:t>MANO generated events - Auto Scaling (e.g. based on monitoring of resource utilization of the VNF's VMs, upon events received from VNF, EM, VIM)</w:t>
              </w:r>
            </w:ins>
          </w:p>
          <w:p w:rsidR="002150E1" w:rsidRDefault="002150E1" w:rsidP="002150E1">
            <w:pPr>
              <w:pStyle w:val="TestCaseInfo"/>
              <w:numPr>
                <w:ilvl w:val="0"/>
                <w:numId w:val="214"/>
              </w:numPr>
              <w:rPr>
                <w:ins w:id="6718" w:author="Seggelke, Klaus" w:date="2017-03-21T17:03:00Z"/>
                <w:lang w:eastAsia="zh-CN"/>
              </w:rPr>
            </w:pPr>
            <w:ins w:id="6719" w:author="Seggelke, Klaus" w:date="2017-03-21T17:03:00Z">
              <w:r w:rsidRPr="006E70F4">
                <w:rPr>
                  <w:lang w:eastAsia="zh-CN"/>
                </w:rPr>
                <w:t>VNF generated event – On-demand Scaling (e.g. based on traffic, VNF generates the request internally)</w:t>
              </w:r>
            </w:ins>
          </w:p>
          <w:p w:rsidR="002150E1" w:rsidRDefault="002150E1" w:rsidP="002150E1">
            <w:pPr>
              <w:pStyle w:val="TestCaseInfo"/>
              <w:numPr>
                <w:ilvl w:val="0"/>
                <w:numId w:val="214"/>
              </w:numPr>
              <w:rPr>
                <w:ins w:id="6720" w:author="Seggelke, Klaus" w:date="2017-03-21T17:03:00Z"/>
                <w:lang w:eastAsia="zh-CN"/>
              </w:rPr>
            </w:pPr>
            <w:ins w:id="6721" w:author="Seggelke, Klaus" w:date="2017-03-21T17:03:00Z">
              <w:r w:rsidRPr="006E70F4">
                <w:rPr>
                  <w:lang w:eastAsia="zh-CN"/>
                </w:rPr>
                <w:t>VIM generated event – On-demand Scaling</w:t>
              </w:r>
            </w:ins>
          </w:p>
          <w:p w:rsidR="002150E1" w:rsidRDefault="002150E1" w:rsidP="002150E1">
            <w:pPr>
              <w:pStyle w:val="TestCaseInfo"/>
              <w:numPr>
                <w:ilvl w:val="0"/>
                <w:numId w:val="214"/>
              </w:numPr>
              <w:rPr>
                <w:ins w:id="6722" w:author="Seggelke, Klaus" w:date="2017-03-21T17:03:00Z"/>
                <w:lang w:eastAsia="zh-CN"/>
              </w:rPr>
            </w:pPr>
            <w:ins w:id="6723" w:author="Seggelke, Klaus" w:date="2017-03-21T17:03:00Z">
              <w:r w:rsidRPr="006E70F4">
                <w:rPr>
                  <w:lang w:eastAsia="zh-CN"/>
                </w:rPr>
                <w:t>EM generated event – On-demand Scaling (e.g. EM receives information from the VNF and determines the need to auto scale)</w:t>
              </w:r>
            </w:ins>
          </w:p>
          <w:p w:rsidR="002150E1" w:rsidRDefault="002150E1" w:rsidP="002150E1">
            <w:pPr>
              <w:pStyle w:val="TestCaseInfo"/>
              <w:numPr>
                <w:ilvl w:val="0"/>
                <w:numId w:val="214"/>
              </w:numPr>
              <w:rPr>
                <w:ins w:id="6724" w:author="Seggelke, Klaus" w:date="2017-03-21T17:03:00Z"/>
                <w:lang w:eastAsia="zh-CN"/>
              </w:rPr>
            </w:pPr>
            <w:ins w:id="6725" w:author="Seggelke, Klaus" w:date="2017-03-21T17:03:00Z">
              <w:r w:rsidRPr="006E70F4">
                <w:rPr>
                  <w:lang w:eastAsia="zh-CN"/>
                </w:rPr>
                <w:t>MANO generated event - Manual Scaling (e.g. by operating the MANO interface/API)</w:t>
              </w:r>
            </w:ins>
          </w:p>
          <w:p w:rsidR="002150E1" w:rsidRDefault="002150E1" w:rsidP="002150E1">
            <w:pPr>
              <w:pStyle w:val="TestCaseInfo"/>
              <w:numPr>
                <w:ilvl w:val="0"/>
                <w:numId w:val="214"/>
              </w:numPr>
              <w:rPr>
                <w:ins w:id="6726" w:author="Seggelke, Klaus" w:date="2017-03-21T17:03:00Z"/>
                <w:lang w:eastAsia="zh-CN"/>
              </w:rPr>
            </w:pPr>
            <w:ins w:id="6727" w:author="Seggelke, Klaus" w:date="2017-03-21T17:03:00Z">
              <w:r w:rsidRPr="006E70F4">
                <w:rPr>
                  <w:lang w:eastAsia="zh-CN"/>
                </w:rPr>
                <w:t>VNF generated event - Manual Scaling</w:t>
              </w:r>
            </w:ins>
          </w:p>
          <w:p w:rsidR="001542F9" w:rsidRDefault="002150E1" w:rsidP="002150E1">
            <w:pPr>
              <w:pStyle w:val="TestCaseInfo"/>
              <w:numPr>
                <w:ilvl w:val="0"/>
                <w:numId w:val="214"/>
              </w:numPr>
              <w:rPr>
                <w:ins w:id="6728" w:author="Seggelke, Klaus" w:date="2017-03-21T16:21:00Z"/>
                <w:lang w:eastAsia="zh-CN"/>
              </w:rPr>
              <w:pPrChange w:id="6729" w:author="Seggelke, Klaus" w:date="2017-03-21T17:03:00Z">
                <w:pPr>
                  <w:pStyle w:val="TestCaseInfo"/>
                </w:pPr>
              </w:pPrChange>
            </w:pPr>
            <w:ins w:id="6730" w:author="Seggelke, Klaus" w:date="2017-03-21T17:03:00Z">
              <w:r w:rsidRPr="006E70F4">
                <w:rPr>
                  <w:lang w:eastAsia="zh-CN"/>
                </w:rPr>
                <w:t>EM generated event – Manual Scaling</w:t>
              </w:r>
            </w:ins>
          </w:p>
        </w:tc>
      </w:tr>
      <w:tr w:rsidR="001542F9" w:rsidTr="001542F9">
        <w:trPr>
          <w:trHeight w:val="283"/>
          <w:ins w:id="6731"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732" w:author="Seggelke, Klaus" w:date="2017-03-21T16:21:00Z"/>
              </w:rPr>
            </w:pPr>
            <w:ins w:id="6733" w:author="Seggelke, Klaus" w:date="2017-03-21T16:21:00Z">
              <w:r>
                <w:lastRenderedPageBreak/>
                <w:t>Test Setup</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734" w:author="Seggelke, Klaus" w:date="2017-03-21T16:21:00Z"/>
                <w:lang w:eastAsia="zh-CN"/>
              </w:rPr>
            </w:pPr>
          </w:p>
        </w:tc>
      </w:tr>
      <w:tr w:rsidR="001542F9" w:rsidTr="001542F9">
        <w:trPr>
          <w:trHeight w:val="515"/>
          <w:ins w:id="6735"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736" w:author="Seggelke, Klaus" w:date="2017-03-21T16:21:00Z"/>
              </w:rPr>
            </w:pPr>
            <w:ins w:id="6737" w:author="Seggelke, Klaus" w:date="2017-03-21T16:21:00Z">
              <w:r>
                <w:t>Parameters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738" w:author="Seggelke, Klaus" w:date="2017-03-21T16:21:00Z"/>
              </w:rPr>
            </w:pPr>
          </w:p>
        </w:tc>
      </w:tr>
      <w:tr w:rsidR="001542F9" w:rsidTr="001542F9">
        <w:trPr>
          <w:ins w:id="6739"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740" w:author="Seggelke, Klaus" w:date="2017-03-21T16:21:00Z"/>
              </w:rPr>
            </w:pPr>
            <w:ins w:id="6741" w:author="Seggelke, Klaus" w:date="2017-03-21T16:21: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742" w:author="Seggelke, Klaus" w:date="2017-03-21T16:21:00Z"/>
              </w:rPr>
            </w:pPr>
          </w:p>
        </w:tc>
      </w:tr>
      <w:tr w:rsidR="001542F9" w:rsidTr="001542F9">
        <w:trPr>
          <w:ins w:id="6743"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744" w:author="Seggelke, Klaus" w:date="2017-03-21T16:21:00Z"/>
              </w:rPr>
            </w:pPr>
            <w:ins w:id="6745" w:author="Seggelke, Klaus" w:date="2017-03-21T16:21:00Z">
              <w:r>
                <w:t>Pre-conditions: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746" w:author="Seggelke, Klaus" w:date="2017-03-21T16:21:00Z"/>
                <w:lang w:eastAsia="zh-CN"/>
              </w:rPr>
            </w:pPr>
          </w:p>
        </w:tc>
      </w:tr>
      <w:tr w:rsidR="001542F9" w:rsidTr="001542F9">
        <w:trPr>
          <w:trHeight w:val="1525"/>
          <w:ins w:id="6747"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748" w:author="Seggelke, Klaus" w:date="2017-03-21T16:21:00Z"/>
              </w:rPr>
            </w:pPr>
            <w:ins w:id="6749" w:author="Seggelke, Klaus" w:date="2017-03-21T16:21:00Z">
              <w:r>
                <w:t>Procedure</w:t>
              </w:r>
            </w:ins>
          </w:p>
        </w:tc>
        <w:tc>
          <w:tcPr>
            <w:tcW w:w="7979" w:type="dxa"/>
            <w:tcBorders>
              <w:top w:val="single" w:sz="2" w:space="0" w:color="auto"/>
              <w:left w:val="single" w:sz="2" w:space="0" w:color="auto"/>
              <w:bottom w:val="single" w:sz="2" w:space="0" w:color="auto"/>
              <w:right w:val="single" w:sz="2" w:space="0" w:color="auto"/>
            </w:tcBorders>
          </w:tcPr>
          <w:p w:rsidR="001542F9" w:rsidRPr="00093574" w:rsidRDefault="001542F9" w:rsidP="001542F9">
            <w:pPr>
              <w:pStyle w:val="TestCaseInfo"/>
              <w:rPr>
                <w:ins w:id="6750" w:author="Seggelke, Klaus" w:date="2017-03-21T16:21:00Z"/>
              </w:rPr>
            </w:pPr>
            <w:ins w:id="6751" w:author="Seggelke, Klaus" w:date="2017-03-21T16:21:00Z">
              <w:r w:rsidRPr="00093574">
                <w:t>Sequence:</w:t>
              </w:r>
            </w:ins>
          </w:p>
          <w:p w:rsidR="001542F9" w:rsidRDefault="001542F9" w:rsidP="00261035">
            <w:pPr>
              <w:pStyle w:val="TestCaseInfo"/>
              <w:numPr>
                <w:ilvl w:val="0"/>
                <w:numId w:val="279"/>
              </w:numPr>
              <w:rPr>
                <w:ins w:id="6752" w:author="Seggelke, Klaus" w:date="2017-03-21T16:21:00Z"/>
              </w:rPr>
              <w:pPrChange w:id="6753" w:author="Seggelke, Klaus" w:date="2017-03-21T17:02:00Z">
                <w:pPr>
                  <w:pStyle w:val="TestCaseInfo"/>
                  <w:numPr>
                    <w:numId w:val="172"/>
                  </w:numPr>
                  <w:ind w:left="720" w:hanging="360"/>
                </w:pPr>
              </w:pPrChange>
            </w:pPr>
            <w:ins w:id="6754" w:author="Seggelke, Klaus" w:date="2017-03-21T16:21:00Z">
              <w:r>
                <w:t>Instantiate VNF</w:t>
              </w:r>
            </w:ins>
          </w:p>
          <w:p w:rsidR="001542F9" w:rsidRDefault="001542F9" w:rsidP="00261035">
            <w:pPr>
              <w:pStyle w:val="TestCaseInfo"/>
              <w:numPr>
                <w:ilvl w:val="0"/>
                <w:numId w:val="279"/>
              </w:numPr>
              <w:rPr>
                <w:ins w:id="6755" w:author="Seggelke, Klaus" w:date="2017-03-21T16:21:00Z"/>
              </w:rPr>
              <w:pPrChange w:id="6756" w:author="Seggelke, Klaus" w:date="2017-03-21T17:02:00Z">
                <w:pPr>
                  <w:pStyle w:val="TestCaseInfo"/>
                  <w:numPr>
                    <w:numId w:val="172"/>
                  </w:numPr>
                  <w:ind w:left="720" w:hanging="360"/>
                </w:pPr>
              </w:pPrChange>
            </w:pPr>
            <w:ins w:id="6757" w:author="Seggelke, Klaus" w:date="2017-03-21T16:21:00Z">
              <w:r w:rsidRPr="00074BEF">
                <w:t>Validate VNF instantiation state is INSTANTIATED and VNF state is STARTED (--&gt; time stamp when correct state reached)</w:t>
              </w:r>
            </w:ins>
          </w:p>
          <w:p w:rsidR="001542F9" w:rsidRDefault="001542F9" w:rsidP="00261035">
            <w:pPr>
              <w:pStyle w:val="TestCaseInfo"/>
              <w:numPr>
                <w:ilvl w:val="0"/>
                <w:numId w:val="279"/>
              </w:numPr>
              <w:rPr>
                <w:ins w:id="6758" w:author="Seggelke, Klaus" w:date="2017-03-21T16:21:00Z"/>
              </w:rPr>
              <w:pPrChange w:id="6759" w:author="Seggelke, Klaus" w:date="2017-03-21T17:02:00Z">
                <w:pPr>
                  <w:pStyle w:val="TestCaseInfo"/>
                  <w:numPr>
                    <w:numId w:val="172"/>
                  </w:numPr>
                  <w:ind w:left="720" w:hanging="360"/>
                </w:pPr>
              </w:pPrChange>
            </w:pPr>
            <w:ins w:id="6760" w:author="Seggelke, Klaus" w:date="2017-03-21T16:21:00Z">
              <w:r>
                <w:t>Generate low traffic load</w:t>
              </w:r>
            </w:ins>
          </w:p>
          <w:p w:rsidR="001542F9" w:rsidRDefault="001542F9" w:rsidP="00261035">
            <w:pPr>
              <w:pStyle w:val="TestCaseInfo"/>
              <w:numPr>
                <w:ilvl w:val="0"/>
                <w:numId w:val="279"/>
              </w:numPr>
              <w:rPr>
                <w:ins w:id="6761" w:author="Seggelke, Klaus" w:date="2017-03-21T16:21:00Z"/>
              </w:rPr>
              <w:pPrChange w:id="6762" w:author="Seggelke, Klaus" w:date="2017-03-21T17:02:00Z">
                <w:pPr>
                  <w:pStyle w:val="TestCaseInfo"/>
                  <w:numPr>
                    <w:numId w:val="172"/>
                  </w:numPr>
                  <w:ind w:left="720" w:hanging="360"/>
                </w:pPr>
              </w:pPrChange>
            </w:pPr>
            <w:ins w:id="6763" w:author="Seggelke, Klaus" w:date="2017-03-21T16:21:00Z">
              <w:r>
                <w:t>Validate that traffic flows through without issues (--&gt; no dropped packets)</w:t>
              </w:r>
            </w:ins>
          </w:p>
          <w:p w:rsidR="001542F9" w:rsidRDefault="001542F9" w:rsidP="00261035">
            <w:pPr>
              <w:pStyle w:val="TestCaseInfo"/>
              <w:numPr>
                <w:ilvl w:val="0"/>
                <w:numId w:val="279"/>
              </w:numPr>
              <w:rPr>
                <w:ins w:id="6764" w:author="Seggelke, Klaus" w:date="2017-03-21T16:21:00Z"/>
              </w:rPr>
              <w:pPrChange w:id="6765" w:author="Seggelke, Klaus" w:date="2017-03-21T17:02:00Z">
                <w:pPr>
                  <w:pStyle w:val="TestCaseInfo"/>
                  <w:numPr>
                    <w:numId w:val="172"/>
                  </w:numPr>
                  <w:ind w:left="720" w:hanging="360"/>
                </w:pPr>
              </w:pPrChange>
            </w:pPr>
            <w:ins w:id="6766" w:author="Seggelke, Klaus" w:date="2017-03-21T16:21:00Z">
              <w:r>
                <w:t>Trigger a resize of the NFV resources to the next level</w:t>
              </w:r>
            </w:ins>
          </w:p>
          <w:p w:rsidR="001542F9" w:rsidRDefault="001542F9" w:rsidP="00261035">
            <w:pPr>
              <w:pStyle w:val="TestCaseInfo"/>
              <w:numPr>
                <w:ilvl w:val="0"/>
                <w:numId w:val="279"/>
              </w:numPr>
              <w:rPr>
                <w:ins w:id="6767" w:author="Seggelke, Klaus" w:date="2017-03-21T16:21:00Z"/>
              </w:rPr>
              <w:pPrChange w:id="6768" w:author="Seggelke, Klaus" w:date="2017-03-21T17:02:00Z">
                <w:pPr>
                  <w:pStyle w:val="TestCaseInfo"/>
                  <w:numPr>
                    <w:numId w:val="172"/>
                  </w:numPr>
                  <w:ind w:left="720" w:hanging="360"/>
                </w:pPr>
              </w:pPrChange>
            </w:pPr>
            <w:ins w:id="6769" w:author="Seggelke, Klaus" w:date="2017-03-21T16:21:00Z">
              <w:r>
                <w:t>Validate VNF has resized to the next level</w:t>
              </w:r>
            </w:ins>
          </w:p>
          <w:p w:rsidR="001542F9" w:rsidRDefault="001542F9" w:rsidP="00261035">
            <w:pPr>
              <w:pStyle w:val="TestCaseInfo"/>
              <w:numPr>
                <w:ilvl w:val="0"/>
                <w:numId w:val="279"/>
              </w:numPr>
              <w:rPr>
                <w:ins w:id="6770" w:author="Seggelke, Klaus" w:date="2017-03-21T16:21:00Z"/>
              </w:rPr>
              <w:pPrChange w:id="6771" w:author="Seggelke, Klaus" w:date="2017-03-21T17:02:00Z">
                <w:pPr>
                  <w:pStyle w:val="TestCaseInfo"/>
                  <w:numPr>
                    <w:numId w:val="172"/>
                  </w:numPr>
                  <w:ind w:left="720" w:hanging="360"/>
                </w:pPr>
              </w:pPrChange>
            </w:pPr>
            <w:ins w:id="6772" w:author="Seggelke, Klaus" w:date="2017-03-21T16:21:00Z">
              <w:r>
                <w:t>Determine if and length of service disruption</w:t>
              </w:r>
            </w:ins>
          </w:p>
          <w:p w:rsidR="001542F9" w:rsidRDefault="001542F9" w:rsidP="00261035">
            <w:pPr>
              <w:pStyle w:val="TestCaseInfo"/>
              <w:numPr>
                <w:ilvl w:val="0"/>
                <w:numId w:val="279"/>
              </w:numPr>
              <w:rPr>
                <w:ins w:id="6773" w:author="Seggelke, Klaus" w:date="2017-03-21T16:21:00Z"/>
              </w:rPr>
              <w:pPrChange w:id="6774" w:author="Seggelke, Klaus" w:date="2017-03-21T17:02:00Z">
                <w:pPr>
                  <w:pStyle w:val="TestCaseInfo"/>
                  <w:numPr>
                    <w:numId w:val="172"/>
                  </w:numPr>
                  <w:ind w:left="720" w:hanging="360"/>
                </w:pPr>
              </w:pPrChange>
            </w:pPr>
            <w:ins w:id="6775" w:author="Seggelke, Klaus" w:date="2017-03-21T16:21:00Z">
              <w:r>
                <w:t>Generate traffic load the next level</w:t>
              </w:r>
            </w:ins>
          </w:p>
          <w:p w:rsidR="001542F9" w:rsidRDefault="001542F9" w:rsidP="00261035">
            <w:pPr>
              <w:pStyle w:val="TestCaseInfo"/>
              <w:numPr>
                <w:ilvl w:val="0"/>
                <w:numId w:val="279"/>
              </w:numPr>
              <w:rPr>
                <w:ins w:id="6776" w:author="Seggelke, Klaus" w:date="2017-03-21T16:21:00Z"/>
              </w:rPr>
              <w:pPrChange w:id="6777" w:author="Seggelke, Klaus" w:date="2017-03-21T17:02:00Z">
                <w:pPr>
                  <w:pStyle w:val="TestCaseInfo"/>
                  <w:numPr>
                    <w:numId w:val="172"/>
                  </w:numPr>
                  <w:ind w:left="720" w:hanging="360"/>
                </w:pPr>
              </w:pPrChange>
            </w:pPr>
            <w:ins w:id="6778" w:author="Seggelke, Klaus" w:date="2017-03-21T16:21:00Z">
              <w:r>
                <w:t>Validate capacity without traffic loss</w:t>
              </w:r>
            </w:ins>
          </w:p>
          <w:p w:rsidR="001542F9" w:rsidRDefault="001542F9" w:rsidP="00261035">
            <w:pPr>
              <w:pStyle w:val="TestCaseInfo"/>
              <w:numPr>
                <w:ilvl w:val="0"/>
                <w:numId w:val="279"/>
              </w:numPr>
              <w:rPr>
                <w:ins w:id="6779" w:author="Seggelke, Klaus" w:date="2017-03-21T16:21:00Z"/>
              </w:rPr>
              <w:pPrChange w:id="6780" w:author="Seggelke, Klaus" w:date="2017-03-21T17:02:00Z">
                <w:pPr>
                  <w:pStyle w:val="TestCaseInfo"/>
                  <w:numPr>
                    <w:numId w:val="172"/>
                  </w:numPr>
                  <w:ind w:left="720" w:hanging="360"/>
                </w:pPr>
              </w:pPrChange>
            </w:pPr>
            <w:ins w:id="6781" w:author="Seggelke, Klaus" w:date="2017-03-21T16:21:00Z">
              <w:r>
                <w:t>Trigger the downsize of the VNF</w:t>
              </w:r>
            </w:ins>
          </w:p>
          <w:p w:rsidR="001542F9" w:rsidRDefault="001542F9" w:rsidP="00261035">
            <w:pPr>
              <w:pStyle w:val="TestCaseInfo"/>
              <w:numPr>
                <w:ilvl w:val="0"/>
                <w:numId w:val="279"/>
              </w:numPr>
              <w:rPr>
                <w:ins w:id="6782" w:author="Seggelke, Klaus" w:date="2017-03-21T16:21:00Z"/>
              </w:rPr>
              <w:pPrChange w:id="6783" w:author="Seggelke, Klaus" w:date="2017-03-21T17:02:00Z">
                <w:pPr>
                  <w:pStyle w:val="TestCaseInfo"/>
                  <w:numPr>
                    <w:numId w:val="172"/>
                  </w:numPr>
                  <w:ind w:left="720" w:hanging="360"/>
                </w:pPr>
              </w:pPrChange>
            </w:pPr>
            <w:ins w:id="6784" w:author="Seggelke, Klaus" w:date="2017-03-21T16:21:00Z">
              <w:r>
                <w:t xml:space="preserve">Validate </w:t>
              </w:r>
            </w:ins>
            <w:ins w:id="6785" w:author="Seggelke, Klaus" w:date="2017-03-21T17:07:00Z">
              <w:r w:rsidR="002150E1">
                <w:t>MANO</w:t>
              </w:r>
            </w:ins>
            <w:ins w:id="6786" w:author="Seggelke, Klaus" w:date="2017-03-21T16:21:00Z">
              <w:r>
                <w:t xml:space="preserve"> has released the resources and decreased the VNF</w:t>
              </w:r>
            </w:ins>
            <w:ins w:id="6787" w:author="Seggelke, Klaus" w:date="2017-03-21T17:05:00Z">
              <w:r w:rsidR="002150E1">
                <w:t>s</w:t>
              </w:r>
            </w:ins>
          </w:p>
          <w:p w:rsidR="001542F9" w:rsidRDefault="001542F9" w:rsidP="00261035">
            <w:pPr>
              <w:pStyle w:val="TestCaseInfo"/>
              <w:numPr>
                <w:ilvl w:val="0"/>
                <w:numId w:val="279"/>
              </w:numPr>
              <w:rPr>
                <w:ins w:id="6788" w:author="Seggelke, Klaus" w:date="2017-03-21T16:21:00Z"/>
              </w:rPr>
              <w:pPrChange w:id="6789" w:author="Seggelke, Klaus" w:date="2017-03-21T17:02:00Z">
                <w:pPr>
                  <w:pStyle w:val="TestCaseInfo"/>
                  <w:numPr>
                    <w:numId w:val="172"/>
                  </w:numPr>
                  <w:ind w:left="720" w:hanging="360"/>
                </w:pPr>
              </w:pPrChange>
            </w:pPr>
            <w:ins w:id="6790" w:author="Seggelke, Klaus" w:date="2017-03-21T16:21:00Z">
              <w:r>
                <w:t>Validate traffic drop occurs</w:t>
              </w:r>
            </w:ins>
          </w:p>
          <w:p w:rsidR="001542F9" w:rsidRDefault="001542F9" w:rsidP="00261035">
            <w:pPr>
              <w:pStyle w:val="TestCaseInfo"/>
              <w:numPr>
                <w:ilvl w:val="0"/>
                <w:numId w:val="279"/>
              </w:numPr>
              <w:rPr>
                <w:ins w:id="6791" w:author="Seggelke, Klaus" w:date="2017-03-21T16:21:00Z"/>
              </w:rPr>
              <w:pPrChange w:id="6792" w:author="Seggelke, Klaus" w:date="2017-03-21T17:02:00Z">
                <w:pPr>
                  <w:pStyle w:val="TestCaseInfo"/>
                  <w:numPr>
                    <w:numId w:val="172"/>
                  </w:numPr>
                  <w:ind w:left="720" w:hanging="360"/>
                </w:pPr>
              </w:pPrChange>
            </w:pPr>
            <w:ins w:id="6793" w:author="Seggelke, Klaus" w:date="2017-03-21T16:21:00Z">
              <w:r>
                <w:t>Reduce traffic load to level that the downsized VNF should process</w:t>
              </w:r>
            </w:ins>
          </w:p>
          <w:p w:rsidR="001542F9" w:rsidRDefault="001542F9" w:rsidP="00261035">
            <w:pPr>
              <w:pStyle w:val="TestCaseInfo"/>
              <w:numPr>
                <w:ilvl w:val="0"/>
                <w:numId w:val="279"/>
              </w:numPr>
              <w:rPr>
                <w:ins w:id="6794" w:author="Seggelke, Klaus" w:date="2017-03-21T16:21:00Z"/>
              </w:rPr>
              <w:pPrChange w:id="6795" w:author="Seggelke, Klaus" w:date="2017-03-21T17:02:00Z">
                <w:pPr>
                  <w:pStyle w:val="TestCaseInfo"/>
                  <w:numPr>
                    <w:numId w:val="172"/>
                  </w:numPr>
                  <w:ind w:left="720" w:hanging="360"/>
                </w:pPr>
              </w:pPrChange>
            </w:pPr>
            <w:ins w:id="6796" w:author="Seggelke, Klaus" w:date="2017-03-21T16:21:00Z">
              <w:r>
                <w:t>Validate traffic flows through without issues (</w:t>
              </w:r>
              <w:r>
                <w:sym w:font="Wingdings" w:char="F0E0"/>
              </w:r>
              <w:r>
                <w:t xml:space="preserve"> no dropped packets)</w:t>
              </w:r>
            </w:ins>
          </w:p>
          <w:p w:rsidR="001542F9" w:rsidRDefault="001542F9" w:rsidP="00261035">
            <w:pPr>
              <w:pStyle w:val="TestCaseInfo"/>
              <w:numPr>
                <w:ilvl w:val="0"/>
                <w:numId w:val="279"/>
              </w:numPr>
              <w:rPr>
                <w:ins w:id="6797" w:author="Seggelke, Klaus" w:date="2017-03-21T16:21:00Z"/>
              </w:rPr>
              <w:pPrChange w:id="6798" w:author="Seggelke, Klaus" w:date="2017-03-21T17:02:00Z">
                <w:pPr>
                  <w:pStyle w:val="TestCaseInfo"/>
                  <w:numPr>
                    <w:numId w:val="172"/>
                  </w:numPr>
                  <w:ind w:left="720" w:hanging="360"/>
                </w:pPr>
              </w:pPrChange>
            </w:pPr>
            <w:ins w:id="6799" w:author="Seggelke, Klaus" w:date="2017-03-21T16:21:00Z">
              <w:r>
                <w:t>Stop traffic</w:t>
              </w:r>
            </w:ins>
          </w:p>
          <w:p w:rsidR="001542F9" w:rsidRPr="00093574" w:rsidRDefault="001542F9" w:rsidP="00261035">
            <w:pPr>
              <w:pStyle w:val="TestCaseInfo"/>
              <w:numPr>
                <w:ilvl w:val="0"/>
                <w:numId w:val="279"/>
              </w:numPr>
              <w:rPr>
                <w:ins w:id="6800" w:author="Seggelke, Klaus" w:date="2017-03-21T16:21:00Z"/>
              </w:rPr>
              <w:pPrChange w:id="6801" w:author="Seggelke, Klaus" w:date="2017-03-21T17:02:00Z">
                <w:pPr>
                  <w:pStyle w:val="TestCaseInfo"/>
                  <w:numPr>
                    <w:numId w:val="172"/>
                  </w:numPr>
                  <w:ind w:left="720" w:hanging="360"/>
                </w:pPr>
              </w:pPrChange>
            </w:pPr>
            <w:ins w:id="6802" w:author="Seggelke, Klaus" w:date="2017-03-21T16:21:00Z">
              <w:r>
                <w:t>Terminate VNF</w:t>
              </w:r>
            </w:ins>
          </w:p>
        </w:tc>
      </w:tr>
      <w:tr w:rsidR="001542F9" w:rsidTr="001542F9">
        <w:trPr>
          <w:ins w:id="6803"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804" w:author="Seggelke, Klaus" w:date="2017-03-21T16:21:00Z"/>
              </w:rPr>
            </w:pPr>
            <w:ins w:id="6805" w:author="Seggelke, Klaus" w:date="2017-03-21T16:21: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806" w:author="Seggelke, Klaus" w:date="2017-03-21T16:21:00Z"/>
              </w:rPr>
            </w:pPr>
          </w:p>
        </w:tc>
      </w:tr>
      <w:tr w:rsidR="001542F9" w:rsidTr="001542F9">
        <w:trPr>
          <w:ins w:id="6807"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808" w:author="Seggelke, Klaus" w:date="2017-03-21T16:21:00Z"/>
                <w:noProof/>
              </w:rPr>
            </w:pPr>
            <w:ins w:id="6809" w:author="Seggelke, Klaus" w:date="2017-03-21T16:21: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810" w:author="Seggelke, Klaus" w:date="2017-03-21T16:21:00Z"/>
              </w:rPr>
            </w:pPr>
            <w:ins w:id="6811" w:author="Seggelke, Klaus" w:date="2017-03-21T16:21:00Z">
              <w:r>
                <w:t>Following resources could be scaled down:</w:t>
              </w:r>
            </w:ins>
          </w:p>
          <w:p w:rsidR="001542F9" w:rsidRDefault="001542F9" w:rsidP="001542F9">
            <w:pPr>
              <w:pStyle w:val="TestCaseInfo"/>
              <w:numPr>
                <w:ilvl w:val="0"/>
                <w:numId w:val="101"/>
              </w:numPr>
              <w:rPr>
                <w:ins w:id="6812" w:author="Seggelke, Klaus" w:date="2017-03-21T16:21:00Z"/>
              </w:rPr>
            </w:pPr>
            <w:ins w:id="6813" w:author="Seggelke, Klaus" w:date="2017-03-21T16:21:00Z">
              <w:r>
                <w:t>vMemory</w:t>
              </w:r>
            </w:ins>
          </w:p>
          <w:p w:rsidR="001542F9" w:rsidRDefault="001542F9" w:rsidP="001542F9">
            <w:pPr>
              <w:pStyle w:val="TestCaseInfo"/>
              <w:numPr>
                <w:ilvl w:val="0"/>
                <w:numId w:val="101"/>
              </w:numPr>
              <w:rPr>
                <w:ins w:id="6814" w:author="Seggelke, Klaus" w:date="2017-03-21T16:21:00Z"/>
              </w:rPr>
            </w:pPr>
            <w:ins w:id="6815" w:author="Seggelke, Klaus" w:date="2017-03-21T16:21:00Z">
              <w:r>
                <w:t>vCPU cores</w:t>
              </w:r>
            </w:ins>
          </w:p>
          <w:p w:rsidR="001542F9" w:rsidRDefault="001542F9" w:rsidP="001542F9">
            <w:pPr>
              <w:pStyle w:val="TestCaseInfo"/>
              <w:numPr>
                <w:ilvl w:val="0"/>
                <w:numId w:val="101"/>
              </w:numPr>
              <w:rPr>
                <w:ins w:id="6816" w:author="Seggelke, Klaus" w:date="2017-03-21T16:21:00Z"/>
              </w:rPr>
            </w:pPr>
            <w:ins w:id="6817" w:author="Seggelke, Klaus" w:date="2017-03-21T16:21:00Z">
              <w:r>
                <w:t>vStorage</w:t>
              </w:r>
            </w:ins>
          </w:p>
          <w:p w:rsidR="001542F9" w:rsidRDefault="001542F9" w:rsidP="001542F9">
            <w:pPr>
              <w:pStyle w:val="TestCaseInfo"/>
              <w:numPr>
                <w:ilvl w:val="0"/>
                <w:numId w:val="101"/>
              </w:numPr>
              <w:rPr>
                <w:ins w:id="6818" w:author="Seggelke, Klaus" w:date="2017-03-21T16:21:00Z"/>
              </w:rPr>
            </w:pPr>
            <w:ins w:id="6819" w:author="Seggelke, Klaus" w:date="2017-03-21T16:21:00Z">
              <w:r>
                <w:t>vNIC or specialized hardware</w:t>
              </w:r>
            </w:ins>
          </w:p>
          <w:p w:rsidR="001542F9" w:rsidRDefault="001542F9" w:rsidP="001542F9">
            <w:pPr>
              <w:pStyle w:val="TestCaseInfo"/>
              <w:rPr>
                <w:ins w:id="6820" w:author="Seggelke, Klaus" w:date="2017-03-21T16:21:00Z"/>
              </w:rPr>
            </w:pPr>
            <w:ins w:id="6821" w:author="Seggelke, Klaus" w:date="2017-03-21T16:21:00Z">
              <w:r>
                <w:t xml:space="preserve">In case scale-in the </w:t>
              </w:r>
            </w:ins>
            <w:ins w:id="6822" w:author="Seggelke, Klaus" w:date="2017-03-21T17:05:00Z">
              <w:r w:rsidR="002150E1">
                <w:t>MANO</w:t>
              </w:r>
            </w:ins>
            <w:ins w:id="6823" w:author="Seggelke, Klaus" w:date="2017-03-21T16:21:00Z">
              <w:r>
                <w:t xml:space="preserve"> removes VNFs.</w:t>
              </w:r>
            </w:ins>
          </w:p>
          <w:p w:rsidR="001542F9" w:rsidRDefault="001542F9" w:rsidP="001542F9">
            <w:pPr>
              <w:pStyle w:val="TestCaseInfo"/>
              <w:rPr>
                <w:ins w:id="6824" w:author="Seggelke, Klaus" w:date="2017-03-21T16:21:00Z"/>
              </w:rPr>
            </w:pPr>
            <w:ins w:id="6825" w:author="Seggelke, Klaus" w:date="2017-03-21T16:21:00Z">
              <w:r>
                <w:t>Each of this are sub test cases.</w:t>
              </w:r>
            </w:ins>
          </w:p>
          <w:p w:rsidR="001542F9" w:rsidRDefault="001542F9" w:rsidP="001542F9">
            <w:pPr>
              <w:pStyle w:val="TestCaseInfo"/>
              <w:rPr>
                <w:ins w:id="6826" w:author="Seggelke, Klaus" w:date="2017-03-21T16:21:00Z"/>
              </w:rPr>
            </w:pPr>
            <w:ins w:id="6827" w:author="Seggelke, Klaus" w:date="2017-03-21T16:21:00Z">
              <w:r>
                <w:t>The scaling trigger could be one of the following:</w:t>
              </w:r>
            </w:ins>
          </w:p>
          <w:p w:rsidR="001542F9" w:rsidRDefault="001542F9" w:rsidP="001542F9">
            <w:pPr>
              <w:pStyle w:val="TestCaseInfo"/>
              <w:numPr>
                <w:ilvl w:val="0"/>
                <w:numId w:val="101"/>
              </w:numPr>
              <w:rPr>
                <w:ins w:id="6828" w:author="Seggelke, Klaus" w:date="2017-03-21T16:21:00Z"/>
                <w:lang w:eastAsia="zh-CN"/>
              </w:rPr>
            </w:pPr>
            <w:ins w:id="6829" w:author="Seggelke, Klaus" w:date="2017-03-21T16:21:00Z">
              <w:r w:rsidRPr="006E70F4">
                <w:rPr>
                  <w:lang w:eastAsia="zh-CN"/>
                </w:rPr>
                <w:t>MANO generated events - Auto Scaling (e.g. based on monitoring of resource utilization of the VNF's VMs, upon events received from VNF, EM, VIM)</w:t>
              </w:r>
            </w:ins>
          </w:p>
          <w:p w:rsidR="001542F9" w:rsidRDefault="001542F9" w:rsidP="001542F9">
            <w:pPr>
              <w:pStyle w:val="TestCaseInfo"/>
              <w:numPr>
                <w:ilvl w:val="0"/>
                <w:numId w:val="101"/>
              </w:numPr>
              <w:rPr>
                <w:ins w:id="6830" w:author="Seggelke, Klaus" w:date="2017-03-21T16:21:00Z"/>
                <w:lang w:eastAsia="zh-CN"/>
              </w:rPr>
            </w:pPr>
            <w:ins w:id="6831" w:author="Seggelke, Klaus" w:date="2017-03-21T16:21:00Z">
              <w:r w:rsidRPr="006E70F4">
                <w:rPr>
                  <w:lang w:eastAsia="zh-CN"/>
                </w:rPr>
                <w:t>VNF generated event – On-demand Scaling (e.g. based on traffic, VNF generates the request internally)</w:t>
              </w:r>
            </w:ins>
          </w:p>
          <w:p w:rsidR="001542F9" w:rsidRDefault="001542F9" w:rsidP="001542F9">
            <w:pPr>
              <w:pStyle w:val="TestCaseInfo"/>
              <w:numPr>
                <w:ilvl w:val="0"/>
                <w:numId w:val="101"/>
              </w:numPr>
              <w:rPr>
                <w:ins w:id="6832" w:author="Seggelke, Klaus" w:date="2017-03-21T16:21:00Z"/>
                <w:lang w:eastAsia="zh-CN"/>
              </w:rPr>
            </w:pPr>
            <w:ins w:id="6833" w:author="Seggelke, Klaus" w:date="2017-03-21T16:21:00Z">
              <w:r w:rsidRPr="006E70F4">
                <w:rPr>
                  <w:lang w:eastAsia="zh-CN"/>
                </w:rPr>
                <w:lastRenderedPageBreak/>
                <w:t>VIM generated event – On-demand Scaling</w:t>
              </w:r>
            </w:ins>
          </w:p>
          <w:p w:rsidR="001542F9" w:rsidRDefault="001542F9" w:rsidP="001542F9">
            <w:pPr>
              <w:pStyle w:val="TestCaseInfo"/>
              <w:numPr>
                <w:ilvl w:val="0"/>
                <w:numId w:val="101"/>
              </w:numPr>
              <w:rPr>
                <w:ins w:id="6834" w:author="Seggelke, Klaus" w:date="2017-03-21T16:21:00Z"/>
                <w:lang w:eastAsia="zh-CN"/>
              </w:rPr>
            </w:pPr>
            <w:ins w:id="6835" w:author="Seggelke, Klaus" w:date="2017-03-21T16:21:00Z">
              <w:r w:rsidRPr="006E70F4">
                <w:rPr>
                  <w:lang w:eastAsia="zh-CN"/>
                </w:rPr>
                <w:t>EM generated event – On-demand Scaling (e.g. EM receives information from the VNF and determines the need to auto scale)</w:t>
              </w:r>
            </w:ins>
          </w:p>
          <w:p w:rsidR="001542F9" w:rsidRDefault="001542F9" w:rsidP="001542F9">
            <w:pPr>
              <w:pStyle w:val="TestCaseInfo"/>
              <w:numPr>
                <w:ilvl w:val="0"/>
                <w:numId w:val="101"/>
              </w:numPr>
              <w:rPr>
                <w:ins w:id="6836" w:author="Seggelke, Klaus" w:date="2017-03-21T16:21:00Z"/>
                <w:lang w:eastAsia="zh-CN"/>
              </w:rPr>
            </w:pPr>
            <w:ins w:id="6837" w:author="Seggelke, Klaus" w:date="2017-03-21T16:21:00Z">
              <w:r w:rsidRPr="006E70F4">
                <w:rPr>
                  <w:lang w:eastAsia="zh-CN"/>
                </w:rPr>
                <w:t>MANO generated event - Manual Scaling (e.g. by operating the MANO interface/API)</w:t>
              </w:r>
            </w:ins>
          </w:p>
          <w:p w:rsidR="001542F9" w:rsidRDefault="001542F9" w:rsidP="001542F9">
            <w:pPr>
              <w:pStyle w:val="TestCaseInfo"/>
              <w:numPr>
                <w:ilvl w:val="0"/>
                <w:numId w:val="101"/>
              </w:numPr>
              <w:rPr>
                <w:ins w:id="6838" w:author="Seggelke, Klaus" w:date="2017-03-21T16:21:00Z"/>
                <w:lang w:eastAsia="zh-CN"/>
              </w:rPr>
            </w:pPr>
            <w:ins w:id="6839" w:author="Seggelke, Klaus" w:date="2017-03-21T16:21:00Z">
              <w:r w:rsidRPr="006E70F4">
                <w:rPr>
                  <w:lang w:eastAsia="zh-CN"/>
                </w:rPr>
                <w:t>VNF generated event - Manual Scaling</w:t>
              </w:r>
            </w:ins>
          </w:p>
          <w:p w:rsidR="001542F9" w:rsidRDefault="001542F9" w:rsidP="001542F9">
            <w:pPr>
              <w:pStyle w:val="TestCaseInfo"/>
              <w:numPr>
                <w:ilvl w:val="0"/>
                <w:numId w:val="101"/>
              </w:numPr>
              <w:rPr>
                <w:ins w:id="6840" w:author="Seggelke, Klaus" w:date="2017-03-21T16:21:00Z"/>
                <w:lang w:eastAsia="zh-CN"/>
              </w:rPr>
            </w:pPr>
            <w:ins w:id="6841" w:author="Seggelke, Klaus" w:date="2017-03-21T16:21:00Z">
              <w:r w:rsidRPr="006E70F4">
                <w:rPr>
                  <w:lang w:eastAsia="zh-CN"/>
                </w:rPr>
                <w:t>EM generated event – Manual Scaling</w:t>
              </w:r>
            </w:ins>
          </w:p>
          <w:p w:rsidR="001542F9" w:rsidRDefault="001542F9" w:rsidP="001542F9">
            <w:pPr>
              <w:pStyle w:val="TestCaseInfo"/>
              <w:rPr>
                <w:ins w:id="6842" w:author="Seggelke, Klaus" w:date="2017-03-21T16:21:00Z"/>
              </w:rPr>
            </w:pPr>
            <w:ins w:id="6843" w:author="Seggelke, Klaus" w:date="2017-03-21T16:21:00Z">
              <w:r>
                <w:t>Each of this trigger can be seen a sub test cases.</w:t>
              </w:r>
            </w:ins>
          </w:p>
        </w:tc>
      </w:tr>
    </w:tbl>
    <w:p w:rsidR="001542F9" w:rsidRDefault="001542F9" w:rsidP="001542F9">
      <w:pPr>
        <w:rPr>
          <w:ins w:id="6844" w:author="Seggelke, Klaus" w:date="2017-03-21T16:21: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542F9" w:rsidTr="001542F9">
        <w:trPr>
          <w:ins w:id="6845" w:author="Seggelke, Klaus" w:date="2017-03-21T16:21:00Z"/>
        </w:trPr>
        <w:tc>
          <w:tcPr>
            <w:tcW w:w="9330" w:type="dxa"/>
            <w:gridSpan w:val="2"/>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
              <w:rPr>
                <w:ins w:id="6846" w:author="Seggelke, Klaus" w:date="2017-03-21T16:21:00Z"/>
              </w:rPr>
            </w:pPr>
            <w:bookmarkStart w:id="6847" w:name="_Toc477881052"/>
            <w:ins w:id="6848" w:author="Seggelke, Klaus" w:date="2017-03-21T16:21:00Z">
              <w:r>
                <w:t>TC.VNF.SCALE.OUT.003.1</w:t>
              </w:r>
              <w:r>
                <w:tab/>
              </w:r>
              <w:r w:rsidRPr="00487EA1">
                <w:t>Scale-</w:t>
              </w:r>
              <w:r>
                <w:t>in</w:t>
              </w:r>
              <w:r w:rsidRPr="00487EA1">
                <w:t xml:space="preserve"> VNF instance</w:t>
              </w:r>
              <w:r>
                <w:t xml:space="preserve"> with On-demand Scaling event generated by MANO</w:t>
              </w:r>
              <w:bookmarkEnd w:id="6847"/>
            </w:ins>
          </w:p>
        </w:tc>
      </w:tr>
      <w:tr w:rsidR="001542F9" w:rsidTr="001542F9">
        <w:trPr>
          <w:trHeight w:val="896"/>
          <w:ins w:id="6849"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850" w:author="Seggelke, Klaus" w:date="2017-03-21T16:21:00Z"/>
              </w:rPr>
            </w:pPr>
            <w:ins w:id="6851" w:author="Seggelke, Klaus" w:date="2017-03-21T16:21: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1542F9" w:rsidRPr="00D67489" w:rsidRDefault="002150E1" w:rsidP="002150E1">
            <w:pPr>
              <w:pStyle w:val="TestCaseInfo"/>
              <w:rPr>
                <w:ins w:id="6852" w:author="Seggelke, Klaus" w:date="2017-03-21T16:21:00Z"/>
                <w:lang w:eastAsia="zh-CN"/>
              </w:rPr>
              <w:pPrChange w:id="6853" w:author="Seggelke, Klaus" w:date="2017-03-21T17:06:00Z">
                <w:pPr>
                  <w:pStyle w:val="TestCaseInfo"/>
                  <w:numPr>
                    <w:numId w:val="214"/>
                  </w:numPr>
                  <w:ind w:left="720" w:hanging="360"/>
                </w:pPr>
              </w:pPrChange>
            </w:pPr>
            <w:ins w:id="6854" w:author="Seggelke, Klaus" w:date="2017-03-21T17:06:00Z">
              <w:r>
                <w:rPr>
                  <w:lang w:eastAsia="zh-CN"/>
                </w:rPr>
                <w:t>A MANO should have the capability to dynamically scale by adding</w:t>
              </w:r>
            </w:ins>
            <w:ins w:id="6855" w:author="Seggelke, Klaus" w:date="2017-03-21T17:07:00Z">
              <w:r>
                <w:rPr>
                  <w:lang w:eastAsia="zh-CN"/>
                </w:rPr>
                <w:t xml:space="preserve"> or removing</w:t>
              </w:r>
            </w:ins>
            <w:ins w:id="6856" w:author="Seggelke, Klaus" w:date="2017-03-21T17:06:00Z">
              <w:r>
                <w:rPr>
                  <w:lang w:eastAsia="zh-CN"/>
                </w:rPr>
                <w:t xml:space="preserve"> VNF(s) based on the required load. The scaling-in to the lower performanc</w:t>
              </w:r>
              <w:r>
                <w:rPr>
                  <w:lang w:eastAsia="zh-CN"/>
                </w:rPr>
                <w:t>e is the objective of this test</w:t>
              </w:r>
              <w:r>
                <w:rPr>
                  <w:lang w:eastAsia="zh-CN"/>
                </w:rPr>
                <w:t>.</w:t>
              </w:r>
            </w:ins>
          </w:p>
        </w:tc>
      </w:tr>
      <w:tr w:rsidR="001542F9" w:rsidTr="001542F9">
        <w:trPr>
          <w:ins w:id="6857"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858" w:author="Seggelke, Klaus" w:date="2017-03-21T16:21:00Z"/>
              </w:rPr>
            </w:pPr>
            <w:ins w:id="6859" w:author="Seggelke, Klaus" w:date="2017-03-21T16:21: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2150E1" w:rsidRDefault="002150E1" w:rsidP="002150E1">
            <w:pPr>
              <w:pStyle w:val="TestCaseInfo"/>
              <w:rPr>
                <w:ins w:id="6860" w:author="Seggelke, Klaus" w:date="2017-03-21T17:05:00Z"/>
                <w:lang w:eastAsia="zh-CN"/>
              </w:rPr>
            </w:pPr>
            <w:ins w:id="6861" w:author="Seggelke, Klaus" w:date="2017-03-21T17:05:00Z">
              <w:r w:rsidRPr="00487EA1">
                <w:rPr>
                  <w:lang w:eastAsia="zh-CN"/>
                </w:rPr>
                <w:t xml:space="preserve">Once the scaling decrease is completed, the </w:t>
              </w:r>
              <w:r>
                <w:rPr>
                  <w:lang w:eastAsia="zh-CN"/>
                </w:rPr>
                <w:t>MANO</w:t>
              </w:r>
              <w:r w:rsidRPr="00487EA1">
                <w:rPr>
                  <w:lang w:eastAsia="zh-CN"/>
                </w:rPr>
                <w:t xml:space="preserve"> should report reduced virtualized resources. The service should not be impacted. Therefore, traffic load should be processed without drops if the load is not above the limit. If a VNF functionality depends on specialized hardware acceleration devices/NIC cards, the </w:t>
              </w:r>
              <w:r>
                <w:rPr>
                  <w:lang w:eastAsia="zh-CN"/>
                </w:rPr>
                <w:t>MANO</w:t>
              </w:r>
              <w:r w:rsidRPr="00487EA1">
                <w:rPr>
                  <w:lang w:eastAsia="zh-CN"/>
                </w:rPr>
                <w:t xml:space="preserve"> needs to have the capability to remove these resources when decreasing the scaling.</w:t>
              </w:r>
              <w:r>
                <w:rPr>
                  <w:lang w:eastAsia="zh-CN"/>
                </w:rPr>
                <w:t xml:space="preserve"> The trigger for this event to occur is the following:</w:t>
              </w:r>
            </w:ins>
          </w:p>
          <w:p w:rsidR="002150E1" w:rsidRDefault="002150E1" w:rsidP="002150E1">
            <w:pPr>
              <w:pStyle w:val="TestCaseInfo"/>
              <w:numPr>
                <w:ilvl w:val="0"/>
                <w:numId w:val="214"/>
              </w:numPr>
              <w:rPr>
                <w:ins w:id="6862" w:author="Seggelke, Klaus" w:date="2017-03-21T16:21:00Z"/>
                <w:lang w:eastAsia="zh-CN"/>
              </w:rPr>
              <w:pPrChange w:id="6863" w:author="Seggelke, Klaus" w:date="2017-03-21T17:05:00Z">
                <w:pPr>
                  <w:pStyle w:val="TestCaseInfo"/>
                </w:pPr>
              </w:pPrChange>
            </w:pPr>
            <w:ins w:id="6864" w:author="Seggelke, Klaus" w:date="2017-03-21T17:05:00Z">
              <w:r w:rsidRPr="006E70F4">
                <w:rPr>
                  <w:lang w:eastAsia="zh-CN"/>
                </w:rPr>
                <w:t>MANO generated events - Auto Scaling (e.g. based on monitoring of resource utilization of the VNF's VMs, upon events received from VNF, EM, VIM)</w:t>
              </w:r>
            </w:ins>
          </w:p>
        </w:tc>
      </w:tr>
      <w:tr w:rsidR="001542F9" w:rsidTr="001542F9">
        <w:trPr>
          <w:trHeight w:val="283"/>
          <w:ins w:id="6865"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866" w:author="Seggelke, Klaus" w:date="2017-03-21T16:21:00Z"/>
              </w:rPr>
            </w:pPr>
            <w:ins w:id="6867" w:author="Seggelke, Klaus" w:date="2017-03-21T16:21:00Z">
              <w:r>
                <w:t>Test Setup</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868" w:author="Seggelke, Klaus" w:date="2017-03-21T16:21:00Z"/>
                <w:lang w:eastAsia="zh-CN"/>
              </w:rPr>
            </w:pPr>
          </w:p>
        </w:tc>
      </w:tr>
      <w:tr w:rsidR="001542F9" w:rsidTr="001542F9">
        <w:trPr>
          <w:trHeight w:val="515"/>
          <w:ins w:id="6869"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870" w:author="Seggelke, Klaus" w:date="2017-03-21T16:21:00Z"/>
              </w:rPr>
            </w:pPr>
            <w:ins w:id="6871" w:author="Seggelke, Klaus" w:date="2017-03-21T16:21:00Z">
              <w:r>
                <w:t>Parameters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872" w:author="Seggelke, Klaus" w:date="2017-03-21T16:21:00Z"/>
              </w:rPr>
            </w:pPr>
          </w:p>
        </w:tc>
      </w:tr>
      <w:tr w:rsidR="001542F9" w:rsidTr="001542F9">
        <w:trPr>
          <w:ins w:id="6873"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874" w:author="Seggelke, Klaus" w:date="2017-03-21T16:21:00Z"/>
              </w:rPr>
            </w:pPr>
            <w:ins w:id="6875" w:author="Seggelke, Klaus" w:date="2017-03-21T16:21: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876" w:author="Seggelke, Klaus" w:date="2017-03-21T16:21:00Z"/>
              </w:rPr>
            </w:pPr>
          </w:p>
        </w:tc>
      </w:tr>
      <w:tr w:rsidR="001542F9" w:rsidTr="001542F9">
        <w:trPr>
          <w:ins w:id="6877"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878" w:author="Seggelke, Klaus" w:date="2017-03-21T16:21:00Z"/>
              </w:rPr>
            </w:pPr>
            <w:ins w:id="6879" w:author="Seggelke, Klaus" w:date="2017-03-21T16:21:00Z">
              <w:r>
                <w:t>Pre-conditions: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880" w:author="Seggelke, Klaus" w:date="2017-03-21T16:21:00Z"/>
                <w:lang w:eastAsia="zh-CN"/>
              </w:rPr>
            </w:pPr>
          </w:p>
        </w:tc>
      </w:tr>
      <w:tr w:rsidR="001542F9" w:rsidTr="001542F9">
        <w:trPr>
          <w:trHeight w:val="1525"/>
          <w:ins w:id="6881"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882" w:author="Seggelke, Klaus" w:date="2017-03-21T16:21:00Z"/>
              </w:rPr>
            </w:pPr>
            <w:ins w:id="6883" w:author="Seggelke, Klaus" w:date="2017-03-21T16:21:00Z">
              <w:r>
                <w:t>Procedure</w:t>
              </w:r>
            </w:ins>
          </w:p>
        </w:tc>
        <w:tc>
          <w:tcPr>
            <w:tcW w:w="7979" w:type="dxa"/>
            <w:tcBorders>
              <w:top w:val="single" w:sz="2" w:space="0" w:color="auto"/>
              <w:left w:val="single" w:sz="2" w:space="0" w:color="auto"/>
              <w:bottom w:val="single" w:sz="2" w:space="0" w:color="auto"/>
              <w:right w:val="single" w:sz="2" w:space="0" w:color="auto"/>
            </w:tcBorders>
          </w:tcPr>
          <w:p w:rsidR="001542F9" w:rsidRPr="00093574" w:rsidRDefault="001542F9" w:rsidP="001542F9">
            <w:pPr>
              <w:pStyle w:val="TestCaseInfo"/>
              <w:rPr>
                <w:ins w:id="6884" w:author="Seggelke, Klaus" w:date="2017-03-21T16:21:00Z"/>
              </w:rPr>
            </w:pPr>
            <w:ins w:id="6885" w:author="Seggelke, Klaus" w:date="2017-03-21T16:21:00Z">
              <w:r w:rsidRPr="00093574">
                <w:t>Sequence:</w:t>
              </w:r>
            </w:ins>
          </w:p>
          <w:p w:rsidR="001542F9" w:rsidRDefault="001542F9" w:rsidP="002150E1">
            <w:pPr>
              <w:pStyle w:val="TestCaseInfo"/>
              <w:numPr>
                <w:ilvl w:val="0"/>
                <w:numId w:val="280"/>
              </w:numPr>
              <w:rPr>
                <w:ins w:id="6886" w:author="Seggelke, Klaus" w:date="2017-03-21T16:21:00Z"/>
              </w:rPr>
              <w:pPrChange w:id="6887" w:author="Seggelke, Klaus" w:date="2017-03-21T17:06:00Z">
                <w:pPr>
                  <w:pStyle w:val="TestCaseInfo"/>
                  <w:numPr>
                    <w:numId w:val="263"/>
                  </w:numPr>
                  <w:ind w:left="720" w:hanging="360"/>
                </w:pPr>
              </w:pPrChange>
            </w:pPr>
            <w:ins w:id="6888" w:author="Seggelke, Klaus" w:date="2017-03-21T16:21:00Z">
              <w:r>
                <w:t>Instantiate VNF</w:t>
              </w:r>
            </w:ins>
          </w:p>
          <w:p w:rsidR="001542F9" w:rsidRDefault="001542F9" w:rsidP="002150E1">
            <w:pPr>
              <w:pStyle w:val="TestCaseInfo"/>
              <w:numPr>
                <w:ilvl w:val="0"/>
                <w:numId w:val="280"/>
              </w:numPr>
              <w:rPr>
                <w:ins w:id="6889" w:author="Seggelke, Klaus" w:date="2017-03-21T16:21:00Z"/>
              </w:rPr>
              <w:pPrChange w:id="6890" w:author="Seggelke, Klaus" w:date="2017-03-21T17:06:00Z">
                <w:pPr>
                  <w:pStyle w:val="TestCaseInfo"/>
                  <w:numPr>
                    <w:numId w:val="263"/>
                  </w:numPr>
                  <w:ind w:left="720" w:hanging="360"/>
                </w:pPr>
              </w:pPrChange>
            </w:pPr>
            <w:ins w:id="6891" w:author="Seggelke, Klaus" w:date="2017-03-21T16:21:00Z">
              <w:r w:rsidRPr="00074BEF">
                <w:t>Validate VNF instantiation state is INSTANTIATED and VNF state is STARTED (--&gt; time stamp when correct state reached)</w:t>
              </w:r>
            </w:ins>
          </w:p>
          <w:p w:rsidR="001542F9" w:rsidRDefault="001542F9" w:rsidP="002150E1">
            <w:pPr>
              <w:pStyle w:val="TestCaseInfo"/>
              <w:numPr>
                <w:ilvl w:val="0"/>
                <w:numId w:val="280"/>
              </w:numPr>
              <w:rPr>
                <w:ins w:id="6892" w:author="Seggelke, Klaus" w:date="2017-03-21T16:21:00Z"/>
              </w:rPr>
              <w:pPrChange w:id="6893" w:author="Seggelke, Klaus" w:date="2017-03-21T17:06:00Z">
                <w:pPr>
                  <w:pStyle w:val="TestCaseInfo"/>
                  <w:numPr>
                    <w:numId w:val="263"/>
                  </w:numPr>
                  <w:ind w:left="720" w:hanging="360"/>
                </w:pPr>
              </w:pPrChange>
            </w:pPr>
            <w:ins w:id="6894" w:author="Seggelke, Klaus" w:date="2017-03-21T16:21:00Z">
              <w:r>
                <w:t>Generate low traffic load</w:t>
              </w:r>
            </w:ins>
          </w:p>
          <w:p w:rsidR="001542F9" w:rsidRDefault="001542F9" w:rsidP="002150E1">
            <w:pPr>
              <w:pStyle w:val="TestCaseInfo"/>
              <w:numPr>
                <w:ilvl w:val="0"/>
                <w:numId w:val="280"/>
              </w:numPr>
              <w:rPr>
                <w:ins w:id="6895" w:author="Seggelke, Klaus" w:date="2017-03-21T16:21:00Z"/>
              </w:rPr>
              <w:pPrChange w:id="6896" w:author="Seggelke, Klaus" w:date="2017-03-21T17:06:00Z">
                <w:pPr>
                  <w:pStyle w:val="TestCaseInfo"/>
                  <w:numPr>
                    <w:numId w:val="263"/>
                  </w:numPr>
                  <w:ind w:left="720" w:hanging="360"/>
                </w:pPr>
              </w:pPrChange>
            </w:pPr>
            <w:ins w:id="6897" w:author="Seggelke, Klaus" w:date="2017-03-21T16:21:00Z">
              <w:r>
                <w:t>Validate that traffic flows through without issues (--&gt; no dropped packets)</w:t>
              </w:r>
            </w:ins>
          </w:p>
          <w:p w:rsidR="001542F9" w:rsidRDefault="001542F9" w:rsidP="002150E1">
            <w:pPr>
              <w:pStyle w:val="TestCaseInfo"/>
              <w:numPr>
                <w:ilvl w:val="0"/>
                <w:numId w:val="280"/>
              </w:numPr>
              <w:rPr>
                <w:ins w:id="6898" w:author="Seggelke, Klaus" w:date="2017-03-21T16:21:00Z"/>
              </w:rPr>
              <w:pPrChange w:id="6899" w:author="Seggelke, Klaus" w:date="2017-03-21T17:06:00Z">
                <w:pPr>
                  <w:pStyle w:val="TestCaseInfo"/>
                  <w:numPr>
                    <w:numId w:val="263"/>
                  </w:numPr>
                  <w:ind w:left="720" w:hanging="360"/>
                </w:pPr>
              </w:pPrChange>
            </w:pPr>
            <w:ins w:id="6900" w:author="Seggelke, Klaus" w:date="2017-03-21T16:21:00Z">
              <w:r>
                <w:t>Trigger a resize of the NFV resources to the next level</w:t>
              </w:r>
            </w:ins>
          </w:p>
          <w:p w:rsidR="001542F9" w:rsidRDefault="001542F9" w:rsidP="002150E1">
            <w:pPr>
              <w:pStyle w:val="TestCaseInfo"/>
              <w:numPr>
                <w:ilvl w:val="0"/>
                <w:numId w:val="280"/>
              </w:numPr>
              <w:rPr>
                <w:ins w:id="6901" w:author="Seggelke, Klaus" w:date="2017-03-21T16:21:00Z"/>
              </w:rPr>
              <w:pPrChange w:id="6902" w:author="Seggelke, Klaus" w:date="2017-03-21T17:06:00Z">
                <w:pPr>
                  <w:pStyle w:val="TestCaseInfo"/>
                  <w:numPr>
                    <w:numId w:val="263"/>
                  </w:numPr>
                  <w:ind w:left="720" w:hanging="360"/>
                </w:pPr>
              </w:pPrChange>
            </w:pPr>
            <w:ins w:id="6903" w:author="Seggelke, Klaus" w:date="2017-03-21T16:21:00Z">
              <w:r>
                <w:t>Validate VNF has resized to the next level</w:t>
              </w:r>
            </w:ins>
          </w:p>
          <w:p w:rsidR="001542F9" w:rsidRDefault="001542F9" w:rsidP="002150E1">
            <w:pPr>
              <w:pStyle w:val="TestCaseInfo"/>
              <w:numPr>
                <w:ilvl w:val="0"/>
                <w:numId w:val="280"/>
              </w:numPr>
              <w:rPr>
                <w:ins w:id="6904" w:author="Seggelke, Klaus" w:date="2017-03-21T16:21:00Z"/>
              </w:rPr>
              <w:pPrChange w:id="6905" w:author="Seggelke, Klaus" w:date="2017-03-21T17:06:00Z">
                <w:pPr>
                  <w:pStyle w:val="TestCaseInfo"/>
                  <w:numPr>
                    <w:numId w:val="263"/>
                  </w:numPr>
                  <w:ind w:left="720" w:hanging="360"/>
                </w:pPr>
              </w:pPrChange>
            </w:pPr>
            <w:ins w:id="6906" w:author="Seggelke, Klaus" w:date="2017-03-21T16:21:00Z">
              <w:r>
                <w:t>Determine if and length of service disruption</w:t>
              </w:r>
            </w:ins>
          </w:p>
          <w:p w:rsidR="001542F9" w:rsidRDefault="001542F9" w:rsidP="002150E1">
            <w:pPr>
              <w:pStyle w:val="TestCaseInfo"/>
              <w:numPr>
                <w:ilvl w:val="0"/>
                <w:numId w:val="280"/>
              </w:numPr>
              <w:rPr>
                <w:ins w:id="6907" w:author="Seggelke, Klaus" w:date="2017-03-21T16:21:00Z"/>
              </w:rPr>
              <w:pPrChange w:id="6908" w:author="Seggelke, Klaus" w:date="2017-03-21T17:06:00Z">
                <w:pPr>
                  <w:pStyle w:val="TestCaseInfo"/>
                  <w:numPr>
                    <w:numId w:val="263"/>
                  </w:numPr>
                  <w:ind w:left="720" w:hanging="360"/>
                </w:pPr>
              </w:pPrChange>
            </w:pPr>
            <w:ins w:id="6909" w:author="Seggelke, Klaus" w:date="2017-03-21T16:21:00Z">
              <w:r>
                <w:t>Generate traffic load the next level</w:t>
              </w:r>
            </w:ins>
          </w:p>
          <w:p w:rsidR="001542F9" w:rsidRDefault="001542F9" w:rsidP="002150E1">
            <w:pPr>
              <w:pStyle w:val="TestCaseInfo"/>
              <w:numPr>
                <w:ilvl w:val="0"/>
                <w:numId w:val="280"/>
              </w:numPr>
              <w:rPr>
                <w:ins w:id="6910" w:author="Seggelke, Klaus" w:date="2017-03-21T16:21:00Z"/>
              </w:rPr>
              <w:pPrChange w:id="6911" w:author="Seggelke, Klaus" w:date="2017-03-21T17:06:00Z">
                <w:pPr>
                  <w:pStyle w:val="TestCaseInfo"/>
                  <w:numPr>
                    <w:numId w:val="263"/>
                  </w:numPr>
                  <w:ind w:left="720" w:hanging="360"/>
                </w:pPr>
              </w:pPrChange>
            </w:pPr>
            <w:ins w:id="6912" w:author="Seggelke, Klaus" w:date="2017-03-21T16:21:00Z">
              <w:r>
                <w:t>Validate capacity without traffic loss</w:t>
              </w:r>
            </w:ins>
          </w:p>
          <w:p w:rsidR="001542F9" w:rsidRDefault="001542F9" w:rsidP="002150E1">
            <w:pPr>
              <w:pStyle w:val="TestCaseInfo"/>
              <w:numPr>
                <w:ilvl w:val="0"/>
                <w:numId w:val="280"/>
              </w:numPr>
              <w:rPr>
                <w:ins w:id="6913" w:author="Seggelke, Klaus" w:date="2017-03-21T16:21:00Z"/>
              </w:rPr>
              <w:pPrChange w:id="6914" w:author="Seggelke, Klaus" w:date="2017-03-21T17:06:00Z">
                <w:pPr>
                  <w:pStyle w:val="TestCaseInfo"/>
                  <w:numPr>
                    <w:numId w:val="263"/>
                  </w:numPr>
                  <w:ind w:left="720" w:hanging="360"/>
                </w:pPr>
              </w:pPrChange>
            </w:pPr>
            <w:ins w:id="6915" w:author="Seggelke, Klaus" w:date="2017-03-21T16:21:00Z">
              <w:r>
                <w:t>Trigger the downsize of the VNF</w:t>
              </w:r>
            </w:ins>
          </w:p>
          <w:p w:rsidR="001542F9" w:rsidRDefault="001542F9" w:rsidP="002150E1">
            <w:pPr>
              <w:pStyle w:val="TestCaseInfo"/>
              <w:numPr>
                <w:ilvl w:val="0"/>
                <w:numId w:val="280"/>
              </w:numPr>
              <w:rPr>
                <w:ins w:id="6916" w:author="Seggelke, Klaus" w:date="2017-03-21T16:21:00Z"/>
              </w:rPr>
              <w:pPrChange w:id="6917" w:author="Seggelke, Klaus" w:date="2017-03-21T17:06:00Z">
                <w:pPr>
                  <w:pStyle w:val="TestCaseInfo"/>
                  <w:numPr>
                    <w:numId w:val="263"/>
                  </w:numPr>
                  <w:ind w:left="720" w:hanging="360"/>
                </w:pPr>
              </w:pPrChange>
            </w:pPr>
            <w:ins w:id="6918" w:author="Seggelke, Klaus" w:date="2017-03-21T16:21:00Z">
              <w:r>
                <w:t xml:space="preserve">Validate </w:t>
              </w:r>
            </w:ins>
            <w:ins w:id="6919" w:author="Seggelke, Klaus" w:date="2017-03-21T17:07:00Z">
              <w:r w:rsidR="002150E1">
                <w:t>MANO</w:t>
              </w:r>
            </w:ins>
            <w:ins w:id="6920" w:author="Seggelke, Klaus" w:date="2017-03-21T16:21:00Z">
              <w:r>
                <w:t xml:space="preserve"> has released the resources and decreased the VNFs</w:t>
              </w:r>
            </w:ins>
          </w:p>
          <w:p w:rsidR="001542F9" w:rsidRDefault="001542F9" w:rsidP="002150E1">
            <w:pPr>
              <w:pStyle w:val="TestCaseInfo"/>
              <w:numPr>
                <w:ilvl w:val="0"/>
                <w:numId w:val="280"/>
              </w:numPr>
              <w:rPr>
                <w:ins w:id="6921" w:author="Seggelke, Klaus" w:date="2017-03-21T16:21:00Z"/>
              </w:rPr>
              <w:pPrChange w:id="6922" w:author="Seggelke, Klaus" w:date="2017-03-21T17:06:00Z">
                <w:pPr>
                  <w:pStyle w:val="TestCaseInfo"/>
                  <w:numPr>
                    <w:numId w:val="263"/>
                  </w:numPr>
                  <w:ind w:left="720" w:hanging="360"/>
                </w:pPr>
              </w:pPrChange>
            </w:pPr>
            <w:ins w:id="6923" w:author="Seggelke, Klaus" w:date="2017-03-21T16:21:00Z">
              <w:r>
                <w:t>Validate traffic drop occurs</w:t>
              </w:r>
            </w:ins>
          </w:p>
          <w:p w:rsidR="001542F9" w:rsidRDefault="001542F9" w:rsidP="002150E1">
            <w:pPr>
              <w:pStyle w:val="TestCaseInfo"/>
              <w:numPr>
                <w:ilvl w:val="0"/>
                <w:numId w:val="280"/>
              </w:numPr>
              <w:rPr>
                <w:ins w:id="6924" w:author="Seggelke, Klaus" w:date="2017-03-21T16:21:00Z"/>
              </w:rPr>
              <w:pPrChange w:id="6925" w:author="Seggelke, Klaus" w:date="2017-03-21T17:06:00Z">
                <w:pPr>
                  <w:pStyle w:val="TestCaseInfo"/>
                  <w:numPr>
                    <w:numId w:val="263"/>
                  </w:numPr>
                  <w:ind w:left="720" w:hanging="360"/>
                </w:pPr>
              </w:pPrChange>
            </w:pPr>
            <w:ins w:id="6926" w:author="Seggelke, Klaus" w:date="2017-03-21T16:21:00Z">
              <w:r>
                <w:t>Reduce traffic load to level that the downsized VNF should process</w:t>
              </w:r>
            </w:ins>
          </w:p>
          <w:p w:rsidR="001542F9" w:rsidRDefault="001542F9" w:rsidP="002150E1">
            <w:pPr>
              <w:pStyle w:val="TestCaseInfo"/>
              <w:numPr>
                <w:ilvl w:val="0"/>
                <w:numId w:val="280"/>
              </w:numPr>
              <w:rPr>
                <w:ins w:id="6927" w:author="Seggelke, Klaus" w:date="2017-03-21T16:21:00Z"/>
              </w:rPr>
              <w:pPrChange w:id="6928" w:author="Seggelke, Klaus" w:date="2017-03-21T17:06:00Z">
                <w:pPr>
                  <w:pStyle w:val="TestCaseInfo"/>
                  <w:numPr>
                    <w:numId w:val="263"/>
                  </w:numPr>
                  <w:ind w:left="720" w:hanging="360"/>
                </w:pPr>
              </w:pPrChange>
            </w:pPr>
            <w:ins w:id="6929" w:author="Seggelke, Klaus" w:date="2017-03-21T16:21:00Z">
              <w:r>
                <w:t>Validate traffic flows through without issues (</w:t>
              </w:r>
              <w:r>
                <w:sym w:font="Wingdings" w:char="F0E0"/>
              </w:r>
              <w:r>
                <w:t xml:space="preserve"> no dropped packets)</w:t>
              </w:r>
            </w:ins>
          </w:p>
          <w:p w:rsidR="001542F9" w:rsidRDefault="001542F9" w:rsidP="002150E1">
            <w:pPr>
              <w:pStyle w:val="TestCaseInfo"/>
              <w:numPr>
                <w:ilvl w:val="0"/>
                <w:numId w:val="280"/>
              </w:numPr>
              <w:rPr>
                <w:ins w:id="6930" w:author="Seggelke, Klaus" w:date="2017-03-21T16:21:00Z"/>
              </w:rPr>
              <w:pPrChange w:id="6931" w:author="Seggelke, Klaus" w:date="2017-03-21T17:06:00Z">
                <w:pPr>
                  <w:pStyle w:val="TestCaseInfo"/>
                  <w:numPr>
                    <w:numId w:val="263"/>
                  </w:numPr>
                  <w:ind w:left="720" w:hanging="360"/>
                </w:pPr>
              </w:pPrChange>
            </w:pPr>
            <w:ins w:id="6932" w:author="Seggelke, Klaus" w:date="2017-03-21T16:21:00Z">
              <w:r>
                <w:t>Stop traffic</w:t>
              </w:r>
            </w:ins>
          </w:p>
          <w:p w:rsidR="001542F9" w:rsidRPr="00093574" w:rsidRDefault="001542F9" w:rsidP="002150E1">
            <w:pPr>
              <w:pStyle w:val="TestCaseInfo"/>
              <w:numPr>
                <w:ilvl w:val="0"/>
                <w:numId w:val="280"/>
              </w:numPr>
              <w:rPr>
                <w:ins w:id="6933" w:author="Seggelke, Klaus" w:date="2017-03-21T16:21:00Z"/>
              </w:rPr>
              <w:pPrChange w:id="6934" w:author="Seggelke, Klaus" w:date="2017-03-21T17:06:00Z">
                <w:pPr>
                  <w:pStyle w:val="TestCaseInfo"/>
                  <w:numPr>
                    <w:numId w:val="263"/>
                  </w:numPr>
                  <w:ind w:left="720" w:hanging="360"/>
                </w:pPr>
              </w:pPrChange>
            </w:pPr>
            <w:ins w:id="6935" w:author="Seggelke, Klaus" w:date="2017-03-21T16:21:00Z">
              <w:r>
                <w:t>Terminate VNF</w:t>
              </w:r>
            </w:ins>
          </w:p>
        </w:tc>
      </w:tr>
      <w:tr w:rsidR="001542F9" w:rsidTr="001542F9">
        <w:trPr>
          <w:ins w:id="6936"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937" w:author="Seggelke, Klaus" w:date="2017-03-21T16:21:00Z"/>
              </w:rPr>
            </w:pPr>
            <w:ins w:id="6938" w:author="Seggelke, Klaus" w:date="2017-03-21T16:21: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939" w:author="Seggelke, Klaus" w:date="2017-03-21T16:21:00Z"/>
              </w:rPr>
            </w:pPr>
          </w:p>
        </w:tc>
      </w:tr>
      <w:tr w:rsidR="001542F9" w:rsidTr="001542F9">
        <w:trPr>
          <w:ins w:id="6940"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941" w:author="Seggelke, Klaus" w:date="2017-03-21T16:21:00Z"/>
                <w:noProof/>
              </w:rPr>
            </w:pPr>
            <w:ins w:id="6942" w:author="Seggelke, Klaus" w:date="2017-03-21T16:21: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943" w:author="Seggelke, Klaus" w:date="2017-03-21T16:21:00Z"/>
              </w:rPr>
            </w:pPr>
            <w:ins w:id="6944" w:author="Seggelke, Klaus" w:date="2017-03-21T16:21:00Z">
              <w:r>
                <w:t>Following resources could be scaled down:</w:t>
              </w:r>
            </w:ins>
          </w:p>
          <w:p w:rsidR="001542F9" w:rsidRDefault="001542F9" w:rsidP="001542F9">
            <w:pPr>
              <w:pStyle w:val="TestCaseInfo"/>
              <w:numPr>
                <w:ilvl w:val="0"/>
                <w:numId w:val="101"/>
              </w:numPr>
              <w:rPr>
                <w:ins w:id="6945" w:author="Seggelke, Klaus" w:date="2017-03-21T16:21:00Z"/>
              </w:rPr>
            </w:pPr>
            <w:ins w:id="6946" w:author="Seggelke, Klaus" w:date="2017-03-21T16:21:00Z">
              <w:r>
                <w:lastRenderedPageBreak/>
                <w:t>vMemory</w:t>
              </w:r>
            </w:ins>
          </w:p>
          <w:p w:rsidR="001542F9" w:rsidRDefault="001542F9" w:rsidP="001542F9">
            <w:pPr>
              <w:pStyle w:val="TestCaseInfo"/>
              <w:numPr>
                <w:ilvl w:val="0"/>
                <w:numId w:val="101"/>
              </w:numPr>
              <w:rPr>
                <w:ins w:id="6947" w:author="Seggelke, Klaus" w:date="2017-03-21T16:21:00Z"/>
              </w:rPr>
            </w:pPr>
            <w:ins w:id="6948" w:author="Seggelke, Klaus" w:date="2017-03-21T16:21:00Z">
              <w:r>
                <w:t>vCPU cores</w:t>
              </w:r>
            </w:ins>
          </w:p>
          <w:p w:rsidR="001542F9" w:rsidRDefault="001542F9" w:rsidP="001542F9">
            <w:pPr>
              <w:pStyle w:val="TestCaseInfo"/>
              <w:numPr>
                <w:ilvl w:val="0"/>
                <w:numId w:val="101"/>
              </w:numPr>
              <w:rPr>
                <w:ins w:id="6949" w:author="Seggelke, Klaus" w:date="2017-03-21T16:21:00Z"/>
              </w:rPr>
            </w:pPr>
            <w:ins w:id="6950" w:author="Seggelke, Klaus" w:date="2017-03-21T16:21:00Z">
              <w:r>
                <w:t>vStorage</w:t>
              </w:r>
            </w:ins>
          </w:p>
          <w:p w:rsidR="001542F9" w:rsidRDefault="001542F9" w:rsidP="001542F9">
            <w:pPr>
              <w:pStyle w:val="TestCaseInfo"/>
              <w:numPr>
                <w:ilvl w:val="0"/>
                <w:numId w:val="101"/>
              </w:numPr>
              <w:rPr>
                <w:ins w:id="6951" w:author="Seggelke, Klaus" w:date="2017-03-21T16:21:00Z"/>
              </w:rPr>
            </w:pPr>
            <w:ins w:id="6952" w:author="Seggelke, Klaus" w:date="2017-03-21T16:21:00Z">
              <w:r>
                <w:t>vNIC or specialized hardware</w:t>
              </w:r>
            </w:ins>
          </w:p>
          <w:p w:rsidR="001542F9" w:rsidRDefault="001542F9" w:rsidP="001542F9">
            <w:pPr>
              <w:pStyle w:val="TestCaseInfo"/>
              <w:rPr>
                <w:ins w:id="6953" w:author="Seggelke, Klaus" w:date="2017-03-21T16:21:00Z"/>
              </w:rPr>
            </w:pPr>
            <w:ins w:id="6954" w:author="Seggelke, Klaus" w:date="2017-03-21T16:21:00Z">
              <w:r>
                <w:t>In case scale-in the VNF removes VNFCs.</w:t>
              </w:r>
            </w:ins>
          </w:p>
        </w:tc>
      </w:tr>
    </w:tbl>
    <w:p w:rsidR="001542F9" w:rsidRDefault="001542F9" w:rsidP="001542F9">
      <w:pPr>
        <w:rPr>
          <w:ins w:id="6955" w:author="Seggelke, Klaus" w:date="2017-03-21T16:21: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542F9" w:rsidTr="001542F9">
        <w:trPr>
          <w:ins w:id="6956" w:author="Seggelke, Klaus" w:date="2017-03-21T16:21:00Z"/>
        </w:trPr>
        <w:tc>
          <w:tcPr>
            <w:tcW w:w="9330" w:type="dxa"/>
            <w:gridSpan w:val="2"/>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
              <w:rPr>
                <w:ins w:id="6957" w:author="Seggelke, Klaus" w:date="2017-03-21T16:21:00Z"/>
              </w:rPr>
            </w:pPr>
            <w:bookmarkStart w:id="6958" w:name="_Toc477881053"/>
            <w:ins w:id="6959" w:author="Seggelke, Klaus" w:date="2017-03-21T16:21:00Z">
              <w:r>
                <w:t>TC.VNF.SCALE.OUT.003.2</w:t>
              </w:r>
              <w:r>
                <w:tab/>
              </w:r>
              <w:r w:rsidRPr="00487EA1">
                <w:t>Scale-</w:t>
              </w:r>
              <w:r>
                <w:t>in</w:t>
              </w:r>
              <w:r w:rsidRPr="00487EA1">
                <w:t xml:space="preserve"> VNF instance</w:t>
              </w:r>
              <w:r>
                <w:t xml:space="preserve"> with On-demand Scaling event generated by VNF</w:t>
              </w:r>
              <w:bookmarkEnd w:id="6958"/>
            </w:ins>
          </w:p>
        </w:tc>
      </w:tr>
      <w:tr w:rsidR="001542F9" w:rsidTr="001542F9">
        <w:trPr>
          <w:trHeight w:val="896"/>
          <w:ins w:id="6960"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961" w:author="Seggelke, Klaus" w:date="2017-03-21T16:21:00Z"/>
              </w:rPr>
            </w:pPr>
            <w:ins w:id="6962" w:author="Seggelke, Klaus" w:date="2017-03-21T16:21: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1542F9" w:rsidRPr="00D67489" w:rsidRDefault="002150E1" w:rsidP="002150E1">
            <w:pPr>
              <w:pStyle w:val="TestCaseInfo"/>
              <w:rPr>
                <w:ins w:id="6963" w:author="Seggelke, Klaus" w:date="2017-03-21T16:21:00Z"/>
                <w:lang w:eastAsia="zh-CN"/>
              </w:rPr>
              <w:pPrChange w:id="6964" w:author="Seggelke, Klaus" w:date="2017-03-21T17:10:00Z">
                <w:pPr>
                  <w:pStyle w:val="TestCaseInfo"/>
                  <w:numPr>
                    <w:numId w:val="214"/>
                  </w:numPr>
                  <w:ind w:left="720" w:hanging="360"/>
                </w:pPr>
              </w:pPrChange>
            </w:pPr>
            <w:ins w:id="6965" w:author="Seggelke, Klaus" w:date="2017-03-21T17:11:00Z">
              <w:r>
                <w:rPr>
                  <w:lang w:eastAsia="zh-CN"/>
                </w:rPr>
                <w:t>A MANO should have the capability to dynamically scale by adding or removing VNF(s) based on the required load. The scaling-in to the lower performance is the objective of this test.</w:t>
              </w:r>
            </w:ins>
          </w:p>
        </w:tc>
      </w:tr>
      <w:tr w:rsidR="001542F9" w:rsidTr="001542F9">
        <w:trPr>
          <w:ins w:id="6966"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967" w:author="Seggelke, Klaus" w:date="2017-03-21T16:21:00Z"/>
              </w:rPr>
            </w:pPr>
            <w:ins w:id="6968" w:author="Seggelke, Klaus" w:date="2017-03-21T16:21: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2150E1" w:rsidRDefault="002150E1" w:rsidP="002150E1">
            <w:pPr>
              <w:pStyle w:val="TestCaseInfo"/>
              <w:rPr>
                <w:ins w:id="6969" w:author="Seggelke, Klaus" w:date="2017-03-21T17:10:00Z"/>
                <w:lang w:eastAsia="zh-CN"/>
              </w:rPr>
            </w:pPr>
            <w:ins w:id="6970" w:author="Seggelke, Klaus" w:date="2017-03-21T17:10:00Z">
              <w:r w:rsidRPr="00487EA1">
                <w:rPr>
                  <w:lang w:eastAsia="zh-CN"/>
                </w:rPr>
                <w:t xml:space="preserve">Once the scaling decrease is completed, the </w:t>
              </w:r>
              <w:r>
                <w:rPr>
                  <w:lang w:eastAsia="zh-CN"/>
                </w:rPr>
                <w:t>MANO</w:t>
              </w:r>
              <w:r w:rsidRPr="00487EA1">
                <w:rPr>
                  <w:lang w:eastAsia="zh-CN"/>
                </w:rPr>
                <w:t xml:space="preserve"> should report reduced virtualized resources. The service should not be impacted. Therefore, traffic load should be processed without drops if the load is not above the limit. If a VNF functionality depends on specialized hardware acceleration devices/NIC cards, the </w:t>
              </w:r>
              <w:r>
                <w:rPr>
                  <w:lang w:eastAsia="zh-CN"/>
                </w:rPr>
                <w:t>MANO</w:t>
              </w:r>
              <w:r w:rsidRPr="00487EA1">
                <w:rPr>
                  <w:lang w:eastAsia="zh-CN"/>
                </w:rPr>
                <w:t xml:space="preserve"> needs to have the capability to remove these resources when decreasing the scaling.</w:t>
              </w:r>
              <w:r>
                <w:rPr>
                  <w:lang w:eastAsia="zh-CN"/>
                </w:rPr>
                <w:t xml:space="preserve"> The trigger for this event to occur is the following:</w:t>
              </w:r>
            </w:ins>
          </w:p>
          <w:p w:rsidR="002150E1" w:rsidRDefault="002150E1" w:rsidP="002150E1">
            <w:pPr>
              <w:pStyle w:val="TestCaseInfo"/>
              <w:numPr>
                <w:ilvl w:val="0"/>
                <w:numId w:val="214"/>
              </w:numPr>
              <w:rPr>
                <w:ins w:id="6971" w:author="Seggelke, Klaus" w:date="2017-03-21T16:21:00Z"/>
                <w:lang w:eastAsia="zh-CN"/>
              </w:rPr>
              <w:pPrChange w:id="6972" w:author="Seggelke, Klaus" w:date="2017-03-21T17:10:00Z">
                <w:pPr>
                  <w:pStyle w:val="TestCaseInfo"/>
                </w:pPr>
              </w:pPrChange>
            </w:pPr>
            <w:ins w:id="6973" w:author="Seggelke, Klaus" w:date="2017-03-21T17:10:00Z">
              <w:r w:rsidRPr="006E70F4">
                <w:rPr>
                  <w:lang w:eastAsia="zh-CN"/>
                </w:rPr>
                <w:t>VNF generated event – On-demand Scaling (e.g. based on traffic, VNF generates the request internally)</w:t>
              </w:r>
            </w:ins>
          </w:p>
        </w:tc>
      </w:tr>
      <w:tr w:rsidR="001542F9" w:rsidTr="001542F9">
        <w:trPr>
          <w:trHeight w:val="283"/>
          <w:ins w:id="6974"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975" w:author="Seggelke, Klaus" w:date="2017-03-21T16:21:00Z"/>
              </w:rPr>
            </w:pPr>
            <w:ins w:id="6976" w:author="Seggelke, Klaus" w:date="2017-03-21T16:21:00Z">
              <w:r>
                <w:t>Test Setup</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977" w:author="Seggelke, Klaus" w:date="2017-03-21T16:21:00Z"/>
                <w:lang w:eastAsia="zh-CN"/>
              </w:rPr>
            </w:pPr>
          </w:p>
        </w:tc>
      </w:tr>
      <w:tr w:rsidR="001542F9" w:rsidTr="001542F9">
        <w:trPr>
          <w:trHeight w:val="515"/>
          <w:ins w:id="6978"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979" w:author="Seggelke, Klaus" w:date="2017-03-21T16:21:00Z"/>
              </w:rPr>
            </w:pPr>
            <w:ins w:id="6980" w:author="Seggelke, Klaus" w:date="2017-03-21T16:21:00Z">
              <w:r>
                <w:t>Parameters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981" w:author="Seggelke, Klaus" w:date="2017-03-21T16:21:00Z"/>
              </w:rPr>
            </w:pPr>
          </w:p>
        </w:tc>
      </w:tr>
      <w:tr w:rsidR="001542F9" w:rsidTr="001542F9">
        <w:trPr>
          <w:ins w:id="6982"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983" w:author="Seggelke, Klaus" w:date="2017-03-21T16:21:00Z"/>
              </w:rPr>
            </w:pPr>
            <w:ins w:id="6984" w:author="Seggelke, Klaus" w:date="2017-03-21T16:21: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985" w:author="Seggelke, Klaus" w:date="2017-03-21T16:21:00Z"/>
              </w:rPr>
            </w:pPr>
          </w:p>
        </w:tc>
      </w:tr>
      <w:tr w:rsidR="001542F9" w:rsidTr="001542F9">
        <w:trPr>
          <w:ins w:id="6986"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987" w:author="Seggelke, Klaus" w:date="2017-03-21T16:21:00Z"/>
              </w:rPr>
            </w:pPr>
            <w:ins w:id="6988" w:author="Seggelke, Klaus" w:date="2017-03-21T16:21:00Z">
              <w:r>
                <w:t>Pre-conditions: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6989" w:author="Seggelke, Klaus" w:date="2017-03-21T16:21:00Z"/>
                <w:lang w:eastAsia="zh-CN"/>
              </w:rPr>
            </w:pPr>
          </w:p>
        </w:tc>
      </w:tr>
      <w:tr w:rsidR="001542F9" w:rsidTr="001542F9">
        <w:trPr>
          <w:trHeight w:val="1525"/>
          <w:ins w:id="6990"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6991" w:author="Seggelke, Klaus" w:date="2017-03-21T16:21:00Z"/>
              </w:rPr>
            </w:pPr>
            <w:ins w:id="6992" w:author="Seggelke, Klaus" w:date="2017-03-21T16:21:00Z">
              <w:r>
                <w:t>Procedure</w:t>
              </w:r>
            </w:ins>
          </w:p>
        </w:tc>
        <w:tc>
          <w:tcPr>
            <w:tcW w:w="7979" w:type="dxa"/>
            <w:tcBorders>
              <w:top w:val="single" w:sz="2" w:space="0" w:color="auto"/>
              <w:left w:val="single" w:sz="2" w:space="0" w:color="auto"/>
              <w:bottom w:val="single" w:sz="2" w:space="0" w:color="auto"/>
              <w:right w:val="single" w:sz="2" w:space="0" w:color="auto"/>
            </w:tcBorders>
          </w:tcPr>
          <w:p w:rsidR="001542F9" w:rsidRPr="00093574" w:rsidRDefault="001542F9" w:rsidP="001542F9">
            <w:pPr>
              <w:pStyle w:val="TestCaseInfo"/>
              <w:rPr>
                <w:ins w:id="6993" w:author="Seggelke, Klaus" w:date="2017-03-21T16:21:00Z"/>
              </w:rPr>
            </w:pPr>
            <w:ins w:id="6994" w:author="Seggelke, Klaus" w:date="2017-03-21T16:21:00Z">
              <w:r w:rsidRPr="00093574">
                <w:t>Sequence:</w:t>
              </w:r>
            </w:ins>
          </w:p>
          <w:p w:rsidR="001542F9" w:rsidRDefault="001542F9" w:rsidP="002150E1">
            <w:pPr>
              <w:pStyle w:val="TestCaseInfo"/>
              <w:numPr>
                <w:ilvl w:val="0"/>
                <w:numId w:val="281"/>
              </w:numPr>
              <w:rPr>
                <w:ins w:id="6995" w:author="Seggelke, Klaus" w:date="2017-03-21T16:21:00Z"/>
              </w:rPr>
              <w:pPrChange w:id="6996" w:author="Seggelke, Klaus" w:date="2017-03-21T17:11:00Z">
                <w:pPr>
                  <w:pStyle w:val="TestCaseInfo"/>
                  <w:numPr>
                    <w:numId w:val="264"/>
                  </w:numPr>
                  <w:ind w:left="720" w:hanging="360"/>
                </w:pPr>
              </w:pPrChange>
            </w:pPr>
            <w:ins w:id="6997" w:author="Seggelke, Klaus" w:date="2017-03-21T16:21:00Z">
              <w:r>
                <w:t>Instantiate VNF</w:t>
              </w:r>
            </w:ins>
          </w:p>
          <w:p w:rsidR="001542F9" w:rsidRDefault="001542F9" w:rsidP="002150E1">
            <w:pPr>
              <w:pStyle w:val="TestCaseInfo"/>
              <w:numPr>
                <w:ilvl w:val="0"/>
                <w:numId w:val="281"/>
              </w:numPr>
              <w:rPr>
                <w:ins w:id="6998" w:author="Seggelke, Klaus" w:date="2017-03-21T16:21:00Z"/>
              </w:rPr>
              <w:pPrChange w:id="6999" w:author="Seggelke, Klaus" w:date="2017-03-21T17:11:00Z">
                <w:pPr>
                  <w:pStyle w:val="TestCaseInfo"/>
                  <w:numPr>
                    <w:numId w:val="264"/>
                  </w:numPr>
                  <w:ind w:left="720" w:hanging="360"/>
                </w:pPr>
              </w:pPrChange>
            </w:pPr>
            <w:ins w:id="7000" w:author="Seggelke, Klaus" w:date="2017-03-21T16:21:00Z">
              <w:r w:rsidRPr="00074BEF">
                <w:t>Validate VNF instantiation state is INSTANTIATED and VNF state is STARTED (--&gt; time stamp when correct state reached)</w:t>
              </w:r>
            </w:ins>
          </w:p>
          <w:p w:rsidR="001542F9" w:rsidRDefault="001542F9" w:rsidP="002150E1">
            <w:pPr>
              <w:pStyle w:val="TestCaseInfo"/>
              <w:numPr>
                <w:ilvl w:val="0"/>
                <w:numId w:val="281"/>
              </w:numPr>
              <w:rPr>
                <w:ins w:id="7001" w:author="Seggelke, Klaus" w:date="2017-03-21T16:21:00Z"/>
              </w:rPr>
              <w:pPrChange w:id="7002" w:author="Seggelke, Klaus" w:date="2017-03-21T17:11:00Z">
                <w:pPr>
                  <w:pStyle w:val="TestCaseInfo"/>
                  <w:numPr>
                    <w:numId w:val="264"/>
                  </w:numPr>
                  <w:ind w:left="720" w:hanging="360"/>
                </w:pPr>
              </w:pPrChange>
            </w:pPr>
            <w:ins w:id="7003" w:author="Seggelke, Klaus" w:date="2017-03-21T16:21:00Z">
              <w:r>
                <w:t>Generate low traffic load</w:t>
              </w:r>
            </w:ins>
          </w:p>
          <w:p w:rsidR="001542F9" w:rsidRDefault="001542F9" w:rsidP="002150E1">
            <w:pPr>
              <w:pStyle w:val="TestCaseInfo"/>
              <w:numPr>
                <w:ilvl w:val="0"/>
                <w:numId w:val="281"/>
              </w:numPr>
              <w:rPr>
                <w:ins w:id="7004" w:author="Seggelke, Klaus" w:date="2017-03-21T16:21:00Z"/>
              </w:rPr>
              <w:pPrChange w:id="7005" w:author="Seggelke, Klaus" w:date="2017-03-21T17:11:00Z">
                <w:pPr>
                  <w:pStyle w:val="TestCaseInfo"/>
                  <w:numPr>
                    <w:numId w:val="264"/>
                  </w:numPr>
                  <w:ind w:left="720" w:hanging="360"/>
                </w:pPr>
              </w:pPrChange>
            </w:pPr>
            <w:ins w:id="7006" w:author="Seggelke, Klaus" w:date="2017-03-21T16:21:00Z">
              <w:r>
                <w:t>Validate that traffic flows through without issues (--&gt; no dropped packets)</w:t>
              </w:r>
            </w:ins>
          </w:p>
          <w:p w:rsidR="001542F9" w:rsidRDefault="001542F9" w:rsidP="002150E1">
            <w:pPr>
              <w:pStyle w:val="TestCaseInfo"/>
              <w:numPr>
                <w:ilvl w:val="0"/>
                <w:numId w:val="281"/>
              </w:numPr>
              <w:rPr>
                <w:ins w:id="7007" w:author="Seggelke, Klaus" w:date="2017-03-21T16:21:00Z"/>
              </w:rPr>
              <w:pPrChange w:id="7008" w:author="Seggelke, Klaus" w:date="2017-03-21T17:11:00Z">
                <w:pPr>
                  <w:pStyle w:val="TestCaseInfo"/>
                  <w:numPr>
                    <w:numId w:val="264"/>
                  </w:numPr>
                  <w:ind w:left="720" w:hanging="360"/>
                </w:pPr>
              </w:pPrChange>
            </w:pPr>
            <w:ins w:id="7009" w:author="Seggelke, Klaus" w:date="2017-03-21T16:21:00Z">
              <w:r>
                <w:t>Trigger a resize of the NFV resources to the next level</w:t>
              </w:r>
            </w:ins>
          </w:p>
          <w:p w:rsidR="001542F9" w:rsidRDefault="001542F9" w:rsidP="002150E1">
            <w:pPr>
              <w:pStyle w:val="TestCaseInfo"/>
              <w:numPr>
                <w:ilvl w:val="0"/>
                <w:numId w:val="281"/>
              </w:numPr>
              <w:rPr>
                <w:ins w:id="7010" w:author="Seggelke, Klaus" w:date="2017-03-21T16:21:00Z"/>
              </w:rPr>
              <w:pPrChange w:id="7011" w:author="Seggelke, Klaus" w:date="2017-03-21T17:11:00Z">
                <w:pPr>
                  <w:pStyle w:val="TestCaseInfo"/>
                  <w:numPr>
                    <w:numId w:val="264"/>
                  </w:numPr>
                  <w:ind w:left="720" w:hanging="360"/>
                </w:pPr>
              </w:pPrChange>
            </w:pPr>
            <w:ins w:id="7012" w:author="Seggelke, Klaus" w:date="2017-03-21T16:21:00Z">
              <w:r>
                <w:t>Validate VNF has resized to the next level</w:t>
              </w:r>
            </w:ins>
          </w:p>
          <w:p w:rsidR="001542F9" w:rsidRDefault="001542F9" w:rsidP="002150E1">
            <w:pPr>
              <w:pStyle w:val="TestCaseInfo"/>
              <w:numPr>
                <w:ilvl w:val="0"/>
                <w:numId w:val="281"/>
              </w:numPr>
              <w:rPr>
                <w:ins w:id="7013" w:author="Seggelke, Klaus" w:date="2017-03-21T16:21:00Z"/>
              </w:rPr>
              <w:pPrChange w:id="7014" w:author="Seggelke, Klaus" w:date="2017-03-21T17:11:00Z">
                <w:pPr>
                  <w:pStyle w:val="TestCaseInfo"/>
                  <w:numPr>
                    <w:numId w:val="264"/>
                  </w:numPr>
                  <w:ind w:left="720" w:hanging="360"/>
                </w:pPr>
              </w:pPrChange>
            </w:pPr>
            <w:ins w:id="7015" w:author="Seggelke, Klaus" w:date="2017-03-21T16:21:00Z">
              <w:r>
                <w:t>Determine if and length of service disruption</w:t>
              </w:r>
            </w:ins>
          </w:p>
          <w:p w:rsidR="001542F9" w:rsidRDefault="001542F9" w:rsidP="002150E1">
            <w:pPr>
              <w:pStyle w:val="TestCaseInfo"/>
              <w:numPr>
                <w:ilvl w:val="0"/>
                <w:numId w:val="281"/>
              </w:numPr>
              <w:rPr>
                <w:ins w:id="7016" w:author="Seggelke, Klaus" w:date="2017-03-21T16:21:00Z"/>
              </w:rPr>
              <w:pPrChange w:id="7017" w:author="Seggelke, Klaus" w:date="2017-03-21T17:11:00Z">
                <w:pPr>
                  <w:pStyle w:val="TestCaseInfo"/>
                  <w:numPr>
                    <w:numId w:val="264"/>
                  </w:numPr>
                  <w:ind w:left="720" w:hanging="360"/>
                </w:pPr>
              </w:pPrChange>
            </w:pPr>
            <w:ins w:id="7018" w:author="Seggelke, Klaus" w:date="2017-03-21T16:21:00Z">
              <w:r>
                <w:t>Generate traffic load the next level</w:t>
              </w:r>
            </w:ins>
          </w:p>
          <w:p w:rsidR="001542F9" w:rsidRDefault="001542F9" w:rsidP="002150E1">
            <w:pPr>
              <w:pStyle w:val="TestCaseInfo"/>
              <w:numPr>
                <w:ilvl w:val="0"/>
                <w:numId w:val="281"/>
              </w:numPr>
              <w:rPr>
                <w:ins w:id="7019" w:author="Seggelke, Klaus" w:date="2017-03-21T16:21:00Z"/>
              </w:rPr>
              <w:pPrChange w:id="7020" w:author="Seggelke, Klaus" w:date="2017-03-21T17:11:00Z">
                <w:pPr>
                  <w:pStyle w:val="TestCaseInfo"/>
                  <w:numPr>
                    <w:numId w:val="264"/>
                  </w:numPr>
                  <w:ind w:left="720" w:hanging="360"/>
                </w:pPr>
              </w:pPrChange>
            </w:pPr>
            <w:ins w:id="7021" w:author="Seggelke, Klaus" w:date="2017-03-21T16:21:00Z">
              <w:r>
                <w:t>Validate capacity without traffic loss</w:t>
              </w:r>
            </w:ins>
          </w:p>
          <w:p w:rsidR="001542F9" w:rsidRDefault="001542F9" w:rsidP="002150E1">
            <w:pPr>
              <w:pStyle w:val="TestCaseInfo"/>
              <w:numPr>
                <w:ilvl w:val="0"/>
                <w:numId w:val="281"/>
              </w:numPr>
              <w:rPr>
                <w:ins w:id="7022" w:author="Seggelke, Klaus" w:date="2017-03-21T16:21:00Z"/>
              </w:rPr>
              <w:pPrChange w:id="7023" w:author="Seggelke, Klaus" w:date="2017-03-21T17:11:00Z">
                <w:pPr>
                  <w:pStyle w:val="TestCaseInfo"/>
                  <w:numPr>
                    <w:numId w:val="264"/>
                  </w:numPr>
                  <w:ind w:left="720" w:hanging="360"/>
                </w:pPr>
              </w:pPrChange>
            </w:pPr>
            <w:ins w:id="7024" w:author="Seggelke, Klaus" w:date="2017-03-21T16:21:00Z">
              <w:r>
                <w:t>Trigger the downsize of the VNF</w:t>
              </w:r>
            </w:ins>
          </w:p>
          <w:p w:rsidR="001542F9" w:rsidRDefault="001542F9" w:rsidP="002150E1">
            <w:pPr>
              <w:pStyle w:val="TestCaseInfo"/>
              <w:numPr>
                <w:ilvl w:val="0"/>
                <w:numId w:val="281"/>
              </w:numPr>
              <w:rPr>
                <w:ins w:id="7025" w:author="Seggelke, Klaus" w:date="2017-03-21T16:21:00Z"/>
              </w:rPr>
              <w:pPrChange w:id="7026" w:author="Seggelke, Klaus" w:date="2017-03-21T17:11:00Z">
                <w:pPr>
                  <w:pStyle w:val="TestCaseInfo"/>
                  <w:numPr>
                    <w:numId w:val="264"/>
                  </w:numPr>
                  <w:ind w:left="720" w:hanging="360"/>
                </w:pPr>
              </w:pPrChange>
            </w:pPr>
            <w:ins w:id="7027" w:author="Seggelke, Klaus" w:date="2017-03-21T16:21:00Z">
              <w:r>
                <w:t xml:space="preserve">Validate </w:t>
              </w:r>
            </w:ins>
            <w:ins w:id="7028" w:author="Seggelke, Klaus" w:date="2017-03-21T17:12:00Z">
              <w:r w:rsidR="002150E1">
                <w:t xml:space="preserve">MANO </w:t>
              </w:r>
            </w:ins>
            <w:ins w:id="7029" w:author="Seggelke, Klaus" w:date="2017-03-21T16:21:00Z">
              <w:r>
                <w:t>has released the resources and decreased the VNFs</w:t>
              </w:r>
            </w:ins>
          </w:p>
          <w:p w:rsidR="001542F9" w:rsidRDefault="001542F9" w:rsidP="002150E1">
            <w:pPr>
              <w:pStyle w:val="TestCaseInfo"/>
              <w:numPr>
                <w:ilvl w:val="0"/>
                <w:numId w:val="281"/>
              </w:numPr>
              <w:rPr>
                <w:ins w:id="7030" w:author="Seggelke, Klaus" w:date="2017-03-21T16:21:00Z"/>
              </w:rPr>
              <w:pPrChange w:id="7031" w:author="Seggelke, Klaus" w:date="2017-03-21T17:11:00Z">
                <w:pPr>
                  <w:pStyle w:val="TestCaseInfo"/>
                  <w:numPr>
                    <w:numId w:val="264"/>
                  </w:numPr>
                  <w:ind w:left="720" w:hanging="360"/>
                </w:pPr>
              </w:pPrChange>
            </w:pPr>
            <w:ins w:id="7032" w:author="Seggelke, Klaus" w:date="2017-03-21T16:21:00Z">
              <w:r>
                <w:t>Validate traffic drop occurs</w:t>
              </w:r>
            </w:ins>
          </w:p>
          <w:p w:rsidR="001542F9" w:rsidRDefault="001542F9" w:rsidP="002150E1">
            <w:pPr>
              <w:pStyle w:val="TestCaseInfo"/>
              <w:numPr>
                <w:ilvl w:val="0"/>
                <w:numId w:val="281"/>
              </w:numPr>
              <w:rPr>
                <w:ins w:id="7033" w:author="Seggelke, Klaus" w:date="2017-03-21T16:21:00Z"/>
              </w:rPr>
              <w:pPrChange w:id="7034" w:author="Seggelke, Klaus" w:date="2017-03-21T17:11:00Z">
                <w:pPr>
                  <w:pStyle w:val="TestCaseInfo"/>
                  <w:numPr>
                    <w:numId w:val="264"/>
                  </w:numPr>
                  <w:ind w:left="720" w:hanging="360"/>
                </w:pPr>
              </w:pPrChange>
            </w:pPr>
            <w:ins w:id="7035" w:author="Seggelke, Klaus" w:date="2017-03-21T16:21:00Z">
              <w:r>
                <w:t>Reduce traffic load to level that the downsized VNF</w:t>
              </w:r>
            </w:ins>
            <w:ins w:id="7036" w:author="Seggelke, Klaus" w:date="2017-03-21T17:12:00Z">
              <w:r w:rsidR="002150E1">
                <w:t>(s)</w:t>
              </w:r>
            </w:ins>
            <w:ins w:id="7037" w:author="Seggelke, Klaus" w:date="2017-03-21T16:21:00Z">
              <w:r>
                <w:t xml:space="preserve"> should process</w:t>
              </w:r>
            </w:ins>
          </w:p>
          <w:p w:rsidR="001542F9" w:rsidRDefault="001542F9" w:rsidP="002150E1">
            <w:pPr>
              <w:pStyle w:val="TestCaseInfo"/>
              <w:numPr>
                <w:ilvl w:val="0"/>
                <w:numId w:val="281"/>
              </w:numPr>
              <w:rPr>
                <w:ins w:id="7038" w:author="Seggelke, Klaus" w:date="2017-03-21T16:21:00Z"/>
              </w:rPr>
              <w:pPrChange w:id="7039" w:author="Seggelke, Klaus" w:date="2017-03-21T17:11:00Z">
                <w:pPr>
                  <w:pStyle w:val="TestCaseInfo"/>
                  <w:numPr>
                    <w:numId w:val="264"/>
                  </w:numPr>
                  <w:ind w:left="720" w:hanging="360"/>
                </w:pPr>
              </w:pPrChange>
            </w:pPr>
            <w:ins w:id="7040" w:author="Seggelke, Klaus" w:date="2017-03-21T16:21:00Z">
              <w:r>
                <w:t>Validate traffic flows through without issues (</w:t>
              </w:r>
              <w:r>
                <w:sym w:font="Wingdings" w:char="F0E0"/>
              </w:r>
              <w:r>
                <w:t xml:space="preserve"> no dropped packets)</w:t>
              </w:r>
            </w:ins>
          </w:p>
          <w:p w:rsidR="001542F9" w:rsidRDefault="001542F9" w:rsidP="002150E1">
            <w:pPr>
              <w:pStyle w:val="TestCaseInfo"/>
              <w:numPr>
                <w:ilvl w:val="0"/>
                <w:numId w:val="281"/>
              </w:numPr>
              <w:rPr>
                <w:ins w:id="7041" w:author="Seggelke, Klaus" w:date="2017-03-21T16:21:00Z"/>
              </w:rPr>
              <w:pPrChange w:id="7042" w:author="Seggelke, Klaus" w:date="2017-03-21T17:11:00Z">
                <w:pPr>
                  <w:pStyle w:val="TestCaseInfo"/>
                  <w:numPr>
                    <w:numId w:val="264"/>
                  </w:numPr>
                  <w:ind w:left="720" w:hanging="360"/>
                </w:pPr>
              </w:pPrChange>
            </w:pPr>
            <w:ins w:id="7043" w:author="Seggelke, Klaus" w:date="2017-03-21T16:21:00Z">
              <w:r>
                <w:t>Stop traffic</w:t>
              </w:r>
            </w:ins>
          </w:p>
          <w:p w:rsidR="001542F9" w:rsidRPr="00093574" w:rsidRDefault="001542F9" w:rsidP="002150E1">
            <w:pPr>
              <w:pStyle w:val="TestCaseInfo"/>
              <w:numPr>
                <w:ilvl w:val="0"/>
                <w:numId w:val="281"/>
              </w:numPr>
              <w:rPr>
                <w:ins w:id="7044" w:author="Seggelke, Klaus" w:date="2017-03-21T16:21:00Z"/>
              </w:rPr>
              <w:pPrChange w:id="7045" w:author="Seggelke, Klaus" w:date="2017-03-21T17:11:00Z">
                <w:pPr>
                  <w:pStyle w:val="TestCaseInfo"/>
                  <w:numPr>
                    <w:numId w:val="264"/>
                  </w:numPr>
                  <w:ind w:left="720" w:hanging="360"/>
                </w:pPr>
              </w:pPrChange>
            </w:pPr>
            <w:ins w:id="7046" w:author="Seggelke, Klaus" w:date="2017-03-21T16:21:00Z">
              <w:r>
                <w:t>Terminate VNF</w:t>
              </w:r>
            </w:ins>
          </w:p>
        </w:tc>
      </w:tr>
      <w:tr w:rsidR="001542F9" w:rsidTr="001542F9">
        <w:trPr>
          <w:ins w:id="7047"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048" w:author="Seggelke, Klaus" w:date="2017-03-21T16:21:00Z"/>
              </w:rPr>
            </w:pPr>
            <w:ins w:id="7049" w:author="Seggelke, Klaus" w:date="2017-03-21T16:21: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050" w:author="Seggelke, Klaus" w:date="2017-03-21T16:21:00Z"/>
              </w:rPr>
            </w:pPr>
          </w:p>
        </w:tc>
      </w:tr>
      <w:tr w:rsidR="001542F9" w:rsidTr="001542F9">
        <w:trPr>
          <w:ins w:id="7051"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052" w:author="Seggelke, Klaus" w:date="2017-03-21T16:21:00Z"/>
                <w:noProof/>
              </w:rPr>
            </w:pPr>
            <w:ins w:id="7053" w:author="Seggelke, Klaus" w:date="2017-03-21T16:21: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054" w:author="Seggelke, Klaus" w:date="2017-03-21T16:21:00Z"/>
              </w:rPr>
            </w:pPr>
            <w:ins w:id="7055" w:author="Seggelke, Klaus" w:date="2017-03-21T16:21:00Z">
              <w:r>
                <w:t>Following resources could be scaled down:</w:t>
              </w:r>
            </w:ins>
          </w:p>
          <w:p w:rsidR="001542F9" w:rsidRDefault="001542F9" w:rsidP="001542F9">
            <w:pPr>
              <w:pStyle w:val="TestCaseInfo"/>
              <w:numPr>
                <w:ilvl w:val="0"/>
                <w:numId w:val="101"/>
              </w:numPr>
              <w:rPr>
                <w:ins w:id="7056" w:author="Seggelke, Klaus" w:date="2017-03-21T16:21:00Z"/>
              </w:rPr>
            </w:pPr>
            <w:ins w:id="7057" w:author="Seggelke, Klaus" w:date="2017-03-21T16:21:00Z">
              <w:r>
                <w:t>vMemory</w:t>
              </w:r>
            </w:ins>
          </w:p>
          <w:p w:rsidR="001542F9" w:rsidRDefault="001542F9" w:rsidP="001542F9">
            <w:pPr>
              <w:pStyle w:val="TestCaseInfo"/>
              <w:numPr>
                <w:ilvl w:val="0"/>
                <w:numId w:val="101"/>
              </w:numPr>
              <w:rPr>
                <w:ins w:id="7058" w:author="Seggelke, Klaus" w:date="2017-03-21T16:21:00Z"/>
              </w:rPr>
            </w:pPr>
            <w:ins w:id="7059" w:author="Seggelke, Klaus" w:date="2017-03-21T16:21:00Z">
              <w:r>
                <w:t>vCPU cores</w:t>
              </w:r>
            </w:ins>
          </w:p>
          <w:p w:rsidR="001542F9" w:rsidRDefault="001542F9" w:rsidP="001542F9">
            <w:pPr>
              <w:pStyle w:val="TestCaseInfo"/>
              <w:numPr>
                <w:ilvl w:val="0"/>
                <w:numId w:val="101"/>
              </w:numPr>
              <w:rPr>
                <w:ins w:id="7060" w:author="Seggelke, Klaus" w:date="2017-03-21T16:21:00Z"/>
              </w:rPr>
            </w:pPr>
            <w:ins w:id="7061" w:author="Seggelke, Klaus" w:date="2017-03-21T16:21:00Z">
              <w:r>
                <w:t>vStorage</w:t>
              </w:r>
            </w:ins>
          </w:p>
          <w:p w:rsidR="001542F9" w:rsidRDefault="001542F9" w:rsidP="001542F9">
            <w:pPr>
              <w:pStyle w:val="TestCaseInfo"/>
              <w:numPr>
                <w:ilvl w:val="0"/>
                <w:numId w:val="101"/>
              </w:numPr>
              <w:rPr>
                <w:ins w:id="7062" w:author="Seggelke, Klaus" w:date="2017-03-21T16:21:00Z"/>
              </w:rPr>
            </w:pPr>
            <w:ins w:id="7063" w:author="Seggelke, Klaus" w:date="2017-03-21T16:21:00Z">
              <w:r>
                <w:t>vNIC or specialized hardware</w:t>
              </w:r>
            </w:ins>
          </w:p>
          <w:p w:rsidR="001542F9" w:rsidRDefault="001542F9" w:rsidP="001542F9">
            <w:pPr>
              <w:pStyle w:val="TestCaseInfo"/>
              <w:rPr>
                <w:ins w:id="7064" w:author="Seggelke, Klaus" w:date="2017-03-21T16:21:00Z"/>
              </w:rPr>
            </w:pPr>
            <w:ins w:id="7065" w:author="Seggelke, Klaus" w:date="2017-03-21T16:21:00Z">
              <w:r>
                <w:lastRenderedPageBreak/>
                <w:t>In ca</w:t>
              </w:r>
              <w:r w:rsidR="002150E1">
                <w:t xml:space="preserve">se scale-in the </w:t>
              </w:r>
            </w:ins>
            <w:ins w:id="7066" w:author="Seggelke, Klaus" w:date="2017-03-21T17:12:00Z">
              <w:r w:rsidR="002150E1">
                <w:t xml:space="preserve">MANO </w:t>
              </w:r>
            </w:ins>
            <w:ins w:id="7067" w:author="Seggelke, Klaus" w:date="2017-03-21T16:21:00Z">
              <w:r w:rsidR="002150E1">
                <w:t>removes VNF(</w:t>
              </w:r>
              <w:r>
                <w:t>s</w:t>
              </w:r>
            </w:ins>
            <w:ins w:id="7068" w:author="Seggelke, Klaus" w:date="2017-03-21T17:12:00Z">
              <w:r w:rsidR="002150E1">
                <w:t>)</w:t>
              </w:r>
            </w:ins>
            <w:ins w:id="7069" w:author="Seggelke, Klaus" w:date="2017-03-21T16:21:00Z">
              <w:r>
                <w:t>.</w:t>
              </w:r>
            </w:ins>
          </w:p>
        </w:tc>
      </w:tr>
    </w:tbl>
    <w:p w:rsidR="001542F9" w:rsidRDefault="001542F9" w:rsidP="001542F9">
      <w:pPr>
        <w:rPr>
          <w:ins w:id="7070" w:author="Seggelke, Klaus" w:date="2017-03-21T16:21: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542F9" w:rsidTr="001542F9">
        <w:trPr>
          <w:ins w:id="7071" w:author="Seggelke, Klaus" w:date="2017-03-21T16:21:00Z"/>
        </w:trPr>
        <w:tc>
          <w:tcPr>
            <w:tcW w:w="9330" w:type="dxa"/>
            <w:gridSpan w:val="2"/>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
              <w:rPr>
                <w:ins w:id="7072" w:author="Seggelke, Klaus" w:date="2017-03-21T16:21:00Z"/>
              </w:rPr>
            </w:pPr>
            <w:bookmarkStart w:id="7073" w:name="_Toc477881054"/>
            <w:ins w:id="7074" w:author="Seggelke, Klaus" w:date="2017-03-21T16:21:00Z">
              <w:r>
                <w:t>TC.VNF.SCALE.OUT.003.3</w:t>
              </w:r>
              <w:r>
                <w:tab/>
              </w:r>
              <w:r w:rsidRPr="00487EA1">
                <w:t>Scale-</w:t>
              </w:r>
              <w:r>
                <w:t>in</w:t>
              </w:r>
              <w:r w:rsidRPr="00487EA1">
                <w:t xml:space="preserve"> VNF instance</w:t>
              </w:r>
              <w:r>
                <w:t xml:space="preserve"> with On-demand Scaling event generated by VIM</w:t>
              </w:r>
              <w:bookmarkEnd w:id="7073"/>
            </w:ins>
          </w:p>
        </w:tc>
      </w:tr>
      <w:tr w:rsidR="001542F9" w:rsidTr="001542F9">
        <w:trPr>
          <w:trHeight w:val="896"/>
          <w:ins w:id="7075"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076" w:author="Seggelke, Klaus" w:date="2017-03-21T16:21:00Z"/>
              </w:rPr>
            </w:pPr>
            <w:ins w:id="7077" w:author="Seggelke, Klaus" w:date="2017-03-21T16:21: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1542F9" w:rsidRPr="00D67489" w:rsidRDefault="0050646D" w:rsidP="0050646D">
            <w:pPr>
              <w:pStyle w:val="TestCaseInfo"/>
              <w:rPr>
                <w:ins w:id="7078" w:author="Seggelke, Klaus" w:date="2017-03-21T16:21:00Z"/>
                <w:lang w:eastAsia="zh-CN"/>
              </w:rPr>
              <w:pPrChange w:id="7079" w:author="Seggelke, Klaus" w:date="2017-03-21T17:13:00Z">
                <w:pPr>
                  <w:pStyle w:val="TestCaseInfo"/>
                  <w:numPr>
                    <w:numId w:val="214"/>
                  </w:numPr>
                  <w:ind w:left="720" w:hanging="360"/>
                </w:pPr>
              </w:pPrChange>
            </w:pPr>
            <w:ins w:id="7080" w:author="Seggelke, Klaus" w:date="2017-03-21T17:13:00Z">
              <w:r>
                <w:rPr>
                  <w:lang w:eastAsia="zh-CN"/>
                </w:rPr>
                <w:t>A MANO should have the capability to dynamically scale by adding or removing VNF(s) based on the required load. The scaling-in to the lower performance is the objective of this test.</w:t>
              </w:r>
            </w:ins>
          </w:p>
        </w:tc>
      </w:tr>
      <w:tr w:rsidR="001542F9" w:rsidTr="001542F9">
        <w:trPr>
          <w:ins w:id="7081"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082" w:author="Seggelke, Klaus" w:date="2017-03-21T16:21:00Z"/>
              </w:rPr>
            </w:pPr>
            <w:ins w:id="7083" w:author="Seggelke, Klaus" w:date="2017-03-21T16:21: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50646D" w:rsidRDefault="0050646D" w:rsidP="0050646D">
            <w:pPr>
              <w:pStyle w:val="TestCaseInfo"/>
              <w:rPr>
                <w:ins w:id="7084" w:author="Seggelke, Klaus" w:date="2017-03-21T17:13:00Z"/>
                <w:lang w:eastAsia="zh-CN"/>
              </w:rPr>
            </w:pPr>
            <w:ins w:id="7085" w:author="Seggelke, Klaus" w:date="2017-03-21T17:13:00Z">
              <w:r w:rsidRPr="00487EA1">
                <w:rPr>
                  <w:lang w:eastAsia="zh-CN"/>
                </w:rPr>
                <w:t xml:space="preserve">Once the scaling decrease is completed, the </w:t>
              </w:r>
              <w:r>
                <w:rPr>
                  <w:lang w:eastAsia="zh-CN"/>
                </w:rPr>
                <w:t>MANO</w:t>
              </w:r>
              <w:r w:rsidRPr="00487EA1">
                <w:rPr>
                  <w:lang w:eastAsia="zh-CN"/>
                </w:rPr>
                <w:t xml:space="preserve"> should report reduced virtualized resources. The service should not be impacted. Therefore, traffic load should be processed without drops if the load is not above the limit. If a VNF functionality depends on specialized hardware acceleration devices/NIC cards, the </w:t>
              </w:r>
              <w:r>
                <w:rPr>
                  <w:lang w:eastAsia="zh-CN"/>
                </w:rPr>
                <w:t>MANO</w:t>
              </w:r>
              <w:r w:rsidRPr="00487EA1">
                <w:rPr>
                  <w:lang w:eastAsia="zh-CN"/>
                </w:rPr>
                <w:t xml:space="preserve"> needs to have the capability to remove these resources when decreasing the scaling.</w:t>
              </w:r>
              <w:r>
                <w:rPr>
                  <w:lang w:eastAsia="zh-CN"/>
                </w:rPr>
                <w:t xml:space="preserve"> The trigger for this event to occur is the following:</w:t>
              </w:r>
            </w:ins>
          </w:p>
          <w:p w:rsidR="001542F9" w:rsidRDefault="0050646D" w:rsidP="0050646D">
            <w:pPr>
              <w:pStyle w:val="TestCaseInfo"/>
              <w:numPr>
                <w:ilvl w:val="0"/>
                <w:numId w:val="214"/>
              </w:numPr>
              <w:rPr>
                <w:ins w:id="7086" w:author="Seggelke, Klaus" w:date="2017-03-21T16:21:00Z"/>
                <w:lang w:eastAsia="zh-CN"/>
              </w:rPr>
              <w:pPrChange w:id="7087" w:author="Seggelke, Klaus" w:date="2017-03-21T17:13:00Z">
                <w:pPr>
                  <w:pStyle w:val="TestCaseInfo"/>
                </w:pPr>
              </w:pPrChange>
            </w:pPr>
            <w:ins w:id="7088" w:author="Seggelke, Klaus" w:date="2017-03-21T17:13:00Z">
              <w:r w:rsidRPr="006E70F4">
                <w:rPr>
                  <w:lang w:eastAsia="zh-CN"/>
                </w:rPr>
                <w:t>VIM generated event – On-demand Scaling</w:t>
              </w:r>
            </w:ins>
          </w:p>
        </w:tc>
      </w:tr>
      <w:tr w:rsidR="001542F9" w:rsidTr="001542F9">
        <w:trPr>
          <w:trHeight w:val="283"/>
          <w:ins w:id="7089"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090" w:author="Seggelke, Klaus" w:date="2017-03-21T16:21:00Z"/>
              </w:rPr>
            </w:pPr>
            <w:ins w:id="7091" w:author="Seggelke, Klaus" w:date="2017-03-21T16:21:00Z">
              <w:r>
                <w:t>Test Setup</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092" w:author="Seggelke, Klaus" w:date="2017-03-21T16:21:00Z"/>
                <w:lang w:eastAsia="zh-CN"/>
              </w:rPr>
            </w:pPr>
          </w:p>
        </w:tc>
      </w:tr>
      <w:tr w:rsidR="001542F9" w:rsidTr="001542F9">
        <w:trPr>
          <w:trHeight w:val="515"/>
          <w:ins w:id="7093"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094" w:author="Seggelke, Klaus" w:date="2017-03-21T16:21:00Z"/>
              </w:rPr>
            </w:pPr>
            <w:ins w:id="7095" w:author="Seggelke, Klaus" w:date="2017-03-21T16:21:00Z">
              <w:r>
                <w:t>Parameters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096" w:author="Seggelke, Klaus" w:date="2017-03-21T16:21:00Z"/>
              </w:rPr>
            </w:pPr>
          </w:p>
        </w:tc>
      </w:tr>
      <w:tr w:rsidR="001542F9" w:rsidTr="001542F9">
        <w:trPr>
          <w:ins w:id="7097"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098" w:author="Seggelke, Klaus" w:date="2017-03-21T16:21:00Z"/>
              </w:rPr>
            </w:pPr>
            <w:ins w:id="7099" w:author="Seggelke, Klaus" w:date="2017-03-21T16:21: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100" w:author="Seggelke, Klaus" w:date="2017-03-21T16:21:00Z"/>
              </w:rPr>
            </w:pPr>
          </w:p>
        </w:tc>
      </w:tr>
      <w:tr w:rsidR="001542F9" w:rsidTr="001542F9">
        <w:trPr>
          <w:ins w:id="7101"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102" w:author="Seggelke, Klaus" w:date="2017-03-21T16:21:00Z"/>
              </w:rPr>
            </w:pPr>
            <w:ins w:id="7103" w:author="Seggelke, Klaus" w:date="2017-03-21T16:21:00Z">
              <w:r>
                <w:t>Pre-conditions: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104" w:author="Seggelke, Klaus" w:date="2017-03-21T16:21:00Z"/>
                <w:lang w:eastAsia="zh-CN"/>
              </w:rPr>
            </w:pPr>
          </w:p>
        </w:tc>
      </w:tr>
      <w:tr w:rsidR="001542F9" w:rsidTr="001542F9">
        <w:trPr>
          <w:trHeight w:val="1255"/>
          <w:ins w:id="7105"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106" w:author="Seggelke, Klaus" w:date="2017-03-21T16:21:00Z"/>
              </w:rPr>
            </w:pPr>
            <w:ins w:id="7107" w:author="Seggelke, Klaus" w:date="2017-03-21T16:21:00Z">
              <w:r>
                <w:t>Procedure</w:t>
              </w:r>
            </w:ins>
          </w:p>
        </w:tc>
        <w:tc>
          <w:tcPr>
            <w:tcW w:w="7979" w:type="dxa"/>
            <w:tcBorders>
              <w:top w:val="single" w:sz="2" w:space="0" w:color="auto"/>
              <w:left w:val="single" w:sz="2" w:space="0" w:color="auto"/>
              <w:bottom w:val="single" w:sz="2" w:space="0" w:color="auto"/>
              <w:right w:val="single" w:sz="2" w:space="0" w:color="auto"/>
            </w:tcBorders>
          </w:tcPr>
          <w:p w:rsidR="001542F9" w:rsidRPr="00093574" w:rsidRDefault="001542F9" w:rsidP="001542F9">
            <w:pPr>
              <w:pStyle w:val="TestCaseInfo"/>
              <w:rPr>
                <w:ins w:id="7108" w:author="Seggelke, Klaus" w:date="2017-03-21T16:21:00Z"/>
              </w:rPr>
            </w:pPr>
            <w:ins w:id="7109" w:author="Seggelke, Klaus" w:date="2017-03-21T16:21:00Z">
              <w:r w:rsidRPr="00093574">
                <w:t>Sequence:</w:t>
              </w:r>
            </w:ins>
          </w:p>
          <w:p w:rsidR="001542F9" w:rsidRDefault="001542F9" w:rsidP="0050646D">
            <w:pPr>
              <w:pStyle w:val="TestCaseInfo"/>
              <w:numPr>
                <w:ilvl w:val="0"/>
                <w:numId w:val="282"/>
              </w:numPr>
              <w:rPr>
                <w:ins w:id="7110" w:author="Seggelke, Klaus" w:date="2017-03-21T16:21:00Z"/>
              </w:rPr>
              <w:pPrChange w:id="7111" w:author="Seggelke, Klaus" w:date="2017-03-21T17:13:00Z">
                <w:pPr>
                  <w:pStyle w:val="TestCaseInfo"/>
                  <w:numPr>
                    <w:numId w:val="265"/>
                  </w:numPr>
                  <w:ind w:left="720" w:hanging="360"/>
                </w:pPr>
              </w:pPrChange>
            </w:pPr>
            <w:ins w:id="7112" w:author="Seggelke, Klaus" w:date="2017-03-21T16:21:00Z">
              <w:r>
                <w:t>Instantiate VNF</w:t>
              </w:r>
            </w:ins>
          </w:p>
          <w:p w:rsidR="001542F9" w:rsidRDefault="001542F9" w:rsidP="0050646D">
            <w:pPr>
              <w:pStyle w:val="TestCaseInfo"/>
              <w:numPr>
                <w:ilvl w:val="0"/>
                <w:numId w:val="282"/>
              </w:numPr>
              <w:rPr>
                <w:ins w:id="7113" w:author="Seggelke, Klaus" w:date="2017-03-21T16:21:00Z"/>
              </w:rPr>
              <w:pPrChange w:id="7114" w:author="Seggelke, Klaus" w:date="2017-03-21T17:13:00Z">
                <w:pPr>
                  <w:pStyle w:val="TestCaseInfo"/>
                  <w:numPr>
                    <w:numId w:val="265"/>
                  </w:numPr>
                  <w:ind w:left="720" w:hanging="360"/>
                </w:pPr>
              </w:pPrChange>
            </w:pPr>
            <w:ins w:id="7115" w:author="Seggelke, Klaus" w:date="2017-03-21T16:21:00Z">
              <w:r w:rsidRPr="00074BEF">
                <w:t>Validate VNF instantiation state is INSTANTIATED and VNF state is STARTED (--&gt; time stamp when correct state reached)</w:t>
              </w:r>
            </w:ins>
          </w:p>
          <w:p w:rsidR="001542F9" w:rsidRDefault="001542F9" w:rsidP="0050646D">
            <w:pPr>
              <w:pStyle w:val="TestCaseInfo"/>
              <w:numPr>
                <w:ilvl w:val="0"/>
                <w:numId w:val="282"/>
              </w:numPr>
              <w:rPr>
                <w:ins w:id="7116" w:author="Seggelke, Klaus" w:date="2017-03-21T16:21:00Z"/>
              </w:rPr>
              <w:pPrChange w:id="7117" w:author="Seggelke, Klaus" w:date="2017-03-21T17:13:00Z">
                <w:pPr>
                  <w:pStyle w:val="TestCaseInfo"/>
                  <w:numPr>
                    <w:numId w:val="265"/>
                  </w:numPr>
                  <w:ind w:left="720" w:hanging="360"/>
                </w:pPr>
              </w:pPrChange>
            </w:pPr>
            <w:ins w:id="7118" w:author="Seggelke, Klaus" w:date="2017-03-21T16:21:00Z">
              <w:r>
                <w:t>Generate low traffic load</w:t>
              </w:r>
            </w:ins>
          </w:p>
          <w:p w:rsidR="001542F9" w:rsidRDefault="001542F9" w:rsidP="0050646D">
            <w:pPr>
              <w:pStyle w:val="TestCaseInfo"/>
              <w:numPr>
                <w:ilvl w:val="0"/>
                <w:numId w:val="282"/>
              </w:numPr>
              <w:rPr>
                <w:ins w:id="7119" w:author="Seggelke, Klaus" w:date="2017-03-21T16:21:00Z"/>
              </w:rPr>
              <w:pPrChange w:id="7120" w:author="Seggelke, Klaus" w:date="2017-03-21T17:13:00Z">
                <w:pPr>
                  <w:pStyle w:val="TestCaseInfo"/>
                  <w:numPr>
                    <w:numId w:val="265"/>
                  </w:numPr>
                  <w:ind w:left="720" w:hanging="360"/>
                </w:pPr>
              </w:pPrChange>
            </w:pPr>
            <w:ins w:id="7121" w:author="Seggelke, Klaus" w:date="2017-03-21T16:21:00Z">
              <w:r>
                <w:t>Validate that traffic flows through without issues (--&gt; no dropped packets)</w:t>
              </w:r>
            </w:ins>
          </w:p>
          <w:p w:rsidR="001542F9" w:rsidRDefault="001542F9" w:rsidP="0050646D">
            <w:pPr>
              <w:pStyle w:val="TestCaseInfo"/>
              <w:numPr>
                <w:ilvl w:val="0"/>
                <w:numId w:val="282"/>
              </w:numPr>
              <w:rPr>
                <w:ins w:id="7122" w:author="Seggelke, Klaus" w:date="2017-03-21T16:21:00Z"/>
              </w:rPr>
              <w:pPrChange w:id="7123" w:author="Seggelke, Klaus" w:date="2017-03-21T17:13:00Z">
                <w:pPr>
                  <w:pStyle w:val="TestCaseInfo"/>
                  <w:numPr>
                    <w:numId w:val="265"/>
                  </w:numPr>
                  <w:ind w:left="720" w:hanging="360"/>
                </w:pPr>
              </w:pPrChange>
            </w:pPr>
            <w:ins w:id="7124" w:author="Seggelke, Klaus" w:date="2017-03-21T16:21:00Z">
              <w:r>
                <w:t>Trigger a resize of the NFV resources to the next level</w:t>
              </w:r>
            </w:ins>
          </w:p>
          <w:p w:rsidR="001542F9" w:rsidRDefault="001542F9" w:rsidP="0050646D">
            <w:pPr>
              <w:pStyle w:val="TestCaseInfo"/>
              <w:numPr>
                <w:ilvl w:val="0"/>
                <w:numId w:val="282"/>
              </w:numPr>
              <w:rPr>
                <w:ins w:id="7125" w:author="Seggelke, Klaus" w:date="2017-03-21T16:21:00Z"/>
              </w:rPr>
              <w:pPrChange w:id="7126" w:author="Seggelke, Klaus" w:date="2017-03-21T17:13:00Z">
                <w:pPr>
                  <w:pStyle w:val="TestCaseInfo"/>
                  <w:numPr>
                    <w:numId w:val="265"/>
                  </w:numPr>
                  <w:ind w:left="720" w:hanging="360"/>
                </w:pPr>
              </w:pPrChange>
            </w:pPr>
            <w:ins w:id="7127" w:author="Seggelke, Klaus" w:date="2017-03-21T16:21:00Z">
              <w:r>
                <w:t>Validate VNF has resized to the next level</w:t>
              </w:r>
            </w:ins>
          </w:p>
          <w:p w:rsidR="001542F9" w:rsidRDefault="001542F9" w:rsidP="0050646D">
            <w:pPr>
              <w:pStyle w:val="TestCaseInfo"/>
              <w:numPr>
                <w:ilvl w:val="0"/>
                <w:numId w:val="282"/>
              </w:numPr>
              <w:rPr>
                <w:ins w:id="7128" w:author="Seggelke, Klaus" w:date="2017-03-21T16:21:00Z"/>
              </w:rPr>
              <w:pPrChange w:id="7129" w:author="Seggelke, Klaus" w:date="2017-03-21T17:13:00Z">
                <w:pPr>
                  <w:pStyle w:val="TestCaseInfo"/>
                  <w:numPr>
                    <w:numId w:val="265"/>
                  </w:numPr>
                  <w:ind w:left="720" w:hanging="360"/>
                </w:pPr>
              </w:pPrChange>
            </w:pPr>
            <w:ins w:id="7130" w:author="Seggelke, Klaus" w:date="2017-03-21T16:21:00Z">
              <w:r>
                <w:t>Determine if and length of service disruption</w:t>
              </w:r>
            </w:ins>
          </w:p>
          <w:p w:rsidR="001542F9" w:rsidRDefault="001542F9" w:rsidP="0050646D">
            <w:pPr>
              <w:pStyle w:val="TestCaseInfo"/>
              <w:numPr>
                <w:ilvl w:val="0"/>
                <w:numId w:val="282"/>
              </w:numPr>
              <w:rPr>
                <w:ins w:id="7131" w:author="Seggelke, Klaus" w:date="2017-03-21T16:21:00Z"/>
              </w:rPr>
              <w:pPrChange w:id="7132" w:author="Seggelke, Klaus" w:date="2017-03-21T17:13:00Z">
                <w:pPr>
                  <w:pStyle w:val="TestCaseInfo"/>
                  <w:numPr>
                    <w:numId w:val="265"/>
                  </w:numPr>
                  <w:ind w:left="720" w:hanging="360"/>
                </w:pPr>
              </w:pPrChange>
            </w:pPr>
            <w:ins w:id="7133" w:author="Seggelke, Klaus" w:date="2017-03-21T16:21:00Z">
              <w:r>
                <w:t>Generate traffic load the next level</w:t>
              </w:r>
            </w:ins>
          </w:p>
          <w:p w:rsidR="001542F9" w:rsidRDefault="001542F9" w:rsidP="0050646D">
            <w:pPr>
              <w:pStyle w:val="TestCaseInfo"/>
              <w:numPr>
                <w:ilvl w:val="0"/>
                <w:numId w:val="282"/>
              </w:numPr>
              <w:rPr>
                <w:ins w:id="7134" w:author="Seggelke, Klaus" w:date="2017-03-21T16:21:00Z"/>
              </w:rPr>
              <w:pPrChange w:id="7135" w:author="Seggelke, Klaus" w:date="2017-03-21T17:13:00Z">
                <w:pPr>
                  <w:pStyle w:val="TestCaseInfo"/>
                  <w:numPr>
                    <w:numId w:val="265"/>
                  </w:numPr>
                  <w:ind w:left="720" w:hanging="360"/>
                </w:pPr>
              </w:pPrChange>
            </w:pPr>
            <w:ins w:id="7136" w:author="Seggelke, Klaus" w:date="2017-03-21T16:21:00Z">
              <w:r>
                <w:t>Validate capacity without traffic loss</w:t>
              </w:r>
            </w:ins>
          </w:p>
          <w:p w:rsidR="001542F9" w:rsidRDefault="001542F9" w:rsidP="0050646D">
            <w:pPr>
              <w:pStyle w:val="TestCaseInfo"/>
              <w:numPr>
                <w:ilvl w:val="0"/>
                <w:numId w:val="282"/>
              </w:numPr>
              <w:rPr>
                <w:ins w:id="7137" w:author="Seggelke, Klaus" w:date="2017-03-21T16:21:00Z"/>
              </w:rPr>
              <w:pPrChange w:id="7138" w:author="Seggelke, Klaus" w:date="2017-03-21T17:13:00Z">
                <w:pPr>
                  <w:pStyle w:val="TestCaseInfo"/>
                  <w:numPr>
                    <w:numId w:val="265"/>
                  </w:numPr>
                  <w:ind w:left="720" w:hanging="360"/>
                </w:pPr>
              </w:pPrChange>
            </w:pPr>
            <w:ins w:id="7139" w:author="Seggelke, Klaus" w:date="2017-03-21T16:21:00Z">
              <w:r>
                <w:t>Trigger the downsize of the VNF</w:t>
              </w:r>
            </w:ins>
          </w:p>
          <w:p w:rsidR="001542F9" w:rsidRDefault="001542F9" w:rsidP="0050646D">
            <w:pPr>
              <w:pStyle w:val="TestCaseInfo"/>
              <w:numPr>
                <w:ilvl w:val="0"/>
                <w:numId w:val="282"/>
              </w:numPr>
              <w:rPr>
                <w:ins w:id="7140" w:author="Seggelke, Klaus" w:date="2017-03-21T16:21:00Z"/>
              </w:rPr>
              <w:pPrChange w:id="7141" w:author="Seggelke, Klaus" w:date="2017-03-21T17:13:00Z">
                <w:pPr>
                  <w:pStyle w:val="TestCaseInfo"/>
                  <w:numPr>
                    <w:numId w:val="265"/>
                  </w:numPr>
                  <w:ind w:left="720" w:hanging="360"/>
                </w:pPr>
              </w:pPrChange>
            </w:pPr>
            <w:ins w:id="7142" w:author="Seggelke, Klaus" w:date="2017-03-21T16:21:00Z">
              <w:r>
                <w:t>Validate VNF has released the resources and decreased the VNF</w:t>
              </w:r>
            </w:ins>
            <w:ins w:id="7143" w:author="Seggelke, Klaus" w:date="2017-03-21T17:13:00Z">
              <w:r w:rsidR="0050646D">
                <w:t>(</w:t>
              </w:r>
            </w:ins>
            <w:ins w:id="7144" w:author="Seggelke, Klaus" w:date="2017-03-21T16:21:00Z">
              <w:r>
                <w:t>s</w:t>
              </w:r>
            </w:ins>
            <w:ins w:id="7145" w:author="Seggelke, Klaus" w:date="2017-03-21T17:13:00Z">
              <w:r w:rsidR="0050646D">
                <w:t>)</w:t>
              </w:r>
            </w:ins>
          </w:p>
          <w:p w:rsidR="001542F9" w:rsidRDefault="001542F9" w:rsidP="0050646D">
            <w:pPr>
              <w:pStyle w:val="TestCaseInfo"/>
              <w:numPr>
                <w:ilvl w:val="0"/>
                <w:numId w:val="282"/>
              </w:numPr>
              <w:rPr>
                <w:ins w:id="7146" w:author="Seggelke, Klaus" w:date="2017-03-21T16:21:00Z"/>
              </w:rPr>
              <w:pPrChange w:id="7147" w:author="Seggelke, Klaus" w:date="2017-03-21T17:13:00Z">
                <w:pPr>
                  <w:pStyle w:val="TestCaseInfo"/>
                  <w:numPr>
                    <w:numId w:val="265"/>
                  </w:numPr>
                  <w:ind w:left="720" w:hanging="360"/>
                </w:pPr>
              </w:pPrChange>
            </w:pPr>
            <w:ins w:id="7148" w:author="Seggelke, Klaus" w:date="2017-03-21T16:21:00Z">
              <w:r>
                <w:t>Validate traffic drop occurs</w:t>
              </w:r>
            </w:ins>
          </w:p>
          <w:p w:rsidR="001542F9" w:rsidRDefault="001542F9" w:rsidP="0050646D">
            <w:pPr>
              <w:pStyle w:val="TestCaseInfo"/>
              <w:numPr>
                <w:ilvl w:val="0"/>
                <w:numId w:val="282"/>
              </w:numPr>
              <w:rPr>
                <w:ins w:id="7149" w:author="Seggelke, Klaus" w:date="2017-03-21T16:21:00Z"/>
              </w:rPr>
              <w:pPrChange w:id="7150" w:author="Seggelke, Klaus" w:date="2017-03-21T17:13:00Z">
                <w:pPr>
                  <w:pStyle w:val="TestCaseInfo"/>
                  <w:numPr>
                    <w:numId w:val="265"/>
                  </w:numPr>
                  <w:ind w:left="720" w:hanging="360"/>
                </w:pPr>
              </w:pPrChange>
            </w:pPr>
            <w:ins w:id="7151" w:author="Seggelke, Klaus" w:date="2017-03-21T16:21:00Z">
              <w:r>
                <w:t>Reduce traffic load to level that the downsized VNF</w:t>
              </w:r>
            </w:ins>
            <w:ins w:id="7152" w:author="Seggelke, Klaus" w:date="2017-03-21T17:13:00Z">
              <w:r w:rsidR="0050646D">
                <w:t>(s)</w:t>
              </w:r>
            </w:ins>
            <w:ins w:id="7153" w:author="Seggelke, Klaus" w:date="2017-03-21T16:21:00Z">
              <w:r>
                <w:t xml:space="preserve"> should process</w:t>
              </w:r>
            </w:ins>
          </w:p>
          <w:p w:rsidR="001542F9" w:rsidRDefault="001542F9" w:rsidP="0050646D">
            <w:pPr>
              <w:pStyle w:val="TestCaseInfo"/>
              <w:numPr>
                <w:ilvl w:val="0"/>
                <w:numId w:val="282"/>
              </w:numPr>
              <w:rPr>
                <w:ins w:id="7154" w:author="Seggelke, Klaus" w:date="2017-03-21T16:21:00Z"/>
              </w:rPr>
              <w:pPrChange w:id="7155" w:author="Seggelke, Klaus" w:date="2017-03-21T17:13:00Z">
                <w:pPr>
                  <w:pStyle w:val="TestCaseInfo"/>
                  <w:numPr>
                    <w:numId w:val="265"/>
                  </w:numPr>
                  <w:ind w:left="720" w:hanging="360"/>
                </w:pPr>
              </w:pPrChange>
            </w:pPr>
            <w:ins w:id="7156" w:author="Seggelke, Klaus" w:date="2017-03-21T16:21:00Z">
              <w:r>
                <w:t>Validate traffic flows through without issues (</w:t>
              </w:r>
              <w:r>
                <w:sym w:font="Wingdings" w:char="F0E0"/>
              </w:r>
              <w:r>
                <w:t xml:space="preserve"> no dropped packets)</w:t>
              </w:r>
            </w:ins>
          </w:p>
          <w:p w:rsidR="001542F9" w:rsidRDefault="001542F9" w:rsidP="0050646D">
            <w:pPr>
              <w:pStyle w:val="TestCaseInfo"/>
              <w:numPr>
                <w:ilvl w:val="0"/>
                <w:numId w:val="282"/>
              </w:numPr>
              <w:rPr>
                <w:ins w:id="7157" w:author="Seggelke, Klaus" w:date="2017-03-21T16:21:00Z"/>
              </w:rPr>
              <w:pPrChange w:id="7158" w:author="Seggelke, Klaus" w:date="2017-03-21T17:13:00Z">
                <w:pPr>
                  <w:pStyle w:val="TestCaseInfo"/>
                  <w:numPr>
                    <w:numId w:val="265"/>
                  </w:numPr>
                  <w:ind w:left="720" w:hanging="360"/>
                </w:pPr>
              </w:pPrChange>
            </w:pPr>
            <w:ins w:id="7159" w:author="Seggelke, Klaus" w:date="2017-03-21T16:21:00Z">
              <w:r>
                <w:t>Stop traffic</w:t>
              </w:r>
            </w:ins>
          </w:p>
          <w:p w:rsidR="001542F9" w:rsidRPr="00093574" w:rsidRDefault="001542F9" w:rsidP="0050646D">
            <w:pPr>
              <w:pStyle w:val="TestCaseInfo"/>
              <w:numPr>
                <w:ilvl w:val="0"/>
                <w:numId w:val="282"/>
              </w:numPr>
              <w:rPr>
                <w:ins w:id="7160" w:author="Seggelke, Klaus" w:date="2017-03-21T16:21:00Z"/>
              </w:rPr>
              <w:pPrChange w:id="7161" w:author="Seggelke, Klaus" w:date="2017-03-21T17:13:00Z">
                <w:pPr>
                  <w:pStyle w:val="TestCaseInfo"/>
                  <w:numPr>
                    <w:numId w:val="265"/>
                  </w:numPr>
                  <w:ind w:left="720" w:hanging="360"/>
                </w:pPr>
              </w:pPrChange>
            </w:pPr>
            <w:ins w:id="7162" w:author="Seggelke, Klaus" w:date="2017-03-21T16:21:00Z">
              <w:r>
                <w:t>Terminate VNF</w:t>
              </w:r>
            </w:ins>
          </w:p>
        </w:tc>
      </w:tr>
      <w:tr w:rsidR="001542F9" w:rsidTr="001542F9">
        <w:trPr>
          <w:ins w:id="7163"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164" w:author="Seggelke, Klaus" w:date="2017-03-21T16:21:00Z"/>
              </w:rPr>
            </w:pPr>
            <w:ins w:id="7165" w:author="Seggelke, Klaus" w:date="2017-03-21T16:21: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166" w:author="Seggelke, Klaus" w:date="2017-03-21T16:21:00Z"/>
              </w:rPr>
            </w:pPr>
          </w:p>
        </w:tc>
      </w:tr>
      <w:tr w:rsidR="001542F9" w:rsidTr="001542F9">
        <w:trPr>
          <w:ins w:id="7167"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168" w:author="Seggelke, Klaus" w:date="2017-03-21T16:21:00Z"/>
                <w:noProof/>
              </w:rPr>
            </w:pPr>
            <w:ins w:id="7169" w:author="Seggelke, Klaus" w:date="2017-03-21T16:21: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170" w:author="Seggelke, Klaus" w:date="2017-03-21T16:21:00Z"/>
              </w:rPr>
            </w:pPr>
            <w:ins w:id="7171" w:author="Seggelke, Klaus" w:date="2017-03-21T16:21:00Z">
              <w:r>
                <w:t>Following resources could be scaled down:</w:t>
              </w:r>
            </w:ins>
          </w:p>
          <w:p w:rsidR="001542F9" w:rsidRDefault="001542F9" w:rsidP="001542F9">
            <w:pPr>
              <w:pStyle w:val="TestCaseInfo"/>
              <w:numPr>
                <w:ilvl w:val="0"/>
                <w:numId w:val="101"/>
              </w:numPr>
              <w:rPr>
                <w:ins w:id="7172" w:author="Seggelke, Klaus" w:date="2017-03-21T16:21:00Z"/>
              </w:rPr>
            </w:pPr>
            <w:ins w:id="7173" w:author="Seggelke, Klaus" w:date="2017-03-21T16:21:00Z">
              <w:r>
                <w:t>vMemory</w:t>
              </w:r>
            </w:ins>
          </w:p>
          <w:p w:rsidR="001542F9" w:rsidRDefault="001542F9" w:rsidP="001542F9">
            <w:pPr>
              <w:pStyle w:val="TestCaseInfo"/>
              <w:numPr>
                <w:ilvl w:val="0"/>
                <w:numId w:val="101"/>
              </w:numPr>
              <w:rPr>
                <w:ins w:id="7174" w:author="Seggelke, Klaus" w:date="2017-03-21T16:21:00Z"/>
              </w:rPr>
            </w:pPr>
            <w:ins w:id="7175" w:author="Seggelke, Klaus" w:date="2017-03-21T16:21:00Z">
              <w:r>
                <w:t>vCPU cores</w:t>
              </w:r>
            </w:ins>
          </w:p>
          <w:p w:rsidR="001542F9" w:rsidRDefault="001542F9" w:rsidP="001542F9">
            <w:pPr>
              <w:pStyle w:val="TestCaseInfo"/>
              <w:numPr>
                <w:ilvl w:val="0"/>
                <w:numId w:val="101"/>
              </w:numPr>
              <w:rPr>
                <w:ins w:id="7176" w:author="Seggelke, Klaus" w:date="2017-03-21T16:21:00Z"/>
              </w:rPr>
            </w:pPr>
            <w:ins w:id="7177" w:author="Seggelke, Klaus" w:date="2017-03-21T16:21:00Z">
              <w:r>
                <w:t>vStorage</w:t>
              </w:r>
            </w:ins>
          </w:p>
          <w:p w:rsidR="001542F9" w:rsidRDefault="001542F9" w:rsidP="001542F9">
            <w:pPr>
              <w:pStyle w:val="TestCaseInfo"/>
              <w:numPr>
                <w:ilvl w:val="0"/>
                <w:numId w:val="101"/>
              </w:numPr>
              <w:rPr>
                <w:ins w:id="7178" w:author="Seggelke, Klaus" w:date="2017-03-21T16:21:00Z"/>
              </w:rPr>
            </w:pPr>
            <w:ins w:id="7179" w:author="Seggelke, Klaus" w:date="2017-03-21T16:21:00Z">
              <w:r>
                <w:t>vNIC or specialized hardware</w:t>
              </w:r>
            </w:ins>
          </w:p>
          <w:p w:rsidR="001542F9" w:rsidRDefault="001542F9" w:rsidP="001542F9">
            <w:pPr>
              <w:pStyle w:val="TestCaseInfo"/>
              <w:rPr>
                <w:ins w:id="7180" w:author="Seggelke, Klaus" w:date="2017-03-21T16:21:00Z"/>
              </w:rPr>
            </w:pPr>
            <w:ins w:id="7181" w:author="Seggelke, Klaus" w:date="2017-03-21T16:21:00Z">
              <w:r>
                <w:t xml:space="preserve">In case scale-in the </w:t>
              </w:r>
            </w:ins>
            <w:ins w:id="7182" w:author="Seggelke, Klaus" w:date="2017-03-21T17:14:00Z">
              <w:r w:rsidR="0050646D">
                <w:t>MANO</w:t>
              </w:r>
            </w:ins>
            <w:ins w:id="7183" w:author="Seggelke, Klaus" w:date="2017-03-21T16:21:00Z">
              <w:r>
                <w:t xml:space="preserve"> removes VNF</w:t>
              </w:r>
            </w:ins>
            <w:ins w:id="7184" w:author="Seggelke, Klaus" w:date="2017-03-21T17:14:00Z">
              <w:r w:rsidR="0050646D">
                <w:t>(</w:t>
              </w:r>
            </w:ins>
            <w:ins w:id="7185" w:author="Seggelke, Klaus" w:date="2017-03-21T16:21:00Z">
              <w:r>
                <w:t>s</w:t>
              </w:r>
            </w:ins>
            <w:ins w:id="7186" w:author="Seggelke, Klaus" w:date="2017-03-21T17:14:00Z">
              <w:r w:rsidR="0050646D">
                <w:t>)</w:t>
              </w:r>
            </w:ins>
            <w:ins w:id="7187" w:author="Seggelke, Klaus" w:date="2017-03-21T16:21:00Z">
              <w:r>
                <w:t>.</w:t>
              </w:r>
            </w:ins>
          </w:p>
        </w:tc>
      </w:tr>
    </w:tbl>
    <w:p w:rsidR="001542F9" w:rsidRDefault="001542F9" w:rsidP="001542F9">
      <w:pPr>
        <w:rPr>
          <w:ins w:id="7188" w:author="Seggelke, Klaus" w:date="2017-03-21T16:21: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542F9" w:rsidTr="001542F9">
        <w:trPr>
          <w:ins w:id="7189" w:author="Seggelke, Klaus" w:date="2017-03-21T16:21:00Z"/>
        </w:trPr>
        <w:tc>
          <w:tcPr>
            <w:tcW w:w="9330" w:type="dxa"/>
            <w:gridSpan w:val="2"/>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
              <w:rPr>
                <w:ins w:id="7190" w:author="Seggelke, Klaus" w:date="2017-03-21T16:21:00Z"/>
              </w:rPr>
            </w:pPr>
            <w:bookmarkStart w:id="7191" w:name="_Toc477881055"/>
            <w:ins w:id="7192" w:author="Seggelke, Klaus" w:date="2017-03-21T16:21:00Z">
              <w:r>
                <w:t>TC.VNF.SCALE.OUT.003.4</w:t>
              </w:r>
              <w:r>
                <w:tab/>
              </w:r>
              <w:r w:rsidRPr="00487EA1">
                <w:t>Scale-</w:t>
              </w:r>
              <w:r>
                <w:t>in</w:t>
              </w:r>
              <w:r w:rsidRPr="00487EA1">
                <w:t xml:space="preserve"> VNF instance</w:t>
              </w:r>
              <w:r>
                <w:t xml:space="preserve"> with On-demand Scaling event generated by EM</w:t>
              </w:r>
              <w:bookmarkEnd w:id="7191"/>
            </w:ins>
          </w:p>
        </w:tc>
      </w:tr>
      <w:tr w:rsidR="001542F9" w:rsidTr="001542F9">
        <w:trPr>
          <w:trHeight w:val="896"/>
          <w:ins w:id="7193"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194" w:author="Seggelke, Klaus" w:date="2017-03-21T16:21:00Z"/>
              </w:rPr>
            </w:pPr>
            <w:ins w:id="7195" w:author="Seggelke, Klaus" w:date="2017-03-21T16:21:00Z">
              <w:r>
                <w:lastRenderedPageBreak/>
                <w:t>Purpose:</w:t>
              </w:r>
            </w:ins>
          </w:p>
        </w:tc>
        <w:tc>
          <w:tcPr>
            <w:tcW w:w="7979" w:type="dxa"/>
            <w:tcBorders>
              <w:top w:val="single" w:sz="2" w:space="0" w:color="auto"/>
              <w:left w:val="single" w:sz="2" w:space="0" w:color="auto"/>
              <w:bottom w:val="single" w:sz="2" w:space="0" w:color="auto"/>
              <w:right w:val="single" w:sz="2" w:space="0" w:color="auto"/>
            </w:tcBorders>
            <w:hideMark/>
          </w:tcPr>
          <w:p w:rsidR="001542F9" w:rsidRPr="00D67489" w:rsidRDefault="0050646D" w:rsidP="0050646D">
            <w:pPr>
              <w:pStyle w:val="TestCaseInfo"/>
              <w:rPr>
                <w:ins w:id="7196" w:author="Seggelke, Klaus" w:date="2017-03-21T16:21:00Z"/>
                <w:lang w:eastAsia="zh-CN"/>
              </w:rPr>
              <w:pPrChange w:id="7197" w:author="Seggelke, Klaus" w:date="2017-03-21T17:14:00Z">
                <w:pPr>
                  <w:pStyle w:val="TestCaseInfo"/>
                  <w:numPr>
                    <w:numId w:val="214"/>
                  </w:numPr>
                  <w:ind w:left="720" w:hanging="360"/>
                </w:pPr>
              </w:pPrChange>
            </w:pPr>
            <w:ins w:id="7198" w:author="Seggelke, Klaus" w:date="2017-03-21T17:14:00Z">
              <w:r>
                <w:rPr>
                  <w:lang w:eastAsia="zh-CN"/>
                </w:rPr>
                <w:t>A MANO should have the capability to dynamically scale by adding or removing VNF(s) based on the required load. The scaling-in to the lower performance is the objective of this test.</w:t>
              </w:r>
            </w:ins>
          </w:p>
        </w:tc>
      </w:tr>
      <w:tr w:rsidR="001542F9" w:rsidTr="001542F9">
        <w:trPr>
          <w:ins w:id="7199"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200" w:author="Seggelke, Klaus" w:date="2017-03-21T16:21:00Z"/>
              </w:rPr>
            </w:pPr>
            <w:ins w:id="7201" w:author="Seggelke, Klaus" w:date="2017-03-21T16:21: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50646D" w:rsidRDefault="0050646D" w:rsidP="0050646D">
            <w:pPr>
              <w:pStyle w:val="TestCaseInfo"/>
              <w:rPr>
                <w:ins w:id="7202" w:author="Seggelke, Klaus" w:date="2017-03-21T17:14:00Z"/>
                <w:lang w:eastAsia="zh-CN"/>
              </w:rPr>
            </w:pPr>
            <w:ins w:id="7203" w:author="Seggelke, Klaus" w:date="2017-03-21T17:14:00Z">
              <w:r w:rsidRPr="00487EA1">
                <w:rPr>
                  <w:lang w:eastAsia="zh-CN"/>
                </w:rPr>
                <w:t xml:space="preserve">Once the scaling decrease is completed, the </w:t>
              </w:r>
              <w:r>
                <w:rPr>
                  <w:lang w:eastAsia="zh-CN"/>
                </w:rPr>
                <w:t>MANO</w:t>
              </w:r>
              <w:r w:rsidRPr="00487EA1">
                <w:rPr>
                  <w:lang w:eastAsia="zh-CN"/>
                </w:rPr>
                <w:t xml:space="preserve"> should report reduced virtualized resources. The service should not be impacted. Therefore, traffic load should be processed without drops if the load is not above the limit. If a VNF functionality depends on specialized hardware acceleration devices/NIC cards, the </w:t>
              </w:r>
              <w:r>
                <w:rPr>
                  <w:lang w:eastAsia="zh-CN"/>
                </w:rPr>
                <w:t>MANO</w:t>
              </w:r>
              <w:r w:rsidRPr="00487EA1">
                <w:rPr>
                  <w:lang w:eastAsia="zh-CN"/>
                </w:rPr>
                <w:t xml:space="preserve"> needs to have the capability to remove these resources when decreasing the scaling.</w:t>
              </w:r>
              <w:r>
                <w:rPr>
                  <w:lang w:eastAsia="zh-CN"/>
                </w:rPr>
                <w:t xml:space="preserve"> The trigger for this event to occur is the following:</w:t>
              </w:r>
            </w:ins>
          </w:p>
          <w:p w:rsidR="001542F9" w:rsidRDefault="0050646D" w:rsidP="0050646D">
            <w:pPr>
              <w:pStyle w:val="TestCaseInfo"/>
              <w:numPr>
                <w:ilvl w:val="0"/>
                <w:numId w:val="283"/>
              </w:numPr>
              <w:rPr>
                <w:ins w:id="7204" w:author="Seggelke, Klaus" w:date="2017-03-21T16:21:00Z"/>
                <w:lang w:eastAsia="zh-CN"/>
              </w:rPr>
              <w:pPrChange w:id="7205" w:author="Seggelke, Klaus" w:date="2017-03-21T17:14:00Z">
                <w:pPr>
                  <w:pStyle w:val="TestCaseInfo"/>
                </w:pPr>
              </w:pPrChange>
            </w:pPr>
            <w:ins w:id="7206" w:author="Seggelke, Klaus" w:date="2017-03-21T17:14:00Z">
              <w:r w:rsidRPr="006E70F4">
                <w:rPr>
                  <w:lang w:eastAsia="zh-CN"/>
                </w:rPr>
                <w:t>EM generated event – On-demand Scaling (e.g. EM receives information from the VNF and determines the need to auto scale)</w:t>
              </w:r>
            </w:ins>
          </w:p>
        </w:tc>
      </w:tr>
      <w:tr w:rsidR="001542F9" w:rsidTr="001542F9">
        <w:trPr>
          <w:trHeight w:val="283"/>
          <w:ins w:id="7207"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208" w:author="Seggelke, Klaus" w:date="2017-03-21T16:21:00Z"/>
              </w:rPr>
            </w:pPr>
            <w:ins w:id="7209" w:author="Seggelke, Klaus" w:date="2017-03-21T16:21:00Z">
              <w:r>
                <w:t>Test Setup</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210" w:author="Seggelke, Klaus" w:date="2017-03-21T16:21:00Z"/>
                <w:lang w:eastAsia="zh-CN"/>
              </w:rPr>
            </w:pPr>
          </w:p>
        </w:tc>
      </w:tr>
      <w:tr w:rsidR="001542F9" w:rsidTr="001542F9">
        <w:trPr>
          <w:trHeight w:val="515"/>
          <w:ins w:id="7211"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212" w:author="Seggelke, Klaus" w:date="2017-03-21T16:21:00Z"/>
              </w:rPr>
            </w:pPr>
            <w:ins w:id="7213" w:author="Seggelke, Klaus" w:date="2017-03-21T16:21:00Z">
              <w:r>
                <w:t>Parameters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214" w:author="Seggelke, Klaus" w:date="2017-03-21T16:21:00Z"/>
              </w:rPr>
            </w:pPr>
          </w:p>
        </w:tc>
      </w:tr>
      <w:tr w:rsidR="001542F9" w:rsidTr="001542F9">
        <w:trPr>
          <w:ins w:id="7215"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216" w:author="Seggelke, Klaus" w:date="2017-03-21T16:21:00Z"/>
              </w:rPr>
            </w:pPr>
            <w:ins w:id="7217" w:author="Seggelke, Klaus" w:date="2017-03-21T16:21: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218" w:author="Seggelke, Klaus" w:date="2017-03-21T16:21:00Z"/>
              </w:rPr>
            </w:pPr>
          </w:p>
        </w:tc>
      </w:tr>
      <w:tr w:rsidR="001542F9" w:rsidTr="001542F9">
        <w:trPr>
          <w:ins w:id="7219"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220" w:author="Seggelke, Klaus" w:date="2017-03-21T16:21:00Z"/>
              </w:rPr>
            </w:pPr>
            <w:ins w:id="7221" w:author="Seggelke, Klaus" w:date="2017-03-21T16:21:00Z">
              <w:r>
                <w:t>Pre-conditions: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222" w:author="Seggelke, Klaus" w:date="2017-03-21T16:21:00Z"/>
                <w:lang w:eastAsia="zh-CN"/>
              </w:rPr>
            </w:pPr>
          </w:p>
        </w:tc>
      </w:tr>
      <w:tr w:rsidR="001542F9" w:rsidTr="001542F9">
        <w:trPr>
          <w:trHeight w:val="1525"/>
          <w:ins w:id="7223"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224" w:author="Seggelke, Klaus" w:date="2017-03-21T16:21:00Z"/>
              </w:rPr>
            </w:pPr>
            <w:ins w:id="7225" w:author="Seggelke, Klaus" w:date="2017-03-21T16:21:00Z">
              <w:r>
                <w:t>Procedure</w:t>
              </w:r>
            </w:ins>
          </w:p>
        </w:tc>
        <w:tc>
          <w:tcPr>
            <w:tcW w:w="7979" w:type="dxa"/>
            <w:tcBorders>
              <w:top w:val="single" w:sz="2" w:space="0" w:color="auto"/>
              <w:left w:val="single" w:sz="2" w:space="0" w:color="auto"/>
              <w:bottom w:val="single" w:sz="2" w:space="0" w:color="auto"/>
              <w:right w:val="single" w:sz="2" w:space="0" w:color="auto"/>
            </w:tcBorders>
          </w:tcPr>
          <w:p w:rsidR="001542F9" w:rsidRPr="00093574" w:rsidRDefault="001542F9" w:rsidP="001542F9">
            <w:pPr>
              <w:pStyle w:val="TestCaseInfo"/>
              <w:rPr>
                <w:ins w:id="7226" w:author="Seggelke, Klaus" w:date="2017-03-21T16:21:00Z"/>
              </w:rPr>
            </w:pPr>
            <w:ins w:id="7227" w:author="Seggelke, Klaus" w:date="2017-03-21T16:21:00Z">
              <w:r w:rsidRPr="00093574">
                <w:t>Sequence:</w:t>
              </w:r>
            </w:ins>
          </w:p>
          <w:p w:rsidR="001542F9" w:rsidRDefault="001542F9" w:rsidP="0050646D">
            <w:pPr>
              <w:pStyle w:val="TestCaseInfo"/>
              <w:numPr>
                <w:ilvl w:val="0"/>
                <w:numId w:val="284"/>
              </w:numPr>
              <w:rPr>
                <w:ins w:id="7228" w:author="Seggelke, Klaus" w:date="2017-03-21T16:21:00Z"/>
              </w:rPr>
              <w:pPrChange w:id="7229" w:author="Seggelke, Klaus" w:date="2017-03-21T17:15:00Z">
                <w:pPr>
                  <w:pStyle w:val="TestCaseInfo"/>
                  <w:numPr>
                    <w:numId w:val="266"/>
                  </w:numPr>
                  <w:ind w:left="720" w:hanging="360"/>
                </w:pPr>
              </w:pPrChange>
            </w:pPr>
            <w:ins w:id="7230" w:author="Seggelke, Klaus" w:date="2017-03-21T16:21:00Z">
              <w:r>
                <w:t>Instantiate VNF</w:t>
              </w:r>
            </w:ins>
          </w:p>
          <w:p w:rsidR="001542F9" w:rsidRDefault="001542F9" w:rsidP="0050646D">
            <w:pPr>
              <w:pStyle w:val="TestCaseInfo"/>
              <w:numPr>
                <w:ilvl w:val="0"/>
                <w:numId w:val="284"/>
              </w:numPr>
              <w:rPr>
                <w:ins w:id="7231" w:author="Seggelke, Klaus" w:date="2017-03-21T16:21:00Z"/>
              </w:rPr>
              <w:pPrChange w:id="7232" w:author="Seggelke, Klaus" w:date="2017-03-21T17:15:00Z">
                <w:pPr>
                  <w:pStyle w:val="TestCaseInfo"/>
                  <w:numPr>
                    <w:numId w:val="266"/>
                  </w:numPr>
                  <w:ind w:left="720" w:hanging="360"/>
                </w:pPr>
              </w:pPrChange>
            </w:pPr>
            <w:ins w:id="7233" w:author="Seggelke, Klaus" w:date="2017-03-21T16:21:00Z">
              <w:r w:rsidRPr="00074BEF">
                <w:t>Validate VNF instantiation state is INSTANTIATED and VNF state is STARTED (--&gt; time stamp when correct state reached)</w:t>
              </w:r>
            </w:ins>
          </w:p>
          <w:p w:rsidR="001542F9" w:rsidRDefault="001542F9" w:rsidP="0050646D">
            <w:pPr>
              <w:pStyle w:val="TestCaseInfo"/>
              <w:numPr>
                <w:ilvl w:val="0"/>
                <w:numId w:val="284"/>
              </w:numPr>
              <w:rPr>
                <w:ins w:id="7234" w:author="Seggelke, Klaus" w:date="2017-03-21T16:21:00Z"/>
              </w:rPr>
              <w:pPrChange w:id="7235" w:author="Seggelke, Klaus" w:date="2017-03-21T17:15:00Z">
                <w:pPr>
                  <w:pStyle w:val="TestCaseInfo"/>
                  <w:numPr>
                    <w:numId w:val="266"/>
                  </w:numPr>
                  <w:ind w:left="720" w:hanging="360"/>
                </w:pPr>
              </w:pPrChange>
            </w:pPr>
            <w:ins w:id="7236" w:author="Seggelke, Klaus" w:date="2017-03-21T16:21:00Z">
              <w:r>
                <w:t>Generate low traffic load</w:t>
              </w:r>
            </w:ins>
          </w:p>
          <w:p w:rsidR="001542F9" w:rsidRDefault="001542F9" w:rsidP="0050646D">
            <w:pPr>
              <w:pStyle w:val="TestCaseInfo"/>
              <w:numPr>
                <w:ilvl w:val="0"/>
                <w:numId w:val="284"/>
              </w:numPr>
              <w:rPr>
                <w:ins w:id="7237" w:author="Seggelke, Klaus" w:date="2017-03-21T16:21:00Z"/>
              </w:rPr>
              <w:pPrChange w:id="7238" w:author="Seggelke, Klaus" w:date="2017-03-21T17:15:00Z">
                <w:pPr>
                  <w:pStyle w:val="TestCaseInfo"/>
                  <w:numPr>
                    <w:numId w:val="266"/>
                  </w:numPr>
                  <w:ind w:left="720" w:hanging="360"/>
                </w:pPr>
              </w:pPrChange>
            </w:pPr>
            <w:ins w:id="7239" w:author="Seggelke, Klaus" w:date="2017-03-21T16:21:00Z">
              <w:r>
                <w:t>Validate that traffic flows through without issues (--&gt; no dropped packets)</w:t>
              </w:r>
            </w:ins>
          </w:p>
          <w:p w:rsidR="001542F9" w:rsidRDefault="001542F9" w:rsidP="0050646D">
            <w:pPr>
              <w:pStyle w:val="TestCaseInfo"/>
              <w:numPr>
                <w:ilvl w:val="0"/>
                <w:numId w:val="284"/>
              </w:numPr>
              <w:rPr>
                <w:ins w:id="7240" w:author="Seggelke, Klaus" w:date="2017-03-21T16:21:00Z"/>
              </w:rPr>
              <w:pPrChange w:id="7241" w:author="Seggelke, Klaus" w:date="2017-03-21T17:15:00Z">
                <w:pPr>
                  <w:pStyle w:val="TestCaseInfo"/>
                  <w:numPr>
                    <w:numId w:val="266"/>
                  </w:numPr>
                  <w:ind w:left="720" w:hanging="360"/>
                </w:pPr>
              </w:pPrChange>
            </w:pPr>
            <w:ins w:id="7242" w:author="Seggelke, Klaus" w:date="2017-03-21T16:21:00Z">
              <w:r>
                <w:t>Trigger a resize of the NFV resources to the next level</w:t>
              </w:r>
            </w:ins>
          </w:p>
          <w:p w:rsidR="001542F9" w:rsidRDefault="001542F9" w:rsidP="0050646D">
            <w:pPr>
              <w:pStyle w:val="TestCaseInfo"/>
              <w:numPr>
                <w:ilvl w:val="0"/>
                <w:numId w:val="284"/>
              </w:numPr>
              <w:rPr>
                <w:ins w:id="7243" w:author="Seggelke, Klaus" w:date="2017-03-21T16:21:00Z"/>
              </w:rPr>
              <w:pPrChange w:id="7244" w:author="Seggelke, Klaus" w:date="2017-03-21T17:15:00Z">
                <w:pPr>
                  <w:pStyle w:val="TestCaseInfo"/>
                  <w:numPr>
                    <w:numId w:val="266"/>
                  </w:numPr>
                  <w:ind w:left="720" w:hanging="360"/>
                </w:pPr>
              </w:pPrChange>
            </w:pPr>
            <w:ins w:id="7245" w:author="Seggelke, Klaus" w:date="2017-03-21T16:21:00Z">
              <w:r>
                <w:t>Validate VNF has resized to the next level</w:t>
              </w:r>
            </w:ins>
          </w:p>
          <w:p w:rsidR="001542F9" w:rsidRDefault="001542F9" w:rsidP="0050646D">
            <w:pPr>
              <w:pStyle w:val="TestCaseInfo"/>
              <w:numPr>
                <w:ilvl w:val="0"/>
                <w:numId w:val="284"/>
              </w:numPr>
              <w:rPr>
                <w:ins w:id="7246" w:author="Seggelke, Klaus" w:date="2017-03-21T16:21:00Z"/>
              </w:rPr>
              <w:pPrChange w:id="7247" w:author="Seggelke, Klaus" w:date="2017-03-21T17:15:00Z">
                <w:pPr>
                  <w:pStyle w:val="TestCaseInfo"/>
                  <w:numPr>
                    <w:numId w:val="266"/>
                  </w:numPr>
                  <w:ind w:left="720" w:hanging="360"/>
                </w:pPr>
              </w:pPrChange>
            </w:pPr>
            <w:ins w:id="7248" w:author="Seggelke, Klaus" w:date="2017-03-21T16:21:00Z">
              <w:r>
                <w:t>Determine if and length of service disruption</w:t>
              </w:r>
            </w:ins>
          </w:p>
          <w:p w:rsidR="001542F9" w:rsidRDefault="001542F9" w:rsidP="0050646D">
            <w:pPr>
              <w:pStyle w:val="TestCaseInfo"/>
              <w:numPr>
                <w:ilvl w:val="0"/>
                <w:numId w:val="284"/>
              </w:numPr>
              <w:rPr>
                <w:ins w:id="7249" w:author="Seggelke, Klaus" w:date="2017-03-21T16:21:00Z"/>
              </w:rPr>
              <w:pPrChange w:id="7250" w:author="Seggelke, Klaus" w:date="2017-03-21T17:15:00Z">
                <w:pPr>
                  <w:pStyle w:val="TestCaseInfo"/>
                  <w:numPr>
                    <w:numId w:val="266"/>
                  </w:numPr>
                  <w:ind w:left="720" w:hanging="360"/>
                </w:pPr>
              </w:pPrChange>
            </w:pPr>
            <w:ins w:id="7251" w:author="Seggelke, Klaus" w:date="2017-03-21T16:21:00Z">
              <w:r>
                <w:t>Generate traffic load the next level</w:t>
              </w:r>
            </w:ins>
          </w:p>
          <w:p w:rsidR="001542F9" w:rsidRDefault="001542F9" w:rsidP="0050646D">
            <w:pPr>
              <w:pStyle w:val="TestCaseInfo"/>
              <w:numPr>
                <w:ilvl w:val="0"/>
                <w:numId w:val="284"/>
              </w:numPr>
              <w:rPr>
                <w:ins w:id="7252" w:author="Seggelke, Klaus" w:date="2017-03-21T16:21:00Z"/>
              </w:rPr>
              <w:pPrChange w:id="7253" w:author="Seggelke, Klaus" w:date="2017-03-21T17:15:00Z">
                <w:pPr>
                  <w:pStyle w:val="TestCaseInfo"/>
                  <w:numPr>
                    <w:numId w:val="266"/>
                  </w:numPr>
                  <w:ind w:left="720" w:hanging="360"/>
                </w:pPr>
              </w:pPrChange>
            </w:pPr>
            <w:ins w:id="7254" w:author="Seggelke, Klaus" w:date="2017-03-21T16:21:00Z">
              <w:r>
                <w:t>Validate capacity without traffic loss</w:t>
              </w:r>
            </w:ins>
          </w:p>
          <w:p w:rsidR="001542F9" w:rsidRDefault="001542F9" w:rsidP="0050646D">
            <w:pPr>
              <w:pStyle w:val="TestCaseInfo"/>
              <w:numPr>
                <w:ilvl w:val="0"/>
                <w:numId w:val="284"/>
              </w:numPr>
              <w:rPr>
                <w:ins w:id="7255" w:author="Seggelke, Klaus" w:date="2017-03-21T16:21:00Z"/>
              </w:rPr>
              <w:pPrChange w:id="7256" w:author="Seggelke, Klaus" w:date="2017-03-21T17:15:00Z">
                <w:pPr>
                  <w:pStyle w:val="TestCaseInfo"/>
                  <w:numPr>
                    <w:numId w:val="266"/>
                  </w:numPr>
                  <w:ind w:left="720" w:hanging="360"/>
                </w:pPr>
              </w:pPrChange>
            </w:pPr>
            <w:ins w:id="7257" w:author="Seggelke, Klaus" w:date="2017-03-21T16:21:00Z">
              <w:r>
                <w:t>Trigger the downsize of the VNF</w:t>
              </w:r>
            </w:ins>
          </w:p>
          <w:p w:rsidR="001542F9" w:rsidRDefault="001542F9" w:rsidP="0050646D">
            <w:pPr>
              <w:pStyle w:val="TestCaseInfo"/>
              <w:numPr>
                <w:ilvl w:val="0"/>
                <w:numId w:val="284"/>
              </w:numPr>
              <w:rPr>
                <w:ins w:id="7258" w:author="Seggelke, Klaus" w:date="2017-03-21T16:21:00Z"/>
              </w:rPr>
              <w:pPrChange w:id="7259" w:author="Seggelke, Klaus" w:date="2017-03-21T17:15:00Z">
                <w:pPr>
                  <w:pStyle w:val="TestCaseInfo"/>
                  <w:numPr>
                    <w:numId w:val="266"/>
                  </w:numPr>
                  <w:ind w:left="720" w:hanging="360"/>
                </w:pPr>
              </w:pPrChange>
            </w:pPr>
            <w:ins w:id="7260" w:author="Seggelke, Klaus" w:date="2017-03-21T16:21:00Z">
              <w:r>
                <w:t xml:space="preserve">Validate </w:t>
              </w:r>
            </w:ins>
            <w:ins w:id="7261" w:author="Seggelke, Klaus" w:date="2017-03-21T17:15:00Z">
              <w:r w:rsidR="0050646D">
                <w:t>MANO</w:t>
              </w:r>
            </w:ins>
            <w:ins w:id="7262" w:author="Seggelke, Klaus" w:date="2017-03-21T16:21:00Z">
              <w:r>
                <w:t xml:space="preserve"> has released the resources and decreased the VNF</w:t>
              </w:r>
            </w:ins>
            <w:ins w:id="7263" w:author="Seggelke, Klaus" w:date="2017-03-21T17:15:00Z">
              <w:r w:rsidR="0050646D">
                <w:t>(</w:t>
              </w:r>
            </w:ins>
            <w:ins w:id="7264" w:author="Seggelke, Klaus" w:date="2017-03-21T16:21:00Z">
              <w:r>
                <w:t>s</w:t>
              </w:r>
            </w:ins>
            <w:ins w:id="7265" w:author="Seggelke, Klaus" w:date="2017-03-21T17:15:00Z">
              <w:r w:rsidR="0050646D">
                <w:t>)</w:t>
              </w:r>
            </w:ins>
          </w:p>
          <w:p w:rsidR="001542F9" w:rsidRDefault="001542F9" w:rsidP="0050646D">
            <w:pPr>
              <w:pStyle w:val="TestCaseInfo"/>
              <w:numPr>
                <w:ilvl w:val="0"/>
                <w:numId w:val="284"/>
              </w:numPr>
              <w:rPr>
                <w:ins w:id="7266" w:author="Seggelke, Klaus" w:date="2017-03-21T16:21:00Z"/>
              </w:rPr>
              <w:pPrChange w:id="7267" w:author="Seggelke, Klaus" w:date="2017-03-21T17:15:00Z">
                <w:pPr>
                  <w:pStyle w:val="TestCaseInfo"/>
                  <w:numPr>
                    <w:numId w:val="266"/>
                  </w:numPr>
                  <w:ind w:left="720" w:hanging="360"/>
                </w:pPr>
              </w:pPrChange>
            </w:pPr>
            <w:ins w:id="7268" w:author="Seggelke, Klaus" w:date="2017-03-21T16:21:00Z">
              <w:r>
                <w:t>Validate traffic drop occurs</w:t>
              </w:r>
            </w:ins>
          </w:p>
          <w:p w:rsidR="001542F9" w:rsidRDefault="001542F9" w:rsidP="0050646D">
            <w:pPr>
              <w:pStyle w:val="TestCaseInfo"/>
              <w:numPr>
                <w:ilvl w:val="0"/>
                <w:numId w:val="284"/>
              </w:numPr>
              <w:rPr>
                <w:ins w:id="7269" w:author="Seggelke, Klaus" w:date="2017-03-21T16:21:00Z"/>
              </w:rPr>
              <w:pPrChange w:id="7270" w:author="Seggelke, Klaus" w:date="2017-03-21T17:15:00Z">
                <w:pPr>
                  <w:pStyle w:val="TestCaseInfo"/>
                  <w:numPr>
                    <w:numId w:val="266"/>
                  </w:numPr>
                  <w:ind w:left="720" w:hanging="360"/>
                </w:pPr>
              </w:pPrChange>
            </w:pPr>
            <w:ins w:id="7271" w:author="Seggelke, Klaus" w:date="2017-03-21T16:21:00Z">
              <w:r>
                <w:t>Reduce traffic load to level that the downsized VNF should process</w:t>
              </w:r>
            </w:ins>
          </w:p>
          <w:p w:rsidR="001542F9" w:rsidRDefault="001542F9" w:rsidP="0050646D">
            <w:pPr>
              <w:pStyle w:val="TestCaseInfo"/>
              <w:numPr>
                <w:ilvl w:val="0"/>
                <w:numId w:val="284"/>
              </w:numPr>
              <w:rPr>
                <w:ins w:id="7272" w:author="Seggelke, Klaus" w:date="2017-03-21T16:21:00Z"/>
              </w:rPr>
              <w:pPrChange w:id="7273" w:author="Seggelke, Klaus" w:date="2017-03-21T17:15:00Z">
                <w:pPr>
                  <w:pStyle w:val="TestCaseInfo"/>
                  <w:numPr>
                    <w:numId w:val="266"/>
                  </w:numPr>
                  <w:ind w:left="720" w:hanging="360"/>
                </w:pPr>
              </w:pPrChange>
            </w:pPr>
            <w:ins w:id="7274" w:author="Seggelke, Klaus" w:date="2017-03-21T16:21:00Z">
              <w:r>
                <w:t>Validate traffic flows through without issues (</w:t>
              </w:r>
              <w:r>
                <w:sym w:font="Wingdings" w:char="F0E0"/>
              </w:r>
              <w:r>
                <w:t xml:space="preserve"> no dropped packets)</w:t>
              </w:r>
            </w:ins>
          </w:p>
          <w:p w:rsidR="001542F9" w:rsidRDefault="001542F9" w:rsidP="0050646D">
            <w:pPr>
              <w:pStyle w:val="TestCaseInfo"/>
              <w:numPr>
                <w:ilvl w:val="0"/>
                <w:numId w:val="284"/>
              </w:numPr>
              <w:rPr>
                <w:ins w:id="7275" w:author="Seggelke, Klaus" w:date="2017-03-21T16:21:00Z"/>
              </w:rPr>
              <w:pPrChange w:id="7276" w:author="Seggelke, Klaus" w:date="2017-03-21T17:15:00Z">
                <w:pPr>
                  <w:pStyle w:val="TestCaseInfo"/>
                  <w:numPr>
                    <w:numId w:val="266"/>
                  </w:numPr>
                  <w:ind w:left="720" w:hanging="360"/>
                </w:pPr>
              </w:pPrChange>
            </w:pPr>
            <w:ins w:id="7277" w:author="Seggelke, Klaus" w:date="2017-03-21T16:21:00Z">
              <w:r>
                <w:t>Stop traffic</w:t>
              </w:r>
            </w:ins>
          </w:p>
          <w:p w:rsidR="001542F9" w:rsidRPr="00093574" w:rsidRDefault="001542F9" w:rsidP="0050646D">
            <w:pPr>
              <w:pStyle w:val="TestCaseInfo"/>
              <w:numPr>
                <w:ilvl w:val="0"/>
                <w:numId w:val="284"/>
              </w:numPr>
              <w:rPr>
                <w:ins w:id="7278" w:author="Seggelke, Klaus" w:date="2017-03-21T16:21:00Z"/>
              </w:rPr>
              <w:pPrChange w:id="7279" w:author="Seggelke, Klaus" w:date="2017-03-21T17:15:00Z">
                <w:pPr>
                  <w:pStyle w:val="TestCaseInfo"/>
                  <w:numPr>
                    <w:numId w:val="266"/>
                  </w:numPr>
                  <w:ind w:left="720" w:hanging="360"/>
                </w:pPr>
              </w:pPrChange>
            </w:pPr>
            <w:ins w:id="7280" w:author="Seggelke, Klaus" w:date="2017-03-21T16:21:00Z">
              <w:r>
                <w:t>Terminate VNF</w:t>
              </w:r>
            </w:ins>
          </w:p>
        </w:tc>
      </w:tr>
      <w:tr w:rsidR="001542F9" w:rsidTr="001542F9">
        <w:trPr>
          <w:ins w:id="7281"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282" w:author="Seggelke, Klaus" w:date="2017-03-21T16:21:00Z"/>
              </w:rPr>
            </w:pPr>
            <w:ins w:id="7283" w:author="Seggelke, Klaus" w:date="2017-03-21T16:21: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284" w:author="Seggelke, Klaus" w:date="2017-03-21T16:21:00Z"/>
              </w:rPr>
            </w:pPr>
          </w:p>
        </w:tc>
      </w:tr>
      <w:tr w:rsidR="001542F9" w:rsidTr="001542F9">
        <w:trPr>
          <w:ins w:id="7285"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286" w:author="Seggelke, Klaus" w:date="2017-03-21T16:21:00Z"/>
                <w:noProof/>
              </w:rPr>
            </w:pPr>
            <w:ins w:id="7287" w:author="Seggelke, Klaus" w:date="2017-03-21T16:21: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288" w:author="Seggelke, Klaus" w:date="2017-03-21T16:21:00Z"/>
              </w:rPr>
            </w:pPr>
            <w:ins w:id="7289" w:author="Seggelke, Klaus" w:date="2017-03-21T16:21:00Z">
              <w:r>
                <w:t>Following resources could be scaled down:</w:t>
              </w:r>
            </w:ins>
          </w:p>
          <w:p w:rsidR="001542F9" w:rsidRDefault="001542F9" w:rsidP="001542F9">
            <w:pPr>
              <w:pStyle w:val="TestCaseInfo"/>
              <w:numPr>
                <w:ilvl w:val="0"/>
                <w:numId w:val="101"/>
              </w:numPr>
              <w:rPr>
                <w:ins w:id="7290" w:author="Seggelke, Klaus" w:date="2017-03-21T16:21:00Z"/>
              </w:rPr>
            </w:pPr>
            <w:ins w:id="7291" w:author="Seggelke, Klaus" w:date="2017-03-21T16:21:00Z">
              <w:r>
                <w:t>vMemory</w:t>
              </w:r>
            </w:ins>
          </w:p>
          <w:p w:rsidR="001542F9" w:rsidRDefault="001542F9" w:rsidP="001542F9">
            <w:pPr>
              <w:pStyle w:val="TestCaseInfo"/>
              <w:numPr>
                <w:ilvl w:val="0"/>
                <w:numId w:val="101"/>
              </w:numPr>
              <w:rPr>
                <w:ins w:id="7292" w:author="Seggelke, Klaus" w:date="2017-03-21T16:21:00Z"/>
              </w:rPr>
            </w:pPr>
            <w:ins w:id="7293" w:author="Seggelke, Klaus" w:date="2017-03-21T16:21:00Z">
              <w:r>
                <w:t>vCPU cores</w:t>
              </w:r>
            </w:ins>
          </w:p>
          <w:p w:rsidR="001542F9" w:rsidRDefault="001542F9" w:rsidP="001542F9">
            <w:pPr>
              <w:pStyle w:val="TestCaseInfo"/>
              <w:numPr>
                <w:ilvl w:val="0"/>
                <w:numId w:val="101"/>
              </w:numPr>
              <w:rPr>
                <w:ins w:id="7294" w:author="Seggelke, Klaus" w:date="2017-03-21T16:21:00Z"/>
              </w:rPr>
            </w:pPr>
            <w:ins w:id="7295" w:author="Seggelke, Klaus" w:date="2017-03-21T16:21:00Z">
              <w:r>
                <w:t>vStorage</w:t>
              </w:r>
            </w:ins>
          </w:p>
          <w:p w:rsidR="001542F9" w:rsidRDefault="001542F9" w:rsidP="001542F9">
            <w:pPr>
              <w:pStyle w:val="TestCaseInfo"/>
              <w:numPr>
                <w:ilvl w:val="0"/>
                <w:numId w:val="101"/>
              </w:numPr>
              <w:rPr>
                <w:ins w:id="7296" w:author="Seggelke, Klaus" w:date="2017-03-21T16:21:00Z"/>
              </w:rPr>
            </w:pPr>
            <w:ins w:id="7297" w:author="Seggelke, Klaus" w:date="2017-03-21T16:21:00Z">
              <w:r>
                <w:t>vNIC or specialized hardware</w:t>
              </w:r>
            </w:ins>
          </w:p>
          <w:p w:rsidR="001542F9" w:rsidRDefault="0050646D" w:rsidP="001542F9">
            <w:pPr>
              <w:pStyle w:val="TestCaseInfo"/>
              <w:rPr>
                <w:ins w:id="7298" w:author="Seggelke, Klaus" w:date="2017-03-21T16:21:00Z"/>
              </w:rPr>
            </w:pPr>
            <w:ins w:id="7299" w:author="Seggelke, Klaus" w:date="2017-03-21T16:21:00Z">
              <w:r>
                <w:t>In case scale-in the MANO</w:t>
              </w:r>
              <w:r w:rsidR="001542F9">
                <w:t xml:space="preserve"> removes VNF</w:t>
              </w:r>
            </w:ins>
            <w:ins w:id="7300" w:author="Seggelke, Klaus" w:date="2017-03-21T17:15:00Z">
              <w:r>
                <w:t>(</w:t>
              </w:r>
            </w:ins>
            <w:ins w:id="7301" w:author="Seggelke, Klaus" w:date="2017-03-21T16:21:00Z">
              <w:r w:rsidR="001542F9">
                <w:t>s</w:t>
              </w:r>
            </w:ins>
            <w:ins w:id="7302" w:author="Seggelke, Klaus" w:date="2017-03-21T17:15:00Z">
              <w:r>
                <w:t>)</w:t>
              </w:r>
            </w:ins>
            <w:ins w:id="7303" w:author="Seggelke, Klaus" w:date="2017-03-21T16:21:00Z">
              <w:r w:rsidR="001542F9">
                <w:t>.</w:t>
              </w:r>
            </w:ins>
          </w:p>
        </w:tc>
      </w:tr>
    </w:tbl>
    <w:p w:rsidR="001542F9" w:rsidRDefault="001542F9" w:rsidP="001542F9">
      <w:pPr>
        <w:rPr>
          <w:ins w:id="7304" w:author="Seggelke, Klaus" w:date="2017-03-21T16:21: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542F9" w:rsidTr="001542F9">
        <w:trPr>
          <w:ins w:id="7305" w:author="Seggelke, Klaus" w:date="2017-03-21T16:21:00Z"/>
        </w:trPr>
        <w:tc>
          <w:tcPr>
            <w:tcW w:w="9330" w:type="dxa"/>
            <w:gridSpan w:val="2"/>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
              <w:rPr>
                <w:ins w:id="7306" w:author="Seggelke, Klaus" w:date="2017-03-21T16:21:00Z"/>
              </w:rPr>
            </w:pPr>
            <w:bookmarkStart w:id="7307" w:name="_Toc477881056"/>
            <w:ins w:id="7308" w:author="Seggelke, Klaus" w:date="2017-03-21T16:21:00Z">
              <w:r>
                <w:t>TC.VNF.SCALE.OUT.003.5</w:t>
              </w:r>
              <w:r>
                <w:tab/>
              </w:r>
              <w:r w:rsidRPr="00487EA1">
                <w:t>Scale-</w:t>
              </w:r>
              <w:r>
                <w:t>in</w:t>
              </w:r>
              <w:r w:rsidRPr="00487EA1">
                <w:t xml:space="preserve"> VNF instance</w:t>
              </w:r>
              <w:r>
                <w:t xml:space="preserve"> with Manual Scaling event generated by MANO</w:t>
              </w:r>
              <w:bookmarkEnd w:id="7307"/>
            </w:ins>
          </w:p>
        </w:tc>
      </w:tr>
      <w:tr w:rsidR="001542F9" w:rsidTr="001542F9">
        <w:trPr>
          <w:trHeight w:val="896"/>
          <w:ins w:id="7309"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310" w:author="Seggelke, Klaus" w:date="2017-03-21T16:21:00Z"/>
              </w:rPr>
            </w:pPr>
            <w:ins w:id="7311" w:author="Seggelke, Klaus" w:date="2017-03-21T16:21: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1542F9" w:rsidRPr="00D67489" w:rsidRDefault="0050646D" w:rsidP="0050646D">
            <w:pPr>
              <w:pStyle w:val="TestCaseInfo"/>
              <w:rPr>
                <w:ins w:id="7312" w:author="Seggelke, Klaus" w:date="2017-03-21T16:21:00Z"/>
                <w:lang w:eastAsia="zh-CN"/>
              </w:rPr>
              <w:pPrChange w:id="7313" w:author="Seggelke, Klaus" w:date="2017-03-21T17:16:00Z">
                <w:pPr>
                  <w:pStyle w:val="TestCaseInfo"/>
                  <w:numPr>
                    <w:numId w:val="214"/>
                  </w:numPr>
                  <w:ind w:left="720" w:hanging="360"/>
                </w:pPr>
              </w:pPrChange>
            </w:pPr>
            <w:ins w:id="7314" w:author="Seggelke, Klaus" w:date="2017-03-21T17:16:00Z">
              <w:r>
                <w:rPr>
                  <w:lang w:eastAsia="zh-CN"/>
                </w:rPr>
                <w:t>A MANO should have the capability to dynamically scale by adding or removing VNF(s) based on the required load. The scaling-in to the lower performance is the objective of this test.</w:t>
              </w:r>
            </w:ins>
          </w:p>
        </w:tc>
      </w:tr>
      <w:tr w:rsidR="001542F9" w:rsidTr="001542F9">
        <w:trPr>
          <w:ins w:id="7315"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316" w:author="Seggelke, Klaus" w:date="2017-03-21T16:21:00Z"/>
              </w:rPr>
            </w:pPr>
            <w:ins w:id="7317" w:author="Seggelke, Klaus" w:date="2017-03-21T16:21:00Z">
              <w:r>
                <w:lastRenderedPageBreak/>
                <w:t>Description</w:t>
              </w:r>
            </w:ins>
          </w:p>
        </w:tc>
        <w:tc>
          <w:tcPr>
            <w:tcW w:w="7979" w:type="dxa"/>
            <w:tcBorders>
              <w:top w:val="single" w:sz="2" w:space="0" w:color="auto"/>
              <w:left w:val="single" w:sz="2" w:space="0" w:color="auto"/>
              <w:bottom w:val="single" w:sz="2" w:space="0" w:color="auto"/>
              <w:right w:val="single" w:sz="2" w:space="0" w:color="auto"/>
            </w:tcBorders>
            <w:hideMark/>
          </w:tcPr>
          <w:p w:rsidR="0050646D" w:rsidRDefault="0050646D" w:rsidP="0050646D">
            <w:pPr>
              <w:pStyle w:val="TestCaseInfo"/>
              <w:rPr>
                <w:ins w:id="7318" w:author="Seggelke, Klaus" w:date="2017-03-21T17:16:00Z"/>
                <w:lang w:eastAsia="zh-CN"/>
              </w:rPr>
            </w:pPr>
            <w:ins w:id="7319" w:author="Seggelke, Klaus" w:date="2017-03-21T17:16:00Z">
              <w:r w:rsidRPr="00487EA1">
                <w:rPr>
                  <w:lang w:eastAsia="zh-CN"/>
                </w:rPr>
                <w:t xml:space="preserve">Once the scaling decrease is completed, the </w:t>
              </w:r>
              <w:r>
                <w:rPr>
                  <w:lang w:eastAsia="zh-CN"/>
                </w:rPr>
                <w:t>MANO</w:t>
              </w:r>
              <w:r w:rsidRPr="00487EA1">
                <w:rPr>
                  <w:lang w:eastAsia="zh-CN"/>
                </w:rPr>
                <w:t xml:space="preserve"> should report reduced virtualized resources. The service should not be impacted. Therefore, traffic load should be processed without drops if the load is not above the limit. If a VNF functionality depends on specialized hardware acceleration devices/NIC cards, the </w:t>
              </w:r>
              <w:r>
                <w:rPr>
                  <w:lang w:eastAsia="zh-CN"/>
                </w:rPr>
                <w:t>MANO</w:t>
              </w:r>
              <w:r w:rsidRPr="00487EA1">
                <w:rPr>
                  <w:lang w:eastAsia="zh-CN"/>
                </w:rPr>
                <w:t xml:space="preserve"> needs to have the capability to remove these resources when decreasing the scaling.</w:t>
              </w:r>
              <w:r>
                <w:rPr>
                  <w:lang w:eastAsia="zh-CN"/>
                </w:rPr>
                <w:t xml:space="preserve"> The trigger for this event to occur is the following:</w:t>
              </w:r>
            </w:ins>
          </w:p>
          <w:p w:rsidR="001542F9" w:rsidRDefault="0050646D" w:rsidP="0050646D">
            <w:pPr>
              <w:pStyle w:val="TestCaseInfo"/>
              <w:numPr>
                <w:ilvl w:val="0"/>
                <w:numId w:val="285"/>
              </w:numPr>
              <w:rPr>
                <w:ins w:id="7320" w:author="Seggelke, Klaus" w:date="2017-03-21T16:21:00Z"/>
                <w:lang w:eastAsia="zh-CN"/>
              </w:rPr>
              <w:pPrChange w:id="7321" w:author="Seggelke, Klaus" w:date="2017-03-21T17:16:00Z">
                <w:pPr>
                  <w:pStyle w:val="TestCaseInfo"/>
                </w:pPr>
              </w:pPrChange>
            </w:pPr>
            <w:ins w:id="7322" w:author="Seggelke, Klaus" w:date="2017-03-21T17:16:00Z">
              <w:r w:rsidRPr="006E70F4">
                <w:rPr>
                  <w:lang w:eastAsia="zh-CN"/>
                </w:rPr>
                <w:t>MANO generated event - Manual Scaling (e.g. by operating the MANO interface/API)</w:t>
              </w:r>
            </w:ins>
          </w:p>
        </w:tc>
      </w:tr>
      <w:tr w:rsidR="001542F9" w:rsidTr="001542F9">
        <w:trPr>
          <w:trHeight w:val="283"/>
          <w:ins w:id="7323"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324" w:author="Seggelke, Klaus" w:date="2017-03-21T16:21:00Z"/>
              </w:rPr>
            </w:pPr>
            <w:ins w:id="7325" w:author="Seggelke, Klaus" w:date="2017-03-21T16:21:00Z">
              <w:r>
                <w:t>Test Setup</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326" w:author="Seggelke, Klaus" w:date="2017-03-21T16:21:00Z"/>
                <w:lang w:eastAsia="zh-CN"/>
              </w:rPr>
            </w:pPr>
          </w:p>
        </w:tc>
      </w:tr>
      <w:tr w:rsidR="001542F9" w:rsidTr="001542F9">
        <w:trPr>
          <w:trHeight w:val="515"/>
          <w:ins w:id="7327"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328" w:author="Seggelke, Klaus" w:date="2017-03-21T16:21:00Z"/>
              </w:rPr>
            </w:pPr>
            <w:ins w:id="7329" w:author="Seggelke, Klaus" w:date="2017-03-21T16:21:00Z">
              <w:r>
                <w:t>Parameters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330" w:author="Seggelke, Klaus" w:date="2017-03-21T16:21:00Z"/>
              </w:rPr>
            </w:pPr>
          </w:p>
        </w:tc>
      </w:tr>
      <w:tr w:rsidR="001542F9" w:rsidTr="001542F9">
        <w:trPr>
          <w:ins w:id="7331"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332" w:author="Seggelke, Klaus" w:date="2017-03-21T16:21:00Z"/>
              </w:rPr>
            </w:pPr>
            <w:ins w:id="7333" w:author="Seggelke, Klaus" w:date="2017-03-21T16:21: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334" w:author="Seggelke, Klaus" w:date="2017-03-21T16:21:00Z"/>
              </w:rPr>
            </w:pPr>
          </w:p>
        </w:tc>
      </w:tr>
      <w:tr w:rsidR="001542F9" w:rsidTr="001542F9">
        <w:trPr>
          <w:ins w:id="7335"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336" w:author="Seggelke, Klaus" w:date="2017-03-21T16:21:00Z"/>
              </w:rPr>
            </w:pPr>
            <w:ins w:id="7337" w:author="Seggelke, Klaus" w:date="2017-03-21T16:21:00Z">
              <w:r>
                <w:t>Pre-conditions: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338" w:author="Seggelke, Klaus" w:date="2017-03-21T16:21:00Z"/>
                <w:lang w:eastAsia="zh-CN"/>
              </w:rPr>
            </w:pPr>
          </w:p>
        </w:tc>
      </w:tr>
      <w:tr w:rsidR="001542F9" w:rsidTr="001542F9">
        <w:trPr>
          <w:trHeight w:val="1525"/>
          <w:ins w:id="7339"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340" w:author="Seggelke, Klaus" w:date="2017-03-21T16:21:00Z"/>
              </w:rPr>
            </w:pPr>
            <w:ins w:id="7341" w:author="Seggelke, Klaus" w:date="2017-03-21T16:21:00Z">
              <w:r>
                <w:t>Procedure</w:t>
              </w:r>
            </w:ins>
          </w:p>
        </w:tc>
        <w:tc>
          <w:tcPr>
            <w:tcW w:w="7979" w:type="dxa"/>
            <w:tcBorders>
              <w:top w:val="single" w:sz="2" w:space="0" w:color="auto"/>
              <w:left w:val="single" w:sz="2" w:space="0" w:color="auto"/>
              <w:bottom w:val="single" w:sz="2" w:space="0" w:color="auto"/>
              <w:right w:val="single" w:sz="2" w:space="0" w:color="auto"/>
            </w:tcBorders>
          </w:tcPr>
          <w:p w:rsidR="001542F9" w:rsidRPr="00093574" w:rsidRDefault="001542F9" w:rsidP="001542F9">
            <w:pPr>
              <w:pStyle w:val="TestCaseInfo"/>
              <w:rPr>
                <w:ins w:id="7342" w:author="Seggelke, Klaus" w:date="2017-03-21T16:21:00Z"/>
              </w:rPr>
            </w:pPr>
            <w:ins w:id="7343" w:author="Seggelke, Klaus" w:date="2017-03-21T16:21:00Z">
              <w:r w:rsidRPr="00093574">
                <w:t>Sequence:</w:t>
              </w:r>
            </w:ins>
          </w:p>
          <w:p w:rsidR="001542F9" w:rsidRDefault="001542F9" w:rsidP="0050646D">
            <w:pPr>
              <w:pStyle w:val="TestCaseInfo"/>
              <w:numPr>
                <w:ilvl w:val="0"/>
                <w:numId w:val="286"/>
              </w:numPr>
              <w:rPr>
                <w:ins w:id="7344" w:author="Seggelke, Klaus" w:date="2017-03-21T16:21:00Z"/>
              </w:rPr>
              <w:pPrChange w:id="7345" w:author="Seggelke, Klaus" w:date="2017-03-21T17:16:00Z">
                <w:pPr>
                  <w:pStyle w:val="TestCaseInfo"/>
                  <w:numPr>
                    <w:numId w:val="267"/>
                  </w:numPr>
                  <w:ind w:left="720" w:hanging="360"/>
                </w:pPr>
              </w:pPrChange>
            </w:pPr>
            <w:ins w:id="7346" w:author="Seggelke, Klaus" w:date="2017-03-21T16:21:00Z">
              <w:r>
                <w:t>Instantiate VNF</w:t>
              </w:r>
            </w:ins>
          </w:p>
          <w:p w:rsidR="001542F9" w:rsidRDefault="001542F9" w:rsidP="0050646D">
            <w:pPr>
              <w:pStyle w:val="TestCaseInfo"/>
              <w:numPr>
                <w:ilvl w:val="0"/>
                <w:numId w:val="286"/>
              </w:numPr>
              <w:rPr>
                <w:ins w:id="7347" w:author="Seggelke, Klaus" w:date="2017-03-21T16:21:00Z"/>
              </w:rPr>
              <w:pPrChange w:id="7348" w:author="Seggelke, Klaus" w:date="2017-03-21T17:16:00Z">
                <w:pPr>
                  <w:pStyle w:val="TestCaseInfo"/>
                  <w:numPr>
                    <w:numId w:val="267"/>
                  </w:numPr>
                  <w:ind w:left="720" w:hanging="360"/>
                </w:pPr>
              </w:pPrChange>
            </w:pPr>
            <w:ins w:id="7349" w:author="Seggelke, Klaus" w:date="2017-03-21T16:21:00Z">
              <w:r w:rsidRPr="00074BEF">
                <w:t>Validate VNF instantiation state is INSTANTIATED and VNF state is STARTED (--&gt; time stamp when correct state reached)</w:t>
              </w:r>
            </w:ins>
          </w:p>
          <w:p w:rsidR="001542F9" w:rsidRDefault="001542F9" w:rsidP="0050646D">
            <w:pPr>
              <w:pStyle w:val="TestCaseInfo"/>
              <w:numPr>
                <w:ilvl w:val="0"/>
                <w:numId w:val="286"/>
              </w:numPr>
              <w:rPr>
                <w:ins w:id="7350" w:author="Seggelke, Klaus" w:date="2017-03-21T16:21:00Z"/>
              </w:rPr>
              <w:pPrChange w:id="7351" w:author="Seggelke, Klaus" w:date="2017-03-21T17:16:00Z">
                <w:pPr>
                  <w:pStyle w:val="TestCaseInfo"/>
                  <w:numPr>
                    <w:numId w:val="267"/>
                  </w:numPr>
                  <w:ind w:left="720" w:hanging="360"/>
                </w:pPr>
              </w:pPrChange>
            </w:pPr>
            <w:ins w:id="7352" w:author="Seggelke, Klaus" w:date="2017-03-21T16:21:00Z">
              <w:r>
                <w:t>Generate low traffic load</w:t>
              </w:r>
            </w:ins>
          </w:p>
          <w:p w:rsidR="001542F9" w:rsidRDefault="001542F9" w:rsidP="0050646D">
            <w:pPr>
              <w:pStyle w:val="TestCaseInfo"/>
              <w:numPr>
                <w:ilvl w:val="0"/>
                <w:numId w:val="286"/>
              </w:numPr>
              <w:rPr>
                <w:ins w:id="7353" w:author="Seggelke, Klaus" w:date="2017-03-21T16:21:00Z"/>
              </w:rPr>
              <w:pPrChange w:id="7354" w:author="Seggelke, Klaus" w:date="2017-03-21T17:16:00Z">
                <w:pPr>
                  <w:pStyle w:val="TestCaseInfo"/>
                  <w:numPr>
                    <w:numId w:val="267"/>
                  </w:numPr>
                  <w:ind w:left="720" w:hanging="360"/>
                </w:pPr>
              </w:pPrChange>
            </w:pPr>
            <w:ins w:id="7355" w:author="Seggelke, Klaus" w:date="2017-03-21T16:21:00Z">
              <w:r>
                <w:t>Validate that traffic flows through without issues (--&gt; no dropped packets)</w:t>
              </w:r>
            </w:ins>
          </w:p>
          <w:p w:rsidR="001542F9" w:rsidRDefault="001542F9" w:rsidP="0050646D">
            <w:pPr>
              <w:pStyle w:val="TestCaseInfo"/>
              <w:numPr>
                <w:ilvl w:val="0"/>
                <w:numId w:val="286"/>
              </w:numPr>
              <w:rPr>
                <w:ins w:id="7356" w:author="Seggelke, Klaus" w:date="2017-03-21T16:21:00Z"/>
              </w:rPr>
              <w:pPrChange w:id="7357" w:author="Seggelke, Klaus" w:date="2017-03-21T17:16:00Z">
                <w:pPr>
                  <w:pStyle w:val="TestCaseInfo"/>
                  <w:numPr>
                    <w:numId w:val="267"/>
                  </w:numPr>
                  <w:ind w:left="720" w:hanging="360"/>
                </w:pPr>
              </w:pPrChange>
            </w:pPr>
            <w:ins w:id="7358" w:author="Seggelke, Klaus" w:date="2017-03-21T16:21:00Z">
              <w:r>
                <w:t>Trigger a resize of the NFV resources to the next level</w:t>
              </w:r>
            </w:ins>
          </w:p>
          <w:p w:rsidR="001542F9" w:rsidRDefault="001542F9" w:rsidP="0050646D">
            <w:pPr>
              <w:pStyle w:val="TestCaseInfo"/>
              <w:numPr>
                <w:ilvl w:val="0"/>
                <w:numId w:val="286"/>
              </w:numPr>
              <w:rPr>
                <w:ins w:id="7359" w:author="Seggelke, Klaus" w:date="2017-03-21T16:21:00Z"/>
              </w:rPr>
              <w:pPrChange w:id="7360" w:author="Seggelke, Klaus" w:date="2017-03-21T17:16:00Z">
                <w:pPr>
                  <w:pStyle w:val="TestCaseInfo"/>
                  <w:numPr>
                    <w:numId w:val="267"/>
                  </w:numPr>
                  <w:ind w:left="720" w:hanging="360"/>
                </w:pPr>
              </w:pPrChange>
            </w:pPr>
            <w:ins w:id="7361" w:author="Seggelke, Klaus" w:date="2017-03-21T16:21:00Z">
              <w:r>
                <w:t>Validate VNF has resized to the next level</w:t>
              </w:r>
            </w:ins>
          </w:p>
          <w:p w:rsidR="001542F9" w:rsidRDefault="001542F9" w:rsidP="0050646D">
            <w:pPr>
              <w:pStyle w:val="TestCaseInfo"/>
              <w:numPr>
                <w:ilvl w:val="0"/>
                <w:numId w:val="286"/>
              </w:numPr>
              <w:rPr>
                <w:ins w:id="7362" w:author="Seggelke, Klaus" w:date="2017-03-21T16:21:00Z"/>
              </w:rPr>
              <w:pPrChange w:id="7363" w:author="Seggelke, Klaus" w:date="2017-03-21T17:16:00Z">
                <w:pPr>
                  <w:pStyle w:val="TestCaseInfo"/>
                  <w:numPr>
                    <w:numId w:val="267"/>
                  </w:numPr>
                  <w:ind w:left="720" w:hanging="360"/>
                </w:pPr>
              </w:pPrChange>
            </w:pPr>
            <w:ins w:id="7364" w:author="Seggelke, Klaus" w:date="2017-03-21T16:21:00Z">
              <w:r>
                <w:t>Determine if and length of service disruption</w:t>
              </w:r>
            </w:ins>
          </w:p>
          <w:p w:rsidR="001542F9" w:rsidRDefault="001542F9" w:rsidP="0050646D">
            <w:pPr>
              <w:pStyle w:val="TestCaseInfo"/>
              <w:numPr>
                <w:ilvl w:val="0"/>
                <w:numId w:val="286"/>
              </w:numPr>
              <w:rPr>
                <w:ins w:id="7365" w:author="Seggelke, Klaus" w:date="2017-03-21T16:21:00Z"/>
              </w:rPr>
              <w:pPrChange w:id="7366" w:author="Seggelke, Klaus" w:date="2017-03-21T17:16:00Z">
                <w:pPr>
                  <w:pStyle w:val="TestCaseInfo"/>
                  <w:numPr>
                    <w:numId w:val="267"/>
                  </w:numPr>
                  <w:ind w:left="720" w:hanging="360"/>
                </w:pPr>
              </w:pPrChange>
            </w:pPr>
            <w:ins w:id="7367" w:author="Seggelke, Klaus" w:date="2017-03-21T16:21:00Z">
              <w:r>
                <w:t>Generate traffic load the next level</w:t>
              </w:r>
            </w:ins>
          </w:p>
          <w:p w:rsidR="001542F9" w:rsidRDefault="001542F9" w:rsidP="0050646D">
            <w:pPr>
              <w:pStyle w:val="TestCaseInfo"/>
              <w:numPr>
                <w:ilvl w:val="0"/>
                <w:numId w:val="286"/>
              </w:numPr>
              <w:rPr>
                <w:ins w:id="7368" w:author="Seggelke, Klaus" w:date="2017-03-21T16:21:00Z"/>
              </w:rPr>
              <w:pPrChange w:id="7369" w:author="Seggelke, Klaus" w:date="2017-03-21T17:16:00Z">
                <w:pPr>
                  <w:pStyle w:val="TestCaseInfo"/>
                  <w:numPr>
                    <w:numId w:val="267"/>
                  </w:numPr>
                  <w:ind w:left="720" w:hanging="360"/>
                </w:pPr>
              </w:pPrChange>
            </w:pPr>
            <w:ins w:id="7370" w:author="Seggelke, Klaus" w:date="2017-03-21T16:21:00Z">
              <w:r>
                <w:t>Validate capacity without traffic loss</w:t>
              </w:r>
            </w:ins>
          </w:p>
          <w:p w:rsidR="001542F9" w:rsidRDefault="001542F9" w:rsidP="0050646D">
            <w:pPr>
              <w:pStyle w:val="TestCaseInfo"/>
              <w:numPr>
                <w:ilvl w:val="0"/>
                <w:numId w:val="286"/>
              </w:numPr>
              <w:rPr>
                <w:ins w:id="7371" w:author="Seggelke, Klaus" w:date="2017-03-21T16:21:00Z"/>
              </w:rPr>
              <w:pPrChange w:id="7372" w:author="Seggelke, Klaus" w:date="2017-03-21T17:16:00Z">
                <w:pPr>
                  <w:pStyle w:val="TestCaseInfo"/>
                  <w:numPr>
                    <w:numId w:val="267"/>
                  </w:numPr>
                  <w:ind w:left="720" w:hanging="360"/>
                </w:pPr>
              </w:pPrChange>
            </w:pPr>
            <w:ins w:id="7373" w:author="Seggelke, Klaus" w:date="2017-03-21T16:21:00Z">
              <w:r>
                <w:t>Trigger the downsize of the VNF</w:t>
              </w:r>
            </w:ins>
          </w:p>
          <w:p w:rsidR="001542F9" w:rsidRDefault="001542F9" w:rsidP="0050646D">
            <w:pPr>
              <w:pStyle w:val="TestCaseInfo"/>
              <w:numPr>
                <w:ilvl w:val="0"/>
                <w:numId w:val="286"/>
              </w:numPr>
              <w:rPr>
                <w:ins w:id="7374" w:author="Seggelke, Klaus" w:date="2017-03-21T16:21:00Z"/>
              </w:rPr>
              <w:pPrChange w:id="7375" w:author="Seggelke, Klaus" w:date="2017-03-21T17:16:00Z">
                <w:pPr>
                  <w:pStyle w:val="TestCaseInfo"/>
                  <w:numPr>
                    <w:numId w:val="267"/>
                  </w:numPr>
                  <w:ind w:left="720" w:hanging="360"/>
                </w:pPr>
              </w:pPrChange>
            </w:pPr>
            <w:ins w:id="7376" w:author="Seggelke, Klaus" w:date="2017-03-21T16:21:00Z">
              <w:r>
                <w:t xml:space="preserve">Validate </w:t>
              </w:r>
            </w:ins>
            <w:ins w:id="7377" w:author="Seggelke, Klaus" w:date="2017-03-21T17:16:00Z">
              <w:r w:rsidR="0050646D">
                <w:t>MANO</w:t>
              </w:r>
            </w:ins>
            <w:ins w:id="7378" w:author="Seggelke, Klaus" w:date="2017-03-21T16:21:00Z">
              <w:r>
                <w:t xml:space="preserve"> has released the resources and decreased the VNF</w:t>
              </w:r>
            </w:ins>
            <w:ins w:id="7379" w:author="Seggelke, Klaus" w:date="2017-03-21T17:17:00Z">
              <w:r w:rsidR="0050646D">
                <w:t>(</w:t>
              </w:r>
            </w:ins>
            <w:ins w:id="7380" w:author="Seggelke, Klaus" w:date="2017-03-21T16:21:00Z">
              <w:r>
                <w:t>s</w:t>
              </w:r>
            </w:ins>
            <w:ins w:id="7381" w:author="Seggelke, Klaus" w:date="2017-03-21T17:17:00Z">
              <w:r w:rsidR="0050646D">
                <w:t>)</w:t>
              </w:r>
            </w:ins>
          </w:p>
          <w:p w:rsidR="001542F9" w:rsidRDefault="001542F9" w:rsidP="0050646D">
            <w:pPr>
              <w:pStyle w:val="TestCaseInfo"/>
              <w:numPr>
                <w:ilvl w:val="0"/>
                <w:numId w:val="286"/>
              </w:numPr>
              <w:rPr>
                <w:ins w:id="7382" w:author="Seggelke, Klaus" w:date="2017-03-21T16:21:00Z"/>
              </w:rPr>
              <w:pPrChange w:id="7383" w:author="Seggelke, Klaus" w:date="2017-03-21T17:16:00Z">
                <w:pPr>
                  <w:pStyle w:val="TestCaseInfo"/>
                  <w:numPr>
                    <w:numId w:val="267"/>
                  </w:numPr>
                  <w:ind w:left="720" w:hanging="360"/>
                </w:pPr>
              </w:pPrChange>
            </w:pPr>
            <w:ins w:id="7384" w:author="Seggelke, Klaus" w:date="2017-03-21T16:21:00Z">
              <w:r>
                <w:t>Validate traffic drop occurs</w:t>
              </w:r>
            </w:ins>
          </w:p>
          <w:p w:rsidR="001542F9" w:rsidRDefault="001542F9" w:rsidP="0050646D">
            <w:pPr>
              <w:pStyle w:val="TestCaseInfo"/>
              <w:numPr>
                <w:ilvl w:val="0"/>
                <w:numId w:val="286"/>
              </w:numPr>
              <w:rPr>
                <w:ins w:id="7385" w:author="Seggelke, Klaus" w:date="2017-03-21T16:21:00Z"/>
              </w:rPr>
              <w:pPrChange w:id="7386" w:author="Seggelke, Klaus" w:date="2017-03-21T17:16:00Z">
                <w:pPr>
                  <w:pStyle w:val="TestCaseInfo"/>
                  <w:numPr>
                    <w:numId w:val="267"/>
                  </w:numPr>
                  <w:ind w:left="720" w:hanging="360"/>
                </w:pPr>
              </w:pPrChange>
            </w:pPr>
            <w:ins w:id="7387" w:author="Seggelke, Klaus" w:date="2017-03-21T16:21:00Z">
              <w:r>
                <w:t>Reduce traffic load to level that the downsized VNF should process</w:t>
              </w:r>
            </w:ins>
          </w:p>
          <w:p w:rsidR="001542F9" w:rsidRDefault="001542F9" w:rsidP="0050646D">
            <w:pPr>
              <w:pStyle w:val="TestCaseInfo"/>
              <w:numPr>
                <w:ilvl w:val="0"/>
                <w:numId w:val="286"/>
              </w:numPr>
              <w:rPr>
                <w:ins w:id="7388" w:author="Seggelke, Klaus" w:date="2017-03-21T16:21:00Z"/>
              </w:rPr>
              <w:pPrChange w:id="7389" w:author="Seggelke, Klaus" w:date="2017-03-21T17:16:00Z">
                <w:pPr>
                  <w:pStyle w:val="TestCaseInfo"/>
                  <w:numPr>
                    <w:numId w:val="267"/>
                  </w:numPr>
                  <w:ind w:left="720" w:hanging="360"/>
                </w:pPr>
              </w:pPrChange>
            </w:pPr>
            <w:ins w:id="7390" w:author="Seggelke, Klaus" w:date="2017-03-21T16:21:00Z">
              <w:r>
                <w:t>Validate traffic flows through without issues (</w:t>
              </w:r>
              <w:r>
                <w:sym w:font="Wingdings" w:char="F0E0"/>
              </w:r>
              <w:r>
                <w:t xml:space="preserve"> no dropped packets)</w:t>
              </w:r>
            </w:ins>
          </w:p>
          <w:p w:rsidR="001542F9" w:rsidRDefault="001542F9" w:rsidP="0050646D">
            <w:pPr>
              <w:pStyle w:val="TestCaseInfo"/>
              <w:numPr>
                <w:ilvl w:val="0"/>
                <w:numId w:val="286"/>
              </w:numPr>
              <w:rPr>
                <w:ins w:id="7391" w:author="Seggelke, Klaus" w:date="2017-03-21T16:21:00Z"/>
              </w:rPr>
              <w:pPrChange w:id="7392" w:author="Seggelke, Klaus" w:date="2017-03-21T17:16:00Z">
                <w:pPr>
                  <w:pStyle w:val="TestCaseInfo"/>
                  <w:numPr>
                    <w:numId w:val="267"/>
                  </w:numPr>
                  <w:ind w:left="720" w:hanging="360"/>
                </w:pPr>
              </w:pPrChange>
            </w:pPr>
            <w:ins w:id="7393" w:author="Seggelke, Klaus" w:date="2017-03-21T16:21:00Z">
              <w:r>
                <w:t>Stop traffic</w:t>
              </w:r>
            </w:ins>
          </w:p>
          <w:p w:rsidR="001542F9" w:rsidRPr="00093574" w:rsidRDefault="001542F9" w:rsidP="0050646D">
            <w:pPr>
              <w:pStyle w:val="TestCaseInfo"/>
              <w:numPr>
                <w:ilvl w:val="0"/>
                <w:numId w:val="286"/>
              </w:numPr>
              <w:rPr>
                <w:ins w:id="7394" w:author="Seggelke, Klaus" w:date="2017-03-21T16:21:00Z"/>
              </w:rPr>
              <w:pPrChange w:id="7395" w:author="Seggelke, Klaus" w:date="2017-03-21T17:16:00Z">
                <w:pPr>
                  <w:pStyle w:val="TestCaseInfo"/>
                  <w:numPr>
                    <w:numId w:val="267"/>
                  </w:numPr>
                  <w:ind w:left="720" w:hanging="360"/>
                </w:pPr>
              </w:pPrChange>
            </w:pPr>
            <w:ins w:id="7396" w:author="Seggelke, Klaus" w:date="2017-03-21T16:21:00Z">
              <w:r>
                <w:t>Terminate VNF</w:t>
              </w:r>
            </w:ins>
          </w:p>
        </w:tc>
      </w:tr>
      <w:tr w:rsidR="001542F9" w:rsidTr="001542F9">
        <w:trPr>
          <w:ins w:id="7397"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398" w:author="Seggelke, Klaus" w:date="2017-03-21T16:21:00Z"/>
              </w:rPr>
            </w:pPr>
            <w:ins w:id="7399" w:author="Seggelke, Klaus" w:date="2017-03-21T16:21: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400" w:author="Seggelke, Klaus" w:date="2017-03-21T16:21:00Z"/>
              </w:rPr>
            </w:pPr>
          </w:p>
        </w:tc>
      </w:tr>
      <w:tr w:rsidR="001542F9" w:rsidTr="001542F9">
        <w:trPr>
          <w:ins w:id="7401"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402" w:author="Seggelke, Klaus" w:date="2017-03-21T16:21:00Z"/>
                <w:noProof/>
              </w:rPr>
            </w:pPr>
            <w:ins w:id="7403" w:author="Seggelke, Klaus" w:date="2017-03-21T16:21: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404" w:author="Seggelke, Klaus" w:date="2017-03-21T16:21:00Z"/>
              </w:rPr>
            </w:pPr>
            <w:ins w:id="7405" w:author="Seggelke, Klaus" w:date="2017-03-21T16:21:00Z">
              <w:r>
                <w:t>Following resources could be scaled down:</w:t>
              </w:r>
            </w:ins>
          </w:p>
          <w:p w:rsidR="001542F9" w:rsidRDefault="001542F9" w:rsidP="001542F9">
            <w:pPr>
              <w:pStyle w:val="TestCaseInfo"/>
              <w:numPr>
                <w:ilvl w:val="0"/>
                <w:numId w:val="101"/>
              </w:numPr>
              <w:rPr>
                <w:ins w:id="7406" w:author="Seggelke, Klaus" w:date="2017-03-21T16:21:00Z"/>
              </w:rPr>
            </w:pPr>
            <w:ins w:id="7407" w:author="Seggelke, Klaus" w:date="2017-03-21T16:21:00Z">
              <w:r>
                <w:t>vMemory</w:t>
              </w:r>
            </w:ins>
          </w:p>
          <w:p w:rsidR="001542F9" w:rsidRDefault="001542F9" w:rsidP="001542F9">
            <w:pPr>
              <w:pStyle w:val="TestCaseInfo"/>
              <w:numPr>
                <w:ilvl w:val="0"/>
                <w:numId w:val="101"/>
              </w:numPr>
              <w:rPr>
                <w:ins w:id="7408" w:author="Seggelke, Klaus" w:date="2017-03-21T16:21:00Z"/>
              </w:rPr>
            </w:pPr>
            <w:ins w:id="7409" w:author="Seggelke, Klaus" w:date="2017-03-21T16:21:00Z">
              <w:r>
                <w:t>vCPU cores</w:t>
              </w:r>
            </w:ins>
          </w:p>
          <w:p w:rsidR="001542F9" w:rsidRDefault="001542F9" w:rsidP="001542F9">
            <w:pPr>
              <w:pStyle w:val="TestCaseInfo"/>
              <w:numPr>
                <w:ilvl w:val="0"/>
                <w:numId w:val="101"/>
              </w:numPr>
              <w:rPr>
                <w:ins w:id="7410" w:author="Seggelke, Klaus" w:date="2017-03-21T16:21:00Z"/>
              </w:rPr>
            </w:pPr>
            <w:ins w:id="7411" w:author="Seggelke, Klaus" w:date="2017-03-21T16:21:00Z">
              <w:r>
                <w:t>vStorage</w:t>
              </w:r>
            </w:ins>
          </w:p>
          <w:p w:rsidR="001542F9" w:rsidRDefault="001542F9" w:rsidP="001542F9">
            <w:pPr>
              <w:pStyle w:val="TestCaseInfo"/>
              <w:numPr>
                <w:ilvl w:val="0"/>
                <w:numId w:val="101"/>
              </w:numPr>
              <w:rPr>
                <w:ins w:id="7412" w:author="Seggelke, Klaus" w:date="2017-03-21T16:21:00Z"/>
              </w:rPr>
            </w:pPr>
            <w:ins w:id="7413" w:author="Seggelke, Klaus" w:date="2017-03-21T16:21:00Z">
              <w:r>
                <w:t>vNIC or specialized hardware</w:t>
              </w:r>
            </w:ins>
          </w:p>
          <w:p w:rsidR="001542F9" w:rsidRDefault="001542F9" w:rsidP="001542F9">
            <w:pPr>
              <w:pStyle w:val="TestCaseInfo"/>
              <w:rPr>
                <w:ins w:id="7414" w:author="Seggelke, Klaus" w:date="2017-03-21T16:21:00Z"/>
              </w:rPr>
            </w:pPr>
            <w:ins w:id="7415" w:author="Seggelke, Klaus" w:date="2017-03-21T16:21:00Z">
              <w:r>
                <w:t xml:space="preserve">In case scale-in the </w:t>
              </w:r>
            </w:ins>
            <w:ins w:id="7416" w:author="Seggelke, Klaus" w:date="2017-03-21T17:17:00Z">
              <w:r w:rsidR="0050646D">
                <w:t>MANO</w:t>
              </w:r>
            </w:ins>
            <w:ins w:id="7417" w:author="Seggelke, Klaus" w:date="2017-03-21T16:21:00Z">
              <w:r>
                <w:t xml:space="preserve"> removes VNF</w:t>
              </w:r>
            </w:ins>
            <w:ins w:id="7418" w:author="Seggelke, Klaus" w:date="2017-03-21T17:17:00Z">
              <w:r w:rsidR="0050646D">
                <w:t>(</w:t>
              </w:r>
            </w:ins>
            <w:ins w:id="7419" w:author="Seggelke, Klaus" w:date="2017-03-21T16:21:00Z">
              <w:r>
                <w:t>s</w:t>
              </w:r>
            </w:ins>
            <w:ins w:id="7420" w:author="Seggelke, Klaus" w:date="2017-03-21T17:17:00Z">
              <w:r w:rsidR="0050646D">
                <w:t>)</w:t>
              </w:r>
            </w:ins>
            <w:ins w:id="7421" w:author="Seggelke, Klaus" w:date="2017-03-21T16:21:00Z">
              <w:r>
                <w:t>.</w:t>
              </w:r>
            </w:ins>
          </w:p>
        </w:tc>
      </w:tr>
    </w:tbl>
    <w:p w:rsidR="001542F9" w:rsidRDefault="001542F9" w:rsidP="001542F9">
      <w:pPr>
        <w:rPr>
          <w:ins w:id="7422" w:author="Seggelke, Klaus" w:date="2017-03-21T16:21: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542F9" w:rsidTr="001542F9">
        <w:trPr>
          <w:ins w:id="7423" w:author="Seggelke, Klaus" w:date="2017-03-21T16:21:00Z"/>
        </w:trPr>
        <w:tc>
          <w:tcPr>
            <w:tcW w:w="9330" w:type="dxa"/>
            <w:gridSpan w:val="2"/>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
              <w:rPr>
                <w:ins w:id="7424" w:author="Seggelke, Klaus" w:date="2017-03-21T16:21:00Z"/>
              </w:rPr>
            </w:pPr>
            <w:bookmarkStart w:id="7425" w:name="_Toc477881057"/>
            <w:ins w:id="7426" w:author="Seggelke, Klaus" w:date="2017-03-21T16:21:00Z">
              <w:r>
                <w:t>TC.VNF.SCALE.OUT.003.6</w:t>
              </w:r>
              <w:r>
                <w:tab/>
              </w:r>
              <w:r w:rsidRPr="00487EA1">
                <w:t>Scale-</w:t>
              </w:r>
              <w:r>
                <w:t>in</w:t>
              </w:r>
              <w:r w:rsidRPr="00487EA1">
                <w:t xml:space="preserve"> VNF instance</w:t>
              </w:r>
              <w:r>
                <w:t xml:space="preserve"> with Manual Scaling event generated by VNF</w:t>
              </w:r>
              <w:bookmarkEnd w:id="7425"/>
            </w:ins>
          </w:p>
        </w:tc>
      </w:tr>
      <w:tr w:rsidR="001542F9" w:rsidTr="001542F9">
        <w:trPr>
          <w:trHeight w:val="265"/>
          <w:ins w:id="7427"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428" w:author="Seggelke, Klaus" w:date="2017-03-21T16:21:00Z"/>
              </w:rPr>
            </w:pPr>
            <w:ins w:id="7429" w:author="Seggelke, Klaus" w:date="2017-03-21T16:21: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1542F9" w:rsidRPr="00D67489" w:rsidRDefault="0050646D" w:rsidP="0050646D">
            <w:pPr>
              <w:pStyle w:val="TestCaseInfo"/>
              <w:rPr>
                <w:ins w:id="7430" w:author="Seggelke, Klaus" w:date="2017-03-21T16:21:00Z"/>
                <w:lang w:eastAsia="zh-CN"/>
              </w:rPr>
              <w:pPrChange w:id="7431" w:author="Seggelke, Klaus" w:date="2017-03-21T17:17:00Z">
                <w:pPr>
                  <w:pStyle w:val="TestCaseInfo"/>
                  <w:numPr>
                    <w:numId w:val="214"/>
                  </w:numPr>
                  <w:ind w:left="720" w:hanging="360"/>
                </w:pPr>
              </w:pPrChange>
            </w:pPr>
            <w:ins w:id="7432" w:author="Seggelke, Klaus" w:date="2017-03-21T17:17:00Z">
              <w:r>
                <w:rPr>
                  <w:lang w:eastAsia="zh-CN"/>
                </w:rPr>
                <w:t>A MANO should have the capability to dynamically scale by adding or removing VNF(s) based on the required load. The scaling-in to the lower performance is the objective of this test.</w:t>
              </w:r>
            </w:ins>
          </w:p>
        </w:tc>
      </w:tr>
      <w:tr w:rsidR="001542F9" w:rsidTr="001542F9">
        <w:trPr>
          <w:ins w:id="7433"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434" w:author="Seggelke, Klaus" w:date="2017-03-21T16:21:00Z"/>
              </w:rPr>
            </w:pPr>
            <w:ins w:id="7435" w:author="Seggelke, Klaus" w:date="2017-03-21T16:21: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50646D" w:rsidRDefault="0050646D" w:rsidP="0050646D">
            <w:pPr>
              <w:pStyle w:val="TestCaseInfo"/>
              <w:rPr>
                <w:ins w:id="7436" w:author="Seggelke, Klaus" w:date="2017-03-21T17:17:00Z"/>
                <w:lang w:eastAsia="zh-CN"/>
              </w:rPr>
            </w:pPr>
            <w:ins w:id="7437" w:author="Seggelke, Klaus" w:date="2017-03-21T17:17:00Z">
              <w:r w:rsidRPr="00487EA1">
                <w:rPr>
                  <w:lang w:eastAsia="zh-CN"/>
                </w:rPr>
                <w:t xml:space="preserve">Once the scaling decrease is completed, the </w:t>
              </w:r>
              <w:r>
                <w:rPr>
                  <w:lang w:eastAsia="zh-CN"/>
                </w:rPr>
                <w:t>MANO</w:t>
              </w:r>
              <w:r w:rsidRPr="00487EA1">
                <w:rPr>
                  <w:lang w:eastAsia="zh-CN"/>
                </w:rPr>
                <w:t xml:space="preserve"> should report reduced virtualized resources. The service should not be impacted. Therefore, traffic load should be processed without drops if the load is not above the limit. If a VNF functionality depends on specialized hardware acceleration devices/NIC cards, </w:t>
              </w:r>
              <w:r w:rsidRPr="00487EA1">
                <w:rPr>
                  <w:lang w:eastAsia="zh-CN"/>
                </w:rPr>
                <w:lastRenderedPageBreak/>
                <w:t xml:space="preserve">the </w:t>
              </w:r>
              <w:r>
                <w:rPr>
                  <w:lang w:eastAsia="zh-CN"/>
                </w:rPr>
                <w:t>MANO</w:t>
              </w:r>
              <w:r w:rsidRPr="00487EA1">
                <w:rPr>
                  <w:lang w:eastAsia="zh-CN"/>
                </w:rPr>
                <w:t xml:space="preserve"> needs to have the capability to remove these resources when decreasing the scaling.</w:t>
              </w:r>
              <w:r>
                <w:rPr>
                  <w:lang w:eastAsia="zh-CN"/>
                </w:rPr>
                <w:t xml:space="preserve"> The trigger for this event to occur is the following:</w:t>
              </w:r>
            </w:ins>
          </w:p>
          <w:p w:rsidR="001542F9" w:rsidRDefault="0050646D" w:rsidP="0050646D">
            <w:pPr>
              <w:pStyle w:val="TestCaseInfo"/>
              <w:numPr>
                <w:ilvl w:val="0"/>
                <w:numId w:val="287"/>
              </w:numPr>
              <w:rPr>
                <w:ins w:id="7438" w:author="Seggelke, Klaus" w:date="2017-03-21T16:21:00Z"/>
                <w:lang w:eastAsia="zh-CN"/>
              </w:rPr>
              <w:pPrChange w:id="7439" w:author="Seggelke, Klaus" w:date="2017-03-21T17:17:00Z">
                <w:pPr>
                  <w:pStyle w:val="TestCaseInfo"/>
                </w:pPr>
              </w:pPrChange>
            </w:pPr>
            <w:ins w:id="7440" w:author="Seggelke, Klaus" w:date="2017-03-21T17:17:00Z">
              <w:r w:rsidRPr="006E70F4">
                <w:rPr>
                  <w:lang w:eastAsia="zh-CN"/>
                </w:rPr>
                <w:t>VNF generated event - Manual Scaling</w:t>
              </w:r>
            </w:ins>
          </w:p>
        </w:tc>
      </w:tr>
      <w:tr w:rsidR="001542F9" w:rsidTr="001542F9">
        <w:trPr>
          <w:trHeight w:val="283"/>
          <w:ins w:id="7441"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442" w:author="Seggelke, Klaus" w:date="2017-03-21T16:21:00Z"/>
              </w:rPr>
            </w:pPr>
            <w:ins w:id="7443" w:author="Seggelke, Klaus" w:date="2017-03-21T16:21:00Z">
              <w:r>
                <w:lastRenderedPageBreak/>
                <w:t>Test Setup</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444" w:author="Seggelke, Klaus" w:date="2017-03-21T16:21:00Z"/>
                <w:lang w:eastAsia="zh-CN"/>
              </w:rPr>
            </w:pPr>
          </w:p>
        </w:tc>
      </w:tr>
      <w:tr w:rsidR="001542F9" w:rsidTr="001542F9">
        <w:trPr>
          <w:trHeight w:val="515"/>
          <w:ins w:id="7445"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446" w:author="Seggelke, Klaus" w:date="2017-03-21T16:21:00Z"/>
              </w:rPr>
            </w:pPr>
            <w:ins w:id="7447" w:author="Seggelke, Klaus" w:date="2017-03-21T16:21:00Z">
              <w:r>
                <w:t>Parameters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448" w:author="Seggelke, Klaus" w:date="2017-03-21T16:21:00Z"/>
              </w:rPr>
            </w:pPr>
          </w:p>
        </w:tc>
      </w:tr>
      <w:tr w:rsidR="001542F9" w:rsidTr="001542F9">
        <w:trPr>
          <w:ins w:id="7449"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450" w:author="Seggelke, Klaus" w:date="2017-03-21T16:21:00Z"/>
              </w:rPr>
            </w:pPr>
            <w:ins w:id="7451" w:author="Seggelke, Klaus" w:date="2017-03-21T16:21: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452" w:author="Seggelke, Klaus" w:date="2017-03-21T16:21:00Z"/>
              </w:rPr>
            </w:pPr>
          </w:p>
        </w:tc>
      </w:tr>
      <w:tr w:rsidR="001542F9" w:rsidTr="001542F9">
        <w:trPr>
          <w:ins w:id="7453"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454" w:author="Seggelke, Klaus" w:date="2017-03-21T16:21:00Z"/>
              </w:rPr>
            </w:pPr>
            <w:ins w:id="7455" w:author="Seggelke, Klaus" w:date="2017-03-21T16:21:00Z">
              <w:r>
                <w:t>Pre-conditions: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456" w:author="Seggelke, Klaus" w:date="2017-03-21T16:21:00Z"/>
                <w:lang w:eastAsia="zh-CN"/>
              </w:rPr>
            </w:pPr>
          </w:p>
        </w:tc>
      </w:tr>
      <w:tr w:rsidR="001542F9" w:rsidTr="001542F9">
        <w:trPr>
          <w:trHeight w:val="1525"/>
          <w:ins w:id="7457"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458" w:author="Seggelke, Klaus" w:date="2017-03-21T16:21:00Z"/>
              </w:rPr>
            </w:pPr>
            <w:ins w:id="7459" w:author="Seggelke, Klaus" w:date="2017-03-21T16:21:00Z">
              <w:r>
                <w:t>Procedure</w:t>
              </w:r>
            </w:ins>
          </w:p>
        </w:tc>
        <w:tc>
          <w:tcPr>
            <w:tcW w:w="7979" w:type="dxa"/>
            <w:tcBorders>
              <w:top w:val="single" w:sz="2" w:space="0" w:color="auto"/>
              <w:left w:val="single" w:sz="2" w:space="0" w:color="auto"/>
              <w:bottom w:val="single" w:sz="2" w:space="0" w:color="auto"/>
              <w:right w:val="single" w:sz="2" w:space="0" w:color="auto"/>
            </w:tcBorders>
          </w:tcPr>
          <w:p w:rsidR="001542F9" w:rsidRPr="00093574" w:rsidRDefault="001542F9" w:rsidP="001542F9">
            <w:pPr>
              <w:pStyle w:val="TestCaseInfo"/>
              <w:rPr>
                <w:ins w:id="7460" w:author="Seggelke, Klaus" w:date="2017-03-21T16:21:00Z"/>
              </w:rPr>
            </w:pPr>
            <w:ins w:id="7461" w:author="Seggelke, Klaus" w:date="2017-03-21T16:21:00Z">
              <w:r w:rsidRPr="00093574">
                <w:t>Sequence:</w:t>
              </w:r>
            </w:ins>
          </w:p>
          <w:p w:rsidR="001542F9" w:rsidRDefault="001542F9" w:rsidP="0050646D">
            <w:pPr>
              <w:pStyle w:val="TestCaseInfo"/>
              <w:numPr>
                <w:ilvl w:val="0"/>
                <w:numId w:val="288"/>
              </w:numPr>
              <w:rPr>
                <w:ins w:id="7462" w:author="Seggelke, Klaus" w:date="2017-03-21T16:21:00Z"/>
              </w:rPr>
              <w:pPrChange w:id="7463" w:author="Seggelke, Klaus" w:date="2017-03-21T17:18:00Z">
                <w:pPr>
                  <w:pStyle w:val="TestCaseInfo"/>
                  <w:numPr>
                    <w:numId w:val="268"/>
                  </w:numPr>
                  <w:ind w:left="720" w:hanging="360"/>
                </w:pPr>
              </w:pPrChange>
            </w:pPr>
            <w:ins w:id="7464" w:author="Seggelke, Klaus" w:date="2017-03-21T16:21:00Z">
              <w:r>
                <w:t>Instantiate VNF</w:t>
              </w:r>
            </w:ins>
          </w:p>
          <w:p w:rsidR="001542F9" w:rsidRDefault="001542F9" w:rsidP="0050646D">
            <w:pPr>
              <w:pStyle w:val="TestCaseInfo"/>
              <w:numPr>
                <w:ilvl w:val="0"/>
                <w:numId w:val="288"/>
              </w:numPr>
              <w:rPr>
                <w:ins w:id="7465" w:author="Seggelke, Klaus" w:date="2017-03-21T16:21:00Z"/>
              </w:rPr>
              <w:pPrChange w:id="7466" w:author="Seggelke, Klaus" w:date="2017-03-21T17:18:00Z">
                <w:pPr>
                  <w:pStyle w:val="TestCaseInfo"/>
                  <w:numPr>
                    <w:numId w:val="268"/>
                  </w:numPr>
                  <w:ind w:left="720" w:hanging="360"/>
                </w:pPr>
              </w:pPrChange>
            </w:pPr>
            <w:ins w:id="7467" w:author="Seggelke, Klaus" w:date="2017-03-21T16:21:00Z">
              <w:r w:rsidRPr="00074BEF">
                <w:t>Validate VNF instantiation state is INSTANTIATED and VNF state is STARTED (--&gt; time stamp when correct state reached)</w:t>
              </w:r>
            </w:ins>
          </w:p>
          <w:p w:rsidR="001542F9" w:rsidRDefault="001542F9" w:rsidP="0050646D">
            <w:pPr>
              <w:pStyle w:val="TestCaseInfo"/>
              <w:numPr>
                <w:ilvl w:val="0"/>
                <w:numId w:val="288"/>
              </w:numPr>
              <w:rPr>
                <w:ins w:id="7468" w:author="Seggelke, Klaus" w:date="2017-03-21T16:21:00Z"/>
              </w:rPr>
              <w:pPrChange w:id="7469" w:author="Seggelke, Klaus" w:date="2017-03-21T17:18:00Z">
                <w:pPr>
                  <w:pStyle w:val="TestCaseInfo"/>
                  <w:numPr>
                    <w:numId w:val="268"/>
                  </w:numPr>
                  <w:ind w:left="720" w:hanging="360"/>
                </w:pPr>
              </w:pPrChange>
            </w:pPr>
            <w:ins w:id="7470" w:author="Seggelke, Klaus" w:date="2017-03-21T16:21:00Z">
              <w:r>
                <w:t>Generate low traffic load</w:t>
              </w:r>
            </w:ins>
          </w:p>
          <w:p w:rsidR="001542F9" w:rsidRDefault="001542F9" w:rsidP="0050646D">
            <w:pPr>
              <w:pStyle w:val="TestCaseInfo"/>
              <w:numPr>
                <w:ilvl w:val="0"/>
                <w:numId w:val="288"/>
              </w:numPr>
              <w:rPr>
                <w:ins w:id="7471" w:author="Seggelke, Klaus" w:date="2017-03-21T16:21:00Z"/>
              </w:rPr>
              <w:pPrChange w:id="7472" w:author="Seggelke, Klaus" w:date="2017-03-21T17:18:00Z">
                <w:pPr>
                  <w:pStyle w:val="TestCaseInfo"/>
                  <w:numPr>
                    <w:numId w:val="268"/>
                  </w:numPr>
                  <w:ind w:left="720" w:hanging="360"/>
                </w:pPr>
              </w:pPrChange>
            </w:pPr>
            <w:ins w:id="7473" w:author="Seggelke, Klaus" w:date="2017-03-21T16:21:00Z">
              <w:r>
                <w:t>Validate that traffic flows through without issues (--&gt; no dropped packets)</w:t>
              </w:r>
            </w:ins>
          </w:p>
          <w:p w:rsidR="001542F9" w:rsidRDefault="001542F9" w:rsidP="0050646D">
            <w:pPr>
              <w:pStyle w:val="TestCaseInfo"/>
              <w:numPr>
                <w:ilvl w:val="0"/>
                <w:numId w:val="288"/>
              </w:numPr>
              <w:rPr>
                <w:ins w:id="7474" w:author="Seggelke, Klaus" w:date="2017-03-21T16:21:00Z"/>
              </w:rPr>
              <w:pPrChange w:id="7475" w:author="Seggelke, Klaus" w:date="2017-03-21T17:18:00Z">
                <w:pPr>
                  <w:pStyle w:val="TestCaseInfo"/>
                  <w:numPr>
                    <w:numId w:val="268"/>
                  </w:numPr>
                  <w:ind w:left="720" w:hanging="360"/>
                </w:pPr>
              </w:pPrChange>
            </w:pPr>
            <w:ins w:id="7476" w:author="Seggelke, Klaus" w:date="2017-03-21T16:21:00Z">
              <w:r>
                <w:t>Trigger a resize of the NFV resources to the next level</w:t>
              </w:r>
            </w:ins>
          </w:p>
          <w:p w:rsidR="001542F9" w:rsidRDefault="001542F9" w:rsidP="0050646D">
            <w:pPr>
              <w:pStyle w:val="TestCaseInfo"/>
              <w:numPr>
                <w:ilvl w:val="0"/>
                <w:numId w:val="288"/>
              </w:numPr>
              <w:rPr>
                <w:ins w:id="7477" w:author="Seggelke, Klaus" w:date="2017-03-21T16:21:00Z"/>
              </w:rPr>
              <w:pPrChange w:id="7478" w:author="Seggelke, Klaus" w:date="2017-03-21T17:18:00Z">
                <w:pPr>
                  <w:pStyle w:val="TestCaseInfo"/>
                  <w:numPr>
                    <w:numId w:val="268"/>
                  </w:numPr>
                  <w:ind w:left="720" w:hanging="360"/>
                </w:pPr>
              </w:pPrChange>
            </w:pPr>
            <w:ins w:id="7479" w:author="Seggelke, Klaus" w:date="2017-03-21T16:21:00Z">
              <w:r>
                <w:t>Validate VNF has resized to the next level</w:t>
              </w:r>
            </w:ins>
          </w:p>
          <w:p w:rsidR="001542F9" w:rsidRDefault="001542F9" w:rsidP="0050646D">
            <w:pPr>
              <w:pStyle w:val="TestCaseInfo"/>
              <w:numPr>
                <w:ilvl w:val="0"/>
                <w:numId w:val="288"/>
              </w:numPr>
              <w:rPr>
                <w:ins w:id="7480" w:author="Seggelke, Klaus" w:date="2017-03-21T16:21:00Z"/>
              </w:rPr>
              <w:pPrChange w:id="7481" w:author="Seggelke, Klaus" w:date="2017-03-21T17:18:00Z">
                <w:pPr>
                  <w:pStyle w:val="TestCaseInfo"/>
                  <w:numPr>
                    <w:numId w:val="268"/>
                  </w:numPr>
                  <w:ind w:left="720" w:hanging="360"/>
                </w:pPr>
              </w:pPrChange>
            </w:pPr>
            <w:ins w:id="7482" w:author="Seggelke, Klaus" w:date="2017-03-21T16:21:00Z">
              <w:r>
                <w:t>Determine if and length of service disruption</w:t>
              </w:r>
            </w:ins>
          </w:p>
          <w:p w:rsidR="001542F9" w:rsidRDefault="001542F9" w:rsidP="0050646D">
            <w:pPr>
              <w:pStyle w:val="TestCaseInfo"/>
              <w:numPr>
                <w:ilvl w:val="0"/>
                <w:numId w:val="288"/>
              </w:numPr>
              <w:rPr>
                <w:ins w:id="7483" w:author="Seggelke, Klaus" w:date="2017-03-21T16:21:00Z"/>
              </w:rPr>
              <w:pPrChange w:id="7484" w:author="Seggelke, Klaus" w:date="2017-03-21T17:18:00Z">
                <w:pPr>
                  <w:pStyle w:val="TestCaseInfo"/>
                  <w:numPr>
                    <w:numId w:val="268"/>
                  </w:numPr>
                  <w:ind w:left="720" w:hanging="360"/>
                </w:pPr>
              </w:pPrChange>
            </w:pPr>
            <w:ins w:id="7485" w:author="Seggelke, Klaus" w:date="2017-03-21T16:21:00Z">
              <w:r>
                <w:t>Generate traffic load the next level</w:t>
              </w:r>
            </w:ins>
          </w:p>
          <w:p w:rsidR="001542F9" w:rsidRDefault="001542F9" w:rsidP="0050646D">
            <w:pPr>
              <w:pStyle w:val="TestCaseInfo"/>
              <w:numPr>
                <w:ilvl w:val="0"/>
                <w:numId w:val="288"/>
              </w:numPr>
              <w:rPr>
                <w:ins w:id="7486" w:author="Seggelke, Klaus" w:date="2017-03-21T16:21:00Z"/>
              </w:rPr>
              <w:pPrChange w:id="7487" w:author="Seggelke, Klaus" w:date="2017-03-21T17:18:00Z">
                <w:pPr>
                  <w:pStyle w:val="TestCaseInfo"/>
                  <w:numPr>
                    <w:numId w:val="268"/>
                  </w:numPr>
                  <w:ind w:left="720" w:hanging="360"/>
                </w:pPr>
              </w:pPrChange>
            </w:pPr>
            <w:ins w:id="7488" w:author="Seggelke, Klaus" w:date="2017-03-21T16:21:00Z">
              <w:r>
                <w:t>Validate capacity without traffic loss</w:t>
              </w:r>
            </w:ins>
          </w:p>
          <w:p w:rsidR="001542F9" w:rsidRDefault="001542F9" w:rsidP="0050646D">
            <w:pPr>
              <w:pStyle w:val="TestCaseInfo"/>
              <w:numPr>
                <w:ilvl w:val="0"/>
                <w:numId w:val="288"/>
              </w:numPr>
              <w:rPr>
                <w:ins w:id="7489" w:author="Seggelke, Klaus" w:date="2017-03-21T16:21:00Z"/>
              </w:rPr>
              <w:pPrChange w:id="7490" w:author="Seggelke, Klaus" w:date="2017-03-21T17:18:00Z">
                <w:pPr>
                  <w:pStyle w:val="TestCaseInfo"/>
                  <w:numPr>
                    <w:numId w:val="268"/>
                  </w:numPr>
                  <w:ind w:left="720" w:hanging="360"/>
                </w:pPr>
              </w:pPrChange>
            </w:pPr>
            <w:ins w:id="7491" w:author="Seggelke, Klaus" w:date="2017-03-21T16:21:00Z">
              <w:r>
                <w:t>Trigger the downsize of the VNF</w:t>
              </w:r>
            </w:ins>
          </w:p>
          <w:p w:rsidR="001542F9" w:rsidRDefault="001542F9" w:rsidP="0050646D">
            <w:pPr>
              <w:pStyle w:val="TestCaseInfo"/>
              <w:numPr>
                <w:ilvl w:val="0"/>
                <w:numId w:val="288"/>
              </w:numPr>
              <w:rPr>
                <w:ins w:id="7492" w:author="Seggelke, Klaus" w:date="2017-03-21T16:21:00Z"/>
              </w:rPr>
              <w:pPrChange w:id="7493" w:author="Seggelke, Klaus" w:date="2017-03-21T17:18:00Z">
                <w:pPr>
                  <w:pStyle w:val="TestCaseInfo"/>
                  <w:numPr>
                    <w:numId w:val="268"/>
                  </w:numPr>
                  <w:ind w:left="720" w:hanging="360"/>
                </w:pPr>
              </w:pPrChange>
            </w:pPr>
            <w:ins w:id="7494" w:author="Seggelke, Klaus" w:date="2017-03-21T16:21:00Z">
              <w:r>
                <w:t xml:space="preserve">Validate </w:t>
              </w:r>
            </w:ins>
            <w:ins w:id="7495" w:author="Seggelke, Klaus" w:date="2017-03-21T17:18:00Z">
              <w:r w:rsidR="0050646D">
                <w:t>MANO</w:t>
              </w:r>
            </w:ins>
            <w:ins w:id="7496" w:author="Seggelke, Klaus" w:date="2017-03-21T16:21:00Z">
              <w:r>
                <w:t xml:space="preserve"> has released the resources and decreased the VNF</w:t>
              </w:r>
            </w:ins>
            <w:ins w:id="7497" w:author="Seggelke, Klaus" w:date="2017-03-21T17:18:00Z">
              <w:r w:rsidR="0050646D">
                <w:t>(</w:t>
              </w:r>
            </w:ins>
            <w:ins w:id="7498" w:author="Seggelke, Klaus" w:date="2017-03-21T16:21:00Z">
              <w:r>
                <w:t>s</w:t>
              </w:r>
            </w:ins>
            <w:ins w:id="7499" w:author="Seggelke, Klaus" w:date="2017-03-21T17:18:00Z">
              <w:r w:rsidR="0050646D">
                <w:t>)</w:t>
              </w:r>
            </w:ins>
          </w:p>
          <w:p w:rsidR="001542F9" w:rsidRDefault="001542F9" w:rsidP="0050646D">
            <w:pPr>
              <w:pStyle w:val="TestCaseInfo"/>
              <w:numPr>
                <w:ilvl w:val="0"/>
                <w:numId w:val="288"/>
              </w:numPr>
              <w:rPr>
                <w:ins w:id="7500" w:author="Seggelke, Klaus" w:date="2017-03-21T16:21:00Z"/>
              </w:rPr>
              <w:pPrChange w:id="7501" w:author="Seggelke, Klaus" w:date="2017-03-21T17:18:00Z">
                <w:pPr>
                  <w:pStyle w:val="TestCaseInfo"/>
                  <w:numPr>
                    <w:numId w:val="268"/>
                  </w:numPr>
                  <w:ind w:left="720" w:hanging="360"/>
                </w:pPr>
              </w:pPrChange>
            </w:pPr>
            <w:ins w:id="7502" w:author="Seggelke, Klaus" w:date="2017-03-21T16:21:00Z">
              <w:r>
                <w:t>Validate traffic drop occurs</w:t>
              </w:r>
            </w:ins>
          </w:p>
          <w:p w:rsidR="001542F9" w:rsidRDefault="001542F9" w:rsidP="0050646D">
            <w:pPr>
              <w:pStyle w:val="TestCaseInfo"/>
              <w:numPr>
                <w:ilvl w:val="0"/>
                <w:numId w:val="288"/>
              </w:numPr>
              <w:rPr>
                <w:ins w:id="7503" w:author="Seggelke, Klaus" w:date="2017-03-21T16:21:00Z"/>
              </w:rPr>
              <w:pPrChange w:id="7504" w:author="Seggelke, Klaus" w:date="2017-03-21T17:18:00Z">
                <w:pPr>
                  <w:pStyle w:val="TestCaseInfo"/>
                  <w:numPr>
                    <w:numId w:val="268"/>
                  </w:numPr>
                  <w:ind w:left="720" w:hanging="360"/>
                </w:pPr>
              </w:pPrChange>
            </w:pPr>
            <w:ins w:id="7505" w:author="Seggelke, Klaus" w:date="2017-03-21T16:21:00Z">
              <w:r>
                <w:t>Reduce traffic load to level that the downsized VNF should process</w:t>
              </w:r>
            </w:ins>
          </w:p>
          <w:p w:rsidR="001542F9" w:rsidRDefault="001542F9" w:rsidP="0050646D">
            <w:pPr>
              <w:pStyle w:val="TestCaseInfo"/>
              <w:numPr>
                <w:ilvl w:val="0"/>
                <w:numId w:val="288"/>
              </w:numPr>
              <w:rPr>
                <w:ins w:id="7506" w:author="Seggelke, Klaus" w:date="2017-03-21T16:21:00Z"/>
              </w:rPr>
              <w:pPrChange w:id="7507" w:author="Seggelke, Klaus" w:date="2017-03-21T17:18:00Z">
                <w:pPr>
                  <w:pStyle w:val="TestCaseInfo"/>
                  <w:numPr>
                    <w:numId w:val="268"/>
                  </w:numPr>
                  <w:ind w:left="720" w:hanging="360"/>
                </w:pPr>
              </w:pPrChange>
            </w:pPr>
            <w:ins w:id="7508" w:author="Seggelke, Klaus" w:date="2017-03-21T16:21:00Z">
              <w:r>
                <w:t>Validate traffic flows through without issues (</w:t>
              </w:r>
              <w:r>
                <w:sym w:font="Wingdings" w:char="F0E0"/>
              </w:r>
              <w:r>
                <w:t xml:space="preserve"> no dropped packets)</w:t>
              </w:r>
            </w:ins>
          </w:p>
          <w:p w:rsidR="001542F9" w:rsidRDefault="001542F9" w:rsidP="0050646D">
            <w:pPr>
              <w:pStyle w:val="TestCaseInfo"/>
              <w:numPr>
                <w:ilvl w:val="0"/>
                <w:numId w:val="288"/>
              </w:numPr>
              <w:rPr>
                <w:ins w:id="7509" w:author="Seggelke, Klaus" w:date="2017-03-21T16:21:00Z"/>
              </w:rPr>
              <w:pPrChange w:id="7510" w:author="Seggelke, Klaus" w:date="2017-03-21T17:18:00Z">
                <w:pPr>
                  <w:pStyle w:val="TestCaseInfo"/>
                  <w:numPr>
                    <w:numId w:val="268"/>
                  </w:numPr>
                  <w:ind w:left="720" w:hanging="360"/>
                </w:pPr>
              </w:pPrChange>
            </w:pPr>
            <w:ins w:id="7511" w:author="Seggelke, Klaus" w:date="2017-03-21T16:21:00Z">
              <w:r>
                <w:t>Stop traffic</w:t>
              </w:r>
            </w:ins>
          </w:p>
          <w:p w:rsidR="001542F9" w:rsidRPr="00093574" w:rsidRDefault="001542F9" w:rsidP="0050646D">
            <w:pPr>
              <w:pStyle w:val="TestCaseInfo"/>
              <w:numPr>
                <w:ilvl w:val="0"/>
                <w:numId w:val="288"/>
              </w:numPr>
              <w:rPr>
                <w:ins w:id="7512" w:author="Seggelke, Klaus" w:date="2017-03-21T16:21:00Z"/>
              </w:rPr>
              <w:pPrChange w:id="7513" w:author="Seggelke, Klaus" w:date="2017-03-21T17:18:00Z">
                <w:pPr>
                  <w:pStyle w:val="TestCaseInfo"/>
                  <w:numPr>
                    <w:numId w:val="268"/>
                  </w:numPr>
                  <w:ind w:left="720" w:hanging="360"/>
                </w:pPr>
              </w:pPrChange>
            </w:pPr>
            <w:ins w:id="7514" w:author="Seggelke, Klaus" w:date="2017-03-21T16:21:00Z">
              <w:r>
                <w:t>Terminate VNF</w:t>
              </w:r>
            </w:ins>
          </w:p>
        </w:tc>
      </w:tr>
      <w:tr w:rsidR="001542F9" w:rsidTr="001542F9">
        <w:trPr>
          <w:ins w:id="7515"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516" w:author="Seggelke, Klaus" w:date="2017-03-21T16:21:00Z"/>
              </w:rPr>
            </w:pPr>
            <w:ins w:id="7517" w:author="Seggelke, Klaus" w:date="2017-03-21T16:21: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518" w:author="Seggelke, Klaus" w:date="2017-03-21T16:21:00Z"/>
              </w:rPr>
            </w:pPr>
          </w:p>
        </w:tc>
      </w:tr>
      <w:tr w:rsidR="001542F9" w:rsidTr="001542F9">
        <w:trPr>
          <w:ins w:id="7519"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520" w:author="Seggelke, Klaus" w:date="2017-03-21T16:21:00Z"/>
                <w:noProof/>
              </w:rPr>
            </w:pPr>
            <w:ins w:id="7521" w:author="Seggelke, Klaus" w:date="2017-03-21T16:21: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522" w:author="Seggelke, Klaus" w:date="2017-03-21T16:21:00Z"/>
              </w:rPr>
            </w:pPr>
            <w:ins w:id="7523" w:author="Seggelke, Klaus" w:date="2017-03-21T16:21:00Z">
              <w:r>
                <w:t>Following resources could be scaled down:</w:t>
              </w:r>
            </w:ins>
          </w:p>
          <w:p w:rsidR="001542F9" w:rsidRDefault="001542F9" w:rsidP="001542F9">
            <w:pPr>
              <w:pStyle w:val="TestCaseInfo"/>
              <w:numPr>
                <w:ilvl w:val="0"/>
                <w:numId w:val="101"/>
              </w:numPr>
              <w:rPr>
                <w:ins w:id="7524" w:author="Seggelke, Klaus" w:date="2017-03-21T16:21:00Z"/>
              </w:rPr>
            </w:pPr>
            <w:ins w:id="7525" w:author="Seggelke, Klaus" w:date="2017-03-21T16:21:00Z">
              <w:r>
                <w:t>vMemory</w:t>
              </w:r>
            </w:ins>
          </w:p>
          <w:p w:rsidR="001542F9" w:rsidRDefault="001542F9" w:rsidP="001542F9">
            <w:pPr>
              <w:pStyle w:val="TestCaseInfo"/>
              <w:numPr>
                <w:ilvl w:val="0"/>
                <w:numId w:val="101"/>
              </w:numPr>
              <w:rPr>
                <w:ins w:id="7526" w:author="Seggelke, Klaus" w:date="2017-03-21T16:21:00Z"/>
              </w:rPr>
            </w:pPr>
            <w:ins w:id="7527" w:author="Seggelke, Klaus" w:date="2017-03-21T16:21:00Z">
              <w:r>
                <w:t>vCPU cores</w:t>
              </w:r>
            </w:ins>
          </w:p>
          <w:p w:rsidR="001542F9" w:rsidRDefault="001542F9" w:rsidP="001542F9">
            <w:pPr>
              <w:pStyle w:val="TestCaseInfo"/>
              <w:numPr>
                <w:ilvl w:val="0"/>
                <w:numId w:val="101"/>
              </w:numPr>
              <w:rPr>
                <w:ins w:id="7528" w:author="Seggelke, Klaus" w:date="2017-03-21T16:21:00Z"/>
              </w:rPr>
            </w:pPr>
            <w:ins w:id="7529" w:author="Seggelke, Klaus" w:date="2017-03-21T16:21:00Z">
              <w:r>
                <w:t>vStorage</w:t>
              </w:r>
            </w:ins>
          </w:p>
          <w:p w:rsidR="001542F9" w:rsidRDefault="001542F9" w:rsidP="001542F9">
            <w:pPr>
              <w:pStyle w:val="TestCaseInfo"/>
              <w:numPr>
                <w:ilvl w:val="0"/>
                <w:numId w:val="101"/>
              </w:numPr>
              <w:rPr>
                <w:ins w:id="7530" w:author="Seggelke, Klaus" w:date="2017-03-21T16:21:00Z"/>
              </w:rPr>
            </w:pPr>
            <w:ins w:id="7531" w:author="Seggelke, Klaus" w:date="2017-03-21T16:21:00Z">
              <w:r>
                <w:t>vNIC or specialized hardware</w:t>
              </w:r>
            </w:ins>
          </w:p>
          <w:p w:rsidR="001542F9" w:rsidRDefault="0050646D" w:rsidP="001542F9">
            <w:pPr>
              <w:pStyle w:val="TestCaseInfo"/>
              <w:rPr>
                <w:ins w:id="7532" w:author="Seggelke, Klaus" w:date="2017-03-21T16:21:00Z"/>
              </w:rPr>
            </w:pPr>
            <w:ins w:id="7533" w:author="Seggelke, Klaus" w:date="2017-03-21T16:21:00Z">
              <w:r>
                <w:t>In case scale-in the MANO</w:t>
              </w:r>
              <w:r w:rsidR="001542F9">
                <w:t xml:space="preserve"> removes VNF</w:t>
              </w:r>
            </w:ins>
            <w:ins w:id="7534" w:author="Seggelke, Klaus" w:date="2017-03-21T17:18:00Z">
              <w:r>
                <w:t>(</w:t>
              </w:r>
            </w:ins>
            <w:ins w:id="7535" w:author="Seggelke, Klaus" w:date="2017-03-21T16:21:00Z">
              <w:r w:rsidR="001542F9">
                <w:t>s</w:t>
              </w:r>
            </w:ins>
            <w:ins w:id="7536" w:author="Seggelke, Klaus" w:date="2017-03-21T17:18:00Z">
              <w:r>
                <w:t>)</w:t>
              </w:r>
            </w:ins>
            <w:ins w:id="7537" w:author="Seggelke, Klaus" w:date="2017-03-21T16:21:00Z">
              <w:r w:rsidR="001542F9">
                <w:t>.</w:t>
              </w:r>
            </w:ins>
          </w:p>
        </w:tc>
      </w:tr>
    </w:tbl>
    <w:p w:rsidR="001542F9" w:rsidRDefault="001542F9" w:rsidP="001542F9">
      <w:pPr>
        <w:rPr>
          <w:ins w:id="7538" w:author="Seggelke, Klaus" w:date="2017-03-21T16:21: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542F9" w:rsidTr="001542F9">
        <w:trPr>
          <w:ins w:id="7539" w:author="Seggelke, Klaus" w:date="2017-03-21T16:21:00Z"/>
        </w:trPr>
        <w:tc>
          <w:tcPr>
            <w:tcW w:w="9330" w:type="dxa"/>
            <w:gridSpan w:val="2"/>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
              <w:rPr>
                <w:ins w:id="7540" w:author="Seggelke, Klaus" w:date="2017-03-21T16:21:00Z"/>
              </w:rPr>
            </w:pPr>
            <w:bookmarkStart w:id="7541" w:name="_Toc477881058"/>
            <w:ins w:id="7542" w:author="Seggelke, Klaus" w:date="2017-03-21T16:21:00Z">
              <w:r>
                <w:t>TC.VNF.SCALE.OUT.003.7</w:t>
              </w:r>
              <w:r>
                <w:tab/>
              </w:r>
              <w:r w:rsidRPr="00487EA1">
                <w:t>Scale-</w:t>
              </w:r>
              <w:r>
                <w:t>in</w:t>
              </w:r>
              <w:r w:rsidRPr="00487EA1">
                <w:t xml:space="preserve"> VNF instance</w:t>
              </w:r>
              <w:r>
                <w:t xml:space="preserve"> with Manual Scaling event generated by EM</w:t>
              </w:r>
              <w:bookmarkEnd w:id="7541"/>
            </w:ins>
          </w:p>
        </w:tc>
      </w:tr>
      <w:tr w:rsidR="001542F9" w:rsidTr="001542F9">
        <w:trPr>
          <w:trHeight w:val="896"/>
          <w:ins w:id="7543"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544" w:author="Seggelke, Klaus" w:date="2017-03-21T16:21:00Z"/>
              </w:rPr>
            </w:pPr>
            <w:ins w:id="7545" w:author="Seggelke, Klaus" w:date="2017-03-21T16:21: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1542F9" w:rsidRPr="00D67489" w:rsidRDefault="0050646D" w:rsidP="0050646D">
            <w:pPr>
              <w:pStyle w:val="TestCaseInfo"/>
              <w:rPr>
                <w:ins w:id="7546" w:author="Seggelke, Klaus" w:date="2017-03-21T16:21:00Z"/>
                <w:lang w:eastAsia="zh-CN"/>
              </w:rPr>
              <w:pPrChange w:id="7547" w:author="Seggelke, Klaus" w:date="2017-03-21T17:19:00Z">
                <w:pPr>
                  <w:pStyle w:val="TestCaseInfo"/>
                  <w:numPr>
                    <w:numId w:val="218"/>
                  </w:numPr>
                  <w:ind w:left="720" w:hanging="360"/>
                </w:pPr>
              </w:pPrChange>
            </w:pPr>
            <w:ins w:id="7548" w:author="Seggelke, Klaus" w:date="2017-03-21T17:18:00Z">
              <w:r>
                <w:rPr>
                  <w:lang w:eastAsia="zh-CN"/>
                </w:rPr>
                <w:t>A MANO should have the capability to dynamically scale by adding or removing VNF(s) based on the required load. The scaling-in to the lower performance is the objective of this test.</w:t>
              </w:r>
            </w:ins>
          </w:p>
        </w:tc>
      </w:tr>
      <w:tr w:rsidR="001542F9" w:rsidTr="001542F9">
        <w:trPr>
          <w:ins w:id="7549"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550" w:author="Seggelke, Klaus" w:date="2017-03-21T16:21:00Z"/>
              </w:rPr>
            </w:pPr>
            <w:ins w:id="7551" w:author="Seggelke, Klaus" w:date="2017-03-21T16:21: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50646D" w:rsidRDefault="0050646D" w:rsidP="0050646D">
            <w:pPr>
              <w:pStyle w:val="TestCaseInfo"/>
              <w:rPr>
                <w:ins w:id="7552" w:author="Seggelke, Klaus" w:date="2017-03-21T17:19:00Z"/>
                <w:lang w:eastAsia="zh-CN"/>
              </w:rPr>
            </w:pPr>
            <w:ins w:id="7553" w:author="Seggelke, Klaus" w:date="2017-03-21T17:19:00Z">
              <w:r w:rsidRPr="00487EA1">
                <w:rPr>
                  <w:lang w:eastAsia="zh-CN"/>
                </w:rPr>
                <w:t xml:space="preserve">Once the scaling decrease is completed, the </w:t>
              </w:r>
              <w:r>
                <w:rPr>
                  <w:lang w:eastAsia="zh-CN"/>
                </w:rPr>
                <w:t>MANO</w:t>
              </w:r>
              <w:r w:rsidRPr="00487EA1">
                <w:rPr>
                  <w:lang w:eastAsia="zh-CN"/>
                </w:rPr>
                <w:t xml:space="preserve"> should report reduced virtualized resources. The service should not be impacted. Therefore, traffic load should be processed without drops if the load is not above the limit. If a VNF functionality depends on specialized hardware acceleration devices/NIC cards, the </w:t>
              </w:r>
              <w:r>
                <w:rPr>
                  <w:lang w:eastAsia="zh-CN"/>
                </w:rPr>
                <w:t>MANO</w:t>
              </w:r>
              <w:r w:rsidRPr="00487EA1">
                <w:rPr>
                  <w:lang w:eastAsia="zh-CN"/>
                </w:rPr>
                <w:t xml:space="preserve"> needs to have the capability to remove these resources when decreasing the scaling.</w:t>
              </w:r>
              <w:r>
                <w:rPr>
                  <w:lang w:eastAsia="zh-CN"/>
                </w:rPr>
                <w:t xml:space="preserve"> The trigger for this event to occur is the following:</w:t>
              </w:r>
            </w:ins>
          </w:p>
          <w:p w:rsidR="001542F9" w:rsidRDefault="0050646D" w:rsidP="0050646D">
            <w:pPr>
              <w:pStyle w:val="TestCaseInfo"/>
              <w:numPr>
                <w:ilvl w:val="0"/>
                <w:numId w:val="289"/>
              </w:numPr>
              <w:rPr>
                <w:ins w:id="7554" w:author="Seggelke, Klaus" w:date="2017-03-21T16:21:00Z"/>
                <w:lang w:eastAsia="zh-CN"/>
              </w:rPr>
              <w:pPrChange w:id="7555" w:author="Seggelke, Klaus" w:date="2017-03-21T17:19:00Z">
                <w:pPr>
                  <w:pStyle w:val="TestCaseInfo"/>
                </w:pPr>
              </w:pPrChange>
            </w:pPr>
            <w:ins w:id="7556" w:author="Seggelke, Klaus" w:date="2017-03-21T17:19:00Z">
              <w:r w:rsidRPr="006E70F4">
                <w:rPr>
                  <w:lang w:eastAsia="zh-CN"/>
                </w:rPr>
                <w:t>EM generated event – Manual Scaling</w:t>
              </w:r>
            </w:ins>
          </w:p>
        </w:tc>
      </w:tr>
      <w:tr w:rsidR="001542F9" w:rsidTr="001542F9">
        <w:trPr>
          <w:trHeight w:val="283"/>
          <w:ins w:id="7557"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558" w:author="Seggelke, Klaus" w:date="2017-03-21T16:21:00Z"/>
              </w:rPr>
            </w:pPr>
            <w:ins w:id="7559" w:author="Seggelke, Klaus" w:date="2017-03-21T16:21:00Z">
              <w:r>
                <w:t>Test Setup</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560" w:author="Seggelke, Klaus" w:date="2017-03-21T16:21:00Z"/>
                <w:lang w:eastAsia="zh-CN"/>
              </w:rPr>
            </w:pPr>
          </w:p>
        </w:tc>
      </w:tr>
      <w:tr w:rsidR="001542F9" w:rsidTr="001542F9">
        <w:trPr>
          <w:trHeight w:val="515"/>
          <w:ins w:id="7561"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562" w:author="Seggelke, Klaus" w:date="2017-03-21T16:21:00Z"/>
              </w:rPr>
            </w:pPr>
            <w:ins w:id="7563" w:author="Seggelke, Klaus" w:date="2017-03-21T16:21:00Z">
              <w:r>
                <w:lastRenderedPageBreak/>
                <w:t>Parameters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564" w:author="Seggelke, Klaus" w:date="2017-03-21T16:21:00Z"/>
              </w:rPr>
            </w:pPr>
          </w:p>
        </w:tc>
      </w:tr>
      <w:tr w:rsidR="001542F9" w:rsidTr="001542F9">
        <w:trPr>
          <w:ins w:id="7565"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566" w:author="Seggelke, Klaus" w:date="2017-03-21T16:21:00Z"/>
              </w:rPr>
            </w:pPr>
            <w:ins w:id="7567" w:author="Seggelke, Klaus" w:date="2017-03-21T16:21: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568" w:author="Seggelke, Klaus" w:date="2017-03-21T16:21:00Z"/>
              </w:rPr>
            </w:pPr>
          </w:p>
        </w:tc>
      </w:tr>
      <w:tr w:rsidR="001542F9" w:rsidTr="001542F9">
        <w:trPr>
          <w:ins w:id="7569"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570" w:author="Seggelke, Klaus" w:date="2017-03-21T16:21:00Z"/>
              </w:rPr>
            </w:pPr>
            <w:ins w:id="7571" w:author="Seggelke, Klaus" w:date="2017-03-21T16:21:00Z">
              <w:r>
                <w:t>Pre-conditions: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572" w:author="Seggelke, Klaus" w:date="2017-03-21T16:21:00Z"/>
                <w:lang w:eastAsia="zh-CN"/>
              </w:rPr>
            </w:pPr>
          </w:p>
        </w:tc>
      </w:tr>
      <w:tr w:rsidR="001542F9" w:rsidTr="001542F9">
        <w:trPr>
          <w:trHeight w:val="1525"/>
          <w:ins w:id="7573"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574" w:author="Seggelke, Klaus" w:date="2017-03-21T16:21:00Z"/>
              </w:rPr>
            </w:pPr>
            <w:ins w:id="7575" w:author="Seggelke, Klaus" w:date="2017-03-21T16:21:00Z">
              <w:r>
                <w:t>Procedure</w:t>
              </w:r>
            </w:ins>
          </w:p>
        </w:tc>
        <w:tc>
          <w:tcPr>
            <w:tcW w:w="7979" w:type="dxa"/>
            <w:tcBorders>
              <w:top w:val="single" w:sz="2" w:space="0" w:color="auto"/>
              <w:left w:val="single" w:sz="2" w:space="0" w:color="auto"/>
              <w:bottom w:val="single" w:sz="2" w:space="0" w:color="auto"/>
              <w:right w:val="single" w:sz="2" w:space="0" w:color="auto"/>
            </w:tcBorders>
          </w:tcPr>
          <w:p w:rsidR="001542F9" w:rsidRPr="00093574" w:rsidRDefault="001542F9" w:rsidP="001542F9">
            <w:pPr>
              <w:pStyle w:val="TestCaseInfo"/>
              <w:rPr>
                <w:ins w:id="7576" w:author="Seggelke, Klaus" w:date="2017-03-21T16:21:00Z"/>
              </w:rPr>
            </w:pPr>
            <w:ins w:id="7577" w:author="Seggelke, Klaus" w:date="2017-03-21T16:21:00Z">
              <w:r w:rsidRPr="00093574">
                <w:t>Sequence:</w:t>
              </w:r>
            </w:ins>
          </w:p>
          <w:p w:rsidR="001542F9" w:rsidRDefault="001542F9" w:rsidP="0050646D">
            <w:pPr>
              <w:pStyle w:val="TestCaseInfo"/>
              <w:numPr>
                <w:ilvl w:val="0"/>
                <w:numId w:val="290"/>
              </w:numPr>
              <w:rPr>
                <w:ins w:id="7578" w:author="Seggelke, Klaus" w:date="2017-03-21T16:21:00Z"/>
              </w:rPr>
              <w:pPrChange w:id="7579" w:author="Seggelke, Klaus" w:date="2017-03-21T17:19:00Z">
                <w:pPr>
                  <w:pStyle w:val="TestCaseInfo"/>
                  <w:numPr>
                    <w:numId w:val="269"/>
                  </w:numPr>
                  <w:ind w:left="720" w:hanging="360"/>
                </w:pPr>
              </w:pPrChange>
            </w:pPr>
            <w:ins w:id="7580" w:author="Seggelke, Klaus" w:date="2017-03-21T16:21:00Z">
              <w:r>
                <w:t>Instantiate VNF</w:t>
              </w:r>
            </w:ins>
          </w:p>
          <w:p w:rsidR="001542F9" w:rsidRDefault="001542F9" w:rsidP="0050646D">
            <w:pPr>
              <w:pStyle w:val="TestCaseInfo"/>
              <w:numPr>
                <w:ilvl w:val="0"/>
                <w:numId w:val="290"/>
              </w:numPr>
              <w:rPr>
                <w:ins w:id="7581" w:author="Seggelke, Klaus" w:date="2017-03-21T16:21:00Z"/>
              </w:rPr>
              <w:pPrChange w:id="7582" w:author="Seggelke, Klaus" w:date="2017-03-21T17:19:00Z">
                <w:pPr>
                  <w:pStyle w:val="TestCaseInfo"/>
                  <w:numPr>
                    <w:numId w:val="269"/>
                  </w:numPr>
                  <w:ind w:left="720" w:hanging="360"/>
                </w:pPr>
              </w:pPrChange>
            </w:pPr>
            <w:ins w:id="7583" w:author="Seggelke, Klaus" w:date="2017-03-21T16:21:00Z">
              <w:r w:rsidRPr="00074BEF">
                <w:t>Validate VNF instantiation state is INSTANTIATED and VNF state is STARTED (--&gt; time stamp when correct state reached)</w:t>
              </w:r>
            </w:ins>
          </w:p>
          <w:p w:rsidR="001542F9" w:rsidRDefault="001542F9" w:rsidP="0050646D">
            <w:pPr>
              <w:pStyle w:val="TestCaseInfo"/>
              <w:numPr>
                <w:ilvl w:val="0"/>
                <w:numId w:val="290"/>
              </w:numPr>
              <w:rPr>
                <w:ins w:id="7584" w:author="Seggelke, Klaus" w:date="2017-03-21T16:21:00Z"/>
              </w:rPr>
              <w:pPrChange w:id="7585" w:author="Seggelke, Klaus" w:date="2017-03-21T17:19:00Z">
                <w:pPr>
                  <w:pStyle w:val="TestCaseInfo"/>
                  <w:numPr>
                    <w:numId w:val="269"/>
                  </w:numPr>
                  <w:ind w:left="720" w:hanging="360"/>
                </w:pPr>
              </w:pPrChange>
            </w:pPr>
            <w:ins w:id="7586" w:author="Seggelke, Klaus" w:date="2017-03-21T16:21:00Z">
              <w:r>
                <w:t>Generate low traffic load</w:t>
              </w:r>
            </w:ins>
          </w:p>
          <w:p w:rsidR="001542F9" w:rsidRDefault="001542F9" w:rsidP="0050646D">
            <w:pPr>
              <w:pStyle w:val="TestCaseInfo"/>
              <w:numPr>
                <w:ilvl w:val="0"/>
                <w:numId w:val="290"/>
              </w:numPr>
              <w:rPr>
                <w:ins w:id="7587" w:author="Seggelke, Klaus" w:date="2017-03-21T16:21:00Z"/>
              </w:rPr>
              <w:pPrChange w:id="7588" w:author="Seggelke, Klaus" w:date="2017-03-21T17:19:00Z">
                <w:pPr>
                  <w:pStyle w:val="TestCaseInfo"/>
                  <w:numPr>
                    <w:numId w:val="269"/>
                  </w:numPr>
                  <w:ind w:left="720" w:hanging="360"/>
                </w:pPr>
              </w:pPrChange>
            </w:pPr>
            <w:ins w:id="7589" w:author="Seggelke, Klaus" w:date="2017-03-21T16:21:00Z">
              <w:r>
                <w:t>Validate that traffic flows through without issues (--&gt; no dropped packets)</w:t>
              </w:r>
            </w:ins>
          </w:p>
          <w:p w:rsidR="001542F9" w:rsidRDefault="001542F9" w:rsidP="0050646D">
            <w:pPr>
              <w:pStyle w:val="TestCaseInfo"/>
              <w:numPr>
                <w:ilvl w:val="0"/>
                <w:numId w:val="290"/>
              </w:numPr>
              <w:rPr>
                <w:ins w:id="7590" w:author="Seggelke, Klaus" w:date="2017-03-21T16:21:00Z"/>
              </w:rPr>
              <w:pPrChange w:id="7591" w:author="Seggelke, Klaus" w:date="2017-03-21T17:19:00Z">
                <w:pPr>
                  <w:pStyle w:val="TestCaseInfo"/>
                  <w:numPr>
                    <w:numId w:val="269"/>
                  </w:numPr>
                  <w:ind w:left="720" w:hanging="360"/>
                </w:pPr>
              </w:pPrChange>
            </w:pPr>
            <w:ins w:id="7592" w:author="Seggelke, Klaus" w:date="2017-03-21T16:21:00Z">
              <w:r>
                <w:t>Trigger a resize of the NFV resources to the next level</w:t>
              </w:r>
            </w:ins>
          </w:p>
          <w:p w:rsidR="001542F9" w:rsidRDefault="001542F9" w:rsidP="0050646D">
            <w:pPr>
              <w:pStyle w:val="TestCaseInfo"/>
              <w:numPr>
                <w:ilvl w:val="0"/>
                <w:numId w:val="290"/>
              </w:numPr>
              <w:rPr>
                <w:ins w:id="7593" w:author="Seggelke, Klaus" w:date="2017-03-21T16:21:00Z"/>
              </w:rPr>
              <w:pPrChange w:id="7594" w:author="Seggelke, Klaus" w:date="2017-03-21T17:19:00Z">
                <w:pPr>
                  <w:pStyle w:val="TestCaseInfo"/>
                  <w:numPr>
                    <w:numId w:val="269"/>
                  </w:numPr>
                  <w:ind w:left="720" w:hanging="360"/>
                </w:pPr>
              </w:pPrChange>
            </w:pPr>
            <w:ins w:id="7595" w:author="Seggelke, Klaus" w:date="2017-03-21T16:21:00Z">
              <w:r>
                <w:t>Validate VNF has resized to the next level</w:t>
              </w:r>
            </w:ins>
          </w:p>
          <w:p w:rsidR="001542F9" w:rsidRDefault="001542F9" w:rsidP="0050646D">
            <w:pPr>
              <w:pStyle w:val="TestCaseInfo"/>
              <w:numPr>
                <w:ilvl w:val="0"/>
                <w:numId w:val="290"/>
              </w:numPr>
              <w:rPr>
                <w:ins w:id="7596" w:author="Seggelke, Klaus" w:date="2017-03-21T16:21:00Z"/>
              </w:rPr>
              <w:pPrChange w:id="7597" w:author="Seggelke, Klaus" w:date="2017-03-21T17:19:00Z">
                <w:pPr>
                  <w:pStyle w:val="TestCaseInfo"/>
                  <w:numPr>
                    <w:numId w:val="269"/>
                  </w:numPr>
                  <w:ind w:left="720" w:hanging="360"/>
                </w:pPr>
              </w:pPrChange>
            </w:pPr>
            <w:ins w:id="7598" w:author="Seggelke, Klaus" w:date="2017-03-21T16:21:00Z">
              <w:r>
                <w:t>Determine if and length of service disruption</w:t>
              </w:r>
            </w:ins>
          </w:p>
          <w:p w:rsidR="001542F9" w:rsidRDefault="001542F9" w:rsidP="0050646D">
            <w:pPr>
              <w:pStyle w:val="TestCaseInfo"/>
              <w:numPr>
                <w:ilvl w:val="0"/>
                <w:numId w:val="290"/>
              </w:numPr>
              <w:rPr>
                <w:ins w:id="7599" w:author="Seggelke, Klaus" w:date="2017-03-21T16:21:00Z"/>
              </w:rPr>
              <w:pPrChange w:id="7600" w:author="Seggelke, Klaus" w:date="2017-03-21T17:19:00Z">
                <w:pPr>
                  <w:pStyle w:val="TestCaseInfo"/>
                  <w:numPr>
                    <w:numId w:val="269"/>
                  </w:numPr>
                  <w:ind w:left="720" w:hanging="360"/>
                </w:pPr>
              </w:pPrChange>
            </w:pPr>
            <w:ins w:id="7601" w:author="Seggelke, Klaus" w:date="2017-03-21T16:21:00Z">
              <w:r>
                <w:t>Generate traffic load the next level</w:t>
              </w:r>
            </w:ins>
          </w:p>
          <w:p w:rsidR="001542F9" w:rsidRDefault="001542F9" w:rsidP="0050646D">
            <w:pPr>
              <w:pStyle w:val="TestCaseInfo"/>
              <w:numPr>
                <w:ilvl w:val="0"/>
                <w:numId w:val="290"/>
              </w:numPr>
              <w:rPr>
                <w:ins w:id="7602" w:author="Seggelke, Klaus" w:date="2017-03-21T16:21:00Z"/>
              </w:rPr>
              <w:pPrChange w:id="7603" w:author="Seggelke, Klaus" w:date="2017-03-21T17:19:00Z">
                <w:pPr>
                  <w:pStyle w:val="TestCaseInfo"/>
                  <w:numPr>
                    <w:numId w:val="269"/>
                  </w:numPr>
                  <w:ind w:left="720" w:hanging="360"/>
                </w:pPr>
              </w:pPrChange>
            </w:pPr>
            <w:ins w:id="7604" w:author="Seggelke, Klaus" w:date="2017-03-21T16:21:00Z">
              <w:r>
                <w:t>Validate capacity without traffic loss</w:t>
              </w:r>
            </w:ins>
          </w:p>
          <w:p w:rsidR="001542F9" w:rsidRDefault="001542F9" w:rsidP="0050646D">
            <w:pPr>
              <w:pStyle w:val="TestCaseInfo"/>
              <w:numPr>
                <w:ilvl w:val="0"/>
                <w:numId w:val="290"/>
              </w:numPr>
              <w:rPr>
                <w:ins w:id="7605" w:author="Seggelke, Klaus" w:date="2017-03-21T16:21:00Z"/>
              </w:rPr>
              <w:pPrChange w:id="7606" w:author="Seggelke, Klaus" w:date="2017-03-21T17:19:00Z">
                <w:pPr>
                  <w:pStyle w:val="TestCaseInfo"/>
                  <w:numPr>
                    <w:numId w:val="269"/>
                  </w:numPr>
                  <w:ind w:left="720" w:hanging="360"/>
                </w:pPr>
              </w:pPrChange>
            </w:pPr>
            <w:ins w:id="7607" w:author="Seggelke, Klaus" w:date="2017-03-21T16:21:00Z">
              <w:r>
                <w:t>Trigger the downsize of the VNF</w:t>
              </w:r>
            </w:ins>
          </w:p>
          <w:p w:rsidR="001542F9" w:rsidRDefault="001542F9" w:rsidP="0050646D">
            <w:pPr>
              <w:pStyle w:val="TestCaseInfo"/>
              <w:numPr>
                <w:ilvl w:val="0"/>
                <w:numId w:val="290"/>
              </w:numPr>
              <w:rPr>
                <w:ins w:id="7608" w:author="Seggelke, Klaus" w:date="2017-03-21T16:21:00Z"/>
              </w:rPr>
              <w:pPrChange w:id="7609" w:author="Seggelke, Klaus" w:date="2017-03-21T17:19:00Z">
                <w:pPr>
                  <w:pStyle w:val="TestCaseInfo"/>
                  <w:numPr>
                    <w:numId w:val="269"/>
                  </w:numPr>
                  <w:ind w:left="720" w:hanging="360"/>
                </w:pPr>
              </w:pPrChange>
            </w:pPr>
            <w:ins w:id="7610" w:author="Seggelke, Klaus" w:date="2017-03-21T16:21:00Z">
              <w:r>
                <w:t xml:space="preserve">Validate </w:t>
              </w:r>
            </w:ins>
            <w:ins w:id="7611" w:author="Seggelke, Klaus" w:date="2017-03-21T17:19:00Z">
              <w:r w:rsidR="0050646D">
                <w:t>MANO</w:t>
              </w:r>
            </w:ins>
            <w:ins w:id="7612" w:author="Seggelke, Klaus" w:date="2017-03-21T16:21:00Z">
              <w:r>
                <w:t xml:space="preserve"> has released the resources and decreased the VNF</w:t>
              </w:r>
            </w:ins>
            <w:ins w:id="7613" w:author="Seggelke, Klaus" w:date="2017-03-21T17:19:00Z">
              <w:r w:rsidR="0050646D">
                <w:t>(</w:t>
              </w:r>
            </w:ins>
            <w:ins w:id="7614" w:author="Seggelke, Klaus" w:date="2017-03-21T16:21:00Z">
              <w:r>
                <w:t>s</w:t>
              </w:r>
            </w:ins>
            <w:ins w:id="7615" w:author="Seggelke, Klaus" w:date="2017-03-21T17:19:00Z">
              <w:r w:rsidR="0050646D">
                <w:t>)</w:t>
              </w:r>
            </w:ins>
          </w:p>
          <w:p w:rsidR="001542F9" w:rsidRDefault="001542F9" w:rsidP="0050646D">
            <w:pPr>
              <w:pStyle w:val="TestCaseInfo"/>
              <w:numPr>
                <w:ilvl w:val="0"/>
                <w:numId w:val="290"/>
              </w:numPr>
              <w:rPr>
                <w:ins w:id="7616" w:author="Seggelke, Klaus" w:date="2017-03-21T16:21:00Z"/>
              </w:rPr>
              <w:pPrChange w:id="7617" w:author="Seggelke, Klaus" w:date="2017-03-21T17:19:00Z">
                <w:pPr>
                  <w:pStyle w:val="TestCaseInfo"/>
                  <w:numPr>
                    <w:numId w:val="269"/>
                  </w:numPr>
                  <w:ind w:left="720" w:hanging="360"/>
                </w:pPr>
              </w:pPrChange>
            </w:pPr>
            <w:ins w:id="7618" w:author="Seggelke, Klaus" w:date="2017-03-21T16:21:00Z">
              <w:r>
                <w:t>Validate traffic drop occurs</w:t>
              </w:r>
            </w:ins>
          </w:p>
          <w:p w:rsidR="001542F9" w:rsidRDefault="001542F9" w:rsidP="0050646D">
            <w:pPr>
              <w:pStyle w:val="TestCaseInfo"/>
              <w:numPr>
                <w:ilvl w:val="0"/>
                <w:numId w:val="290"/>
              </w:numPr>
              <w:rPr>
                <w:ins w:id="7619" w:author="Seggelke, Klaus" w:date="2017-03-21T16:21:00Z"/>
              </w:rPr>
              <w:pPrChange w:id="7620" w:author="Seggelke, Klaus" w:date="2017-03-21T17:19:00Z">
                <w:pPr>
                  <w:pStyle w:val="TestCaseInfo"/>
                  <w:numPr>
                    <w:numId w:val="269"/>
                  </w:numPr>
                  <w:ind w:left="720" w:hanging="360"/>
                </w:pPr>
              </w:pPrChange>
            </w:pPr>
            <w:ins w:id="7621" w:author="Seggelke, Klaus" w:date="2017-03-21T16:21:00Z">
              <w:r>
                <w:t>Reduce traffic load to level that the downsized VNF should process</w:t>
              </w:r>
            </w:ins>
          </w:p>
          <w:p w:rsidR="001542F9" w:rsidRDefault="001542F9" w:rsidP="0050646D">
            <w:pPr>
              <w:pStyle w:val="TestCaseInfo"/>
              <w:numPr>
                <w:ilvl w:val="0"/>
                <w:numId w:val="290"/>
              </w:numPr>
              <w:rPr>
                <w:ins w:id="7622" w:author="Seggelke, Klaus" w:date="2017-03-21T16:21:00Z"/>
              </w:rPr>
              <w:pPrChange w:id="7623" w:author="Seggelke, Klaus" w:date="2017-03-21T17:19:00Z">
                <w:pPr>
                  <w:pStyle w:val="TestCaseInfo"/>
                  <w:numPr>
                    <w:numId w:val="269"/>
                  </w:numPr>
                  <w:ind w:left="720" w:hanging="360"/>
                </w:pPr>
              </w:pPrChange>
            </w:pPr>
            <w:ins w:id="7624" w:author="Seggelke, Klaus" w:date="2017-03-21T16:21:00Z">
              <w:r>
                <w:t>Validate traffic flows through without issues (</w:t>
              </w:r>
              <w:r>
                <w:sym w:font="Wingdings" w:char="F0E0"/>
              </w:r>
              <w:r>
                <w:t xml:space="preserve"> no dropped packets)</w:t>
              </w:r>
            </w:ins>
          </w:p>
          <w:p w:rsidR="001542F9" w:rsidRDefault="001542F9" w:rsidP="0050646D">
            <w:pPr>
              <w:pStyle w:val="TestCaseInfo"/>
              <w:numPr>
                <w:ilvl w:val="0"/>
                <w:numId w:val="290"/>
              </w:numPr>
              <w:rPr>
                <w:ins w:id="7625" w:author="Seggelke, Klaus" w:date="2017-03-21T16:21:00Z"/>
              </w:rPr>
              <w:pPrChange w:id="7626" w:author="Seggelke, Klaus" w:date="2017-03-21T17:19:00Z">
                <w:pPr>
                  <w:pStyle w:val="TestCaseInfo"/>
                  <w:numPr>
                    <w:numId w:val="269"/>
                  </w:numPr>
                  <w:ind w:left="720" w:hanging="360"/>
                </w:pPr>
              </w:pPrChange>
            </w:pPr>
            <w:ins w:id="7627" w:author="Seggelke, Klaus" w:date="2017-03-21T16:21:00Z">
              <w:r>
                <w:t>Stop traffic</w:t>
              </w:r>
            </w:ins>
          </w:p>
          <w:p w:rsidR="001542F9" w:rsidRPr="00093574" w:rsidRDefault="001542F9" w:rsidP="0050646D">
            <w:pPr>
              <w:pStyle w:val="TestCaseInfo"/>
              <w:numPr>
                <w:ilvl w:val="0"/>
                <w:numId w:val="290"/>
              </w:numPr>
              <w:rPr>
                <w:ins w:id="7628" w:author="Seggelke, Klaus" w:date="2017-03-21T16:21:00Z"/>
              </w:rPr>
              <w:pPrChange w:id="7629" w:author="Seggelke, Klaus" w:date="2017-03-21T17:19:00Z">
                <w:pPr>
                  <w:pStyle w:val="TestCaseInfo"/>
                  <w:numPr>
                    <w:numId w:val="269"/>
                  </w:numPr>
                  <w:ind w:left="720" w:hanging="360"/>
                </w:pPr>
              </w:pPrChange>
            </w:pPr>
            <w:ins w:id="7630" w:author="Seggelke, Klaus" w:date="2017-03-21T16:21:00Z">
              <w:r>
                <w:t>Terminate VNF</w:t>
              </w:r>
            </w:ins>
          </w:p>
        </w:tc>
      </w:tr>
      <w:tr w:rsidR="001542F9" w:rsidTr="001542F9">
        <w:trPr>
          <w:ins w:id="7631"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632" w:author="Seggelke, Klaus" w:date="2017-03-21T16:21:00Z"/>
              </w:rPr>
            </w:pPr>
            <w:ins w:id="7633" w:author="Seggelke, Klaus" w:date="2017-03-21T16:21: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634" w:author="Seggelke, Klaus" w:date="2017-03-21T16:21:00Z"/>
              </w:rPr>
            </w:pPr>
          </w:p>
        </w:tc>
      </w:tr>
      <w:tr w:rsidR="001542F9" w:rsidTr="001542F9">
        <w:trPr>
          <w:ins w:id="7635"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636" w:author="Seggelke, Klaus" w:date="2017-03-21T16:21:00Z"/>
                <w:noProof/>
              </w:rPr>
            </w:pPr>
            <w:ins w:id="7637" w:author="Seggelke, Klaus" w:date="2017-03-21T16:21: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638" w:author="Seggelke, Klaus" w:date="2017-03-21T16:21:00Z"/>
              </w:rPr>
            </w:pPr>
            <w:ins w:id="7639" w:author="Seggelke, Klaus" w:date="2017-03-21T16:21:00Z">
              <w:r>
                <w:t>Following resources could be scaled down:</w:t>
              </w:r>
            </w:ins>
          </w:p>
          <w:p w:rsidR="001542F9" w:rsidRDefault="001542F9" w:rsidP="001542F9">
            <w:pPr>
              <w:pStyle w:val="TestCaseInfo"/>
              <w:numPr>
                <w:ilvl w:val="0"/>
                <w:numId w:val="101"/>
              </w:numPr>
              <w:rPr>
                <w:ins w:id="7640" w:author="Seggelke, Klaus" w:date="2017-03-21T16:21:00Z"/>
              </w:rPr>
            </w:pPr>
            <w:ins w:id="7641" w:author="Seggelke, Klaus" w:date="2017-03-21T16:21:00Z">
              <w:r>
                <w:t>vMemory</w:t>
              </w:r>
            </w:ins>
          </w:p>
          <w:p w:rsidR="001542F9" w:rsidRDefault="001542F9" w:rsidP="001542F9">
            <w:pPr>
              <w:pStyle w:val="TestCaseInfo"/>
              <w:numPr>
                <w:ilvl w:val="0"/>
                <w:numId w:val="101"/>
              </w:numPr>
              <w:rPr>
                <w:ins w:id="7642" w:author="Seggelke, Klaus" w:date="2017-03-21T16:21:00Z"/>
              </w:rPr>
            </w:pPr>
            <w:ins w:id="7643" w:author="Seggelke, Klaus" w:date="2017-03-21T16:21:00Z">
              <w:r>
                <w:t>vCPU cores</w:t>
              </w:r>
            </w:ins>
          </w:p>
          <w:p w:rsidR="001542F9" w:rsidRDefault="001542F9" w:rsidP="001542F9">
            <w:pPr>
              <w:pStyle w:val="TestCaseInfo"/>
              <w:numPr>
                <w:ilvl w:val="0"/>
                <w:numId w:val="101"/>
              </w:numPr>
              <w:rPr>
                <w:ins w:id="7644" w:author="Seggelke, Klaus" w:date="2017-03-21T16:21:00Z"/>
              </w:rPr>
            </w:pPr>
            <w:ins w:id="7645" w:author="Seggelke, Klaus" w:date="2017-03-21T16:21:00Z">
              <w:r>
                <w:t>vStorage</w:t>
              </w:r>
            </w:ins>
          </w:p>
          <w:p w:rsidR="001542F9" w:rsidRDefault="001542F9" w:rsidP="001542F9">
            <w:pPr>
              <w:pStyle w:val="TestCaseInfo"/>
              <w:numPr>
                <w:ilvl w:val="0"/>
                <w:numId w:val="101"/>
              </w:numPr>
              <w:rPr>
                <w:ins w:id="7646" w:author="Seggelke, Klaus" w:date="2017-03-21T16:21:00Z"/>
              </w:rPr>
            </w:pPr>
            <w:ins w:id="7647" w:author="Seggelke, Klaus" w:date="2017-03-21T16:21:00Z">
              <w:r>
                <w:t>vNIC or specialized hardware</w:t>
              </w:r>
            </w:ins>
          </w:p>
          <w:p w:rsidR="001542F9" w:rsidRDefault="001542F9" w:rsidP="001542F9">
            <w:pPr>
              <w:pStyle w:val="TestCaseInfo"/>
              <w:rPr>
                <w:ins w:id="7648" w:author="Seggelke, Klaus" w:date="2017-03-21T16:21:00Z"/>
              </w:rPr>
            </w:pPr>
            <w:ins w:id="7649" w:author="Seggelke, Klaus" w:date="2017-03-21T16:21:00Z">
              <w:r>
                <w:t xml:space="preserve">In case scale-in the </w:t>
              </w:r>
            </w:ins>
            <w:ins w:id="7650" w:author="Seggelke, Klaus" w:date="2017-03-21T17:19:00Z">
              <w:r w:rsidR="0050646D">
                <w:t>MANO</w:t>
              </w:r>
            </w:ins>
            <w:ins w:id="7651" w:author="Seggelke, Klaus" w:date="2017-03-21T16:21:00Z">
              <w:r>
                <w:t xml:space="preserve"> removes VNF</w:t>
              </w:r>
            </w:ins>
            <w:ins w:id="7652" w:author="Seggelke, Klaus" w:date="2017-03-21T17:19:00Z">
              <w:r w:rsidR="0050646D">
                <w:t>(</w:t>
              </w:r>
            </w:ins>
            <w:ins w:id="7653" w:author="Seggelke, Klaus" w:date="2017-03-21T16:21:00Z">
              <w:r>
                <w:t>s</w:t>
              </w:r>
            </w:ins>
            <w:ins w:id="7654" w:author="Seggelke, Klaus" w:date="2017-03-21T17:19:00Z">
              <w:r w:rsidR="0050646D">
                <w:t>)</w:t>
              </w:r>
            </w:ins>
            <w:ins w:id="7655" w:author="Seggelke, Klaus" w:date="2017-03-21T16:21:00Z">
              <w:r>
                <w:t>.</w:t>
              </w:r>
            </w:ins>
          </w:p>
        </w:tc>
      </w:tr>
    </w:tbl>
    <w:p w:rsidR="001542F9" w:rsidRDefault="001542F9" w:rsidP="001542F9">
      <w:pPr>
        <w:rPr>
          <w:ins w:id="7656" w:author="Seggelke, Klaus" w:date="2017-03-21T16:21:00Z"/>
          <w:lang w:eastAsia="zh-CN"/>
        </w:rPr>
      </w:pPr>
    </w:p>
    <w:p w:rsidR="001542F9" w:rsidRDefault="001542F9" w:rsidP="001542F9">
      <w:pPr>
        <w:pStyle w:val="Heading3"/>
        <w:rPr>
          <w:ins w:id="7657" w:author="Seggelke, Klaus" w:date="2017-03-21T16:21:00Z"/>
        </w:rPr>
      </w:pPr>
      <w:bookmarkStart w:id="7658" w:name="_Toc477880909"/>
      <w:ins w:id="7659" w:author="Seggelke, Klaus" w:date="2017-03-21T16:21:00Z">
        <w:r w:rsidRPr="00132FD7">
          <w:t>Max vResource limit reached before max VNFD limit</w:t>
        </w:r>
        <w:r>
          <w:t xml:space="preserve"> for </w:t>
        </w:r>
      </w:ins>
      <w:ins w:id="7660" w:author="Seggelke, Klaus" w:date="2017-03-21T17:20:00Z">
        <w:r w:rsidR="0050646D">
          <w:t xml:space="preserve">VNF </w:t>
        </w:r>
      </w:ins>
      <w:ins w:id="7661" w:author="Seggelke, Klaus" w:date="2017-03-21T16:21:00Z">
        <w:r>
          <w:t>scale-out</w:t>
        </w:r>
        <w:bookmarkEnd w:id="7658"/>
      </w:ins>
    </w:p>
    <w:p w:rsidR="001542F9" w:rsidRDefault="001542F9" w:rsidP="001542F9">
      <w:pPr>
        <w:rPr>
          <w:ins w:id="7662" w:author="Seggelke, Klaus" w:date="2017-03-21T16:21: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542F9" w:rsidTr="001542F9">
        <w:trPr>
          <w:ins w:id="7663" w:author="Seggelke, Klaus" w:date="2017-03-21T16:21:00Z"/>
        </w:trPr>
        <w:tc>
          <w:tcPr>
            <w:tcW w:w="9330" w:type="dxa"/>
            <w:gridSpan w:val="2"/>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
              <w:rPr>
                <w:ins w:id="7664" w:author="Seggelke, Klaus" w:date="2017-03-21T16:21:00Z"/>
              </w:rPr>
            </w:pPr>
            <w:bookmarkStart w:id="7665" w:name="_Toc477881059"/>
            <w:ins w:id="7666" w:author="Seggelke, Klaus" w:date="2017-03-21T16:21:00Z">
              <w:r>
                <w:t>TC.VNF.SCALE.OUT.004</w:t>
              </w:r>
              <w:r>
                <w:tab/>
              </w:r>
              <w:r w:rsidRPr="00132FD7">
                <w:t>Max vResource limit reached before max VNFD limit</w:t>
              </w:r>
              <w:r>
                <w:t xml:space="preserve"> for </w:t>
              </w:r>
            </w:ins>
            <w:ins w:id="7667" w:author="Seggelke, Klaus" w:date="2017-03-21T17:20:00Z">
              <w:r w:rsidR="0050646D">
                <w:t xml:space="preserve">VNF </w:t>
              </w:r>
            </w:ins>
            <w:ins w:id="7668" w:author="Seggelke, Klaus" w:date="2017-03-21T16:21:00Z">
              <w:r>
                <w:t>scale-out</w:t>
              </w:r>
              <w:bookmarkEnd w:id="7665"/>
            </w:ins>
          </w:p>
        </w:tc>
      </w:tr>
      <w:tr w:rsidR="001542F9" w:rsidTr="001542F9">
        <w:trPr>
          <w:trHeight w:val="896"/>
          <w:ins w:id="7669"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670" w:author="Seggelke, Klaus" w:date="2017-03-21T16:21:00Z"/>
              </w:rPr>
            </w:pPr>
            <w:ins w:id="7671" w:author="Seggelke, Klaus" w:date="2017-03-21T16:21: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1542F9" w:rsidRPr="00D67489" w:rsidRDefault="001542F9" w:rsidP="001542F9">
            <w:pPr>
              <w:pStyle w:val="TestCaseInfo"/>
              <w:rPr>
                <w:ins w:id="7672" w:author="Seggelke, Klaus" w:date="2017-03-21T16:21:00Z"/>
                <w:lang w:eastAsia="zh-CN"/>
              </w:rPr>
            </w:pPr>
            <w:ins w:id="7673" w:author="Seggelke, Klaus" w:date="2017-03-21T16:21:00Z">
              <w:r>
                <w:rPr>
                  <w:lang w:eastAsia="zh-CN"/>
                </w:rPr>
                <w:t xml:space="preserve">A VNF should have the capability to dynamically scale based on the required load. The scaling to the max higher performance is the objective of this test. But the vResource limit is reached earlier than the max VNFD limit. vMemory, vStorage, vNIC and vCPU are just examples how the VNF could be limited by. The MANO must handle this corner case. </w:t>
              </w:r>
            </w:ins>
          </w:p>
        </w:tc>
      </w:tr>
      <w:tr w:rsidR="001542F9" w:rsidTr="001542F9">
        <w:trPr>
          <w:ins w:id="7674"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675" w:author="Seggelke, Klaus" w:date="2017-03-21T16:21:00Z"/>
              </w:rPr>
            </w:pPr>
            <w:ins w:id="7676" w:author="Seggelke, Klaus" w:date="2017-03-21T16:21: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Info"/>
              <w:rPr>
                <w:ins w:id="7677" w:author="Seggelke, Klaus" w:date="2017-03-21T16:21:00Z"/>
                <w:lang w:eastAsia="zh-CN"/>
              </w:rPr>
            </w:pPr>
            <w:ins w:id="7678" w:author="Seggelke, Klaus" w:date="2017-03-21T16:21:00Z">
              <w:r>
                <w:rPr>
                  <w:lang w:eastAsia="zh-CN"/>
                </w:rPr>
                <w:t>Once the scaling increase is completed, the MANO should report the additional allocated virtualized resources. The MANO should have added more resources and VNF</w:t>
              </w:r>
            </w:ins>
            <w:ins w:id="7679" w:author="Seggelke, Klaus" w:date="2017-03-21T17:20:00Z">
              <w:r w:rsidR="0050646D">
                <w:rPr>
                  <w:lang w:eastAsia="zh-CN"/>
                </w:rPr>
                <w:t>(</w:t>
              </w:r>
            </w:ins>
            <w:ins w:id="7680" w:author="Seggelke, Klaus" w:date="2017-03-21T16:21:00Z">
              <w:r>
                <w:rPr>
                  <w:lang w:eastAsia="zh-CN"/>
                </w:rPr>
                <w:t>s</w:t>
              </w:r>
            </w:ins>
            <w:ins w:id="7681" w:author="Seggelke, Klaus" w:date="2017-03-21T17:20:00Z">
              <w:r w:rsidR="0050646D">
                <w:rPr>
                  <w:lang w:eastAsia="zh-CN"/>
                </w:rPr>
                <w:t>)</w:t>
              </w:r>
            </w:ins>
            <w:ins w:id="7682" w:author="Seggelke, Klaus" w:date="2017-03-21T16:21:00Z">
              <w:r>
                <w:rPr>
                  <w:lang w:eastAsia="zh-CN"/>
                </w:rPr>
                <w:t>. The EM may require to reconfigure the VNF</w:t>
              </w:r>
            </w:ins>
            <w:ins w:id="7683" w:author="Seggelke, Klaus" w:date="2017-03-21T17:20:00Z">
              <w:r w:rsidR="0050646D">
                <w:rPr>
                  <w:lang w:eastAsia="zh-CN"/>
                </w:rPr>
                <w:t>(</w:t>
              </w:r>
            </w:ins>
            <w:ins w:id="7684" w:author="Seggelke, Klaus" w:date="2017-03-21T16:21:00Z">
              <w:r>
                <w:rPr>
                  <w:lang w:eastAsia="zh-CN"/>
                </w:rPr>
                <w:t>s</w:t>
              </w:r>
            </w:ins>
            <w:ins w:id="7685" w:author="Seggelke, Klaus" w:date="2017-03-21T17:20:00Z">
              <w:r w:rsidR="0050646D">
                <w:rPr>
                  <w:lang w:eastAsia="zh-CN"/>
                </w:rPr>
                <w:t>)</w:t>
              </w:r>
            </w:ins>
            <w:ins w:id="7686" w:author="Seggelke, Klaus" w:date="2017-03-21T16:21:00Z">
              <w:r>
                <w:rPr>
                  <w:lang w:eastAsia="zh-CN"/>
                </w:rPr>
                <w:t>. Therefore, traffic should be generated to validate that the VNF</w:t>
              </w:r>
            </w:ins>
            <w:ins w:id="7687" w:author="Seggelke, Klaus" w:date="2017-03-21T17:21:00Z">
              <w:r w:rsidR="0050646D">
                <w:rPr>
                  <w:lang w:eastAsia="zh-CN"/>
                </w:rPr>
                <w:t>(s)</w:t>
              </w:r>
            </w:ins>
            <w:ins w:id="7688" w:author="Seggelke, Klaus" w:date="2017-03-21T16:21:00Z">
              <w:r>
                <w:rPr>
                  <w:lang w:eastAsia="zh-CN"/>
                </w:rPr>
                <w:t xml:space="preserve"> can process packets correctly. The trigger for this event to occur could be one of the options:</w:t>
              </w:r>
            </w:ins>
          </w:p>
          <w:p w:rsidR="001542F9" w:rsidRDefault="001542F9" w:rsidP="001542F9">
            <w:pPr>
              <w:pStyle w:val="TestCaseInfo"/>
              <w:numPr>
                <w:ilvl w:val="0"/>
                <w:numId w:val="214"/>
              </w:numPr>
              <w:rPr>
                <w:ins w:id="7689" w:author="Seggelke, Klaus" w:date="2017-03-21T16:21:00Z"/>
                <w:lang w:eastAsia="zh-CN"/>
              </w:rPr>
            </w:pPr>
            <w:ins w:id="7690" w:author="Seggelke, Klaus" w:date="2017-03-21T16:21:00Z">
              <w:r w:rsidRPr="006E70F4">
                <w:rPr>
                  <w:lang w:eastAsia="zh-CN"/>
                </w:rPr>
                <w:t>MANO generated events - Auto Scaling (e.g. based on monitoring of resource utilization of the VNF's VMs, upon events received from VNF, EM, VIM)</w:t>
              </w:r>
            </w:ins>
          </w:p>
          <w:p w:rsidR="001542F9" w:rsidRDefault="001542F9" w:rsidP="001542F9">
            <w:pPr>
              <w:pStyle w:val="TestCaseInfo"/>
              <w:numPr>
                <w:ilvl w:val="0"/>
                <w:numId w:val="214"/>
              </w:numPr>
              <w:rPr>
                <w:ins w:id="7691" w:author="Seggelke, Klaus" w:date="2017-03-21T16:21:00Z"/>
                <w:lang w:eastAsia="zh-CN"/>
              </w:rPr>
            </w:pPr>
            <w:ins w:id="7692" w:author="Seggelke, Klaus" w:date="2017-03-21T16:21:00Z">
              <w:r w:rsidRPr="006E70F4">
                <w:rPr>
                  <w:lang w:eastAsia="zh-CN"/>
                </w:rPr>
                <w:lastRenderedPageBreak/>
                <w:t>VNF generated event – On-demand Scaling (e.g. based on traffic, VNF generates the request internally)</w:t>
              </w:r>
            </w:ins>
          </w:p>
          <w:p w:rsidR="001542F9" w:rsidRDefault="001542F9" w:rsidP="001542F9">
            <w:pPr>
              <w:pStyle w:val="TestCaseInfo"/>
              <w:numPr>
                <w:ilvl w:val="0"/>
                <w:numId w:val="214"/>
              </w:numPr>
              <w:rPr>
                <w:ins w:id="7693" w:author="Seggelke, Klaus" w:date="2017-03-21T16:21:00Z"/>
                <w:lang w:eastAsia="zh-CN"/>
              </w:rPr>
            </w:pPr>
            <w:ins w:id="7694" w:author="Seggelke, Klaus" w:date="2017-03-21T16:21:00Z">
              <w:r w:rsidRPr="006E70F4">
                <w:rPr>
                  <w:lang w:eastAsia="zh-CN"/>
                </w:rPr>
                <w:t>VIM generated event – On-demand Scaling</w:t>
              </w:r>
            </w:ins>
          </w:p>
          <w:p w:rsidR="001542F9" w:rsidRDefault="001542F9" w:rsidP="001542F9">
            <w:pPr>
              <w:pStyle w:val="TestCaseInfo"/>
              <w:numPr>
                <w:ilvl w:val="0"/>
                <w:numId w:val="214"/>
              </w:numPr>
              <w:rPr>
                <w:ins w:id="7695" w:author="Seggelke, Klaus" w:date="2017-03-21T16:21:00Z"/>
                <w:lang w:eastAsia="zh-CN"/>
              </w:rPr>
            </w:pPr>
            <w:ins w:id="7696" w:author="Seggelke, Klaus" w:date="2017-03-21T16:21:00Z">
              <w:r w:rsidRPr="006E70F4">
                <w:rPr>
                  <w:lang w:eastAsia="zh-CN"/>
                </w:rPr>
                <w:t>EM generated event – On-demand Scaling (e.g. EM receives information from the VNF and determines the need to auto scale)</w:t>
              </w:r>
            </w:ins>
          </w:p>
          <w:p w:rsidR="001542F9" w:rsidRDefault="001542F9" w:rsidP="001542F9">
            <w:pPr>
              <w:pStyle w:val="TestCaseInfo"/>
              <w:numPr>
                <w:ilvl w:val="0"/>
                <w:numId w:val="214"/>
              </w:numPr>
              <w:rPr>
                <w:ins w:id="7697" w:author="Seggelke, Klaus" w:date="2017-03-21T16:21:00Z"/>
                <w:lang w:eastAsia="zh-CN"/>
              </w:rPr>
            </w:pPr>
            <w:ins w:id="7698" w:author="Seggelke, Klaus" w:date="2017-03-21T16:21:00Z">
              <w:r w:rsidRPr="006E70F4">
                <w:rPr>
                  <w:lang w:eastAsia="zh-CN"/>
                </w:rPr>
                <w:t>MANO generated event - Manual Scaling (e.g. by operating the MANO interface/API)</w:t>
              </w:r>
            </w:ins>
          </w:p>
          <w:p w:rsidR="001542F9" w:rsidRDefault="001542F9" w:rsidP="001542F9">
            <w:pPr>
              <w:pStyle w:val="TestCaseInfo"/>
              <w:numPr>
                <w:ilvl w:val="0"/>
                <w:numId w:val="214"/>
              </w:numPr>
              <w:rPr>
                <w:ins w:id="7699" w:author="Seggelke, Klaus" w:date="2017-03-21T16:21:00Z"/>
                <w:lang w:eastAsia="zh-CN"/>
              </w:rPr>
            </w:pPr>
            <w:ins w:id="7700" w:author="Seggelke, Klaus" w:date="2017-03-21T16:21:00Z">
              <w:r w:rsidRPr="006E70F4">
                <w:rPr>
                  <w:lang w:eastAsia="zh-CN"/>
                </w:rPr>
                <w:t>VNF generated event - Manual Scaling</w:t>
              </w:r>
            </w:ins>
          </w:p>
          <w:p w:rsidR="001542F9" w:rsidRDefault="001542F9" w:rsidP="001542F9">
            <w:pPr>
              <w:pStyle w:val="TestCaseInfo"/>
              <w:numPr>
                <w:ilvl w:val="0"/>
                <w:numId w:val="219"/>
              </w:numPr>
              <w:rPr>
                <w:ins w:id="7701" w:author="Seggelke, Klaus" w:date="2017-03-21T16:21:00Z"/>
                <w:lang w:eastAsia="zh-CN"/>
              </w:rPr>
            </w:pPr>
            <w:ins w:id="7702" w:author="Seggelke, Klaus" w:date="2017-03-21T16:21:00Z">
              <w:r w:rsidRPr="006E70F4">
                <w:rPr>
                  <w:lang w:eastAsia="zh-CN"/>
                </w:rPr>
                <w:t>EM generated event – Manual Scaling</w:t>
              </w:r>
            </w:ins>
          </w:p>
        </w:tc>
      </w:tr>
      <w:tr w:rsidR="001542F9" w:rsidTr="001542F9">
        <w:trPr>
          <w:trHeight w:val="283"/>
          <w:ins w:id="7703"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704" w:author="Seggelke, Klaus" w:date="2017-03-21T16:21:00Z"/>
              </w:rPr>
            </w:pPr>
            <w:ins w:id="7705" w:author="Seggelke, Klaus" w:date="2017-03-21T16:21:00Z">
              <w:r>
                <w:lastRenderedPageBreak/>
                <w:t>Test Setup</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706" w:author="Seggelke, Klaus" w:date="2017-03-21T16:21:00Z"/>
                <w:lang w:eastAsia="zh-CN"/>
              </w:rPr>
            </w:pPr>
          </w:p>
        </w:tc>
      </w:tr>
      <w:tr w:rsidR="001542F9" w:rsidTr="001542F9">
        <w:trPr>
          <w:trHeight w:val="515"/>
          <w:ins w:id="7707"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708" w:author="Seggelke, Klaus" w:date="2017-03-21T16:21:00Z"/>
              </w:rPr>
            </w:pPr>
            <w:ins w:id="7709" w:author="Seggelke, Klaus" w:date="2017-03-21T16:21:00Z">
              <w:r>
                <w:t>Parameters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710" w:author="Seggelke, Klaus" w:date="2017-03-21T16:21:00Z"/>
              </w:rPr>
            </w:pPr>
          </w:p>
        </w:tc>
      </w:tr>
      <w:tr w:rsidR="001542F9" w:rsidTr="001542F9">
        <w:trPr>
          <w:ins w:id="7711"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712" w:author="Seggelke, Klaus" w:date="2017-03-21T16:21:00Z"/>
              </w:rPr>
            </w:pPr>
            <w:ins w:id="7713" w:author="Seggelke, Klaus" w:date="2017-03-21T16:21: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714" w:author="Seggelke, Klaus" w:date="2017-03-21T16:21:00Z"/>
              </w:rPr>
            </w:pPr>
          </w:p>
        </w:tc>
      </w:tr>
      <w:tr w:rsidR="001542F9" w:rsidTr="001542F9">
        <w:trPr>
          <w:ins w:id="7715"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716" w:author="Seggelke, Klaus" w:date="2017-03-21T16:21:00Z"/>
              </w:rPr>
            </w:pPr>
            <w:ins w:id="7717" w:author="Seggelke, Klaus" w:date="2017-03-21T16:21:00Z">
              <w:r>
                <w:t>Pre-conditions: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718" w:author="Seggelke, Klaus" w:date="2017-03-21T16:21:00Z"/>
                <w:lang w:eastAsia="zh-CN"/>
              </w:rPr>
            </w:pPr>
          </w:p>
        </w:tc>
      </w:tr>
      <w:tr w:rsidR="001542F9" w:rsidTr="001542F9">
        <w:trPr>
          <w:trHeight w:val="535"/>
          <w:ins w:id="7719"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720" w:author="Seggelke, Klaus" w:date="2017-03-21T16:21:00Z"/>
              </w:rPr>
            </w:pPr>
            <w:ins w:id="7721" w:author="Seggelke, Klaus" w:date="2017-03-21T16:21:00Z">
              <w:r>
                <w:t>Procedure</w:t>
              </w:r>
            </w:ins>
          </w:p>
        </w:tc>
        <w:tc>
          <w:tcPr>
            <w:tcW w:w="7979" w:type="dxa"/>
            <w:tcBorders>
              <w:top w:val="single" w:sz="2" w:space="0" w:color="auto"/>
              <w:left w:val="single" w:sz="2" w:space="0" w:color="auto"/>
              <w:bottom w:val="single" w:sz="2" w:space="0" w:color="auto"/>
              <w:right w:val="single" w:sz="2" w:space="0" w:color="auto"/>
            </w:tcBorders>
          </w:tcPr>
          <w:p w:rsidR="001542F9" w:rsidRPr="00093574" w:rsidRDefault="001542F9" w:rsidP="001542F9">
            <w:pPr>
              <w:pStyle w:val="TestCaseInfo"/>
              <w:rPr>
                <w:ins w:id="7722" w:author="Seggelke, Klaus" w:date="2017-03-21T16:21:00Z"/>
              </w:rPr>
            </w:pPr>
            <w:ins w:id="7723" w:author="Seggelke, Klaus" w:date="2017-03-21T16:21:00Z">
              <w:r w:rsidRPr="00093574">
                <w:t>Sequence:</w:t>
              </w:r>
            </w:ins>
          </w:p>
          <w:p w:rsidR="001542F9" w:rsidRDefault="001542F9" w:rsidP="0050646D">
            <w:pPr>
              <w:pStyle w:val="TestCaseInfo"/>
              <w:numPr>
                <w:ilvl w:val="0"/>
                <w:numId w:val="291"/>
              </w:numPr>
              <w:rPr>
                <w:ins w:id="7724" w:author="Seggelke, Klaus" w:date="2017-03-21T16:21:00Z"/>
              </w:rPr>
              <w:pPrChange w:id="7725" w:author="Seggelke, Klaus" w:date="2017-03-21T17:21:00Z">
                <w:pPr>
                  <w:pStyle w:val="TestCaseInfo"/>
                  <w:numPr>
                    <w:numId w:val="173"/>
                  </w:numPr>
                  <w:ind w:left="720" w:hanging="360"/>
                </w:pPr>
              </w:pPrChange>
            </w:pPr>
            <w:ins w:id="7726" w:author="Seggelke, Klaus" w:date="2017-03-21T16:21:00Z">
              <w:r>
                <w:t>Ensure NFVI has less vResources as the max VNFD indicates</w:t>
              </w:r>
            </w:ins>
          </w:p>
          <w:p w:rsidR="001542F9" w:rsidRDefault="001542F9" w:rsidP="0050646D">
            <w:pPr>
              <w:pStyle w:val="TestCaseInfo"/>
              <w:numPr>
                <w:ilvl w:val="0"/>
                <w:numId w:val="291"/>
              </w:numPr>
              <w:rPr>
                <w:ins w:id="7727" w:author="Seggelke, Klaus" w:date="2017-03-21T16:21:00Z"/>
              </w:rPr>
              <w:pPrChange w:id="7728" w:author="Seggelke, Klaus" w:date="2017-03-21T17:21:00Z">
                <w:pPr>
                  <w:pStyle w:val="TestCaseInfo"/>
                  <w:numPr>
                    <w:numId w:val="173"/>
                  </w:numPr>
                  <w:ind w:left="720" w:hanging="360"/>
                </w:pPr>
              </w:pPrChange>
            </w:pPr>
            <w:ins w:id="7729" w:author="Seggelke, Klaus" w:date="2017-03-21T16:21:00Z">
              <w:r>
                <w:t>Instantiate VNF</w:t>
              </w:r>
            </w:ins>
          </w:p>
          <w:p w:rsidR="001542F9" w:rsidRDefault="001542F9" w:rsidP="0050646D">
            <w:pPr>
              <w:pStyle w:val="TestCaseInfo"/>
              <w:numPr>
                <w:ilvl w:val="0"/>
                <w:numId w:val="291"/>
              </w:numPr>
              <w:rPr>
                <w:ins w:id="7730" w:author="Seggelke, Klaus" w:date="2017-03-21T16:21:00Z"/>
              </w:rPr>
              <w:pPrChange w:id="7731" w:author="Seggelke, Klaus" w:date="2017-03-21T17:21:00Z">
                <w:pPr>
                  <w:pStyle w:val="TestCaseInfo"/>
                  <w:numPr>
                    <w:numId w:val="173"/>
                  </w:numPr>
                  <w:ind w:left="720" w:hanging="360"/>
                </w:pPr>
              </w:pPrChange>
            </w:pPr>
            <w:ins w:id="7732" w:author="Seggelke, Klaus" w:date="2017-03-21T16:21:00Z">
              <w:r w:rsidRPr="00074BEF">
                <w:t>Validate VNF instantiation state is INSTANTIATED and VNF state is STARTED (--&gt; time stamp when correct state reached)</w:t>
              </w:r>
            </w:ins>
          </w:p>
          <w:p w:rsidR="001542F9" w:rsidRDefault="001542F9" w:rsidP="0050646D">
            <w:pPr>
              <w:pStyle w:val="TestCaseInfo"/>
              <w:numPr>
                <w:ilvl w:val="0"/>
                <w:numId w:val="291"/>
              </w:numPr>
              <w:rPr>
                <w:ins w:id="7733" w:author="Seggelke, Klaus" w:date="2017-03-21T16:21:00Z"/>
              </w:rPr>
              <w:pPrChange w:id="7734" w:author="Seggelke, Klaus" w:date="2017-03-21T17:21:00Z">
                <w:pPr>
                  <w:pStyle w:val="TestCaseInfo"/>
                  <w:numPr>
                    <w:numId w:val="173"/>
                  </w:numPr>
                  <w:ind w:left="720" w:hanging="360"/>
                </w:pPr>
              </w:pPrChange>
            </w:pPr>
            <w:ins w:id="7735" w:author="Seggelke, Klaus" w:date="2017-03-21T16:21:00Z">
              <w:r>
                <w:t>Generate low traffic load</w:t>
              </w:r>
            </w:ins>
          </w:p>
          <w:p w:rsidR="001542F9" w:rsidRDefault="001542F9" w:rsidP="0050646D">
            <w:pPr>
              <w:pStyle w:val="TestCaseInfo"/>
              <w:numPr>
                <w:ilvl w:val="0"/>
                <w:numId w:val="291"/>
              </w:numPr>
              <w:rPr>
                <w:ins w:id="7736" w:author="Seggelke, Klaus" w:date="2017-03-21T16:21:00Z"/>
              </w:rPr>
              <w:pPrChange w:id="7737" w:author="Seggelke, Klaus" w:date="2017-03-21T17:21:00Z">
                <w:pPr>
                  <w:pStyle w:val="TestCaseInfo"/>
                  <w:numPr>
                    <w:numId w:val="173"/>
                  </w:numPr>
                  <w:ind w:left="720" w:hanging="360"/>
                </w:pPr>
              </w:pPrChange>
            </w:pPr>
            <w:ins w:id="7738" w:author="Seggelke, Klaus" w:date="2017-03-21T16:21:00Z">
              <w:r>
                <w:t>Validate that traffic flows through without issues (--&gt; no dropped packets)</w:t>
              </w:r>
            </w:ins>
          </w:p>
          <w:p w:rsidR="001542F9" w:rsidRDefault="001542F9" w:rsidP="0050646D">
            <w:pPr>
              <w:pStyle w:val="TestCaseInfo"/>
              <w:numPr>
                <w:ilvl w:val="0"/>
                <w:numId w:val="291"/>
              </w:numPr>
              <w:rPr>
                <w:ins w:id="7739" w:author="Seggelke, Klaus" w:date="2017-03-21T16:21:00Z"/>
              </w:rPr>
              <w:pPrChange w:id="7740" w:author="Seggelke, Klaus" w:date="2017-03-21T17:21:00Z">
                <w:pPr>
                  <w:pStyle w:val="TestCaseInfo"/>
                  <w:numPr>
                    <w:numId w:val="173"/>
                  </w:numPr>
                  <w:ind w:left="720" w:hanging="360"/>
                </w:pPr>
              </w:pPrChange>
            </w:pPr>
            <w:ins w:id="7741" w:author="Seggelke, Klaus" w:date="2017-03-21T16:21:00Z">
              <w:r>
                <w:t>Trigger a resize of the NFV resources to the maximum (limited by NFVI)</w:t>
              </w:r>
            </w:ins>
          </w:p>
          <w:p w:rsidR="001542F9" w:rsidRDefault="001542F9" w:rsidP="0050646D">
            <w:pPr>
              <w:pStyle w:val="TestCaseInfo"/>
              <w:numPr>
                <w:ilvl w:val="0"/>
                <w:numId w:val="291"/>
              </w:numPr>
              <w:rPr>
                <w:ins w:id="7742" w:author="Seggelke, Klaus" w:date="2017-03-21T16:21:00Z"/>
              </w:rPr>
              <w:pPrChange w:id="7743" w:author="Seggelke, Klaus" w:date="2017-03-21T17:21:00Z">
                <w:pPr>
                  <w:pStyle w:val="TestCaseInfo"/>
                  <w:numPr>
                    <w:numId w:val="173"/>
                  </w:numPr>
                  <w:ind w:left="720" w:hanging="360"/>
                </w:pPr>
              </w:pPrChange>
            </w:pPr>
            <w:ins w:id="7744" w:author="Seggelke, Klaus" w:date="2017-03-21T16:21:00Z">
              <w:r>
                <w:t xml:space="preserve">Validate </w:t>
              </w:r>
            </w:ins>
            <w:ins w:id="7745" w:author="Seggelke, Klaus" w:date="2017-03-21T17:21:00Z">
              <w:r w:rsidR="0050646D">
                <w:t xml:space="preserve">MANO </w:t>
              </w:r>
            </w:ins>
            <w:ins w:id="7746" w:author="Seggelke, Klaus" w:date="2017-03-21T16:21:00Z">
              <w:r>
                <w:t xml:space="preserve">has resized </w:t>
              </w:r>
            </w:ins>
            <w:ins w:id="7747" w:author="Seggelke, Klaus" w:date="2017-03-21T17:21:00Z">
              <w:r w:rsidR="0050646D">
                <w:t xml:space="preserve">the VNF </w:t>
              </w:r>
            </w:ins>
            <w:ins w:id="7748" w:author="Seggelke, Klaus" w:date="2017-03-21T16:21:00Z">
              <w:r>
                <w:t>to the max limit and added new VNF</w:t>
              </w:r>
            </w:ins>
            <w:ins w:id="7749" w:author="Seggelke, Klaus" w:date="2017-03-21T17:21:00Z">
              <w:r w:rsidR="0050646D">
                <w:t>(</w:t>
              </w:r>
            </w:ins>
            <w:ins w:id="7750" w:author="Seggelke, Klaus" w:date="2017-03-21T16:21:00Z">
              <w:r>
                <w:t>s</w:t>
              </w:r>
            </w:ins>
            <w:ins w:id="7751" w:author="Seggelke, Klaus" w:date="2017-03-21T17:21:00Z">
              <w:r w:rsidR="0050646D">
                <w:t>)</w:t>
              </w:r>
            </w:ins>
          </w:p>
          <w:p w:rsidR="001542F9" w:rsidRDefault="001542F9" w:rsidP="0050646D">
            <w:pPr>
              <w:pStyle w:val="TestCaseInfo"/>
              <w:numPr>
                <w:ilvl w:val="0"/>
                <w:numId w:val="291"/>
              </w:numPr>
              <w:rPr>
                <w:ins w:id="7752" w:author="Seggelke, Klaus" w:date="2017-03-21T16:21:00Z"/>
              </w:rPr>
              <w:pPrChange w:id="7753" w:author="Seggelke, Klaus" w:date="2017-03-21T17:21:00Z">
                <w:pPr>
                  <w:pStyle w:val="TestCaseInfo"/>
                  <w:numPr>
                    <w:numId w:val="173"/>
                  </w:numPr>
                  <w:ind w:left="720" w:hanging="360"/>
                </w:pPr>
              </w:pPrChange>
            </w:pPr>
            <w:ins w:id="7754" w:author="Seggelke, Klaus" w:date="2017-03-21T16:21:00Z">
              <w:r>
                <w:t>Generate higher traffic load</w:t>
              </w:r>
            </w:ins>
          </w:p>
          <w:p w:rsidR="001542F9" w:rsidRDefault="001542F9" w:rsidP="0050646D">
            <w:pPr>
              <w:pStyle w:val="TestCaseInfo"/>
              <w:numPr>
                <w:ilvl w:val="0"/>
                <w:numId w:val="291"/>
              </w:numPr>
              <w:rPr>
                <w:ins w:id="7755" w:author="Seggelke, Klaus" w:date="2017-03-21T16:21:00Z"/>
              </w:rPr>
              <w:pPrChange w:id="7756" w:author="Seggelke, Klaus" w:date="2017-03-21T17:21:00Z">
                <w:pPr>
                  <w:pStyle w:val="TestCaseInfo"/>
                  <w:numPr>
                    <w:numId w:val="173"/>
                  </w:numPr>
                  <w:ind w:left="720" w:hanging="360"/>
                </w:pPr>
              </w:pPrChange>
            </w:pPr>
            <w:ins w:id="7757" w:author="Seggelke, Klaus" w:date="2017-03-21T16:21:00Z">
              <w:r>
                <w:t>Validate that the load</w:t>
              </w:r>
            </w:ins>
          </w:p>
          <w:p w:rsidR="001542F9" w:rsidRDefault="001542F9" w:rsidP="0050646D">
            <w:pPr>
              <w:pStyle w:val="TestCaseInfo"/>
              <w:numPr>
                <w:ilvl w:val="0"/>
                <w:numId w:val="291"/>
              </w:numPr>
              <w:rPr>
                <w:ins w:id="7758" w:author="Seggelke, Klaus" w:date="2017-03-21T16:21:00Z"/>
              </w:rPr>
              <w:pPrChange w:id="7759" w:author="Seggelke, Klaus" w:date="2017-03-21T17:21:00Z">
                <w:pPr>
                  <w:pStyle w:val="TestCaseInfo"/>
                  <w:numPr>
                    <w:numId w:val="173"/>
                  </w:numPr>
                  <w:ind w:left="720" w:hanging="360"/>
                </w:pPr>
              </w:pPrChange>
            </w:pPr>
            <w:ins w:id="7760" w:author="Seggelke, Klaus" w:date="2017-03-21T16:21:00Z">
              <w:r>
                <w:t>Determine the service disruption during the resizing to the max and the time it takes to complete it</w:t>
              </w:r>
            </w:ins>
          </w:p>
          <w:p w:rsidR="001542F9" w:rsidRDefault="001542F9" w:rsidP="0050646D">
            <w:pPr>
              <w:pStyle w:val="TestCaseInfo"/>
              <w:numPr>
                <w:ilvl w:val="0"/>
                <w:numId w:val="291"/>
              </w:numPr>
              <w:rPr>
                <w:ins w:id="7761" w:author="Seggelke, Klaus" w:date="2017-03-21T16:21:00Z"/>
              </w:rPr>
              <w:pPrChange w:id="7762" w:author="Seggelke, Klaus" w:date="2017-03-21T17:21:00Z">
                <w:pPr>
                  <w:pStyle w:val="TestCaseInfo"/>
                  <w:numPr>
                    <w:numId w:val="173"/>
                  </w:numPr>
                  <w:ind w:left="720" w:hanging="360"/>
                </w:pPr>
              </w:pPrChange>
            </w:pPr>
            <w:ins w:id="7763" w:author="Seggelke, Klaus" w:date="2017-03-21T16:21:00Z">
              <w:r>
                <w:t>Stop traffic</w:t>
              </w:r>
            </w:ins>
          </w:p>
          <w:p w:rsidR="001542F9" w:rsidRPr="00093574" w:rsidRDefault="001542F9" w:rsidP="0050646D">
            <w:pPr>
              <w:pStyle w:val="TestCaseInfo"/>
              <w:numPr>
                <w:ilvl w:val="0"/>
                <w:numId w:val="291"/>
              </w:numPr>
              <w:rPr>
                <w:ins w:id="7764" w:author="Seggelke, Klaus" w:date="2017-03-21T16:21:00Z"/>
              </w:rPr>
              <w:pPrChange w:id="7765" w:author="Seggelke, Klaus" w:date="2017-03-21T17:21:00Z">
                <w:pPr>
                  <w:pStyle w:val="TestCaseInfo"/>
                  <w:numPr>
                    <w:numId w:val="173"/>
                  </w:numPr>
                  <w:ind w:left="720" w:hanging="360"/>
                </w:pPr>
              </w:pPrChange>
            </w:pPr>
            <w:ins w:id="7766" w:author="Seggelke, Klaus" w:date="2017-03-21T16:21:00Z">
              <w:r>
                <w:t>Terminate VNF</w:t>
              </w:r>
            </w:ins>
          </w:p>
        </w:tc>
      </w:tr>
      <w:tr w:rsidR="001542F9" w:rsidTr="001542F9">
        <w:trPr>
          <w:ins w:id="7767"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768" w:author="Seggelke, Klaus" w:date="2017-03-21T16:21:00Z"/>
              </w:rPr>
            </w:pPr>
            <w:ins w:id="7769" w:author="Seggelke, Klaus" w:date="2017-03-21T16:21: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770" w:author="Seggelke, Klaus" w:date="2017-03-21T16:21:00Z"/>
              </w:rPr>
            </w:pPr>
          </w:p>
        </w:tc>
      </w:tr>
      <w:tr w:rsidR="001542F9" w:rsidTr="001542F9">
        <w:trPr>
          <w:ins w:id="7771"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772" w:author="Seggelke, Klaus" w:date="2017-03-21T16:21:00Z"/>
                <w:noProof/>
              </w:rPr>
            </w:pPr>
            <w:ins w:id="7773" w:author="Seggelke, Klaus" w:date="2017-03-21T16:21: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774" w:author="Seggelke, Klaus" w:date="2017-03-21T16:21:00Z"/>
              </w:rPr>
            </w:pPr>
            <w:ins w:id="7775" w:author="Seggelke, Klaus" w:date="2017-03-21T16:21:00Z">
              <w:r>
                <w:t>Following resources could have reached its limit:</w:t>
              </w:r>
            </w:ins>
          </w:p>
          <w:p w:rsidR="001542F9" w:rsidRDefault="001542F9" w:rsidP="001542F9">
            <w:pPr>
              <w:pStyle w:val="TestCaseInfo"/>
              <w:numPr>
                <w:ilvl w:val="0"/>
                <w:numId w:val="101"/>
              </w:numPr>
              <w:rPr>
                <w:ins w:id="7776" w:author="Seggelke, Klaus" w:date="2017-03-21T16:21:00Z"/>
              </w:rPr>
            </w:pPr>
            <w:ins w:id="7777" w:author="Seggelke, Klaus" w:date="2017-03-21T16:21:00Z">
              <w:r>
                <w:t>vMemory</w:t>
              </w:r>
            </w:ins>
          </w:p>
          <w:p w:rsidR="001542F9" w:rsidRDefault="001542F9" w:rsidP="001542F9">
            <w:pPr>
              <w:pStyle w:val="TestCaseInfo"/>
              <w:numPr>
                <w:ilvl w:val="0"/>
                <w:numId w:val="101"/>
              </w:numPr>
              <w:rPr>
                <w:ins w:id="7778" w:author="Seggelke, Klaus" w:date="2017-03-21T16:21:00Z"/>
              </w:rPr>
            </w:pPr>
            <w:ins w:id="7779" w:author="Seggelke, Klaus" w:date="2017-03-21T16:21:00Z">
              <w:r>
                <w:t>vCPU cores</w:t>
              </w:r>
            </w:ins>
          </w:p>
          <w:p w:rsidR="001542F9" w:rsidRDefault="001542F9" w:rsidP="001542F9">
            <w:pPr>
              <w:pStyle w:val="TestCaseInfo"/>
              <w:numPr>
                <w:ilvl w:val="0"/>
                <w:numId w:val="101"/>
              </w:numPr>
              <w:rPr>
                <w:ins w:id="7780" w:author="Seggelke, Klaus" w:date="2017-03-21T16:21:00Z"/>
              </w:rPr>
            </w:pPr>
            <w:ins w:id="7781" w:author="Seggelke, Klaus" w:date="2017-03-21T16:21:00Z">
              <w:r>
                <w:t>vStorage</w:t>
              </w:r>
            </w:ins>
          </w:p>
          <w:p w:rsidR="001542F9" w:rsidRDefault="001542F9" w:rsidP="001542F9">
            <w:pPr>
              <w:pStyle w:val="TestCaseInfo"/>
              <w:numPr>
                <w:ilvl w:val="0"/>
                <w:numId w:val="101"/>
              </w:numPr>
              <w:rPr>
                <w:ins w:id="7782" w:author="Seggelke, Klaus" w:date="2017-03-21T16:21:00Z"/>
              </w:rPr>
            </w:pPr>
            <w:ins w:id="7783" w:author="Seggelke, Klaus" w:date="2017-03-21T16:21:00Z">
              <w:r>
                <w:t>vNIC or specialized hardware</w:t>
              </w:r>
            </w:ins>
          </w:p>
          <w:p w:rsidR="001542F9" w:rsidRDefault="001542F9" w:rsidP="001542F9">
            <w:pPr>
              <w:pStyle w:val="TestCaseInfo"/>
              <w:rPr>
                <w:ins w:id="7784" w:author="Seggelke, Klaus" w:date="2017-03-21T16:21:00Z"/>
              </w:rPr>
            </w:pPr>
            <w:ins w:id="7785" w:author="Seggelke, Klaus" w:date="2017-03-21T16:21:00Z">
              <w:r>
                <w:t>The scaling trigger could be one of the following:</w:t>
              </w:r>
            </w:ins>
          </w:p>
          <w:p w:rsidR="001542F9" w:rsidRDefault="001542F9" w:rsidP="001542F9">
            <w:pPr>
              <w:pStyle w:val="TestCaseInfo"/>
              <w:numPr>
                <w:ilvl w:val="0"/>
                <w:numId w:val="101"/>
              </w:numPr>
              <w:rPr>
                <w:ins w:id="7786" w:author="Seggelke, Klaus" w:date="2017-03-21T16:21:00Z"/>
                <w:lang w:eastAsia="zh-CN"/>
              </w:rPr>
            </w:pPr>
            <w:ins w:id="7787" w:author="Seggelke, Klaus" w:date="2017-03-21T16:21:00Z">
              <w:r w:rsidRPr="006E70F4">
                <w:rPr>
                  <w:lang w:eastAsia="zh-CN"/>
                </w:rPr>
                <w:t>MANO generated events - Auto Scaling (e.g. based on monitoring of resource utilization of the VNF's VMs, upon events received from VNF, EM, VIM)</w:t>
              </w:r>
            </w:ins>
          </w:p>
          <w:p w:rsidR="001542F9" w:rsidRDefault="001542F9" w:rsidP="001542F9">
            <w:pPr>
              <w:pStyle w:val="TestCaseInfo"/>
              <w:numPr>
                <w:ilvl w:val="0"/>
                <w:numId w:val="101"/>
              </w:numPr>
              <w:rPr>
                <w:ins w:id="7788" w:author="Seggelke, Klaus" w:date="2017-03-21T16:21:00Z"/>
                <w:lang w:eastAsia="zh-CN"/>
              </w:rPr>
            </w:pPr>
            <w:ins w:id="7789" w:author="Seggelke, Klaus" w:date="2017-03-21T16:21:00Z">
              <w:r w:rsidRPr="006E70F4">
                <w:rPr>
                  <w:lang w:eastAsia="zh-CN"/>
                </w:rPr>
                <w:t>VNF generated event – On-demand Scaling (e.g. based on traffic, VNF generates the request internally)</w:t>
              </w:r>
            </w:ins>
          </w:p>
          <w:p w:rsidR="001542F9" w:rsidRDefault="001542F9" w:rsidP="001542F9">
            <w:pPr>
              <w:pStyle w:val="TestCaseInfo"/>
              <w:numPr>
                <w:ilvl w:val="0"/>
                <w:numId w:val="101"/>
              </w:numPr>
              <w:rPr>
                <w:ins w:id="7790" w:author="Seggelke, Klaus" w:date="2017-03-21T16:21:00Z"/>
                <w:lang w:eastAsia="zh-CN"/>
              </w:rPr>
            </w:pPr>
            <w:ins w:id="7791" w:author="Seggelke, Klaus" w:date="2017-03-21T16:21:00Z">
              <w:r w:rsidRPr="006E70F4">
                <w:rPr>
                  <w:lang w:eastAsia="zh-CN"/>
                </w:rPr>
                <w:t>VIM generated event – On-demand Scaling</w:t>
              </w:r>
            </w:ins>
          </w:p>
          <w:p w:rsidR="001542F9" w:rsidRDefault="001542F9" w:rsidP="001542F9">
            <w:pPr>
              <w:pStyle w:val="TestCaseInfo"/>
              <w:numPr>
                <w:ilvl w:val="0"/>
                <w:numId w:val="101"/>
              </w:numPr>
              <w:rPr>
                <w:ins w:id="7792" w:author="Seggelke, Klaus" w:date="2017-03-21T16:21:00Z"/>
                <w:lang w:eastAsia="zh-CN"/>
              </w:rPr>
            </w:pPr>
            <w:ins w:id="7793" w:author="Seggelke, Klaus" w:date="2017-03-21T16:21:00Z">
              <w:r w:rsidRPr="006E70F4">
                <w:rPr>
                  <w:lang w:eastAsia="zh-CN"/>
                </w:rPr>
                <w:t>EM generated event – On-demand Scaling (e.g. EM receives information from the VNF and determines the need to auto scale)</w:t>
              </w:r>
            </w:ins>
          </w:p>
          <w:p w:rsidR="001542F9" w:rsidRDefault="001542F9" w:rsidP="001542F9">
            <w:pPr>
              <w:pStyle w:val="TestCaseInfo"/>
              <w:numPr>
                <w:ilvl w:val="0"/>
                <w:numId w:val="101"/>
              </w:numPr>
              <w:rPr>
                <w:ins w:id="7794" w:author="Seggelke, Klaus" w:date="2017-03-21T16:21:00Z"/>
                <w:lang w:eastAsia="zh-CN"/>
              </w:rPr>
            </w:pPr>
            <w:ins w:id="7795" w:author="Seggelke, Klaus" w:date="2017-03-21T16:21:00Z">
              <w:r w:rsidRPr="006E70F4">
                <w:rPr>
                  <w:lang w:eastAsia="zh-CN"/>
                </w:rPr>
                <w:t>MANO generated event - Manual Scaling (e.g. by operating the MANO interface/API)</w:t>
              </w:r>
            </w:ins>
          </w:p>
          <w:p w:rsidR="001542F9" w:rsidRDefault="001542F9" w:rsidP="001542F9">
            <w:pPr>
              <w:pStyle w:val="TestCaseInfo"/>
              <w:numPr>
                <w:ilvl w:val="0"/>
                <w:numId w:val="101"/>
              </w:numPr>
              <w:rPr>
                <w:ins w:id="7796" w:author="Seggelke, Klaus" w:date="2017-03-21T16:21:00Z"/>
                <w:lang w:eastAsia="zh-CN"/>
              </w:rPr>
            </w:pPr>
            <w:ins w:id="7797" w:author="Seggelke, Klaus" w:date="2017-03-21T16:21:00Z">
              <w:r w:rsidRPr="006E70F4">
                <w:rPr>
                  <w:lang w:eastAsia="zh-CN"/>
                </w:rPr>
                <w:t>VNF generated event - Manual Scaling</w:t>
              </w:r>
            </w:ins>
          </w:p>
          <w:p w:rsidR="001542F9" w:rsidRDefault="001542F9" w:rsidP="001542F9">
            <w:pPr>
              <w:pStyle w:val="TestCaseInfo"/>
              <w:numPr>
                <w:ilvl w:val="0"/>
                <w:numId w:val="101"/>
              </w:numPr>
              <w:rPr>
                <w:ins w:id="7798" w:author="Seggelke, Klaus" w:date="2017-03-21T16:21:00Z"/>
              </w:rPr>
            </w:pPr>
            <w:ins w:id="7799" w:author="Seggelke, Klaus" w:date="2017-03-21T16:21:00Z">
              <w:r w:rsidRPr="006E70F4">
                <w:rPr>
                  <w:lang w:eastAsia="zh-CN"/>
                </w:rPr>
                <w:t>EM generated event – Manual Scaling</w:t>
              </w:r>
            </w:ins>
          </w:p>
        </w:tc>
      </w:tr>
    </w:tbl>
    <w:p w:rsidR="001542F9" w:rsidRDefault="001542F9" w:rsidP="001542F9">
      <w:pPr>
        <w:rPr>
          <w:ins w:id="7800" w:author="Seggelke, Klaus" w:date="2017-03-21T16:21:00Z"/>
          <w:lang w:eastAsia="zh-CN"/>
        </w:rPr>
      </w:pPr>
    </w:p>
    <w:p w:rsidR="001542F9" w:rsidRDefault="001542F9" w:rsidP="001542F9">
      <w:pPr>
        <w:pStyle w:val="Heading3"/>
        <w:rPr>
          <w:ins w:id="7801" w:author="Seggelke, Klaus" w:date="2017-03-21T16:21:00Z"/>
        </w:rPr>
      </w:pPr>
      <w:bookmarkStart w:id="7802" w:name="_Toc477880910"/>
      <w:ins w:id="7803" w:author="Seggelke, Klaus" w:date="2017-03-21T16:21:00Z">
        <w:r>
          <w:t>R</w:t>
        </w:r>
        <w:r w:rsidRPr="00C0341B">
          <w:t>emoval of virtualized specialized hardware acceleration</w:t>
        </w:r>
        <w:r>
          <w:t xml:space="preserve"> for </w:t>
        </w:r>
      </w:ins>
      <w:ins w:id="7804" w:author="Seggelke, Klaus" w:date="2017-03-21T17:22:00Z">
        <w:r w:rsidR="0050646D">
          <w:t xml:space="preserve">VNF </w:t>
        </w:r>
      </w:ins>
      <w:ins w:id="7805" w:author="Seggelke, Klaus" w:date="2017-03-21T16:21:00Z">
        <w:r>
          <w:t>scale-in</w:t>
        </w:r>
        <w:bookmarkEnd w:id="7802"/>
      </w:ins>
    </w:p>
    <w:p w:rsidR="001542F9" w:rsidRDefault="001542F9" w:rsidP="001542F9">
      <w:pPr>
        <w:rPr>
          <w:ins w:id="7806" w:author="Seggelke, Klaus" w:date="2017-03-21T16:21: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542F9" w:rsidTr="001542F9">
        <w:trPr>
          <w:ins w:id="7807" w:author="Seggelke, Klaus" w:date="2017-03-21T16:21:00Z"/>
        </w:trPr>
        <w:tc>
          <w:tcPr>
            <w:tcW w:w="9330" w:type="dxa"/>
            <w:gridSpan w:val="2"/>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
              <w:rPr>
                <w:ins w:id="7808" w:author="Seggelke, Klaus" w:date="2017-03-21T16:21:00Z"/>
              </w:rPr>
            </w:pPr>
            <w:bookmarkStart w:id="7809" w:name="_Toc477881060"/>
            <w:ins w:id="7810" w:author="Seggelke, Klaus" w:date="2017-03-21T16:21:00Z">
              <w:r>
                <w:t>TC.VNF.SCALE.OUT.005</w:t>
              </w:r>
              <w:r>
                <w:tab/>
                <w:t>R</w:t>
              </w:r>
              <w:r w:rsidRPr="00C0341B">
                <w:t>emoval of virtualized specialized hardware acceleration</w:t>
              </w:r>
              <w:r>
                <w:t xml:space="preserve"> for </w:t>
              </w:r>
            </w:ins>
            <w:ins w:id="7811" w:author="Seggelke, Klaus" w:date="2017-03-21T17:22:00Z">
              <w:r w:rsidR="0050646D">
                <w:t xml:space="preserve">VNF </w:t>
              </w:r>
            </w:ins>
            <w:ins w:id="7812" w:author="Seggelke, Klaus" w:date="2017-03-21T16:21:00Z">
              <w:r>
                <w:t>scale-in</w:t>
              </w:r>
              <w:bookmarkEnd w:id="7809"/>
            </w:ins>
          </w:p>
        </w:tc>
      </w:tr>
      <w:tr w:rsidR="001542F9" w:rsidTr="001542F9">
        <w:trPr>
          <w:trHeight w:val="896"/>
          <w:ins w:id="7813"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814" w:author="Seggelke, Klaus" w:date="2017-03-21T16:21:00Z"/>
              </w:rPr>
            </w:pPr>
            <w:ins w:id="7815" w:author="Seggelke, Klaus" w:date="2017-03-21T16:21: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1542F9" w:rsidRPr="00D67489" w:rsidRDefault="001542F9" w:rsidP="001542F9">
            <w:pPr>
              <w:pStyle w:val="TestCaseInfo"/>
              <w:rPr>
                <w:ins w:id="7816" w:author="Seggelke, Klaus" w:date="2017-03-21T16:21:00Z"/>
                <w:lang w:eastAsia="zh-CN"/>
              </w:rPr>
            </w:pPr>
            <w:ins w:id="7817" w:author="Seggelke, Klaus" w:date="2017-03-21T16:21:00Z">
              <w:r>
                <w:rPr>
                  <w:lang w:eastAsia="zh-CN"/>
                </w:rPr>
                <w:t>A VNF should have the capability to dynamically scale based on the required load. The scaling to the lower performance is the objective of this test by removing vHardware resources. The MANO must handle this case of vNIC resource management.</w:t>
              </w:r>
            </w:ins>
          </w:p>
        </w:tc>
      </w:tr>
      <w:tr w:rsidR="001542F9" w:rsidTr="001542F9">
        <w:trPr>
          <w:ins w:id="7818"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819" w:author="Seggelke, Klaus" w:date="2017-03-21T16:21:00Z"/>
              </w:rPr>
            </w:pPr>
            <w:ins w:id="7820" w:author="Seggelke, Klaus" w:date="2017-03-21T16:21: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1542F9" w:rsidRDefault="001542F9" w:rsidP="001542F9">
            <w:pPr>
              <w:pStyle w:val="TestCaseInfo"/>
              <w:rPr>
                <w:ins w:id="7821" w:author="Seggelke, Klaus" w:date="2017-03-21T16:21:00Z"/>
                <w:lang w:eastAsia="zh-CN"/>
              </w:rPr>
            </w:pPr>
            <w:ins w:id="7822" w:author="Seggelke, Klaus" w:date="2017-03-21T16:21:00Z">
              <w:r w:rsidRPr="00D82A42">
                <w:rPr>
                  <w:lang w:eastAsia="zh-CN"/>
                </w:rPr>
                <w:t xml:space="preserve">If a VNF functionality depends on specialized hardware acceleration devices/NIC cards, the </w:t>
              </w:r>
              <w:r>
                <w:rPr>
                  <w:lang w:eastAsia="zh-CN"/>
                </w:rPr>
                <w:t>MANO</w:t>
              </w:r>
              <w:r w:rsidRPr="00D82A42">
                <w:rPr>
                  <w:lang w:eastAsia="zh-CN"/>
                </w:rPr>
                <w:t xml:space="preserve"> needs to have the capability to remove these resources when decreasing the scaling. The </w:t>
              </w:r>
              <w:r>
                <w:rPr>
                  <w:lang w:eastAsia="zh-CN"/>
                </w:rPr>
                <w:t>MANO</w:t>
              </w:r>
              <w:r w:rsidRPr="00D82A42">
                <w:rPr>
                  <w:lang w:eastAsia="zh-CN"/>
                </w:rPr>
                <w:t xml:space="preserve"> should report reduced resources after the completion. The EM may apply new configurations. The functionality of the VNF should be validated. Lower scalability of the VNF service should be the result.</w:t>
              </w:r>
            </w:ins>
          </w:p>
        </w:tc>
      </w:tr>
      <w:tr w:rsidR="001542F9" w:rsidTr="001542F9">
        <w:trPr>
          <w:trHeight w:val="283"/>
          <w:ins w:id="7823"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824" w:author="Seggelke, Klaus" w:date="2017-03-21T16:21:00Z"/>
              </w:rPr>
            </w:pPr>
            <w:ins w:id="7825" w:author="Seggelke, Klaus" w:date="2017-03-21T16:21:00Z">
              <w:r>
                <w:t>Test Setup</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826" w:author="Seggelke, Klaus" w:date="2017-03-21T16:21:00Z"/>
                <w:lang w:eastAsia="zh-CN"/>
              </w:rPr>
            </w:pPr>
          </w:p>
        </w:tc>
      </w:tr>
      <w:tr w:rsidR="001542F9" w:rsidTr="001542F9">
        <w:trPr>
          <w:trHeight w:val="515"/>
          <w:ins w:id="7827"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828" w:author="Seggelke, Klaus" w:date="2017-03-21T16:21:00Z"/>
              </w:rPr>
            </w:pPr>
            <w:ins w:id="7829" w:author="Seggelke, Klaus" w:date="2017-03-21T16:21:00Z">
              <w:r>
                <w:t>Parameters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830" w:author="Seggelke, Klaus" w:date="2017-03-21T16:21:00Z"/>
              </w:rPr>
            </w:pPr>
          </w:p>
        </w:tc>
      </w:tr>
      <w:tr w:rsidR="001542F9" w:rsidTr="001542F9">
        <w:trPr>
          <w:ins w:id="7831"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832" w:author="Seggelke, Klaus" w:date="2017-03-21T16:21:00Z"/>
              </w:rPr>
            </w:pPr>
            <w:ins w:id="7833" w:author="Seggelke, Klaus" w:date="2017-03-21T16:21: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834" w:author="Seggelke, Klaus" w:date="2017-03-21T16:21:00Z"/>
              </w:rPr>
            </w:pPr>
          </w:p>
        </w:tc>
      </w:tr>
      <w:tr w:rsidR="001542F9" w:rsidTr="001542F9">
        <w:trPr>
          <w:ins w:id="7835"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836" w:author="Seggelke, Klaus" w:date="2017-03-21T16:21:00Z"/>
              </w:rPr>
            </w:pPr>
            <w:ins w:id="7837" w:author="Seggelke, Klaus" w:date="2017-03-21T16:21:00Z">
              <w:r>
                <w:t>Pre-conditions: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838" w:author="Seggelke, Klaus" w:date="2017-03-21T16:21:00Z"/>
                <w:lang w:eastAsia="zh-CN"/>
              </w:rPr>
            </w:pPr>
          </w:p>
        </w:tc>
      </w:tr>
      <w:tr w:rsidR="001542F9" w:rsidTr="001542F9">
        <w:trPr>
          <w:trHeight w:val="355"/>
          <w:ins w:id="7839"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840" w:author="Seggelke, Klaus" w:date="2017-03-21T16:21:00Z"/>
              </w:rPr>
            </w:pPr>
            <w:ins w:id="7841" w:author="Seggelke, Klaus" w:date="2017-03-21T16:21:00Z">
              <w:r>
                <w:t>Procedure</w:t>
              </w:r>
            </w:ins>
          </w:p>
        </w:tc>
        <w:tc>
          <w:tcPr>
            <w:tcW w:w="7979" w:type="dxa"/>
            <w:tcBorders>
              <w:top w:val="single" w:sz="2" w:space="0" w:color="auto"/>
              <w:left w:val="single" w:sz="2" w:space="0" w:color="auto"/>
              <w:bottom w:val="single" w:sz="2" w:space="0" w:color="auto"/>
              <w:right w:val="single" w:sz="2" w:space="0" w:color="auto"/>
            </w:tcBorders>
          </w:tcPr>
          <w:p w:rsidR="001542F9" w:rsidRPr="00093574" w:rsidRDefault="001542F9" w:rsidP="001542F9">
            <w:pPr>
              <w:pStyle w:val="TestCaseInfo"/>
              <w:rPr>
                <w:ins w:id="7842" w:author="Seggelke, Klaus" w:date="2017-03-21T16:21:00Z"/>
              </w:rPr>
            </w:pPr>
            <w:ins w:id="7843" w:author="Seggelke, Klaus" w:date="2017-03-21T16:21:00Z">
              <w:r w:rsidRPr="00093574">
                <w:t>Sequence:</w:t>
              </w:r>
            </w:ins>
          </w:p>
          <w:p w:rsidR="001542F9" w:rsidRDefault="001542F9" w:rsidP="009D60E9">
            <w:pPr>
              <w:pStyle w:val="TestCaseInfo"/>
              <w:numPr>
                <w:ilvl w:val="0"/>
                <w:numId w:val="292"/>
              </w:numPr>
              <w:rPr>
                <w:ins w:id="7844" w:author="Seggelke, Klaus" w:date="2017-03-21T16:21:00Z"/>
              </w:rPr>
              <w:pPrChange w:id="7845" w:author="Seggelke, Klaus" w:date="2017-03-21T17:23:00Z">
                <w:pPr>
                  <w:pStyle w:val="TestCaseInfo"/>
                  <w:numPr>
                    <w:numId w:val="174"/>
                  </w:numPr>
                  <w:ind w:left="720" w:hanging="360"/>
                </w:pPr>
              </w:pPrChange>
            </w:pPr>
            <w:ins w:id="7846" w:author="Seggelke, Klaus" w:date="2017-03-21T16:21:00Z">
              <w:r>
                <w:t>Instantiate VNF</w:t>
              </w:r>
            </w:ins>
          </w:p>
          <w:p w:rsidR="001542F9" w:rsidRDefault="001542F9" w:rsidP="009D60E9">
            <w:pPr>
              <w:pStyle w:val="TestCaseInfo"/>
              <w:numPr>
                <w:ilvl w:val="0"/>
                <w:numId w:val="292"/>
              </w:numPr>
              <w:rPr>
                <w:ins w:id="7847" w:author="Seggelke, Klaus" w:date="2017-03-21T16:21:00Z"/>
              </w:rPr>
              <w:pPrChange w:id="7848" w:author="Seggelke, Klaus" w:date="2017-03-21T17:23:00Z">
                <w:pPr>
                  <w:pStyle w:val="TestCaseInfo"/>
                  <w:numPr>
                    <w:numId w:val="174"/>
                  </w:numPr>
                  <w:ind w:left="720" w:hanging="360"/>
                </w:pPr>
              </w:pPrChange>
            </w:pPr>
            <w:ins w:id="7849" w:author="Seggelke, Klaus" w:date="2017-03-21T16:21:00Z">
              <w:r w:rsidRPr="00074BEF">
                <w:t>Validate VNF instantiation state is INSTANTIATED and VNF state is STARTED (--&gt; time stamp when correct state reached)</w:t>
              </w:r>
            </w:ins>
          </w:p>
          <w:p w:rsidR="001542F9" w:rsidRDefault="001542F9" w:rsidP="009D60E9">
            <w:pPr>
              <w:pStyle w:val="TestCaseInfo"/>
              <w:numPr>
                <w:ilvl w:val="0"/>
                <w:numId w:val="292"/>
              </w:numPr>
              <w:rPr>
                <w:ins w:id="7850" w:author="Seggelke, Klaus" w:date="2017-03-21T16:21:00Z"/>
              </w:rPr>
              <w:pPrChange w:id="7851" w:author="Seggelke, Klaus" w:date="2017-03-21T17:23:00Z">
                <w:pPr>
                  <w:pStyle w:val="TestCaseInfo"/>
                  <w:numPr>
                    <w:numId w:val="174"/>
                  </w:numPr>
                  <w:ind w:left="720" w:hanging="360"/>
                </w:pPr>
              </w:pPrChange>
            </w:pPr>
            <w:ins w:id="7852" w:author="Seggelke, Klaus" w:date="2017-03-21T16:21:00Z">
              <w:r>
                <w:t>Generate low traffic load</w:t>
              </w:r>
            </w:ins>
          </w:p>
          <w:p w:rsidR="001542F9" w:rsidRDefault="001542F9" w:rsidP="009D60E9">
            <w:pPr>
              <w:pStyle w:val="TestCaseInfo"/>
              <w:numPr>
                <w:ilvl w:val="0"/>
                <w:numId w:val="292"/>
              </w:numPr>
              <w:rPr>
                <w:ins w:id="7853" w:author="Seggelke, Klaus" w:date="2017-03-21T16:21:00Z"/>
              </w:rPr>
              <w:pPrChange w:id="7854" w:author="Seggelke, Klaus" w:date="2017-03-21T17:23:00Z">
                <w:pPr>
                  <w:pStyle w:val="TestCaseInfo"/>
                  <w:numPr>
                    <w:numId w:val="174"/>
                  </w:numPr>
                  <w:ind w:left="720" w:hanging="360"/>
                </w:pPr>
              </w:pPrChange>
            </w:pPr>
            <w:ins w:id="7855" w:author="Seggelke, Klaus" w:date="2017-03-21T16:21:00Z">
              <w:r>
                <w:t>Validate that traffic flows through without issues (--&gt; no dropped packets)</w:t>
              </w:r>
            </w:ins>
          </w:p>
          <w:p w:rsidR="001542F9" w:rsidRDefault="001542F9" w:rsidP="009D60E9">
            <w:pPr>
              <w:pStyle w:val="TestCaseInfo"/>
              <w:numPr>
                <w:ilvl w:val="0"/>
                <w:numId w:val="292"/>
              </w:numPr>
              <w:rPr>
                <w:ins w:id="7856" w:author="Seggelke, Klaus" w:date="2017-03-21T16:21:00Z"/>
              </w:rPr>
              <w:pPrChange w:id="7857" w:author="Seggelke, Klaus" w:date="2017-03-21T17:23:00Z">
                <w:pPr>
                  <w:pStyle w:val="TestCaseInfo"/>
                  <w:numPr>
                    <w:numId w:val="174"/>
                  </w:numPr>
                  <w:ind w:left="720" w:hanging="360"/>
                </w:pPr>
              </w:pPrChange>
            </w:pPr>
            <w:ins w:id="7858" w:author="Seggelke, Klaus" w:date="2017-03-21T16:21:00Z">
              <w:r>
                <w:t>Trigger a resize of the NFV resources to use more specialized hardware resources</w:t>
              </w:r>
            </w:ins>
          </w:p>
          <w:p w:rsidR="001542F9" w:rsidRDefault="001542F9" w:rsidP="009D60E9">
            <w:pPr>
              <w:pStyle w:val="TestCaseInfo"/>
              <w:numPr>
                <w:ilvl w:val="0"/>
                <w:numId w:val="292"/>
              </w:numPr>
              <w:rPr>
                <w:ins w:id="7859" w:author="Seggelke, Klaus" w:date="2017-03-21T16:21:00Z"/>
              </w:rPr>
              <w:pPrChange w:id="7860" w:author="Seggelke, Klaus" w:date="2017-03-21T17:23:00Z">
                <w:pPr>
                  <w:pStyle w:val="TestCaseInfo"/>
                  <w:numPr>
                    <w:numId w:val="174"/>
                  </w:numPr>
                  <w:ind w:left="720" w:hanging="360"/>
                </w:pPr>
              </w:pPrChange>
            </w:pPr>
            <w:ins w:id="7861" w:author="Seggelke, Klaus" w:date="2017-03-21T16:21:00Z">
              <w:r>
                <w:t>Validate VNF has resized</w:t>
              </w:r>
            </w:ins>
          </w:p>
          <w:p w:rsidR="001542F9" w:rsidRDefault="001542F9" w:rsidP="009D60E9">
            <w:pPr>
              <w:pStyle w:val="TestCaseInfo"/>
              <w:numPr>
                <w:ilvl w:val="0"/>
                <w:numId w:val="292"/>
              </w:numPr>
              <w:rPr>
                <w:ins w:id="7862" w:author="Seggelke, Klaus" w:date="2017-03-21T16:21:00Z"/>
              </w:rPr>
              <w:pPrChange w:id="7863" w:author="Seggelke, Klaus" w:date="2017-03-21T17:23:00Z">
                <w:pPr>
                  <w:pStyle w:val="TestCaseInfo"/>
                  <w:numPr>
                    <w:numId w:val="174"/>
                  </w:numPr>
                  <w:ind w:left="720" w:hanging="360"/>
                </w:pPr>
              </w:pPrChange>
            </w:pPr>
            <w:ins w:id="7864" w:author="Seggelke, Klaus" w:date="2017-03-21T16:21:00Z">
              <w:r>
                <w:t>Generate higher traffic load</w:t>
              </w:r>
            </w:ins>
          </w:p>
          <w:p w:rsidR="001542F9" w:rsidRDefault="001542F9" w:rsidP="009D60E9">
            <w:pPr>
              <w:pStyle w:val="TestCaseInfo"/>
              <w:numPr>
                <w:ilvl w:val="0"/>
                <w:numId w:val="292"/>
              </w:numPr>
              <w:rPr>
                <w:ins w:id="7865" w:author="Seggelke, Klaus" w:date="2017-03-21T16:21:00Z"/>
              </w:rPr>
              <w:pPrChange w:id="7866" w:author="Seggelke, Klaus" w:date="2017-03-21T17:23:00Z">
                <w:pPr>
                  <w:pStyle w:val="TestCaseInfo"/>
                  <w:numPr>
                    <w:numId w:val="174"/>
                  </w:numPr>
                  <w:ind w:left="720" w:hanging="360"/>
                </w:pPr>
              </w:pPrChange>
            </w:pPr>
            <w:ins w:id="7867" w:author="Seggelke, Klaus" w:date="2017-03-21T16:21:00Z">
              <w:r>
                <w:t>Validate increased its capacity by no traffic loss</w:t>
              </w:r>
            </w:ins>
          </w:p>
          <w:p w:rsidR="001542F9" w:rsidRDefault="001542F9" w:rsidP="009D60E9">
            <w:pPr>
              <w:pStyle w:val="TestCaseInfo"/>
              <w:numPr>
                <w:ilvl w:val="0"/>
                <w:numId w:val="292"/>
              </w:numPr>
              <w:rPr>
                <w:ins w:id="7868" w:author="Seggelke, Klaus" w:date="2017-03-21T16:21:00Z"/>
              </w:rPr>
              <w:pPrChange w:id="7869" w:author="Seggelke, Klaus" w:date="2017-03-21T17:23:00Z">
                <w:pPr>
                  <w:pStyle w:val="TestCaseInfo"/>
                  <w:numPr>
                    <w:numId w:val="174"/>
                  </w:numPr>
                  <w:ind w:left="720" w:hanging="360"/>
                </w:pPr>
              </w:pPrChange>
            </w:pPr>
            <w:ins w:id="7870" w:author="Seggelke, Klaus" w:date="2017-03-21T16:21:00Z">
              <w:r>
                <w:t>Validate that MANO has allocated more specialized hardware resources and added new VNF</w:t>
              </w:r>
            </w:ins>
            <w:ins w:id="7871" w:author="Seggelke, Klaus" w:date="2017-03-21T17:23:00Z">
              <w:r w:rsidR="009D60E9">
                <w:t>(</w:t>
              </w:r>
            </w:ins>
            <w:ins w:id="7872" w:author="Seggelke, Klaus" w:date="2017-03-21T16:21:00Z">
              <w:r>
                <w:t>s</w:t>
              </w:r>
            </w:ins>
            <w:ins w:id="7873" w:author="Seggelke, Klaus" w:date="2017-03-21T17:23:00Z">
              <w:r w:rsidR="009D60E9">
                <w:t>)</w:t>
              </w:r>
            </w:ins>
          </w:p>
          <w:p w:rsidR="001542F9" w:rsidRDefault="001542F9" w:rsidP="009D60E9">
            <w:pPr>
              <w:pStyle w:val="TestCaseInfo"/>
              <w:numPr>
                <w:ilvl w:val="0"/>
                <w:numId w:val="292"/>
              </w:numPr>
              <w:rPr>
                <w:ins w:id="7874" w:author="Seggelke, Klaus" w:date="2017-03-21T16:21:00Z"/>
              </w:rPr>
              <w:pPrChange w:id="7875" w:author="Seggelke, Klaus" w:date="2017-03-21T17:23:00Z">
                <w:pPr>
                  <w:pStyle w:val="TestCaseInfo"/>
                  <w:numPr>
                    <w:numId w:val="174"/>
                  </w:numPr>
                  <w:ind w:left="720" w:hanging="360"/>
                </w:pPr>
              </w:pPrChange>
            </w:pPr>
            <w:ins w:id="7876" w:author="Seggelke, Klaus" w:date="2017-03-21T16:21:00Z">
              <w:r>
                <w:t>Generate low traffic load</w:t>
              </w:r>
            </w:ins>
          </w:p>
          <w:p w:rsidR="001542F9" w:rsidRDefault="001542F9" w:rsidP="009D60E9">
            <w:pPr>
              <w:pStyle w:val="TestCaseInfo"/>
              <w:numPr>
                <w:ilvl w:val="0"/>
                <w:numId w:val="292"/>
              </w:numPr>
              <w:rPr>
                <w:ins w:id="7877" w:author="Seggelke, Klaus" w:date="2017-03-21T16:21:00Z"/>
              </w:rPr>
              <w:pPrChange w:id="7878" w:author="Seggelke, Klaus" w:date="2017-03-21T17:23:00Z">
                <w:pPr>
                  <w:pStyle w:val="TestCaseInfo"/>
                  <w:numPr>
                    <w:numId w:val="174"/>
                  </w:numPr>
                  <w:ind w:left="720" w:hanging="360"/>
                </w:pPr>
              </w:pPrChange>
            </w:pPr>
            <w:ins w:id="7879" w:author="Seggelke, Klaus" w:date="2017-03-21T16:21:00Z">
              <w:r>
                <w:t xml:space="preserve">Trigger a resize of the NFV resources to use less specialized hardware resources </w:t>
              </w:r>
            </w:ins>
          </w:p>
          <w:p w:rsidR="001542F9" w:rsidRDefault="001542F9" w:rsidP="009D60E9">
            <w:pPr>
              <w:pStyle w:val="TestCaseInfo"/>
              <w:numPr>
                <w:ilvl w:val="0"/>
                <w:numId w:val="292"/>
              </w:numPr>
              <w:rPr>
                <w:ins w:id="7880" w:author="Seggelke, Klaus" w:date="2017-03-21T16:21:00Z"/>
              </w:rPr>
              <w:pPrChange w:id="7881" w:author="Seggelke, Klaus" w:date="2017-03-21T17:23:00Z">
                <w:pPr>
                  <w:pStyle w:val="TestCaseInfo"/>
                  <w:numPr>
                    <w:numId w:val="174"/>
                  </w:numPr>
                  <w:ind w:left="720" w:hanging="360"/>
                </w:pPr>
              </w:pPrChange>
            </w:pPr>
            <w:ins w:id="7882" w:author="Seggelke, Klaus" w:date="2017-03-21T16:21:00Z">
              <w:r>
                <w:t>Validate VNF has resized and has decreased its capacity and removed VNF</w:t>
              </w:r>
            </w:ins>
            <w:ins w:id="7883" w:author="Seggelke, Klaus" w:date="2017-03-21T17:23:00Z">
              <w:r w:rsidR="009D60E9">
                <w:t>(</w:t>
              </w:r>
            </w:ins>
            <w:ins w:id="7884" w:author="Seggelke, Klaus" w:date="2017-03-21T16:21:00Z">
              <w:r>
                <w:t>s</w:t>
              </w:r>
            </w:ins>
            <w:ins w:id="7885" w:author="Seggelke, Klaus" w:date="2017-03-21T17:23:00Z">
              <w:r w:rsidR="009D60E9">
                <w:t>)</w:t>
              </w:r>
            </w:ins>
          </w:p>
          <w:p w:rsidR="001542F9" w:rsidRDefault="001542F9" w:rsidP="009D60E9">
            <w:pPr>
              <w:pStyle w:val="TestCaseInfo"/>
              <w:numPr>
                <w:ilvl w:val="0"/>
                <w:numId w:val="292"/>
              </w:numPr>
              <w:rPr>
                <w:ins w:id="7886" w:author="Seggelke, Klaus" w:date="2017-03-21T16:21:00Z"/>
              </w:rPr>
              <w:pPrChange w:id="7887" w:author="Seggelke, Klaus" w:date="2017-03-21T17:23:00Z">
                <w:pPr>
                  <w:pStyle w:val="TestCaseInfo"/>
                  <w:numPr>
                    <w:numId w:val="174"/>
                  </w:numPr>
                  <w:ind w:left="720" w:hanging="360"/>
                </w:pPr>
              </w:pPrChange>
            </w:pPr>
            <w:ins w:id="7888" w:author="Seggelke, Klaus" w:date="2017-03-21T16:21:00Z">
              <w:r>
                <w:t>Validate that MANO has allocated less specialized hardware resources and the previous specialized hardware resources have been freed up</w:t>
              </w:r>
            </w:ins>
          </w:p>
          <w:p w:rsidR="001542F9" w:rsidRDefault="001542F9" w:rsidP="009D60E9">
            <w:pPr>
              <w:pStyle w:val="TestCaseInfo"/>
              <w:numPr>
                <w:ilvl w:val="0"/>
                <w:numId w:val="292"/>
              </w:numPr>
              <w:rPr>
                <w:ins w:id="7889" w:author="Seggelke, Klaus" w:date="2017-03-21T16:21:00Z"/>
              </w:rPr>
              <w:pPrChange w:id="7890" w:author="Seggelke, Klaus" w:date="2017-03-21T17:23:00Z">
                <w:pPr>
                  <w:pStyle w:val="TestCaseInfo"/>
                  <w:numPr>
                    <w:numId w:val="174"/>
                  </w:numPr>
                  <w:ind w:left="720" w:hanging="360"/>
                </w:pPr>
              </w:pPrChange>
            </w:pPr>
            <w:ins w:id="7891" w:author="Seggelke, Klaus" w:date="2017-03-21T16:21:00Z">
              <w:r>
                <w:t>Determine the service disruption during the resizing</w:t>
              </w:r>
            </w:ins>
          </w:p>
          <w:p w:rsidR="001542F9" w:rsidRDefault="001542F9" w:rsidP="009D60E9">
            <w:pPr>
              <w:pStyle w:val="TestCaseInfo"/>
              <w:numPr>
                <w:ilvl w:val="0"/>
                <w:numId w:val="292"/>
              </w:numPr>
              <w:rPr>
                <w:ins w:id="7892" w:author="Seggelke, Klaus" w:date="2017-03-21T16:21:00Z"/>
              </w:rPr>
              <w:pPrChange w:id="7893" w:author="Seggelke, Klaus" w:date="2017-03-21T17:23:00Z">
                <w:pPr>
                  <w:pStyle w:val="TestCaseInfo"/>
                  <w:numPr>
                    <w:numId w:val="174"/>
                  </w:numPr>
                  <w:ind w:left="720" w:hanging="360"/>
                </w:pPr>
              </w:pPrChange>
            </w:pPr>
            <w:ins w:id="7894" w:author="Seggelke, Klaus" w:date="2017-03-21T16:21:00Z">
              <w:r>
                <w:t>Validate no dropped packets</w:t>
              </w:r>
            </w:ins>
          </w:p>
          <w:p w:rsidR="001542F9" w:rsidRDefault="001542F9" w:rsidP="009D60E9">
            <w:pPr>
              <w:pStyle w:val="TestCaseInfo"/>
              <w:numPr>
                <w:ilvl w:val="0"/>
                <w:numId w:val="292"/>
              </w:numPr>
              <w:rPr>
                <w:ins w:id="7895" w:author="Seggelke, Klaus" w:date="2017-03-21T16:21:00Z"/>
              </w:rPr>
              <w:pPrChange w:id="7896" w:author="Seggelke, Klaus" w:date="2017-03-21T17:23:00Z">
                <w:pPr>
                  <w:pStyle w:val="TestCaseInfo"/>
                  <w:numPr>
                    <w:numId w:val="174"/>
                  </w:numPr>
                  <w:ind w:left="720" w:hanging="360"/>
                </w:pPr>
              </w:pPrChange>
            </w:pPr>
            <w:ins w:id="7897" w:author="Seggelke, Klaus" w:date="2017-03-21T16:21:00Z">
              <w:r>
                <w:t>Stop traffic</w:t>
              </w:r>
            </w:ins>
          </w:p>
          <w:p w:rsidR="001542F9" w:rsidRPr="00093574" w:rsidRDefault="001542F9" w:rsidP="009D60E9">
            <w:pPr>
              <w:pStyle w:val="TestCaseInfo"/>
              <w:numPr>
                <w:ilvl w:val="0"/>
                <w:numId w:val="292"/>
              </w:numPr>
              <w:rPr>
                <w:ins w:id="7898" w:author="Seggelke, Klaus" w:date="2017-03-21T16:21:00Z"/>
              </w:rPr>
              <w:pPrChange w:id="7899" w:author="Seggelke, Klaus" w:date="2017-03-21T17:23:00Z">
                <w:pPr>
                  <w:pStyle w:val="TestCaseInfo"/>
                  <w:numPr>
                    <w:numId w:val="174"/>
                  </w:numPr>
                  <w:ind w:left="720" w:hanging="360"/>
                </w:pPr>
              </w:pPrChange>
            </w:pPr>
            <w:ins w:id="7900" w:author="Seggelke, Klaus" w:date="2017-03-21T16:21:00Z">
              <w:r>
                <w:t>Terminate VNF</w:t>
              </w:r>
            </w:ins>
          </w:p>
        </w:tc>
      </w:tr>
      <w:tr w:rsidR="001542F9" w:rsidTr="001542F9">
        <w:trPr>
          <w:ins w:id="7901"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902" w:author="Seggelke, Klaus" w:date="2017-03-21T16:21:00Z"/>
              </w:rPr>
            </w:pPr>
            <w:ins w:id="7903" w:author="Seggelke, Klaus" w:date="2017-03-21T16:21: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904" w:author="Seggelke, Klaus" w:date="2017-03-21T16:21:00Z"/>
              </w:rPr>
            </w:pPr>
          </w:p>
        </w:tc>
      </w:tr>
      <w:tr w:rsidR="001542F9" w:rsidTr="001542F9">
        <w:trPr>
          <w:ins w:id="7905" w:author="Seggelke, Klaus" w:date="2017-03-21T16:21:00Z"/>
        </w:trPr>
        <w:tc>
          <w:tcPr>
            <w:tcW w:w="1351" w:type="dxa"/>
            <w:tcBorders>
              <w:top w:val="single" w:sz="2" w:space="0" w:color="auto"/>
              <w:left w:val="single" w:sz="2" w:space="0" w:color="auto"/>
              <w:bottom w:val="single" w:sz="2" w:space="0" w:color="auto"/>
              <w:right w:val="single" w:sz="2" w:space="0" w:color="auto"/>
            </w:tcBorders>
            <w:vAlign w:val="center"/>
            <w:hideMark/>
          </w:tcPr>
          <w:p w:rsidR="001542F9" w:rsidRDefault="001542F9" w:rsidP="001542F9">
            <w:pPr>
              <w:pStyle w:val="TestCaseDescription"/>
              <w:rPr>
                <w:ins w:id="7906" w:author="Seggelke, Klaus" w:date="2017-03-21T16:21:00Z"/>
                <w:noProof/>
              </w:rPr>
            </w:pPr>
            <w:ins w:id="7907" w:author="Seggelke, Klaus" w:date="2017-03-21T16:21: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1542F9" w:rsidRDefault="001542F9" w:rsidP="001542F9">
            <w:pPr>
              <w:pStyle w:val="TestCaseInfo"/>
              <w:rPr>
                <w:ins w:id="7908" w:author="Seggelke, Klaus" w:date="2017-03-21T16:21:00Z"/>
              </w:rPr>
            </w:pPr>
            <w:ins w:id="7909" w:author="Seggelke, Klaus" w:date="2017-03-21T16:21:00Z">
              <w:r>
                <w:t>Following resources could be removed:</w:t>
              </w:r>
            </w:ins>
          </w:p>
          <w:p w:rsidR="001542F9" w:rsidRDefault="001542F9" w:rsidP="001542F9">
            <w:pPr>
              <w:pStyle w:val="TestCaseInfo"/>
              <w:numPr>
                <w:ilvl w:val="0"/>
                <w:numId w:val="101"/>
              </w:numPr>
              <w:rPr>
                <w:ins w:id="7910" w:author="Seggelke, Klaus" w:date="2017-03-21T16:21:00Z"/>
              </w:rPr>
            </w:pPr>
            <w:ins w:id="7911" w:author="Seggelke, Klaus" w:date="2017-03-21T16:21:00Z">
              <w:r>
                <w:t xml:space="preserve">vNIC </w:t>
              </w:r>
            </w:ins>
          </w:p>
          <w:p w:rsidR="001542F9" w:rsidRDefault="001542F9" w:rsidP="001542F9">
            <w:pPr>
              <w:pStyle w:val="TestCaseInfo"/>
              <w:numPr>
                <w:ilvl w:val="0"/>
                <w:numId w:val="101"/>
              </w:numPr>
              <w:rPr>
                <w:ins w:id="7912" w:author="Seggelke, Klaus" w:date="2017-03-21T16:21:00Z"/>
              </w:rPr>
            </w:pPr>
            <w:ins w:id="7913" w:author="Seggelke, Klaus" w:date="2017-03-21T16:21:00Z">
              <w:r>
                <w:lastRenderedPageBreak/>
                <w:t>Other specialized hardware</w:t>
              </w:r>
            </w:ins>
          </w:p>
          <w:p w:rsidR="001542F9" w:rsidRDefault="001542F9" w:rsidP="001542F9">
            <w:pPr>
              <w:pStyle w:val="TestCaseInfo"/>
              <w:rPr>
                <w:ins w:id="7914" w:author="Seggelke, Klaus" w:date="2017-03-21T16:21:00Z"/>
              </w:rPr>
            </w:pPr>
            <w:ins w:id="7915" w:author="Seggelke, Klaus" w:date="2017-03-21T16:21:00Z">
              <w:r>
                <w:t>The scaling trigger could be one of the following:</w:t>
              </w:r>
            </w:ins>
          </w:p>
          <w:p w:rsidR="001542F9" w:rsidRDefault="001542F9" w:rsidP="001542F9">
            <w:pPr>
              <w:pStyle w:val="TestCaseInfo"/>
              <w:numPr>
                <w:ilvl w:val="0"/>
                <w:numId w:val="101"/>
              </w:numPr>
              <w:rPr>
                <w:ins w:id="7916" w:author="Seggelke, Klaus" w:date="2017-03-21T16:21:00Z"/>
                <w:lang w:eastAsia="zh-CN"/>
              </w:rPr>
            </w:pPr>
            <w:ins w:id="7917" w:author="Seggelke, Klaus" w:date="2017-03-21T16:21:00Z">
              <w:r w:rsidRPr="006E70F4">
                <w:rPr>
                  <w:lang w:eastAsia="zh-CN"/>
                </w:rPr>
                <w:t>MANO generated events - Auto Scaling (e.g. based on monitoring of resource utilization of the VNF's VMs, upon events received from VNF, EM, VIM)</w:t>
              </w:r>
            </w:ins>
          </w:p>
          <w:p w:rsidR="001542F9" w:rsidRDefault="001542F9" w:rsidP="001542F9">
            <w:pPr>
              <w:pStyle w:val="TestCaseInfo"/>
              <w:numPr>
                <w:ilvl w:val="0"/>
                <w:numId w:val="101"/>
              </w:numPr>
              <w:rPr>
                <w:ins w:id="7918" w:author="Seggelke, Klaus" w:date="2017-03-21T16:21:00Z"/>
                <w:lang w:eastAsia="zh-CN"/>
              </w:rPr>
            </w:pPr>
            <w:ins w:id="7919" w:author="Seggelke, Klaus" w:date="2017-03-21T16:21:00Z">
              <w:r w:rsidRPr="006E70F4">
                <w:rPr>
                  <w:lang w:eastAsia="zh-CN"/>
                </w:rPr>
                <w:t>VNF generated event – On-demand Scaling (e.g. based on traffic, VNF generates the request internally)</w:t>
              </w:r>
            </w:ins>
          </w:p>
          <w:p w:rsidR="001542F9" w:rsidRDefault="001542F9" w:rsidP="001542F9">
            <w:pPr>
              <w:pStyle w:val="TestCaseInfo"/>
              <w:numPr>
                <w:ilvl w:val="0"/>
                <w:numId w:val="101"/>
              </w:numPr>
              <w:rPr>
                <w:ins w:id="7920" w:author="Seggelke, Klaus" w:date="2017-03-21T16:21:00Z"/>
                <w:lang w:eastAsia="zh-CN"/>
              </w:rPr>
            </w:pPr>
            <w:ins w:id="7921" w:author="Seggelke, Klaus" w:date="2017-03-21T16:21:00Z">
              <w:r w:rsidRPr="006E70F4">
                <w:rPr>
                  <w:lang w:eastAsia="zh-CN"/>
                </w:rPr>
                <w:t>VIM generated event – On-demand Scaling</w:t>
              </w:r>
            </w:ins>
          </w:p>
          <w:p w:rsidR="001542F9" w:rsidRDefault="001542F9" w:rsidP="001542F9">
            <w:pPr>
              <w:pStyle w:val="TestCaseInfo"/>
              <w:numPr>
                <w:ilvl w:val="0"/>
                <w:numId w:val="101"/>
              </w:numPr>
              <w:rPr>
                <w:ins w:id="7922" w:author="Seggelke, Klaus" w:date="2017-03-21T16:21:00Z"/>
                <w:lang w:eastAsia="zh-CN"/>
              </w:rPr>
            </w:pPr>
            <w:ins w:id="7923" w:author="Seggelke, Klaus" w:date="2017-03-21T16:21:00Z">
              <w:r w:rsidRPr="006E70F4">
                <w:rPr>
                  <w:lang w:eastAsia="zh-CN"/>
                </w:rPr>
                <w:t>EM generated event – On-demand Scaling (e.g. EM receives information from the VNF and determines the need to auto scale)</w:t>
              </w:r>
            </w:ins>
          </w:p>
          <w:p w:rsidR="001542F9" w:rsidRDefault="001542F9" w:rsidP="001542F9">
            <w:pPr>
              <w:pStyle w:val="TestCaseInfo"/>
              <w:numPr>
                <w:ilvl w:val="0"/>
                <w:numId w:val="101"/>
              </w:numPr>
              <w:rPr>
                <w:ins w:id="7924" w:author="Seggelke, Klaus" w:date="2017-03-21T16:21:00Z"/>
                <w:lang w:eastAsia="zh-CN"/>
              </w:rPr>
            </w:pPr>
            <w:ins w:id="7925" w:author="Seggelke, Klaus" w:date="2017-03-21T16:21:00Z">
              <w:r w:rsidRPr="006E70F4">
                <w:rPr>
                  <w:lang w:eastAsia="zh-CN"/>
                </w:rPr>
                <w:t>MANO generated event - Manual Scaling (e.g. by operating the MANO interface/API)</w:t>
              </w:r>
            </w:ins>
          </w:p>
          <w:p w:rsidR="001542F9" w:rsidRDefault="001542F9" w:rsidP="001542F9">
            <w:pPr>
              <w:pStyle w:val="TestCaseInfo"/>
              <w:numPr>
                <w:ilvl w:val="0"/>
                <w:numId w:val="101"/>
              </w:numPr>
              <w:rPr>
                <w:ins w:id="7926" w:author="Seggelke, Klaus" w:date="2017-03-21T16:21:00Z"/>
                <w:lang w:eastAsia="zh-CN"/>
              </w:rPr>
            </w:pPr>
            <w:ins w:id="7927" w:author="Seggelke, Klaus" w:date="2017-03-21T16:21:00Z">
              <w:r w:rsidRPr="006E70F4">
                <w:rPr>
                  <w:lang w:eastAsia="zh-CN"/>
                </w:rPr>
                <w:t>VNF generated event - Manual Scaling</w:t>
              </w:r>
            </w:ins>
          </w:p>
          <w:p w:rsidR="001542F9" w:rsidRDefault="001542F9" w:rsidP="001542F9">
            <w:pPr>
              <w:pStyle w:val="TestCaseInfo"/>
              <w:numPr>
                <w:ilvl w:val="0"/>
                <w:numId w:val="101"/>
              </w:numPr>
              <w:rPr>
                <w:ins w:id="7928" w:author="Seggelke, Klaus" w:date="2017-03-21T16:21:00Z"/>
              </w:rPr>
            </w:pPr>
            <w:ins w:id="7929" w:author="Seggelke, Klaus" w:date="2017-03-21T16:21:00Z">
              <w:r w:rsidRPr="006E70F4">
                <w:rPr>
                  <w:lang w:eastAsia="zh-CN"/>
                </w:rPr>
                <w:t>EM generated event – Manual Scaling</w:t>
              </w:r>
            </w:ins>
          </w:p>
        </w:tc>
      </w:tr>
    </w:tbl>
    <w:p w:rsidR="001542F9" w:rsidRDefault="001542F9" w:rsidP="001542F9">
      <w:pPr>
        <w:rPr>
          <w:ins w:id="7930" w:author="Seggelke, Klaus" w:date="2017-03-21T16:21:00Z"/>
          <w:lang w:eastAsia="zh-CN"/>
        </w:rPr>
      </w:pPr>
    </w:p>
    <w:p w:rsidR="00753D2D" w:rsidDel="001542F9" w:rsidRDefault="00753D2D" w:rsidP="005A676A">
      <w:pPr>
        <w:rPr>
          <w:del w:id="7931" w:author="Seggelke, Klaus" w:date="2017-03-21T16:21:00Z"/>
          <w:lang w:eastAsia="zh-CN"/>
        </w:rPr>
      </w:pPr>
      <w:bookmarkStart w:id="7932" w:name="_Toc477880617"/>
      <w:bookmarkStart w:id="7933" w:name="_Toc477880764"/>
      <w:bookmarkStart w:id="7934" w:name="_Toc477880911"/>
      <w:bookmarkEnd w:id="7932"/>
      <w:bookmarkEnd w:id="7933"/>
      <w:bookmarkEnd w:id="7934"/>
    </w:p>
    <w:p w:rsidR="005A676A" w:rsidRPr="001542F9" w:rsidRDefault="005A676A" w:rsidP="00C35DDF">
      <w:pPr>
        <w:pStyle w:val="Heading2"/>
        <w:rPr>
          <w:highlight w:val="yellow"/>
          <w:rPrChange w:id="7935" w:author="Seggelke, Klaus" w:date="2017-03-21T16:20:00Z">
            <w:rPr/>
          </w:rPrChange>
        </w:rPr>
      </w:pPr>
      <w:bookmarkStart w:id="7936" w:name="_Toc454184365"/>
      <w:bookmarkStart w:id="7937" w:name="_Toc477880912"/>
      <w:r w:rsidRPr="001542F9">
        <w:rPr>
          <w:highlight w:val="yellow"/>
          <w:rPrChange w:id="7938" w:author="Seggelke, Klaus" w:date="2017-03-21T16:20:00Z">
            <w:rPr/>
          </w:rPrChange>
        </w:rPr>
        <w:t>vResource Migration</w:t>
      </w:r>
      <w:bookmarkEnd w:id="7936"/>
      <w:bookmarkEnd w:id="7937"/>
    </w:p>
    <w:p w:rsidR="00CF7AFC" w:rsidRDefault="00CF7AFC" w:rsidP="005A676A">
      <w:pPr>
        <w:rPr>
          <w:lang w:eastAsia="zh-CN"/>
        </w:rPr>
      </w:pPr>
      <w:r>
        <w:rPr>
          <w:lang w:eastAsia="zh-CN"/>
        </w:rPr>
        <w:t>There are conditions where VNFs need to me migrated from one server to another as they are in service. There are many reasons for this event. Here are some examples:</w:t>
      </w:r>
    </w:p>
    <w:p w:rsidR="00CF7AFC" w:rsidRDefault="00CF7AFC" w:rsidP="00D45270">
      <w:pPr>
        <w:pStyle w:val="ListParagraph"/>
        <w:numPr>
          <w:ilvl w:val="0"/>
          <w:numId w:val="92"/>
        </w:numPr>
        <w:rPr>
          <w:lang w:eastAsia="zh-CN"/>
        </w:rPr>
      </w:pPr>
      <w:r>
        <w:rPr>
          <w:lang w:eastAsia="zh-CN"/>
        </w:rPr>
        <w:t xml:space="preserve">Servers require </w:t>
      </w:r>
      <w:r w:rsidR="004B765F">
        <w:rPr>
          <w:lang w:eastAsia="zh-CN"/>
        </w:rPr>
        <w:t xml:space="preserve">hardware </w:t>
      </w:r>
      <w:r>
        <w:rPr>
          <w:lang w:eastAsia="zh-CN"/>
        </w:rPr>
        <w:t>maintenance</w:t>
      </w:r>
    </w:p>
    <w:p w:rsidR="004B765F" w:rsidRDefault="004B765F" w:rsidP="00D45270">
      <w:pPr>
        <w:pStyle w:val="ListParagraph"/>
        <w:numPr>
          <w:ilvl w:val="0"/>
          <w:numId w:val="92"/>
        </w:numPr>
        <w:rPr>
          <w:lang w:eastAsia="zh-CN"/>
        </w:rPr>
      </w:pPr>
      <w:r>
        <w:rPr>
          <w:lang w:eastAsia="zh-CN"/>
        </w:rPr>
        <w:t>Hardware replacement</w:t>
      </w:r>
    </w:p>
    <w:p w:rsidR="004B765F" w:rsidRDefault="004B765F" w:rsidP="00D45270">
      <w:pPr>
        <w:pStyle w:val="ListParagraph"/>
        <w:numPr>
          <w:ilvl w:val="0"/>
          <w:numId w:val="92"/>
        </w:numPr>
        <w:rPr>
          <w:lang w:eastAsia="zh-CN"/>
        </w:rPr>
      </w:pPr>
      <w:r>
        <w:rPr>
          <w:lang w:eastAsia="zh-CN"/>
        </w:rPr>
        <w:t>vNIC replacements or additions</w:t>
      </w:r>
    </w:p>
    <w:p w:rsidR="005A676A" w:rsidRDefault="004B765F" w:rsidP="00D45270">
      <w:pPr>
        <w:pStyle w:val="ListParagraph"/>
        <w:numPr>
          <w:ilvl w:val="0"/>
          <w:numId w:val="92"/>
        </w:numPr>
        <w:rPr>
          <w:lang w:eastAsia="zh-CN"/>
        </w:rPr>
      </w:pPr>
      <w:r>
        <w:rPr>
          <w:lang w:eastAsia="zh-CN"/>
        </w:rPr>
        <w:t>Upgrade</w:t>
      </w:r>
      <w:r w:rsidR="00CF7AFC">
        <w:rPr>
          <w:lang w:eastAsia="zh-CN"/>
        </w:rPr>
        <w:t xml:space="preserve"> to newer </w:t>
      </w:r>
      <w:r>
        <w:rPr>
          <w:lang w:eastAsia="zh-CN"/>
        </w:rPr>
        <w:t xml:space="preserve">NFVI software </w:t>
      </w:r>
      <w:r w:rsidR="00CF7AFC">
        <w:rPr>
          <w:lang w:eastAsia="zh-CN"/>
        </w:rPr>
        <w:t>v</w:t>
      </w:r>
      <w:r>
        <w:rPr>
          <w:lang w:eastAsia="zh-CN"/>
        </w:rPr>
        <w:t>ersion</w:t>
      </w:r>
    </w:p>
    <w:p w:rsidR="004B765F" w:rsidRDefault="004B765F" w:rsidP="004B765F">
      <w:pPr>
        <w:rPr>
          <w:lang w:eastAsia="zh-CN"/>
        </w:rPr>
      </w:pPr>
      <w:r>
        <w:rPr>
          <w:lang w:eastAsia="zh-CN"/>
        </w:rPr>
        <w:t>Overall the VNF gets moved from one entity to another and at the end the service should be provided without any issues. Pending on the VNF capabilities the service may get disrupted.</w:t>
      </w:r>
    </w:p>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7939" w:name="_Toc454184447"/>
            <w:bookmarkStart w:id="7940" w:name="_Toc477881061"/>
            <w:r>
              <w:t>TC.VNF.MIGRATE.001</w:t>
            </w:r>
            <w:r>
              <w:tab/>
            </w:r>
            <w:r w:rsidR="005A676A" w:rsidRPr="00BC2C43">
              <w:t>Migration of virtual resource with live migration set without traffic load</w:t>
            </w:r>
            <w:bookmarkEnd w:id="7939"/>
            <w:bookmarkEnd w:id="7940"/>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Pr>
                <w:lang w:eastAsia="zh-CN"/>
              </w:rPr>
              <w:t>Once the VNFM is instructed to migrate resources, it should result in a VNF that can service the functionality. Therefore, service availability should be validated before and after the migration. The duration should be measured for the migration process. Following vResources could be migrated: network, memory, compute, storage, hardware acceleration devices/NIC cards.</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The VNFD indicates that the VNF supports live migration. Therefore</w:t>
            </w:r>
            <w:r w:rsidR="00CF7AFC">
              <w:rPr>
                <w:lang w:eastAsia="zh-CN"/>
              </w:rPr>
              <w:t>,</w:t>
            </w:r>
            <w:r>
              <w:rPr>
                <w:lang w:eastAsia="zh-CN"/>
              </w:rPr>
              <w:t xml:space="preserve"> once instructed, the VNFM should build a new VNF to migrate an existing VNF from one set of vResources to another new set of vResources with minimal service disruption</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Pr="00E8137B" w:rsidRDefault="005A676A" w:rsidP="00C82C0F">
            <w:pPr>
              <w:pStyle w:val="TestCaseInfo"/>
              <w:numPr>
                <w:ilvl w:val="0"/>
                <w:numId w:val="58"/>
              </w:numPr>
            </w:pPr>
            <w:r w:rsidRPr="00E8137B">
              <w:t>Instantiate VNF</w:t>
            </w:r>
          </w:p>
          <w:p w:rsidR="00C82C0F" w:rsidRDefault="00C82C0F" w:rsidP="00C82C0F">
            <w:pPr>
              <w:pStyle w:val="TestCaseInfo"/>
              <w:numPr>
                <w:ilvl w:val="0"/>
                <w:numId w:val="58"/>
              </w:numPr>
            </w:pPr>
            <w:r w:rsidRPr="00074BEF">
              <w:t>Validate VNF instantiation state is INSTANTIATED and VNF state is STARTED (--&gt; time stamp when correct state reached)</w:t>
            </w:r>
          </w:p>
          <w:p w:rsidR="00FB6000" w:rsidRPr="00E8137B" w:rsidRDefault="00FB6000" w:rsidP="00C82C0F">
            <w:pPr>
              <w:pStyle w:val="TestCaseInfo"/>
              <w:numPr>
                <w:ilvl w:val="0"/>
                <w:numId w:val="58"/>
              </w:numPr>
            </w:pPr>
            <w:r>
              <w:t>Verify VNF supports live migration</w:t>
            </w:r>
          </w:p>
          <w:p w:rsidR="005A676A" w:rsidRPr="00E8137B" w:rsidRDefault="005A676A" w:rsidP="00C82C0F">
            <w:pPr>
              <w:pStyle w:val="TestCaseInfo"/>
              <w:numPr>
                <w:ilvl w:val="0"/>
                <w:numId w:val="58"/>
              </w:numPr>
            </w:pPr>
            <w:r w:rsidRPr="00E8137B">
              <w:lastRenderedPageBreak/>
              <w:t>Generate low traffic load</w:t>
            </w:r>
          </w:p>
          <w:p w:rsidR="005A676A" w:rsidRPr="00E8137B" w:rsidRDefault="005A676A" w:rsidP="00C82C0F">
            <w:pPr>
              <w:pStyle w:val="TestCaseInfo"/>
              <w:numPr>
                <w:ilvl w:val="0"/>
                <w:numId w:val="58"/>
              </w:numPr>
            </w:pPr>
            <w:r w:rsidRPr="00E8137B">
              <w:t xml:space="preserve">Validate </w:t>
            </w:r>
            <w:r>
              <w:t>that traffic flows through with</w:t>
            </w:r>
            <w:r w:rsidRPr="00E8137B">
              <w:t>out issues (--&gt; no dropped packets)</w:t>
            </w:r>
          </w:p>
          <w:p w:rsidR="005A676A" w:rsidRPr="00E8137B" w:rsidRDefault="005A676A" w:rsidP="00C82C0F">
            <w:pPr>
              <w:pStyle w:val="TestCaseInfo"/>
              <w:numPr>
                <w:ilvl w:val="0"/>
                <w:numId w:val="58"/>
              </w:numPr>
            </w:pPr>
            <w:r w:rsidRPr="00E8137B">
              <w:t>Stop Traffic</w:t>
            </w:r>
          </w:p>
          <w:p w:rsidR="005A676A" w:rsidRPr="00E8137B" w:rsidRDefault="005A676A" w:rsidP="00C82C0F">
            <w:pPr>
              <w:pStyle w:val="TestCaseInfo"/>
              <w:numPr>
                <w:ilvl w:val="0"/>
                <w:numId w:val="58"/>
              </w:numPr>
            </w:pPr>
            <w:r w:rsidRPr="00E8137B">
              <w:t>Trigger a migratio</w:t>
            </w:r>
            <w:r>
              <w:t>n of the vResource by issuing a</w:t>
            </w:r>
            <w:r w:rsidRPr="00E8137B">
              <w:t xml:space="preserve"> command to the VNFM (--&gt; time stamp)</w:t>
            </w:r>
          </w:p>
          <w:p w:rsidR="005A676A" w:rsidRDefault="005A676A" w:rsidP="00C82C0F">
            <w:pPr>
              <w:pStyle w:val="TestCaseInfo"/>
              <w:numPr>
                <w:ilvl w:val="0"/>
                <w:numId w:val="58"/>
              </w:numPr>
            </w:pPr>
            <w:r w:rsidRPr="00E8137B">
              <w:t>Validate VNF has migrated, the new vResource is been used and the older vResource is released (--&gt; time stamp)</w:t>
            </w:r>
          </w:p>
          <w:p w:rsidR="00A13DA5" w:rsidRDefault="005A676A" w:rsidP="00C82C0F">
            <w:pPr>
              <w:pStyle w:val="TestCaseInfo"/>
              <w:numPr>
                <w:ilvl w:val="0"/>
                <w:numId w:val="58"/>
              </w:numPr>
            </w:pPr>
            <w:r w:rsidRPr="00E8137B">
              <w:t>Generate low traffic load</w:t>
            </w:r>
          </w:p>
          <w:p w:rsidR="005A676A" w:rsidRPr="00E8137B" w:rsidRDefault="005A676A" w:rsidP="00C82C0F">
            <w:pPr>
              <w:pStyle w:val="TestCaseInfo"/>
              <w:numPr>
                <w:ilvl w:val="0"/>
                <w:numId w:val="58"/>
              </w:numPr>
            </w:pPr>
            <w:r w:rsidRPr="00E8137B">
              <w:t xml:space="preserve">Validate </w:t>
            </w:r>
            <w:r>
              <w:t>that traffic flows through with</w:t>
            </w:r>
            <w:r w:rsidRPr="00E8137B">
              <w:t>out issues (--&gt; no dropped packets)</w:t>
            </w:r>
          </w:p>
          <w:p w:rsidR="005A676A" w:rsidRPr="00E8137B" w:rsidRDefault="005A676A" w:rsidP="00C82C0F">
            <w:pPr>
              <w:pStyle w:val="TestCaseInfo"/>
              <w:numPr>
                <w:ilvl w:val="0"/>
                <w:numId w:val="58"/>
              </w:numPr>
            </w:pPr>
            <w:r w:rsidRPr="00E8137B">
              <w:t>Stop Traffic</w:t>
            </w:r>
          </w:p>
          <w:p w:rsidR="005A676A" w:rsidRPr="00093574" w:rsidRDefault="005A676A" w:rsidP="00C82C0F">
            <w:pPr>
              <w:pStyle w:val="TestCaseInfo"/>
              <w:numPr>
                <w:ilvl w:val="0"/>
                <w:numId w:val="58"/>
              </w:numPr>
            </w:pPr>
            <w:r w:rsidRPr="00E8137B">
              <w:t>T</w:t>
            </w:r>
            <w:r>
              <w:rPr>
                <w:lang w:eastAsia="zh-CN"/>
              </w:rPr>
              <w: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A13DA5"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A13DA5" w:rsidRDefault="00A13DA5" w:rsidP="00A13DA5">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A13DA5" w:rsidRDefault="00A13DA5" w:rsidP="00A13DA5">
            <w:pPr>
              <w:pStyle w:val="TestCaseInfo"/>
            </w:pPr>
            <w:r>
              <w:t>Following resources could be migrated:</w:t>
            </w:r>
          </w:p>
          <w:p w:rsidR="00A13DA5" w:rsidRDefault="00A13DA5" w:rsidP="00D45270">
            <w:pPr>
              <w:pStyle w:val="TestCaseInfo"/>
              <w:numPr>
                <w:ilvl w:val="0"/>
                <w:numId w:val="94"/>
              </w:numPr>
            </w:pPr>
            <w:r>
              <w:t>vMemory</w:t>
            </w:r>
          </w:p>
          <w:p w:rsidR="00A13DA5" w:rsidRDefault="00A13DA5" w:rsidP="00D45270">
            <w:pPr>
              <w:pStyle w:val="TestCaseInfo"/>
              <w:numPr>
                <w:ilvl w:val="0"/>
                <w:numId w:val="94"/>
              </w:numPr>
            </w:pPr>
            <w:r>
              <w:t>vCPU cores</w:t>
            </w:r>
          </w:p>
          <w:p w:rsidR="00A13DA5" w:rsidRDefault="00A13DA5" w:rsidP="00D45270">
            <w:pPr>
              <w:pStyle w:val="TestCaseInfo"/>
              <w:numPr>
                <w:ilvl w:val="0"/>
                <w:numId w:val="94"/>
              </w:numPr>
            </w:pPr>
            <w:r>
              <w:t>vStorage</w:t>
            </w:r>
          </w:p>
          <w:p w:rsidR="00A13DA5" w:rsidRDefault="00A13DA5" w:rsidP="00D45270">
            <w:pPr>
              <w:pStyle w:val="TestCaseInfo"/>
              <w:numPr>
                <w:ilvl w:val="0"/>
                <w:numId w:val="94"/>
              </w:numPr>
            </w:pPr>
            <w:r>
              <w:t>vNIC or specialized hardware</w:t>
            </w:r>
          </w:p>
          <w:p w:rsidR="00FC37A4" w:rsidRDefault="00FC37A4" w:rsidP="00FC37A4">
            <w:pPr>
              <w:pStyle w:val="TestCaseInfo"/>
            </w:pPr>
            <w:r>
              <w:t>Each of this are sub test cases.</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7941" w:name="_Toc454184448"/>
            <w:bookmarkStart w:id="7942" w:name="_Toc477881062"/>
            <w:r>
              <w:t>TC.VNF.MIGRATE.002</w:t>
            </w:r>
            <w:r>
              <w:tab/>
            </w:r>
            <w:r w:rsidR="005A676A" w:rsidRPr="00E8137B">
              <w:t>Migration of virtual resource with live migration set under traffic load</w:t>
            </w:r>
            <w:bookmarkEnd w:id="7941"/>
            <w:bookmarkEnd w:id="7942"/>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sidRPr="00E8137B">
              <w:rPr>
                <w:lang w:eastAsia="zh-CN"/>
              </w:rPr>
              <w:t>Once the VNFM is instructed to migrate resources, it should result in a VNF that can service the functionality. Therefore, service availability should be validate</w:t>
            </w:r>
            <w:r>
              <w:rPr>
                <w:lang w:eastAsia="zh-CN"/>
              </w:rPr>
              <w:t>d</w:t>
            </w:r>
            <w:r w:rsidRPr="00E8137B">
              <w:rPr>
                <w:lang w:eastAsia="zh-CN"/>
              </w:rPr>
              <w:t xml:space="preserve"> b</w:t>
            </w:r>
            <w:r>
              <w:rPr>
                <w:lang w:eastAsia="zh-CN"/>
              </w:rPr>
              <w:t xml:space="preserve">efore and after the migration. </w:t>
            </w:r>
            <w:r w:rsidRPr="00E8137B">
              <w:rPr>
                <w:lang w:eastAsia="zh-CN"/>
              </w:rPr>
              <w:t>The duration should be measured for the migration process. Following vResources could be migrated: network, memory, compute, storage, hardware acceleration devices/NIC cards. During the migration the service may get disrupted. The service disruption should be measured.</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The VNFD indicates that the VNF supports live migration. Therefore</w:t>
            </w:r>
            <w:r w:rsidR="00A13DA5">
              <w:rPr>
                <w:lang w:eastAsia="zh-CN"/>
              </w:rPr>
              <w:t>,</w:t>
            </w:r>
            <w:r>
              <w:rPr>
                <w:lang w:eastAsia="zh-CN"/>
              </w:rPr>
              <w:t xml:space="preserve"> once instructed, the VNFM should build a new VNF to migrate an existing VNF from one set of vResources to another new set of vResources with minimal service disruption</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C82C0F">
            <w:pPr>
              <w:pStyle w:val="TestCaseInfo"/>
              <w:numPr>
                <w:ilvl w:val="0"/>
                <w:numId w:val="59"/>
              </w:numPr>
            </w:pPr>
            <w:r>
              <w:t>Instantiate VNF</w:t>
            </w:r>
          </w:p>
          <w:p w:rsidR="00C82C0F" w:rsidRDefault="00C82C0F" w:rsidP="00C82C0F">
            <w:pPr>
              <w:pStyle w:val="TestCaseInfo"/>
              <w:numPr>
                <w:ilvl w:val="0"/>
                <w:numId w:val="59"/>
              </w:numPr>
            </w:pPr>
            <w:r w:rsidRPr="00074BEF">
              <w:t>Validate VNF instantiation state is INSTANTIATED and VNF state is STARTED (--&gt; time stamp when correct state reached)</w:t>
            </w:r>
          </w:p>
          <w:p w:rsidR="00FB6000" w:rsidRDefault="00FB6000" w:rsidP="00C82C0F">
            <w:pPr>
              <w:pStyle w:val="TestCaseInfo"/>
              <w:numPr>
                <w:ilvl w:val="0"/>
                <w:numId w:val="59"/>
              </w:numPr>
            </w:pPr>
            <w:r>
              <w:t>Verify VNF supports live migration</w:t>
            </w:r>
          </w:p>
          <w:p w:rsidR="005A676A" w:rsidRDefault="005A676A" w:rsidP="00C82C0F">
            <w:pPr>
              <w:pStyle w:val="TestCaseInfo"/>
              <w:numPr>
                <w:ilvl w:val="0"/>
                <w:numId w:val="59"/>
              </w:numPr>
            </w:pPr>
            <w:r>
              <w:t>Generate low traffic load</w:t>
            </w:r>
          </w:p>
          <w:p w:rsidR="005A676A" w:rsidRDefault="005A676A" w:rsidP="00C82C0F">
            <w:pPr>
              <w:pStyle w:val="TestCaseInfo"/>
              <w:numPr>
                <w:ilvl w:val="0"/>
                <w:numId w:val="59"/>
              </w:numPr>
            </w:pPr>
            <w:r>
              <w:t>Validate that traffic flows through without issues (--&gt; no dropped packets)</w:t>
            </w:r>
          </w:p>
          <w:p w:rsidR="005A676A" w:rsidRDefault="005A676A" w:rsidP="00C82C0F">
            <w:pPr>
              <w:pStyle w:val="TestCaseInfo"/>
              <w:numPr>
                <w:ilvl w:val="0"/>
                <w:numId w:val="59"/>
              </w:numPr>
            </w:pPr>
            <w:r>
              <w:t>Trigger a migration of the vResource by issuing a command to the VNFM (--&gt; time stamp)</w:t>
            </w:r>
          </w:p>
          <w:p w:rsidR="005A676A" w:rsidRDefault="005A676A" w:rsidP="00C82C0F">
            <w:pPr>
              <w:pStyle w:val="TestCaseInfo"/>
              <w:numPr>
                <w:ilvl w:val="0"/>
                <w:numId w:val="59"/>
              </w:numPr>
            </w:pPr>
            <w:r>
              <w:t>Validate VNF has migrated, the new vResource is been used and the older vResource is released (--&gt; time stamp)</w:t>
            </w:r>
          </w:p>
          <w:p w:rsidR="005A676A" w:rsidRDefault="005A676A" w:rsidP="00C82C0F">
            <w:pPr>
              <w:pStyle w:val="TestCaseInfo"/>
              <w:numPr>
                <w:ilvl w:val="0"/>
                <w:numId w:val="59"/>
              </w:numPr>
            </w:pPr>
            <w:r>
              <w:lastRenderedPageBreak/>
              <w:t>Validate that traffic flows through without issues (--&gt; no dropped packets)</w:t>
            </w:r>
          </w:p>
          <w:p w:rsidR="00ED030C" w:rsidRDefault="00ED030C" w:rsidP="00C82C0F">
            <w:pPr>
              <w:pStyle w:val="TestCaseInfo"/>
              <w:numPr>
                <w:ilvl w:val="0"/>
                <w:numId w:val="59"/>
              </w:numPr>
            </w:pPr>
            <w:r>
              <w:t>Determine the service disruption by packet drop calculation</w:t>
            </w:r>
          </w:p>
          <w:p w:rsidR="005A676A" w:rsidRDefault="005A676A" w:rsidP="00C82C0F">
            <w:pPr>
              <w:pStyle w:val="TestCaseInfo"/>
              <w:numPr>
                <w:ilvl w:val="0"/>
                <w:numId w:val="59"/>
              </w:numPr>
            </w:pPr>
            <w:r>
              <w:t>Stop Traffic</w:t>
            </w:r>
          </w:p>
          <w:p w:rsidR="005A676A" w:rsidRPr="00093574" w:rsidRDefault="005A676A" w:rsidP="00C82C0F">
            <w:pPr>
              <w:pStyle w:val="TestCaseInfo"/>
              <w:numPr>
                <w:ilvl w:val="0"/>
                <w:numId w:val="59"/>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ED030C"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ED030C" w:rsidRDefault="00ED030C" w:rsidP="00ED030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ED030C" w:rsidRDefault="00ED030C" w:rsidP="00ED030C">
            <w:pPr>
              <w:pStyle w:val="TestCaseInfo"/>
            </w:pPr>
            <w:r>
              <w:t>Following resources could be migrated:</w:t>
            </w:r>
          </w:p>
          <w:p w:rsidR="00ED030C" w:rsidRDefault="00ED030C" w:rsidP="00D45270">
            <w:pPr>
              <w:pStyle w:val="TestCaseInfo"/>
              <w:numPr>
                <w:ilvl w:val="0"/>
                <w:numId w:val="95"/>
              </w:numPr>
            </w:pPr>
            <w:r>
              <w:t>vMemory</w:t>
            </w:r>
          </w:p>
          <w:p w:rsidR="00ED030C" w:rsidRDefault="00ED030C" w:rsidP="00D45270">
            <w:pPr>
              <w:pStyle w:val="TestCaseInfo"/>
              <w:numPr>
                <w:ilvl w:val="0"/>
                <w:numId w:val="95"/>
              </w:numPr>
            </w:pPr>
            <w:r>
              <w:t>vCPU cores</w:t>
            </w:r>
          </w:p>
          <w:p w:rsidR="00ED030C" w:rsidRDefault="00ED030C" w:rsidP="00D45270">
            <w:pPr>
              <w:pStyle w:val="TestCaseInfo"/>
              <w:numPr>
                <w:ilvl w:val="0"/>
                <w:numId w:val="95"/>
              </w:numPr>
            </w:pPr>
            <w:r>
              <w:t>vStorage</w:t>
            </w:r>
          </w:p>
          <w:p w:rsidR="00ED030C" w:rsidRDefault="00ED030C" w:rsidP="00D45270">
            <w:pPr>
              <w:pStyle w:val="TestCaseInfo"/>
              <w:numPr>
                <w:ilvl w:val="0"/>
                <w:numId w:val="95"/>
              </w:numPr>
            </w:pPr>
            <w:r>
              <w:t>vNIC or specialized hardware</w:t>
            </w:r>
          </w:p>
          <w:p w:rsidR="00FC37A4" w:rsidRDefault="00FC37A4" w:rsidP="00FC37A4">
            <w:pPr>
              <w:pStyle w:val="TestCaseInfo"/>
            </w:pPr>
            <w:r>
              <w:t>Each of this are sub test cases.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7943" w:name="_Toc454184449"/>
            <w:bookmarkStart w:id="7944" w:name="_Toc477881063"/>
            <w:r>
              <w:t>TC.VNF.MIGRATE.003</w:t>
            </w:r>
            <w:r>
              <w:tab/>
            </w:r>
            <w:r w:rsidR="005A676A" w:rsidRPr="00522E4A">
              <w:t>Migration of virtual resource with offline migration set without traffic load</w:t>
            </w:r>
            <w:bookmarkEnd w:id="7943"/>
            <w:bookmarkEnd w:id="7944"/>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ED030C">
            <w:pPr>
              <w:pStyle w:val="TestCaseInfo"/>
              <w:rPr>
                <w:lang w:eastAsia="zh-CN"/>
              </w:rPr>
            </w:pPr>
            <w:r w:rsidRPr="00522E4A">
              <w:rPr>
                <w:lang w:eastAsia="zh-CN"/>
              </w:rPr>
              <w:t>Once the VNFM is instructed to migrate resources, it should result in a VNF that can service the functionality. Therefore</w:t>
            </w:r>
            <w:r>
              <w:rPr>
                <w:lang w:eastAsia="zh-CN"/>
              </w:rPr>
              <w:t>,</w:t>
            </w:r>
            <w:r w:rsidRPr="00522E4A">
              <w:rPr>
                <w:lang w:eastAsia="zh-CN"/>
              </w:rPr>
              <w:t xml:space="preserve"> service availability should be validate</w:t>
            </w:r>
            <w:r>
              <w:rPr>
                <w:lang w:eastAsia="zh-CN"/>
              </w:rPr>
              <w:t>d</w:t>
            </w:r>
            <w:r w:rsidRPr="00522E4A">
              <w:rPr>
                <w:lang w:eastAsia="zh-CN"/>
              </w:rPr>
              <w:t xml:space="preserve"> before and after the migration. The duration should be measured for the migration process. Following vResources could be migrated: network, memory, compute, storage, hardware acceleration devices/NIC cards. For offline migration set the VNFM deactivates the VNF for the migration process. A service di</w:t>
            </w:r>
            <w:r>
              <w:rPr>
                <w:lang w:eastAsia="zh-CN"/>
              </w:rPr>
              <w:t>sr</w:t>
            </w:r>
            <w:r w:rsidRPr="00522E4A">
              <w:rPr>
                <w:lang w:eastAsia="zh-CN"/>
              </w:rPr>
              <w:t>u</w:t>
            </w:r>
            <w:r>
              <w:rPr>
                <w:lang w:eastAsia="zh-CN"/>
              </w:rPr>
              <w:t>p</w:t>
            </w:r>
            <w:r w:rsidRPr="00522E4A">
              <w:rPr>
                <w:lang w:eastAsia="zh-CN"/>
              </w:rPr>
              <w:t>tion will therefore occur.</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The VNFD indicates that the VNF support offline migration. Therefore</w:t>
            </w:r>
            <w:r w:rsidR="00ED030C">
              <w:rPr>
                <w:lang w:eastAsia="zh-CN"/>
              </w:rPr>
              <w:t>,</w:t>
            </w:r>
            <w:r>
              <w:rPr>
                <w:lang w:eastAsia="zh-CN"/>
              </w:rPr>
              <w:t xml:space="preserve"> once instructed, the VNFM should rebuild a new VNF to migrate an existing VNF from one set of vResources to another new set of vResources by taking the VNF offline and the new VNF online at a later time.</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C82C0F">
            <w:pPr>
              <w:pStyle w:val="TestCaseInfo"/>
              <w:numPr>
                <w:ilvl w:val="0"/>
                <w:numId w:val="60"/>
              </w:numPr>
            </w:pPr>
            <w:r>
              <w:t>Instantiate VNF</w:t>
            </w:r>
          </w:p>
          <w:p w:rsidR="00C82C0F" w:rsidRDefault="00C82C0F" w:rsidP="00C82C0F">
            <w:pPr>
              <w:pStyle w:val="TestCaseInfo"/>
              <w:numPr>
                <w:ilvl w:val="0"/>
                <w:numId w:val="60"/>
              </w:numPr>
            </w:pPr>
            <w:r w:rsidRPr="00074BEF">
              <w:t>Validate VNF instantiation state is INSTANTIATED and VNF state is STARTED (--&gt; time stamp when correct state reached)</w:t>
            </w:r>
          </w:p>
          <w:p w:rsidR="00FB6000" w:rsidRDefault="00FB6000" w:rsidP="00C82C0F">
            <w:pPr>
              <w:pStyle w:val="TestCaseInfo"/>
              <w:numPr>
                <w:ilvl w:val="0"/>
                <w:numId w:val="60"/>
              </w:numPr>
            </w:pPr>
            <w:r>
              <w:t>Verify VNF supports offline migration</w:t>
            </w:r>
          </w:p>
          <w:p w:rsidR="005A676A" w:rsidRDefault="005A676A" w:rsidP="00C82C0F">
            <w:pPr>
              <w:pStyle w:val="TestCaseInfo"/>
              <w:numPr>
                <w:ilvl w:val="0"/>
                <w:numId w:val="60"/>
              </w:numPr>
            </w:pPr>
            <w:r>
              <w:t>Generate low traffic load</w:t>
            </w:r>
          </w:p>
          <w:p w:rsidR="005A676A" w:rsidRDefault="005A676A" w:rsidP="00C82C0F">
            <w:pPr>
              <w:pStyle w:val="TestCaseInfo"/>
              <w:numPr>
                <w:ilvl w:val="0"/>
                <w:numId w:val="60"/>
              </w:numPr>
            </w:pPr>
            <w:r>
              <w:t>Validate that traffic flows through without issues (--&gt; no dropped packets)</w:t>
            </w:r>
          </w:p>
          <w:p w:rsidR="005A676A" w:rsidRDefault="005A676A" w:rsidP="00C82C0F">
            <w:pPr>
              <w:pStyle w:val="TestCaseInfo"/>
              <w:numPr>
                <w:ilvl w:val="0"/>
                <w:numId w:val="60"/>
              </w:numPr>
            </w:pPr>
            <w:r>
              <w:t>Stop Traffic</w:t>
            </w:r>
          </w:p>
          <w:p w:rsidR="005A676A" w:rsidRDefault="005A676A" w:rsidP="00C82C0F">
            <w:pPr>
              <w:pStyle w:val="TestCaseInfo"/>
              <w:numPr>
                <w:ilvl w:val="0"/>
                <w:numId w:val="60"/>
              </w:numPr>
            </w:pPr>
            <w:r>
              <w:t>Trigger a migration of the vResource by issuing a command to the VNFM (--&gt; time stamp)</w:t>
            </w:r>
          </w:p>
          <w:p w:rsidR="005A676A" w:rsidRDefault="005A676A" w:rsidP="00C82C0F">
            <w:pPr>
              <w:pStyle w:val="TestCaseInfo"/>
              <w:numPr>
                <w:ilvl w:val="0"/>
                <w:numId w:val="60"/>
              </w:numPr>
            </w:pPr>
            <w:r>
              <w:t>Validate VNF has migrated, the new vResource is been used and the older vResource is released (--&gt; time stamp)</w:t>
            </w:r>
          </w:p>
          <w:p w:rsidR="005A676A" w:rsidRDefault="005A676A" w:rsidP="00C82C0F">
            <w:pPr>
              <w:pStyle w:val="TestCaseInfo"/>
              <w:numPr>
                <w:ilvl w:val="0"/>
                <w:numId w:val="60"/>
              </w:numPr>
            </w:pPr>
            <w:r>
              <w:t>Generate low traffic load</w:t>
            </w:r>
          </w:p>
          <w:p w:rsidR="005A676A" w:rsidRDefault="005A676A" w:rsidP="00C82C0F">
            <w:pPr>
              <w:pStyle w:val="TestCaseInfo"/>
              <w:numPr>
                <w:ilvl w:val="0"/>
                <w:numId w:val="60"/>
              </w:numPr>
            </w:pPr>
            <w:r>
              <w:t xml:space="preserve">Validate </w:t>
            </w:r>
            <w:r w:rsidR="00ED030C">
              <w:t>that traffic flows through with</w:t>
            </w:r>
            <w:r>
              <w:t>out issues (--&gt; no dropped packets)</w:t>
            </w:r>
          </w:p>
          <w:p w:rsidR="005A676A" w:rsidRDefault="005A676A" w:rsidP="00C82C0F">
            <w:pPr>
              <w:pStyle w:val="TestCaseInfo"/>
              <w:numPr>
                <w:ilvl w:val="0"/>
                <w:numId w:val="60"/>
              </w:numPr>
            </w:pPr>
            <w:r>
              <w:t>Stop Traffic</w:t>
            </w:r>
          </w:p>
          <w:p w:rsidR="005A676A" w:rsidRPr="00093574" w:rsidRDefault="005A676A" w:rsidP="00C82C0F">
            <w:pPr>
              <w:pStyle w:val="TestCaseInfo"/>
              <w:numPr>
                <w:ilvl w:val="0"/>
                <w:numId w:val="60"/>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C57A83"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C57A83" w:rsidRDefault="00C57A83" w:rsidP="00C57A8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57A83" w:rsidRDefault="00C57A83" w:rsidP="00C57A83">
            <w:pPr>
              <w:pStyle w:val="TestCaseInfo"/>
            </w:pPr>
            <w:r>
              <w:t>Following resources could be migrated:</w:t>
            </w:r>
          </w:p>
          <w:p w:rsidR="00C57A83" w:rsidRDefault="00C57A83" w:rsidP="00D45270">
            <w:pPr>
              <w:pStyle w:val="TestCaseInfo"/>
              <w:numPr>
                <w:ilvl w:val="0"/>
                <w:numId w:val="96"/>
              </w:numPr>
            </w:pPr>
            <w:r>
              <w:t>vMemory</w:t>
            </w:r>
          </w:p>
          <w:p w:rsidR="00C57A83" w:rsidRDefault="00C57A83" w:rsidP="00D45270">
            <w:pPr>
              <w:pStyle w:val="TestCaseInfo"/>
              <w:numPr>
                <w:ilvl w:val="0"/>
                <w:numId w:val="96"/>
              </w:numPr>
            </w:pPr>
            <w:r>
              <w:lastRenderedPageBreak/>
              <w:t>vCPU cores</w:t>
            </w:r>
          </w:p>
          <w:p w:rsidR="00C57A83" w:rsidRDefault="00C57A83" w:rsidP="00D45270">
            <w:pPr>
              <w:pStyle w:val="TestCaseInfo"/>
              <w:numPr>
                <w:ilvl w:val="0"/>
                <w:numId w:val="96"/>
              </w:numPr>
            </w:pPr>
            <w:r>
              <w:t>vStorage</w:t>
            </w:r>
          </w:p>
          <w:p w:rsidR="00C57A83" w:rsidRDefault="00C57A83" w:rsidP="00D45270">
            <w:pPr>
              <w:pStyle w:val="TestCaseInfo"/>
              <w:numPr>
                <w:ilvl w:val="0"/>
                <w:numId w:val="96"/>
              </w:numPr>
            </w:pPr>
            <w:r>
              <w:t>vNIC or specialized hardware</w:t>
            </w:r>
          </w:p>
          <w:p w:rsidR="00FC37A4" w:rsidRDefault="00FC37A4" w:rsidP="00FC37A4">
            <w:pPr>
              <w:pStyle w:val="TestCaseInfo"/>
            </w:pPr>
            <w:r>
              <w:t>Each of this are sub test cases.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7945" w:name="_Toc454184450"/>
            <w:bookmarkStart w:id="7946" w:name="_Toc477881064"/>
            <w:r>
              <w:t>TC.VNF.MIGRATE.004</w:t>
            </w:r>
            <w:r>
              <w:tab/>
            </w:r>
            <w:r w:rsidR="005A676A" w:rsidRPr="00030C04">
              <w:t>Migration of virtual resource with offline migration set under traffic load</w:t>
            </w:r>
            <w:bookmarkEnd w:id="7945"/>
            <w:bookmarkEnd w:id="7946"/>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C57A83">
            <w:pPr>
              <w:pStyle w:val="TestCaseInfo"/>
              <w:rPr>
                <w:lang w:eastAsia="zh-CN"/>
              </w:rPr>
            </w:pPr>
            <w:r w:rsidRPr="00030C04">
              <w:rPr>
                <w:lang w:eastAsia="zh-CN"/>
              </w:rPr>
              <w:t>Once the VNFM is instructed to migrate resources, it should result in a VNF that can service the functionality. Therefore</w:t>
            </w:r>
            <w:r>
              <w:rPr>
                <w:lang w:eastAsia="zh-CN"/>
              </w:rPr>
              <w:t>,</w:t>
            </w:r>
            <w:r w:rsidRPr="00030C04">
              <w:rPr>
                <w:lang w:eastAsia="zh-CN"/>
              </w:rPr>
              <w:t xml:space="preserve"> service availability should be validate</w:t>
            </w:r>
            <w:r>
              <w:rPr>
                <w:lang w:eastAsia="zh-CN"/>
              </w:rPr>
              <w:t>d</w:t>
            </w:r>
            <w:r w:rsidRPr="00030C04">
              <w:rPr>
                <w:lang w:eastAsia="zh-CN"/>
              </w:rPr>
              <w:t xml:space="preserve"> before and after the migration. The duration should be measured for the migration process. Following vResources could be migrated: network, memory, compute, storage, hardware acceleration devices/NIC cards. For offline migration set the VNFM deactivates the VNF for the migration process. A service </w:t>
            </w:r>
            <w:r>
              <w:rPr>
                <w:lang w:eastAsia="zh-CN"/>
              </w:rPr>
              <w:t xml:space="preserve">disruption </w:t>
            </w:r>
            <w:r w:rsidRPr="00030C04">
              <w:rPr>
                <w:lang w:eastAsia="zh-CN"/>
              </w:rPr>
              <w:t xml:space="preserve">will therefore occur. The service </w:t>
            </w:r>
            <w:r w:rsidR="00C57A83" w:rsidRPr="00030C04">
              <w:rPr>
                <w:lang w:eastAsia="zh-CN"/>
              </w:rPr>
              <w:t>disruption</w:t>
            </w:r>
            <w:r w:rsidRPr="00030C04">
              <w:rPr>
                <w:lang w:eastAsia="zh-CN"/>
              </w:rPr>
              <w:t xml:space="preserve"> must be measured.</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The VNFD indicates that the VNF support offline migration. Therefore</w:t>
            </w:r>
            <w:r w:rsidR="00C57A83">
              <w:rPr>
                <w:lang w:eastAsia="zh-CN"/>
              </w:rPr>
              <w:t>,</w:t>
            </w:r>
            <w:r>
              <w:rPr>
                <w:lang w:eastAsia="zh-CN"/>
              </w:rPr>
              <w:t xml:space="preserve"> once instructed, the VNFM should rebuild a new VNF to migrate an existing VNF from one set of vResources to another new set of vResources by taking the VNF offline and the new VNF online.</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C82C0F">
            <w:pPr>
              <w:pStyle w:val="TestCaseInfo"/>
              <w:numPr>
                <w:ilvl w:val="0"/>
                <w:numId w:val="61"/>
              </w:numPr>
            </w:pPr>
            <w:r>
              <w:t>Instantiate VNF</w:t>
            </w:r>
          </w:p>
          <w:p w:rsidR="00C82C0F" w:rsidRDefault="00C82C0F" w:rsidP="00C82C0F">
            <w:pPr>
              <w:pStyle w:val="TestCaseInfo"/>
              <w:numPr>
                <w:ilvl w:val="0"/>
                <w:numId w:val="61"/>
              </w:numPr>
            </w:pPr>
            <w:r w:rsidRPr="00074BEF">
              <w:t>Validate VNF instantiation state is INSTANTIATED and VNF state is STARTED (--&gt; time stamp when correct state reached)</w:t>
            </w:r>
          </w:p>
          <w:p w:rsidR="00FB6000" w:rsidRDefault="00FB6000" w:rsidP="00C82C0F">
            <w:pPr>
              <w:pStyle w:val="TestCaseInfo"/>
              <w:numPr>
                <w:ilvl w:val="0"/>
                <w:numId w:val="61"/>
              </w:numPr>
            </w:pPr>
            <w:r>
              <w:t>Verify VNF supports offline migration</w:t>
            </w:r>
          </w:p>
          <w:p w:rsidR="005A676A" w:rsidRDefault="005A676A" w:rsidP="00C82C0F">
            <w:pPr>
              <w:pStyle w:val="TestCaseInfo"/>
              <w:numPr>
                <w:ilvl w:val="0"/>
                <w:numId w:val="61"/>
              </w:numPr>
            </w:pPr>
            <w:r>
              <w:t>Generate low traffic load</w:t>
            </w:r>
          </w:p>
          <w:p w:rsidR="005A676A" w:rsidRDefault="005A676A" w:rsidP="00C82C0F">
            <w:pPr>
              <w:pStyle w:val="TestCaseInfo"/>
              <w:numPr>
                <w:ilvl w:val="0"/>
                <w:numId w:val="61"/>
              </w:numPr>
            </w:pPr>
            <w:r>
              <w:t>Validate that traffic flows through without issues (--&gt; no dropped packets)</w:t>
            </w:r>
          </w:p>
          <w:p w:rsidR="005A676A" w:rsidRDefault="005A676A" w:rsidP="00C82C0F">
            <w:pPr>
              <w:pStyle w:val="TestCaseInfo"/>
              <w:numPr>
                <w:ilvl w:val="0"/>
                <w:numId w:val="61"/>
              </w:numPr>
            </w:pPr>
            <w:r>
              <w:t>Trigger a migration of the vResource by issuing a command to the VNFM (--&gt; time stamp)</w:t>
            </w:r>
          </w:p>
          <w:p w:rsidR="005A676A" w:rsidRDefault="005A676A" w:rsidP="00C82C0F">
            <w:pPr>
              <w:pStyle w:val="TestCaseInfo"/>
              <w:numPr>
                <w:ilvl w:val="0"/>
                <w:numId w:val="61"/>
              </w:numPr>
            </w:pPr>
            <w:r>
              <w:t>Validate VNF has migrated, the new vResource is been used and the older vResource is released (--&gt; time stamp)</w:t>
            </w:r>
          </w:p>
          <w:p w:rsidR="005A676A" w:rsidRDefault="005A676A" w:rsidP="00C82C0F">
            <w:pPr>
              <w:pStyle w:val="TestCaseInfo"/>
              <w:numPr>
                <w:ilvl w:val="0"/>
                <w:numId w:val="61"/>
              </w:numPr>
            </w:pPr>
            <w:r>
              <w:t>Validate that traffic flows through without issues (--&gt; no dropped packets)</w:t>
            </w:r>
          </w:p>
          <w:p w:rsidR="005A676A" w:rsidRDefault="005A676A" w:rsidP="00C82C0F">
            <w:pPr>
              <w:pStyle w:val="TestCaseInfo"/>
              <w:numPr>
                <w:ilvl w:val="0"/>
                <w:numId w:val="61"/>
              </w:numPr>
            </w:pPr>
            <w:r>
              <w:t>Stop Traffic</w:t>
            </w:r>
          </w:p>
          <w:p w:rsidR="005A676A" w:rsidRDefault="005A676A" w:rsidP="00C82C0F">
            <w:pPr>
              <w:pStyle w:val="TestCaseInfo"/>
              <w:numPr>
                <w:ilvl w:val="0"/>
                <w:numId w:val="61"/>
              </w:numPr>
            </w:pPr>
            <w:r>
              <w:t>Determine the service disruption by packet drop calculation</w:t>
            </w:r>
          </w:p>
          <w:p w:rsidR="005A676A" w:rsidRPr="00093574" w:rsidRDefault="005A676A" w:rsidP="00C82C0F">
            <w:pPr>
              <w:pStyle w:val="TestCaseInfo"/>
              <w:numPr>
                <w:ilvl w:val="0"/>
                <w:numId w:val="61"/>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C57A83"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C57A83" w:rsidRDefault="00C57A83" w:rsidP="00C57A8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57A83" w:rsidRDefault="00C57A83" w:rsidP="00C57A83">
            <w:pPr>
              <w:pStyle w:val="TestCaseInfo"/>
            </w:pPr>
            <w:r>
              <w:t>Following resources could be migrated:</w:t>
            </w:r>
          </w:p>
          <w:p w:rsidR="00C57A83" w:rsidRDefault="00C57A83" w:rsidP="00D45270">
            <w:pPr>
              <w:pStyle w:val="TestCaseInfo"/>
              <w:numPr>
                <w:ilvl w:val="0"/>
                <w:numId w:val="97"/>
              </w:numPr>
            </w:pPr>
            <w:r>
              <w:t>vMemory</w:t>
            </w:r>
          </w:p>
          <w:p w:rsidR="00C57A83" w:rsidRDefault="00C57A83" w:rsidP="00D45270">
            <w:pPr>
              <w:pStyle w:val="TestCaseInfo"/>
              <w:numPr>
                <w:ilvl w:val="0"/>
                <w:numId w:val="97"/>
              </w:numPr>
            </w:pPr>
            <w:r>
              <w:t>vCPU cores</w:t>
            </w:r>
          </w:p>
          <w:p w:rsidR="00C57A83" w:rsidRDefault="00C57A83" w:rsidP="00D45270">
            <w:pPr>
              <w:pStyle w:val="TestCaseInfo"/>
              <w:numPr>
                <w:ilvl w:val="0"/>
                <w:numId w:val="97"/>
              </w:numPr>
            </w:pPr>
            <w:r>
              <w:t>vStorage</w:t>
            </w:r>
          </w:p>
          <w:p w:rsidR="00C57A83" w:rsidRDefault="00C57A83" w:rsidP="00D45270">
            <w:pPr>
              <w:pStyle w:val="TestCaseInfo"/>
              <w:numPr>
                <w:ilvl w:val="0"/>
                <w:numId w:val="97"/>
              </w:numPr>
            </w:pPr>
            <w:r>
              <w:t>vNIC or specialized hardware</w:t>
            </w:r>
          </w:p>
          <w:p w:rsidR="00FC37A4" w:rsidRDefault="00FC37A4" w:rsidP="00FC37A4">
            <w:pPr>
              <w:pStyle w:val="TestCaseInfo"/>
            </w:pPr>
            <w:r>
              <w:t>Each of this are sub test cases.</w:t>
            </w:r>
          </w:p>
        </w:tc>
      </w:tr>
    </w:tbl>
    <w:p w:rsidR="005A676A" w:rsidRDefault="005A676A" w:rsidP="005A676A">
      <w:pPr>
        <w:rPr>
          <w:lang w:eastAsia="zh-CN"/>
        </w:rPr>
      </w:pPr>
    </w:p>
    <w:p w:rsidR="005A676A" w:rsidRDefault="005A676A" w:rsidP="00C35DDF">
      <w:pPr>
        <w:pStyle w:val="Heading2"/>
      </w:pPr>
      <w:bookmarkStart w:id="7947" w:name="_Toc454184366"/>
      <w:bookmarkStart w:id="7948" w:name="_Toc477880913"/>
      <w:r>
        <w:lastRenderedPageBreak/>
        <w:t>vResource Network</w:t>
      </w:r>
      <w:bookmarkEnd w:id="7947"/>
      <w:bookmarkEnd w:id="7948"/>
    </w:p>
    <w:p w:rsidR="001E77D3" w:rsidRDefault="001E77D3" w:rsidP="001E77D3">
      <w:pPr>
        <w:rPr>
          <w:lang w:eastAsia="zh-CN"/>
        </w:rPr>
      </w:pPr>
      <w:r>
        <w:rPr>
          <w:lang w:eastAsia="zh-CN"/>
        </w:rPr>
        <w:t>Virtualized networks encompass different types of network:</w:t>
      </w:r>
    </w:p>
    <w:p w:rsidR="001E77D3" w:rsidRDefault="001E77D3" w:rsidP="002274F8">
      <w:pPr>
        <w:ind w:left="720"/>
        <w:rPr>
          <w:lang w:eastAsia="zh-CN"/>
        </w:rPr>
      </w:pPr>
      <w:r>
        <w:rPr>
          <w:lang w:eastAsia="zh-CN"/>
        </w:rPr>
        <w:t>- local</w:t>
      </w:r>
    </w:p>
    <w:p w:rsidR="001E77D3" w:rsidRDefault="001E77D3" w:rsidP="002274F8">
      <w:pPr>
        <w:ind w:left="720"/>
        <w:rPr>
          <w:lang w:eastAsia="zh-CN"/>
        </w:rPr>
      </w:pPr>
      <w:r>
        <w:rPr>
          <w:lang w:eastAsia="zh-CN"/>
        </w:rPr>
        <w:t>- vlan</w:t>
      </w:r>
    </w:p>
    <w:p w:rsidR="001E77D3" w:rsidRDefault="001E77D3" w:rsidP="002274F8">
      <w:pPr>
        <w:ind w:left="720"/>
        <w:rPr>
          <w:lang w:eastAsia="zh-CN"/>
        </w:rPr>
      </w:pPr>
      <w:r>
        <w:rPr>
          <w:lang w:eastAsia="zh-CN"/>
        </w:rPr>
        <w:t>- vxlan</w:t>
      </w:r>
    </w:p>
    <w:p w:rsidR="001E77D3" w:rsidRDefault="001E77D3" w:rsidP="002274F8">
      <w:pPr>
        <w:ind w:left="720"/>
        <w:rPr>
          <w:lang w:eastAsia="zh-CN"/>
        </w:rPr>
      </w:pPr>
      <w:r>
        <w:rPr>
          <w:lang w:eastAsia="zh-CN"/>
        </w:rPr>
        <w:t>-gre</w:t>
      </w:r>
    </w:p>
    <w:p w:rsidR="001E77D3" w:rsidRDefault="001E77D3" w:rsidP="002274F8">
      <w:pPr>
        <w:ind w:left="720"/>
        <w:rPr>
          <w:lang w:eastAsia="zh-CN"/>
        </w:rPr>
      </w:pPr>
      <w:r>
        <w:rPr>
          <w:lang w:eastAsia="zh-CN"/>
        </w:rPr>
        <w:t>- l3-vpn</w:t>
      </w:r>
    </w:p>
    <w:p w:rsidR="002274F8" w:rsidRDefault="002274F8" w:rsidP="001E77D3">
      <w:pPr>
        <w:rPr>
          <w:lang w:eastAsia="zh-CN"/>
        </w:rPr>
      </w:pPr>
      <w:r>
        <w:rPr>
          <w:lang w:eastAsia="zh-CN"/>
        </w:rPr>
        <w:t>The VNFD describes the network demands of the VNF.</w:t>
      </w:r>
    </w:p>
    <w:p w:rsidR="002274F8" w:rsidRDefault="002274F8" w:rsidP="001E77D3">
      <w:pPr>
        <w:rPr>
          <w:lang w:eastAsia="zh-CN"/>
        </w:rPr>
      </w:pPr>
      <w:r>
        <w:rPr>
          <w:lang w:eastAsia="zh-CN"/>
        </w:rPr>
        <w:t xml:space="preserve">A network allows to define the bandwidth that can flow through it. In this way it is possible to either protect a VNF for extreme traffic flows or restrict it because of service contract. </w:t>
      </w:r>
    </w:p>
    <w:p w:rsidR="001E77D3" w:rsidRDefault="002274F8" w:rsidP="002274F8">
      <w:pPr>
        <w:rPr>
          <w:lang w:eastAsia="zh-CN"/>
        </w:rPr>
      </w:pPr>
      <w:r>
        <w:rPr>
          <w:lang w:eastAsia="zh-CN"/>
        </w:rPr>
        <w:t xml:space="preserve">An IP interface could be IPv4, IPv6 or dual stack (IPv4 and IPv6). The IP address could be </w:t>
      </w:r>
      <w:r w:rsidR="001E77D3">
        <w:rPr>
          <w:lang w:eastAsia="zh-CN"/>
        </w:rPr>
        <w:t>configured as static IP (with netmask and gateway</w:t>
      </w:r>
      <w:r>
        <w:rPr>
          <w:lang w:eastAsia="zh-CN"/>
        </w:rPr>
        <w:t>)</w:t>
      </w:r>
      <w:r w:rsidR="001E77D3">
        <w:rPr>
          <w:lang w:eastAsia="zh-CN"/>
        </w:rPr>
        <w:t xml:space="preserve"> or DHCP</w:t>
      </w:r>
      <w:r>
        <w:rPr>
          <w:lang w:eastAsia="zh-CN"/>
        </w:rPr>
        <w:t>. An IP address could be a private or</w:t>
      </w:r>
      <w:r w:rsidR="001E77D3">
        <w:rPr>
          <w:lang w:eastAsia="zh-CN"/>
        </w:rPr>
        <w:t xml:space="preserve"> public IP address</w:t>
      </w:r>
      <w:r>
        <w:rPr>
          <w:lang w:eastAsia="zh-CN"/>
        </w:rPr>
        <w:t xml:space="preserve"> allowing functionalities like NAT. M</w:t>
      </w:r>
      <w:r w:rsidR="001E77D3">
        <w:rPr>
          <w:lang w:eastAsia="zh-CN"/>
        </w:rPr>
        <w:t>ulticast IP</w:t>
      </w:r>
      <w:r>
        <w:rPr>
          <w:lang w:eastAsia="zh-CN"/>
        </w:rPr>
        <w:t xml:space="preserve"> address and anycast IP address and their usage are other types of traffic and may require vNetwork and VNF validation.</w:t>
      </w:r>
    </w:p>
    <w:p w:rsidR="001E77D3" w:rsidRDefault="001E77D3" w:rsidP="001E77D3">
      <w:pPr>
        <w:rPr>
          <w:lang w:eastAsia="zh-CN"/>
        </w:rPr>
      </w:pPr>
      <w:r>
        <w:rPr>
          <w:lang w:eastAsia="zh-CN"/>
        </w:rPr>
        <w:t>An vNetwork has an operation state: enabled or disabled.</w:t>
      </w:r>
    </w:p>
    <w:p w:rsidR="001E77D3" w:rsidRDefault="001E77D3" w:rsidP="001E77D3">
      <w:pPr>
        <w:rPr>
          <w:lang w:eastAsia="zh-CN"/>
        </w:rPr>
      </w:pPr>
      <w:r>
        <w:rPr>
          <w:lang w:eastAsia="zh-CN"/>
        </w:rPr>
        <w:t xml:space="preserve">An vNetwork has a sharing criteria of not-shared and shared (could include a list of shared consumers). </w:t>
      </w:r>
    </w:p>
    <w:p w:rsidR="001E77D3" w:rsidRDefault="001E77D3" w:rsidP="001E77D3">
      <w:pPr>
        <w:rPr>
          <w:lang w:eastAsia="zh-CN"/>
        </w:rPr>
      </w:pPr>
      <w:r>
        <w:rPr>
          <w:lang w:eastAsia="zh-CN"/>
        </w:rPr>
        <w:t>An vNetwork exposes the feature to define the MAC address of the interface or run with an unspecified MAC address.</w:t>
      </w:r>
      <w:r w:rsidR="002274F8">
        <w:rPr>
          <w:lang w:eastAsia="zh-CN"/>
        </w:rPr>
        <w:t xml:space="preserve"> If the VNF depends on the MAC address, test cases could be added to address this.</w:t>
      </w:r>
    </w:p>
    <w:p w:rsidR="001E77D3" w:rsidRDefault="001E77D3" w:rsidP="001E77D3">
      <w:pPr>
        <w:rPr>
          <w:lang w:eastAsia="zh-CN"/>
        </w:rPr>
      </w:pPr>
      <w:r>
        <w:rPr>
          <w:lang w:eastAsia="zh-CN"/>
        </w:rPr>
        <w:t>An vNetwork specifies the type of vNIC: normal vNIC, direct PCIE pass-through, … .</w:t>
      </w:r>
      <w:r w:rsidR="002274F8">
        <w:rPr>
          <w:lang w:eastAsia="zh-CN"/>
        </w:rPr>
        <w:t xml:space="preserve"> Test cases could be added to validate that the VNF can work the different types of network access types.</w:t>
      </w:r>
    </w:p>
    <w:p w:rsidR="005A676A" w:rsidRDefault="001E77D3" w:rsidP="001E77D3">
      <w:pPr>
        <w:rPr>
          <w:lang w:eastAsia="zh-CN"/>
        </w:rPr>
      </w:pPr>
      <w:r>
        <w:rPr>
          <w:lang w:eastAsia="zh-CN"/>
        </w:rPr>
        <w:t>An vNetwork specifies any acceleration capabilities, like RDMA, packet dispatch, TCP Chimney.</w:t>
      </w:r>
      <w:r w:rsidR="002274F8">
        <w:rPr>
          <w:lang w:eastAsia="zh-CN"/>
        </w:rPr>
        <w:t xml:space="preserve"> Here the VNF may take advantage of them and additional test cases should be added.</w:t>
      </w:r>
    </w:p>
    <w:p w:rsidR="001E77D3" w:rsidRDefault="001E77D3" w:rsidP="005A676A">
      <w:pPr>
        <w:rPr>
          <w:lang w:eastAsia="zh-CN"/>
        </w:rPr>
      </w:pPr>
    </w:p>
    <w:p w:rsidR="001E77D3" w:rsidRDefault="001E77D3"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7949" w:name="_Toc454184451"/>
            <w:bookmarkStart w:id="7950" w:name="_Toc477881065"/>
            <w:r>
              <w:t>TC.VNF.VNETWORK.001</w:t>
            </w:r>
            <w:r>
              <w:tab/>
            </w:r>
            <w:r w:rsidR="005A676A" w:rsidRPr="00EF3B0C">
              <w:t>vNetworks resources</w:t>
            </w:r>
            <w:bookmarkEnd w:id="7949"/>
            <w:bookmarkEnd w:id="7950"/>
          </w:p>
        </w:tc>
      </w:tr>
      <w:tr w:rsidR="005A676A" w:rsidTr="00143687">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EF3B0C" w:rsidRDefault="005A676A" w:rsidP="00143687">
            <w:pPr>
              <w:pStyle w:val="TestCaseInfo"/>
            </w:pPr>
            <w:r w:rsidRPr="00EF3B0C">
              <w:t>After instantiation of a VNF</w:t>
            </w:r>
            <w:r>
              <w:t>,</w:t>
            </w:r>
            <w:r w:rsidRPr="00EF3B0C">
              <w:t xml:space="preserve"> the VNFM should deliver the correct allocated virtualized networks as given in the VNFD. There are different types of network available:</w:t>
            </w:r>
          </w:p>
          <w:p w:rsidR="005A676A" w:rsidRPr="00EF3B0C" w:rsidRDefault="005A676A" w:rsidP="00D45270">
            <w:pPr>
              <w:pStyle w:val="TestCaseInfo"/>
              <w:numPr>
                <w:ilvl w:val="0"/>
                <w:numId w:val="131"/>
              </w:numPr>
            </w:pPr>
            <w:r w:rsidRPr="00EF3B0C">
              <w:t>local</w:t>
            </w:r>
          </w:p>
          <w:p w:rsidR="005A676A" w:rsidRPr="00EF3B0C" w:rsidRDefault="005A676A" w:rsidP="00D45270">
            <w:pPr>
              <w:pStyle w:val="TestCaseInfo"/>
              <w:numPr>
                <w:ilvl w:val="0"/>
                <w:numId w:val="131"/>
              </w:numPr>
            </w:pPr>
            <w:r w:rsidRPr="00EF3B0C">
              <w:t>vlan</w:t>
            </w:r>
          </w:p>
          <w:p w:rsidR="005A676A" w:rsidRPr="00EF3B0C" w:rsidRDefault="005A676A" w:rsidP="00D45270">
            <w:pPr>
              <w:pStyle w:val="TestCaseInfo"/>
              <w:numPr>
                <w:ilvl w:val="0"/>
                <w:numId w:val="131"/>
              </w:numPr>
            </w:pPr>
            <w:r w:rsidRPr="00EF3B0C">
              <w:t>vxlan</w:t>
            </w:r>
          </w:p>
          <w:p w:rsidR="005A676A" w:rsidRPr="00EF3B0C" w:rsidRDefault="005A676A" w:rsidP="00D45270">
            <w:pPr>
              <w:pStyle w:val="TestCaseInfo"/>
              <w:numPr>
                <w:ilvl w:val="0"/>
                <w:numId w:val="131"/>
              </w:numPr>
            </w:pPr>
            <w:r w:rsidRPr="00EF3B0C">
              <w:t>gre</w:t>
            </w:r>
          </w:p>
          <w:p w:rsidR="005A676A" w:rsidRPr="00EF3B0C" w:rsidRDefault="005A676A" w:rsidP="00D45270">
            <w:pPr>
              <w:pStyle w:val="TestCaseInfo"/>
              <w:numPr>
                <w:ilvl w:val="0"/>
                <w:numId w:val="131"/>
              </w:numPr>
            </w:pPr>
            <w:r w:rsidRPr="00EF3B0C">
              <w:t>l3-vpn</w:t>
            </w:r>
          </w:p>
          <w:p w:rsidR="005A676A" w:rsidRPr="00EF3B0C" w:rsidRDefault="005A676A" w:rsidP="00143687">
            <w:pPr>
              <w:pStyle w:val="TestCaseInfo"/>
            </w:pPr>
            <w:r w:rsidRPr="00EF3B0C">
              <w:t>Another important parameter is the bandwidth. A network interface can be configured as static IP (provided) with netmask and gateway or DHCP including the IP version, IPv4 and IPv6, private and public IP address, multicast IP address and anycast IP address.</w:t>
            </w:r>
          </w:p>
          <w:p w:rsidR="005A676A" w:rsidRPr="00EF3B0C" w:rsidRDefault="005A676A" w:rsidP="00143687">
            <w:pPr>
              <w:pStyle w:val="TestCaseInfo"/>
            </w:pPr>
            <w:r w:rsidRPr="00EF3B0C">
              <w:t>An vNetwork has an operation state: enabled or disabled.</w:t>
            </w:r>
          </w:p>
          <w:p w:rsidR="005A676A" w:rsidRPr="00EF3B0C" w:rsidRDefault="005A676A" w:rsidP="00143687">
            <w:pPr>
              <w:pStyle w:val="TestCaseInfo"/>
            </w:pPr>
            <w:r w:rsidRPr="00EF3B0C">
              <w:t xml:space="preserve">An vNetwork has a sharing criteria of not-shared and shared (could include a list of shared consumers). </w:t>
            </w:r>
          </w:p>
          <w:p w:rsidR="005A676A" w:rsidRPr="00EF3B0C" w:rsidRDefault="005A676A" w:rsidP="00143687">
            <w:pPr>
              <w:pStyle w:val="TestCaseInfo"/>
            </w:pPr>
            <w:r w:rsidRPr="00EF3B0C">
              <w:t>An vNetwork exposes the feature to define the MAC address of the interface or run with an unspecified MAC address.</w:t>
            </w:r>
          </w:p>
          <w:p w:rsidR="005A676A" w:rsidRPr="00EF3B0C" w:rsidRDefault="005A676A" w:rsidP="00143687">
            <w:pPr>
              <w:pStyle w:val="TestCaseInfo"/>
            </w:pPr>
            <w:r w:rsidRPr="00EF3B0C">
              <w:t xml:space="preserve">An vNetwork specifies the type of vNIC: normal vNIC, direct PCIE pass-through, </w:t>
            </w:r>
            <w:r>
              <w:t>…</w:t>
            </w:r>
            <w:r w:rsidRPr="00EF3B0C">
              <w:t xml:space="preserve"> .</w:t>
            </w:r>
          </w:p>
          <w:p w:rsidR="005A676A" w:rsidRPr="00EF3B0C" w:rsidRDefault="005A676A" w:rsidP="00143687">
            <w:pPr>
              <w:pStyle w:val="TestCaseInfo"/>
            </w:pPr>
            <w:r w:rsidRPr="00EF3B0C">
              <w:t>An vNetwork specifies any acceleration capabilities, like RDMA, packet dispatch, TCP Chimney.</w:t>
            </w:r>
          </w:p>
          <w:p w:rsidR="005A676A" w:rsidRPr="00EF3B0C" w:rsidRDefault="005A676A" w:rsidP="00143687">
            <w:pPr>
              <w:pStyle w:val="TestCaseInfo"/>
            </w:pPr>
            <w:r w:rsidRPr="00EF3B0C">
              <w:t>A VNF shall have at least one SWA-1 interface and one SWA-5 interface.</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rPr>
                <w:lang w:eastAsia="zh-CN"/>
              </w:rPr>
            </w:pPr>
            <w:r>
              <w:rPr>
                <w:lang w:eastAsia="zh-CN"/>
              </w:rPr>
              <w:t>The VNFD can describe a complex vNetwork used by the VNF. The test case is to validate all vNetwork related resources..</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143687">
            <w:pPr>
              <w:pStyle w:val="TestCaseInfo"/>
            </w:pPr>
            <w:r w:rsidRPr="00093574">
              <w:t>Sequence:</w:t>
            </w:r>
          </w:p>
          <w:p w:rsidR="005A676A" w:rsidRDefault="005A676A" w:rsidP="00C82C0F">
            <w:pPr>
              <w:pStyle w:val="TestCaseInfo"/>
              <w:numPr>
                <w:ilvl w:val="0"/>
                <w:numId w:val="62"/>
              </w:numPr>
            </w:pPr>
            <w:r>
              <w:t>Instantiate VNF</w:t>
            </w:r>
          </w:p>
          <w:p w:rsidR="00C82C0F" w:rsidRDefault="00C82C0F" w:rsidP="00C82C0F">
            <w:pPr>
              <w:pStyle w:val="TestCaseInfo"/>
              <w:numPr>
                <w:ilvl w:val="0"/>
                <w:numId w:val="62"/>
              </w:numPr>
            </w:pPr>
            <w:r w:rsidRPr="00074BEF">
              <w:t>Validate VNF instantiation state is INSTANTIATED and VNF state is STARTED (--&gt; time stamp when correct state reached)</w:t>
            </w:r>
          </w:p>
          <w:p w:rsidR="005A676A" w:rsidRDefault="005A676A" w:rsidP="00C82C0F">
            <w:pPr>
              <w:pStyle w:val="TestCaseInfo"/>
              <w:numPr>
                <w:ilvl w:val="0"/>
                <w:numId w:val="62"/>
              </w:numPr>
            </w:pPr>
            <w:r>
              <w:t>Generate low traffic load</w:t>
            </w:r>
          </w:p>
          <w:p w:rsidR="005A676A" w:rsidRDefault="005A676A" w:rsidP="00C82C0F">
            <w:pPr>
              <w:pStyle w:val="TestCaseInfo"/>
              <w:numPr>
                <w:ilvl w:val="0"/>
                <w:numId w:val="62"/>
              </w:numPr>
            </w:pPr>
            <w:r>
              <w:t>Validate that traffic flows through without issues (--&gt; no dropped packets)</w:t>
            </w:r>
          </w:p>
          <w:p w:rsidR="005A676A" w:rsidRDefault="005A676A" w:rsidP="00C82C0F">
            <w:pPr>
              <w:pStyle w:val="TestCaseInfo"/>
              <w:numPr>
                <w:ilvl w:val="0"/>
                <w:numId w:val="62"/>
              </w:numPr>
            </w:pPr>
            <w:r>
              <w:t>Stop Traffic</w:t>
            </w:r>
          </w:p>
          <w:p w:rsidR="005A676A" w:rsidRDefault="005A676A" w:rsidP="00C82C0F">
            <w:pPr>
              <w:pStyle w:val="TestCaseInfo"/>
              <w:numPr>
                <w:ilvl w:val="0"/>
                <w:numId w:val="62"/>
              </w:numPr>
            </w:pPr>
            <w:r>
              <w:t>Validate the vNetwork resources and the correctness of instantiation</w:t>
            </w:r>
          </w:p>
          <w:p w:rsidR="005A676A" w:rsidRDefault="005A676A" w:rsidP="00C82C0F">
            <w:pPr>
              <w:pStyle w:val="TestCaseInfo"/>
              <w:numPr>
                <w:ilvl w:val="0"/>
                <w:numId w:val="62"/>
              </w:numPr>
            </w:pPr>
            <w:r>
              <w:t>Terminate VNF</w:t>
            </w:r>
          </w:p>
          <w:p w:rsidR="005A676A" w:rsidRPr="00093574" w:rsidRDefault="005A676A" w:rsidP="00C82C0F">
            <w:pPr>
              <w:pStyle w:val="TestCaseInfo"/>
              <w:numPr>
                <w:ilvl w:val="0"/>
                <w:numId w:val="62"/>
              </w:numPr>
            </w:pPr>
            <w:r>
              <w:t>Validate all vNetwork resources has been released</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4006A9" w:rsidRDefault="004006A9" w:rsidP="004006A9">
            <w:pPr>
              <w:pStyle w:val="TestCaseInfo"/>
            </w:pPr>
            <w:r>
              <w:t>The test case could be divided into further subcategories validating</w:t>
            </w:r>
          </w:p>
          <w:p w:rsidR="004006A9" w:rsidRPr="00EF3B0C" w:rsidRDefault="004006A9" w:rsidP="004006A9">
            <w:pPr>
              <w:pStyle w:val="TestCaseInfo"/>
            </w:pPr>
            <w:r>
              <w:t>a. Types of network</w:t>
            </w:r>
            <w:r w:rsidRPr="00EF3B0C">
              <w:t>:</w:t>
            </w:r>
          </w:p>
          <w:p w:rsidR="004006A9" w:rsidRPr="00EF3B0C" w:rsidRDefault="004006A9" w:rsidP="004006A9">
            <w:pPr>
              <w:pStyle w:val="TestCaseInfo"/>
              <w:ind w:left="720"/>
            </w:pPr>
            <w:r w:rsidRPr="00EF3B0C">
              <w:t>local</w:t>
            </w:r>
          </w:p>
          <w:p w:rsidR="004006A9" w:rsidRPr="00EF3B0C" w:rsidRDefault="004006A9" w:rsidP="004006A9">
            <w:pPr>
              <w:pStyle w:val="TestCaseInfo"/>
              <w:ind w:left="720"/>
            </w:pPr>
            <w:r w:rsidRPr="00EF3B0C">
              <w:t>vlan</w:t>
            </w:r>
          </w:p>
          <w:p w:rsidR="004006A9" w:rsidRPr="00EF3B0C" w:rsidRDefault="004006A9" w:rsidP="004006A9">
            <w:pPr>
              <w:pStyle w:val="TestCaseInfo"/>
              <w:ind w:left="720"/>
            </w:pPr>
            <w:r w:rsidRPr="00EF3B0C">
              <w:t>vxlan</w:t>
            </w:r>
          </w:p>
          <w:p w:rsidR="004006A9" w:rsidRPr="00EF3B0C" w:rsidRDefault="004006A9" w:rsidP="004006A9">
            <w:pPr>
              <w:pStyle w:val="TestCaseInfo"/>
              <w:ind w:left="720"/>
            </w:pPr>
            <w:r>
              <w:t>g</w:t>
            </w:r>
            <w:r w:rsidRPr="00EF3B0C">
              <w:t>re</w:t>
            </w:r>
          </w:p>
          <w:p w:rsidR="004006A9" w:rsidRPr="00EF3B0C" w:rsidRDefault="004006A9" w:rsidP="004006A9">
            <w:pPr>
              <w:pStyle w:val="TestCaseInfo"/>
              <w:ind w:left="720"/>
            </w:pPr>
            <w:r w:rsidRPr="00EF3B0C">
              <w:t>l3-vpn</w:t>
            </w:r>
          </w:p>
          <w:p w:rsidR="004006A9" w:rsidRDefault="004006A9" w:rsidP="004006A9">
            <w:pPr>
              <w:pStyle w:val="TestCaseInfo"/>
            </w:pPr>
            <w:r>
              <w:t xml:space="preserve">b. </w:t>
            </w:r>
            <w:r w:rsidR="00775B9D">
              <w:t>IP address assignment</w:t>
            </w:r>
          </w:p>
          <w:p w:rsidR="004006A9" w:rsidRDefault="004006A9" w:rsidP="004006A9">
            <w:pPr>
              <w:pStyle w:val="TestCaseInfo"/>
              <w:ind w:left="720"/>
            </w:pPr>
            <w:r w:rsidRPr="00EF3B0C">
              <w:t>static IP</w:t>
            </w:r>
            <w:r w:rsidR="00775B9D">
              <w:t xml:space="preserve"> (</w:t>
            </w:r>
            <w:r w:rsidRPr="00EF3B0C">
              <w:t>netmask and gateway</w:t>
            </w:r>
            <w:r w:rsidR="00775B9D">
              <w:t>) or DHCP</w:t>
            </w:r>
          </w:p>
          <w:p w:rsidR="00775B9D" w:rsidRDefault="00775B9D" w:rsidP="004006A9">
            <w:pPr>
              <w:pStyle w:val="TestCaseInfo"/>
              <w:ind w:left="720"/>
            </w:pPr>
            <w:r w:rsidRPr="00EF3B0C">
              <w:t>private and public IP address</w:t>
            </w:r>
          </w:p>
          <w:p w:rsidR="00775B9D" w:rsidRDefault="004006A9" w:rsidP="004006A9">
            <w:pPr>
              <w:pStyle w:val="TestCaseInfo"/>
            </w:pPr>
            <w:r>
              <w:t xml:space="preserve">c. </w:t>
            </w:r>
            <w:r w:rsidR="00775B9D">
              <w:t>IP protocol</w:t>
            </w:r>
          </w:p>
          <w:p w:rsidR="00775B9D" w:rsidRDefault="004006A9" w:rsidP="00775B9D">
            <w:pPr>
              <w:pStyle w:val="TestCaseInfo"/>
              <w:ind w:left="720"/>
            </w:pPr>
            <w:r w:rsidRPr="00EF3B0C">
              <w:t>IPv4</w:t>
            </w:r>
          </w:p>
          <w:p w:rsidR="004006A9" w:rsidRPr="00EF3B0C" w:rsidRDefault="004006A9" w:rsidP="00775B9D">
            <w:pPr>
              <w:pStyle w:val="TestCaseInfo"/>
              <w:ind w:left="720"/>
            </w:pPr>
            <w:r w:rsidRPr="00EF3B0C">
              <w:t>IPv6</w:t>
            </w:r>
          </w:p>
          <w:p w:rsidR="00775B9D" w:rsidRDefault="00775B9D" w:rsidP="004006A9">
            <w:pPr>
              <w:pStyle w:val="TestCaseInfo"/>
            </w:pPr>
            <w:r>
              <w:t xml:space="preserve">d. </w:t>
            </w:r>
            <w:r w:rsidR="004006A9" w:rsidRPr="00EF3B0C">
              <w:t xml:space="preserve">vNetwork sharing </w:t>
            </w:r>
          </w:p>
          <w:p w:rsidR="004006A9" w:rsidRPr="00EF3B0C" w:rsidRDefault="00775B9D" w:rsidP="00775B9D">
            <w:pPr>
              <w:pStyle w:val="TestCaseInfo"/>
              <w:ind w:left="720"/>
            </w:pPr>
            <w:r>
              <w:t>not-shared and shared</w:t>
            </w:r>
          </w:p>
          <w:p w:rsidR="00775B9D" w:rsidRDefault="00775B9D" w:rsidP="00775B9D">
            <w:pPr>
              <w:pStyle w:val="TestCaseInfo"/>
            </w:pPr>
            <w:r>
              <w:t>e. MAC address</w:t>
            </w:r>
          </w:p>
          <w:p w:rsidR="005A676A" w:rsidRDefault="004006A9" w:rsidP="00775B9D">
            <w:pPr>
              <w:pStyle w:val="TestCaseInfo"/>
              <w:ind w:left="720"/>
            </w:pPr>
            <w:r w:rsidRPr="00EF3B0C">
              <w:t>define</w:t>
            </w:r>
            <w:r w:rsidR="00775B9D">
              <w:t>d</w:t>
            </w:r>
            <w:r w:rsidRPr="00EF3B0C">
              <w:t xml:space="preserve"> MAC address or unspecified MAC address</w:t>
            </w:r>
          </w:p>
          <w:p w:rsidR="007013A2" w:rsidRDefault="007013A2" w:rsidP="007013A2">
            <w:pPr>
              <w:pStyle w:val="TestCaseInfo"/>
            </w:pPr>
            <w:r>
              <w:t>f. Number of network interfaces</w:t>
            </w:r>
          </w:p>
          <w:p w:rsidR="007013A2" w:rsidRDefault="007013A2" w:rsidP="007013A2">
            <w:pPr>
              <w:pStyle w:val="TestCaseInfo"/>
              <w:ind w:left="720"/>
            </w:pPr>
            <w:r>
              <w:t>VNF could be capable of handling a dynamic number of network interfaces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7951" w:name="_Toc454184452"/>
            <w:bookmarkStart w:id="7952" w:name="_Toc477881066"/>
            <w:r>
              <w:t>TC.VNF.VNETWORK.002</w:t>
            </w:r>
            <w:r>
              <w:tab/>
            </w:r>
            <w:r w:rsidR="005A676A" w:rsidRPr="008820A9">
              <w:t>VNFM is able to modify the bandwidth of the vNetwork</w:t>
            </w:r>
            <w:bookmarkEnd w:id="7951"/>
            <w:bookmarkEnd w:id="7952"/>
          </w:p>
        </w:tc>
      </w:tr>
      <w:tr w:rsidR="005A676A" w:rsidTr="00143687">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EF3B0C" w:rsidRDefault="005A676A" w:rsidP="00143687">
            <w:pPr>
              <w:pStyle w:val="TestCaseInfo"/>
            </w:pPr>
            <w:r w:rsidRPr="00EF3B0C">
              <w:t>After instantiation of a VNF</w:t>
            </w:r>
            <w:r>
              <w:t>,</w:t>
            </w:r>
            <w:r w:rsidRPr="00EF3B0C">
              <w:t xml:space="preserve"> the VNFM should deliver the correct allocated virtualized networks as given in the VNFD. There are different types of network available:</w:t>
            </w:r>
          </w:p>
          <w:p w:rsidR="005A676A" w:rsidRPr="00EF3B0C" w:rsidRDefault="005A676A" w:rsidP="00D45270">
            <w:pPr>
              <w:pStyle w:val="TestCaseInfo"/>
              <w:numPr>
                <w:ilvl w:val="0"/>
                <w:numId w:val="102"/>
              </w:numPr>
            </w:pPr>
            <w:r w:rsidRPr="00EF3B0C">
              <w:t>local</w:t>
            </w:r>
          </w:p>
          <w:p w:rsidR="005A676A" w:rsidRPr="00EF3B0C" w:rsidRDefault="005A676A" w:rsidP="00D45270">
            <w:pPr>
              <w:pStyle w:val="TestCaseInfo"/>
              <w:numPr>
                <w:ilvl w:val="0"/>
                <w:numId w:val="102"/>
              </w:numPr>
            </w:pPr>
            <w:r w:rsidRPr="00EF3B0C">
              <w:t>vlan</w:t>
            </w:r>
          </w:p>
          <w:p w:rsidR="005A676A" w:rsidRDefault="005A676A" w:rsidP="00D45270">
            <w:pPr>
              <w:pStyle w:val="TestCaseInfo"/>
              <w:numPr>
                <w:ilvl w:val="0"/>
                <w:numId w:val="102"/>
              </w:numPr>
            </w:pPr>
            <w:r w:rsidRPr="00EF3B0C">
              <w:t>vxlan</w:t>
            </w:r>
          </w:p>
          <w:p w:rsidR="005A676A" w:rsidRDefault="00594F45" w:rsidP="00D45270">
            <w:pPr>
              <w:pStyle w:val="TestCaseInfo"/>
              <w:numPr>
                <w:ilvl w:val="0"/>
                <w:numId w:val="102"/>
              </w:numPr>
            </w:pPr>
            <w:r>
              <w:t>gre</w:t>
            </w:r>
          </w:p>
          <w:p w:rsidR="005A676A" w:rsidRPr="00EF3B0C" w:rsidRDefault="005A676A" w:rsidP="00D45270">
            <w:pPr>
              <w:pStyle w:val="TestCaseInfo"/>
              <w:numPr>
                <w:ilvl w:val="0"/>
                <w:numId w:val="102"/>
              </w:numPr>
            </w:pPr>
            <w:r w:rsidRPr="00EF3B0C">
              <w:t>l3-vpn</w:t>
            </w:r>
          </w:p>
          <w:p w:rsidR="005A676A" w:rsidRPr="00EF3B0C" w:rsidRDefault="005A676A" w:rsidP="00143687">
            <w:pPr>
              <w:pStyle w:val="TestCaseInfo"/>
            </w:pPr>
            <w:r w:rsidRPr="008820A9">
              <w:t xml:space="preserve">Via the VNFM interface the vNetwork bandwidth should be reduced or increased. By emitting traffic before and after and exceeding the new bandwidth </w:t>
            </w:r>
            <w:r w:rsidRPr="008820A9">
              <w:lastRenderedPageBreak/>
              <w:t xml:space="preserve">traffic must be dropped. We could measure the time </w:t>
            </w:r>
            <w:r>
              <w:t>it takes to process the command</w:t>
            </w:r>
            <w:r w:rsidRPr="00EF3B0C">
              <w:t>.</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rPr>
                <w:lang w:eastAsia="zh-CN"/>
              </w:rPr>
            </w:pPr>
            <w:r>
              <w:rPr>
                <w:lang w:eastAsia="zh-CN"/>
              </w:rPr>
              <w:t>The VNFD can describe a complex vNetwork used by the VNF. The test case is to valid</w:t>
            </w:r>
            <w:r w:rsidR="00775B9D">
              <w:rPr>
                <w:lang w:eastAsia="zh-CN"/>
              </w:rPr>
              <w:t>ate vNetwork bandwidth control.</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143687">
            <w:pPr>
              <w:pStyle w:val="TestCaseInfo"/>
            </w:pPr>
            <w:r w:rsidRPr="00093574">
              <w:t>Sequence:</w:t>
            </w:r>
          </w:p>
          <w:p w:rsidR="005A676A" w:rsidRDefault="005A676A" w:rsidP="00A57497">
            <w:pPr>
              <w:pStyle w:val="TestCaseInfo"/>
              <w:numPr>
                <w:ilvl w:val="0"/>
                <w:numId w:val="63"/>
              </w:numPr>
            </w:pPr>
            <w:r>
              <w:t>Instantiate VNF</w:t>
            </w:r>
          </w:p>
          <w:p w:rsidR="00A57497" w:rsidRDefault="00A57497" w:rsidP="00A57497">
            <w:pPr>
              <w:pStyle w:val="TestCaseInfo"/>
              <w:numPr>
                <w:ilvl w:val="0"/>
                <w:numId w:val="63"/>
              </w:numPr>
            </w:pPr>
            <w:r w:rsidRPr="00074BEF">
              <w:t>Validate VNF instantiation state is INSTANTIATED and VNF state is STARTED (--&gt; time stamp when correct state reached)</w:t>
            </w:r>
          </w:p>
          <w:p w:rsidR="005A676A" w:rsidRDefault="005A676A" w:rsidP="00A57497">
            <w:pPr>
              <w:pStyle w:val="TestCaseInfo"/>
              <w:numPr>
                <w:ilvl w:val="0"/>
                <w:numId w:val="63"/>
              </w:numPr>
            </w:pPr>
            <w:r>
              <w:t>Generate normal traffic load</w:t>
            </w:r>
          </w:p>
          <w:p w:rsidR="005A676A" w:rsidRDefault="005A676A" w:rsidP="00A57497">
            <w:pPr>
              <w:pStyle w:val="TestCaseInfo"/>
              <w:numPr>
                <w:ilvl w:val="0"/>
                <w:numId w:val="63"/>
              </w:numPr>
            </w:pPr>
            <w:r>
              <w:t>Validate that traffic flows through without issues (--&gt; no dropped packets)</w:t>
            </w:r>
          </w:p>
          <w:p w:rsidR="005A676A" w:rsidRDefault="005A676A" w:rsidP="00A57497">
            <w:pPr>
              <w:pStyle w:val="TestCaseInfo"/>
              <w:numPr>
                <w:ilvl w:val="0"/>
                <w:numId w:val="63"/>
              </w:numPr>
            </w:pPr>
            <w:r>
              <w:t>Issue VNFM command to lower the bandwidth of the vNetwork</w:t>
            </w:r>
          </w:p>
          <w:p w:rsidR="005A676A" w:rsidRDefault="005A676A" w:rsidP="00A57497">
            <w:pPr>
              <w:pStyle w:val="TestCaseInfo"/>
              <w:numPr>
                <w:ilvl w:val="0"/>
                <w:numId w:val="63"/>
              </w:numPr>
            </w:pPr>
            <w:r>
              <w:t>Validate that traffic gets dropped as we reach over the limit (--&gt; dropped packets)</w:t>
            </w:r>
          </w:p>
          <w:p w:rsidR="005A676A" w:rsidRDefault="005A676A" w:rsidP="00A57497">
            <w:pPr>
              <w:pStyle w:val="TestCaseInfo"/>
              <w:numPr>
                <w:ilvl w:val="0"/>
                <w:numId w:val="63"/>
              </w:numPr>
            </w:pPr>
            <w:r>
              <w:t>Issue VNFM command to increase the bandwidth of the vNetwork</w:t>
            </w:r>
          </w:p>
          <w:p w:rsidR="005A676A" w:rsidRDefault="005A676A" w:rsidP="00A57497">
            <w:pPr>
              <w:pStyle w:val="TestCaseInfo"/>
              <w:numPr>
                <w:ilvl w:val="0"/>
                <w:numId w:val="63"/>
              </w:numPr>
            </w:pPr>
            <w:r>
              <w:t>Validate no traffic gets dropped as traffic load is under the limit (--&gt; no dropped packets)</w:t>
            </w:r>
          </w:p>
          <w:p w:rsidR="00775B9D" w:rsidRDefault="00775B9D" w:rsidP="00A57497">
            <w:pPr>
              <w:pStyle w:val="TestCaseInfo"/>
              <w:numPr>
                <w:ilvl w:val="0"/>
                <w:numId w:val="63"/>
              </w:numPr>
            </w:pPr>
            <w:r>
              <w:t>Stop traffic</w:t>
            </w:r>
          </w:p>
          <w:p w:rsidR="005A676A" w:rsidRPr="00093574" w:rsidRDefault="005A676A" w:rsidP="00A57497">
            <w:pPr>
              <w:pStyle w:val="TestCaseInfo"/>
              <w:numPr>
                <w:ilvl w:val="0"/>
                <w:numId w:val="63"/>
              </w:num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94F45"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94F45" w:rsidRDefault="00594F45" w:rsidP="00594F45">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94F45" w:rsidRDefault="00594F45" w:rsidP="00594F45">
            <w:pPr>
              <w:pStyle w:val="TestCaseInfo"/>
            </w:pPr>
            <w:r>
              <w:t>The test case could be divided into further subcategories validating</w:t>
            </w:r>
          </w:p>
          <w:p w:rsidR="00594F45" w:rsidRPr="00EF3B0C" w:rsidRDefault="00594F45" w:rsidP="00594F45">
            <w:pPr>
              <w:pStyle w:val="TestCaseInfo"/>
            </w:pPr>
            <w:r>
              <w:t>a. Types of network</w:t>
            </w:r>
            <w:r w:rsidRPr="00EF3B0C">
              <w:t>:</w:t>
            </w:r>
          </w:p>
          <w:p w:rsidR="00594F45" w:rsidRPr="00EF3B0C" w:rsidRDefault="00594F45" w:rsidP="00594F45">
            <w:pPr>
              <w:pStyle w:val="TestCaseInfo"/>
              <w:ind w:left="720"/>
            </w:pPr>
            <w:r w:rsidRPr="00EF3B0C">
              <w:t>local</w:t>
            </w:r>
          </w:p>
          <w:p w:rsidR="00594F45" w:rsidRPr="00EF3B0C" w:rsidRDefault="00594F45" w:rsidP="00594F45">
            <w:pPr>
              <w:pStyle w:val="TestCaseInfo"/>
              <w:ind w:left="720"/>
            </w:pPr>
            <w:r w:rsidRPr="00EF3B0C">
              <w:t>vlan</w:t>
            </w:r>
          </w:p>
          <w:p w:rsidR="00594F45" w:rsidRPr="00EF3B0C" w:rsidRDefault="00594F45" w:rsidP="00594F45">
            <w:pPr>
              <w:pStyle w:val="TestCaseInfo"/>
              <w:ind w:left="720"/>
            </w:pPr>
            <w:r w:rsidRPr="00EF3B0C">
              <w:t>vxlan</w:t>
            </w:r>
          </w:p>
          <w:p w:rsidR="00594F45" w:rsidRPr="00EF3B0C" w:rsidRDefault="00594F45" w:rsidP="00594F45">
            <w:pPr>
              <w:pStyle w:val="TestCaseInfo"/>
              <w:ind w:left="720"/>
            </w:pPr>
            <w:r>
              <w:t>g</w:t>
            </w:r>
            <w:r w:rsidRPr="00EF3B0C">
              <w:t>re</w:t>
            </w:r>
          </w:p>
          <w:p w:rsidR="00594F45" w:rsidRPr="00EF3B0C" w:rsidRDefault="00594F45" w:rsidP="00594F45">
            <w:pPr>
              <w:pStyle w:val="TestCaseInfo"/>
              <w:ind w:left="720"/>
            </w:pPr>
            <w:r w:rsidRPr="00EF3B0C">
              <w:t>l3-vpn</w:t>
            </w:r>
          </w:p>
          <w:p w:rsidR="00594F45" w:rsidRDefault="00594F45" w:rsidP="00594F45">
            <w:pPr>
              <w:pStyle w:val="TestCaseInfo"/>
            </w:pPr>
            <w:r>
              <w:t>b. IP address assignment</w:t>
            </w:r>
          </w:p>
          <w:p w:rsidR="00594F45" w:rsidRDefault="00594F45" w:rsidP="00594F45">
            <w:pPr>
              <w:pStyle w:val="TestCaseInfo"/>
              <w:ind w:left="720"/>
            </w:pPr>
            <w:r w:rsidRPr="00EF3B0C">
              <w:t>static IP</w:t>
            </w:r>
            <w:r>
              <w:t xml:space="preserve"> (</w:t>
            </w:r>
            <w:r w:rsidRPr="00EF3B0C">
              <w:t>netmask and gateway</w:t>
            </w:r>
            <w:r>
              <w:t>) or DHCP</w:t>
            </w:r>
          </w:p>
          <w:p w:rsidR="00594F45" w:rsidRDefault="00594F45" w:rsidP="00594F45">
            <w:pPr>
              <w:pStyle w:val="TestCaseInfo"/>
              <w:ind w:left="720"/>
            </w:pPr>
            <w:r w:rsidRPr="00EF3B0C">
              <w:t>private and public IP address</w:t>
            </w:r>
          </w:p>
          <w:p w:rsidR="00594F45" w:rsidRDefault="00594F45" w:rsidP="00594F45">
            <w:pPr>
              <w:pStyle w:val="TestCaseInfo"/>
            </w:pPr>
            <w:r>
              <w:t>c. IP protocol</w:t>
            </w:r>
          </w:p>
          <w:p w:rsidR="00594F45" w:rsidRDefault="00594F45" w:rsidP="00594F45">
            <w:pPr>
              <w:pStyle w:val="TestCaseInfo"/>
              <w:ind w:left="720"/>
            </w:pPr>
            <w:r w:rsidRPr="00EF3B0C">
              <w:t>IPv4</w:t>
            </w:r>
          </w:p>
          <w:p w:rsidR="00594F45" w:rsidRPr="00EF3B0C" w:rsidRDefault="00594F45" w:rsidP="00594F45">
            <w:pPr>
              <w:pStyle w:val="TestCaseInfo"/>
              <w:ind w:left="720"/>
            </w:pPr>
            <w:r w:rsidRPr="00EF3B0C">
              <w:t>IPv6</w:t>
            </w:r>
          </w:p>
          <w:p w:rsidR="00594F45" w:rsidRDefault="00594F45" w:rsidP="00594F45">
            <w:pPr>
              <w:pStyle w:val="TestCaseInfo"/>
            </w:pPr>
            <w:r>
              <w:t xml:space="preserve">d. </w:t>
            </w:r>
            <w:r w:rsidRPr="00EF3B0C">
              <w:t xml:space="preserve">vNetwork sharing </w:t>
            </w:r>
          </w:p>
          <w:p w:rsidR="00594F45" w:rsidRPr="00EF3B0C" w:rsidRDefault="00594F45" w:rsidP="00594F45">
            <w:pPr>
              <w:pStyle w:val="TestCaseInfo"/>
              <w:ind w:left="720"/>
            </w:pPr>
            <w:r>
              <w:t>not-shared and shared</w:t>
            </w:r>
          </w:p>
          <w:p w:rsidR="00594F45" w:rsidRDefault="00594F45" w:rsidP="00594F45">
            <w:pPr>
              <w:pStyle w:val="TestCaseInfo"/>
            </w:pPr>
            <w:r>
              <w:t>e. MAC address</w:t>
            </w:r>
          </w:p>
          <w:p w:rsidR="00594F45" w:rsidRDefault="00594F45" w:rsidP="00594F45">
            <w:pPr>
              <w:pStyle w:val="TestCaseInfo"/>
              <w:ind w:left="720"/>
            </w:pPr>
            <w:r w:rsidRPr="00EF3B0C">
              <w:t>define</w:t>
            </w:r>
            <w:r>
              <w:t>d</w:t>
            </w:r>
            <w:r w:rsidRPr="00EF3B0C">
              <w:t xml:space="preserve"> MAC address or unspecified MAC address</w:t>
            </w:r>
          </w:p>
          <w:p w:rsidR="00594F45" w:rsidRDefault="00594F45" w:rsidP="00594F45">
            <w:pPr>
              <w:pStyle w:val="TestCaseInfo"/>
            </w:pPr>
            <w:r>
              <w:t>f. Number of network interfaces</w:t>
            </w:r>
          </w:p>
          <w:p w:rsidR="00594F45" w:rsidRDefault="00594F45" w:rsidP="00594F45">
            <w:pPr>
              <w:pStyle w:val="TestCaseInfo"/>
              <w:ind w:left="720"/>
            </w:pPr>
            <w:r>
              <w:t>VNF could be capable of handling a dynamic number of network interfaces</w:t>
            </w:r>
          </w:p>
        </w:tc>
      </w:tr>
    </w:tbl>
    <w:p w:rsidR="005A676A" w:rsidRDefault="005A676A" w:rsidP="005A676A">
      <w:pPr>
        <w:rPr>
          <w:lang w:eastAsia="zh-CN"/>
        </w:rPr>
      </w:pPr>
    </w:p>
    <w:p w:rsidR="005A676A" w:rsidRDefault="005A676A" w:rsidP="005A676A">
      <w:pPr>
        <w:rPr>
          <w:lang w:eastAsia="zh-CN"/>
        </w:rPr>
      </w:pPr>
    </w:p>
    <w:p w:rsidR="005A676A" w:rsidRDefault="005A676A" w:rsidP="00C35DDF">
      <w:pPr>
        <w:pStyle w:val="Heading2"/>
      </w:pPr>
      <w:bookmarkStart w:id="7953" w:name="_Toc454184367"/>
      <w:bookmarkStart w:id="7954" w:name="_Toc477880914"/>
      <w:r>
        <w:lastRenderedPageBreak/>
        <w:t>vResource Storage</w:t>
      </w:r>
      <w:bookmarkEnd w:id="7953"/>
      <w:bookmarkEnd w:id="7954"/>
    </w:p>
    <w:p w:rsidR="005A676A" w:rsidRDefault="00FD1849" w:rsidP="005A676A">
      <w:pPr>
        <w:rPr>
          <w:lang w:eastAsia="zh-CN"/>
        </w:rPr>
      </w:pPr>
      <w:r>
        <w:rPr>
          <w:lang w:eastAsia="zh-CN"/>
        </w:rPr>
        <w:t xml:space="preserve">The virtualized Storage resource </w:t>
      </w:r>
      <w:r w:rsidR="007A1CF2">
        <w:rPr>
          <w:lang w:eastAsia="zh-CN"/>
        </w:rPr>
        <w:t>can be increased and decreased in size. The following test cases validate the functionality of the VNF to scope with this changes.</w:t>
      </w:r>
    </w:p>
    <w:p w:rsidR="00C23D64" w:rsidRDefault="00C23D64" w:rsidP="005A676A">
      <w:pPr>
        <w:rPr>
          <w:lang w:eastAsia="zh-CN"/>
        </w:rPr>
      </w:pPr>
    </w:p>
    <w:p w:rsidR="00C23D64" w:rsidRDefault="00C23D64" w:rsidP="00C23D64">
      <w:pPr>
        <w:jc w:val="center"/>
        <w:rPr>
          <w:lang w:eastAsia="zh-CN"/>
        </w:rPr>
      </w:pPr>
      <w:r>
        <w:rPr>
          <w:noProof/>
        </w:rPr>
        <w:drawing>
          <wp:inline distT="0" distB="0" distL="0" distR="0" wp14:anchorId="45620F02" wp14:editId="5DE6A9F9">
            <wp:extent cx="2054888" cy="13364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67199" cy="1344407"/>
                    </a:xfrm>
                    <a:prstGeom prst="rect">
                      <a:avLst/>
                    </a:prstGeom>
                    <a:noFill/>
                  </pic:spPr>
                </pic:pic>
              </a:graphicData>
            </a:graphic>
          </wp:inline>
        </w:drawing>
      </w:r>
    </w:p>
    <w:p w:rsidR="00FD1849" w:rsidRDefault="00FD184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7955" w:name="_Toc454184453"/>
            <w:bookmarkStart w:id="7956" w:name="_Toc477881067"/>
            <w:r>
              <w:t>TC.VNF.VSTORAGE.001</w:t>
            </w:r>
            <w:r>
              <w:tab/>
            </w:r>
            <w:r w:rsidR="005A676A" w:rsidRPr="000B56B3">
              <w:t>Increase of vStorage</w:t>
            </w:r>
            <w:bookmarkEnd w:id="7955"/>
            <w:bookmarkEnd w:id="7956"/>
          </w:p>
        </w:tc>
      </w:tr>
      <w:tr w:rsidR="005A676A" w:rsidTr="00143687">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pPr>
            <w:r>
              <w:t>If the VNF functionality is pure storage bound, the VNFM increases the scalability by adding storage resources. At the end of this process, the VNFM should report more virtualized storage resources.</w:t>
            </w:r>
          </w:p>
          <w:p w:rsidR="005A676A" w:rsidRDefault="005A676A" w:rsidP="00143687">
            <w:pPr>
              <w:pStyle w:val="TestCaseInfo"/>
            </w:pPr>
            <w:r>
              <w:t>There are different types of storages:</w:t>
            </w:r>
          </w:p>
          <w:p w:rsidR="005A676A" w:rsidRDefault="005A676A" w:rsidP="006E70F4">
            <w:pPr>
              <w:pStyle w:val="TestCaseInfo"/>
              <w:numPr>
                <w:ilvl w:val="0"/>
                <w:numId w:val="98"/>
              </w:numPr>
            </w:pPr>
            <w:r>
              <w:t>volume</w:t>
            </w:r>
          </w:p>
          <w:p w:rsidR="005A676A" w:rsidRDefault="005A676A" w:rsidP="006E70F4">
            <w:pPr>
              <w:pStyle w:val="TestCaseInfo"/>
              <w:numPr>
                <w:ilvl w:val="0"/>
                <w:numId w:val="98"/>
              </w:numPr>
            </w:pPr>
            <w:r>
              <w:t>object</w:t>
            </w:r>
          </w:p>
          <w:p w:rsidR="005A676A" w:rsidRDefault="005A676A" w:rsidP="00143687">
            <w:pPr>
              <w:pStyle w:val="TestCaseInfo"/>
            </w:pPr>
            <w:r>
              <w:t>Following source could be used as a trigger to initiate the expansion of storage:</w:t>
            </w:r>
          </w:p>
          <w:p w:rsidR="006E70F4" w:rsidRDefault="006E70F4" w:rsidP="006E70F4">
            <w:pPr>
              <w:pStyle w:val="TestCaseInfo"/>
              <w:numPr>
                <w:ilvl w:val="0"/>
                <w:numId w:val="98"/>
              </w:numPr>
              <w:rPr>
                <w:lang w:eastAsia="zh-CN"/>
              </w:rPr>
            </w:pPr>
            <w:r w:rsidRPr="006E70F4">
              <w:rPr>
                <w:lang w:eastAsia="zh-CN"/>
              </w:rPr>
              <w:t>VNFM/MANO generated events - Auto Scaling  ( e.g. based on monitoring of resource utilization of the VNF's VMs, upon events received from VNF, EM, VIM)</w:t>
            </w:r>
          </w:p>
          <w:p w:rsidR="006E70F4" w:rsidRDefault="006E70F4" w:rsidP="006E70F4">
            <w:pPr>
              <w:pStyle w:val="TestCaseInfo"/>
              <w:numPr>
                <w:ilvl w:val="0"/>
                <w:numId w:val="98"/>
              </w:numPr>
              <w:rPr>
                <w:lang w:eastAsia="zh-CN"/>
              </w:rPr>
            </w:pPr>
            <w:r w:rsidRPr="006E70F4">
              <w:rPr>
                <w:lang w:eastAsia="zh-CN"/>
              </w:rPr>
              <w:t>VNF generated event – On-demand  Scaling ( e.g. based on traffic, VNF generates the request internally)</w:t>
            </w:r>
          </w:p>
          <w:p w:rsidR="006E70F4" w:rsidRDefault="006E70F4" w:rsidP="006E70F4">
            <w:pPr>
              <w:pStyle w:val="TestCaseInfo"/>
              <w:numPr>
                <w:ilvl w:val="0"/>
                <w:numId w:val="98"/>
              </w:numPr>
              <w:rPr>
                <w:lang w:eastAsia="zh-CN"/>
              </w:rPr>
            </w:pPr>
            <w:r w:rsidRPr="006E70F4">
              <w:rPr>
                <w:lang w:eastAsia="zh-CN"/>
              </w:rPr>
              <w:t>VIM generated event – On-demand Scaling</w:t>
            </w:r>
          </w:p>
          <w:p w:rsidR="006E70F4" w:rsidRDefault="006E70F4" w:rsidP="006E70F4">
            <w:pPr>
              <w:pStyle w:val="TestCaseInfo"/>
              <w:numPr>
                <w:ilvl w:val="0"/>
                <w:numId w:val="98"/>
              </w:numPr>
              <w:rPr>
                <w:lang w:eastAsia="zh-CN"/>
              </w:rPr>
            </w:pPr>
            <w:r w:rsidRPr="006E70F4">
              <w:rPr>
                <w:lang w:eastAsia="zh-CN"/>
              </w:rPr>
              <w:t>EM generated event – On-demand Scaling (e.g. EM receives information from the VNF and determines the need to auto scale)</w:t>
            </w:r>
          </w:p>
          <w:p w:rsidR="006E70F4" w:rsidRDefault="006E70F4" w:rsidP="006E70F4">
            <w:pPr>
              <w:pStyle w:val="TestCaseInfo"/>
              <w:numPr>
                <w:ilvl w:val="0"/>
                <w:numId w:val="98"/>
              </w:numPr>
              <w:rPr>
                <w:lang w:eastAsia="zh-CN"/>
              </w:rPr>
            </w:pPr>
            <w:r w:rsidRPr="006E70F4">
              <w:rPr>
                <w:lang w:eastAsia="zh-CN"/>
              </w:rPr>
              <w:t>MANO generated event - Manual Scaling  (e.g. by operating the MANO interface/API)</w:t>
            </w:r>
          </w:p>
          <w:p w:rsidR="006E70F4" w:rsidRDefault="006E70F4" w:rsidP="006E70F4">
            <w:pPr>
              <w:pStyle w:val="TestCaseInfo"/>
              <w:numPr>
                <w:ilvl w:val="0"/>
                <w:numId w:val="98"/>
              </w:numPr>
              <w:rPr>
                <w:lang w:eastAsia="zh-CN"/>
              </w:rPr>
            </w:pPr>
            <w:r w:rsidRPr="006E70F4">
              <w:rPr>
                <w:lang w:eastAsia="zh-CN"/>
              </w:rPr>
              <w:t>VNF generated event - Manual Scaling</w:t>
            </w:r>
          </w:p>
          <w:p w:rsidR="005A676A" w:rsidRDefault="006E70F4" w:rsidP="006E70F4">
            <w:pPr>
              <w:pStyle w:val="TestCaseInfo"/>
              <w:numPr>
                <w:ilvl w:val="0"/>
                <w:numId w:val="98"/>
              </w:numPr>
            </w:pPr>
            <w:r w:rsidRPr="006E70F4">
              <w:rPr>
                <w:lang w:eastAsia="zh-CN"/>
              </w:rPr>
              <w:t>EM generated event – Manual Scaling</w:t>
            </w:r>
          </w:p>
          <w:p w:rsidR="005A676A" w:rsidRPr="00EF3B0C" w:rsidRDefault="005A676A" w:rsidP="00143687">
            <w:pPr>
              <w:pStyle w:val="TestCaseInfo"/>
            </w:pPr>
            <w:r>
              <w:t>Because the EM may apply new configurations, at the end of the process the functionality of the VNF should be validated.</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rPr>
                <w:lang w:eastAsia="zh-CN"/>
              </w:rPr>
            </w:pPr>
            <w:r>
              <w:rPr>
                <w:lang w:eastAsia="zh-CN"/>
              </w:rPr>
              <w:t>A VNF may rely on vStorage. The test case is to validate the capability to increase the vStorage for a VNF.</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143687">
            <w:pPr>
              <w:pStyle w:val="TestCaseInfo"/>
            </w:pPr>
            <w:r w:rsidRPr="00093574">
              <w:t>Sequence:</w:t>
            </w:r>
          </w:p>
          <w:p w:rsidR="005A676A" w:rsidRDefault="005A676A" w:rsidP="00A57497">
            <w:pPr>
              <w:pStyle w:val="TestCaseInfo"/>
              <w:numPr>
                <w:ilvl w:val="0"/>
                <w:numId w:val="64"/>
              </w:numPr>
            </w:pPr>
            <w:r>
              <w:t>Instantiate VNF</w:t>
            </w:r>
          </w:p>
          <w:p w:rsidR="00A57497" w:rsidRDefault="00A57497" w:rsidP="00A57497">
            <w:pPr>
              <w:pStyle w:val="TestCaseInfo"/>
              <w:numPr>
                <w:ilvl w:val="0"/>
                <w:numId w:val="64"/>
              </w:numPr>
            </w:pPr>
            <w:r w:rsidRPr="00074BEF">
              <w:t>Validate VNF instantiation state is INSTANTIATED and VNF state is STARTED (--&gt; time stamp when correct state reached)</w:t>
            </w:r>
          </w:p>
          <w:p w:rsidR="005A676A" w:rsidRDefault="005A676A" w:rsidP="00A57497">
            <w:pPr>
              <w:pStyle w:val="TestCaseInfo"/>
              <w:numPr>
                <w:ilvl w:val="0"/>
                <w:numId w:val="64"/>
              </w:numPr>
            </w:pPr>
            <w:r>
              <w:t>Generate normal traffic load</w:t>
            </w:r>
          </w:p>
          <w:p w:rsidR="005A676A" w:rsidRDefault="005A676A" w:rsidP="00A57497">
            <w:pPr>
              <w:pStyle w:val="TestCaseInfo"/>
              <w:numPr>
                <w:ilvl w:val="0"/>
                <w:numId w:val="64"/>
              </w:numPr>
            </w:pPr>
            <w:r>
              <w:t>Validate that traffic f</w:t>
            </w:r>
            <w:r w:rsidR="001B495E">
              <w:t>lows through without issues (</w:t>
            </w:r>
            <w:r w:rsidR="001B495E">
              <w:sym w:font="Wingdings" w:char="F0E0"/>
            </w:r>
            <w:r>
              <w:t xml:space="preserve"> no dropped packets)</w:t>
            </w:r>
          </w:p>
          <w:p w:rsidR="005A676A" w:rsidRDefault="005A676A" w:rsidP="00A57497">
            <w:pPr>
              <w:pStyle w:val="TestCaseInfo"/>
              <w:numPr>
                <w:ilvl w:val="0"/>
                <w:numId w:val="64"/>
              </w:numPr>
            </w:pPr>
            <w:r>
              <w:lastRenderedPageBreak/>
              <w:t>I</w:t>
            </w:r>
            <w:r w:rsidR="001B495E">
              <w:t xml:space="preserve">ssue command to VIM, EM or VNFM </w:t>
            </w:r>
            <w:r>
              <w:t xml:space="preserve">to cause </w:t>
            </w:r>
            <w:r w:rsidR="001B495E">
              <w:t>an</w:t>
            </w:r>
            <w:r>
              <w:t xml:space="preserve"> increase request for storage</w:t>
            </w:r>
          </w:p>
          <w:p w:rsidR="005A676A" w:rsidRDefault="005A676A" w:rsidP="00A57497">
            <w:pPr>
              <w:pStyle w:val="TestCaseInfo"/>
              <w:numPr>
                <w:ilvl w:val="0"/>
                <w:numId w:val="64"/>
              </w:numPr>
            </w:pPr>
            <w:r>
              <w:t>Validate VNFM added successfully more storage to the VNF</w:t>
            </w:r>
          </w:p>
          <w:p w:rsidR="005A676A" w:rsidRDefault="005A676A" w:rsidP="00A57497">
            <w:pPr>
              <w:pStyle w:val="TestCaseInfo"/>
              <w:numPr>
                <w:ilvl w:val="0"/>
                <w:numId w:val="64"/>
              </w:numPr>
            </w:pPr>
            <w:r>
              <w:t>Validate that traffic fl</w:t>
            </w:r>
            <w:r w:rsidR="001B495E">
              <w:t>ows without drop of packets (</w:t>
            </w:r>
            <w:r w:rsidR="001B495E">
              <w:sym w:font="Wingdings" w:char="F0E0"/>
            </w:r>
            <w:r>
              <w:t xml:space="preserve"> no dropped packets)</w:t>
            </w:r>
          </w:p>
          <w:p w:rsidR="005A676A" w:rsidRDefault="005A676A" w:rsidP="00A57497">
            <w:pPr>
              <w:pStyle w:val="TestCaseInfo"/>
              <w:numPr>
                <w:ilvl w:val="0"/>
                <w:numId w:val="64"/>
              </w:numPr>
            </w:pPr>
            <w:r>
              <w:t>Stop Traffic</w:t>
            </w:r>
          </w:p>
          <w:p w:rsidR="005A676A" w:rsidRPr="00093574" w:rsidRDefault="005A676A" w:rsidP="00A57497">
            <w:pPr>
              <w:pStyle w:val="TestCaseInfo"/>
              <w:numPr>
                <w:ilvl w:val="0"/>
                <w:numId w:val="64"/>
              </w:num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1B495E" w:rsidP="00835F07">
            <w:pPr>
              <w:pStyle w:val="TestCaseInfo"/>
            </w:pPr>
            <w:r>
              <w:t xml:space="preserve">The test case has multiple sub cases </w:t>
            </w:r>
            <w:r w:rsidR="00835F07">
              <w:t xml:space="preserve">where the </w:t>
            </w:r>
            <w:r>
              <w:t>vStorage increase request</w:t>
            </w:r>
            <w:r w:rsidR="00835F07">
              <w:t xml:space="preserve"> could be generated by</w:t>
            </w:r>
          </w:p>
          <w:p w:rsidR="00835F07" w:rsidRDefault="00835F07" w:rsidP="00D45270">
            <w:pPr>
              <w:pStyle w:val="TestCaseInfo"/>
              <w:numPr>
                <w:ilvl w:val="0"/>
                <w:numId w:val="132"/>
              </w:numPr>
            </w:pPr>
            <w:r>
              <w:t>VIM</w:t>
            </w:r>
          </w:p>
          <w:p w:rsidR="00835F07" w:rsidRDefault="00835F07" w:rsidP="00D45270">
            <w:pPr>
              <w:pStyle w:val="TestCaseInfo"/>
              <w:numPr>
                <w:ilvl w:val="0"/>
                <w:numId w:val="132"/>
              </w:numPr>
            </w:pPr>
            <w:r>
              <w:t>EM</w:t>
            </w:r>
          </w:p>
          <w:p w:rsidR="00835F07" w:rsidRDefault="00835F07" w:rsidP="00D45270">
            <w:pPr>
              <w:pStyle w:val="TestCaseInfo"/>
              <w:numPr>
                <w:ilvl w:val="0"/>
                <w:numId w:val="132"/>
              </w:numPr>
            </w:pPr>
            <w:r>
              <w:t>VNFM</w:t>
            </w:r>
          </w:p>
          <w:p w:rsidR="00835F07" w:rsidRDefault="00835F07" w:rsidP="00D45270">
            <w:pPr>
              <w:pStyle w:val="TestCaseInfo"/>
              <w:numPr>
                <w:ilvl w:val="0"/>
                <w:numId w:val="132"/>
              </w:numPr>
            </w:pPr>
            <w:r>
              <w:t>VNF</w:t>
            </w:r>
          </w:p>
          <w:p w:rsidR="00C23D64" w:rsidRDefault="00C23D64" w:rsidP="00D45270">
            <w:pPr>
              <w:pStyle w:val="TestCaseInfo"/>
              <w:numPr>
                <w:ilvl w:val="0"/>
                <w:numId w:val="132"/>
              </w:numPr>
            </w:pPr>
            <w:r>
              <w:t>Increased traffic load</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7957" w:name="_Toc454184454"/>
            <w:bookmarkStart w:id="7958" w:name="_Toc477881068"/>
            <w:r>
              <w:t>TC.VNF.VSTORAGE.002</w:t>
            </w:r>
            <w:r>
              <w:tab/>
            </w:r>
            <w:r w:rsidR="005A676A" w:rsidRPr="00BB39BA">
              <w:t>Decrease of vStorage</w:t>
            </w:r>
            <w:bookmarkEnd w:id="7957"/>
            <w:bookmarkEnd w:id="7958"/>
          </w:p>
        </w:tc>
      </w:tr>
      <w:tr w:rsidR="005A676A" w:rsidRPr="00EF3B0C" w:rsidTr="00143687">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pPr>
            <w:r>
              <w:t>If the VNF functionality is pure storage bound, the VNFM increases the scalability by adding storage resources. At the end of this process, the VNFM should report more virtualized storage resources.</w:t>
            </w:r>
          </w:p>
          <w:p w:rsidR="005A676A" w:rsidRDefault="005A676A" w:rsidP="00143687">
            <w:pPr>
              <w:pStyle w:val="TestCaseInfo"/>
            </w:pPr>
            <w:r>
              <w:t>There are different types of storages:</w:t>
            </w:r>
          </w:p>
          <w:p w:rsidR="005A676A" w:rsidRDefault="005A676A" w:rsidP="006E70F4">
            <w:pPr>
              <w:pStyle w:val="TestCaseInfo"/>
              <w:numPr>
                <w:ilvl w:val="0"/>
                <w:numId w:val="100"/>
              </w:numPr>
            </w:pPr>
            <w:r>
              <w:t>volume</w:t>
            </w:r>
          </w:p>
          <w:p w:rsidR="005A676A" w:rsidRDefault="005A676A" w:rsidP="006E70F4">
            <w:pPr>
              <w:pStyle w:val="TestCaseInfo"/>
              <w:numPr>
                <w:ilvl w:val="0"/>
                <w:numId w:val="100"/>
              </w:numPr>
            </w:pPr>
            <w:r>
              <w:t>object</w:t>
            </w:r>
          </w:p>
          <w:p w:rsidR="005A676A" w:rsidRDefault="005A676A" w:rsidP="00143687">
            <w:pPr>
              <w:pStyle w:val="TestCaseInfo"/>
            </w:pPr>
            <w:r>
              <w:t>Following source could be used as a trigger to initiate the expansion of storage:</w:t>
            </w:r>
          </w:p>
          <w:p w:rsidR="006E70F4" w:rsidRDefault="006E70F4" w:rsidP="006E70F4">
            <w:pPr>
              <w:pStyle w:val="TestCaseInfo"/>
              <w:numPr>
                <w:ilvl w:val="0"/>
                <w:numId w:val="100"/>
              </w:numPr>
              <w:rPr>
                <w:lang w:eastAsia="zh-CN"/>
              </w:rPr>
            </w:pPr>
            <w:r w:rsidRPr="006E70F4">
              <w:rPr>
                <w:lang w:eastAsia="zh-CN"/>
              </w:rPr>
              <w:t>VNFM/MANO generated events - Auto Scaling  ( e.g. based on monitoring of resource utilization of the VNF's VMs, upon events received from VNF, EM, VIM)</w:t>
            </w:r>
          </w:p>
          <w:p w:rsidR="006E70F4" w:rsidRDefault="006E70F4" w:rsidP="006E70F4">
            <w:pPr>
              <w:pStyle w:val="TestCaseInfo"/>
              <w:numPr>
                <w:ilvl w:val="0"/>
                <w:numId w:val="100"/>
              </w:numPr>
              <w:rPr>
                <w:lang w:eastAsia="zh-CN"/>
              </w:rPr>
            </w:pPr>
            <w:r w:rsidRPr="006E70F4">
              <w:rPr>
                <w:lang w:eastAsia="zh-CN"/>
              </w:rPr>
              <w:t>VNF generated event – On-demand  Scaling ( e.g. based on traffic, VNF generates the request internally)</w:t>
            </w:r>
          </w:p>
          <w:p w:rsidR="006E70F4" w:rsidRDefault="006E70F4" w:rsidP="006E70F4">
            <w:pPr>
              <w:pStyle w:val="TestCaseInfo"/>
              <w:numPr>
                <w:ilvl w:val="0"/>
                <w:numId w:val="100"/>
              </w:numPr>
              <w:rPr>
                <w:lang w:eastAsia="zh-CN"/>
              </w:rPr>
            </w:pPr>
            <w:r w:rsidRPr="006E70F4">
              <w:rPr>
                <w:lang w:eastAsia="zh-CN"/>
              </w:rPr>
              <w:t>VIM generated event – On-demand Scaling</w:t>
            </w:r>
          </w:p>
          <w:p w:rsidR="006E70F4" w:rsidRDefault="006E70F4" w:rsidP="006E70F4">
            <w:pPr>
              <w:pStyle w:val="TestCaseInfo"/>
              <w:numPr>
                <w:ilvl w:val="0"/>
                <w:numId w:val="100"/>
              </w:numPr>
              <w:rPr>
                <w:lang w:eastAsia="zh-CN"/>
              </w:rPr>
            </w:pPr>
            <w:r w:rsidRPr="006E70F4">
              <w:rPr>
                <w:lang w:eastAsia="zh-CN"/>
              </w:rPr>
              <w:t>EM generated event – On-demand Scaling (e.g. EM receives information from the VNF and determines the need to auto scale)</w:t>
            </w:r>
          </w:p>
          <w:p w:rsidR="006E70F4" w:rsidRDefault="006E70F4" w:rsidP="006E70F4">
            <w:pPr>
              <w:pStyle w:val="TestCaseInfo"/>
              <w:numPr>
                <w:ilvl w:val="0"/>
                <w:numId w:val="100"/>
              </w:numPr>
              <w:rPr>
                <w:lang w:eastAsia="zh-CN"/>
              </w:rPr>
            </w:pPr>
            <w:r w:rsidRPr="006E70F4">
              <w:rPr>
                <w:lang w:eastAsia="zh-CN"/>
              </w:rPr>
              <w:t>MANO generated event - Manual Scaling  (e.g. by operating the MANO interface/API)</w:t>
            </w:r>
          </w:p>
          <w:p w:rsidR="006E70F4" w:rsidRDefault="006E70F4" w:rsidP="006E70F4">
            <w:pPr>
              <w:pStyle w:val="TestCaseInfo"/>
              <w:numPr>
                <w:ilvl w:val="0"/>
                <w:numId w:val="100"/>
              </w:numPr>
              <w:rPr>
                <w:lang w:eastAsia="zh-CN"/>
              </w:rPr>
            </w:pPr>
            <w:r w:rsidRPr="006E70F4">
              <w:rPr>
                <w:lang w:eastAsia="zh-CN"/>
              </w:rPr>
              <w:t>VNF generated event - Manual Scaling</w:t>
            </w:r>
          </w:p>
          <w:p w:rsidR="005A676A" w:rsidRDefault="006E70F4" w:rsidP="006E70F4">
            <w:pPr>
              <w:pStyle w:val="TestCaseInfo"/>
              <w:numPr>
                <w:ilvl w:val="0"/>
                <w:numId w:val="100"/>
              </w:numPr>
            </w:pPr>
            <w:r w:rsidRPr="006E70F4">
              <w:rPr>
                <w:lang w:eastAsia="zh-CN"/>
              </w:rPr>
              <w:t>EM generated event – Manual Scaling</w:t>
            </w:r>
          </w:p>
          <w:p w:rsidR="005A676A" w:rsidRPr="00EF3B0C" w:rsidRDefault="005A676A" w:rsidP="00143687">
            <w:pPr>
              <w:pStyle w:val="TestCaseInfo"/>
            </w:pPr>
            <w:r>
              <w:t>Because the EM may apply new configurations, at the end of the process the functionality of the VNF should be validated.</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rPr>
                <w:lang w:eastAsia="zh-CN"/>
              </w:rPr>
            </w:pPr>
            <w:r>
              <w:rPr>
                <w:lang w:eastAsia="zh-CN"/>
              </w:rPr>
              <w:t>A VNF may rely on vStorage. The test case is to validate the capability to decrease the vStorage for a VNF.</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RPr="00093574" w:rsidTr="00143687">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143687">
            <w:pPr>
              <w:pStyle w:val="TestCaseInfo"/>
            </w:pPr>
            <w:r w:rsidRPr="00093574">
              <w:t>Sequence:</w:t>
            </w:r>
          </w:p>
          <w:p w:rsidR="005A676A" w:rsidRDefault="005A676A" w:rsidP="00A57497">
            <w:pPr>
              <w:pStyle w:val="TestCaseInfo"/>
              <w:numPr>
                <w:ilvl w:val="0"/>
                <w:numId w:val="65"/>
              </w:numPr>
            </w:pPr>
            <w:r>
              <w:t>Instantiate VNF</w:t>
            </w:r>
          </w:p>
          <w:p w:rsidR="00A57497" w:rsidRDefault="00A57497" w:rsidP="00A57497">
            <w:pPr>
              <w:pStyle w:val="TestCaseInfo"/>
              <w:numPr>
                <w:ilvl w:val="0"/>
                <w:numId w:val="65"/>
              </w:numPr>
            </w:pPr>
            <w:r w:rsidRPr="00074BEF">
              <w:lastRenderedPageBreak/>
              <w:t>Validate VNF instantiation state is INSTANTIATED and VNF state is STARTED (--&gt; time stamp when correct state reached)</w:t>
            </w:r>
          </w:p>
          <w:p w:rsidR="005A676A" w:rsidRDefault="005A676A" w:rsidP="00A57497">
            <w:pPr>
              <w:pStyle w:val="TestCaseInfo"/>
              <w:numPr>
                <w:ilvl w:val="0"/>
                <w:numId w:val="65"/>
              </w:numPr>
            </w:pPr>
            <w:r>
              <w:t>Generate normal traffic load</w:t>
            </w:r>
          </w:p>
          <w:p w:rsidR="005A676A" w:rsidRDefault="005A676A" w:rsidP="00A57497">
            <w:pPr>
              <w:pStyle w:val="TestCaseInfo"/>
              <w:numPr>
                <w:ilvl w:val="0"/>
                <w:numId w:val="65"/>
              </w:numPr>
            </w:pPr>
            <w:r>
              <w:t>Validate that traffic f</w:t>
            </w:r>
            <w:r w:rsidR="00FD1849">
              <w:t>lows through without issues (</w:t>
            </w:r>
            <w:r w:rsidR="00FD1849">
              <w:sym w:font="Wingdings" w:char="F0E0"/>
            </w:r>
            <w:r>
              <w:t xml:space="preserve"> no dropped packets)</w:t>
            </w:r>
          </w:p>
          <w:p w:rsidR="005A676A" w:rsidRDefault="005A676A" w:rsidP="00A57497">
            <w:pPr>
              <w:pStyle w:val="TestCaseInfo"/>
              <w:numPr>
                <w:ilvl w:val="0"/>
                <w:numId w:val="65"/>
              </w:numPr>
            </w:pPr>
            <w:r>
              <w:t xml:space="preserve">Issue command to VIM, EM, VNFM to cause </w:t>
            </w:r>
            <w:r w:rsidR="00FD1849">
              <w:t>a</w:t>
            </w:r>
            <w:r>
              <w:t xml:space="preserve"> decrease request for storage</w:t>
            </w:r>
          </w:p>
          <w:p w:rsidR="005A676A" w:rsidRDefault="005A676A" w:rsidP="00A57497">
            <w:pPr>
              <w:pStyle w:val="TestCaseInfo"/>
              <w:numPr>
                <w:ilvl w:val="0"/>
                <w:numId w:val="65"/>
              </w:numPr>
            </w:pPr>
            <w:r>
              <w:t>Validate VNFM removed successfully less storage to the VNF</w:t>
            </w:r>
          </w:p>
          <w:p w:rsidR="005A676A" w:rsidRDefault="005A676A" w:rsidP="00A57497">
            <w:pPr>
              <w:pStyle w:val="TestCaseInfo"/>
              <w:numPr>
                <w:ilvl w:val="0"/>
                <w:numId w:val="65"/>
              </w:numPr>
            </w:pPr>
            <w:r>
              <w:t>Validate that traffic flows without drop of packets (</w:t>
            </w:r>
            <w:r w:rsidR="00FD1849">
              <w:sym w:font="Wingdings" w:char="F0E0"/>
            </w:r>
            <w:r>
              <w:t xml:space="preserve"> no dropped packets)</w:t>
            </w:r>
          </w:p>
          <w:p w:rsidR="005A676A" w:rsidRDefault="005A676A" w:rsidP="00A57497">
            <w:pPr>
              <w:pStyle w:val="TestCaseInfo"/>
              <w:numPr>
                <w:ilvl w:val="0"/>
                <w:numId w:val="65"/>
              </w:numPr>
            </w:pPr>
            <w:r>
              <w:t>Stop Traffic</w:t>
            </w:r>
          </w:p>
          <w:p w:rsidR="005A676A" w:rsidRPr="00093574" w:rsidRDefault="005A676A" w:rsidP="00A57497">
            <w:pPr>
              <w:pStyle w:val="TestCaseInfo"/>
              <w:numPr>
                <w:ilvl w:val="0"/>
                <w:numId w:val="65"/>
              </w:num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C23D64">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F248D9" w:rsidRDefault="00F248D9" w:rsidP="00F248D9">
            <w:pPr>
              <w:pStyle w:val="TestCaseInfo"/>
            </w:pPr>
            <w:r>
              <w:t>The test case has multiple sub cases where the vStorage decrease request could be generated by</w:t>
            </w:r>
          </w:p>
          <w:p w:rsidR="00F248D9" w:rsidRDefault="00F248D9" w:rsidP="00D45270">
            <w:pPr>
              <w:pStyle w:val="TestCaseInfo"/>
              <w:numPr>
                <w:ilvl w:val="0"/>
                <w:numId w:val="133"/>
              </w:numPr>
            </w:pPr>
            <w:r>
              <w:t>VIM</w:t>
            </w:r>
          </w:p>
          <w:p w:rsidR="00F248D9" w:rsidRDefault="00F248D9" w:rsidP="00D45270">
            <w:pPr>
              <w:pStyle w:val="TestCaseInfo"/>
              <w:numPr>
                <w:ilvl w:val="0"/>
                <w:numId w:val="133"/>
              </w:numPr>
            </w:pPr>
            <w:r>
              <w:t>EM</w:t>
            </w:r>
          </w:p>
          <w:p w:rsidR="005A676A" w:rsidRDefault="00F248D9" w:rsidP="00D45270">
            <w:pPr>
              <w:pStyle w:val="TestCaseInfo"/>
              <w:numPr>
                <w:ilvl w:val="0"/>
                <w:numId w:val="133"/>
              </w:numPr>
            </w:pPr>
            <w:r>
              <w:t>VNFM</w:t>
            </w:r>
          </w:p>
          <w:p w:rsidR="00FD1849" w:rsidRDefault="00FD1849" w:rsidP="00D45270">
            <w:pPr>
              <w:pStyle w:val="TestCaseInfo"/>
              <w:numPr>
                <w:ilvl w:val="0"/>
                <w:numId w:val="133"/>
              </w:numPr>
            </w:pPr>
            <w:r>
              <w:t>VNF</w:t>
            </w:r>
          </w:p>
          <w:p w:rsidR="00C23D64" w:rsidRDefault="00C23D64" w:rsidP="00D45270">
            <w:pPr>
              <w:pStyle w:val="TestCaseInfo"/>
              <w:numPr>
                <w:ilvl w:val="0"/>
                <w:numId w:val="133"/>
              </w:numPr>
            </w:pPr>
            <w:r>
              <w:t>Reduced traffic load</w:t>
            </w:r>
          </w:p>
        </w:tc>
      </w:tr>
    </w:tbl>
    <w:p w:rsidR="005A676A" w:rsidRDefault="005A676A" w:rsidP="005A676A">
      <w:pPr>
        <w:rPr>
          <w:lang w:eastAsia="zh-CN"/>
        </w:rPr>
      </w:pPr>
    </w:p>
    <w:p w:rsidR="005A676A" w:rsidRDefault="005A676A" w:rsidP="005A676A">
      <w:pPr>
        <w:rPr>
          <w:lang w:eastAsia="zh-CN"/>
        </w:rPr>
      </w:pPr>
    </w:p>
    <w:p w:rsidR="005A676A" w:rsidRDefault="005A676A" w:rsidP="001C5F01">
      <w:pPr>
        <w:pStyle w:val="Heading1"/>
      </w:pPr>
      <w:bookmarkStart w:id="7959" w:name="_Toc454184368"/>
      <w:bookmarkStart w:id="7960" w:name="_Toc477880915"/>
      <w:r w:rsidRPr="00EF763E">
        <w:t xml:space="preserve">VNF </w:t>
      </w:r>
      <w:r>
        <w:t>Fault and Recovery Management</w:t>
      </w:r>
      <w:bookmarkEnd w:id="7959"/>
      <w:bookmarkEnd w:id="7960"/>
    </w:p>
    <w:p w:rsidR="005A676A" w:rsidRDefault="00406D81" w:rsidP="005A676A">
      <w:pPr>
        <w:rPr>
          <w:lang w:eastAsia="zh-CN"/>
        </w:rPr>
      </w:pPr>
      <w:r>
        <w:rPr>
          <w:lang w:eastAsia="zh-CN"/>
        </w:rPr>
        <w:t xml:space="preserve">The NFV Infrastructure </w:t>
      </w:r>
      <w:r w:rsidR="00AC4273">
        <w:rPr>
          <w:lang w:eastAsia="zh-CN"/>
        </w:rPr>
        <w:t>may detect faults inside the hardware. A VNFM can register for notifications of this type at the VIM. Once the VIM detects hardware faults or clearing of faults, it will notify the registered party of the change. Here are examples of this type:</w:t>
      </w:r>
    </w:p>
    <w:p w:rsidR="00AC4273" w:rsidRDefault="00AC4273" w:rsidP="00D45270">
      <w:pPr>
        <w:numPr>
          <w:ilvl w:val="1"/>
          <w:numId w:val="104"/>
        </w:numPr>
        <w:rPr>
          <w:lang w:eastAsia="zh-CN"/>
        </w:rPr>
      </w:pPr>
      <w:r>
        <w:rPr>
          <w:lang w:eastAsia="zh-CN"/>
        </w:rPr>
        <w:t xml:space="preserve">Virtualized hardware errors of CPU or memory </w:t>
      </w:r>
    </w:p>
    <w:p w:rsidR="00E36CAD" w:rsidRPr="00AC4273" w:rsidRDefault="00217BE2" w:rsidP="00D45270">
      <w:pPr>
        <w:numPr>
          <w:ilvl w:val="1"/>
          <w:numId w:val="104"/>
        </w:numPr>
        <w:rPr>
          <w:lang w:eastAsia="zh-CN"/>
        </w:rPr>
      </w:pPr>
      <w:r w:rsidRPr="00AC4273">
        <w:rPr>
          <w:lang w:eastAsia="zh-CN"/>
        </w:rPr>
        <w:t>Virtualized container crashes</w:t>
      </w:r>
    </w:p>
    <w:p w:rsidR="00E36CAD" w:rsidRPr="00AC4273" w:rsidRDefault="00217BE2" w:rsidP="00D45270">
      <w:pPr>
        <w:numPr>
          <w:ilvl w:val="1"/>
          <w:numId w:val="104"/>
        </w:numPr>
        <w:rPr>
          <w:lang w:eastAsia="zh-CN"/>
        </w:rPr>
      </w:pPr>
      <w:r w:rsidRPr="00AC4273">
        <w:rPr>
          <w:lang w:eastAsia="zh-CN"/>
        </w:rPr>
        <w:t>Virtual network ports errors</w:t>
      </w:r>
    </w:p>
    <w:p w:rsidR="00E36CAD" w:rsidRPr="00AC4273" w:rsidRDefault="00217BE2" w:rsidP="00D45270">
      <w:pPr>
        <w:numPr>
          <w:ilvl w:val="1"/>
          <w:numId w:val="104"/>
        </w:numPr>
        <w:rPr>
          <w:lang w:eastAsia="zh-CN"/>
        </w:rPr>
      </w:pPr>
      <w:r w:rsidRPr="00AC4273">
        <w:rPr>
          <w:lang w:eastAsia="zh-CN"/>
        </w:rPr>
        <w:t>Virtual container’s to storage disconnections</w:t>
      </w:r>
    </w:p>
    <w:p w:rsidR="00AC4273" w:rsidRDefault="00AC4273" w:rsidP="005A676A">
      <w:pPr>
        <w:rPr>
          <w:lang w:eastAsia="zh-CN"/>
        </w:rPr>
      </w:pPr>
      <w:r>
        <w:rPr>
          <w:lang w:eastAsia="zh-CN"/>
        </w:rPr>
        <w:t>Once the fault is detected and propagated to the VNFM, the VNFM can react on it and recover the VNF from the fault.</w:t>
      </w:r>
    </w:p>
    <w:p w:rsidR="005A676A" w:rsidRDefault="005A676A" w:rsidP="00C35DDF">
      <w:pPr>
        <w:pStyle w:val="Heading2"/>
      </w:pPr>
      <w:bookmarkStart w:id="7961" w:name="_Toc454184369"/>
      <w:bookmarkStart w:id="7962" w:name="_Toc477880916"/>
      <w:r>
        <w:t>VNF Fault Management</w:t>
      </w:r>
      <w:bookmarkEnd w:id="7961"/>
      <w:bookmarkEnd w:id="7962"/>
    </w:p>
    <w:p w:rsidR="005A676A" w:rsidRDefault="00AC4273" w:rsidP="005A676A">
      <w:pPr>
        <w:rPr>
          <w:lang w:eastAsia="zh-CN"/>
        </w:rPr>
      </w:pPr>
      <w:r>
        <w:rPr>
          <w:lang w:eastAsia="zh-CN"/>
        </w:rPr>
        <w:t xml:space="preserve">The VNF Fault Management testing encompasses the validation that the VNFM can register, deregister and process </w:t>
      </w:r>
      <w:r w:rsidR="00254091">
        <w:rPr>
          <w:lang w:eastAsia="zh-CN"/>
        </w:rPr>
        <w:t>fault notifications for the types of</w:t>
      </w:r>
    </w:p>
    <w:p w:rsidR="00254091" w:rsidRDefault="00254091" w:rsidP="00D45270">
      <w:pPr>
        <w:pStyle w:val="ListParagraph"/>
        <w:numPr>
          <w:ilvl w:val="0"/>
          <w:numId w:val="105"/>
        </w:numPr>
        <w:rPr>
          <w:lang w:eastAsia="zh-CN"/>
        </w:rPr>
      </w:pPr>
      <w:r>
        <w:rPr>
          <w:lang w:eastAsia="zh-CN"/>
        </w:rPr>
        <w:t>vCPU</w:t>
      </w:r>
    </w:p>
    <w:p w:rsidR="00254091" w:rsidRDefault="00254091" w:rsidP="00D45270">
      <w:pPr>
        <w:pStyle w:val="ListParagraph"/>
        <w:numPr>
          <w:ilvl w:val="0"/>
          <w:numId w:val="105"/>
        </w:numPr>
        <w:rPr>
          <w:lang w:eastAsia="zh-CN"/>
        </w:rPr>
      </w:pPr>
      <w:r>
        <w:rPr>
          <w:lang w:eastAsia="zh-CN"/>
        </w:rPr>
        <w:t>vMemory</w:t>
      </w:r>
    </w:p>
    <w:p w:rsidR="00254091" w:rsidRDefault="00254091" w:rsidP="00D45270">
      <w:pPr>
        <w:pStyle w:val="ListParagraph"/>
        <w:numPr>
          <w:ilvl w:val="0"/>
          <w:numId w:val="105"/>
        </w:numPr>
        <w:rPr>
          <w:lang w:eastAsia="zh-CN"/>
        </w:rPr>
      </w:pPr>
      <w:r>
        <w:rPr>
          <w:lang w:eastAsia="zh-CN"/>
        </w:rPr>
        <w:t>vStorage</w:t>
      </w:r>
    </w:p>
    <w:p w:rsidR="00254091" w:rsidRDefault="00254091" w:rsidP="00D45270">
      <w:pPr>
        <w:pStyle w:val="ListParagraph"/>
        <w:numPr>
          <w:ilvl w:val="0"/>
          <w:numId w:val="105"/>
        </w:numPr>
        <w:rPr>
          <w:lang w:eastAsia="zh-CN"/>
        </w:rPr>
      </w:pPr>
      <w:r>
        <w:rPr>
          <w:lang w:eastAsia="zh-CN"/>
        </w:rPr>
        <w:t>vNetwork</w:t>
      </w:r>
    </w:p>
    <w:p w:rsidR="00AC4273" w:rsidRDefault="00AC4273" w:rsidP="005A676A">
      <w:pPr>
        <w:rPr>
          <w:lang w:eastAsia="zh-CN"/>
        </w:rPr>
      </w:pPr>
    </w:p>
    <w:p w:rsidR="00AC4273" w:rsidRDefault="00AC4273"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7963" w:name="_Toc454184455"/>
            <w:bookmarkStart w:id="7964" w:name="_Toc477881069"/>
            <w:r>
              <w:t>TC.VNF.FAULT.001</w:t>
            </w:r>
            <w:r>
              <w:tab/>
            </w:r>
            <w:r w:rsidR="005A676A" w:rsidRPr="00A86834">
              <w:t>vCPU resource fault notification subscription and notification</w:t>
            </w:r>
            <w:bookmarkEnd w:id="7963"/>
            <w:bookmarkEnd w:id="7964"/>
          </w:p>
        </w:tc>
      </w:tr>
      <w:tr w:rsidR="005A676A" w:rsidTr="00FC28EB">
        <w:trPr>
          <w:trHeight w:val="27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700955" w:rsidP="00143687">
            <w:pPr>
              <w:pStyle w:val="TestCaseInfo"/>
              <w:rPr>
                <w:lang w:eastAsia="zh-CN"/>
              </w:rPr>
            </w:pPr>
            <w:r>
              <w:rPr>
                <w:lang w:eastAsia="zh-CN"/>
              </w:rPr>
              <w:t>Verify the VNFM can register and deregister for vCPU faults and process the notification correctly</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FC28EB" w:rsidRPr="00A86834" w:rsidRDefault="00FC28EB" w:rsidP="00FC28EB">
            <w:pPr>
              <w:pStyle w:val="TestCaseInfo"/>
            </w:pPr>
            <w:r w:rsidRPr="00A86834">
              <w:t xml:space="preserve">VNFM should register successfully register and deregister for virtualized </w:t>
            </w:r>
            <w:r>
              <w:t xml:space="preserve">resource fault notification of </w:t>
            </w:r>
            <w:r w:rsidRPr="00A86834">
              <w:t xml:space="preserve">vCPU and can process a notification of this type </w:t>
            </w:r>
            <w:r w:rsidRPr="00A86834">
              <w:lastRenderedPageBreak/>
              <w:t>correctly. The VIM should indicate that the VNFM is registered for the notification.</w:t>
            </w:r>
          </w:p>
          <w:p w:rsidR="00FC28EB" w:rsidRPr="00A86834" w:rsidRDefault="00FC28EB" w:rsidP="00FC28EB">
            <w:pPr>
              <w:pStyle w:val="TestCaseInfo"/>
            </w:pPr>
            <w:r w:rsidRPr="00A86834">
              <w:t>Initiate the virtualized resource fault notification through the VIM. The VNFM should successfully indicate the impact and may take actions when configured to do so. The state of the alarm could be:</w:t>
            </w:r>
          </w:p>
          <w:p w:rsidR="00FC28EB" w:rsidRPr="00A86834" w:rsidRDefault="00FC28EB" w:rsidP="00D45270">
            <w:pPr>
              <w:pStyle w:val="TestCaseInfo"/>
              <w:numPr>
                <w:ilvl w:val="0"/>
                <w:numId w:val="103"/>
              </w:numPr>
            </w:pPr>
            <w:r w:rsidRPr="00A86834">
              <w:t>Fired</w:t>
            </w:r>
          </w:p>
          <w:p w:rsidR="00FC28EB" w:rsidRPr="00A86834" w:rsidRDefault="00FC28EB" w:rsidP="00D45270">
            <w:pPr>
              <w:pStyle w:val="TestCaseInfo"/>
              <w:numPr>
                <w:ilvl w:val="0"/>
                <w:numId w:val="103"/>
              </w:numPr>
            </w:pPr>
            <w:r w:rsidRPr="00A86834">
              <w:t>updated</w:t>
            </w:r>
          </w:p>
          <w:p w:rsidR="00FC28EB" w:rsidRPr="00A86834" w:rsidRDefault="00FC28EB" w:rsidP="00D45270">
            <w:pPr>
              <w:pStyle w:val="TestCaseInfo"/>
              <w:numPr>
                <w:ilvl w:val="0"/>
                <w:numId w:val="103"/>
              </w:numPr>
            </w:pPr>
            <w:r w:rsidRPr="00A86834">
              <w:t>cleared</w:t>
            </w:r>
          </w:p>
          <w:p w:rsidR="00FC28EB" w:rsidRPr="00A86834" w:rsidRDefault="00FC28EB" w:rsidP="00FC28EB">
            <w:pPr>
              <w:pStyle w:val="TestCaseInfo"/>
            </w:pPr>
            <w:r w:rsidRPr="00A86834">
              <w:t>Following severity is available:</w:t>
            </w:r>
          </w:p>
          <w:p w:rsidR="00FC28EB" w:rsidRPr="00A86834" w:rsidRDefault="00FC28EB" w:rsidP="00D45270">
            <w:pPr>
              <w:pStyle w:val="TestCaseInfo"/>
              <w:numPr>
                <w:ilvl w:val="0"/>
                <w:numId w:val="103"/>
              </w:numPr>
            </w:pPr>
            <w:r w:rsidRPr="00A86834">
              <w:t>Critical</w:t>
            </w:r>
          </w:p>
          <w:p w:rsidR="00FC28EB" w:rsidRPr="00A86834" w:rsidRDefault="00FC28EB" w:rsidP="00D45270">
            <w:pPr>
              <w:pStyle w:val="TestCaseInfo"/>
              <w:numPr>
                <w:ilvl w:val="0"/>
                <w:numId w:val="103"/>
              </w:numPr>
            </w:pPr>
            <w:r w:rsidRPr="00A86834">
              <w:t>Major</w:t>
            </w:r>
          </w:p>
          <w:p w:rsidR="00FC28EB" w:rsidRPr="00A86834" w:rsidRDefault="00FC28EB" w:rsidP="00D45270">
            <w:pPr>
              <w:pStyle w:val="TestCaseInfo"/>
              <w:numPr>
                <w:ilvl w:val="0"/>
                <w:numId w:val="103"/>
              </w:numPr>
            </w:pPr>
            <w:r w:rsidRPr="00A86834">
              <w:t>Minor</w:t>
            </w:r>
          </w:p>
          <w:p w:rsidR="00FC28EB" w:rsidRPr="00A86834" w:rsidRDefault="00FC28EB" w:rsidP="00D45270">
            <w:pPr>
              <w:pStyle w:val="TestCaseInfo"/>
              <w:numPr>
                <w:ilvl w:val="0"/>
                <w:numId w:val="103"/>
              </w:numPr>
            </w:pPr>
            <w:r w:rsidRPr="00A86834">
              <w:t>Warning</w:t>
            </w:r>
          </w:p>
          <w:p w:rsidR="00FC28EB" w:rsidRPr="00A86834" w:rsidRDefault="00FC28EB" w:rsidP="00D45270">
            <w:pPr>
              <w:pStyle w:val="TestCaseInfo"/>
              <w:numPr>
                <w:ilvl w:val="0"/>
                <w:numId w:val="103"/>
              </w:numPr>
            </w:pPr>
            <w:r w:rsidRPr="00A86834">
              <w:t>Indeterminate</w:t>
            </w:r>
          </w:p>
          <w:p w:rsidR="00FC28EB" w:rsidRPr="00A86834" w:rsidRDefault="00FC28EB" w:rsidP="00D45270">
            <w:pPr>
              <w:pStyle w:val="TestCaseInfo"/>
              <w:numPr>
                <w:ilvl w:val="0"/>
                <w:numId w:val="103"/>
              </w:numPr>
            </w:pPr>
            <w:r w:rsidRPr="00A86834">
              <w:t>Cleared</w:t>
            </w:r>
          </w:p>
          <w:p w:rsidR="005A676A" w:rsidRDefault="00FC28EB" w:rsidP="00FC28EB">
            <w:pPr>
              <w:pStyle w:val="TestCaseInfo"/>
              <w:rPr>
                <w:lang w:eastAsia="zh-CN"/>
              </w:rPr>
            </w:pPr>
            <w:r w:rsidRPr="00A86834">
              <w:t>vCompute could have a fault of CPU failure.</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3E314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w:t>
            </w:r>
            <w:r>
              <w:t>e</w:t>
            </w:r>
            <w:r w:rsidRPr="00BB39BA">
              <w:t>nce:</w:t>
            </w:r>
          </w:p>
          <w:p w:rsidR="005A676A" w:rsidRDefault="005A676A" w:rsidP="00A57497">
            <w:pPr>
              <w:pStyle w:val="TestCaseInfo"/>
              <w:numPr>
                <w:ilvl w:val="0"/>
                <w:numId w:val="66"/>
              </w:numPr>
            </w:pPr>
            <w:r>
              <w:t>Instantiate VNF</w:t>
            </w:r>
          </w:p>
          <w:p w:rsidR="00A57497" w:rsidRDefault="00A57497" w:rsidP="00A57497">
            <w:pPr>
              <w:pStyle w:val="TestCaseInfo"/>
              <w:numPr>
                <w:ilvl w:val="0"/>
                <w:numId w:val="66"/>
              </w:numPr>
            </w:pPr>
            <w:r w:rsidRPr="00074BEF">
              <w:t>Validate VNF instantiation state is INSTANTIATED and VNF state is STARTED (--&gt; time stamp when correct state reached)</w:t>
            </w:r>
          </w:p>
          <w:p w:rsidR="005A676A" w:rsidRDefault="005A676A" w:rsidP="00A57497">
            <w:pPr>
              <w:pStyle w:val="TestCaseInfo"/>
              <w:numPr>
                <w:ilvl w:val="0"/>
                <w:numId w:val="66"/>
              </w:numPr>
            </w:pPr>
            <w:r>
              <w:t>Issue command to the VNFM to register for vCPU fault notification</w:t>
            </w:r>
          </w:p>
          <w:p w:rsidR="005A676A" w:rsidRDefault="005A676A" w:rsidP="00A57497">
            <w:pPr>
              <w:pStyle w:val="TestCaseInfo"/>
              <w:numPr>
                <w:ilvl w:val="0"/>
                <w:numId w:val="66"/>
              </w:numPr>
            </w:pPr>
            <w:r>
              <w:t>Validate via VNFM and VIM interface that registration was successful</w:t>
            </w:r>
          </w:p>
          <w:p w:rsidR="005A676A" w:rsidRDefault="005A676A" w:rsidP="00A57497">
            <w:pPr>
              <w:pStyle w:val="TestCaseInfo"/>
              <w:numPr>
                <w:ilvl w:val="0"/>
                <w:numId w:val="66"/>
              </w:numPr>
            </w:pPr>
            <w:r>
              <w:t>Issue a command to VIM that causes a vCPU fault for the VNFM</w:t>
            </w:r>
          </w:p>
          <w:p w:rsidR="005A676A" w:rsidRDefault="005A676A" w:rsidP="00A57497">
            <w:pPr>
              <w:pStyle w:val="TestCaseInfo"/>
              <w:numPr>
                <w:ilvl w:val="0"/>
                <w:numId w:val="66"/>
              </w:numPr>
            </w:pPr>
            <w:r>
              <w:t>Validate that VNFM processes the vCPU fault notification</w:t>
            </w:r>
          </w:p>
          <w:p w:rsidR="00406D81" w:rsidRDefault="00406D81" w:rsidP="00A57497">
            <w:pPr>
              <w:pStyle w:val="TestCaseInfo"/>
              <w:numPr>
                <w:ilvl w:val="0"/>
                <w:numId w:val="66"/>
              </w:numPr>
            </w:pPr>
            <w:r>
              <w:t>Issue a command to VIM that clears the vCPU fault for the VNFM</w:t>
            </w:r>
          </w:p>
          <w:p w:rsidR="00406D81" w:rsidRDefault="00406D81" w:rsidP="00A57497">
            <w:pPr>
              <w:pStyle w:val="TestCaseInfo"/>
              <w:numPr>
                <w:ilvl w:val="0"/>
                <w:numId w:val="66"/>
              </w:numPr>
            </w:pPr>
            <w:r>
              <w:t>Validate that VNFM processes the vCPU fault removal notification</w:t>
            </w:r>
          </w:p>
          <w:p w:rsidR="005A676A" w:rsidRDefault="005A676A" w:rsidP="00A57497">
            <w:pPr>
              <w:pStyle w:val="TestCaseInfo"/>
              <w:numPr>
                <w:ilvl w:val="0"/>
                <w:numId w:val="66"/>
              </w:numPr>
            </w:pPr>
            <w:r>
              <w:t>Issue command to the VNFM to deregister for vCPU fault notification</w:t>
            </w:r>
          </w:p>
          <w:p w:rsidR="005A676A" w:rsidRDefault="005A676A" w:rsidP="00A57497">
            <w:pPr>
              <w:pStyle w:val="TestCaseInfo"/>
              <w:numPr>
                <w:ilvl w:val="0"/>
                <w:numId w:val="66"/>
              </w:numPr>
            </w:pPr>
            <w:r>
              <w:t>Validate via VNFM and VIM interface that deregistration was successful</w:t>
            </w:r>
          </w:p>
          <w:p w:rsidR="005A676A" w:rsidRDefault="005A676A" w:rsidP="00A57497">
            <w:pPr>
              <w:pStyle w:val="TestCaseInfo"/>
              <w:numPr>
                <w:ilvl w:val="0"/>
                <w:numId w:val="66"/>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254091" w:rsidP="00143687">
            <w:pPr>
              <w:pStyle w:val="TestCaseInfo"/>
            </w:pPr>
            <w:r>
              <w:t>The test case could have multiple subcases addressing the different severities:</w:t>
            </w:r>
          </w:p>
          <w:p w:rsidR="00254091" w:rsidRDefault="00254091" w:rsidP="00D45270">
            <w:pPr>
              <w:pStyle w:val="TestCaseInfo"/>
              <w:numPr>
                <w:ilvl w:val="0"/>
                <w:numId w:val="107"/>
              </w:numPr>
            </w:pPr>
            <w:r>
              <w:t>Critical</w:t>
            </w:r>
          </w:p>
          <w:p w:rsidR="00254091" w:rsidRDefault="00254091" w:rsidP="00D45270">
            <w:pPr>
              <w:pStyle w:val="TestCaseInfo"/>
              <w:numPr>
                <w:ilvl w:val="0"/>
                <w:numId w:val="107"/>
              </w:numPr>
            </w:pPr>
            <w:r>
              <w:t>Major</w:t>
            </w:r>
          </w:p>
          <w:p w:rsidR="00254091" w:rsidRDefault="00254091" w:rsidP="00D45270">
            <w:pPr>
              <w:pStyle w:val="TestCaseInfo"/>
              <w:numPr>
                <w:ilvl w:val="0"/>
                <w:numId w:val="107"/>
              </w:numPr>
            </w:pPr>
            <w:r>
              <w:t>Minor</w:t>
            </w:r>
          </w:p>
          <w:p w:rsidR="00254091" w:rsidRDefault="00254091" w:rsidP="00D45270">
            <w:pPr>
              <w:pStyle w:val="TestCaseInfo"/>
              <w:numPr>
                <w:ilvl w:val="0"/>
                <w:numId w:val="107"/>
              </w:numPr>
            </w:pPr>
            <w:r>
              <w:t>Warning</w:t>
            </w:r>
          </w:p>
          <w:p w:rsidR="00254091" w:rsidRDefault="00254091" w:rsidP="00D45270">
            <w:pPr>
              <w:pStyle w:val="TestCaseInfo"/>
              <w:numPr>
                <w:ilvl w:val="0"/>
                <w:numId w:val="107"/>
              </w:numPr>
            </w:pPr>
            <w:r>
              <w:t>Indeterminate</w:t>
            </w:r>
          </w:p>
          <w:p w:rsidR="00254091" w:rsidRDefault="00254091" w:rsidP="00254091">
            <w:pPr>
              <w:pStyle w:val="TestCaseInfo"/>
            </w:pPr>
            <w:r>
              <w:t>The state of the alarm could be another set of sub test cases:</w:t>
            </w:r>
          </w:p>
          <w:p w:rsidR="00254091" w:rsidRDefault="00254091" w:rsidP="00D45270">
            <w:pPr>
              <w:pStyle w:val="TestCaseInfo"/>
              <w:numPr>
                <w:ilvl w:val="0"/>
                <w:numId w:val="106"/>
              </w:numPr>
            </w:pPr>
            <w:r>
              <w:t>Fired</w:t>
            </w:r>
          </w:p>
          <w:p w:rsidR="00254091" w:rsidRDefault="00254091" w:rsidP="00D45270">
            <w:pPr>
              <w:pStyle w:val="TestCaseInfo"/>
              <w:numPr>
                <w:ilvl w:val="0"/>
                <w:numId w:val="106"/>
              </w:numPr>
            </w:pPr>
            <w:r>
              <w:t>Updated</w:t>
            </w:r>
          </w:p>
          <w:p w:rsidR="00254091" w:rsidRDefault="00254091" w:rsidP="00D45270">
            <w:pPr>
              <w:pStyle w:val="TestCaseInfo"/>
              <w:numPr>
                <w:ilvl w:val="0"/>
                <w:numId w:val="106"/>
              </w:numPr>
            </w:pPr>
            <w:r>
              <w:t>Cleared</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D805D0" w:rsidTr="00124E50">
        <w:tc>
          <w:tcPr>
            <w:tcW w:w="9330" w:type="dxa"/>
            <w:gridSpan w:val="2"/>
            <w:tcBorders>
              <w:top w:val="single" w:sz="2" w:space="0" w:color="auto"/>
              <w:left w:val="single" w:sz="2" w:space="0" w:color="auto"/>
              <w:bottom w:val="single" w:sz="2" w:space="0" w:color="auto"/>
              <w:right w:val="single" w:sz="2" w:space="0" w:color="auto"/>
            </w:tcBorders>
            <w:hideMark/>
          </w:tcPr>
          <w:p w:rsidR="00D805D0" w:rsidRDefault="00F44670" w:rsidP="00124E50">
            <w:pPr>
              <w:pStyle w:val="TestCase"/>
            </w:pPr>
            <w:bookmarkStart w:id="7965" w:name="_Toc477881070"/>
            <w:r>
              <w:t>TC.VNF.FAULT.002</w:t>
            </w:r>
            <w:r>
              <w:tab/>
            </w:r>
            <w:r w:rsidR="00D805D0">
              <w:t xml:space="preserve">Double </w:t>
            </w:r>
            <w:r w:rsidR="00D805D0" w:rsidRPr="00A86834">
              <w:t>vCPU resource fault notification subscription and notification</w:t>
            </w:r>
            <w:bookmarkEnd w:id="7965"/>
          </w:p>
        </w:tc>
      </w:tr>
      <w:tr w:rsidR="00D805D0" w:rsidTr="00124E50">
        <w:trPr>
          <w:trHeight w:val="274"/>
        </w:trPr>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lastRenderedPageBreak/>
              <w:t>Purpose:</w:t>
            </w:r>
          </w:p>
        </w:tc>
        <w:tc>
          <w:tcPr>
            <w:tcW w:w="7979" w:type="dxa"/>
            <w:tcBorders>
              <w:top w:val="single" w:sz="2" w:space="0" w:color="auto"/>
              <w:left w:val="single" w:sz="2" w:space="0" w:color="auto"/>
              <w:bottom w:val="single" w:sz="2" w:space="0" w:color="auto"/>
              <w:right w:val="single" w:sz="2" w:space="0" w:color="auto"/>
            </w:tcBorders>
            <w:hideMark/>
          </w:tcPr>
          <w:p w:rsidR="00D805D0" w:rsidRPr="00D67489" w:rsidRDefault="00D805D0" w:rsidP="00D805D0">
            <w:pPr>
              <w:pStyle w:val="TestCaseInfo"/>
              <w:rPr>
                <w:lang w:eastAsia="zh-CN"/>
              </w:rPr>
            </w:pPr>
            <w:r>
              <w:rPr>
                <w:lang w:eastAsia="zh-CN"/>
              </w:rPr>
              <w:t>Verify the VNFM can register and deregister for vCPU faults and process two notifications correctly</w:t>
            </w: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D805D0" w:rsidRPr="00A86834" w:rsidRDefault="00D805D0" w:rsidP="00124E50">
            <w:pPr>
              <w:pStyle w:val="TestCaseInfo"/>
            </w:pPr>
            <w:r w:rsidRPr="00A86834">
              <w:t xml:space="preserve">VNFM should register successfully register and deregister for virtualized </w:t>
            </w:r>
            <w:r>
              <w:t xml:space="preserve">resource fault notification of </w:t>
            </w:r>
            <w:r w:rsidRPr="00A86834">
              <w:t xml:space="preserve">vCPU and can process </w:t>
            </w:r>
            <w:r>
              <w:t>two</w:t>
            </w:r>
            <w:r w:rsidRPr="00A86834">
              <w:t xml:space="preserve"> notification of this type correctly. The VIM should indicate that the VNFM is registered for the notification.</w:t>
            </w:r>
            <w:r>
              <w:t xml:space="preserve"> The VNF could be implemented with multiple VNFCs and therefore generate multiple notifications.</w:t>
            </w:r>
          </w:p>
          <w:p w:rsidR="00D805D0" w:rsidRPr="00A86834" w:rsidRDefault="00D805D0" w:rsidP="00124E50">
            <w:pPr>
              <w:pStyle w:val="TestCaseInfo"/>
            </w:pPr>
            <w:r w:rsidRPr="00A86834">
              <w:t>Initiate the virtualized resource fault notification through the VIM. The VNFM should successfully indicate the impact and may take actions when configured to do so. The state of the alarm could be:</w:t>
            </w:r>
          </w:p>
          <w:p w:rsidR="00D805D0" w:rsidRPr="00A86834" w:rsidRDefault="00D805D0" w:rsidP="00124E50">
            <w:pPr>
              <w:pStyle w:val="TestCaseInfo"/>
              <w:numPr>
                <w:ilvl w:val="0"/>
                <w:numId w:val="103"/>
              </w:numPr>
            </w:pPr>
            <w:r w:rsidRPr="00A86834">
              <w:t>Fired</w:t>
            </w:r>
          </w:p>
          <w:p w:rsidR="00D805D0" w:rsidRPr="00A86834" w:rsidRDefault="00D805D0" w:rsidP="00124E50">
            <w:pPr>
              <w:pStyle w:val="TestCaseInfo"/>
              <w:numPr>
                <w:ilvl w:val="0"/>
                <w:numId w:val="103"/>
              </w:numPr>
            </w:pPr>
            <w:r w:rsidRPr="00A86834">
              <w:t>updated</w:t>
            </w:r>
          </w:p>
          <w:p w:rsidR="00D805D0" w:rsidRPr="00A86834" w:rsidRDefault="00D805D0" w:rsidP="00124E50">
            <w:pPr>
              <w:pStyle w:val="TestCaseInfo"/>
              <w:numPr>
                <w:ilvl w:val="0"/>
                <w:numId w:val="103"/>
              </w:numPr>
            </w:pPr>
            <w:r w:rsidRPr="00A86834">
              <w:t>cleared</w:t>
            </w:r>
          </w:p>
          <w:p w:rsidR="00D805D0" w:rsidRPr="00A86834" w:rsidRDefault="00D805D0" w:rsidP="00124E50">
            <w:pPr>
              <w:pStyle w:val="TestCaseInfo"/>
            </w:pPr>
            <w:r w:rsidRPr="00A86834">
              <w:t>Following severity is available:</w:t>
            </w:r>
          </w:p>
          <w:p w:rsidR="00D805D0" w:rsidRPr="00A86834" w:rsidRDefault="00D805D0" w:rsidP="00124E50">
            <w:pPr>
              <w:pStyle w:val="TestCaseInfo"/>
              <w:numPr>
                <w:ilvl w:val="0"/>
                <w:numId w:val="103"/>
              </w:numPr>
            </w:pPr>
            <w:r w:rsidRPr="00A86834">
              <w:t>Critical</w:t>
            </w:r>
          </w:p>
          <w:p w:rsidR="00D805D0" w:rsidRPr="00A86834" w:rsidRDefault="00D805D0" w:rsidP="00124E50">
            <w:pPr>
              <w:pStyle w:val="TestCaseInfo"/>
              <w:numPr>
                <w:ilvl w:val="0"/>
                <w:numId w:val="103"/>
              </w:numPr>
            </w:pPr>
            <w:r w:rsidRPr="00A86834">
              <w:t>Major</w:t>
            </w:r>
          </w:p>
          <w:p w:rsidR="00D805D0" w:rsidRPr="00A86834" w:rsidRDefault="00D805D0" w:rsidP="00124E50">
            <w:pPr>
              <w:pStyle w:val="TestCaseInfo"/>
              <w:numPr>
                <w:ilvl w:val="0"/>
                <w:numId w:val="103"/>
              </w:numPr>
            </w:pPr>
            <w:r w:rsidRPr="00A86834">
              <w:t>Minor</w:t>
            </w:r>
          </w:p>
          <w:p w:rsidR="00D805D0" w:rsidRPr="00A86834" w:rsidRDefault="00D805D0" w:rsidP="00124E50">
            <w:pPr>
              <w:pStyle w:val="TestCaseInfo"/>
              <w:numPr>
                <w:ilvl w:val="0"/>
                <w:numId w:val="103"/>
              </w:numPr>
            </w:pPr>
            <w:r w:rsidRPr="00A86834">
              <w:t>Warning</w:t>
            </w:r>
          </w:p>
          <w:p w:rsidR="00D805D0" w:rsidRPr="00A86834" w:rsidRDefault="00D805D0" w:rsidP="00124E50">
            <w:pPr>
              <w:pStyle w:val="TestCaseInfo"/>
              <w:numPr>
                <w:ilvl w:val="0"/>
                <w:numId w:val="103"/>
              </w:numPr>
            </w:pPr>
            <w:r w:rsidRPr="00A86834">
              <w:t>Indeterminate</w:t>
            </w:r>
          </w:p>
          <w:p w:rsidR="00D805D0" w:rsidRPr="00A86834" w:rsidRDefault="00D805D0" w:rsidP="00124E50">
            <w:pPr>
              <w:pStyle w:val="TestCaseInfo"/>
              <w:numPr>
                <w:ilvl w:val="0"/>
                <w:numId w:val="103"/>
              </w:numPr>
            </w:pPr>
            <w:r w:rsidRPr="00A86834">
              <w:t>Cleared</w:t>
            </w:r>
          </w:p>
          <w:p w:rsidR="00D805D0" w:rsidRDefault="00D805D0" w:rsidP="00124E50">
            <w:pPr>
              <w:pStyle w:val="TestCaseInfo"/>
              <w:rPr>
                <w:lang w:eastAsia="zh-CN"/>
              </w:rPr>
            </w:pPr>
            <w:r w:rsidRPr="00A86834">
              <w:t>vCompute could have a fault of CPU failure.</w:t>
            </w:r>
          </w:p>
        </w:tc>
      </w:tr>
      <w:tr w:rsidR="00D805D0" w:rsidTr="00124E5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rPr>
                <w:lang w:eastAsia="zh-CN"/>
              </w:rPr>
            </w:pPr>
          </w:p>
        </w:tc>
      </w:tr>
      <w:tr w:rsidR="00D805D0" w:rsidTr="00124E5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pP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pP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rPr>
                <w:lang w:eastAsia="zh-CN"/>
              </w:rPr>
            </w:pPr>
          </w:p>
        </w:tc>
      </w:tr>
      <w:tr w:rsidR="00D805D0" w:rsidTr="00124E50">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D805D0" w:rsidRPr="00BB39BA" w:rsidRDefault="00D805D0" w:rsidP="00124E50">
            <w:pPr>
              <w:pStyle w:val="TestCaseInfo"/>
            </w:pPr>
            <w:r w:rsidRPr="00BB39BA">
              <w:t>Sequ</w:t>
            </w:r>
            <w:r>
              <w:t>e</w:t>
            </w:r>
            <w:r w:rsidRPr="00BB39BA">
              <w:t>nce:</w:t>
            </w:r>
          </w:p>
          <w:p w:rsidR="00D805D0" w:rsidRDefault="00D805D0" w:rsidP="00A57497">
            <w:pPr>
              <w:pStyle w:val="TestCaseInfo"/>
              <w:numPr>
                <w:ilvl w:val="0"/>
                <w:numId w:val="184"/>
              </w:numPr>
            </w:pPr>
            <w:r>
              <w:t>Instantiate VNF</w:t>
            </w:r>
          </w:p>
          <w:p w:rsidR="00A57497" w:rsidRDefault="00A57497" w:rsidP="00A57497">
            <w:pPr>
              <w:pStyle w:val="TestCaseInfo"/>
              <w:numPr>
                <w:ilvl w:val="0"/>
                <w:numId w:val="184"/>
              </w:numPr>
            </w:pPr>
            <w:r w:rsidRPr="00074BEF">
              <w:t>Validate VNF instantiation state is INSTANTIATED and VNF state is STARTED (--&gt; time stamp when correct state reached)</w:t>
            </w:r>
          </w:p>
          <w:p w:rsidR="00D805D0" w:rsidRDefault="00D805D0" w:rsidP="00A57497">
            <w:pPr>
              <w:pStyle w:val="TestCaseInfo"/>
              <w:numPr>
                <w:ilvl w:val="0"/>
                <w:numId w:val="184"/>
              </w:numPr>
            </w:pPr>
            <w:r>
              <w:t>Issue command to the VNFM to register for vCPU fault notification</w:t>
            </w:r>
          </w:p>
          <w:p w:rsidR="00D805D0" w:rsidRDefault="00D805D0" w:rsidP="00A57497">
            <w:pPr>
              <w:pStyle w:val="TestCaseInfo"/>
              <w:numPr>
                <w:ilvl w:val="0"/>
                <w:numId w:val="184"/>
              </w:numPr>
            </w:pPr>
            <w:r>
              <w:t>Validate via VNFM and VIM interface that registration was successful</w:t>
            </w:r>
          </w:p>
          <w:p w:rsidR="00D805D0" w:rsidRDefault="00D805D0" w:rsidP="00A57497">
            <w:pPr>
              <w:pStyle w:val="TestCaseInfo"/>
              <w:numPr>
                <w:ilvl w:val="0"/>
                <w:numId w:val="184"/>
              </w:numPr>
            </w:pPr>
            <w:r>
              <w:t>Issue a command to VIM that causes a vCPU fault for the VNFM</w:t>
            </w:r>
          </w:p>
          <w:p w:rsidR="00D805D0" w:rsidRDefault="00D805D0" w:rsidP="00A57497">
            <w:pPr>
              <w:pStyle w:val="TestCaseInfo"/>
              <w:numPr>
                <w:ilvl w:val="0"/>
                <w:numId w:val="184"/>
              </w:numPr>
            </w:pPr>
            <w:r>
              <w:t>Validate that VNFM processes the vCPU fault notification</w:t>
            </w:r>
          </w:p>
          <w:p w:rsidR="00D805D0" w:rsidRDefault="00D805D0" w:rsidP="00A57497">
            <w:pPr>
              <w:pStyle w:val="TestCaseInfo"/>
              <w:numPr>
                <w:ilvl w:val="0"/>
                <w:numId w:val="184"/>
              </w:numPr>
            </w:pPr>
            <w:r>
              <w:t>Issue a command to VIM that causes another vCPU fault for the VNFM</w:t>
            </w:r>
          </w:p>
          <w:p w:rsidR="00D805D0" w:rsidRDefault="00D805D0" w:rsidP="00A57497">
            <w:pPr>
              <w:pStyle w:val="TestCaseInfo"/>
              <w:numPr>
                <w:ilvl w:val="0"/>
                <w:numId w:val="184"/>
              </w:numPr>
            </w:pPr>
            <w:r>
              <w:t>Validate that VNFM processes the vCPU fault update notification</w:t>
            </w:r>
          </w:p>
          <w:p w:rsidR="00D805D0" w:rsidRDefault="00D805D0" w:rsidP="00A57497">
            <w:pPr>
              <w:pStyle w:val="TestCaseInfo"/>
              <w:numPr>
                <w:ilvl w:val="0"/>
                <w:numId w:val="184"/>
              </w:numPr>
            </w:pPr>
            <w:r>
              <w:t>Issue a command to VIM that clears the vCPU fault for the VNFM</w:t>
            </w:r>
          </w:p>
          <w:p w:rsidR="00D805D0" w:rsidRDefault="00D805D0" w:rsidP="00A57497">
            <w:pPr>
              <w:pStyle w:val="TestCaseInfo"/>
              <w:numPr>
                <w:ilvl w:val="0"/>
                <w:numId w:val="184"/>
              </w:numPr>
            </w:pPr>
            <w:r>
              <w:t>Validate that VNFM processes the vCPU fault removal notification</w:t>
            </w:r>
          </w:p>
          <w:p w:rsidR="00D805D0" w:rsidRDefault="00D805D0" w:rsidP="00A57497">
            <w:pPr>
              <w:pStyle w:val="TestCaseInfo"/>
              <w:numPr>
                <w:ilvl w:val="0"/>
                <w:numId w:val="184"/>
              </w:numPr>
            </w:pPr>
            <w:r>
              <w:t>Issue command to the VNFM to deregister for vCPU fault notification</w:t>
            </w:r>
          </w:p>
          <w:p w:rsidR="00D805D0" w:rsidRDefault="00D805D0" w:rsidP="00A57497">
            <w:pPr>
              <w:pStyle w:val="TestCaseInfo"/>
              <w:numPr>
                <w:ilvl w:val="0"/>
                <w:numId w:val="184"/>
              </w:numPr>
            </w:pPr>
            <w:r>
              <w:t>Validate via VNFM and VIM interface that deregistration was successful</w:t>
            </w:r>
          </w:p>
          <w:p w:rsidR="00D805D0" w:rsidRDefault="00D805D0" w:rsidP="00A57497">
            <w:pPr>
              <w:pStyle w:val="TestCaseInfo"/>
              <w:numPr>
                <w:ilvl w:val="0"/>
                <w:numId w:val="184"/>
              </w:numPr>
              <w:rPr>
                <w:lang w:eastAsia="zh-CN"/>
              </w:rPr>
            </w:pPr>
            <w:r>
              <w:t>Terminate VNF</w:t>
            </w: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pP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pPr>
            <w:r>
              <w:t>The test case could have multiple subcases addressing the different severities:</w:t>
            </w:r>
          </w:p>
          <w:p w:rsidR="00D805D0" w:rsidRDefault="00D805D0" w:rsidP="00124E50">
            <w:pPr>
              <w:pStyle w:val="TestCaseInfo"/>
              <w:numPr>
                <w:ilvl w:val="0"/>
                <w:numId w:val="107"/>
              </w:numPr>
            </w:pPr>
            <w:r>
              <w:t>Critical</w:t>
            </w:r>
          </w:p>
          <w:p w:rsidR="00D805D0" w:rsidRDefault="00D805D0" w:rsidP="00124E50">
            <w:pPr>
              <w:pStyle w:val="TestCaseInfo"/>
              <w:numPr>
                <w:ilvl w:val="0"/>
                <w:numId w:val="107"/>
              </w:numPr>
            </w:pPr>
            <w:r>
              <w:t>Major</w:t>
            </w:r>
          </w:p>
          <w:p w:rsidR="00D805D0" w:rsidRDefault="00D805D0" w:rsidP="00124E50">
            <w:pPr>
              <w:pStyle w:val="TestCaseInfo"/>
              <w:numPr>
                <w:ilvl w:val="0"/>
                <w:numId w:val="107"/>
              </w:numPr>
            </w:pPr>
            <w:r>
              <w:t>Minor</w:t>
            </w:r>
          </w:p>
          <w:p w:rsidR="00D805D0" w:rsidRDefault="00D805D0" w:rsidP="00124E50">
            <w:pPr>
              <w:pStyle w:val="TestCaseInfo"/>
              <w:numPr>
                <w:ilvl w:val="0"/>
                <w:numId w:val="107"/>
              </w:numPr>
            </w:pPr>
            <w:r>
              <w:t>Warning</w:t>
            </w:r>
          </w:p>
          <w:p w:rsidR="00D805D0" w:rsidRDefault="00D805D0" w:rsidP="00124E50">
            <w:pPr>
              <w:pStyle w:val="TestCaseInfo"/>
              <w:numPr>
                <w:ilvl w:val="0"/>
                <w:numId w:val="107"/>
              </w:numPr>
            </w:pPr>
            <w:r>
              <w:t>Indeterminate</w:t>
            </w:r>
          </w:p>
          <w:p w:rsidR="00D805D0" w:rsidRDefault="00D805D0" w:rsidP="00124E50">
            <w:pPr>
              <w:pStyle w:val="TestCaseInfo"/>
            </w:pPr>
            <w:r>
              <w:t>The state of the alarm could be another set of sub test cases:</w:t>
            </w:r>
          </w:p>
          <w:p w:rsidR="00D805D0" w:rsidRDefault="00D805D0" w:rsidP="00124E50">
            <w:pPr>
              <w:pStyle w:val="TestCaseInfo"/>
              <w:numPr>
                <w:ilvl w:val="0"/>
                <w:numId w:val="106"/>
              </w:numPr>
            </w:pPr>
            <w:r>
              <w:lastRenderedPageBreak/>
              <w:t>Fired</w:t>
            </w:r>
          </w:p>
          <w:p w:rsidR="00D805D0" w:rsidRDefault="00D805D0" w:rsidP="00124E50">
            <w:pPr>
              <w:pStyle w:val="TestCaseInfo"/>
              <w:numPr>
                <w:ilvl w:val="0"/>
                <w:numId w:val="106"/>
              </w:numPr>
            </w:pPr>
            <w:r>
              <w:t>Updated</w:t>
            </w:r>
          </w:p>
          <w:p w:rsidR="00D805D0" w:rsidRDefault="00D805D0" w:rsidP="00124E50">
            <w:pPr>
              <w:pStyle w:val="TestCaseInfo"/>
              <w:numPr>
                <w:ilvl w:val="0"/>
                <w:numId w:val="106"/>
              </w:numPr>
            </w:pPr>
            <w:r>
              <w:t>Cleared</w:t>
            </w:r>
          </w:p>
        </w:tc>
      </w:tr>
    </w:tbl>
    <w:p w:rsidR="00D805D0" w:rsidRDefault="00D805D0" w:rsidP="00D805D0">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7966" w:name="_Toc454184456"/>
            <w:bookmarkStart w:id="7967" w:name="_Toc477881071"/>
            <w:r>
              <w:t>TC.VNF.FAULT.003</w:t>
            </w:r>
            <w:r>
              <w:tab/>
            </w:r>
            <w:r w:rsidR="005A676A" w:rsidRPr="00D5185A">
              <w:t>vMemory resource fault notification subscription and notification</w:t>
            </w:r>
            <w:bookmarkEnd w:id="7966"/>
            <w:bookmarkEnd w:id="7967"/>
          </w:p>
        </w:tc>
      </w:tr>
      <w:tr w:rsidR="005A676A" w:rsidTr="00700955">
        <w:trPr>
          <w:trHeight w:val="51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700955" w:rsidP="00143687">
            <w:pPr>
              <w:pStyle w:val="TestCaseInfo"/>
              <w:rPr>
                <w:lang w:eastAsia="zh-CN"/>
              </w:rPr>
            </w:pPr>
            <w:r>
              <w:rPr>
                <w:lang w:eastAsia="zh-CN"/>
              </w:rPr>
              <w:t>Verify the VNFM can register and deregister for vMemory faults and process the notification correctly</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00955" w:rsidRDefault="00700955" w:rsidP="00700955">
            <w:pPr>
              <w:pStyle w:val="TestCaseInfo"/>
            </w:pPr>
            <w:r>
              <w:t>VNFM should register successfully register and deregister for virtualized resource fault notification of vMemory and can process a notification of this type correctly. The VIM should indicate that the VNFM is registered for the notification.</w:t>
            </w:r>
          </w:p>
          <w:p w:rsidR="00700955" w:rsidRDefault="00700955" w:rsidP="00700955">
            <w:pPr>
              <w:pStyle w:val="TestCaseInfo"/>
            </w:pPr>
            <w:r>
              <w:t>Initiate the virtualized resource fault notification through the VIM. The VNFM should successfully indicate the impact and may take actions when configured to do so. The state of the alarm could be:</w:t>
            </w:r>
          </w:p>
          <w:p w:rsidR="00700955" w:rsidRDefault="00700955" w:rsidP="00D45270">
            <w:pPr>
              <w:pStyle w:val="TestCaseInfo"/>
              <w:numPr>
                <w:ilvl w:val="0"/>
                <w:numId w:val="106"/>
              </w:numPr>
            </w:pPr>
            <w:r>
              <w:t>Fired</w:t>
            </w:r>
          </w:p>
          <w:p w:rsidR="00700955" w:rsidRDefault="00700955" w:rsidP="00D45270">
            <w:pPr>
              <w:pStyle w:val="TestCaseInfo"/>
              <w:numPr>
                <w:ilvl w:val="0"/>
                <w:numId w:val="106"/>
              </w:numPr>
            </w:pPr>
            <w:r>
              <w:t>Updated</w:t>
            </w:r>
          </w:p>
          <w:p w:rsidR="00700955" w:rsidRDefault="00700955" w:rsidP="00D45270">
            <w:pPr>
              <w:pStyle w:val="TestCaseInfo"/>
              <w:numPr>
                <w:ilvl w:val="0"/>
                <w:numId w:val="106"/>
              </w:numPr>
            </w:pPr>
            <w:r>
              <w:t>Cleared</w:t>
            </w:r>
          </w:p>
          <w:p w:rsidR="00700955" w:rsidRDefault="00700955" w:rsidP="00700955">
            <w:pPr>
              <w:pStyle w:val="TestCaseInfo"/>
            </w:pPr>
            <w:r>
              <w:t>Following severity is available:</w:t>
            </w:r>
          </w:p>
          <w:p w:rsidR="00700955" w:rsidRDefault="00700955" w:rsidP="00D45270">
            <w:pPr>
              <w:pStyle w:val="TestCaseInfo"/>
              <w:numPr>
                <w:ilvl w:val="0"/>
                <w:numId w:val="107"/>
              </w:numPr>
            </w:pPr>
            <w:r>
              <w:t>Critical</w:t>
            </w:r>
          </w:p>
          <w:p w:rsidR="00700955" w:rsidRDefault="00700955" w:rsidP="00D45270">
            <w:pPr>
              <w:pStyle w:val="TestCaseInfo"/>
              <w:numPr>
                <w:ilvl w:val="0"/>
                <w:numId w:val="107"/>
              </w:numPr>
            </w:pPr>
            <w:r>
              <w:t>Major</w:t>
            </w:r>
          </w:p>
          <w:p w:rsidR="00700955" w:rsidRDefault="00700955" w:rsidP="00D45270">
            <w:pPr>
              <w:pStyle w:val="TestCaseInfo"/>
              <w:numPr>
                <w:ilvl w:val="0"/>
                <w:numId w:val="107"/>
              </w:numPr>
            </w:pPr>
            <w:r>
              <w:t>Minor</w:t>
            </w:r>
          </w:p>
          <w:p w:rsidR="00700955" w:rsidRDefault="00700955" w:rsidP="00D45270">
            <w:pPr>
              <w:pStyle w:val="TestCaseInfo"/>
              <w:numPr>
                <w:ilvl w:val="0"/>
                <w:numId w:val="107"/>
              </w:numPr>
            </w:pPr>
            <w:r>
              <w:t>Warning</w:t>
            </w:r>
          </w:p>
          <w:p w:rsidR="00700955" w:rsidRDefault="00700955" w:rsidP="00D45270">
            <w:pPr>
              <w:pStyle w:val="TestCaseInfo"/>
              <w:numPr>
                <w:ilvl w:val="0"/>
                <w:numId w:val="107"/>
              </w:numPr>
            </w:pPr>
            <w:r>
              <w:t>Indeterminate</w:t>
            </w:r>
          </w:p>
          <w:p w:rsidR="00700955" w:rsidRDefault="00700955" w:rsidP="00D45270">
            <w:pPr>
              <w:pStyle w:val="TestCaseInfo"/>
              <w:numPr>
                <w:ilvl w:val="0"/>
                <w:numId w:val="107"/>
              </w:numPr>
            </w:pPr>
            <w:r>
              <w:t>Cleared</w:t>
            </w:r>
          </w:p>
          <w:p w:rsidR="005A676A" w:rsidRDefault="00700955" w:rsidP="00700955">
            <w:pPr>
              <w:pStyle w:val="TestCaseInfo"/>
              <w:rPr>
                <w:lang w:eastAsia="zh-CN"/>
              </w:rPr>
            </w:pPr>
            <w:r>
              <w:t>vMemory could have a fault of memory failure.</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254091">
        <w:trPr>
          <w:trHeight w:val="44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w:t>
            </w:r>
            <w:r>
              <w:t>e</w:t>
            </w:r>
            <w:r w:rsidRPr="00BB39BA">
              <w:t>nce:</w:t>
            </w:r>
          </w:p>
          <w:p w:rsidR="005A676A" w:rsidRDefault="005A676A" w:rsidP="00A57497">
            <w:pPr>
              <w:pStyle w:val="TestCaseInfo"/>
              <w:numPr>
                <w:ilvl w:val="0"/>
                <w:numId w:val="67"/>
              </w:numPr>
            </w:pPr>
            <w:r>
              <w:t>Instantiate VNF</w:t>
            </w:r>
          </w:p>
          <w:p w:rsidR="00A57497" w:rsidRDefault="00A57497" w:rsidP="00A57497">
            <w:pPr>
              <w:pStyle w:val="TestCaseInfo"/>
              <w:numPr>
                <w:ilvl w:val="0"/>
                <w:numId w:val="67"/>
              </w:numPr>
            </w:pPr>
            <w:r w:rsidRPr="00074BEF">
              <w:t>Validate VNF instantiation state is INSTANTIATED and VNF state is STARTED (--&gt; time stamp when correct state reached)</w:t>
            </w:r>
          </w:p>
          <w:p w:rsidR="005A676A" w:rsidRDefault="005A676A" w:rsidP="00A57497">
            <w:pPr>
              <w:pStyle w:val="TestCaseInfo"/>
              <w:numPr>
                <w:ilvl w:val="0"/>
                <w:numId w:val="67"/>
              </w:numPr>
            </w:pPr>
            <w:r>
              <w:t>Issue command to the VNFM to register for vMemory fault notification</w:t>
            </w:r>
          </w:p>
          <w:p w:rsidR="005A676A" w:rsidRDefault="005A676A" w:rsidP="00A57497">
            <w:pPr>
              <w:pStyle w:val="TestCaseInfo"/>
              <w:numPr>
                <w:ilvl w:val="0"/>
                <w:numId w:val="67"/>
              </w:numPr>
            </w:pPr>
            <w:r>
              <w:t>Validate via VNFM and VIM interface that registration was successful</w:t>
            </w:r>
          </w:p>
          <w:p w:rsidR="005A676A" w:rsidRDefault="005A676A" w:rsidP="00A57497">
            <w:pPr>
              <w:pStyle w:val="TestCaseInfo"/>
              <w:numPr>
                <w:ilvl w:val="0"/>
                <w:numId w:val="67"/>
              </w:numPr>
            </w:pPr>
            <w:r>
              <w:t>Issue a command to VIM that causes a vMemory fault for the VNFM</w:t>
            </w:r>
          </w:p>
          <w:p w:rsidR="005A676A" w:rsidRDefault="005A676A" w:rsidP="00A57497">
            <w:pPr>
              <w:pStyle w:val="TestCaseInfo"/>
              <w:numPr>
                <w:ilvl w:val="0"/>
                <w:numId w:val="67"/>
              </w:numPr>
            </w:pPr>
            <w:r>
              <w:t>Validate that VNFM processes the vMemory fault notification</w:t>
            </w:r>
          </w:p>
          <w:p w:rsidR="00254091" w:rsidRDefault="00254091" w:rsidP="00A57497">
            <w:pPr>
              <w:pStyle w:val="TestCaseInfo"/>
              <w:numPr>
                <w:ilvl w:val="0"/>
                <w:numId w:val="67"/>
              </w:numPr>
            </w:pPr>
            <w:r>
              <w:t>Issue a command to VIM that clears the vMemory fault</w:t>
            </w:r>
          </w:p>
          <w:p w:rsidR="00254091" w:rsidRDefault="00254091" w:rsidP="00A57497">
            <w:pPr>
              <w:pStyle w:val="TestCaseInfo"/>
              <w:numPr>
                <w:ilvl w:val="0"/>
                <w:numId w:val="67"/>
              </w:numPr>
            </w:pPr>
            <w:r>
              <w:t>Validate that VNFM processes the vMemory fault clear notification</w:t>
            </w:r>
          </w:p>
          <w:p w:rsidR="005A676A" w:rsidRDefault="005A676A" w:rsidP="00A57497">
            <w:pPr>
              <w:pStyle w:val="TestCaseInfo"/>
              <w:numPr>
                <w:ilvl w:val="0"/>
                <w:numId w:val="67"/>
              </w:numPr>
            </w:pPr>
            <w:r>
              <w:t>Issue command to the VNFM to deregister for vMemory fault notification</w:t>
            </w:r>
          </w:p>
          <w:p w:rsidR="005A676A" w:rsidRDefault="005A676A" w:rsidP="00A57497">
            <w:pPr>
              <w:pStyle w:val="TestCaseInfo"/>
              <w:numPr>
                <w:ilvl w:val="0"/>
                <w:numId w:val="67"/>
              </w:numPr>
            </w:pPr>
            <w:r>
              <w:t>Validate via VNFM and VIM interface that deregistration was successful</w:t>
            </w:r>
          </w:p>
          <w:p w:rsidR="005A676A" w:rsidRDefault="005A676A" w:rsidP="00A57497">
            <w:pPr>
              <w:pStyle w:val="TestCaseInfo"/>
              <w:numPr>
                <w:ilvl w:val="0"/>
                <w:numId w:val="67"/>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254091" w:rsidRDefault="00254091" w:rsidP="00254091">
            <w:pPr>
              <w:pStyle w:val="TestCaseInfo"/>
            </w:pPr>
            <w:r>
              <w:t>The test case could have multiple subcases addressing the different severities:</w:t>
            </w:r>
          </w:p>
          <w:p w:rsidR="00254091" w:rsidRDefault="00254091" w:rsidP="00D45270">
            <w:pPr>
              <w:pStyle w:val="TestCaseInfo"/>
              <w:numPr>
                <w:ilvl w:val="0"/>
                <w:numId w:val="107"/>
              </w:numPr>
            </w:pPr>
            <w:r>
              <w:t>Critical</w:t>
            </w:r>
          </w:p>
          <w:p w:rsidR="00254091" w:rsidRDefault="00254091" w:rsidP="00D45270">
            <w:pPr>
              <w:pStyle w:val="TestCaseInfo"/>
              <w:numPr>
                <w:ilvl w:val="0"/>
                <w:numId w:val="107"/>
              </w:numPr>
            </w:pPr>
            <w:r>
              <w:lastRenderedPageBreak/>
              <w:t>Major</w:t>
            </w:r>
          </w:p>
          <w:p w:rsidR="00254091" w:rsidRDefault="00254091" w:rsidP="00D45270">
            <w:pPr>
              <w:pStyle w:val="TestCaseInfo"/>
              <w:numPr>
                <w:ilvl w:val="0"/>
                <w:numId w:val="107"/>
              </w:numPr>
            </w:pPr>
            <w:r>
              <w:t>Minor</w:t>
            </w:r>
          </w:p>
          <w:p w:rsidR="00254091" w:rsidRDefault="00254091" w:rsidP="00D45270">
            <w:pPr>
              <w:pStyle w:val="TestCaseInfo"/>
              <w:numPr>
                <w:ilvl w:val="0"/>
                <w:numId w:val="107"/>
              </w:numPr>
            </w:pPr>
            <w:r>
              <w:t>Warning</w:t>
            </w:r>
          </w:p>
          <w:p w:rsidR="00254091" w:rsidRDefault="00254091" w:rsidP="00D45270">
            <w:pPr>
              <w:pStyle w:val="TestCaseInfo"/>
              <w:numPr>
                <w:ilvl w:val="0"/>
                <w:numId w:val="107"/>
              </w:numPr>
            </w:pPr>
            <w:r>
              <w:t>Indeterminate</w:t>
            </w:r>
          </w:p>
          <w:p w:rsidR="00254091" w:rsidRDefault="00254091" w:rsidP="00254091">
            <w:pPr>
              <w:pStyle w:val="TestCaseInfo"/>
            </w:pPr>
            <w:r>
              <w:t>The state of the alarm could be another set of sub test cases:</w:t>
            </w:r>
          </w:p>
          <w:p w:rsidR="00254091" w:rsidRDefault="00254091" w:rsidP="00D45270">
            <w:pPr>
              <w:pStyle w:val="TestCaseInfo"/>
              <w:numPr>
                <w:ilvl w:val="0"/>
                <w:numId w:val="106"/>
              </w:numPr>
            </w:pPr>
            <w:r>
              <w:t>Fired</w:t>
            </w:r>
          </w:p>
          <w:p w:rsidR="00254091" w:rsidRDefault="00254091" w:rsidP="00D45270">
            <w:pPr>
              <w:pStyle w:val="TestCaseInfo"/>
              <w:numPr>
                <w:ilvl w:val="0"/>
                <w:numId w:val="106"/>
              </w:numPr>
            </w:pPr>
            <w:r>
              <w:t>Updated</w:t>
            </w:r>
          </w:p>
          <w:p w:rsidR="005A676A" w:rsidRDefault="00254091" w:rsidP="00D45270">
            <w:pPr>
              <w:pStyle w:val="TestCaseInfo"/>
              <w:numPr>
                <w:ilvl w:val="0"/>
                <w:numId w:val="106"/>
              </w:numPr>
            </w:pPr>
            <w:r>
              <w:t>Cleared</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7968" w:name="_Toc454184457"/>
            <w:bookmarkStart w:id="7969" w:name="_Toc477881072"/>
            <w:r>
              <w:t>TC.VNF.FAULT.004</w:t>
            </w:r>
            <w:r>
              <w:tab/>
            </w:r>
            <w:r w:rsidR="005A676A" w:rsidRPr="00D5185A">
              <w:t>v</w:t>
            </w:r>
            <w:r w:rsidR="005A676A">
              <w:t>Network</w:t>
            </w:r>
            <w:r w:rsidR="005A676A" w:rsidRPr="00D5185A">
              <w:t xml:space="preserve"> resource fault notification subscription and notification</w:t>
            </w:r>
            <w:bookmarkEnd w:id="7968"/>
            <w:bookmarkEnd w:id="7969"/>
          </w:p>
        </w:tc>
      </w:tr>
      <w:tr w:rsidR="005A676A" w:rsidRPr="00D67489" w:rsidTr="00700955">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700955" w:rsidP="00143687">
            <w:pPr>
              <w:pStyle w:val="TestCaseInfo"/>
            </w:pPr>
            <w:r>
              <w:rPr>
                <w:lang w:eastAsia="zh-CN"/>
              </w:rPr>
              <w:t>Verify the VNFM can register and deregister for vNetwork faults and process the notification correctly</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00955" w:rsidRDefault="00700955" w:rsidP="00700955">
            <w:pPr>
              <w:pStyle w:val="TestCaseInfo"/>
            </w:pPr>
            <w:r>
              <w:t>VNFM should register successfully register and deregister for virtualized resource fault notification of vMemory and can process a notification of this type correctly. The VIM should indicate that the VNFM is registered for the notification.</w:t>
            </w:r>
          </w:p>
          <w:p w:rsidR="00700955" w:rsidRDefault="00700955" w:rsidP="00700955">
            <w:pPr>
              <w:pStyle w:val="TestCaseInfo"/>
            </w:pPr>
            <w:r>
              <w:t>Initiate the virtualized resource fault notification through the VIM. The VNFM should successfully indicate the impact and may take actions when configured to do so. The state of the alarm could be:</w:t>
            </w:r>
          </w:p>
          <w:p w:rsidR="00700955" w:rsidRDefault="00700955" w:rsidP="00D45270">
            <w:pPr>
              <w:pStyle w:val="TestCaseInfo"/>
              <w:numPr>
                <w:ilvl w:val="0"/>
                <w:numId w:val="107"/>
              </w:numPr>
            </w:pPr>
            <w:r>
              <w:t>Fired</w:t>
            </w:r>
          </w:p>
          <w:p w:rsidR="00700955" w:rsidRDefault="00700955" w:rsidP="00D45270">
            <w:pPr>
              <w:pStyle w:val="TestCaseInfo"/>
              <w:numPr>
                <w:ilvl w:val="0"/>
                <w:numId w:val="107"/>
              </w:numPr>
            </w:pPr>
            <w:r>
              <w:t>Updated</w:t>
            </w:r>
          </w:p>
          <w:p w:rsidR="00700955" w:rsidRDefault="00700955" w:rsidP="00D45270">
            <w:pPr>
              <w:pStyle w:val="TestCaseInfo"/>
              <w:numPr>
                <w:ilvl w:val="0"/>
                <w:numId w:val="107"/>
              </w:numPr>
            </w:pPr>
            <w:r>
              <w:t>Cleared</w:t>
            </w:r>
          </w:p>
          <w:p w:rsidR="00700955" w:rsidRDefault="00700955" w:rsidP="00700955">
            <w:pPr>
              <w:pStyle w:val="TestCaseInfo"/>
            </w:pPr>
            <w:r>
              <w:t>Following severity is available:</w:t>
            </w:r>
          </w:p>
          <w:p w:rsidR="00700955" w:rsidRDefault="00700955" w:rsidP="00D45270">
            <w:pPr>
              <w:pStyle w:val="TestCaseInfo"/>
              <w:numPr>
                <w:ilvl w:val="0"/>
                <w:numId w:val="107"/>
              </w:numPr>
            </w:pPr>
            <w:r>
              <w:t>Critical</w:t>
            </w:r>
          </w:p>
          <w:p w:rsidR="00700955" w:rsidRDefault="00700955" w:rsidP="00D45270">
            <w:pPr>
              <w:pStyle w:val="TestCaseInfo"/>
              <w:numPr>
                <w:ilvl w:val="0"/>
                <w:numId w:val="107"/>
              </w:numPr>
            </w:pPr>
            <w:r>
              <w:t>Major</w:t>
            </w:r>
          </w:p>
          <w:p w:rsidR="00700955" w:rsidRDefault="00700955" w:rsidP="00D45270">
            <w:pPr>
              <w:pStyle w:val="TestCaseInfo"/>
              <w:numPr>
                <w:ilvl w:val="0"/>
                <w:numId w:val="107"/>
              </w:numPr>
            </w:pPr>
            <w:r>
              <w:t>Minor</w:t>
            </w:r>
          </w:p>
          <w:p w:rsidR="00700955" w:rsidRDefault="00700955" w:rsidP="00D45270">
            <w:pPr>
              <w:pStyle w:val="TestCaseInfo"/>
              <w:numPr>
                <w:ilvl w:val="0"/>
                <w:numId w:val="107"/>
              </w:numPr>
            </w:pPr>
            <w:r>
              <w:t>Warning</w:t>
            </w:r>
          </w:p>
          <w:p w:rsidR="00700955" w:rsidRDefault="00700955" w:rsidP="00D45270">
            <w:pPr>
              <w:pStyle w:val="TestCaseInfo"/>
              <w:numPr>
                <w:ilvl w:val="0"/>
                <w:numId w:val="107"/>
              </w:numPr>
            </w:pPr>
            <w:r>
              <w:t>Indeterminate</w:t>
            </w:r>
          </w:p>
          <w:p w:rsidR="00700955" w:rsidRDefault="00700955" w:rsidP="00D45270">
            <w:pPr>
              <w:pStyle w:val="TestCaseInfo"/>
              <w:numPr>
                <w:ilvl w:val="0"/>
                <w:numId w:val="107"/>
              </w:numPr>
            </w:pPr>
            <w:r>
              <w:t>Cleared</w:t>
            </w:r>
          </w:p>
          <w:p w:rsidR="005A676A" w:rsidRDefault="00700955" w:rsidP="00700955">
            <w:pPr>
              <w:pStyle w:val="TestCaseInfo"/>
              <w:rPr>
                <w:lang w:eastAsia="zh-CN"/>
              </w:rPr>
            </w:pPr>
            <w:r>
              <w:t>vNetwork could have a fault of memory failure.</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w:t>
            </w:r>
            <w:r>
              <w:t>e</w:t>
            </w:r>
            <w:r w:rsidRPr="00BB39BA">
              <w:t>nce:</w:t>
            </w:r>
          </w:p>
          <w:p w:rsidR="005A676A" w:rsidRDefault="005A676A" w:rsidP="00A57497">
            <w:pPr>
              <w:pStyle w:val="TestCaseInfo"/>
              <w:numPr>
                <w:ilvl w:val="0"/>
                <w:numId w:val="68"/>
              </w:numPr>
            </w:pPr>
            <w:r>
              <w:t>Instantiate VNF</w:t>
            </w:r>
          </w:p>
          <w:p w:rsidR="00A57497" w:rsidRDefault="00A57497" w:rsidP="00A57497">
            <w:pPr>
              <w:pStyle w:val="TestCaseInfo"/>
              <w:numPr>
                <w:ilvl w:val="0"/>
                <w:numId w:val="68"/>
              </w:numPr>
            </w:pPr>
            <w:r w:rsidRPr="00074BEF">
              <w:t>Validate VNF instantiation state is INSTANTIATED and VNF state is STARTED (--&gt; time stamp when correct state reached)</w:t>
            </w:r>
          </w:p>
          <w:p w:rsidR="005A676A" w:rsidRDefault="005A676A" w:rsidP="00A57497">
            <w:pPr>
              <w:pStyle w:val="TestCaseInfo"/>
              <w:numPr>
                <w:ilvl w:val="0"/>
                <w:numId w:val="68"/>
              </w:numPr>
            </w:pPr>
            <w:r>
              <w:t>Issue command to the VNFM to register for vNetwork fault notification</w:t>
            </w:r>
          </w:p>
          <w:p w:rsidR="005A676A" w:rsidRDefault="005A676A" w:rsidP="00A57497">
            <w:pPr>
              <w:pStyle w:val="TestCaseInfo"/>
              <w:numPr>
                <w:ilvl w:val="0"/>
                <w:numId w:val="68"/>
              </w:numPr>
            </w:pPr>
            <w:r>
              <w:t>Validate via VNFM and VIM interface that registration was successful</w:t>
            </w:r>
          </w:p>
          <w:p w:rsidR="005A676A" w:rsidRDefault="005A676A" w:rsidP="00A57497">
            <w:pPr>
              <w:pStyle w:val="TestCaseInfo"/>
              <w:numPr>
                <w:ilvl w:val="0"/>
                <w:numId w:val="68"/>
              </w:numPr>
            </w:pPr>
            <w:r>
              <w:t>Issue a command to VIM that causes a vNetwork fault for the VNFM</w:t>
            </w:r>
          </w:p>
          <w:p w:rsidR="005A676A" w:rsidRDefault="005A676A" w:rsidP="00A57497">
            <w:pPr>
              <w:pStyle w:val="TestCaseInfo"/>
              <w:numPr>
                <w:ilvl w:val="0"/>
                <w:numId w:val="68"/>
              </w:numPr>
            </w:pPr>
            <w:r>
              <w:t>Validate that VNFM processes the vNetwork fault notification</w:t>
            </w:r>
          </w:p>
          <w:p w:rsidR="005A676A" w:rsidRDefault="005A676A" w:rsidP="00A57497">
            <w:pPr>
              <w:pStyle w:val="TestCaseInfo"/>
              <w:numPr>
                <w:ilvl w:val="0"/>
                <w:numId w:val="68"/>
              </w:numPr>
            </w:pPr>
            <w:r>
              <w:t>Issue command to the VNFM to deregister for vNetwork fault notification</w:t>
            </w:r>
          </w:p>
          <w:p w:rsidR="005A676A" w:rsidRDefault="005A676A" w:rsidP="00A57497">
            <w:pPr>
              <w:pStyle w:val="TestCaseInfo"/>
              <w:numPr>
                <w:ilvl w:val="0"/>
                <w:numId w:val="68"/>
              </w:numPr>
            </w:pPr>
            <w:r>
              <w:t>Validate via VNFM and VIM interface that deregistration was successful</w:t>
            </w:r>
          </w:p>
          <w:p w:rsidR="005A676A" w:rsidRDefault="005A676A" w:rsidP="00A57497">
            <w:pPr>
              <w:pStyle w:val="TestCaseInfo"/>
              <w:numPr>
                <w:ilvl w:val="0"/>
                <w:numId w:val="68"/>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FC28EB" w:rsidRDefault="00FC28EB" w:rsidP="00FC28EB">
            <w:pPr>
              <w:pStyle w:val="TestCaseInfo"/>
            </w:pPr>
            <w:r>
              <w:t>The test case could have multiple subcases addressing the different severities:</w:t>
            </w:r>
          </w:p>
          <w:p w:rsidR="00FC28EB" w:rsidRDefault="00FC28EB" w:rsidP="00D45270">
            <w:pPr>
              <w:pStyle w:val="TestCaseInfo"/>
              <w:numPr>
                <w:ilvl w:val="0"/>
                <w:numId w:val="107"/>
              </w:numPr>
            </w:pPr>
            <w:r>
              <w:t>Critical</w:t>
            </w:r>
          </w:p>
          <w:p w:rsidR="00FC28EB" w:rsidRDefault="00FC28EB" w:rsidP="00D45270">
            <w:pPr>
              <w:pStyle w:val="TestCaseInfo"/>
              <w:numPr>
                <w:ilvl w:val="0"/>
                <w:numId w:val="107"/>
              </w:numPr>
            </w:pPr>
            <w:r>
              <w:t>Major</w:t>
            </w:r>
          </w:p>
          <w:p w:rsidR="00FC28EB" w:rsidRDefault="00FC28EB" w:rsidP="00D45270">
            <w:pPr>
              <w:pStyle w:val="TestCaseInfo"/>
              <w:numPr>
                <w:ilvl w:val="0"/>
                <w:numId w:val="107"/>
              </w:numPr>
            </w:pPr>
            <w:r>
              <w:t>Minor</w:t>
            </w:r>
          </w:p>
          <w:p w:rsidR="00FC28EB" w:rsidRDefault="00FC28EB" w:rsidP="00D45270">
            <w:pPr>
              <w:pStyle w:val="TestCaseInfo"/>
              <w:numPr>
                <w:ilvl w:val="0"/>
                <w:numId w:val="107"/>
              </w:numPr>
            </w:pPr>
            <w:r>
              <w:t>Warning</w:t>
            </w:r>
          </w:p>
          <w:p w:rsidR="00FC28EB" w:rsidRDefault="00FC28EB" w:rsidP="00D45270">
            <w:pPr>
              <w:pStyle w:val="TestCaseInfo"/>
              <w:numPr>
                <w:ilvl w:val="0"/>
                <w:numId w:val="107"/>
              </w:numPr>
            </w:pPr>
            <w:r>
              <w:t>Indeterminate</w:t>
            </w:r>
          </w:p>
          <w:p w:rsidR="00FC28EB" w:rsidRDefault="00FC28EB" w:rsidP="00FC28EB">
            <w:pPr>
              <w:pStyle w:val="TestCaseInfo"/>
            </w:pPr>
            <w:r>
              <w:t>The state of the alarm could be another set of sub test cases:</w:t>
            </w:r>
          </w:p>
          <w:p w:rsidR="00FC28EB" w:rsidRDefault="00FC28EB" w:rsidP="00D45270">
            <w:pPr>
              <w:pStyle w:val="TestCaseInfo"/>
              <w:numPr>
                <w:ilvl w:val="0"/>
                <w:numId w:val="106"/>
              </w:numPr>
            </w:pPr>
            <w:r>
              <w:t>Fired</w:t>
            </w:r>
          </w:p>
          <w:p w:rsidR="00FC28EB" w:rsidRDefault="00FC28EB" w:rsidP="00D45270">
            <w:pPr>
              <w:pStyle w:val="TestCaseInfo"/>
              <w:numPr>
                <w:ilvl w:val="0"/>
                <w:numId w:val="106"/>
              </w:numPr>
            </w:pPr>
            <w:r>
              <w:t>Updated</w:t>
            </w:r>
          </w:p>
          <w:p w:rsidR="005A676A" w:rsidRDefault="00FC28EB" w:rsidP="00D45270">
            <w:pPr>
              <w:pStyle w:val="TestCaseInfo"/>
              <w:numPr>
                <w:ilvl w:val="0"/>
                <w:numId w:val="106"/>
              </w:numPr>
            </w:pPr>
            <w:r>
              <w:t>Cleared</w:t>
            </w:r>
          </w:p>
        </w:tc>
      </w:tr>
    </w:tbl>
    <w:p w:rsidR="00700955" w:rsidRDefault="00700955"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7970" w:name="_Toc454184458"/>
            <w:bookmarkStart w:id="7971" w:name="_Toc477881073"/>
            <w:r>
              <w:t>TC.VNF.FAULT.005</w:t>
            </w:r>
            <w:r>
              <w:tab/>
            </w:r>
            <w:r w:rsidR="005A676A">
              <w:t>vStorage</w:t>
            </w:r>
            <w:r w:rsidR="005A676A" w:rsidRPr="00D5185A">
              <w:t xml:space="preserve"> resource fault notification subscription and notification</w:t>
            </w:r>
            <w:bookmarkEnd w:id="7970"/>
            <w:bookmarkEnd w:id="7971"/>
          </w:p>
        </w:tc>
      </w:tr>
      <w:tr w:rsidR="005A676A" w:rsidRPr="00D67489" w:rsidTr="00700955">
        <w:trPr>
          <w:trHeight w:val="54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700955" w:rsidP="00700955">
            <w:pPr>
              <w:pStyle w:val="TestCaseInfo"/>
            </w:pPr>
            <w:r>
              <w:rPr>
                <w:lang w:eastAsia="zh-CN"/>
              </w:rPr>
              <w:t>Verify the VNFM can register and deregister for vStorage faults and process the notification correctly</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00955" w:rsidRDefault="00700955" w:rsidP="00700955">
            <w:pPr>
              <w:pStyle w:val="TestCaseInfo"/>
            </w:pPr>
            <w:r>
              <w:t>VNFM should register successfully register for virtualized resource fault notification of vStorage and can process a notification of this type correctly. The VIM should indicate that the VNFM is registered for the notification.</w:t>
            </w:r>
          </w:p>
          <w:p w:rsidR="00700955" w:rsidRDefault="00700955" w:rsidP="00700955">
            <w:pPr>
              <w:pStyle w:val="TestCaseInfo"/>
            </w:pPr>
            <w:r>
              <w:t>Initiate the virtualized resource fault notification through the VIM. The VNFM should successfully indicate the impact and may take actions when configured to do so. The state of the alarm could be:</w:t>
            </w:r>
          </w:p>
          <w:p w:rsidR="00700955" w:rsidRDefault="00700955" w:rsidP="00D45270">
            <w:pPr>
              <w:pStyle w:val="TestCaseInfo"/>
              <w:numPr>
                <w:ilvl w:val="0"/>
                <w:numId w:val="107"/>
              </w:numPr>
            </w:pPr>
            <w:r>
              <w:t>Fired</w:t>
            </w:r>
          </w:p>
          <w:p w:rsidR="00700955" w:rsidRDefault="00700955" w:rsidP="00D45270">
            <w:pPr>
              <w:pStyle w:val="TestCaseInfo"/>
              <w:numPr>
                <w:ilvl w:val="0"/>
                <w:numId w:val="107"/>
              </w:numPr>
            </w:pPr>
            <w:r>
              <w:t>updated</w:t>
            </w:r>
          </w:p>
          <w:p w:rsidR="00700955" w:rsidRDefault="00700955" w:rsidP="00D45270">
            <w:pPr>
              <w:pStyle w:val="TestCaseInfo"/>
              <w:numPr>
                <w:ilvl w:val="0"/>
                <w:numId w:val="107"/>
              </w:numPr>
            </w:pPr>
            <w:r>
              <w:t>cleared</w:t>
            </w:r>
          </w:p>
          <w:p w:rsidR="00700955" w:rsidRDefault="00700955" w:rsidP="00700955">
            <w:pPr>
              <w:pStyle w:val="TestCaseInfo"/>
            </w:pPr>
            <w:r>
              <w:t>Following severity is available:</w:t>
            </w:r>
          </w:p>
          <w:p w:rsidR="00700955" w:rsidRDefault="00700955" w:rsidP="00D45270">
            <w:pPr>
              <w:pStyle w:val="TestCaseInfo"/>
              <w:numPr>
                <w:ilvl w:val="0"/>
                <w:numId w:val="107"/>
              </w:numPr>
            </w:pPr>
            <w:r>
              <w:t>Critical</w:t>
            </w:r>
          </w:p>
          <w:p w:rsidR="00700955" w:rsidRDefault="00700955" w:rsidP="00D45270">
            <w:pPr>
              <w:pStyle w:val="TestCaseInfo"/>
              <w:numPr>
                <w:ilvl w:val="0"/>
                <w:numId w:val="107"/>
              </w:numPr>
            </w:pPr>
            <w:r>
              <w:t>Major</w:t>
            </w:r>
          </w:p>
          <w:p w:rsidR="00700955" w:rsidRDefault="00700955" w:rsidP="00D45270">
            <w:pPr>
              <w:pStyle w:val="TestCaseInfo"/>
              <w:numPr>
                <w:ilvl w:val="0"/>
                <w:numId w:val="107"/>
              </w:numPr>
            </w:pPr>
            <w:r>
              <w:t>Minor</w:t>
            </w:r>
          </w:p>
          <w:p w:rsidR="00700955" w:rsidRDefault="00700955" w:rsidP="00D45270">
            <w:pPr>
              <w:pStyle w:val="TestCaseInfo"/>
              <w:numPr>
                <w:ilvl w:val="0"/>
                <w:numId w:val="107"/>
              </w:numPr>
            </w:pPr>
            <w:r>
              <w:t>Warning</w:t>
            </w:r>
          </w:p>
          <w:p w:rsidR="00700955" w:rsidRDefault="00700955" w:rsidP="00D45270">
            <w:pPr>
              <w:pStyle w:val="TestCaseInfo"/>
              <w:numPr>
                <w:ilvl w:val="0"/>
                <w:numId w:val="107"/>
              </w:numPr>
            </w:pPr>
            <w:r>
              <w:t>Indeterminate</w:t>
            </w:r>
          </w:p>
          <w:p w:rsidR="00700955" w:rsidRDefault="00700955" w:rsidP="00D45270">
            <w:pPr>
              <w:pStyle w:val="TestCaseInfo"/>
              <w:numPr>
                <w:ilvl w:val="0"/>
                <w:numId w:val="107"/>
              </w:numPr>
            </w:pPr>
            <w:r>
              <w:t>Cleared</w:t>
            </w:r>
          </w:p>
          <w:p w:rsidR="005A676A" w:rsidRDefault="00700955" w:rsidP="00700955">
            <w:pPr>
              <w:pStyle w:val="TestCaseInfo"/>
              <w:rPr>
                <w:lang w:eastAsia="zh-CN"/>
              </w:rPr>
            </w:pPr>
            <w:r>
              <w:t>vStorage could have a fault of hardware access failure.</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700955">
        <w:trPr>
          <w:trHeight w:val="34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w:t>
            </w:r>
            <w:r>
              <w:t>e</w:t>
            </w:r>
            <w:r w:rsidRPr="00BB39BA">
              <w:t>nce:</w:t>
            </w:r>
          </w:p>
          <w:p w:rsidR="005A676A" w:rsidRDefault="005A676A" w:rsidP="00A57497">
            <w:pPr>
              <w:pStyle w:val="TestCaseInfo"/>
              <w:numPr>
                <w:ilvl w:val="0"/>
                <w:numId w:val="69"/>
              </w:numPr>
            </w:pPr>
            <w:r>
              <w:t>Instantiate VNF</w:t>
            </w:r>
          </w:p>
          <w:p w:rsidR="00A57497" w:rsidRDefault="00A57497" w:rsidP="00A57497">
            <w:pPr>
              <w:pStyle w:val="TestCaseInfo"/>
              <w:numPr>
                <w:ilvl w:val="0"/>
                <w:numId w:val="69"/>
              </w:numPr>
            </w:pPr>
            <w:r w:rsidRPr="00074BEF">
              <w:t>Validate VNF instantiation state is INSTANTIATED and VNF state is STARTED (--&gt; time stamp when correct state reached)</w:t>
            </w:r>
          </w:p>
          <w:p w:rsidR="005A676A" w:rsidRDefault="005A676A" w:rsidP="00A57497">
            <w:pPr>
              <w:pStyle w:val="TestCaseInfo"/>
              <w:numPr>
                <w:ilvl w:val="0"/>
                <w:numId w:val="69"/>
              </w:numPr>
            </w:pPr>
            <w:r>
              <w:t>Issue command to the VNFM to register for vStorage fault notification</w:t>
            </w:r>
          </w:p>
          <w:p w:rsidR="005A676A" w:rsidRDefault="005A676A" w:rsidP="00A57497">
            <w:pPr>
              <w:pStyle w:val="TestCaseInfo"/>
              <w:numPr>
                <w:ilvl w:val="0"/>
                <w:numId w:val="69"/>
              </w:numPr>
            </w:pPr>
            <w:r>
              <w:t>Validate via VNFM and VIM interface that registration was successful</w:t>
            </w:r>
          </w:p>
          <w:p w:rsidR="005A676A" w:rsidRDefault="005A676A" w:rsidP="00A57497">
            <w:pPr>
              <w:pStyle w:val="TestCaseInfo"/>
              <w:numPr>
                <w:ilvl w:val="0"/>
                <w:numId w:val="69"/>
              </w:numPr>
            </w:pPr>
            <w:r>
              <w:t>Issue a command to VIM that causes a vStorage fault for the VNFM</w:t>
            </w:r>
          </w:p>
          <w:p w:rsidR="005A676A" w:rsidRDefault="005A676A" w:rsidP="00A57497">
            <w:pPr>
              <w:pStyle w:val="TestCaseInfo"/>
              <w:numPr>
                <w:ilvl w:val="0"/>
                <w:numId w:val="69"/>
              </w:numPr>
            </w:pPr>
            <w:r>
              <w:t>Validate that VNFM processes the vStorage fault notification</w:t>
            </w:r>
          </w:p>
          <w:p w:rsidR="00700955" w:rsidRDefault="00700955" w:rsidP="00A57497">
            <w:pPr>
              <w:pStyle w:val="TestCaseInfo"/>
              <w:numPr>
                <w:ilvl w:val="0"/>
                <w:numId w:val="69"/>
              </w:numPr>
            </w:pPr>
            <w:r>
              <w:t>Issue a command to VIM that clears vStorage fault for the VNFM</w:t>
            </w:r>
          </w:p>
          <w:p w:rsidR="00700955" w:rsidRDefault="00700955" w:rsidP="00A57497">
            <w:pPr>
              <w:pStyle w:val="TestCaseInfo"/>
              <w:numPr>
                <w:ilvl w:val="0"/>
                <w:numId w:val="69"/>
              </w:numPr>
            </w:pPr>
            <w:r>
              <w:t>Validate that VNFM processes the vStorage fault clear notification</w:t>
            </w:r>
          </w:p>
          <w:p w:rsidR="005A676A" w:rsidRDefault="005A676A" w:rsidP="00A57497">
            <w:pPr>
              <w:pStyle w:val="TestCaseInfo"/>
              <w:numPr>
                <w:ilvl w:val="0"/>
                <w:numId w:val="69"/>
              </w:numPr>
            </w:pPr>
            <w:r>
              <w:t>Issue command to the VNFM to deregister for vStorage fault notification</w:t>
            </w:r>
          </w:p>
          <w:p w:rsidR="005A676A" w:rsidRDefault="005A676A" w:rsidP="00A57497">
            <w:pPr>
              <w:pStyle w:val="TestCaseInfo"/>
              <w:numPr>
                <w:ilvl w:val="0"/>
                <w:numId w:val="69"/>
              </w:numPr>
            </w:pPr>
            <w:r>
              <w:lastRenderedPageBreak/>
              <w:t>Validate via VNFM and VIM interface that deregistration was successful</w:t>
            </w:r>
          </w:p>
          <w:p w:rsidR="005A676A" w:rsidRDefault="005A676A" w:rsidP="00A57497">
            <w:pPr>
              <w:pStyle w:val="TestCaseInfo"/>
              <w:numPr>
                <w:ilvl w:val="0"/>
                <w:numId w:val="69"/>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00955" w:rsidRDefault="00700955" w:rsidP="00700955">
            <w:pPr>
              <w:pStyle w:val="TestCaseInfo"/>
            </w:pPr>
            <w:r>
              <w:t>The test case could have multiple subcases addressing the different severities:</w:t>
            </w:r>
          </w:p>
          <w:p w:rsidR="00700955" w:rsidRDefault="00700955" w:rsidP="00D45270">
            <w:pPr>
              <w:pStyle w:val="TestCaseInfo"/>
              <w:numPr>
                <w:ilvl w:val="0"/>
                <w:numId w:val="107"/>
              </w:numPr>
            </w:pPr>
            <w:r>
              <w:t>Critical</w:t>
            </w:r>
          </w:p>
          <w:p w:rsidR="00700955" w:rsidRDefault="00700955" w:rsidP="00D45270">
            <w:pPr>
              <w:pStyle w:val="TestCaseInfo"/>
              <w:numPr>
                <w:ilvl w:val="0"/>
                <w:numId w:val="107"/>
              </w:numPr>
            </w:pPr>
            <w:r>
              <w:t>Major</w:t>
            </w:r>
          </w:p>
          <w:p w:rsidR="00700955" w:rsidRDefault="00700955" w:rsidP="00D45270">
            <w:pPr>
              <w:pStyle w:val="TestCaseInfo"/>
              <w:numPr>
                <w:ilvl w:val="0"/>
                <w:numId w:val="107"/>
              </w:numPr>
            </w:pPr>
            <w:r>
              <w:t>Minor</w:t>
            </w:r>
          </w:p>
          <w:p w:rsidR="00700955" w:rsidRDefault="00700955" w:rsidP="00D45270">
            <w:pPr>
              <w:pStyle w:val="TestCaseInfo"/>
              <w:numPr>
                <w:ilvl w:val="0"/>
                <w:numId w:val="107"/>
              </w:numPr>
            </w:pPr>
            <w:r>
              <w:t>Warning</w:t>
            </w:r>
          </w:p>
          <w:p w:rsidR="00700955" w:rsidRDefault="00700955" w:rsidP="00D45270">
            <w:pPr>
              <w:pStyle w:val="TestCaseInfo"/>
              <w:numPr>
                <w:ilvl w:val="0"/>
                <w:numId w:val="107"/>
              </w:numPr>
            </w:pPr>
            <w:r>
              <w:t>Indeterminate</w:t>
            </w:r>
          </w:p>
          <w:p w:rsidR="00700955" w:rsidRDefault="00700955" w:rsidP="00700955">
            <w:pPr>
              <w:pStyle w:val="TestCaseInfo"/>
            </w:pPr>
            <w:r>
              <w:t>The state of the alarm could be another set of sub test cases:</w:t>
            </w:r>
          </w:p>
          <w:p w:rsidR="00700955" w:rsidRDefault="00700955" w:rsidP="00D45270">
            <w:pPr>
              <w:pStyle w:val="TestCaseInfo"/>
              <w:numPr>
                <w:ilvl w:val="0"/>
                <w:numId w:val="106"/>
              </w:numPr>
            </w:pPr>
            <w:r>
              <w:t>Fired</w:t>
            </w:r>
          </w:p>
          <w:p w:rsidR="00700955" w:rsidRDefault="00700955" w:rsidP="00D45270">
            <w:pPr>
              <w:pStyle w:val="TestCaseInfo"/>
              <w:numPr>
                <w:ilvl w:val="0"/>
                <w:numId w:val="106"/>
              </w:numPr>
            </w:pPr>
            <w:r>
              <w:t>Updated</w:t>
            </w:r>
          </w:p>
          <w:p w:rsidR="005A676A" w:rsidRDefault="00700955" w:rsidP="00D45270">
            <w:pPr>
              <w:pStyle w:val="TestCaseInfo"/>
              <w:numPr>
                <w:ilvl w:val="0"/>
                <w:numId w:val="106"/>
              </w:numPr>
            </w:pPr>
            <w:r>
              <w:t>Cleared</w:t>
            </w:r>
          </w:p>
        </w:tc>
      </w:tr>
    </w:tbl>
    <w:p w:rsidR="005A676A" w:rsidRDefault="005A676A" w:rsidP="005A676A">
      <w:pPr>
        <w:rPr>
          <w:lang w:eastAsia="zh-CN"/>
        </w:rPr>
      </w:pPr>
    </w:p>
    <w:p w:rsidR="005A676A" w:rsidRPr="00C35DDF" w:rsidRDefault="005A676A" w:rsidP="00C35DDF">
      <w:pPr>
        <w:pStyle w:val="Heading2"/>
      </w:pPr>
      <w:bookmarkStart w:id="7972" w:name="_Toc454184370"/>
      <w:bookmarkStart w:id="7973" w:name="_Toc477880917"/>
      <w:r w:rsidRPr="00C35DDF">
        <w:t>VNF Recovery</w:t>
      </w:r>
      <w:bookmarkEnd w:id="7972"/>
      <w:bookmarkEnd w:id="7973"/>
    </w:p>
    <w:p w:rsidR="005A676A" w:rsidRDefault="007F25E7" w:rsidP="005A676A">
      <w:pPr>
        <w:rPr>
          <w:lang w:eastAsia="zh-CN"/>
        </w:rPr>
      </w:pPr>
      <w:r>
        <w:rPr>
          <w:lang w:eastAsia="zh-CN"/>
        </w:rPr>
        <w:t>Once a VNF is a fault state, the VNFM should recover the VNF from this state and bring it back to normal operation.</w:t>
      </w:r>
    </w:p>
    <w:p w:rsidR="007F25E7" w:rsidRDefault="007F25E7"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7974" w:name="_Toc454184459"/>
            <w:bookmarkStart w:id="7975" w:name="_Toc477881074"/>
            <w:r>
              <w:t>TC.VNF.RECOVERY.001</w:t>
            </w:r>
            <w:r>
              <w:tab/>
            </w:r>
            <w:r w:rsidR="005A676A" w:rsidRPr="00BB39BA">
              <w:t>Manual VNF recover of a faulty VNF</w:t>
            </w:r>
            <w:bookmarkEnd w:id="7974"/>
            <w:bookmarkEnd w:id="7975"/>
          </w:p>
        </w:tc>
      </w:tr>
      <w:tr w:rsidR="005A676A" w:rsidTr="004661AD">
        <w:trPr>
          <w:trHeight w:val="32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4661AD" w:rsidP="004661AD">
            <w:pPr>
              <w:pStyle w:val="TestCaseInfo"/>
              <w:rPr>
                <w:lang w:eastAsia="zh-CN"/>
              </w:rPr>
            </w:pPr>
            <w:r>
              <w:rPr>
                <w:lang w:eastAsia="zh-CN"/>
              </w:rPr>
              <w:t>Validate</w:t>
            </w:r>
            <w:r w:rsidR="005A676A" w:rsidRPr="00BB39BA">
              <w:rPr>
                <w:lang w:eastAsia="zh-CN"/>
              </w:rPr>
              <w:t xml:space="preserve"> VNFM recover</w:t>
            </w:r>
            <w:r>
              <w:rPr>
                <w:lang w:eastAsia="zh-CN"/>
              </w:rPr>
              <w:t>s</w:t>
            </w:r>
            <w:r w:rsidR="005A676A" w:rsidRPr="00BB39BA">
              <w:rPr>
                <w:lang w:eastAsia="zh-CN"/>
              </w:rPr>
              <w:t xml:space="preserve"> a faulty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4661AD" w:rsidP="00143687">
            <w:pPr>
              <w:pStyle w:val="TestCaseInfo"/>
              <w:rPr>
                <w:lang w:eastAsia="zh-CN"/>
              </w:rPr>
            </w:pPr>
            <w:r w:rsidRPr="00BB39BA">
              <w:rPr>
                <w:lang w:eastAsia="zh-CN"/>
              </w:rPr>
              <w:t>The VNFM must be able to recover a faulty VNF. The recovery instruction could come from a command issued to the VNFM, from the NFVO or EM. Traffic should be send before the instruction gets issued. We should measure how long it takes for the VNFM to recover the VNF.</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98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Sequence:</w:t>
            </w:r>
          </w:p>
          <w:p w:rsidR="005A676A" w:rsidRPr="00BB39BA" w:rsidRDefault="005A676A" w:rsidP="00A57497">
            <w:pPr>
              <w:pStyle w:val="TestCaseInfo"/>
              <w:numPr>
                <w:ilvl w:val="0"/>
                <w:numId w:val="70"/>
              </w:numPr>
            </w:pPr>
            <w:r w:rsidRPr="00BB39BA">
              <w:t>Instantiate VNF</w:t>
            </w:r>
          </w:p>
          <w:p w:rsidR="00A57497" w:rsidRDefault="00A57497" w:rsidP="00A57497">
            <w:pPr>
              <w:pStyle w:val="TestCaseInfo"/>
              <w:numPr>
                <w:ilvl w:val="0"/>
                <w:numId w:val="70"/>
              </w:numPr>
            </w:pPr>
            <w:r w:rsidRPr="00074BEF">
              <w:t>Validate VNF instantiation state is INSTANTIATED and VNF state is STARTED (--&gt; time stamp when correct state reached)</w:t>
            </w:r>
          </w:p>
          <w:p w:rsidR="005A676A" w:rsidRPr="00BB39BA" w:rsidRDefault="005A676A" w:rsidP="00A57497">
            <w:pPr>
              <w:pStyle w:val="TestCaseInfo"/>
              <w:numPr>
                <w:ilvl w:val="0"/>
                <w:numId w:val="70"/>
              </w:numPr>
            </w:pPr>
            <w:r w:rsidRPr="00BB39BA">
              <w:t>Generate normal traffic load</w:t>
            </w:r>
          </w:p>
          <w:p w:rsidR="005A676A" w:rsidRPr="00BB39BA" w:rsidRDefault="005A676A" w:rsidP="00A57497">
            <w:pPr>
              <w:pStyle w:val="TestCaseInfo"/>
              <w:numPr>
                <w:ilvl w:val="0"/>
                <w:numId w:val="70"/>
              </w:numPr>
            </w:pPr>
            <w:r w:rsidRPr="00BB39BA">
              <w:t>Validate that traffic f</w:t>
            </w:r>
            <w:r w:rsidR="004661AD">
              <w:t>lows through without issues (</w:t>
            </w:r>
            <w:r w:rsidR="004661AD">
              <w:sym w:font="Wingdings" w:char="F0E0"/>
            </w:r>
            <w:r w:rsidRPr="00BB39BA">
              <w:t xml:space="preserve"> no dropped packets)</w:t>
            </w:r>
          </w:p>
          <w:p w:rsidR="005A676A" w:rsidRPr="00BB39BA" w:rsidRDefault="005A676A" w:rsidP="00A57497">
            <w:pPr>
              <w:pStyle w:val="TestCaseInfo"/>
              <w:numPr>
                <w:ilvl w:val="0"/>
                <w:numId w:val="70"/>
              </w:numPr>
            </w:pPr>
            <w:r w:rsidRPr="00BB39BA">
              <w:t xml:space="preserve">Issue command </w:t>
            </w:r>
            <w:r w:rsidR="007F25E7">
              <w:t>to inject</w:t>
            </w:r>
            <w:r w:rsidR="004661AD">
              <w:t xml:space="preserve"> </w:t>
            </w:r>
            <w:r w:rsidRPr="00BB39BA">
              <w:t>a fault</w:t>
            </w:r>
          </w:p>
          <w:p w:rsidR="005A676A" w:rsidRPr="00BB39BA" w:rsidRDefault="005A676A" w:rsidP="00A57497">
            <w:pPr>
              <w:pStyle w:val="TestCaseInfo"/>
              <w:numPr>
                <w:ilvl w:val="0"/>
                <w:numId w:val="70"/>
              </w:numPr>
            </w:pPr>
            <w:r w:rsidRPr="00BB39BA">
              <w:t xml:space="preserve">Validate that traffic gets dropped as VNF is now </w:t>
            </w:r>
            <w:r w:rsidR="007F25E7">
              <w:t>in fault condition</w:t>
            </w:r>
            <w:r w:rsidRPr="00BB39BA">
              <w:t xml:space="preserve"> (</w:t>
            </w:r>
            <w:r w:rsidR="004661AD">
              <w:sym w:font="Wingdings" w:char="F0E0"/>
            </w:r>
            <w:r w:rsidRPr="00BB39BA">
              <w:t xml:space="preserve"> dropped packets)</w:t>
            </w:r>
          </w:p>
          <w:p w:rsidR="005A676A" w:rsidRPr="00BB39BA" w:rsidRDefault="005A676A" w:rsidP="00A57497">
            <w:pPr>
              <w:pStyle w:val="TestCaseInfo"/>
              <w:numPr>
                <w:ilvl w:val="0"/>
                <w:numId w:val="70"/>
              </w:numPr>
            </w:pPr>
            <w:r w:rsidRPr="00BB39BA">
              <w:t>Manually issue V</w:t>
            </w:r>
            <w:r w:rsidR="004661AD">
              <w:t>NFM command healing trigger (</w:t>
            </w:r>
            <w:r w:rsidR="004661AD">
              <w:sym w:font="Wingdings" w:char="F0E0"/>
            </w:r>
            <w:r w:rsidRPr="00BB39BA">
              <w:t xml:space="preserve"> time stamp)</w:t>
            </w:r>
          </w:p>
          <w:p w:rsidR="005A676A" w:rsidRPr="00BB39BA" w:rsidRDefault="007F25E7" w:rsidP="00A57497">
            <w:pPr>
              <w:pStyle w:val="TestCaseInfo"/>
              <w:numPr>
                <w:ilvl w:val="0"/>
                <w:numId w:val="70"/>
              </w:numPr>
            </w:pPr>
            <w:r>
              <w:t>Validate fault has been removed</w:t>
            </w:r>
            <w:r w:rsidR="004661AD">
              <w:t xml:space="preserve"> (</w:t>
            </w:r>
            <w:r w:rsidR="004661AD">
              <w:sym w:font="Wingdings" w:char="F0E0"/>
            </w:r>
            <w:r w:rsidR="005A676A" w:rsidRPr="00BB39BA">
              <w:t xml:space="preserve"> time stamp)</w:t>
            </w:r>
          </w:p>
          <w:p w:rsidR="005A676A" w:rsidRPr="00BB39BA" w:rsidRDefault="005A676A" w:rsidP="00A57497">
            <w:pPr>
              <w:pStyle w:val="TestCaseInfo"/>
              <w:numPr>
                <w:ilvl w:val="0"/>
                <w:numId w:val="70"/>
              </w:numPr>
            </w:pPr>
            <w:r w:rsidRPr="00BB39BA">
              <w:lastRenderedPageBreak/>
              <w:t>Validate traffic flows through without issues (</w:t>
            </w:r>
            <w:r w:rsidR="004661AD">
              <w:sym w:font="Wingdings" w:char="F0E0"/>
            </w:r>
            <w:r w:rsidRPr="00BB39BA">
              <w:t xml:space="preserve"> no dropped packets, </w:t>
            </w:r>
            <w:r w:rsidR="004661AD">
              <w:sym w:font="Wingdings" w:char="F0E0"/>
            </w:r>
            <w:r w:rsidRPr="00BB39BA">
              <w:t xml:space="preserve"> time stamp)</w:t>
            </w:r>
          </w:p>
          <w:p w:rsidR="005A676A" w:rsidRPr="00BB39BA" w:rsidRDefault="005A676A" w:rsidP="00A57497">
            <w:pPr>
              <w:pStyle w:val="TestCaseInfo"/>
              <w:numPr>
                <w:ilvl w:val="0"/>
                <w:numId w:val="70"/>
              </w:numPr>
            </w:pPr>
            <w:r w:rsidRPr="00BB39BA">
              <w:t>Stop Traffic</w:t>
            </w:r>
          </w:p>
          <w:p w:rsidR="005A676A" w:rsidRDefault="005A676A" w:rsidP="00A57497">
            <w:pPr>
              <w:pStyle w:val="TestCaseInfo"/>
              <w:numPr>
                <w:ilvl w:val="0"/>
                <w:numId w:val="70"/>
              </w:numPr>
              <w:rPr>
                <w:lang w:eastAsia="zh-CN"/>
              </w:rPr>
            </w:pPr>
            <w:r w:rsidRPr="00BB39BA">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4661AD" w:rsidRDefault="004661AD" w:rsidP="004661AD">
            <w:pPr>
              <w:pStyle w:val="TestCaseInfo"/>
              <w:rPr>
                <w:lang w:eastAsia="zh-CN"/>
              </w:rPr>
            </w:pPr>
            <w:r>
              <w:rPr>
                <w:lang w:eastAsia="zh-CN"/>
              </w:rPr>
              <w:t xml:space="preserve">Sub test cases could be created based on the source of the </w:t>
            </w:r>
            <w:r w:rsidRPr="00BB39BA">
              <w:rPr>
                <w:lang w:eastAsia="zh-CN"/>
              </w:rPr>
              <w:t xml:space="preserve">recovery instruction </w:t>
            </w:r>
          </w:p>
          <w:p w:rsidR="004661AD" w:rsidRDefault="007F25E7" w:rsidP="00D45270">
            <w:pPr>
              <w:pStyle w:val="TestCaseInfo"/>
              <w:numPr>
                <w:ilvl w:val="0"/>
                <w:numId w:val="108"/>
              </w:numPr>
            </w:pPr>
            <w:r>
              <w:rPr>
                <w:lang w:eastAsia="zh-CN"/>
              </w:rPr>
              <w:t xml:space="preserve">Command to </w:t>
            </w:r>
            <w:r w:rsidR="004661AD" w:rsidRPr="00BB39BA">
              <w:rPr>
                <w:lang w:eastAsia="zh-CN"/>
              </w:rPr>
              <w:t>VNFM</w:t>
            </w:r>
            <w:r>
              <w:rPr>
                <w:lang w:eastAsia="zh-CN"/>
              </w:rPr>
              <w:t xml:space="preserve"> directly</w:t>
            </w:r>
          </w:p>
          <w:p w:rsidR="004661AD" w:rsidRDefault="007F25E7" w:rsidP="00D45270">
            <w:pPr>
              <w:pStyle w:val="TestCaseInfo"/>
              <w:numPr>
                <w:ilvl w:val="0"/>
                <w:numId w:val="108"/>
              </w:numPr>
            </w:pPr>
            <w:r>
              <w:rPr>
                <w:lang w:eastAsia="zh-CN"/>
              </w:rPr>
              <w:t xml:space="preserve">Command from </w:t>
            </w:r>
            <w:r w:rsidR="004661AD" w:rsidRPr="00BB39BA">
              <w:rPr>
                <w:lang w:eastAsia="zh-CN"/>
              </w:rPr>
              <w:t>NFVO</w:t>
            </w:r>
          </w:p>
          <w:p w:rsidR="005A676A" w:rsidRDefault="007F25E7" w:rsidP="00D45270">
            <w:pPr>
              <w:pStyle w:val="TestCaseInfo"/>
              <w:numPr>
                <w:ilvl w:val="0"/>
                <w:numId w:val="108"/>
              </w:numPr>
            </w:pPr>
            <w:r>
              <w:rPr>
                <w:lang w:eastAsia="zh-CN"/>
              </w:rPr>
              <w:t xml:space="preserve">Command from </w:t>
            </w:r>
            <w:r w:rsidR="004661AD" w:rsidRPr="00BB39BA">
              <w:rPr>
                <w:lang w:eastAsia="zh-CN"/>
              </w:rPr>
              <w:t>EM</w:t>
            </w:r>
          </w:p>
          <w:p w:rsidR="007F25E7" w:rsidRDefault="007F25E7" w:rsidP="007F25E7">
            <w:pPr>
              <w:pStyle w:val="TestCaseInfo"/>
            </w:pPr>
            <w:r>
              <w:t>Another set of sub test cases is the type of fault injection. Here are samples:</w:t>
            </w:r>
          </w:p>
          <w:p w:rsidR="007F25E7" w:rsidRDefault="007F25E7" w:rsidP="00D45270">
            <w:pPr>
              <w:pStyle w:val="TestCaseInfo"/>
              <w:numPr>
                <w:ilvl w:val="0"/>
                <w:numId w:val="109"/>
              </w:numPr>
              <w:rPr>
                <w:lang w:eastAsia="zh-CN"/>
              </w:rPr>
            </w:pPr>
            <w:r w:rsidRPr="00BB39BA">
              <w:t>VIM command to stop the VNF</w:t>
            </w:r>
          </w:p>
          <w:p w:rsidR="007F25E7" w:rsidRDefault="007F25E7" w:rsidP="00D45270">
            <w:pPr>
              <w:pStyle w:val="TestCaseInfo"/>
              <w:numPr>
                <w:ilvl w:val="0"/>
                <w:numId w:val="109"/>
              </w:numPr>
              <w:rPr>
                <w:lang w:eastAsia="zh-CN"/>
              </w:rPr>
            </w:pPr>
            <w:r>
              <w:t>VIM command to stop one of the compute notes of the VNF</w:t>
            </w:r>
          </w:p>
          <w:p w:rsidR="007F25E7" w:rsidRDefault="007F25E7" w:rsidP="00D45270">
            <w:pPr>
              <w:pStyle w:val="TestCaseInfo"/>
              <w:numPr>
                <w:ilvl w:val="0"/>
                <w:numId w:val="109"/>
              </w:numPr>
              <w:rPr>
                <w:lang w:eastAsia="zh-CN"/>
              </w:rPr>
            </w:pPr>
            <w:r>
              <w:rPr>
                <w:lang w:eastAsia="zh-CN"/>
              </w:rPr>
              <w:t>VIM command to cause vStorage fault</w:t>
            </w:r>
          </w:p>
          <w:p w:rsidR="007F25E7" w:rsidRDefault="007F25E7" w:rsidP="00D45270">
            <w:pPr>
              <w:pStyle w:val="TestCaseInfo"/>
              <w:numPr>
                <w:ilvl w:val="0"/>
                <w:numId w:val="109"/>
              </w:numPr>
              <w:rPr>
                <w:lang w:eastAsia="zh-CN"/>
              </w:rPr>
            </w:pPr>
            <w:r>
              <w:rPr>
                <w:lang w:eastAsia="zh-CN"/>
              </w:rPr>
              <w:t>VIM command to cause vMemory fault</w:t>
            </w:r>
          </w:p>
          <w:p w:rsidR="007F25E7" w:rsidRDefault="007F25E7" w:rsidP="00D45270">
            <w:pPr>
              <w:pStyle w:val="TestCaseInfo"/>
              <w:numPr>
                <w:ilvl w:val="0"/>
                <w:numId w:val="109"/>
              </w:numPr>
              <w:rPr>
                <w:lang w:eastAsia="zh-CN"/>
              </w:rPr>
            </w:pPr>
            <w:r>
              <w:rPr>
                <w:lang w:eastAsia="zh-CN"/>
              </w:rPr>
              <w:t>VIM command to cause vNetwork fault</w:t>
            </w:r>
          </w:p>
          <w:p w:rsidR="007F25E7" w:rsidRDefault="007F25E7" w:rsidP="00D45270">
            <w:pPr>
              <w:pStyle w:val="TestCaseInfo"/>
              <w:numPr>
                <w:ilvl w:val="0"/>
                <w:numId w:val="109"/>
              </w:numPr>
              <w:rPr>
                <w:lang w:eastAsia="zh-CN"/>
              </w:rPr>
            </w:pPr>
            <w:r>
              <w:rPr>
                <w:lang w:eastAsia="zh-CN"/>
              </w:rPr>
              <w:t>VIM command to cause EM communication fault</w:t>
            </w:r>
          </w:p>
          <w:p w:rsidR="007F25E7" w:rsidRDefault="007F25E7" w:rsidP="00D45270">
            <w:pPr>
              <w:pStyle w:val="TestCaseInfo"/>
              <w:numPr>
                <w:ilvl w:val="0"/>
                <w:numId w:val="109"/>
              </w:numPr>
              <w:rPr>
                <w:lang w:eastAsia="zh-CN"/>
              </w:rPr>
            </w:pPr>
            <w:r>
              <w:rPr>
                <w:lang w:eastAsia="zh-CN"/>
              </w:rPr>
              <w:t>VIM command to cause VNF and VNFM communication fault</w:t>
            </w:r>
          </w:p>
        </w:tc>
      </w:tr>
    </w:tbl>
    <w:p w:rsidR="005A676A" w:rsidRDefault="005A676A" w:rsidP="005A676A">
      <w:pPr>
        <w:rPr>
          <w:lang w:eastAsia="zh-CN"/>
        </w:rPr>
      </w:pPr>
    </w:p>
    <w:p w:rsidR="005A676A" w:rsidRDefault="005A676A" w:rsidP="005A676A">
      <w:pPr>
        <w:rPr>
          <w:lang w:eastAsia="zh-CN"/>
        </w:rPr>
      </w:pPr>
    </w:p>
    <w:p w:rsidR="005A676A" w:rsidRDefault="005A676A" w:rsidP="001C5F01">
      <w:pPr>
        <w:pStyle w:val="Heading1"/>
      </w:pPr>
      <w:bookmarkStart w:id="7976" w:name="_Toc454184371"/>
      <w:bookmarkStart w:id="7977" w:name="_Toc477880918"/>
      <w:r>
        <w:t>Performance Management</w:t>
      </w:r>
      <w:bookmarkEnd w:id="7976"/>
      <w:bookmarkEnd w:id="7977"/>
    </w:p>
    <w:p w:rsidR="005A676A" w:rsidRDefault="005A676A" w:rsidP="005A676A">
      <w:pPr>
        <w:rPr>
          <w:lang w:eastAsia="zh-CN"/>
        </w:rPr>
      </w:pPr>
    </w:p>
    <w:p w:rsidR="00C16CCA" w:rsidRPr="00C16CCA" w:rsidRDefault="00C16CCA" w:rsidP="00C16CCA">
      <w:pPr>
        <w:rPr>
          <w:lang w:eastAsia="zh-CN"/>
        </w:rPr>
      </w:pPr>
      <w:r>
        <w:rPr>
          <w:lang w:eastAsia="zh-CN"/>
        </w:rPr>
        <w:t xml:space="preserve">Performance management is concentrated on </w:t>
      </w:r>
      <w:r w:rsidRPr="00C16CCA">
        <w:rPr>
          <w:lang w:eastAsia="zh-CN"/>
        </w:rPr>
        <w:t xml:space="preserve">measurements collection and </w:t>
      </w:r>
      <w:r>
        <w:rPr>
          <w:lang w:eastAsia="zh-CN"/>
        </w:rPr>
        <w:t xml:space="preserve">their </w:t>
      </w:r>
      <w:r w:rsidRPr="00C16CCA">
        <w:rPr>
          <w:lang w:eastAsia="zh-CN"/>
        </w:rPr>
        <w:t>notification</w:t>
      </w:r>
      <w:r>
        <w:rPr>
          <w:lang w:eastAsia="zh-CN"/>
        </w:rPr>
        <w:t>. It exposes the access to collect statistical information of r</w:t>
      </w:r>
      <w:r w:rsidRPr="00C16CCA">
        <w:rPr>
          <w:lang w:eastAsia="zh-CN"/>
        </w:rPr>
        <w:t>esource consumption level</w:t>
      </w:r>
      <w:r>
        <w:rPr>
          <w:lang w:eastAsia="zh-CN"/>
        </w:rPr>
        <w:t>s like</w:t>
      </w:r>
    </w:p>
    <w:p w:rsidR="00C16CCA" w:rsidRPr="00C16CCA" w:rsidRDefault="00C16CCA" w:rsidP="00D45270">
      <w:pPr>
        <w:pStyle w:val="ListParagraph"/>
        <w:numPr>
          <w:ilvl w:val="0"/>
          <w:numId w:val="110"/>
        </w:numPr>
        <w:rPr>
          <w:lang w:eastAsia="zh-CN"/>
        </w:rPr>
      </w:pPr>
      <w:r w:rsidRPr="00C16CCA">
        <w:rPr>
          <w:lang w:eastAsia="zh-CN"/>
        </w:rPr>
        <w:t>vCPU power consumption</w:t>
      </w:r>
    </w:p>
    <w:p w:rsidR="00C16CCA" w:rsidRPr="00C16CCA" w:rsidRDefault="00C16CCA" w:rsidP="00D45270">
      <w:pPr>
        <w:pStyle w:val="ListParagraph"/>
        <w:numPr>
          <w:ilvl w:val="0"/>
          <w:numId w:val="110"/>
        </w:numPr>
        <w:rPr>
          <w:lang w:eastAsia="zh-CN"/>
        </w:rPr>
      </w:pPr>
      <w:r w:rsidRPr="00C16CCA">
        <w:rPr>
          <w:lang w:eastAsia="zh-CN"/>
        </w:rPr>
        <w:t>vCPU load</w:t>
      </w:r>
    </w:p>
    <w:p w:rsidR="00C16CCA" w:rsidRPr="00C16CCA" w:rsidRDefault="00C16CCA" w:rsidP="00D45270">
      <w:pPr>
        <w:pStyle w:val="ListParagraph"/>
        <w:numPr>
          <w:ilvl w:val="0"/>
          <w:numId w:val="110"/>
        </w:numPr>
        <w:rPr>
          <w:lang w:eastAsia="zh-CN"/>
        </w:rPr>
      </w:pPr>
      <w:r w:rsidRPr="00C16CCA">
        <w:rPr>
          <w:lang w:eastAsia="zh-CN"/>
        </w:rPr>
        <w:t>VM memory usage oversubscription</w:t>
      </w:r>
    </w:p>
    <w:p w:rsidR="00C16CCA" w:rsidRPr="00C16CCA" w:rsidRDefault="00C16CCA" w:rsidP="00D45270">
      <w:pPr>
        <w:pStyle w:val="ListParagraph"/>
        <w:numPr>
          <w:ilvl w:val="0"/>
          <w:numId w:val="110"/>
        </w:numPr>
        <w:rPr>
          <w:lang w:eastAsia="zh-CN"/>
        </w:rPr>
      </w:pPr>
      <w:r w:rsidRPr="00C16CCA">
        <w:rPr>
          <w:lang w:eastAsia="zh-CN"/>
        </w:rPr>
        <w:t>VM disk latency</w:t>
      </w:r>
    </w:p>
    <w:p w:rsidR="00C16CCA" w:rsidRDefault="00C16CCA" w:rsidP="00C16CCA">
      <w:pPr>
        <w:rPr>
          <w:lang w:eastAsia="zh-CN"/>
        </w:rPr>
      </w:pPr>
      <w:r>
        <w:rPr>
          <w:lang w:eastAsia="zh-CN"/>
        </w:rPr>
        <w:t>Following operations are available:</w:t>
      </w:r>
    </w:p>
    <w:p w:rsidR="00C16CCA" w:rsidRPr="00C16CCA" w:rsidRDefault="00C16CCA" w:rsidP="00D45270">
      <w:pPr>
        <w:pStyle w:val="ListParagraph"/>
        <w:numPr>
          <w:ilvl w:val="0"/>
          <w:numId w:val="111"/>
        </w:numPr>
        <w:rPr>
          <w:lang w:eastAsia="zh-CN"/>
        </w:rPr>
      </w:pPr>
      <w:r>
        <w:rPr>
          <w:lang w:eastAsia="zh-CN"/>
        </w:rPr>
        <w:t>Create and Delete Performance Management</w:t>
      </w:r>
      <w:r w:rsidRPr="00C16CCA">
        <w:rPr>
          <w:lang w:eastAsia="zh-CN"/>
        </w:rPr>
        <w:t xml:space="preserve"> Job operation</w:t>
      </w:r>
    </w:p>
    <w:p w:rsidR="00C16CCA" w:rsidRPr="00C16CCA" w:rsidRDefault="00C16CCA" w:rsidP="00D45270">
      <w:pPr>
        <w:pStyle w:val="ListParagraph"/>
        <w:numPr>
          <w:ilvl w:val="0"/>
          <w:numId w:val="111"/>
        </w:numPr>
        <w:rPr>
          <w:lang w:eastAsia="zh-CN"/>
        </w:rPr>
      </w:pPr>
      <w:r w:rsidRPr="00C16CCA">
        <w:rPr>
          <w:lang w:eastAsia="zh-CN"/>
        </w:rPr>
        <w:t>Query P</w:t>
      </w:r>
      <w:r>
        <w:rPr>
          <w:lang w:eastAsia="zh-CN"/>
        </w:rPr>
        <w:t xml:space="preserve">erformance </w:t>
      </w:r>
      <w:r w:rsidRPr="00C16CCA">
        <w:rPr>
          <w:lang w:eastAsia="zh-CN"/>
        </w:rPr>
        <w:t>M</w:t>
      </w:r>
      <w:r>
        <w:rPr>
          <w:lang w:eastAsia="zh-CN"/>
        </w:rPr>
        <w:t xml:space="preserve">anagement </w:t>
      </w:r>
      <w:r w:rsidRPr="00C16CCA">
        <w:rPr>
          <w:lang w:eastAsia="zh-CN"/>
        </w:rPr>
        <w:t>Job operation</w:t>
      </w:r>
    </w:p>
    <w:p w:rsidR="00C16CCA" w:rsidRPr="00C16CCA" w:rsidRDefault="00C16CCA" w:rsidP="00D45270">
      <w:pPr>
        <w:pStyle w:val="ListParagraph"/>
        <w:numPr>
          <w:ilvl w:val="0"/>
          <w:numId w:val="111"/>
        </w:numPr>
        <w:rPr>
          <w:lang w:eastAsia="zh-CN"/>
        </w:rPr>
      </w:pPr>
      <w:r w:rsidRPr="00C16CCA">
        <w:rPr>
          <w:lang w:eastAsia="zh-CN"/>
        </w:rPr>
        <w:t>Subscribe notification for performance information availability and threshold crossed notification</w:t>
      </w:r>
    </w:p>
    <w:p w:rsidR="00C16CCA" w:rsidRPr="00C16CCA" w:rsidRDefault="00C16CCA" w:rsidP="00D45270">
      <w:pPr>
        <w:pStyle w:val="ListParagraph"/>
        <w:numPr>
          <w:ilvl w:val="0"/>
          <w:numId w:val="111"/>
        </w:numPr>
        <w:rPr>
          <w:lang w:eastAsia="zh-CN"/>
        </w:rPr>
      </w:pPr>
      <w:r w:rsidRPr="00C16CCA">
        <w:rPr>
          <w:lang w:eastAsia="zh-CN"/>
        </w:rPr>
        <w:t>Create and Delete Threshold operation</w:t>
      </w:r>
    </w:p>
    <w:p w:rsidR="00C16CCA" w:rsidRDefault="00C16CCA" w:rsidP="00D45270">
      <w:pPr>
        <w:pStyle w:val="ListParagraph"/>
        <w:numPr>
          <w:ilvl w:val="0"/>
          <w:numId w:val="111"/>
        </w:numPr>
        <w:rPr>
          <w:lang w:eastAsia="zh-CN"/>
        </w:rPr>
      </w:pPr>
      <w:r w:rsidRPr="00C16CCA">
        <w:rPr>
          <w:lang w:eastAsia="zh-CN"/>
        </w:rPr>
        <w:t>Query existing Threshold operations</w:t>
      </w:r>
    </w:p>
    <w:p w:rsidR="007F25E7" w:rsidRDefault="007F25E7" w:rsidP="005A676A">
      <w:pPr>
        <w:rPr>
          <w:lang w:eastAsia="zh-CN"/>
        </w:rPr>
      </w:pPr>
    </w:p>
    <w:p w:rsidR="00C16CCA" w:rsidRDefault="00C16CC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7978" w:name="_Toc454184460"/>
            <w:bookmarkStart w:id="7979" w:name="_Toc477881075"/>
            <w:r>
              <w:t>TC.VNF.PERF.001</w:t>
            </w:r>
            <w:r>
              <w:tab/>
            </w:r>
            <w:r w:rsidR="005A676A" w:rsidRPr="001D093D">
              <w:t>vCPU resource performance data notification subscription an</w:t>
            </w:r>
            <w:r w:rsidR="005A676A">
              <w:t>d notification</w:t>
            </w:r>
            <w:bookmarkEnd w:id="7978"/>
            <w:bookmarkEnd w:id="7979"/>
          </w:p>
        </w:tc>
      </w:tr>
      <w:tr w:rsidR="005A676A" w:rsidTr="00143687">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C16CCA" w:rsidP="00C16CCA">
            <w:pPr>
              <w:pStyle w:val="TestCaseInfo"/>
              <w:rPr>
                <w:lang w:eastAsia="zh-CN"/>
              </w:rPr>
            </w:pPr>
            <w:r>
              <w:rPr>
                <w:lang w:eastAsia="zh-CN"/>
              </w:rPr>
              <w:t xml:space="preserve">Validate VNFM can subscribe </w:t>
            </w:r>
            <w:r w:rsidR="00083D7D">
              <w:rPr>
                <w:lang w:eastAsia="zh-CN"/>
              </w:rPr>
              <w:t xml:space="preserve">to </w:t>
            </w:r>
            <w:r>
              <w:rPr>
                <w:lang w:eastAsia="zh-CN"/>
              </w:rPr>
              <w:t>and process notifications of the type vCPU resource performance data</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C16CCA" w:rsidRPr="009566CB" w:rsidRDefault="00C16CCA" w:rsidP="00C16CCA">
            <w:pPr>
              <w:pStyle w:val="TestCaseInfo"/>
            </w:pPr>
            <w:r w:rsidRPr="009566CB">
              <w:t>VNFM creates a PM job for a virtualized resource of type vCPU. Via periodic update notification the VNFM gets the data. At the end the PM job gets canceled and the VIM should be clean of jobs.</w:t>
            </w:r>
          </w:p>
          <w:p w:rsidR="00C16CCA" w:rsidRPr="009566CB" w:rsidRDefault="00C16CCA" w:rsidP="00C16CCA">
            <w:pPr>
              <w:pStyle w:val="TestCaseInfo"/>
            </w:pPr>
            <w:r w:rsidRPr="009566CB">
              <w:t>The PM job should have following inputs:</w:t>
            </w:r>
          </w:p>
          <w:p w:rsidR="00C16CCA" w:rsidRPr="009566CB" w:rsidRDefault="00C16CCA" w:rsidP="00D45270">
            <w:pPr>
              <w:pStyle w:val="TestCaseInfo"/>
              <w:numPr>
                <w:ilvl w:val="0"/>
                <w:numId w:val="107"/>
              </w:numPr>
            </w:pPr>
            <w:r w:rsidRPr="009566CB">
              <w:t>Resource selector is CPU</w:t>
            </w:r>
          </w:p>
          <w:p w:rsidR="00C16CCA" w:rsidRPr="009566CB" w:rsidRDefault="00C16CCA" w:rsidP="00D45270">
            <w:pPr>
              <w:pStyle w:val="TestCaseInfo"/>
              <w:numPr>
                <w:ilvl w:val="0"/>
                <w:numId w:val="107"/>
              </w:numPr>
            </w:pPr>
            <w:r w:rsidRPr="009566CB">
              <w:t>performance metric type</w:t>
            </w:r>
          </w:p>
          <w:p w:rsidR="00C16CCA" w:rsidRPr="009566CB" w:rsidRDefault="00C16CCA" w:rsidP="00D45270">
            <w:pPr>
              <w:pStyle w:val="TestCaseInfo"/>
              <w:numPr>
                <w:ilvl w:val="0"/>
                <w:numId w:val="107"/>
              </w:numPr>
            </w:pPr>
            <w:r w:rsidRPr="009566CB">
              <w:t xml:space="preserve">collection period </w:t>
            </w:r>
          </w:p>
          <w:p w:rsidR="00C16CCA" w:rsidRPr="009566CB" w:rsidRDefault="00C16CCA" w:rsidP="00D45270">
            <w:pPr>
              <w:pStyle w:val="TestCaseInfo"/>
              <w:numPr>
                <w:ilvl w:val="0"/>
                <w:numId w:val="107"/>
              </w:numPr>
            </w:pPr>
            <w:r w:rsidRPr="009566CB">
              <w:t>reporting period</w:t>
            </w:r>
          </w:p>
          <w:p w:rsidR="00C16CCA" w:rsidRPr="009566CB" w:rsidRDefault="00C16CCA" w:rsidP="00D45270">
            <w:pPr>
              <w:pStyle w:val="TestCaseInfo"/>
              <w:numPr>
                <w:ilvl w:val="0"/>
                <w:numId w:val="107"/>
              </w:numPr>
            </w:pPr>
            <w:r w:rsidRPr="009566CB">
              <w:lastRenderedPageBreak/>
              <w:t>reporting boundary to define the duration</w:t>
            </w:r>
          </w:p>
          <w:p w:rsidR="00C16CCA" w:rsidRPr="009566CB" w:rsidRDefault="00C16CCA" w:rsidP="00C16CCA">
            <w:pPr>
              <w:pStyle w:val="TestCaseInfo"/>
            </w:pPr>
            <w:r w:rsidRPr="009566CB">
              <w:t>The VIM should report the PM job with the same parameters.</w:t>
            </w:r>
          </w:p>
          <w:p w:rsidR="005A676A" w:rsidRDefault="00C16CCA" w:rsidP="00C16CCA">
            <w:pPr>
              <w:pStyle w:val="TestCaseInfo"/>
              <w:rPr>
                <w:lang w:eastAsia="zh-CN"/>
              </w:rPr>
            </w:pPr>
            <w:r w:rsidRPr="009566CB">
              <w:t>The notification can report the availability of performance information and/or threshold crossed notifications. This test is for performance notification.</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42061B">
        <w:trPr>
          <w:trHeight w:val="80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9566CB" w:rsidRDefault="005A676A" w:rsidP="00143687">
            <w:pPr>
              <w:pStyle w:val="TestCaseInfo"/>
            </w:pPr>
            <w:r w:rsidRPr="009566CB">
              <w:t>Sequence:</w:t>
            </w:r>
          </w:p>
          <w:p w:rsidR="005A676A" w:rsidRPr="009566CB" w:rsidRDefault="005A676A" w:rsidP="00A57497">
            <w:pPr>
              <w:pStyle w:val="TestCaseInfo"/>
              <w:numPr>
                <w:ilvl w:val="0"/>
                <w:numId w:val="71"/>
              </w:numPr>
            </w:pPr>
            <w:r w:rsidRPr="009566CB">
              <w:t>Instantiate VNF</w:t>
            </w:r>
          </w:p>
          <w:p w:rsidR="00A57497" w:rsidRDefault="00A57497" w:rsidP="00A57497">
            <w:pPr>
              <w:pStyle w:val="TestCaseInfo"/>
              <w:numPr>
                <w:ilvl w:val="0"/>
                <w:numId w:val="71"/>
              </w:numPr>
            </w:pPr>
            <w:r w:rsidRPr="00074BEF">
              <w:t>Validate VNF instantiation state is INSTANTIATED and VNF state is STARTED (--&gt; time stamp when correct state reached)</w:t>
            </w:r>
          </w:p>
          <w:p w:rsidR="005A676A" w:rsidRPr="009566CB" w:rsidRDefault="005A676A" w:rsidP="00A57497">
            <w:pPr>
              <w:pStyle w:val="TestCaseInfo"/>
              <w:numPr>
                <w:ilvl w:val="0"/>
                <w:numId w:val="71"/>
              </w:numPr>
            </w:pPr>
            <w:r w:rsidRPr="009566CB">
              <w:t>Generate traffic</w:t>
            </w:r>
          </w:p>
          <w:p w:rsidR="005A676A" w:rsidRPr="009566CB" w:rsidRDefault="005A676A" w:rsidP="00A57497">
            <w:pPr>
              <w:pStyle w:val="TestCaseInfo"/>
              <w:numPr>
                <w:ilvl w:val="0"/>
                <w:numId w:val="71"/>
              </w:numPr>
            </w:pPr>
            <w:r w:rsidRPr="009566CB">
              <w:t>Validate traffic flows through</w:t>
            </w:r>
          </w:p>
          <w:p w:rsidR="005A676A" w:rsidRPr="009566CB" w:rsidRDefault="005A676A" w:rsidP="00A57497">
            <w:pPr>
              <w:pStyle w:val="TestCaseInfo"/>
              <w:numPr>
                <w:ilvl w:val="0"/>
                <w:numId w:val="71"/>
              </w:numPr>
            </w:pPr>
            <w:r w:rsidRPr="009566CB">
              <w:t>Issue command to the VNFM to collect vCPU performance data</w:t>
            </w:r>
          </w:p>
          <w:p w:rsidR="005A676A" w:rsidRPr="009566CB" w:rsidRDefault="005A676A" w:rsidP="00A57497">
            <w:pPr>
              <w:pStyle w:val="TestCaseInfo"/>
              <w:numPr>
                <w:ilvl w:val="0"/>
                <w:numId w:val="71"/>
              </w:numPr>
            </w:pPr>
            <w:r w:rsidRPr="009566CB">
              <w:t>Validate via VNFM and VIM interface that collection command was successful</w:t>
            </w:r>
          </w:p>
          <w:p w:rsidR="005A676A" w:rsidRPr="009566CB" w:rsidRDefault="005A676A" w:rsidP="00A57497">
            <w:pPr>
              <w:pStyle w:val="TestCaseInfo"/>
              <w:numPr>
                <w:ilvl w:val="0"/>
                <w:numId w:val="71"/>
              </w:numPr>
            </w:pPr>
            <w:r w:rsidRPr="009566CB">
              <w:t>Issue command to the VNFM to register for vCPU performance data notification</w:t>
            </w:r>
          </w:p>
          <w:p w:rsidR="005A676A" w:rsidRPr="009566CB" w:rsidRDefault="005A676A" w:rsidP="00A57497">
            <w:pPr>
              <w:pStyle w:val="TestCaseInfo"/>
              <w:numPr>
                <w:ilvl w:val="0"/>
                <w:numId w:val="71"/>
              </w:numPr>
            </w:pPr>
            <w:r w:rsidRPr="009566CB">
              <w:t>Validate via VNFM and VIM interface that registration was successful</w:t>
            </w:r>
          </w:p>
          <w:p w:rsidR="005A676A" w:rsidRDefault="005A676A" w:rsidP="00A57497">
            <w:pPr>
              <w:pStyle w:val="TestCaseInfo"/>
              <w:numPr>
                <w:ilvl w:val="0"/>
                <w:numId w:val="71"/>
              </w:numPr>
            </w:pPr>
            <w:r w:rsidRPr="009566CB">
              <w:t>Validate that VNFM gets the n</w:t>
            </w:r>
            <w:r w:rsidR="00C16CCA">
              <w:t xml:space="preserve">otification and updates the </w:t>
            </w:r>
            <w:r w:rsidRPr="009566CB">
              <w:t>data</w:t>
            </w:r>
          </w:p>
          <w:p w:rsidR="00C16CCA" w:rsidRPr="009566CB" w:rsidRDefault="00C16CCA" w:rsidP="00A57497">
            <w:pPr>
              <w:pStyle w:val="TestCaseInfo"/>
              <w:numPr>
                <w:ilvl w:val="0"/>
                <w:numId w:val="71"/>
              </w:numPr>
            </w:pPr>
            <w:r w:rsidRPr="009566CB">
              <w:t xml:space="preserve">Generate </w:t>
            </w:r>
            <w:r>
              <w:t xml:space="preserve">either higher </w:t>
            </w:r>
            <w:r w:rsidRPr="009566CB">
              <w:t>traffic</w:t>
            </w:r>
          </w:p>
          <w:p w:rsidR="00C16CCA" w:rsidRPr="009566CB" w:rsidRDefault="00C16CCA" w:rsidP="00A57497">
            <w:pPr>
              <w:pStyle w:val="TestCaseInfo"/>
              <w:numPr>
                <w:ilvl w:val="0"/>
                <w:numId w:val="71"/>
              </w:numPr>
            </w:pPr>
            <w:r w:rsidRPr="009566CB">
              <w:t>Validate traffic flows through</w:t>
            </w:r>
          </w:p>
          <w:p w:rsidR="00C16CCA" w:rsidRDefault="00C16CCA" w:rsidP="00A57497">
            <w:pPr>
              <w:pStyle w:val="TestCaseInfo"/>
              <w:numPr>
                <w:ilvl w:val="0"/>
                <w:numId w:val="71"/>
              </w:numPr>
            </w:pPr>
            <w:r w:rsidRPr="009566CB">
              <w:t>Validate that VNFM gets the n</w:t>
            </w:r>
            <w:r>
              <w:t xml:space="preserve">otification and updates the </w:t>
            </w:r>
            <w:r w:rsidRPr="009566CB">
              <w:t>data</w:t>
            </w:r>
            <w:r>
              <w:t xml:space="preserve"> with higher values</w:t>
            </w:r>
          </w:p>
          <w:p w:rsidR="00C16CCA" w:rsidRPr="009566CB" w:rsidRDefault="00C16CCA" w:rsidP="00A57497">
            <w:pPr>
              <w:pStyle w:val="TestCaseInfo"/>
              <w:numPr>
                <w:ilvl w:val="0"/>
                <w:numId w:val="71"/>
              </w:numPr>
            </w:pPr>
            <w:r w:rsidRPr="009566CB">
              <w:t xml:space="preserve">Generate </w:t>
            </w:r>
            <w:r>
              <w:t xml:space="preserve">either lower </w:t>
            </w:r>
            <w:r w:rsidRPr="009566CB">
              <w:t>traffic</w:t>
            </w:r>
          </w:p>
          <w:p w:rsidR="00C16CCA" w:rsidRPr="009566CB" w:rsidRDefault="00C16CCA" w:rsidP="00A57497">
            <w:pPr>
              <w:pStyle w:val="TestCaseInfo"/>
              <w:numPr>
                <w:ilvl w:val="0"/>
                <w:numId w:val="71"/>
              </w:numPr>
            </w:pPr>
            <w:r w:rsidRPr="009566CB">
              <w:t>Validate traffic flows through</w:t>
            </w:r>
          </w:p>
          <w:p w:rsidR="00C16CCA" w:rsidRDefault="00C16CCA" w:rsidP="00A57497">
            <w:pPr>
              <w:pStyle w:val="TestCaseInfo"/>
              <w:numPr>
                <w:ilvl w:val="0"/>
                <w:numId w:val="71"/>
              </w:numPr>
            </w:pPr>
            <w:r w:rsidRPr="009566CB">
              <w:t>Validate that VNFM gets the n</w:t>
            </w:r>
            <w:r>
              <w:t xml:space="preserve">otification and updates the </w:t>
            </w:r>
            <w:r w:rsidRPr="009566CB">
              <w:t>data</w:t>
            </w:r>
            <w:r>
              <w:t xml:space="preserve"> with lower values</w:t>
            </w:r>
          </w:p>
          <w:p w:rsidR="005A676A" w:rsidRPr="009566CB" w:rsidRDefault="005A676A" w:rsidP="00A57497">
            <w:pPr>
              <w:pStyle w:val="TestCaseInfo"/>
              <w:numPr>
                <w:ilvl w:val="0"/>
                <w:numId w:val="71"/>
              </w:numPr>
            </w:pPr>
            <w:r w:rsidRPr="009566CB">
              <w:t>Issue command to the VNFM to deregister for vCPU performance notification</w:t>
            </w:r>
          </w:p>
          <w:p w:rsidR="005A676A" w:rsidRPr="009566CB" w:rsidRDefault="005A676A" w:rsidP="00A57497">
            <w:pPr>
              <w:pStyle w:val="TestCaseInfo"/>
              <w:numPr>
                <w:ilvl w:val="0"/>
                <w:numId w:val="71"/>
              </w:numPr>
            </w:pPr>
            <w:r w:rsidRPr="009566CB">
              <w:t>Validate via VNFM and VIM interface that deregistration was successful</w:t>
            </w:r>
          </w:p>
          <w:p w:rsidR="005A676A" w:rsidRPr="009566CB" w:rsidRDefault="005A676A" w:rsidP="00A57497">
            <w:pPr>
              <w:pStyle w:val="TestCaseInfo"/>
              <w:numPr>
                <w:ilvl w:val="0"/>
                <w:numId w:val="71"/>
              </w:numPr>
            </w:pPr>
            <w:r w:rsidRPr="009566CB">
              <w:t>Issue command to the VNFM to remove vCPU performance collection</w:t>
            </w:r>
          </w:p>
          <w:p w:rsidR="005A676A" w:rsidRPr="009566CB" w:rsidRDefault="005A676A" w:rsidP="00A57497">
            <w:pPr>
              <w:pStyle w:val="TestCaseInfo"/>
              <w:numPr>
                <w:ilvl w:val="0"/>
                <w:numId w:val="71"/>
              </w:numPr>
            </w:pPr>
            <w:r w:rsidRPr="009566CB">
              <w:t>Validate via VNFM and VIM interface that removal was successful</w:t>
            </w:r>
          </w:p>
          <w:p w:rsidR="005A676A" w:rsidRDefault="005A676A" w:rsidP="00A57497">
            <w:pPr>
              <w:pStyle w:val="TestCaseInfo"/>
              <w:numPr>
                <w:ilvl w:val="0"/>
                <w:numId w:val="71"/>
              </w:numPr>
              <w:rPr>
                <w:lang w:eastAsia="zh-CN"/>
              </w:rPr>
            </w:pPr>
            <w:r w:rsidRPr="009566CB">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bl>
    <w:p w:rsidR="005A676A" w:rsidRDefault="005A676A" w:rsidP="005A676A">
      <w:pPr>
        <w:rPr>
          <w:lang w:eastAsia="zh-CN"/>
        </w:rPr>
      </w:pPr>
    </w:p>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7980" w:name="_Toc454184461"/>
            <w:bookmarkStart w:id="7981" w:name="_Toc477881076"/>
            <w:r>
              <w:t>TC.VNF.PERF.002</w:t>
            </w:r>
            <w:r>
              <w:tab/>
            </w:r>
            <w:r w:rsidR="005A676A" w:rsidRPr="009566CB">
              <w:t>vMemory resource performance data notification subscription and notification</w:t>
            </w:r>
            <w:bookmarkEnd w:id="7980"/>
            <w:bookmarkEnd w:id="7981"/>
          </w:p>
        </w:tc>
      </w:tr>
      <w:tr w:rsidR="00891F43" w:rsidTr="00891F43">
        <w:trPr>
          <w:trHeight w:val="337"/>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891F43" w:rsidRPr="00D67489" w:rsidRDefault="00891F43" w:rsidP="00891F43">
            <w:pPr>
              <w:pStyle w:val="TestCaseInfo"/>
              <w:rPr>
                <w:lang w:eastAsia="zh-CN"/>
              </w:rPr>
            </w:pPr>
            <w:r>
              <w:rPr>
                <w:lang w:eastAsia="zh-CN"/>
              </w:rPr>
              <w:t xml:space="preserve">Validate VNFM can subscribe </w:t>
            </w:r>
            <w:r w:rsidR="00083D7D">
              <w:rPr>
                <w:lang w:eastAsia="zh-CN"/>
              </w:rPr>
              <w:t xml:space="preserve">to </w:t>
            </w:r>
            <w:r>
              <w:rPr>
                <w:lang w:eastAsia="zh-CN"/>
              </w:rPr>
              <w:t>and process notifications of the type vMemory resource performance data</w:t>
            </w: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91F43" w:rsidRDefault="00891F43" w:rsidP="00891F43">
            <w:pPr>
              <w:pStyle w:val="TestCaseInfo"/>
            </w:pPr>
            <w:r>
              <w:t>VNFM creates a PM job for a virtualized resource of type vMemory. Via periodic update notification the VNFM gets the data. At the end the PM job gets canceled and the VIM should be clean of jobs.</w:t>
            </w:r>
          </w:p>
          <w:p w:rsidR="00891F43" w:rsidRDefault="00891F43" w:rsidP="00891F43">
            <w:pPr>
              <w:pStyle w:val="TestCaseInfo"/>
            </w:pPr>
            <w:r>
              <w:t>The PM job should have following inputs:</w:t>
            </w:r>
          </w:p>
          <w:p w:rsidR="00891F43" w:rsidRDefault="00891F43" w:rsidP="00D45270">
            <w:pPr>
              <w:pStyle w:val="TestCaseInfo"/>
              <w:numPr>
                <w:ilvl w:val="0"/>
                <w:numId w:val="112"/>
              </w:numPr>
            </w:pPr>
            <w:r>
              <w:lastRenderedPageBreak/>
              <w:t>Resource selector is vMemory</w:t>
            </w:r>
          </w:p>
          <w:p w:rsidR="00891F43" w:rsidRDefault="00891F43" w:rsidP="00D45270">
            <w:pPr>
              <w:pStyle w:val="TestCaseInfo"/>
              <w:numPr>
                <w:ilvl w:val="0"/>
                <w:numId w:val="112"/>
              </w:numPr>
            </w:pPr>
            <w:r>
              <w:t>performance metric type</w:t>
            </w:r>
          </w:p>
          <w:p w:rsidR="00891F43" w:rsidRDefault="00891F43" w:rsidP="00D45270">
            <w:pPr>
              <w:pStyle w:val="TestCaseInfo"/>
              <w:numPr>
                <w:ilvl w:val="0"/>
                <w:numId w:val="112"/>
              </w:numPr>
            </w:pPr>
            <w:r>
              <w:t xml:space="preserve">collection period </w:t>
            </w:r>
          </w:p>
          <w:p w:rsidR="00891F43" w:rsidRDefault="00891F43" w:rsidP="00D45270">
            <w:pPr>
              <w:pStyle w:val="TestCaseInfo"/>
              <w:numPr>
                <w:ilvl w:val="0"/>
                <w:numId w:val="112"/>
              </w:numPr>
            </w:pPr>
            <w:r>
              <w:t>reporting period</w:t>
            </w:r>
          </w:p>
          <w:p w:rsidR="00891F43" w:rsidRDefault="00891F43" w:rsidP="00D45270">
            <w:pPr>
              <w:pStyle w:val="TestCaseInfo"/>
              <w:numPr>
                <w:ilvl w:val="0"/>
                <w:numId w:val="112"/>
              </w:numPr>
            </w:pPr>
            <w:r>
              <w:t>reporting boundary to define the duration</w:t>
            </w:r>
          </w:p>
          <w:p w:rsidR="00891F43" w:rsidRDefault="00891F43" w:rsidP="00891F43">
            <w:pPr>
              <w:pStyle w:val="TestCaseInfo"/>
            </w:pPr>
            <w:r>
              <w:t>The VIM should report the PM job with the same parameters.</w:t>
            </w:r>
          </w:p>
          <w:p w:rsidR="00891F43" w:rsidRPr="00D67489" w:rsidRDefault="00891F43" w:rsidP="00891F43">
            <w:pPr>
              <w:pStyle w:val="TestCaseInfo"/>
              <w:rPr>
                <w:lang w:eastAsia="zh-CN"/>
              </w:rPr>
            </w:pPr>
            <w:r>
              <w:t>The notification can report the availability of performance information and/or threshold crossed notifications. This test is for performance data notification.</w:t>
            </w:r>
          </w:p>
        </w:tc>
      </w:tr>
      <w:tr w:rsidR="00891F43"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rPr>
                <w:lang w:eastAsia="zh-CN"/>
              </w:rPr>
            </w:pPr>
          </w:p>
        </w:tc>
      </w:tr>
      <w:tr w:rsidR="00891F43"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rPr>
                <w:lang w:eastAsia="zh-CN"/>
              </w:rPr>
            </w:pPr>
          </w:p>
        </w:tc>
      </w:tr>
      <w:tr w:rsidR="00891F43" w:rsidTr="00891F43">
        <w:trPr>
          <w:trHeight w:val="1345"/>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891F43" w:rsidRPr="009566CB" w:rsidRDefault="00891F43" w:rsidP="00891F43">
            <w:pPr>
              <w:pStyle w:val="TestCaseInfo"/>
            </w:pPr>
            <w:r w:rsidRPr="009566CB">
              <w:t>Sequence:</w:t>
            </w:r>
          </w:p>
          <w:p w:rsidR="00891F43" w:rsidRDefault="00891F43" w:rsidP="00A57497">
            <w:pPr>
              <w:pStyle w:val="TestCaseInfo"/>
              <w:numPr>
                <w:ilvl w:val="0"/>
                <w:numId w:val="72"/>
              </w:numPr>
            </w:pPr>
            <w:r>
              <w:t>Instantiate VNF</w:t>
            </w:r>
          </w:p>
          <w:p w:rsidR="00A57497" w:rsidRDefault="00A57497" w:rsidP="00A57497">
            <w:pPr>
              <w:pStyle w:val="TestCaseInfo"/>
              <w:numPr>
                <w:ilvl w:val="0"/>
                <w:numId w:val="72"/>
              </w:numPr>
            </w:pPr>
            <w:r w:rsidRPr="00074BEF">
              <w:t>Validate VNF instantiation state is INSTANTIATED and VNF state is STARTED (--&gt; time stamp when correct state reached)</w:t>
            </w:r>
          </w:p>
          <w:p w:rsidR="00891F43" w:rsidRDefault="00891F43" w:rsidP="00A57497">
            <w:pPr>
              <w:pStyle w:val="TestCaseInfo"/>
              <w:numPr>
                <w:ilvl w:val="0"/>
                <w:numId w:val="72"/>
              </w:numPr>
            </w:pPr>
            <w:r>
              <w:t>Generate traffic</w:t>
            </w:r>
          </w:p>
          <w:p w:rsidR="00891F43" w:rsidRDefault="00891F43" w:rsidP="00A57497">
            <w:pPr>
              <w:pStyle w:val="TestCaseInfo"/>
              <w:numPr>
                <w:ilvl w:val="0"/>
                <w:numId w:val="72"/>
              </w:numPr>
            </w:pPr>
            <w:r>
              <w:t>Validate traffic flows through</w:t>
            </w:r>
          </w:p>
          <w:p w:rsidR="00891F43" w:rsidRDefault="00891F43" w:rsidP="00A57497">
            <w:pPr>
              <w:pStyle w:val="TestCaseInfo"/>
              <w:numPr>
                <w:ilvl w:val="0"/>
                <w:numId w:val="72"/>
              </w:numPr>
            </w:pPr>
            <w:r>
              <w:t>Issue command to the VNFM to collect vMemory performance data</w:t>
            </w:r>
          </w:p>
          <w:p w:rsidR="00891F43" w:rsidRDefault="00891F43" w:rsidP="00A57497">
            <w:pPr>
              <w:pStyle w:val="TestCaseInfo"/>
              <w:numPr>
                <w:ilvl w:val="0"/>
                <w:numId w:val="72"/>
              </w:numPr>
            </w:pPr>
            <w:r>
              <w:t>Validate via VNFM and VIM interface that collection command was successful</w:t>
            </w:r>
          </w:p>
          <w:p w:rsidR="00891F43" w:rsidRDefault="00891F43" w:rsidP="00A57497">
            <w:pPr>
              <w:pStyle w:val="TestCaseInfo"/>
              <w:numPr>
                <w:ilvl w:val="0"/>
                <w:numId w:val="72"/>
              </w:numPr>
            </w:pPr>
            <w:r>
              <w:t>Issue command to the VNFM to register for vMemory performance data notification</w:t>
            </w:r>
          </w:p>
          <w:p w:rsidR="00891F43" w:rsidRDefault="00891F43" w:rsidP="00A57497">
            <w:pPr>
              <w:pStyle w:val="TestCaseInfo"/>
              <w:numPr>
                <w:ilvl w:val="0"/>
                <w:numId w:val="72"/>
              </w:numPr>
            </w:pPr>
            <w:r>
              <w:t>Validate via VNFM and VIM interface that registration was successful</w:t>
            </w:r>
          </w:p>
          <w:p w:rsidR="00891F43" w:rsidRDefault="00891F43" w:rsidP="00A57497">
            <w:pPr>
              <w:pStyle w:val="TestCaseInfo"/>
              <w:numPr>
                <w:ilvl w:val="0"/>
                <w:numId w:val="72"/>
              </w:numPr>
            </w:pPr>
            <w:r>
              <w:t>Validate that VNFM gets the notification and updates the data</w:t>
            </w:r>
          </w:p>
          <w:p w:rsidR="00891F43" w:rsidRPr="009566CB" w:rsidRDefault="00891F43" w:rsidP="00A57497">
            <w:pPr>
              <w:pStyle w:val="TestCaseInfo"/>
              <w:numPr>
                <w:ilvl w:val="0"/>
                <w:numId w:val="72"/>
              </w:numPr>
            </w:pPr>
            <w:r w:rsidRPr="009566CB">
              <w:t xml:space="preserve">Generate </w:t>
            </w:r>
            <w:r>
              <w:t xml:space="preserve">either higher </w:t>
            </w:r>
            <w:r w:rsidRPr="009566CB">
              <w:t>traffic</w:t>
            </w:r>
          </w:p>
          <w:p w:rsidR="00891F43" w:rsidRPr="009566CB" w:rsidRDefault="00891F43" w:rsidP="00A57497">
            <w:pPr>
              <w:pStyle w:val="TestCaseInfo"/>
              <w:numPr>
                <w:ilvl w:val="0"/>
                <w:numId w:val="72"/>
              </w:numPr>
            </w:pPr>
            <w:r w:rsidRPr="009566CB">
              <w:t>Validate traffic flows through</w:t>
            </w:r>
          </w:p>
          <w:p w:rsidR="00891F43" w:rsidRDefault="00891F43" w:rsidP="00A57497">
            <w:pPr>
              <w:pStyle w:val="TestCaseInfo"/>
              <w:numPr>
                <w:ilvl w:val="0"/>
                <w:numId w:val="72"/>
              </w:numPr>
            </w:pPr>
            <w:r w:rsidRPr="009566CB">
              <w:t>Validate that VNFM gets the n</w:t>
            </w:r>
            <w:r>
              <w:t xml:space="preserve">otification and updates the </w:t>
            </w:r>
            <w:r w:rsidRPr="009566CB">
              <w:t>data</w:t>
            </w:r>
            <w:r>
              <w:t xml:space="preserve"> with higher values</w:t>
            </w:r>
          </w:p>
          <w:p w:rsidR="00891F43" w:rsidRPr="009566CB" w:rsidRDefault="00891F43" w:rsidP="00A57497">
            <w:pPr>
              <w:pStyle w:val="TestCaseInfo"/>
              <w:numPr>
                <w:ilvl w:val="0"/>
                <w:numId w:val="72"/>
              </w:numPr>
            </w:pPr>
            <w:r w:rsidRPr="009566CB">
              <w:t xml:space="preserve">Generate </w:t>
            </w:r>
            <w:r>
              <w:t xml:space="preserve">either lower </w:t>
            </w:r>
            <w:r w:rsidRPr="009566CB">
              <w:t>traffic</w:t>
            </w:r>
          </w:p>
          <w:p w:rsidR="00891F43" w:rsidRPr="009566CB" w:rsidRDefault="00891F43" w:rsidP="00A57497">
            <w:pPr>
              <w:pStyle w:val="TestCaseInfo"/>
              <w:numPr>
                <w:ilvl w:val="0"/>
                <w:numId w:val="72"/>
              </w:numPr>
            </w:pPr>
            <w:r w:rsidRPr="009566CB">
              <w:t>Validate traffic flows through</w:t>
            </w:r>
          </w:p>
          <w:p w:rsidR="00891F43" w:rsidRDefault="00891F43" w:rsidP="00A57497">
            <w:pPr>
              <w:pStyle w:val="TestCaseInfo"/>
              <w:numPr>
                <w:ilvl w:val="0"/>
                <w:numId w:val="72"/>
              </w:numPr>
            </w:pPr>
            <w:r w:rsidRPr="009566CB">
              <w:t>Validate that VNFM gets the n</w:t>
            </w:r>
            <w:r>
              <w:t xml:space="preserve">otification and updates the </w:t>
            </w:r>
            <w:r w:rsidRPr="009566CB">
              <w:t>data</w:t>
            </w:r>
            <w:r>
              <w:t xml:space="preserve"> with lower values</w:t>
            </w:r>
          </w:p>
          <w:p w:rsidR="00891F43" w:rsidRDefault="00891F43" w:rsidP="00A57497">
            <w:pPr>
              <w:pStyle w:val="TestCaseInfo"/>
              <w:numPr>
                <w:ilvl w:val="0"/>
                <w:numId w:val="72"/>
              </w:numPr>
            </w:pPr>
            <w:r>
              <w:t>Issue command to the VNFM to deregister for vMemory performance notification</w:t>
            </w:r>
          </w:p>
          <w:p w:rsidR="00891F43" w:rsidRDefault="00891F43" w:rsidP="00A57497">
            <w:pPr>
              <w:pStyle w:val="TestCaseInfo"/>
              <w:numPr>
                <w:ilvl w:val="0"/>
                <w:numId w:val="72"/>
              </w:numPr>
            </w:pPr>
            <w:r>
              <w:t>Validate via VNFM and VIM interface that deregistration was successful</w:t>
            </w:r>
          </w:p>
          <w:p w:rsidR="00891F43" w:rsidRDefault="00891F43" w:rsidP="00A57497">
            <w:pPr>
              <w:pStyle w:val="TestCaseInfo"/>
              <w:numPr>
                <w:ilvl w:val="0"/>
                <w:numId w:val="72"/>
              </w:numPr>
            </w:pPr>
            <w:r>
              <w:t>Issue command to the VNFM to remove vMemory performance collection</w:t>
            </w:r>
          </w:p>
          <w:p w:rsidR="00891F43" w:rsidRDefault="00891F43" w:rsidP="00A57497">
            <w:pPr>
              <w:pStyle w:val="TestCaseInfo"/>
              <w:numPr>
                <w:ilvl w:val="0"/>
                <w:numId w:val="72"/>
              </w:numPr>
            </w:pPr>
            <w:r>
              <w:t>Validate via VNFM and VIM interface that removal was successful</w:t>
            </w:r>
          </w:p>
          <w:p w:rsidR="00891F43" w:rsidRDefault="00891F43" w:rsidP="00A57497">
            <w:pPr>
              <w:pStyle w:val="TestCaseInfo"/>
              <w:numPr>
                <w:ilvl w:val="0"/>
                <w:numId w:val="72"/>
              </w:numPr>
              <w:rPr>
                <w:lang w:eastAsia="zh-CN"/>
              </w:rPr>
            </w:pPr>
            <w:r>
              <w:t>Terminate VNF</w:t>
            </w: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7982" w:name="_Toc454184462"/>
            <w:bookmarkStart w:id="7983" w:name="_Toc477881077"/>
            <w:r>
              <w:t>TC.VNF.PERF.003</w:t>
            </w:r>
            <w:r>
              <w:tab/>
            </w:r>
            <w:r w:rsidR="005A676A" w:rsidRPr="009566CB">
              <w:t>v</w:t>
            </w:r>
            <w:r w:rsidR="005A676A">
              <w:t xml:space="preserve">Storage </w:t>
            </w:r>
            <w:r w:rsidR="005A676A" w:rsidRPr="009566CB">
              <w:t>resource performance data notification subscription and notification</w:t>
            </w:r>
            <w:bookmarkEnd w:id="7982"/>
            <w:bookmarkEnd w:id="7983"/>
          </w:p>
        </w:tc>
      </w:tr>
      <w:tr w:rsidR="005A676A" w:rsidTr="00143687">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91F43" w:rsidP="00891F43">
            <w:pPr>
              <w:pStyle w:val="TestCaseInfo"/>
            </w:pPr>
            <w:r>
              <w:rPr>
                <w:lang w:eastAsia="zh-CN"/>
              </w:rPr>
              <w:t xml:space="preserve">Validate VNFM can subscribe </w:t>
            </w:r>
            <w:r w:rsidR="00083D7D">
              <w:rPr>
                <w:lang w:eastAsia="zh-CN"/>
              </w:rPr>
              <w:t xml:space="preserve">to </w:t>
            </w:r>
            <w:r>
              <w:rPr>
                <w:lang w:eastAsia="zh-CN"/>
              </w:rPr>
              <w:t>and process notifications of the type vStorage resource performance data</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891F43" w:rsidRDefault="00891F43" w:rsidP="00891F43">
            <w:pPr>
              <w:pStyle w:val="TestCaseInfo"/>
            </w:pPr>
            <w:r>
              <w:t>VNFM creates a PM job for a virtualized resource of type vStorage. Via periodic update notification the VNFM gets the data. At the end the PM job gets canceled and the VIM should be clean of jobs.</w:t>
            </w:r>
          </w:p>
          <w:p w:rsidR="00891F43" w:rsidRDefault="00891F43" w:rsidP="00891F43">
            <w:pPr>
              <w:pStyle w:val="TestCaseInfo"/>
            </w:pPr>
            <w:r>
              <w:t>The PM job should have following inputs:</w:t>
            </w:r>
          </w:p>
          <w:p w:rsidR="00891F43" w:rsidRDefault="00891F43" w:rsidP="00D45270">
            <w:pPr>
              <w:pStyle w:val="TestCaseInfo"/>
              <w:numPr>
                <w:ilvl w:val="0"/>
                <w:numId w:val="113"/>
              </w:numPr>
            </w:pPr>
            <w:r>
              <w:t>Resource selector is vStorage</w:t>
            </w:r>
          </w:p>
          <w:p w:rsidR="00891F43" w:rsidRDefault="00891F43" w:rsidP="00D45270">
            <w:pPr>
              <w:pStyle w:val="TestCaseInfo"/>
              <w:numPr>
                <w:ilvl w:val="0"/>
                <w:numId w:val="113"/>
              </w:numPr>
            </w:pPr>
            <w:r>
              <w:t>performance metric type</w:t>
            </w:r>
          </w:p>
          <w:p w:rsidR="00891F43" w:rsidRDefault="00891F43" w:rsidP="00D45270">
            <w:pPr>
              <w:pStyle w:val="TestCaseInfo"/>
              <w:numPr>
                <w:ilvl w:val="0"/>
                <w:numId w:val="113"/>
              </w:numPr>
            </w:pPr>
            <w:r>
              <w:t xml:space="preserve">collection period </w:t>
            </w:r>
          </w:p>
          <w:p w:rsidR="00891F43" w:rsidRDefault="00891F43" w:rsidP="00D45270">
            <w:pPr>
              <w:pStyle w:val="TestCaseInfo"/>
              <w:numPr>
                <w:ilvl w:val="0"/>
                <w:numId w:val="113"/>
              </w:numPr>
            </w:pPr>
            <w:r>
              <w:t>reporting period</w:t>
            </w:r>
          </w:p>
          <w:p w:rsidR="00891F43" w:rsidRDefault="00891F43" w:rsidP="00D45270">
            <w:pPr>
              <w:pStyle w:val="TestCaseInfo"/>
              <w:numPr>
                <w:ilvl w:val="0"/>
                <w:numId w:val="113"/>
              </w:numPr>
            </w:pPr>
            <w:r>
              <w:t>reporting boundary to define the duration</w:t>
            </w:r>
          </w:p>
          <w:p w:rsidR="00891F43" w:rsidRDefault="00891F43" w:rsidP="00891F43">
            <w:pPr>
              <w:pStyle w:val="TestCaseInfo"/>
            </w:pPr>
            <w:r>
              <w:t>The VIM should report the PM job with the same parameters.</w:t>
            </w:r>
          </w:p>
          <w:p w:rsidR="005A676A" w:rsidRDefault="00891F43" w:rsidP="00891F43">
            <w:pPr>
              <w:pStyle w:val="TestCaseInfo"/>
              <w:rPr>
                <w:lang w:eastAsia="zh-CN"/>
              </w:rPr>
            </w:pPr>
            <w:r>
              <w:t>The notification can report the availability of performance information and/or threshold crossed notifications. This test is for performance data notification.</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12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9566CB" w:rsidRDefault="005A676A" w:rsidP="00143687">
            <w:pPr>
              <w:pStyle w:val="TestCaseInfo"/>
            </w:pPr>
            <w:r w:rsidRPr="009566CB">
              <w:t>Sequence:</w:t>
            </w:r>
          </w:p>
          <w:p w:rsidR="005A676A" w:rsidRDefault="005A676A" w:rsidP="00A57497">
            <w:pPr>
              <w:pStyle w:val="TestCaseInfo"/>
              <w:numPr>
                <w:ilvl w:val="0"/>
                <w:numId w:val="73"/>
              </w:numPr>
            </w:pPr>
            <w:r>
              <w:t>Instantiate VNF</w:t>
            </w:r>
          </w:p>
          <w:p w:rsidR="00A57497" w:rsidRDefault="00A57497" w:rsidP="00A57497">
            <w:pPr>
              <w:pStyle w:val="TestCaseInfo"/>
              <w:numPr>
                <w:ilvl w:val="0"/>
                <w:numId w:val="73"/>
              </w:numPr>
            </w:pPr>
            <w:r w:rsidRPr="00074BEF">
              <w:t>Validate VNF instantiation state is INSTANTIATED and VNF state is STARTED (--&gt; time stamp when correct state reached)</w:t>
            </w:r>
          </w:p>
          <w:p w:rsidR="005A676A" w:rsidRDefault="005A676A" w:rsidP="00A57497">
            <w:pPr>
              <w:pStyle w:val="TestCaseInfo"/>
              <w:numPr>
                <w:ilvl w:val="0"/>
                <w:numId w:val="73"/>
              </w:numPr>
            </w:pPr>
            <w:r>
              <w:t>Generate traffic</w:t>
            </w:r>
          </w:p>
          <w:p w:rsidR="005A676A" w:rsidRDefault="005A676A" w:rsidP="00A57497">
            <w:pPr>
              <w:pStyle w:val="TestCaseInfo"/>
              <w:numPr>
                <w:ilvl w:val="0"/>
                <w:numId w:val="73"/>
              </w:numPr>
            </w:pPr>
            <w:r>
              <w:t>Validate traffic flows through</w:t>
            </w:r>
          </w:p>
          <w:p w:rsidR="005A676A" w:rsidRDefault="005A676A" w:rsidP="00A57497">
            <w:pPr>
              <w:pStyle w:val="TestCaseInfo"/>
              <w:numPr>
                <w:ilvl w:val="0"/>
                <w:numId w:val="73"/>
              </w:numPr>
            </w:pPr>
            <w:r>
              <w:t>Issue command to the VNFM to collect vStorage performance data</w:t>
            </w:r>
          </w:p>
          <w:p w:rsidR="005A676A" w:rsidRDefault="005A676A" w:rsidP="00A57497">
            <w:pPr>
              <w:pStyle w:val="TestCaseInfo"/>
              <w:numPr>
                <w:ilvl w:val="0"/>
                <w:numId w:val="73"/>
              </w:numPr>
            </w:pPr>
            <w:r>
              <w:t>Validate via VNFM and VIM interface that collection command was successful</w:t>
            </w:r>
          </w:p>
          <w:p w:rsidR="005A676A" w:rsidRDefault="005A676A" w:rsidP="00A57497">
            <w:pPr>
              <w:pStyle w:val="TestCaseInfo"/>
              <w:numPr>
                <w:ilvl w:val="0"/>
                <w:numId w:val="73"/>
              </w:numPr>
            </w:pPr>
            <w:r>
              <w:t>Issue command to the VNFM to register for vStorage performance data notification</w:t>
            </w:r>
          </w:p>
          <w:p w:rsidR="005A676A" w:rsidRDefault="005A676A" w:rsidP="00A57497">
            <w:pPr>
              <w:pStyle w:val="TestCaseInfo"/>
              <w:numPr>
                <w:ilvl w:val="0"/>
                <w:numId w:val="73"/>
              </w:numPr>
            </w:pPr>
            <w:r>
              <w:t>Validate via VNFM and VIM interface that registration was successful</w:t>
            </w:r>
          </w:p>
          <w:p w:rsidR="005A676A" w:rsidRDefault="005A676A" w:rsidP="00A57497">
            <w:pPr>
              <w:pStyle w:val="TestCaseInfo"/>
              <w:numPr>
                <w:ilvl w:val="0"/>
                <w:numId w:val="73"/>
              </w:numPr>
            </w:pPr>
            <w:r>
              <w:t>Validate that VNFM gets the notification a</w:t>
            </w:r>
            <w:r w:rsidR="00891F43">
              <w:t>nd updates the data</w:t>
            </w:r>
          </w:p>
          <w:p w:rsidR="00891F43" w:rsidRPr="009566CB" w:rsidRDefault="00891F43" w:rsidP="00A57497">
            <w:pPr>
              <w:pStyle w:val="TestCaseInfo"/>
              <w:numPr>
                <w:ilvl w:val="0"/>
                <w:numId w:val="73"/>
              </w:numPr>
            </w:pPr>
            <w:r w:rsidRPr="009566CB">
              <w:t xml:space="preserve">Generate </w:t>
            </w:r>
            <w:r>
              <w:t xml:space="preserve">either higher </w:t>
            </w:r>
            <w:r w:rsidRPr="009566CB">
              <w:t>traffic</w:t>
            </w:r>
          </w:p>
          <w:p w:rsidR="00891F43" w:rsidRPr="009566CB" w:rsidRDefault="00891F43" w:rsidP="00A57497">
            <w:pPr>
              <w:pStyle w:val="TestCaseInfo"/>
              <w:numPr>
                <w:ilvl w:val="0"/>
                <w:numId w:val="73"/>
              </w:numPr>
            </w:pPr>
            <w:r w:rsidRPr="009566CB">
              <w:t>Validate traffic flows through</w:t>
            </w:r>
          </w:p>
          <w:p w:rsidR="00891F43" w:rsidRDefault="00891F43" w:rsidP="00A57497">
            <w:pPr>
              <w:pStyle w:val="TestCaseInfo"/>
              <w:numPr>
                <w:ilvl w:val="0"/>
                <w:numId w:val="73"/>
              </w:numPr>
            </w:pPr>
            <w:r w:rsidRPr="009566CB">
              <w:t>Validate that VNFM gets the n</w:t>
            </w:r>
            <w:r>
              <w:t xml:space="preserve">otification and updates the </w:t>
            </w:r>
            <w:r w:rsidRPr="009566CB">
              <w:t>data</w:t>
            </w:r>
            <w:r>
              <w:t xml:space="preserve"> with higher values</w:t>
            </w:r>
          </w:p>
          <w:p w:rsidR="00891F43" w:rsidRPr="009566CB" w:rsidRDefault="00891F43" w:rsidP="00A57497">
            <w:pPr>
              <w:pStyle w:val="TestCaseInfo"/>
              <w:numPr>
                <w:ilvl w:val="0"/>
                <w:numId w:val="73"/>
              </w:numPr>
            </w:pPr>
            <w:r w:rsidRPr="009566CB">
              <w:t xml:space="preserve">Generate </w:t>
            </w:r>
            <w:r>
              <w:t xml:space="preserve">either lower </w:t>
            </w:r>
            <w:r w:rsidRPr="009566CB">
              <w:t>traffic</w:t>
            </w:r>
          </w:p>
          <w:p w:rsidR="00891F43" w:rsidRPr="009566CB" w:rsidRDefault="00891F43" w:rsidP="00A57497">
            <w:pPr>
              <w:pStyle w:val="TestCaseInfo"/>
              <w:numPr>
                <w:ilvl w:val="0"/>
                <w:numId w:val="73"/>
              </w:numPr>
            </w:pPr>
            <w:r w:rsidRPr="009566CB">
              <w:t>Validate traffic flows through</w:t>
            </w:r>
          </w:p>
          <w:p w:rsidR="00891F43" w:rsidRDefault="00891F43" w:rsidP="00A57497">
            <w:pPr>
              <w:pStyle w:val="TestCaseInfo"/>
              <w:numPr>
                <w:ilvl w:val="0"/>
                <w:numId w:val="73"/>
              </w:numPr>
            </w:pPr>
            <w:r w:rsidRPr="009566CB">
              <w:t>Validate that VNFM gets the n</w:t>
            </w:r>
            <w:r>
              <w:t xml:space="preserve">otification and updates the </w:t>
            </w:r>
            <w:r w:rsidRPr="009566CB">
              <w:t>data</w:t>
            </w:r>
            <w:r>
              <w:t xml:space="preserve"> with lower values</w:t>
            </w:r>
          </w:p>
          <w:p w:rsidR="005A676A" w:rsidRDefault="005A676A" w:rsidP="00A57497">
            <w:pPr>
              <w:pStyle w:val="TestCaseInfo"/>
              <w:numPr>
                <w:ilvl w:val="0"/>
                <w:numId w:val="73"/>
              </w:numPr>
            </w:pPr>
            <w:r>
              <w:t>Issue command to the VNFM to deregister for vStorage performance notification</w:t>
            </w:r>
          </w:p>
          <w:p w:rsidR="005A676A" w:rsidRDefault="005A676A" w:rsidP="00A57497">
            <w:pPr>
              <w:pStyle w:val="TestCaseInfo"/>
              <w:numPr>
                <w:ilvl w:val="0"/>
                <w:numId w:val="73"/>
              </w:numPr>
            </w:pPr>
            <w:r>
              <w:t>Validate via VNFM and VIM interface that deregistration was successful</w:t>
            </w:r>
          </w:p>
          <w:p w:rsidR="005A676A" w:rsidRDefault="005A676A" w:rsidP="00A57497">
            <w:pPr>
              <w:pStyle w:val="TestCaseInfo"/>
              <w:numPr>
                <w:ilvl w:val="0"/>
                <w:numId w:val="73"/>
              </w:numPr>
            </w:pPr>
            <w:r>
              <w:t>Issue command to the VNFM to remove vStorage performance collection</w:t>
            </w:r>
          </w:p>
          <w:p w:rsidR="005A676A" w:rsidRDefault="005A676A" w:rsidP="00A57497">
            <w:pPr>
              <w:pStyle w:val="TestCaseInfo"/>
              <w:numPr>
                <w:ilvl w:val="0"/>
                <w:numId w:val="73"/>
              </w:numPr>
            </w:pPr>
            <w:r>
              <w:t>Validate via VNFM and VIM interface that removal was successful</w:t>
            </w:r>
          </w:p>
          <w:p w:rsidR="005A676A" w:rsidRDefault="005A676A" w:rsidP="00A57497">
            <w:pPr>
              <w:pStyle w:val="TestCaseInfo"/>
              <w:numPr>
                <w:ilvl w:val="0"/>
                <w:numId w:val="73"/>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pPr>
              <w:pStyle w:val="TestCase"/>
            </w:pPr>
            <w:bookmarkStart w:id="7984" w:name="_Toc454184463"/>
            <w:bookmarkStart w:id="7985" w:name="_Toc477881078"/>
            <w:r>
              <w:lastRenderedPageBreak/>
              <w:t>TC.VNF.PERF.004</w:t>
            </w:r>
            <w:r>
              <w:tab/>
            </w:r>
            <w:r w:rsidR="005A676A" w:rsidRPr="009566CB">
              <w:t>vCPU resource performance threshold notification subscription and notification</w:t>
            </w:r>
            <w:bookmarkEnd w:id="7984"/>
            <w:bookmarkEnd w:id="7985"/>
          </w:p>
        </w:tc>
      </w:tr>
      <w:tr w:rsidR="005A676A" w:rsidTr="00143687">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91F43" w:rsidP="00891F43">
            <w:pPr>
              <w:pStyle w:val="TestCaseInfo"/>
              <w:rPr>
                <w:lang w:eastAsia="zh-CN"/>
              </w:rPr>
            </w:pPr>
            <w:r>
              <w:rPr>
                <w:lang w:eastAsia="zh-CN"/>
              </w:rPr>
              <w:t>Validate VNFM can subscribe</w:t>
            </w:r>
            <w:r w:rsidR="00083D7D">
              <w:rPr>
                <w:lang w:eastAsia="zh-CN"/>
              </w:rPr>
              <w:t xml:space="preserve"> to</w:t>
            </w:r>
            <w:r>
              <w:rPr>
                <w:lang w:eastAsia="zh-CN"/>
              </w:rPr>
              <w:t xml:space="preserve"> and process resource performance threshold notifications of the type vCPU resource</w:t>
            </w: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91F43" w:rsidRDefault="00891F43" w:rsidP="00891F43">
            <w:pPr>
              <w:pStyle w:val="TestCaseInfo"/>
            </w:pPr>
            <w:r>
              <w:t>VNFM creates a PM job for a virtualized resource of type vCPU for data collection and a threshold notification. In order a threshold to be active, there must be a PM job collecting the needed metric for the selected entries.</w:t>
            </w:r>
          </w:p>
          <w:p w:rsidR="00891F43" w:rsidRDefault="00891F43" w:rsidP="00891F43">
            <w:pPr>
              <w:pStyle w:val="TestCaseInfo"/>
            </w:pPr>
            <w:r>
              <w:t xml:space="preserve">By increasing the network load, the vCPU threshold could be triggered. VNFM should process the notification and indicate the event. </w:t>
            </w:r>
          </w:p>
          <w:p w:rsidR="00891F43" w:rsidRDefault="00891F43" w:rsidP="00891F43">
            <w:pPr>
              <w:pStyle w:val="TestCaseInfo"/>
            </w:pPr>
            <w:r>
              <w:t>The PM job should have following inputs:</w:t>
            </w:r>
          </w:p>
          <w:p w:rsidR="00891F43" w:rsidRDefault="00891F43" w:rsidP="00D45270">
            <w:pPr>
              <w:pStyle w:val="TestCaseInfo"/>
              <w:numPr>
                <w:ilvl w:val="0"/>
                <w:numId w:val="114"/>
              </w:numPr>
            </w:pPr>
            <w:r>
              <w:t>Resource selector is vCPU</w:t>
            </w:r>
          </w:p>
          <w:p w:rsidR="00891F43" w:rsidRDefault="00891F43" w:rsidP="00D45270">
            <w:pPr>
              <w:pStyle w:val="TestCaseInfo"/>
              <w:numPr>
                <w:ilvl w:val="0"/>
                <w:numId w:val="114"/>
              </w:numPr>
            </w:pPr>
            <w:r>
              <w:t>performance metric type</w:t>
            </w:r>
          </w:p>
          <w:p w:rsidR="00891F43" w:rsidRDefault="00891F43" w:rsidP="00D45270">
            <w:pPr>
              <w:pStyle w:val="TestCaseInfo"/>
              <w:numPr>
                <w:ilvl w:val="0"/>
                <w:numId w:val="114"/>
              </w:numPr>
            </w:pPr>
            <w:r>
              <w:t xml:space="preserve">collection period </w:t>
            </w:r>
          </w:p>
          <w:p w:rsidR="00891F43" w:rsidRDefault="00891F43" w:rsidP="00D45270">
            <w:pPr>
              <w:pStyle w:val="TestCaseInfo"/>
              <w:numPr>
                <w:ilvl w:val="0"/>
                <w:numId w:val="114"/>
              </w:numPr>
            </w:pPr>
            <w:r>
              <w:t>reporting period</w:t>
            </w:r>
          </w:p>
          <w:p w:rsidR="00891F43" w:rsidRDefault="00891F43" w:rsidP="00D45270">
            <w:pPr>
              <w:pStyle w:val="TestCaseInfo"/>
              <w:numPr>
                <w:ilvl w:val="0"/>
                <w:numId w:val="114"/>
              </w:numPr>
            </w:pPr>
            <w:r>
              <w:t>reporting boundary to define the duration</w:t>
            </w:r>
          </w:p>
          <w:p w:rsidR="00891F43" w:rsidRDefault="00891F43" w:rsidP="00891F43">
            <w:pPr>
              <w:pStyle w:val="TestCaseInfo"/>
            </w:pPr>
            <w:r>
              <w:t>The VIM should report the PM job with the same parameters.</w:t>
            </w:r>
          </w:p>
          <w:p w:rsidR="00891F43" w:rsidRDefault="00891F43" w:rsidP="00891F43">
            <w:pPr>
              <w:pStyle w:val="TestCaseInfo"/>
            </w:pPr>
            <w:r>
              <w:t>The notification can report the availability of performance information and/or threshold crossed notifications. This test is for performance threshold notification. For the threshold crossed notification to occur, the emission must stay on to generate cpu load over threshold and longer than excessive time.</w:t>
            </w:r>
          </w:p>
          <w:p w:rsidR="00891F43" w:rsidRDefault="00891F43" w:rsidP="00891F43">
            <w:pPr>
              <w:pStyle w:val="TestCaseInfo"/>
            </w:pPr>
            <w:r>
              <w:t>Invocation method could be</w:t>
            </w:r>
          </w:p>
          <w:p w:rsidR="00891F43" w:rsidRDefault="00891F43" w:rsidP="00D45270">
            <w:pPr>
              <w:pStyle w:val="TestCaseInfo"/>
              <w:numPr>
                <w:ilvl w:val="0"/>
                <w:numId w:val="115"/>
              </w:numPr>
            </w:pPr>
            <w:r>
              <w:t>vCPU instance with threshold level of 1%</w:t>
            </w:r>
          </w:p>
          <w:p w:rsidR="00891F43" w:rsidRDefault="00891F43" w:rsidP="00D45270">
            <w:pPr>
              <w:pStyle w:val="TestCaseInfo"/>
              <w:numPr>
                <w:ilvl w:val="0"/>
                <w:numId w:val="115"/>
              </w:numPr>
            </w:pPr>
            <w:r>
              <w:t>vNetwork bandwidth with threshold level of 1%</w:t>
            </w:r>
          </w:p>
          <w:p w:rsidR="00891F43" w:rsidRDefault="00891F43" w:rsidP="00D45270">
            <w:pPr>
              <w:pStyle w:val="TestCaseInfo"/>
              <w:numPr>
                <w:ilvl w:val="0"/>
                <w:numId w:val="115"/>
              </w:numPr>
            </w:pPr>
            <w:r>
              <w:t>vMemory usage with threshold level of 80%</w:t>
            </w:r>
          </w:p>
          <w:p w:rsidR="00891F43" w:rsidRPr="00D67489" w:rsidRDefault="00891F43" w:rsidP="00D45270">
            <w:pPr>
              <w:pStyle w:val="TestCaseInfo"/>
              <w:numPr>
                <w:ilvl w:val="0"/>
                <w:numId w:val="115"/>
              </w:numPr>
              <w:rPr>
                <w:lang w:eastAsia="zh-CN"/>
              </w:rPr>
            </w:pPr>
            <w:r>
              <w:t>vStorage usage with threshold level of 70%</w:t>
            </w:r>
          </w:p>
        </w:tc>
      </w:tr>
      <w:tr w:rsidR="00891F43"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rPr>
                <w:lang w:eastAsia="zh-CN"/>
              </w:rPr>
            </w:pPr>
          </w:p>
        </w:tc>
      </w:tr>
      <w:tr w:rsidR="00891F43"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rPr>
                <w:lang w:eastAsia="zh-CN"/>
              </w:rPr>
            </w:pPr>
          </w:p>
        </w:tc>
      </w:tr>
      <w:tr w:rsidR="00891F43" w:rsidTr="00143687">
        <w:trPr>
          <w:trHeight w:val="1705"/>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891F43" w:rsidRPr="009566CB" w:rsidRDefault="00891F43" w:rsidP="00891F43">
            <w:pPr>
              <w:pStyle w:val="TestCaseInfo"/>
            </w:pPr>
            <w:r w:rsidRPr="009566CB">
              <w:t>Sequence:</w:t>
            </w:r>
          </w:p>
          <w:p w:rsidR="00891F43" w:rsidRDefault="00891F43" w:rsidP="00A57497">
            <w:pPr>
              <w:pStyle w:val="TestCaseInfo"/>
              <w:numPr>
                <w:ilvl w:val="0"/>
                <w:numId w:val="74"/>
              </w:numPr>
            </w:pPr>
            <w:r>
              <w:t>Instantiate VNF</w:t>
            </w:r>
          </w:p>
          <w:p w:rsidR="00A57497" w:rsidRDefault="00A57497" w:rsidP="00A57497">
            <w:pPr>
              <w:pStyle w:val="TestCaseInfo"/>
              <w:numPr>
                <w:ilvl w:val="0"/>
                <w:numId w:val="74"/>
              </w:numPr>
            </w:pPr>
            <w:r w:rsidRPr="00074BEF">
              <w:t>Validate VNF instantiation state is INSTANTIATED and VNF state is STARTED (--&gt; time stamp when correct state reached)</w:t>
            </w:r>
          </w:p>
          <w:p w:rsidR="00891F43" w:rsidRDefault="00891F43" w:rsidP="00A57497">
            <w:pPr>
              <w:pStyle w:val="TestCaseInfo"/>
              <w:numPr>
                <w:ilvl w:val="0"/>
                <w:numId w:val="74"/>
              </w:numPr>
            </w:pPr>
            <w:r>
              <w:t>Generate traffic</w:t>
            </w:r>
          </w:p>
          <w:p w:rsidR="00891F43" w:rsidRDefault="00891F43" w:rsidP="00A57497">
            <w:pPr>
              <w:pStyle w:val="TestCaseInfo"/>
              <w:numPr>
                <w:ilvl w:val="0"/>
                <w:numId w:val="74"/>
              </w:numPr>
            </w:pPr>
            <w:r>
              <w:t>Validate traffic flows through</w:t>
            </w:r>
          </w:p>
          <w:p w:rsidR="00891F43" w:rsidRDefault="00891F43" w:rsidP="00A57497">
            <w:pPr>
              <w:pStyle w:val="TestCaseInfo"/>
              <w:numPr>
                <w:ilvl w:val="0"/>
                <w:numId w:val="74"/>
              </w:numPr>
            </w:pPr>
            <w:r>
              <w:t>Issue command to the VNFM to register for vCPU performance data collection</w:t>
            </w:r>
          </w:p>
          <w:p w:rsidR="00891F43" w:rsidRDefault="00891F43" w:rsidP="00A57497">
            <w:pPr>
              <w:pStyle w:val="TestCaseInfo"/>
              <w:numPr>
                <w:ilvl w:val="0"/>
                <w:numId w:val="74"/>
              </w:numPr>
            </w:pPr>
            <w:r>
              <w:t>Validate via VNFM and VIM interface that registration was successful</w:t>
            </w:r>
          </w:p>
          <w:p w:rsidR="00891F43" w:rsidRDefault="00891F43" w:rsidP="00A57497">
            <w:pPr>
              <w:pStyle w:val="TestCaseInfo"/>
              <w:numPr>
                <w:ilvl w:val="0"/>
                <w:numId w:val="74"/>
              </w:numPr>
            </w:pPr>
            <w:r>
              <w:t>Issue command to the VNFM to register for vCPU performance threshold notification</w:t>
            </w:r>
          </w:p>
          <w:p w:rsidR="00891F43" w:rsidRDefault="00891F43" w:rsidP="00A57497">
            <w:pPr>
              <w:pStyle w:val="TestCaseInfo"/>
              <w:numPr>
                <w:ilvl w:val="0"/>
                <w:numId w:val="74"/>
              </w:numPr>
            </w:pPr>
            <w:r>
              <w:t>Validate via VNFM and VIM interface that registration was successful</w:t>
            </w:r>
          </w:p>
          <w:p w:rsidR="00891F43" w:rsidRDefault="00891F43" w:rsidP="00A57497">
            <w:pPr>
              <w:pStyle w:val="TestCaseInfo"/>
              <w:numPr>
                <w:ilvl w:val="0"/>
                <w:numId w:val="74"/>
              </w:numPr>
            </w:pPr>
            <w:r>
              <w:t xml:space="preserve">Increase the load to cause the </w:t>
            </w:r>
            <w:r w:rsidR="00C239CB">
              <w:t xml:space="preserve">threshold notification </w:t>
            </w:r>
            <w:r>
              <w:t>event</w:t>
            </w:r>
          </w:p>
          <w:p w:rsidR="00891F43" w:rsidRDefault="00891F43" w:rsidP="00A57497">
            <w:pPr>
              <w:pStyle w:val="TestCaseInfo"/>
              <w:numPr>
                <w:ilvl w:val="0"/>
                <w:numId w:val="74"/>
              </w:numPr>
            </w:pPr>
            <w:r>
              <w:t xml:space="preserve">Validate that VNFM gets the notification when the threshold is reached </w:t>
            </w:r>
          </w:p>
          <w:p w:rsidR="00C239CB" w:rsidRDefault="00C239CB" w:rsidP="00A57497">
            <w:pPr>
              <w:pStyle w:val="TestCaseInfo"/>
              <w:numPr>
                <w:ilvl w:val="0"/>
                <w:numId w:val="74"/>
              </w:numPr>
            </w:pPr>
            <w:r>
              <w:t>Stop traffic</w:t>
            </w:r>
          </w:p>
          <w:p w:rsidR="00891F43" w:rsidRDefault="00891F43" w:rsidP="00A57497">
            <w:pPr>
              <w:pStyle w:val="TestCaseInfo"/>
              <w:numPr>
                <w:ilvl w:val="0"/>
                <w:numId w:val="74"/>
              </w:numPr>
            </w:pPr>
            <w:r>
              <w:t>Issue command to the VNFM to deregister for vCPU performance threshold notification</w:t>
            </w:r>
          </w:p>
          <w:p w:rsidR="00891F43" w:rsidRDefault="00891F43" w:rsidP="00A57497">
            <w:pPr>
              <w:pStyle w:val="TestCaseInfo"/>
              <w:numPr>
                <w:ilvl w:val="0"/>
                <w:numId w:val="74"/>
              </w:numPr>
            </w:pPr>
            <w:r>
              <w:t>Validate via VNFM and VIM interface that deregistration was successful</w:t>
            </w:r>
          </w:p>
          <w:p w:rsidR="00891F43" w:rsidRDefault="00891F43" w:rsidP="00A57497">
            <w:pPr>
              <w:pStyle w:val="TestCaseInfo"/>
              <w:numPr>
                <w:ilvl w:val="0"/>
                <w:numId w:val="74"/>
              </w:numPr>
            </w:pPr>
            <w:r>
              <w:lastRenderedPageBreak/>
              <w:t>Issue command to the VNFM to deregister for vCPU performance data collection</w:t>
            </w:r>
          </w:p>
          <w:p w:rsidR="00891F43" w:rsidRDefault="00891F43" w:rsidP="00A57497">
            <w:pPr>
              <w:pStyle w:val="TestCaseInfo"/>
              <w:numPr>
                <w:ilvl w:val="0"/>
                <w:numId w:val="74"/>
              </w:numPr>
            </w:pPr>
            <w:r>
              <w:t>Validate via VNFM and VIM interface that deregistration was successful</w:t>
            </w:r>
          </w:p>
          <w:p w:rsidR="00891F43" w:rsidRDefault="00891F43" w:rsidP="00A57497">
            <w:pPr>
              <w:pStyle w:val="TestCaseInfo"/>
              <w:numPr>
                <w:ilvl w:val="0"/>
                <w:numId w:val="74"/>
              </w:numPr>
              <w:rPr>
                <w:lang w:eastAsia="zh-CN"/>
              </w:rPr>
            </w:pPr>
            <w:r>
              <w:t>Terminate VNF</w:t>
            </w: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891F43" w:rsidRDefault="00083D7D" w:rsidP="00891F43">
            <w:pPr>
              <w:pStyle w:val="TestCaseInfo"/>
            </w:pPr>
            <w:r>
              <w:t>There are many sub cases where the threshold could be set on different statistic values and levels. But the focus is here not on the VIM functionality. We concentrate on the VNFM. So it is more important that VNFM take the different command parameter and apply them correctly to the VIM.</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7986" w:name="_Toc454184464"/>
            <w:bookmarkStart w:id="7987" w:name="_Toc477881079"/>
            <w:r>
              <w:t>TC.VNF.PERF.005</w:t>
            </w:r>
            <w:r>
              <w:tab/>
            </w:r>
            <w:r w:rsidR="005A676A" w:rsidRPr="009566CB">
              <w:t>v</w:t>
            </w:r>
            <w:r w:rsidR="005A676A">
              <w:t>Memory</w:t>
            </w:r>
            <w:r w:rsidR="005A676A" w:rsidRPr="009566CB">
              <w:t xml:space="preserve"> resource performance threshold notification subscription and notification</w:t>
            </w:r>
            <w:bookmarkEnd w:id="7986"/>
            <w:bookmarkEnd w:id="7987"/>
          </w:p>
        </w:tc>
      </w:tr>
      <w:tr w:rsidR="006308C2" w:rsidTr="00143687">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6308C2" w:rsidRPr="00D67489" w:rsidRDefault="006308C2" w:rsidP="006308C2">
            <w:pPr>
              <w:pStyle w:val="TestCaseInfo"/>
              <w:rPr>
                <w:lang w:eastAsia="zh-CN"/>
              </w:rPr>
            </w:pPr>
            <w:r>
              <w:rPr>
                <w:lang w:eastAsia="zh-CN"/>
              </w:rPr>
              <w:t>Validate VNFM can subscribe to and process resource performance threshold notifications of the type vMemory resource</w:t>
            </w: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6308C2" w:rsidRDefault="006308C2" w:rsidP="006308C2">
            <w:pPr>
              <w:pStyle w:val="TestCaseInfo"/>
            </w:pPr>
            <w:r>
              <w:t>VNFM creates a PM job for a virtualized resource of type vMemory for data collection and a threshold notification. In order a threshold to be active, there must be a PM job collecting the needed metric for the selected entries.</w:t>
            </w:r>
          </w:p>
          <w:p w:rsidR="006308C2" w:rsidRDefault="006308C2" w:rsidP="006308C2">
            <w:pPr>
              <w:pStyle w:val="TestCaseInfo"/>
            </w:pPr>
            <w:r>
              <w:t xml:space="preserve">By increasing the network load, the vMemory threshold could be triggered. VNFM should process the notification and indicate the event. </w:t>
            </w:r>
          </w:p>
          <w:p w:rsidR="006308C2" w:rsidRDefault="006308C2" w:rsidP="006308C2">
            <w:pPr>
              <w:pStyle w:val="TestCaseInfo"/>
            </w:pPr>
            <w:r>
              <w:t>The PM job should have following inputs:</w:t>
            </w:r>
          </w:p>
          <w:p w:rsidR="006308C2" w:rsidRDefault="006308C2" w:rsidP="00D45270">
            <w:pPr>
              <w:pStyle w:val="TestCaseInfo"/>
              <w:numPr>
                <w:ilvl w:val="0"/>
                <w:numId w:val="117"/>
              </w:numPr>
            </w:pPr>
            <w:r>
              <w:t>Resource selector is vMemory</w:t>
            </w:r>
          </w:p>
          <w:p w:rsidR="006308C2" w:rsidRDefault="006308C2" w:rsidP="00D45270">
            <w:pPr>
              <w:pStyle w:val="TestCaseInfo"/>
              <w:numPr>
                <w:ilvl w:val="0"/>
                <w:numId w:val="117"/>
              </w:numPr>
            </w:pPr>
            <w:r>
              <w:t>performance metric type</w:t>
            </w:r>
          </w:p>
          <w:p w:rsidR="006308C2" w:rsidRDefault="006308C2" w:rsidP="00D45270">
            <w:pPr>
              <w:pStyle w:val="TestCaseInfo"/>
              <w:numPr>
                <w:ilvl w:val="0"/>
                <w:numId w:val="117"/>
              </w:numPr>
            </w:pPr>
            <w:r>
              <w:t xml:space="preserve">collection period </w:t>
            </w:r>
          </w:p>
          <w:p w:rsidR="006308C2" w:rsidRDefault="006308C2" w:rsidP="00D45270">
            <w:pPr>
              <w:pStyle w:val="TestCaseInfo"/>
              <w:numPr>
                <w:ilvl w:val="0"/>
                <w:numId w:val="117"/>
              </w:numPr>
            </w:pPr>
            <w:r>
              <w:t>reporting period</w:t>
            </w:r>
          </w:p>
          <w:p w:rsidR="006308C2" w:rsidRDefault="006308C2" w:rsidP="00D45270">
            <w:pPr>
              <w:pStyle w:val="TestCaseInfo"/>
              <w:numPr>
                <w:ilvl w:val="0"/>
                <w:numId w:val="117"/>
              </w:numPr>
            </w:pPr>
            <w:r>
              <w:t>reporting boundary to define the duration</w:t>
            </w:r>
          </w:p>
          <w:p w:rsidR="006308C2" w:rsidRDefault="006308C2" w:rsidP="006308C2">
            <w:pPr>
              <w:pStyle w:val="TestCaseInfo"/>
            </w:pPr>
            <w:r>
              <w:t>The VIM should report the PM job with the same parameters.</w:t>
            </w:r>
          </w:p>
          <w:p w:rsidR="006308C2" w:rsidRDefault="006308C2" w:rsidP="006308C2">
            <w:pPr>
              <w:pStyle w:val="TestCaseInfo"/>
            </w:pPr>
            <w:r>
              <w:t>The notification can report the availability of performance information and/or threshold crossed notifications. This test is for performance threshold notification. For the threshold crossed notification to occur, the emission must stay on to generate cpu load over threshold and longer than excessive time.</w:t>
            </w:r>
          </w:p>
          <w:p w:rsidR="006308C2" w:rsidRDefault="006308C2" w:rsidP="006308C2">
            <w:pPr>
              <w:pStyle w:val="TestCaseInfo"/>
            </w:pPr>
            <w:r>
              <w:t>Invocation method could be</w:t>
            </w:r>
          </w:p>
          <w:p w:rsidR="006308C2" w:rsidRDefault="006308C2" w:rsidP="00D45270">
            <w:pPr>
              <w:pStyle w:val="TestCaseInfo"/>
              <w:numPr>
                <w:ilvl w:val="0"/>
                <w:numId w:val="116"/>
              </w:numPr>
            </w:pPr>
            <w:r>
              <w:t>vCPU instance with threshold level of 1%</w:t>
            </w:r>
          </w:p>
          <w:p w:rsidR="006308C2" w:rsidRDefault="006308C2" w:rsidP="00D45270">
            <w:pPr>
              <w:pStyle w:val="TestCaseInfo"/>
              <w:numPr>
                <w:ilvl w:val="0"/>
                <w:numId w:val="116"/>
              </w:numPr>
            </w:pPr>
            <w:r>
              <w:t>vNetwork bandwidth with threshold level of 1%</w:t>
            </w:r>
          </w:p>
          <w:p w:rsidR="006308C2" w:rsidRDefault="006308C2" w:rsidP="00D45270">
            <w:pPr>
              <w:pStyle w:val="TestCaseInfo"/>
              <w:numPr>
                <w:ilvl w:val="0"/>
                <w:numId w:val="116"/>
              </w:numPr>
            </w:pPr>
            <w:r>
              <w:t>vMemory usage with threshold level of 80%</w:t>
            </w:r>
          </w:p>
          <w:p w:rsidR="006308C2" w:rsidRDefault="006308C2" w:rsidP="00D45270">
            <w:pPr>
              <w:pStyle w:val="TestCaseInfo"/>
              <w:numPr>
                <w:ilvl w:val="0"/>
                <w:numId w:val="116"/>
              </w:numPr>
              <w:rPr>
                <w:lang w:eastAsia="zh-CN"/>
              </w:rPr>
            </w:pPr>
            <w:r>
              <w:t>vStorage usage with threshold level of 70%</w:t>
            </w:r>
          </w:p>
        </w:tc>
      </w:tr>
      <w:tr w:rsidR="006308C2"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rPr>
                <w:lang w:eastAsia="zh-CN"/>
              </w:rPr>
            </w:pPr>
          </w:p>
        </w:tc>
      </w:tr>
      <w:tr w:rsidR="006308C2"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rPr>
                <w:lang w:eastAsia="zh-CN"/>
              </w:rPr>
            </w:pPr>
          </w:p>
        </w:tc>
      </w:tr>
      <w:tr w:rsidR="006308C2" w:rsidTr="00143687">
        <w:trPr>
          <w:trHeight w:val="170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6308C2" w:rsidRPr="009566CB" w:rsidRDefault="006308C2" w:rsidP="006308C2">
            <w:pPr>
              <w:pStyle w:val="TestCaseInfo"/>
            </w:pPr>
            <w:r w:rsidRPr="009566CB">
              <w:t>Sequence:</w:t>
            </w:r>
          </w:p>
          <w:p w:rsidR="006308C2" w:rsidRDefault="006308C2" w:rsidP="00A57497">
            <w:pPr>
              <w:pStyle w:val="TestCaseInfo"/>
              <w:numPr>
                <w:ilvl w:val="0"/>
                <w:numId w:val="75"/>
              </w:numPr>
            </w:pPr>
            <w:r>
              <w:t>Instantiate VNF</w:t>
            </w:r>
          </w:p>
          <w:p w:rsidR="00A57497" w:rsidRDefault="00A57497" w:rsidP="00A57497">
            <w:pPr>
              <w:pStyle w:val="TestCaseInfo"/>
              <w:numPr>
                <w:ilvl w:val="0"/>
                <w:numId w:val="75"/>
              </w:numPr>
            </w:pPr>
            <w:r w:rsidRPr="00074BEF">
              <w:t>Validate VNF instantiation state is INSTANTIATED and VNF state is STARTED (--&gt; time stamp when correct state reached)</w:t>
            </w:r>
          </w:p>
          <w:p w:rsidR="006308C2" w:rsidRDefault="006308C2" w:rsidP="00A57497">
            <w:pPr>
              <w:pStyle w:val="TestCaseInfo"/>
              <w:numPr>
                <w:ilvl w:val="0"/>
                <w:numId w:val="75"/>
              </w:numPr>
            </w:pPr>
            <w:r>
              <w:t>Generate traffic</w:t>
            </w:r>
          </w:p>
          <w:p w:rsidR="006308C2" w:rsidRDefault="006308C2" w:rsidP="00A57497">
            <w:pPr>
              <w:pStyle w:val="TestCaseInfo"/>
              <w:numPr>
                <w:ilvl w:val="0"/>
                <w:numId w:val="75"/>
              </w:numPr>
            </w:pPr>
            <w:r>
              <w:t>Validate traffic flows through</w:t>
            </w:r>
          </w:p>
          <w:p w:rsidR="006308C2" w:rsidRDefault="006308C2" w:rsidP="00A57497">
            <w:pPr>
              <w:pStyle w:val="TestCaseInfo"/>
              <w:numPr>
                <w:ilvl w:val="0"/>
                <w:numId w:val="75"/>
              </w:numPr>
            </w:pPr>
            <w:r>
              <w:t>Issue command to the VNFM to register for vMemory performance data collection</w:t>
            </w:r>
          </w:p>
          <w:p w:rsidR="006308C2" w:rsidRDefault="006308C2" w:rsidP="00A57497">
            <w:pPr>
              <w:pStyle w:val="TestCaseInfo"/>
              <w:numPr>
                <w:ilvl w:val="0"/>
                <w:numId w:val="75"/>
              </w:numPr>
            </w:pPr>
            <w:r>
              <w:t>Validate via VNFM and VIM interface that registration was successful</w:t>
            </w:r>
          </w:p>
          <w:p w:rsidR="006308C2" w:rsidRDefault="006308C2" w:rsidP="00A57497">
            <w:pPr>
              <w:pStyle w:val="TestCaseInfo"/>
              <w:numPr>
                <w:ilvl w:val="0"/>
                <w:numId w:val="75"/>
              </w:numPr>
            </w:pPr>
            <w:r>
              <w:t>Issue command to the VNFM to register for vMemory performance threshold notification</w:t>
            </w:r>
          </w:p>
          <w:p w:rsidR="006308C2" w:rsidRDefault="006308C2" w:rsidP="00A57497">
            <w:pPr>
              <w:pStyle w:val="TestCaseInfo"/>
              <w:numPr>
                <w:ilvl w:val="0"/>
                <w:numId w:val="75"/>
              </w:numPr>
            </w:pPr>
            <w:r>
              <w:t>Validate via VNFM and VIM interface that registration was successful</w:t>
            </w:r>
          </w:p>
          <w:p w:rsidR="006308C2" w:rsidRDefault="006308C2" w:rsidP="00A57497">
            <w:pPr>
              <w:pStyle w:val="TestCaseInfo"/>
              <w:numPr>
                <w:ilvl w:val="0"/>
                <w:numId w:val="75"/>
              </w:numPr>
            </w:pPr>
            <w:r>
              <w:t>Increase the load to cause the event</w:t>
            </w:r>
          </w:p>
          <w:p w:rsidR="006308C2" w:rsidRDefault="006308C2" w:rsidP="00A57497">
            <w:pPr>
              <w:pStyle w:val="TestCaseInfo"/>
              <w:numPr>
                <w:ilvl w:val="0"/>
                <w:numId w:val="75"/>
              </w:numPr>
            </w:pPr>
            <w:r>
              <w:t xml:space="preserve">Validate that VNFM gets the notification when the threshold is reached </w:t>
            </w:r>
          </w:p>
          <w:p w:rsidR="006308C2" w:rsidRDefault="006308C2" w:rsidP="00A57497">
            <w:pPr>
              <w:pStyle w:val="TestCaseInfo"/>
              <w:numPr>
                <w:ilvl w:val="0"/>
                <w:numId w:val="75"/>
              </w:numPr>
            </w:pPr>
            <w:r>
              <w:t>Issue command to the VNFM to deregister for vMemory performance threshold notification</w:t>
            </w:r>
          </w:p>
          <w:p w:rsidR="006308C2" w:rsidRDefault="006308C2" w:rsidP="00A57497">
            <w:pPr>
              <w:pStyle w:val="TestCaseInfo"/>
              <w:numPr>
                <w:ilvl w:val="0"/>
                <w:numId w:val="75"/>
              </w:numPr>
            </w:pPr>
            <w:r>
              <w:t>Validate via VNFM and VIM interface that deregistration was successful</w:t>
            </w:r>
          </w:p>
          <w:p w:rsidR="006308C2" w:rsidRDefault="006308C2" w:rsidP="00A57497">
            <w:pPr>
              <w:pStyle w:val="TestCaseInfo"/>
              <w:numPr>
                <w:ilvl w:val="0"/>
                <w:numId w:val="75"/>
              </w:numPr>
            </w:pPr>
            <w:r>
              <w:t>Issue command to the VNFM to deregister for vMemory performance data collection</w:t>
            </w:r>
          </w:p>
          <w:p w:rsidR="006308C2" w:rsidRDefault="006308C2" w:rsidP="00A57497">
            <w:pPr>
              <w:pStyle w:val="TestCaseInfo"/>
              <w:numPr>
                <w:ilvl w:val="0"/>
                <w:numId w:val="75"/>
              </w:numPr>
            </w:pPr>
            <w:r>
              <w:t>Validate via VNFM and VIM interface that deregistration was successful</w:t>
            </w:r>
          </w:p>
          <w:p w:rsidR="006308C2" w:rsidRDefault="006308C2" w:rsidP="00A57497">
            <w:pPr>
              <w:pStyle w:val="TestCaseInfo"/>
              <w:numPr>
                <w:ilvl w:val="0"/>
                <w:numId w:val="75"/>
              </w:numPr>
              <w:rPr>
                <w:lang w:eastAsia="zh-CN"/>
              </w:rPr>
            </w:pPr>
            <w:r>
              <w:t>Terminate VNF</w:t>
            </w: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r>
              <w:t>There are many sub cases where the threshold could be set on different statistic values and levels. But the focus is here not on the VIM functionality. We concentrate on the VNFM. So it is more important that VNFM take the different command parameter and apply them correctly to the VIM.</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7988" w:name="_Toc454184465"/>
            <w:bookmarkStart w:id="7989" w:name="_Toc477881080"/>
            <w:r>
              <w:t>TC.VNF.PERF.006</w:t>
            </w:r>
            <w:r>
              <w:tab/>
            </w:r>
            <w:r w:rsidR="005A676A" w:rsidRPr="009566CB">
              <w:t>v</w:t>
            </w:r>
            <w:r w:rsidR="005A676A">
              <w:t>Storage</w:t>
            </w:r>
            <w:r w:rsidR="005A676A" w:rsidRPr="009566CB">
              <w:t xml:space="preserve"> resource performance threshold notification subscription and notification</w:t>
            </w:r>
            <w:bookmarkEnd w:id="7988"/>
            <w:bookmarkEnd w:id="7989"/>
          </w:p>
        </w:tc>
      </w:tr>
      <w:tr w:rsidR="006308C2" w:rsidTr="006308C2">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tcPr>
          <w:p w:rsidR="006308C2" w:rsidRPr="00D67489" w:rsidRDefault="006308C2" w:rsidP="006308C2">
            <w:pPr>
              <w:pStyle w:val="TestCaseInfo"/>
              <w:rPr>
                <w:lang w:eastAsia="zh-CN"/>
              </w:rPr>
            </w:pPr>
            <w:r>
              <w:rPr>
                <w:lang w:eastAsia="zh-CN"/>
              </w:rPr>
              <w:t>Validate VNFM can subscribe to and process resource performance threshold notifications of the type vStorage resource</w:t>
            </w: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6308C2" w:rsidRDefault="006308C2" w:rsidP="006308C2">
            <w:pPr>
              <w:pStyle w:val="TestCaseInfo"/>
            </w:pPr>
            <w:r>
              <w:t>VNFM creates a PM job for a virtualized resource of type vStorage for data collection and a threshold notification. In order a threshold to be active, there must be a PM job collecting the needed metric for the selected entries.</w:t>
            </w:r>
          </w:p>
          <w:p w:rsidR="006308C2" w:rsidRDefault="006308C2" w:rsidP="006308C2">
            <w:pPr>
              <w:pStyle w:val="TestCaseInfo"/>
            </w:pPr>
            <w:r>
              <w:t xml:space="preserve">By increasing the network load, the vStorage threshold could be triggered. VNFM should process the notification and indicate the event. </w:t>
            </w:r>
          </w:p>
          <w:p w:rsidR="006308C2" w:rsidRDefault="006308C2" w:rsidP="006308C2">
            <w:pPr>
              <w:pStyle w:val="TestCaseInfo"/>
            </w:pPr>
            <w:r>
              <w:t>The PM job should have following inputs:</w:t>
            </w:r>
          </w:p>
          <w:p w:rsidR="006308C2" w:rsidRDefault="006308C2" w:rsidP="00D45270">
            <w:pPr>
              <w:pStyle w:val="TestCaseInfo"/>
              <w:numPr>
                <w:ilvl w:val="0"/>
                <w:numId w:val="118"/>
              </w:numPr>
            </w:pPr>
            <w:r>
              <w:t>Resource selector is vStorage</w:t>
            </w:r>
          </w:p>
          <w:p w:rsidR="006308C2" w:rsidRDefault="006308C2" w:rsidP="00D45270">
            <w:pPr>
              <w:pStyle w:val="TestCaseInfo"/>
              <w:numPr>
                <w:ilvl w:val="0"/>
                <w:numId w:val="118"/>
              </w:numPr>
            </w:pPr>
            <w:r>
              <w:t>performance metric type</w:t>
            </w:r>
          </w:p>
          <w:p w:rsidR="006308C2" w:rsidRDefault="006308C2" w:rsidP="00D45270">
            <w:pPr>
              <w:pStyle w:val="TestCaseInfo"/>
              <w:numPr>
                <w:ilvl w:val="0"/>
                <w:numId w:val="118"/>
              </w:numPr>
            </w:pPr>
            <w:r>
              <w:t xml:space="preserve">collection period </w:t>
            </w:r>
          </w:p>
          <w:p w:rsidR="006308C2" w:rsidRDefault="006308C2" w:rsidP="006308C2">
            <w:pPr>
              <w:pStyle w:val="TestCaseInfo"/>
            </w:pPr>
            <w:r>
              <w:t>The VIM should report the PM job with the same parameters.</w:t>
            </w:r>
          </w:p>
          <w:p w:rsidR="006308C2" w:rsidRDefault="006308C2" w:rsidP="006308C2">
            <w:pPr>
              <w:pStyle w:val="TestCaseInfo"/>
            </w:pPr>
            <w:r>
              <w:t>The notification can report the availability of performance information and/or threshold crossed notifications. This test is for performance threshold notification. For the threshold crossed notification to occur, the emission must stay on to generate cpu load over threshold and longer than excessive time.</w:t>
            </w:r>
          </w:p>
          <w:p w:rsidR="006308C2" w:rsidRDefault="006308C2" w:rsidP="006308C2">
            <w:pPr>
              <w:pStyle w:val="TestCaseInfo"/>
            </w:pPr>
            <w:r>
              <w:t>Invocation method could be</w:t>
            </w:r>
          </w:p>
          <w:p w:rsidR="006308C2" w:rsidRDefault="006308C2" w:rsidP="00D45270">
            <w:pPr>
              <w:pStyle w:val="TestCaseInfo"/>
              <w:numPr>
                <w:ilvl w:val="0"/>
                <w:numId w:val="119"/>
              </w:numPr>
            </w:pPr>
            <w:r>
              <w:t>vCPU instance with threshold level of 1%</w:t>
            </w:r>
          </w:p>
          <w:p w:rsidR="006308C2" w:rsidRDefault="006308C2" w:rsidP="00D45270">
            <w:pPr>
              <w:pStyle w:val="TestCaseInfo"/>
              <w:numPr>
                <w:ilvl w:val="0"/>
                <w:numId w:val="119"/>
              </w:numPr>
            </w:pPr>
            <w:r>
              <w:t>vNetwork bandwidth with threshold level of 1%</w:t>
            </w:r>
          </w:p>
          <w:p w:rsidR="006308C2" w:rsidRDefault="006308C2" w:rsidP="00D45270">
            <w:pPr>
              <w:pStyle w:val="TestCaseInfo"/>
              <w:numPr>
                <w:ilvl w:val="0"/>
                <w:numId w:val="119"/>
              </w:numPr>
            </w:pPr>
            <w:r>
              <w:t>vMemory usage with threshold level of 80%</w:t>
            </w:r>
          </w:p>
          <w:p w:rsidR="006308C2" w:rsidRPr="00D67489" w:rsidRDefault="006308C2" w:rsidP="00D45270">
            <w:pPr>
              <w:pStyle w:val="TestCaseInfo"/>
              <w:numPr>
                <w:ilvl w:val="0"/>
                <w:numId w:val="119"/>
              </w:numPr>
              <w:rPr>
                <w:lang w:eastAsia="zh-CN"/>
              </w:rPr>
            </w:pPr>
            <w:r>
              <w:t>vStorage usage with threshold level of 70%</w:t>
            </w:r>
          </w:p>
        </w:tc>
      </w:tr>
      <w:tr w:rsidR="006308C2"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rPr>
                <w:lang w:eastAsia="zh-CN"/>
              </w:rPr>
            </w:pPr>
          </w:p>
        </w:tc>
      </w:tr>
      <w:tr w:rsidR="006308C2"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rPr>
                <w:lang w:eastAsia="zh-CN"/>
              </w:rPr>
            </w:pPr>
          </w:p>
        </w:tc>
      </w:tr>
      <w:tr w:rsidR="006308C2" w:rsidTr="0064499D">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6308C2" w:rsidRPr="009566CB" w:rsidRDefault="006308C2" w:rsidP="006308C2">
            <w:pPr>
              <w:pStyle w:val="TestCaseInfo"/>
            </w:pPr>
            <w:r w:rsidRPr="009566CB">
              <w:t>Sequence:</w:t>
            </w:r>
          </w:p>
          <w:p w:rsidR="006308C2" w:rsidRDefault="006308C2" w:rsidP="00A57497">
            <w:pPr>
              <w:pStyle w:val="TestCaseInfo"/>
              <w:numPr>
                <w:ilvl w:val="0"/>
                <w:numId w:val="76"/>
              </w:numPr>
            </w:pPr>
            <w:r>
              <w:t>Instantiate VNF</w:t>
            </w:r>
          </w:p>
          <w:p w:rsidR="00A57497" w:rsidRDefault="00A57497" w:rsidP="00A57497">
            <w:pPr>
              <w:pStyle w:val="TestCaseInfo"/>
              <w:numPr>
                <w:ilvl w:val="0"/>
                <w:numId w:val="76"/>
              </w:numPr>
            </w:pPr>
            <w:r w:rsidRPr="00074BEF">
              <w:t>Validate VNF instantiation state is INSTANTIATED and VNF state is STARTED (--&gt; time stamp when correct state reached)</w:t>
            </w:r>
          </w:p>
          <w:p w:rsidR="006308C2" w:rsidRDefault="006308C2" w:rsidP="00A57497">
            <w:pPr>
              <w:pStyle w:val="TestCaseInfo"/>
              <w:numPr>
                <w:ilvl w:val="0"/>
                <w:numId w:val="76"/>
              </w:numPr>
            </w:pPr>
            <w:r>
              <w:t>Generate traffic</w:t>
            </w:r>
          </w:p>
          <w:p w:rsidR="006308C2" w:rsidRDefault="006308C2" w:rsidP="00A57497">
            <w:pPr>
              <w:pStyle w:val="TestCaseInfo"/>
              <w:numPr>
                <w:ilvl w:val="0"/>
                <w:numId w:val="76"/>
              </w:numPr>
            </w:pPr>
            <w:r>
              <w:t>Validate traffic flows through</w:t>
            </w:r>
          </w:p>
          <w:p w:rsidR="006308C2" w:rsidRDefault="006308C2" w:rsidP="00A57497">
            <w:pPr>
              <w:pStyle w:val="TestCaseInfo"/>
              <w:numPr>
                <w:ilvl w:val="0"/>
                <w:numId w:val="76"/>
              </w:numPr>
            </w:pPr>
            <w:r>
              <w:t>Issue command to the VNFM to register for vStorage performance data collection</w:t>
            </w:r>
          </w:p>
          <w:p w:rsidR="006308C2" w:rsidRDefault="006308C2" w:rsidP="00A57497">
            <w:pPr>
              <w:pStyle w:val="TestCaseInfo"/>
              <w:numPr>
                <w:ilvl w:val="0"/>
                <w:numId w:val="76"/>
              </w:numPr>
            </w:pPr>
            <w:r>
              <w:t>Validate via VNFM and VIM interface that registration was successful</w:t>
            </w:r>
          </w:p>
          <w:p w:rsidR="006308C2" w:rsidRDefault="006308C2" w:rsidP="00A57497">
            <w:pPr>
              <w:pStyle w:val="TestCaseInfo"/>
              <w:numPr>
                <w:ilvl w:val="0"/>
                <w:numId w:val="76"/>
              </w:numPr>
            </w:pPr>
            <w:r>
              <w:t>Issue command to the VNFM to register for vStorage performance threshold notification</w:t>
            </w:r>
          </w:p>
          <w:p w:rsidR="006308C2" w:rsidRDefault="006308C2" w:rsidP="00A57497">
            <w:pPr>
              <w:pStyle w:val="TestCaseInfo"/>
              <w:numPr>
                <w:ilvl w:val="0"/>
                <w:numId w:val="76"/>
              </w:numPr>
            </w:pPr>
            <w:r>
              <w:t>Validate via VNFM and VIM interface that registration was successful</w:t>
            </w:r>
          </w:p>
          <w:p w:rsidR="006308C2" w:rsidRDefault="006308C2" w:rsidP="00A57497">
            <w:pPr>
              <w:pStyle w:val="TestCaseInfo"/>
              <w:numPr>
                <w:ilvl w:val="0"/>
                <w:numId w:val="76"/>
              </w:numPr>
            </w:pPr>
            <w:r>
              <w:t>Increase the load to cause the event</w:t>
            </w:r>
          </w:p>
          <w:p w:rsidR="006308C2" w:rsidRDefault="006308C2" w:rsidP="00A57497">
            <w:pPr>
              <w:pStyle w:val="TestCaseInfo"/>
              <w:numPr>
                <w:ilvl w:val="0"/>
                <w:numId w:val="76"/>
              </w:numPr>
            </w:pPr>
            <w:r>
              <w:t>Validate that VNFM gets the notification when the threshold is reached</w:t>
            </w:r>
          </w:p>
          <w:p w:rsidR="006308C2" w:rsidRDefault="006308C2" w:rsidP="00A57497">
            <w:pPr>
              <w:pStyle w:val="TestCaseInfo"/>
              <w:numPr>
                <w:ilvl w:val="0"/>
                <w:numId w:val="76"/>
              </w:numPr>
            </w:pPr>
            <w:r>
              <w:t>Issue command to the VNFM to deregister for vStorage performance threshold notification</w:t>
            </w:r>
          </w:p>
          <w:p w:rsidR="006308C2" w:rsidRDefault="006308C2" w:rsidP="00A57497">
            <w:pPr>
              <w:pStyle w:val="TestCaseInfo"/>
              <w:numPr>
                <w:ilvl w:val="0"/>
                <w:numId w:val="76"/>
              </w:numPr>
            </w:pPr>
            <w:r>
              <w:t>Validate via VNFM and VIM interface that deregistration was successful</w:t>
            </w:r>
          </w:p>
          <w:p w:rsidR="006308C2" w:rsidRDefault="006308C2" w:rsidP="00A57497">
            <w:pPr>
              <w:pStyle w:val="TestCaseInfo"/>
              <w:numPr>
                <w:ilvl w:val="0"/>
                <w:numId w:val="76"/>
              </w:numPr>
            </w:pPr>
            <w:r>
              <w:t>Issue command to the VNFM to deregister for vStorage performance data collection</w:t>
            </w:r>
          </w:p>
          <w:p w:rsidR="006308C2" w:rsidRDefault="006308C2" w:rsidP="00A57497">
            <w:pPr>
              <w:pStyle w:val="TestCaseInfo"/>
              <w:numPr>
                <w:ilvl w:val="0"/>
                <w:numId w:val="76"/>
              </w:numPr>
            </w:pPr>
            <w:r>
              <w:t>Validate via VNFM and VIM interface that deregistration was successful</w:t>
            </w:r>
          </w:p>
          <w:p w:rsidR="006308C2" w:rsidRDefault="006308C2" w:rsidP="00A57497">
            <w:pPr>
              <w:pStyle w:val="TestCaseInfo"/>
              <w:numPr>
                <w:ilvl w:val="0"/>
                <w:numId w:val="76"/>
              </w:numPr>
              <w:rPr>
                <w:lang w:eastAsia="zh-CN"/>
              </w:rPr>
            </w:pPr>
            <w:r>
              <w:t>Terminate VNF</w:t>
            </w: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r>
              <w:t>There are many sub cases where the threshold could be set on different statistic values and levels. But the focus is here not on the VIM functionality. We concentrate on the VNFM. So it is more important that VNFM take the different command parameter and apply them correctly to the VIM.</w:t>
            </w:r>
          </w:p>
        </w:tc>
      </w:tr>
    </w:tbl>
    <w:p w:rsidR="005A676A" w:rsidRDefault="005A676A" w:rsidP="005A676A">
      <w:pPr>
        <w:rPr>
          <w:lang w:eastAsia="zh-CN"/>
        </w:rPr>
      </w:pPr>
    </w:p>
    <w:p w:rsidR="005A676A" w:rsidRDefault="005A676A" w:rsidP="005A676A">
      <w:pPr>
        <w:rPr>
          <w:lang w:eastAsia="zh-CN"/>
        </w:rPr>
      </w:pPr>
    </w:p>
    <w:p w:rsidR="005A676A" w:rsidRDefault="005A676A" w:rsidP="00AF2A29">
      <w:pPr>
        <w:pStyle w:val="Heading1"/>
      </w:pPr>
      <w:bookmarkStart w:id="7990" w:name="_Toc454184372"/>
      <w:bookmarkStart w:id="7991" w:name="_Toc477880919"/>
      <w:r>
        <w:t>Complex Use-cases</w:t>
      </w:r>
      <w:bookmarkEnd w:id="7990"/>
      <w:bookmarkEnd w:id="7991"/>
    </w:p>
    <w:p w:rsidR="005A676A" w:rsidRDefault="005A676A"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4A7E07" w:rsidTr="004A7E07">
        <w:tc>
          <w:tcPr>
            <w:tcW w:w="9330" w:type="dxa"/>
            <w:gridSpan w:val="2"/>
            <w:tcBorders>
              <w:top w:val="single" w:sz="2" w:space="0" w:color="auto"/>
              <w:left w:val="single" w:sz="2" w:space="0" w:color="auto"/>
              <w:bottom w:val="single" w:sz="2" w:space="0" w:color="auto"/>
              <w:right w:val="single" w:sz="2" w:space="0" w:color="auto"/>
            </w:tcBorders>
            <w:hideMark/>
          </w:tcPr>
          <w:p w:rsidR="004A7E07" w:rsidRDefault="00F44670" w:rsidP="004A7E07">
            <w:pPr>
              <w:pStyle w:val="TestCase"/>
            </w:pPr>
            <w:bookmarkStart w:id="7992" w:name="_Toc477881081"/>
            <w:r>
              <w:t>TC.VNF.COMP</w:t>
            </w:r>
            <w:r w:rsidR="001E6CEC">
              <w:t>LEX</w:t>
            </w:r>
            <w:r>
              <w:t>.001</w:t>
            </w:r>
            <w:r>
              <w:tab/>
            </w:r>
            <w:r w:rsidR="004A7E07">
              <w:t>VNF Start and Scaling with max traffic load</w:t>
            </w:r>
            <w:bookmarkEnd w:id="7992"/>
            <w:r w:rsidR="004A7E07">
              <w:t xml:space="preserve"> </w:t>
            </w:r>
          </w:p>
        </w:tc>
      </w:tr>
      <w:tr w:rsidR="004A7E07" w:rsidTr="004A7E07">
        <w:trPr>
          <w:trHeight w:val="436"/>
        </w:trPr>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4A7E07" w:rsidRPr="00D67489" w:rsidRDefault="004A7E07" w:rsidP="00047EC9">
            <w:pPr>
              <w:pStyle w:val="TestCaseInfo"/>
              <w:rPr>
                <w:lang w:eastAsia="zh-CN"/>
              </w:rPr>
            </w:pPr>
            <w:r>
              <w:rPr>
                <w:lang w:eastAsia="zh-CN"/>
              </w:rPr>
              <w:t>Verify VNF can be activated under max traffic load, processes packets after the activation and measure the activation</w:t>
            </w:r>
            <w:r w:rsidR="00315147">
              <w:rPr>
                <w:lang w:eastAsia="zh-CN"/>
              </w:rPr>
              <w:t>/</w:t>
            </w:r>
            <w:r w:rsidR="00047EC9">
              <w:rPr>
                <w:lang w:eastAsia="zh-CN"/>
              </w:rPr>
              <w:t xml:space="preserve">fully serviceability </w:t>
            </w:r>
            <w:r>
              <w:rPr>
                <w:lang w:eastAsia="zh-CN"/>
              </w:rPr>
              <w:t>time</w:t>
            </w:r>
            <w:r w:rsidR="00047EC9">
              <w:rPr>
                <w:lang w:eastAsia="zh-CN"/>
              </w:rPr>
              <w:t xml:space="preserve"> when the scaling is completed and no packets get dropped</w:t>
            </w: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4A7E07" w:rsidRDefault="004A7E07" w:rsidP="004A7E07">
            <w:pPr>
              <w:pStyle w:val="TestCaseInfo"/>
              <w:rPr>
                <w:lang w:eastAsia="zh-CN"/>
              </w:rPr>
            </w:pPr>
            <w:r>
              <w:rPr>
                <w:lang w:eastAsia="zh-CN"/>
              </w:rPr>
              <w:t>After the VNF is instantiated, the VNF state is “Inactive. To allow processing of its functionality, it must be activated. Via the VNFM the command “Start” is been issued to bring the VNF into an active state and validate the functionality by emitting packets and measuring its correctness. The max traffic gets emitted before the emission to allow the measure of the activation time and also the quality (dropped packets after receiving the first packet)</w:t>
            </w:r>
            <w:r w:rsidR="00047EC9">
              <w:rPr>
                <w:lang w:eastAsia="zh-CN"/>
              </w:rPr>
              <w:t xml:space="preserve"> and how fast the VM can scale up to process max traffic without drops</w:t>
            </w:r>
            <w:r>
              <w:rPr>
                <w:lang w:eastAsia="zh-CN"/>
              </w:rPr>
              <w:t>.</w:t>
            </w:r>
          </w:p>
        </w:tc>
      </w:tr>
      <w:tr w:rsidR="004A7E07" w:rsidTr="004A7E0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rPr>
                <w:lang w:eastAsia="zh-CN"/>
              </w:rPr>
            </w:pPr>
          </w:p>
        </w:tc>
      </w:tr>
      <w:tr w:rsidR="004A7E07" w:rsidTr="004A7E0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lastRenderedPageBreak/>
              <w:t>Parameters</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pP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pP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rPr>
                <w:lang w:eastAsia="zh-CN"/>
              </w:rPr>
            </w:pPr>
          </w:p>
        </w:tc>
      </w:tr>
      <w:tr w:rsidR="004A7E07" w:rsidTr="00C6061A">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pPr>
            <w:r>
              <w:t>Measure the time it takes for the activation and forwards the max traffic. We may need to go through multiple iterations to get an average time.</w:t>
            </w:r>
          </w:p>
          <w:p w:rsidR="004A7E07" w:rsidRDefault="004A7E07" w:rsidP="004A7E07">
            <w:pPr>
              <w:pStyle w:val="TestCaseInfo"/>
            </w:pPr>
            <w:r>
              <w:t>Sequence:</w:t>
            </w:r>
          </w:p>
          <w:p w:rsidR="00A57497" w:rsidRPr="00DE4B4A" w:rsidRDefault="00A57497" w:rsidP="00A57497">
            <w:pPr>
              <w:pStyle w:val="ListParagraph"/>
              <w:numPr>
                <w:ilvl w:val="0"/>
                <w:numId w:val="185"/>
              </w:numPr>
              <w:rPr>
                <w:color w:val="45525A" w:themeColor="text1"/>
              </w:rPr>
            </w:pPr>
            <w:r w:rsidRPr="00DE4B4A">
              <w:rPr>
                <w:color w:val="45525A" w:themeColor="text1"/>
              </w:rPr>
              <w:t>Start the max traffic load</w:t>
            </w:r>
          </w:p>
          <w:p w:rsidR="00C15F05" w:rsidRPr="0042061B" w:rsidRDefault="00C15F05" w:rsidP="00A57497">
            <w:pPr>
              <w:pStyle w:val="ListParagraph"/>
              <w:numPr>
                <w:ilvl w:val="0"/>
                <w:numId w:val="185"/>
              </w:numPr>
              <w:rPr>
                <w:color w:val="45525A" w:themeColor="text1"/>
              </w:rPr>
            </w:pPr>
            <w:r w:rsidRPr="0042061B">
              <w:rPr>
                <w:color w:val="45525A" w:themeColor="text1"/>
              </w:rPr>
              <w:t>Instantiate VNF</w:t>
            </w:r>
          </w:p>
          <w:p w:rsidR="00A57497" w:rsidRDefault="00A57497" w:rsidP="00A57497">
            <w:pPr>
              <w:pStyle w:val="TestCaseInfo"/>
              <w:numPr>
                <w:ilvl w:val="0"/>
                <w:numId w:val="185"/>
              </w:numPr>
            </w:pPr>
            <w:r w:rsidRPr="00074BEF">
              <w:t>Validate VNF instantiation state is INSTANTIATED and VNF state is STARTED (--&gt; time stamp when correct state reached)</w:t>
            </w:r>
          </w:p>
          <w:p w:rsidR="00C15F05" w:rsidRPr="0042061B" w:rsidRDefault="00C15F05" w:rsidP="00A57497">
            <w:pPr>
              <w:pStyle w:val="ListParagraph"/>
              <w:numPr>
                <w:ilvl w:val="0"/>
                <w:numId w:val="185"/>
              </w:numPr>
              <w:rPr>
                <w:color w:val="45525A" w:themeColor="text1"/>
              </w:rPr>
            </w:pPr>
            <w:r w:rsidRPr="0042061B">
              <w:rPr>
                <w:color w:val="45525A" w:themeColor="text1"/>
              </w:rPr>
              <w:t>Wait for the VNF to scale up to the maximum (--&gt; time stamp)</w:t>
            </w:r>
          </w:p>
          <w:p w:rsidR="00C15F05" w:rsidRPr="0042061B" w:rsidRDefault="00C15F05" w:rsidP="00A57497">
            <w:pPr>
              <w:pStyle w:val="ListParagraph"/>
              <w:numPr>
                <w:ilvl w:val="0"/>
                <w:numId w:val="185"/>
              </w:numPr>
              <w:rPr>
                <w:color w:val="45525A" w:themeColor="text1"/>
              </w:rPr>
            </w:pPr>
            <w:r w:rsidRPr="0042061B">
              <w:rPr>
                <w:color w:val="45525A" w:themeColor="text1"/>
              </w:rPr>
              <w:t>Validate traffic flows with no dropped packets (--&gt; time stamp)</w:t>
            </w:r>
          </w:p>
          <w:p w:rsidR="00C15F05" w:rsidRPr="0042061B" w:rsidRDefault="00C15F05" w:rsidP="00A57497">
            <w:pPr>
              <w:pStyle w:val="ListParagraph"/>
              <w:numPr>
                <w:ilvl w:val="0"/>
                <w:numId w:val="185"/>
              </w:numPr>
              <w:rPr>
                <w:color w:val="45525A" w:themeColor="text1"/>
              </w:rPr>
            </w:pPr>
            <w:r w:rsidRPr="0042061B">
              <w:rPr>
                <w:color w:val="45525A" w:themeColor="text1"/>
              </w:rPr>
              <w:t>Validate the allocated vResources are on max level</w:t>
            </w:r>
          </w:p>
          <w:p w:rsidR="00C15F05" w:rsidRPr="0042061B" w:rsidRDefault="00C15F05" w:rsidP="00A57497">
            <w:pPr>
              <w:pStyle w:val="ListParagraph"/>
              <w:numPr>
                <w:ilvl w:val="0"/>
                <w:numId w:val="185"/>
              </w:numPr>
              <w:rPr>
                <w:color w:val="45525A" w:themeColor="text1"/>
              </w:rPr>
            </w:pPr>
            <w:r w:rsidRPr="0042061B">
              <w:rPr>
                <w:color w:val="45525A" w:themeColor="text1"/>
              </w:rPr>
              <w:t>Calculate the time for the activation (first time stamp arrival and no dropped packets)</w:t>
            </w:r>
          </w:p>
          <w:p w:rsidR="00C15F05" w:rsidRPr="0042061B" w:rsidRDefault="00C15F05" w:rsidP="00A57497">
            <w:pPr>
              <w:pStyle w:val="ListParagraph"/>
              <w:numPr>
                <w:ilvl w:val="0"/>
                <w:numId w:val="185"/>
              </w:numPr>
              <w:rPr>
                <w:color w:val="45525A" w:themeColor="text1"/>
              </w:rPr>
            </w:pPr>
            <w:r w:rsidRPr="0042061B">
              <w:rPr>
                <w:color w:val="45525A" w:themeColor="text1"/>
              </w:rPr>
              <w:t>Stop VNF</w:t>
            </w:r>
          </w:p>
          <w:p w:rsidR="00C15F05" w:rsidRPr="0042061B" w:rsidRDefault="00C15F05" w:rsidP="00A57497">
            <w:pPr>
              <w:pStyle w:val="ListParagraph"/>
              <w:numPr>
                <w:ilvl w:val="0"/>
                <w:numId w:val="185"/>
              </w:numPr>
              <w:rPr>
                <w:color w:val="45525A" w:themeColor="text1"/>
              </w:rPr>
            </w:pPr>
            <w:r w:rsidRPr="0042061B">
              <w:rPr>
                <w:color w:val="45525A" w:themeColor="text1"/>
              </w:rPr>
              <w:t>Ensure that no traffic flows once stop is completed</w:t>
            </w:r>
          </w:p>
          <w:p w:rsidR="00040288" w:rsidRPr="0042061B" w:rsidRDefault="00C15F05" w:rsidP="00A57497">
            <w:pPr>
              <w:pStyle w:val="ListParagraph"/>
              <w:numPr>
                <w:ilvl w:val="0"/>
                <w:numId w:val="185"/>
              </w:numPr>
              <w:rPr>
                <w:color w:val="45525A" w:themeColor="text1"/>
              </w:rPr>
            </w:pPr>
            <w:r w:rsidRPr="0042061B">
              <w:rPr>
                <w:color w:val="45525A" w:themeColor="text1"/>
              </w:rPr>
              <w:t>Stop Traffic Load</w:t>
            </w:r>
          </w:p>
          <w:p w:rsidR="004A7E07" w:rsidRPr="00C6061A" w:rsidRDefault="00C15F05" w:rsidP="00A57497">
            <w:pPr>
              <w:pStyle w:val="ListParagraph"/>
              <w:numPr>
                <w:ilvl w:val="0"/>
                <w:numId w:val="185"/>
              </w:numPr>
              <w:rPr>
                <w:color w:val="1F497D"/>
                <w:sz w:val="20"/>
                <w:szCs w:val="20"/>
              </w:rPr>
            </w:pPr>
            <w:r w:rsidRPr="0042061B">
              <w:rPr>
                <w:color w:val="45525A" w:themeColor="text1"/>
              </w:rPr>
              <w:t>Terminate VNF</w:t>
            </w: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pP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F3569" w:rsidRDefault="00CF3569" w:rsidP="00CF3569">
            <w:pPr>
              <w:pStyle w:val="TestCaseInfo"/>
            </w:pPr>
            <w:r>
              <w:t>Following resources could be scaled up:</w:t>
            </w:r>
          </w:p>
          <w:p w:rsidR="00CF3569" w:rsidRDefault="00CF3569" w:rsidP="006E70F4">
            <w:pPr>
              <w:pStyle w:val="TestCaseInfo"/>
              <w:numPr>
                <w:ilvl w:val="0"/>
                <w:numId w:val="101"/>
              </w:numPr>
            </w:pPr>
            <w:r>
              <w:t>vMemory</w:t>
            </w:r>
          </w:p>
          <w:p w:rsidR="00CF3569" w:rsidRDefault="00CF3569" w:rsidP="006E70F4">
            <w:pPr>
              <w:pStyle w:val="TestCaseInfo"/>
              <w:numPr>
                <w:ilvl w:val="0"/>
                <w:numId w:val="101"/>
              </w:numPr>
            </w:pPr>
            <w:r>
              <w:t>vCPU cores</w:t>
            </w:r>
          </w:p>
          <w:p w:rsidR="00CF3569" w:rsidRDefault="00CF3569" w:rsidP="006E70F4">
            <w:pPr>
              <w:pStyle w:val="TestCaseInfo"/>
              <w:numPr>
                <w:ilvl w:val="0"/>
                <w:numId w:val="101"/>
              </w:numPr>
            </w:pPr>
            <w:r>
              <w:t>vStorage</w:t>
            </w:r>
          </w:p>
          <w:p w:rsidR="00CF3569" w:rsidRDefault="00CF3569" w:rsidP="006E70F4">
            <w:pPr>
              <w:pStyle w:val="TestCaseInfo"/>
              <w:numPr>
                <w:ilvl w:val="0"/>
                <w:numId w:val="101"/>
              </w:numPr>
            </w:pPr>
            <w:r>
              <w:t>vNIC or specialized hardware</w:t>
            </w:r>
          </w:p>
          <w:p w:rsidR="00CF3569" w:rsidRDefault="00CF3569" w:rsidP="00CF3569">
            <w:pPr>
              <w:pStyle w:val="TestCaseInfo"/>
            </w:pPr>
            <w:r>
              <w:t xml:space="preserve">In case scale-up the VNF doesn’t add new VNFCs. It keeps the number of VNFC constant and just adds additional resources. </w:t>
            </w:r>
            <w:r w:rsidR="00143C0C">
              <w:t>These are sub test cases.</w:t>
            </w:r>
          </w:p>
          <w:p w:rsidR="00CF3569" w:rsidRDefault="00CF3569" w:rsidP="00CF3569">
            <w:pPr>
              <w:pStyle w:val="TestCaseInfo"/>
            </w:pPr>
            <w:r>
              <w:t>The scaling trigger could be one of the following:</w:t>
            </w:r>
          </w:p>
          <w:p w:rsidR="006E70F4" w:rsidRDefault="006E70F4" w:rsidP="006E70F4">
            <w:pPr>
              <w:pStyle w:val="TestCaseInfo"/>
              <w:numPr>
                <w:ilvl w:val="0"/>
                <w:numId w:val="101"/>
              </w:numPr>
              <w:rPr>
                <w:lang w:eastAsia="zh-CN"/>
              </w:rPr>
            </w:pPr>
            <w:r w:rsidRPr="006E70F4">
              <w:rPr>
                <w:lang w:eastAsia="zh-CN"/>
              </w:rPr>
              <w:t>VNFM/MANO generated events - Auto Scaling  ( e.g. based on monitoring of resource utilization of the VNF's VMs, upon events received from VNF, EM, VIM)</w:t>
            </w:r>
          </w:p>
          <w:p w:rsidR="006E70F4" w:rsidRDefault="006E70F4" w:rsidP="006E70F4">
            <w:pPr>
              <w:pStyle w:val="TestCaseInfo"/>
              <w:numPr>
                <w:ilvl w:val="0"/>
                <w:numId w:val="101"/>
              </w:numPr>
              <w:rPr>
                <w:lang w:eastAsia="zh-CN"/>
              </w:rPr>
            </w:pPr>
            <w:r w:rsidRPr="006E70F4">
              <w:rPr>
                <w:lang w:eastAsia="zh-CN"/>
              </w:rPr>
              <w:t>VNF generated event – On-demand  Scaling ( e.g. based on traffic, VNF generates the request internally)</w:t>
            </w:r>
          </w:p>
          <w:p w:rsidR="006E70F4" w:rsidRDefault="006E70F4" w:rsidP="006E70F4">
            <w:pPr>
              <w:pStyle w:val="TestCaseInfo"/>
              <w:numPr>
                <w:ilvl w:val="0"/>
                <w:numId w:val="101"/>
              </w:numPr>
              <w:rPr>
                <w:lang w:eastAsia="zh-CN"/>
              </w:rPr>
            </w:pPr>
            <w:r w:rsidRPr="006E70F4">
              <w:rPr>
                <w:lang w:eastAsia="zh-CN"/>
              </w:rPr>
              <w:t>VIM generated event – On-demand Scaling</w:t>
            </w:r>
          </w:p>
          <w:p w:rsidR="006E70F4" w:rsidRDefault="006E70F4" w:rsidP="006E70F4">
            <w:pPr>
              <w:pStyle w:val="TestCaseInfo"/>
              <w:numPr>
                <w:ilvl w:val="0"/>
                <w:numId w:val="101"/>
              </w:numPr>
              <w:rPr>
                <w:lang w:eastAsia="zh-CN"/>
              </w:rPr>
            </w:pPr>
            <w:r w:rsidRPr="006E70F4">
              <w:rPr>
                <w:lang w:eastAsia="zh-CN"/>
              </w:rPr>
              <w:t>EM generated event – On-demand Scaling (e.g. EM receives information from the VNF and determines the need to auto scale)</w:t>
            </w:r>
          </w:p>
          <w:p w:rsidR="006E70F4" w:rsidRDefault="006E70F4" w:rsidP="006E70F4">
            <w:pPr>
              <w:pStyle w:val="TestCaseInfo"/>
              <w:numPr>
                <w:ilvl w:val="0"/>
                <w:numId w:val="101"/>
              </w:numPr>
              <w:rPr>
                <w:lang w:eastAsia="zh-CN"/>
              </w:rPr>
            </w:pPr>
            <w:r w:rsidRPr="006E70F4">
              <w:rPr>
                <w:lang w:eastAsia="zh-CN"/>
              </w:rPr>
              <w:t>MANO generated event - Manual Scaling  (e.g. by operating the MANO interface/API)</w:t>
            </w:r>
          </w:p>
          <w:p w:rsidR="006E70F4" w:rsidRDefault="006E70F4" w:rsidP="006E70F4">
            <w:pPr>
              <w:pStyle w:val="TestCaseInfo"/>
              <w:numPr>
                <w:ilvl w:val="0"/>
                <w:numId w:val="101"/>
              </w:numPr>
              <w:rPr>
                <w:lang w:eastAsia="zh-CN"/>
              </w:rPr>
            </w:pPr>
            <w:r w:rsidRPr="006E70F4">
              <w:rPr>
                <w:lang w:eastAsia="zh-CN"/>
              </w:rPr>
              <w:t>VNF generated event - Manual Scaling</w:t>
            </w:r>
          </w:p>
          <w:p w:rsidR="00CF3569" w:rsidRDefault="006E70F4" w:rsidP="006E70F4">
            <w:pPr>
              <w:pStyle w:val="TestCaseInfo"/>
              <w:numPr>
                <w:ilvl w:val="0"/>
                <w:numId w:val="101"/>
              </w:numPr>
              <w:rPr>
                <w:lang w:eastAsia="zh-CN"/>
              </w:rPr>
            </w:pPr>
            <w:r w:rsidRPr="006E70F4">
              <w:rPr>
                <w:lang w:eastAsia="zh-CN"/>
              </w:rPr>
              <w:t>EM generated event – Manual Scaling</w:t>
            </w:r>
          </w:p>
          <w:p w:rsidR="004A7E07" w:rsidRDefault="00CF3569" w:rsidP="00CF3569">
            <w:pPr>
              <w:pStyle w:val="TestCaseInfo"/>
            </w:pPr>
            <w:r>
              <w:t>Each of this trigger can be seen a sub test cases.</w:t>
            </w:r>
          </w:p>
        </w:tc>
      </w:tr>
    </w:tbl>
    <w:p w:rsidR="005A676A" w:rsidRDefault="005A676A" w:rsidP="005A676A"/>
    <w:p w:rsidR="00EF0D52" w:rsidRDefault="00EF0D52"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F0D52" w:rsidTr="00195B81">
        <w:tc>
          <w:tcPr>
            <w:tcW w:w="9330" w:type="dxa"/>
            <w:gridSpan w:val="2"/>
            <w:tcBorders>
              <w:top w:val="single" w:sz="2" w:space="0" w:color="auto"/>
              <w:left w:val="single" w:sz="2" w:space="0" w:color="auto"/>
              <w:bottom w:val="single" w:sz="2" w:space="0" w:color="auto"/>
              <w:right w:val="single" w:sz="2" w:space="0" w:color="auto"/>
            </w:tcBorders>
            <w:hideMark/>
          </w:tcPr>
          <w:p w:rsidR="00EF0D52" w:rsidRDefault="00F44670" w:rsidP="00195B81">
            <w:pPr>
              <w:pStyle w:val="TestCase"/>
            </w:pPr>
            <w:bookmarkStart w:id="7993" w:name="_Toc454184424"/>
            <w:bookmarkStart w:id="7994" w:name="_Toc477881082"/>
            <w:r>
              <w:t>TC.VNF.COMP</w:t>
            </w:r>
            <w:r w:rsidR="001E6CEC">
              <w:t>LEX</w:t>
            </w:r>
            <w:r>
              <w:t>.002</w:t>
            </w:r>
            <w:r>
              <w:tab/>
            </w:r>
            <w:r w:rsidR="00EF0D52" w:rsidRPr="00E95BF5">
              <w:t>Stop a max scale-up/scaled-out VNF instance in state Active under</w:t>
            </w:r>
            <w:r w:rsidR="00EF0D52">
              <w:t xml:space="preserve"> max</w:t>
            </w:r>
            <w:r w:rsidR="00EF0D52" w:rsidRPr="00E95BF5">
              <w:t xml:space="preserve"> traffic load</w:t>
            </w:r>
            <w:bookmarkEnd w:id="7993"/>
            <w:bookmarkEnd w:id="7994"/>
          </w:p>
        </w:tc>
      </w:tr>
      <w:tr w:rsidR="00EF0D52" w:rsidTr="00195B81">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lastRenderedPageBreak/>
              <w:t>Purpose:</w:t>
            </w:r>
          </w:p>
        </w:tc>
        <w:tc>
          <w:tcPr>
            <w:tcW w:w="7979" w:type="dxa"/>
            <w:tcBorders>
              <w:top w:val="single" w:sz="2" w:space="0" w:color="auto"/>
              <w:left w:val="single" w:sz="2" w:space="0" w:color="auto"/>
              <w:bottom w:val="single" w:sz="2" w:space="0" w:color="auto"/>
              <w:right w:val="single" w:sz="2" w:space="0" w:color="auto"/>
            </w:tcBorders>
            <w:hideMark/>
          </w:tcPr>
          <w:p w:rsidR="00EF0D52" w:rsidRPr="00D67489" w:rsidRDefault="00EF0D52" w:rsidP="00195B81">
            <w:pPr>
              <w:pStyle w:val="TestCaseInfo"/>
              <w:rPr>
                <w:lang w:eastAsia="zh-CN"/>
              </w:rPr>
            </w:pPr>
            <w:r>
              <w:rPr>
                <w:lang w:eastAsia="zh-CN"/>
              </w:rPr>
              <w:t>A VNF can be scaled out or up to increase it throughput performance. A VNFM should allow and have the capability to stop a fully scaled VNF under a full load. The stopping of the VNF may also cause to free up unused vResources.</w:t>
            </w: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EF0D52" w:rsidRDefault="00EF0D52" w:rsidP="00195B81">
            <w:pPr>
              <w:pStyle w:val="TestCaseInfo"/>
              <w:rPr>
                <w:lang w:eastAsia="zh-CN"/>
              </w:rPr>
            </w:pPr>
            <w:r>
              <w:rPr>
                <w:lang w:eastAsia="zh-CN"/>
              </w:rPr>
              <w:t xml:space="preserve">The VNFM should add additional allocated virtualized compute resources up to the limit defined by the VNFD. Any additional request </w:t>
            </w:r>
            <w:r w:rsidR="00047EC9">
              <w:rPr>
                <w:lang w:eastAsia="zh-CN"/>
              </w:rPr>
              <w:t xml:space="preserve">to scale-up should be ignored. </w:t>
            </w:r>
            <w:r>
              <w:rPr>
                <w:lang w:eastAsia="zh-CN"/>
              </w:rPr>
              <w:t>Traffic should be generated to validate that the VNFCs can process packets correctly. The triggers for this event to occur could be by different options but should be ignored when reached the limit:</w:t>
            </w:r>
          </w:p>
          <w:p w:rsidR="006E70F4" w:rsidRDefault="006E70F4" w:rsidP="006E70F4">
            <w:pPr>
              <w:pStyle w:val="TestCaseInfo"/>
              <w:numPr>
                <w:ilvl w:val="0"/>
                <w:numId w:val="121"/>
              </w:numPr>
              <w:rPr>
                <w:lang w:eastAsia="zh-CN"/>
              </w:rPr>
            </w:pPr>
            <w:r w:rsidRPr="006E70F4">
              <w:rPr>
                <w:lang w:eastAsia="zh-CN"/>
              </w:rPr>
              <w:t>VNFM/MANO generated events - Auto Scaling  ( e.g. based on monitoring of resource utilization of the VNF's VMs, upon events received from VNF, EM, VIM)</w:t>
            </w:r>
          </w:p>
          <w:p w:rsidR="006E70F4" w:rsidRDefault="006E70F4" w:rsidP="006E70F4">
            <w:pPr>
              <w:pStyle w:val="TestCaseInfo"/>
              <w:numPr>
                <w:ilvl w:val="0"/>
                <w:numId w:val="121"/>
              </w:numPr>
              <w:rPr>
                <w:lang w:eastAsia="zh-CN"/>
              </w:rPr>
            </w:pPr>
            <w:r w:rsidRPr="006E70F4">
              <w:rPr>
                <w:lang w:eastAsia="zh-CN"/>
              </w:rPr>
              <w:t>VNF generated event – On-demand  Scaling ( e.g. based on traffic, VNF generates the request internally)</w:t>
            </w:r>
          </w:p>
          <w:p w:rsidR="006E70F4" w:rsidRDefault="006E70F4" w:rsidP="006E70F4">
            <w:pPr>
              <w:pStyle w:val="TestCaseInfo"/>
              <w:numPr>
                <w:ilvl w:val="0"/>
                <w:numId w:val="121"/>
              </w:numPr>
              <w:rPr>
                <w:lang w:eastAsia="zh-CN"/>
              </w:rPr>
            </w:pPr>
            <w:r w:rsidRPr="006E70F4">
              <w:rPr>
                <w:lang w:eastAsia="zh-CN"/>
              </w:rPr>
              <w:t>VIM generated event – On-demand Scaling</w:t>
            </w:r>
          </w:p>
          <w:p w:rsidR="006E70F4" w:rsidRDefault="006E70F4" w:rsidP="006E70F4">
            <w:pPr>
              <w:pStyle w:val="TestCaseInfo"/>
              <w:numPr>
                <w:ilvl w:val="0"/>
                <w:numId w:val="121"/>
              </w:numPr>
              <w:rPr>
                <w:lang w:eastAsia="zh-CN"/>
              </w:rPr>
            </w:pPr>
            <w:r w:rsidRPr="006E70F4">
              <w:rPr>
                <w:lang w:eastAsia="zh-CN"/>
              </w:rPr>
              <w:t>EM generated event – On-demand Scaling (e.g. EM receives information from the VNF and determines the need to auto scale)</w:t>
            </w:r>
          </w:p>
          <w:p w:rsidR="006E70F4" w:rsidRDefault="006E70F4" w:rsidP="006E70F4">
            <w:pPr>
              <w:pStyle w:val="TestCaseInfo"/>
              <w:numPr>
                <w:ilvl w:val="0"/>
                <w:numId w:val="121"/>
              </w:numPr>
              <w:rPr>
                <w:lang w:eastAsia="zh-CN"/>
              </w:rPr>
            </w:pPr>
            <w:r w:rsidRPr="006E70F4">
              <w:rPr>
                <w:lang w:eastAsia="zh-CN"/>
              </w:rPr>
              <w:t>MANO generated event - Manual Scaling  (e.g. by operating the MANO interface/API)</w:t>
            </w:r>
          </w:p>
          <w:p w:rsidR="006E70F4" w:rsidRDefault="006E70F4" w:rsidP="006E70F4">
            <w:pPr>
              <w:pStyle w:val="TestCaseInfo"/>
              <w:numPr>
                <w:ilvl w:val="0"/>
                <w:numId w:val="121"/>
              </w:numPr>
              <w:rPr>
                <w:lang w:eastAsia="zh-CN"/>
              </w:rPr>
            </w:pPr>
            <w:r w:rsidRPr="006E70F4">
              <w:rPr>
                <w:lang w:eastAsia="zh-CN"/>
              </w:rPr>
              <w:t>VNF generated event - Manual Scaling</w:t>
            </w:r>
          </w:p>
          <w:p w:rsidR="00EF0D52" w:rsidRDefault="006E70F4" w:rsidP="006E70F4">
            <w:pPr>
              <w:pStyle w:val="TestCaseInfo"/>
              <w:numPr>
                <w:ilvl w:val="0"/>
                <w:numId w:val="121"/>
              </w:numPr>
              <w:rPr>
                <w:lang w:eastAsia="zh-CN"/>
              </w:rPr>
            </w:pPr>
            <w:r w:rsidRPr="006E70F4">
              <w:rPr>
                <w:lang w:eastAsia="zh-CN"/>
              </w:rPr>
              <w:t>EM generated event – Manual Scaling</w:t>
            </w:r>
          </w:p>
          <w:p w:rsidR="00EF0D52" w:rsidRDefault="00EF0D52" w:rsidP="00195B81">
            <w:pPr>
              <w:pStyle w:val="TestCaseInfo"/>
              <w:rPr>
                <w:lang w:eastAsia="zh-CN"/>
              </w:rPr>
            </w:pPr>
            <w:r>
              <w:rPr>
                <w:lang w:eastAsia="zh-CN"/>
              </w:rPr>
              <w:t>Once the VNF is in the max scaled-up/scaled-out state, the VNFM gets requested to terminate the VNF under load.</w:t>
            </w:r>
          </w:p>
        </w:tc>
      </w:tr>
      <w:tr w:rsidR="00EF0D52" w:rsidTr="00195B81">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rPr>
                <w:lang w:eastAsia="zh-CN"/>
              </w:rPr>
            </w:pPr>
          </w:p>
        </w:tc>
      </w:tr>
      <w:tr w:rsidR="00EF0D52" w:rsidTr="00195B81">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EF0D52" w:rsidRPr="00E95BF5" w:rsidRDefault="00EF0D52" w:rsidP="00195B81">
            <w:pPr>
              <w:pStyle w:val="TestCaseInfo"/>
            </w:pPr>
            <w:r w:rsidRPr="00E95BF5">
              <w:t>Sequence:</w:t>
            </w:r>
          </w:p>
          <w:p w:rsidR="00EF0D52" w:rsidRPr="00E95BF5" w:rsidRDefault="00EF0D52" w:rsidP="00A57497">
            <w:pPr>
              <w:pStyle w:val="TestCaseInfo"/>
              <w:numPr>
                <w:ilvl w:val="0"/>
                <w:numId w:val="37"/>
              </w:numPr>
            </w:pPr>
            <w:r w:rsidRPr="00E95BF5">
              <w:t>Instantiate VNF</w:t>
            </w:r>
          </w:p>
          <w:p w:rsidR="00A57497" w:rsidRDefault="00A57497" w:rsidP="00A57497">
            <w:pPr>
              <w:pStyle w:val="TestCaseInfo"/>
              <w:numPr>
                <w:ilvl w:val="0"/>
                <w:numId w:val="37"/>
              </w:numPr>
            </w:pPr>
            <w:r w:rsidRPr="00074BEF">
              <w:t>Validate VNF instantiation state is INSTANTIATED and VNF state is STARTED (--&gt; time stamp when correct state reached)</w:t>
            </w:r>
          </w:p>
          <w:p w:rsidR="00EF0D52" w:rsidRPr="00E95BF5" w:rsidRDefault="00EF0D52" w:rsidP="00A57497">
            <w:pPr>
              <w:pStyle w:val="TestCaseInfo"/>
              <w:numPr>
                <w:ilvl w:val="0"/>
                <w:numId w:val="37"/>
              </w:numPr>
            </w:pPr>
            <w:r w:rsidRPr="00E95BF5">
              <w:t>Generate low traffic load</w:t>
            </w:r>
          </w:p>
          <w:p w:rsidR="00EF0D52" w:rsidRPr="00E95BF5" w:rsidRDefault="00EF0D52" w:rsidP="00A57497">
            <w:pPr>
              <w:pStyle w:val="TestCaseInfo"/>
              <w:numPr>
                <w:ilvl w:val="0"/>
                <w:numId w:val="37"/>
              </w:numPr>
            </w:pPr>
            <w:r w:rsidRPr="00E95BF5">
              <w:t xml:space="preserve">Validate </w:t>
            </w:r>
            <w:r>
              <w:t>that traffic flows through with</w:t>
            </w:r>
            <w:r w:rsidR="00047EC9">
              <w:t>out issues (</w:t>
            </w:r>
            <w:r w:rsidR="00047EC9">
              <w:sym w:font="Wingdings" w:char="F0E0"/>
            </w:r>
            <w:r w:rsidRPr="00E95BF5">
              <w:t xml:space="preserve"> no dropped packets)</w:t>
            </w:r>
          </w:p>
          <w:p w:rsidR="00EF0D52" w:rsidRPr="00E95BF5" w:rsidRDefault="00EF0D52" w:rsidP="00A57497">
            <w:pPr>
              <w:pStyle w:val="TestCaseInfo"/>
              <w:numPr>
                <w:ilvl w:val="0"/>
                <w:numId w:val="37"/>
              </w:numPr>
            </w:pPr>
            <w:r w:rsidRPr="00E95BF5">
              <w:t xml:space="preserve">Trigger a resize of the NFV resources to </w:t>
            </w:r>
            <w:r w:rsidR="00047EC9">
              <w:t xml:space="preserve">reach </w:t>
            </w:r>
            <w:r w:rsidRPr="00E95BF5">
              <w:t>the maximum</w:t>
            </w:r>
          </w:p>
          <w:p w:rsidR="00EF0D52" w:rsidRPr="00E95BF5" w:rsidRDefault="00EF0D52" w:rsidP="00A57497">
            <w:pPr>
              <w:pStyle w:val="TestCaseInfo"/>
              <w:numPr>
                <w:ilvl w:val="0"/>
                <w:numId w:val="37"/>
              </w:numPr>
            </w:pPr>
            <w:r w:rsidRPr="00E95BF5">
              <w:t xml:space="preserve">Validate VNF has resized </w:t>
            </w:r>
            <w:r w:rsidR="00CF3569">
              <w:t>to the max and has max capacity</w:t>
            </w:r>
          </w:p>
          <w:p w:rsidR="00EF0D52" w:rsidRDefault="00EF0D52" w:rsidP="00A57497">
            <w:pPr>
              <w:pStyle w:val="TestCaseInfo"/>
              <w:numPr>
                <w:ilvl w:val="0"/>
                <w:numId w:val="37"/>
              </w:numPr>
            </w:pPr>
            <w:r>
              <w:t>Generate max</w:t>
            </w:r>
            <w:r w:rsidRPr="00E95BF5">
              <w:t xml:space="preserve"> traffic load to load all VNF instances</w:t>
            </w:r>
          </w:p>
          <w:p w:rsidR="00EF0D52" w:rsidRDefault="00EF0D52" w:rsidP="00A57497">
            <w:pPr>
              <w:pStyle w:val="TestCaseInfo"/>
              <w:numPr>
                <w:ilvl w:val="0"/>
                <w:numId w:val="37"/>
              </w:numPr>
            </w:pPr>
            <w:r>
              <w:t>Validate all traffic flows through</w:t>
            </w:r>
            <w:r w:rsidR="00CF3569">
              <w:t xml:space="preserve"> and has reached max capacity</w:t>
            </w:r>
          </w:p>
          <w:p w:rsidR="00CF3569" w:rsidRPr="00E95BF5" w:rsidRDefault="00CF3569" w:rsidP="00A57497">
            <w:pPr>
              <w:pStyle w:val="TestCaseInfo"/>
              <w:numPr>
                <w:ilvl w:val="0"/>
                <w:numId w:val="37"/>
              </w:numPr>
            </w:pPr>
            <w:r>
              <w:t xml:space="preserve">Clear counters </w:t>
            </w:r>
          </w:p>
          <w:p w:rsidR="00EF0D52" w:rsidRPr="00E95BF5" w:rsidRDefault="00EF0D52" w:rsidP="00A57497">
            <w:pPr>
              <w:pStyle w:val="TestCaseInfo"/>
              <w:numPr>
                <w:ilvl w:val="0"/>
                <w:numId w:val="37"/>
              </w:numPr>
            </w:pPr>
            <w:r w:rsidRPr="00E95BF5">
              <w:t>Stop the VNF (--&gt; time stamp)</w:t>
            </w:r>
          </w:p>
          <w:p w:rsidR="00EF0D52" w:rsidRPr="00E95BF5" w:rsidRDefault="00EF0D52" w:rsidP="00A57497">
            <w:pPr>
              <w:pStyle w:val="TestCaseInfo"/>
              <w:numPr>
                <w:ilvl w:val="0"/>
                <w:numId w:val="37"/>
              </w:numPr>
            </w:pPr>
            <w:r w:rsidRPr="00E95BF5">
              <w:t>Validate VNF has been stopped (--&gt; time stamp)</w:t>
            </w:r>
          </w:p>
          <w:p w:rsidR="00EF0D52" w:rsidRPr="00E95BF5" w:rsidRDefault="00EF0D52" w:rsidP="00A57497">
            <w:pPr>
              <w:pStyle w:val="TestCaseInfo"/>
              <w:numPr>
                <w:ilvl w:val="0"/>
                <w:numId w:val="37"/>
              </w:numPr>
            </w:pPr>
            <w:r w:rsidRPr="00E95BF5">
              <w:t>Validate no traffic flows through (--&gt; last arrival time stamp)</w:t>
            </w:r>
          </w:p>
          <w:p w:rsidR="00EF0D52" w:rsidRPr="00E95BF5" w:rsidRDefault="00EF0D52" w:rsidP="00A57497">
            <w:pPr>
              <w:pStyle w:val="TestCaseInfo"/>
              <w:numPr>
                <w:ilvl w:val="0"/>
                <w:numId w:val="37"/>
              </w:numPr>
            </w:pPr>
            <w:r w:rsidRPr="00E95BF5">
              <w:t>Stop traffic</w:t>
            </w:r>
          </w:p>
          <w:p w:rsidR="00EF0D52" w:rsidRDefault="00EF0D52" w:rsidP="00A57497">
            <w:pPr>
              <w:pStyle w:val="TestCaseInfo"/>
              <w:numPr>
                <w:ilvl w:val="0"/>
                <w:numId w:val="37"/>
              </w:numPr>
            </w:pPr>
            <w:r w:rsidRPr="00E95BF5">
              <w:t>Calculate the time to stop a max scaled VNF under load</w:t>
            </w:r>
            <w:r>
              <w:t xml:space="preserve"> (</w:t>
            </w:r>
            <w:r>
              <w:sym w:font="Wingdings" w:char="F0E0"/>
            </w:r>
            <w:r>
              <w:t xml:space="preserve"> last arrival time stamp)</w:t>
            </w: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pP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rPr>
                <w:lang w:eastAsia="zh-CN"/>
              </w:rPr>
            </w:pPr>
          </w:p>
        </w:tc>
      </w:tr>
      <w:tr w:rsidR="00EF0D52" w:rsidTr="00195B81">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rPr>
                <w:lang w:eastAsia="zh-CN"/>
              </w:rPr>
            </w:pP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pP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F3569" w:rsidRDefault="00CF3569" w:rsidP="00CF3569">
            <w:pPr>
              <w:pStyle w:val="TestCaseInfo"/>
            </w:pPr>
            <w:r>
              <w:t>Following resources could be scaled up:</w:t>
            </w:r>
          </w:p>
          <w:p w:rsidR="00CF3569" w:rsidRDefault="00CF3569" w:rsidP="006E70F4">
            <w:pPr>
              <w:pStyle w:val="TestCaseInfo"/>
              <w:numPr>
                <w:ilvl w:val="0"/>
                <w:numId w:val="101"/>
              </w:numPr>
            </w:pPr>
            <w:r>
              <w:t>vMemory</w:t>
            </w:r>
          </w:p>
          <w:p w:rsidR="00CF3569" w:rsidRDefault="00CF3569" w:rsidP="006E70F4">
            <w:pPr>
              <w:pStyle w:val="TestCaseInfo"/>
              <w:numPr>
                <w:ilvl w:val="0"/>
                <w:numId w:val="101"/>
              </w:numPr>
            </w:pPr>
            <w:r>
              <w:t>vCPU cores</w:t>
            </w:r>
          </w:p>
          <w:p w:rsidR="00CF3569" w:rsidRDefault="00CF3569" w:rsidP="006E70F4">
            <w:pPr>
              <w:pStyle w:val="TestCaseInfo"/>
              <w:numPr>
                <w:ilvl w:val="0"/>
                <w:numId w:val="101"/>
              </w:numPr>
            </w:pPr>
            <w:r>
              <w:t>vStorage</w:t>
            </w:r>
          </w:p>
          <w:p w:rsidR="00CF3569" w:rsidRDefault="00CF3569" w:rsidP="006E70F4">
            <w:pPr>
              <w:pStyle w:val="TestCaseInfo"/>
              <w:numPr>
                <w:ilvl w:val="0"/>
                <w:numId w:val="101"/>
              </w:numPr>
            </w:pPr>
            <w:r>
              <w:t>vNIC or specialized hardware</w:t>
            </w:r>
          </w:p>
          <w:p w:rsidR="00CF3569" w:rsidRDefault="00CF3569" w:rsidP="00CF3569">
            <w:pPr>
              <w:pStyle w:val="TestCaseInfo"/>
            </w:pPr>
            <w:r>
              <w:lastRenderedPageBreak/>
              <w:t xml:space="preserve">In case scale-up the VNF doesn’t add new VNFCs. It keeps the number of VNFC constant and just adds additional resources. </w:t>
            </w:r>
          </w:p>
          <w:p w:rsidR="00CF3569" w:rsidRDefault="00CF3569" w:rsidP="00CF3569">
            <w:pPr>
              <w:pStyle w:val="TestCaseInfo"/>
            </w:pPr>
            <w:r>
              <w:t>The scaling trigger could be one of the following:</w:t>
            </w:r>
          </w:p>
          <w:p w:rsidR="006E70F4" w:rsidRDefault="006E70F4" w:rsidP="006E70F4">
            <w:pPr>
              <w:pStyle w:val="TestCaseInfo"/>
              <w:numPr>
                <w:ilvl w:val="0"/>
                <w:numId w:val="101"/>
              </w:numPr>
              <w:rPr>
                <w:lang w:eastAsia="zh-CN"/>
              </w:rPr>
            </w:pPr>
            <w:r w:rsidRPr="006E70F4">
              <w:rPr>
                <w:lang w:eastAsia="zh-CN"/>
              </w:rPr>
              <w:t>VNFM/MANO generated events - Auto Scaling  ( e.g. based on monitoring of resource utilization of the VNF's VMs, upon events received from VNF, EM, VIM)</w:t>
            </w:r>
          </w:p>
          <w:p w:rsidR="006E70F4" w:rsidRDefault="006E70F4" w:rsidP="006E70F4">
            <w:pPr>
              <w:pStyle w:val="TestCaseInfo"/>
              <w:numPr>
                <w:ilvl w:val="0"/>
                <w:numId w:val="101"/>
              </w:numPr>
              <w:rPr>
                <w:lang w:eastAsia="zh-CN"/>
              </w:rPr>
            </w:pPr>
            <w:r w:rsidRPr="006E70F4">
              <w:rPr>
                <w:lang w:eastAsia="zh-CN"/>
              </w:rPr>
              <w:t>VNF generated event – On-demand  Scaling ( e.g. based on traffic, VNF generates the request internally)</w:t>
            </w:r>
          </w:p>
          <w:p w:rsidR="006E70F4" w:rsidRDefault="006E70F4" w:rsidP="006E70F4">
            <w:pPr>
              <w:pStyle w:val="TestCaseInfo"/>
              <w:numPr>
                <w:ilvl w:val="0"/>
                <w:numId w:val="101"/>
              </w:numPr>
              <w:rPr>
                <w:lang w:eastAsia="zh-CN"/>
              </w:rPr>
            </w:pPr>
            <w:r w:rsidRPr="006E70F4">
              <w:rPr>
                <w:lang w:eastAsia="zh-CN"/>
              </w:rPr>
              <w:t>VIM generated event – On-demand Scaling</w:t>
            </w:r>
          </w:p>
          <w:p w:rsidR="006E70F4" w:rsidRDefault="006E70F4" w:rsidP="006E70F4">
            <w:pPr>
              <w:pStyle w:val="TestCaseInfo"/>
              <w:numPr>
                <w:ilvl w:val="0"/>
                <w:numId w:val="101"/>
              </w:numPr>
              <w:rPr>
                <w:lang w:eastAsia="zh-CN"/>
              </w:rPr>
            </w:pPr>
            <w:r w:rsidRPr="006E70F4">
              <w:rPr>
                <w:lang w:eastAsia="zh-CN"/>
              </w:rPr>
              <w:t>EM generated event – On-demand Scaling (e.g. EM receives information from the VNF and determines the need to auto scale)</w:t>
            </w:r>
          </w:p>
          <w:p w:rsidR="006E70F4" w:rsidRDefault="006E70F4" w:rsidP="006E70F4">
            <w:pPr>
              <w:pStyle w:val="TestCaseInfo"/>
              <w:numPr>
                <w:ilvl w:val="0"/>
                <w:numId w:val="101"/>
              </w:numPr>
              <w:rPr>
                <w:lang w:eastAsia="zh-CN"/>
              </w:rPr>
            </w:pPr>
            <w:r w:rsidRPr="006E70F4">
              <w:rPr>
                <w:lang w:eastAsia="zh-CN"/>
              </w:rPr>
              <w:t>MANO generated event - Manual Scaling  (e.g. by operating the MANO interface/API)</w:t>
            </w:r>
          </w:p>
          <w:p w:rsidR="006E70F4" w:rsidRDefault="006E70F4" w:rsidP="006E70F4">
            <w:pPr>
              <w:pStyle w:val="TestCaseInfo"/>
              <w:numPr>
                <w:ilvl w:val="0"/>
                <w:numId w:val="101"/>
              </w:numPr>
              <w:rPr>
                <w:lang w:eastAsia="zh-CN"/>
              </w:rPr>
            </w:pPr>
            <w:r w:rsidRPr="006E70F4">
              <w:rPr>
                <w:lang w:eastAsia="zh-CN"/>
              </w:rPr>
              <w:t>VNF generated event - Manual Scaling</w:t>
            </w:r>
          </w:p>
          <w:p w:rsidR="00CF3569" w:rsidRDefault="006E70F4" w:rsidP="006E70F4">
            <w:pPr>
              <w:pStyle w:val="TestCaseInfo"/>
              <w:numPr>
                <w:ilvl w:val="0"/>
                <w:numId w:val="101"/>
              </w:numPr>
              <w:rPr>
                <w:lang w:eastAsia="zh-CN"/>
              </w:rPr>
            </w:pPr>
            <w:r w:rsidRPr="006E70F4">
              <w:rPr>
                <w:lang w:eastAsia="zh-CN"/>
              </w:rPr>
              <w:t>EM generated event – Manual Scaling</w:t>
            </w:r>
          </w:p>
          <w:p w:rsidR="00047EC9" w:rsidRDefault="00CF3569" w:rsidP="00CF3569">
            <w:pPr>
              <w:pStyle w:val="TestCaseInfo"/>
            </w:pPr>
            <w:r>
              <w:t>Each of this trigger can be seen a sub test cases.</w:t>
            </w:r>
          </w:p>
        </w:tc>
      </w:tr>
    </w:tbl>
    <w:p w:rsidR="005A676A" w:rsidRDefault="005A676A"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52009" w:rsidTr="00195B81">
        <w:tc>
          <w:tcPr>
            <w:tcW w:w="9330" w:type="dxa"/>
            <w:gridSpan w:val="2"/>
            <w:tcBorders>
              <w:top w:val="single" w:sz="2" w:space="0" w:color="auto"/>
              <w:left w:val="single" w:sz="2" w:space="0" w:color="auto"/>
              <w:bottom w:val="single" w:sz="2" w:space="0" w:color="auto"/>
              <w:right w:val="single" w:sz="2" w:space="0" w:color="auto"/>
            </w:tcBorders>
            <w:hideMark/>
          </w:tcPr>
          <w:p w:rsidR="00B52009" w:rsidRDefault="00F44670" w:rsidP="00195B81">
            <w:pPr>
              <w:pStyle w:val="TestCase"/>
            </w:pPr>
            <w:bookmarkStart w:id="7995" w:name="_Toc454184431"/>
            <w:bookmarkStart w:id="7996" w:name="_Toc477881083"/>
            <w:r>
              <w:t>TC.VNF.COMP</w:t>
            </w:r>
            <w:r w:rsidR="001E6CEC">
              <w:t>LEX</w:t>
            </w:r>
            <w:r>
              <w:t>.003</w:t>
            </w:r>
            <w:r>
              <w:tab/>
            </w:r>
            <w:r w:rsidR="00B52009">
              <w:t xml:space="preserve">Terminate </w:t>
            </w:r>
            <w:r w:rsidR="00B52009" w:rsidRPr="00E95BF5">
              <w:t xml:space="preserve">max scale-up/out VNF in state Active under </w:t>
            </w:r>
            <w:r w:rsidR="00B52009">
              <w:t xml:space="preserve">max </w:t>
            </w:r>
            <w:r w:rsidR="00B52009" w:rsidRPr="00E95BF5">
              <w:t>traffic load</w:t>
            </w:r>
            <w:bookmarkEnd w:id="7995"/>
            <w:bookmarkEnd w:id="7996"/>
          </w:p>
        </w:tc>
      </w:tr>
      <w:tr w:rsidR="00B52009" w:rsidTr="00195B81">
        <w:trPr>
          <w:trHeight w:val="733"/>
        </w:trPr>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B52009" w:rsidRPr="00D67489" w:rsidRDefault="00B52009" w:rsidP="00195B81">
            <w:pPr>
              <w:pStyle w:val="TestCaseInfo"/>
              <w:rPr>
                <w:lang w:eastAsia="zh-CN"/>
              </w:rPr>
            </w:pPr>
            <w:r>
              <w:rPr>
                <w:lang w:eastAsia="zh-CN"/>
              </w:rPr>
              <w:t>A VNF can be scaled out or up to increase it throughput performance. A VNFM should allow and have the capability to terminate a fully scaled VNF under a full load. The termination of the VNF results in the release of all vResources.</w:t>
            </w: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B52009" w:rsidRDefault="00B52009" w:rsidP="00195B81">
            <w:pPr>
              <w:pStyle w:val="TestCaseInfo"/>
              <w:rPr>
                <w:lang w:eastAsia="zh-CN"/>
              </w:rPr>
            </w:pPr>
            <w:r>
              <w:rPr>
                <w:lang w:eastAsia="zh-CN"/>
              </w:rPr>
              <w:t xml:space="preserve">The VNFM should add additional allocated virtualized compute resources up to the limit defined by the VNFD. Any additional request </w:t>
            </w:r>
            <w:r w:rsidR="00B65386">
              <w:rPr>
                <w:lang w:eastAsia="zh-CN"/>
              </w:rPr>
              <w:t xml:space="preserve">to scale-up should be ignored. </w:t>
            </w:r>
            <w:r>
              <w:rPr>
                <w:lang w:eastAsia="zh-CN"/>
              </w:rPr>
              <w:t>Traffic should be generated to validate that the VNFCs can process packets correctly. The triggers for this event to occur could be by different options but should be ignored when reached the limit:</w:t>
            </w:r>
          </w:p>
          <w:p w:rsidR="006E70F4" w:rsidRDefault="006E70F4" w:rsidP="006E70F4">
            <w:pPr>
              <w:pStyle w:val="TestCaseInfo"/>
              <w:numPr>
                <w:ilvl w:val="0"/>
                <w:numId w:val="101"/>
              </w:numPr>
              <w:rPr>
                <w:lang w:eastAsia="zh-CN"/>
              </w:rPr>
            </w:pPr>
            <w:r w:rsidRPr="006E70F4">
              <w:rPr>
                <w:lang w:eastAsia="zh-CN"/>
              </w:rPr>
              <w:t>VNFM/MANO generated events - Auto Scaling  ( e.g. based on monitoring of resource utilization of the VNF's VMs, upon events received from VNF, EM, VIM)</w:t>
            </w:r>
          </w:p>
          <w:p w:rsidR="006E70F4" w:rsidRDefault="006E70F4" w:rsidP="006E70F4">
            <w:pPr>
              <w:pStyle w:val="TestCaseInfo"/>
              <w:numPr>
                <w:ilvl w:val="0"/>
                <w:numId w:val="101"/>
              </w:numPr>
              <w:rPr>
                <w:lang w:eastAsia="zh-CN"/>
              </w:rPr>
            </w:pPr>
            <w:r w:rsidRPr="006E70F4">
              <w:rPr>
                <w:lang w:eastAsia="zh-CN"/>
              </w:rPr>
              <w:t>VNF generated event – On-demand  Scaling ( e.g. based on traffic, VNF generates the request internally)</w:t>
            </w:r>
          </w:p>
          <w:p w:rsidR="006E70F4" w:rsidRDefault="006E70F4" w:rsidP="006E70F4">
            <w:pPr>
              <w:pStyle w:val="TestCaseInfo"/>
              <w:numPr>
                <w:ilvl w:val="0"/>
                <w:numId w:val="101"/>
              </w:numPr>
              <w:rPr>
                <w:lang w:eastAsia="zh-CN"/>
              </w:rPr>
            </w:pPr>
            <w:r w:rsidRPr="006E70F4">
              <w:rPr>
                <w:lang w:eastAsia="zh-CN"/>
              </w:rPr>
              <w:t>VIM generated event – On-demand Scaling</w:t>
            </w:r>
          </w:p>
          <w:p w:rsidR="006E70F4" w:rsidRDefault="006E70F4" w:rsidP="006E70F4">
            <w:pPr>
              <w:pStyle w:val="TestCaseInfo"/>
              <w:numPr>
                <w:ilvl w:val="0"/>
                <w:numId w:val="101"/>
              </w:numPr>
              <w:rPr>
                <w:lang w:eastAsia="zh-CN"/>
              </w:rPr>
            </w:pPr>
            <w:r w:rsidRPr="006E70F4">
              <w:rPr>
                <w:lang w:eastAsia="zh-CN"/>
              </w:rPr>
              <w:t>EM generated event – On-demand Scaling (e.g. EM receives information from the VNF and determines the need to auto scale)</w:t>
            </w:r>
          </w:p>
          <w:p w:rsidR="006E70F4" w:rsidRDefault="006E70F4" w:rsidP="006E70F4">
            <w:pPr>
              <w:pStyle w:val="TestCaseInfo"/>
              <w:numPr>
                <w:ilvl w:val="0"/>
                <w:numId w:val="101"/>
              </w:numPr>
              <w:rPr>
                <w:lang w:eastAsia="zh-CN"/>
              </w:rPr>
            </w:pPr>
            <w:r w:rsidRPr="006E70F4">
              <w:rPr>
                <w:lang w:eastAsia="zh-CN"/>
              </w:rPr>
              <w:t>MANO generated event - Manual Scaling  (e.g. by operating the MANO interface/API)</w:t>
            </w:r>
          </w:p>
          <w:p w:rsidR="006E70F4" w:rsidRDefault="006E70F4" w:rsidP="006E70F4">
            <w:pPr>
              <w:pStyle w:val="TestCaseInfo"/>
              <w:numPr>
                <w:ilvl w:val="0"/>
                <w:numId w:val="101"/>
              </w:numPr>
              <w:rPr>
                <w:lang w:eastAsia="zh-CN"/>
              </w:rPr>
            </w:pPr>
            <w:r w:rsidRPr="006E70F4">
              <w:rPr>
                <w:lang w:eastAsia="zh-CN"/>
              </w:rPr>
              <w:t>VNF generated event - Manual Scaling</w:t>
            </w:r>
          </w:p>
          <w:p w:rsidR="00B52009" w:rsidRDefault="006E70F4" w:rsidP="006E70F4">
            <w:pPr>
              <w:pStyle w:val="TestCaseInfo"/>
              <w:numPr>
                <w:ilvl w:val="0"/>
                <w:numId w:val="101"/>
              </w:numPr>
              <w:rPr>
                <w:lang w:eastAsia="zh-CN"/>
              </w:rPr>
            </w:pPr>
            <w:r w:rsidRPr="006E70F4">
              <w:rPr>
                <w:lang w:eastAsia="zh-CN"/>
              </w:rPr>
              <w:t>EM generated event – Manual Scaling</w:t>
            </w:r>
          </w:p>
          <w:p w:rsidR="00B52009" w:rsidRDefault="00B52009" w:rsidP="00195B81">
            <w:pPr>
              <w:pStyle w:val="TestCaseInfo"/>
              <w:rPr>
                <w:lang w:eastAsia="zh-CN"/>
              </w:rPr>
            </w:pPr>
            <w:r>
              <w:rPr>
                <w:lang w:eastAsia="zh-CN"/>
              </w:rPr>
              <w:t xml:space="preserve">Once the VNF is in the max scaled-up/scaled-out state, the VNFM gets requested to terminate the VNF under </w:t>
            </w:r>
            <w:r w:rsidR="00B65386">
              <w:rPr>
                <w:lang w:eastAsia="zh-CN"/>
              </w:rPr>
              <w:t xml:space="preserve">max </w:t>
            </w:r>
            <w:r>
              <w:rPr>
                <w:lang w:eastAsia="zh-CN"/>
              </w:rPr>
              <w:t>load.</w:t>
            </w:r>
          </w:p>
        </w:tc>
      </w:tr>
      <w:tr w:rsidR="00B52009" w:rsidTr="00195B81">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rPr>
                <w:lang w:eastAsia="zh-CN"/>
              </w:rPr>
            </w:pPr>
          </w:p>
        </w:tc>
      </w:tr>
      <w:tr w:rsidR="00B52009" w:rsidTr="00195B81">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B52009" w:rsidRPr="00E95BF5" w:rsidRDefault="00B52009" w:rsidP="00195B81">
            <w:pPr>
              <w:pStyle w:val="TestCaseInfo"/>
            </w:pPr>
            <w:r w:rsidRPr="00E95BF5">
              <w:t>Sequence:</w:t>
            </w:r>
          </w:p>
          <w:p w:rsidR="00B52009" w:rsidRDefault="00B52009" w:rsidP="00A57497">
            <w:pPr>
              <w:pStyle w:val="TestCaseInfo"/>
              <w:numPr>
                <w:ilvl w:val="0"/>
                <w:numId w:val="44"/>
              </w:numPr>
            </w:pPr>
            <w:r>
              <w:t>Instantiate VNF</w:t>
            </w:r>
          </w:p>
          <w:p w:rsidR="00A57497" w:rsidRDefault="00A57497" w:rsidP="00A57497">
            <w:pPr>
              <w:pStyle w:val="TestCaseInfo"/>
              <w:numPr>
                <w:ilvl w:val="0"/>
                <w:numId w:val="44"/>
              </w:numPr>
            </w:pPr>
            <w:r w:rsidRPr="00074BEF">
              <w:t>Validate VNF instantiation state is INSTANTIATED and VNF state is STARTED (--&gt; time stamp when correct state reached)</w:t>
            </w:r>
          </w:p>
          <w:p w:rsidR="00B52009" w:rsidRDefault="00B52009" w:rsidP="00A57497">
            <w:pPr>
              <w:pStyle w:val="TestCaseInfo"/>
              <w:numPr>
                <w:ilvl w:val="0"/>
                <w:numId w:val="44"/>
              </w:numPr>
            </w:pPr>
            <w:r>
              <w:t>Generate low traffic load</w:t>
            </w:r>
          </w:p>
          <w:p w:rsidR="00B52009" w:rsidRDefault="00B52009" w:rsidP="00A57497">
            <w:pPr>
              <w:pStyle w:val="TestCaseInfo"/>
              <w:numPr>
                <w:ilvl w:val="0"/>
                <w:numId w:val="44"/>
              </w:numPr>
            </w:pPr>
            <w:r>
              <w:t>Validate that traffic flows through without issues (--&gt; no dropped packets)</w:t>
            </w:r>
          </w:p>
          <w:p w:rsidR="00B52009" w:rsidRDefault="00B52009" w:rsidP="00A57497">
            <w:pPr>
              <w:pStyle w:val="TestCaseInfo"/>
              <w:numPr>
                <w:ilvl w:val="0"/>
                <w:numId w:val="44"/>
              </w:numPr>
            </w:pPr>
            <w:r>
              <w:t>Trigger a resize of the NFV resources to the maximum</w:t>
            </w:r>
          </w:p>
          <w:p w:rsidR="00B65386" w:rsidRDefault="00B65386" w:rsidP="00A57497">
            <w:pPr>
              <w:pStyle w:val="TestCaseInfo"/>
              <w:numPr>
                <w:ilvl w:val="0"/>
                <w:numId w:val="44"/>
              </w:numPr>
            </w:pPr>
            <w:r>
              <w:t>Generate max traffic load to load all VNF instances</w:t>
            </w:r>
          </w:p>
          <w:p w:rsidR="00B52009" w:rsidRDefault="00B52009" w:rsidP="00A57497">
            <w:pPr>
              <w:pStyle w:val="TestCaseInfo"/>
              <w:numPr>
                <w:ilvl w:val="0"/>
                <w:numId w:val="44"/>
              </w:numPr>
            </w:pPr>
            <w:r>
              <w:lastRenderedPageBreak/>
              <w:t xml:space="preserve">Validate VNF has resized </w:t>
            </w:r>
            <w:r w:rsidR="00B65386">
              <w:t>to the max and has max capacity</w:t>
            </w:r>
          </w:p>
          <w:p w:rsidR="00B52009" w:rsidRDefault="00B52009" w:rsidP="00A57497">
            <w:pPr>
              <w:pStyle w:val="TestCaseInfo"/>
              <w:numPr>
                <w:ilvl w:val="0"/>
                <w:numId w:val="44"/>
              </w:numPr>
            </w:pPr>
            <w:r>
              <w:t>Terminate the VNF (--&gt; time stamp)</w:t>
            </w:r>
          </w:p>
          <w:p w:rsidR="00B52009" w:rsidRDefault="00B52009" w:rsidP="00A57497">
            <w:pPr>
              <w:pStyle w:val="TestCaseInfo"/>
              <w:numPr>
                <w:ilvl w:val="0"/>
                <w:numId w:val="44"/>
              </w:numPr>
            </w:pPr>
            <w:r>
              <w:t>Validate VNF has been terminated and all resources have been release (--&gt; time stamp)</w:t>
            </w:r>
          </w:p>
          <w:p w:rsidR="00B52009" w:rsidRDefault="00B52009" w:rsidP="00A57497">
            <w:pPr>
              <w:pStyle w:val="TestCaseInfo"/>
              <w:numPr>
                <w:ilvl w:val="0"/>
                <w:numId w:val="44"/>
              </w:numPr>
            </w:pPr>
            <w:r>
              <w:t>Validate no traffic flows through</w:t>
            </w:r>
          </w:p>
          <w:p w:rsidR="00B52009" w:rsidRDefault="00B52009" w:rsidP="00A57497">
            <w:pPr>
              <w:pStyle w:val="TestCaseInfo"/>
              <w:numPr>
                <w:ilvl w:val="0"/>
                <w:numId w:val="44"/>
              </w:numPr>
            </w:pPr>
            <w:r>
              <w:t>Stop traffic</w:t>
            </w:r>
          </w:p>
          <w:p w:rsidR="00B52009" w:rsidRDefault="00B52009" w:rsidP="00A57497">
            <w:pPr>
              <w:pStyle w:val="TestCaseInfo"/>
              <w:numPr>
                <w:ilvl w:val="0"/>
                <w:numId w:val="44"/>
              </w:numPr>
            </w:pPr>
            <w:r>
              <w:t>Calculate the time to terminate the max scaled VNF under load</w:t>
            </w: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pP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rPr>
                <w:lang w:eastAsia="zh-CN"/>
              </w:rPr>
            </w:pPr>
          </w:p>
        </w:tc>
      </w:tr>
      <w:tr w:rsidR="00B52009" w:rsidTr="00195B81">
        <w:trPr>
          <w:trHeight w:val="220"/>
        </w:trPr>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rPr>
                <w:lang w:eastAsia="zh-CN"/>
              </w:rPr>
            </w:pP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pP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F3569" w:rsidRDefault="00CF3569" w:rsidP="00CF3569">
            <w:pPr>
              <w:pStyle w:val="TestCaseInfo"/>
            </w:pPr>
            <w:r>
              <w:t>Following resources could be scaled up:</w:t>
            </w:r>
          </w:p>
          <w:p w:rsidR="00CF3569" w:rsidRDefault="00CF3569" w:rsidP="006E70F4">
            <w:pPr>
              <w:pStyle w:val="TestCaseInfo"/>
              <w:numPr>
                <w:ilvl w:val="0"/>
                <w:numId w:val="101"/>
              </w:numPr>
            </w:pPr>
            <w:r>
              <w:t>vMemory</w:t>
            </w:r>
          </w:p>
          <w:p w:rsidR="00CF3569" w:rsidRDefault="00CF3569" w:rsidP="006E70F4">
            <w:pPr>
              <w:pStyle w:val="TestCaseInfo"/>
              <w:numPr>
                <w:ilvl w:val="0"/>
                <w:numId w:val="101"/>
              </w:numPr>
            </w:pPr>
            <w:r>
              <w:t>vCPU cores</w:t>
            </w:r>
          </w:p>
          <w:p w:rsidR="00CF3569" w:rsidRDefault="00CF3569" w:rsidP="006E70F4">
            <w:pPr>
              <w:pStyle w:val="TestCaseInfo"/>
              <w:numPr>
                <w:ilvl w:val="0"/>
                <w:numId w:val="101"/>
              </w:numPr>
            </w:pPr>
            <w:r>
              <w:t>vStorage</w:t>
            </w:r>
          </w:p>
          <w:p w:rsidR="00CF3569" w:rsidRDefault="00CF3569" w:rsidP="006E70F4">
            <w:pPr>
              <w:pStyle w:val="TestCaseInfo"/>
              <w:numPr>
                <w:ilvl w:val="0"/>
                <w:numId w:val="101"/>
              </w:numPr>
            </w:pPr>
            <w:r>
              <w:t>vNIC or specialized hardware</w:t>
            </w:r>
          </w:p>
          <w:p w:rsidR="00CF3569" w:rsidRDefault="00CF3569" w:rsidP="00CF3569">
            <w:pPr>
              <w:pStyle w:val="TestCaseInfo"/>
            </w:pPr>
            <w:r>
              <w:t xml:space="preserve">In case scale-up the VNF doesn’t add new VNFCs. It keeps the number of VNFC constant and just adds additional resources. </w:t>
            </w:r>
          </w:p>
          <w:p w:rsidR="00CF3569" w:rsidRDefault="00CF3569" w:rsidP="00CF3569">
            <w:pPr>
              <w:pStyle w:val="TestCaseInfo"/>
            </w:pPr>
            <w:r>
              <w:t>The scaling trigger could be one of the following:</w:t>
            </w:r>
          </w:p>
          <w:p w:rsidR="006E70F4" w:rsidRDefault="006E70F4" w:rsidP="006E70F4">
            <w:pPr>
              <w:pStyle w:val="TestCaseInfo"/>
              <w:numPr>
                <w:ilvl w:val="0"/>
                <w:numId w:val="101"/>
              </w:numPr>
              <w:rPr>
                <w:lang w:eastAsia="zh-CN"/>
              </w:rPr>
            </w:pPr>
            <w:r w:rsidRPr="006E70F4">
              <w:rPr>
                <w:lang w:eastAsia="zh-CN"/>
              </w:rPr>
              <w:t>VNFM/MANO generated events - Auto Scaling  ( e.g. based on monitoring of resource utilization of the VNF's VMs, upon events received from VNF, EM, VIM)</w:t>
            </w:r>
          </w:p>
          <w:p w:rsidR="006E70F4" w:rsidRDefault="006E70F4" w:rsidP="006E70F4">
            <w:pPr>
              <w:pStyle w:val="TestCaseInfo"/>
              <w:numPr>
                <w:ilvl w:val="0"/>
                <w:numId w:val="101"/>
              </w:numPr>
              <w:rPr>
                <w:lang w:eastAsia="zh-CN"/>
              </w:rPr>
            </w:pPr>
            <w:r w:rsidRPr="006E70F4">
              <w:rPr>
                <w:lang w:eastAsia="zh-CN"/>
              </w:rPr>
              <w:t>VNF generated event – On-demand  Scaling ( e.g. based on traffic, VNF generates the request internally)</w:t>
            </w:r>
          </w:p>
          <w:p w:rsidR="006E70F4" w:rsidRDefault="006E70F4" w:rsidP="006E70F4">
            <w:pPr>
              <w:pStyle w:val="TestCaseInfo"/>
              <w:numPr>
                <w:ilvl w:val="0"/>
                <w:numId w:val="101"/>
              </w:numPr>
              <w:rPr>
                <w:lang w:eastAsia="zh-CN"/>
              </w:rPr>
            </w:pPr>
            <w:r w:rsidRPr="006E70F4">
              <w:rPr>
                <w:lang w:eastAsia="zh-CN"/>
              </w:rPr>
              <w:t>VIM generated event – On-demand Scaling</w:t>
            </w:r>
          </w:p>
          <w:p w:rsidR="006E70F4" w:rsidRDefault="006E70F4" w:rsidP="006E70F4">
            <w:pPr>
              <w:pStyle w:val="TestCaseInfo"/>
              <w:numPr>
                <w:ilvl w:val="0"/>
                <w:numId w:val="101"/>
              </w:numPr>
              <w:rPr>
                <w:lang w:eastAsia="zh-CN"/>
              </w:rPr>
            </w:pPr>
            <w:r w:rsidRPr="006E70F4">
              <w:rPr>
                <w:lang w:eastAsia="zh-CN"/>
              </w:rPr>
              <w:t>EM generated event – On-demand Scaling (e.g. EM receives information from the VNF and determines the need to auto scale)</w:t>
            </w:r>
          </w:p>
          <w:p w:rsidR="006E70F4" w:rsidRDefault="006E70F4" w:rsidP="006E70F4">
            <w:pPr>
              <w:pStyle w:val="TestCaseInfo"/>
              <w:numPr>
                <w:ilvl w:val="0"/>
                <w:numId w:val="101"/>
              </w:numPr>
              <w:rPr>
                <w:lang w:eastAsia="zh-CN"/>
              </w:rPr>
            </w:pPr>
            <w:r w:rsidRPr="006E70F4">
              <w:rPr>
                <w:lang w:eastAsia="zh-CN"/>
              </w:rPr>
              <w:t>MANO generated event - Manual Scaling  (e.g. by operating the MANO interface/API)</w:t>
            </w:r>
          </w:p>
          <w:p w:rsidR="006E70F4" w:rsidRDefault="006E70F4" w:rsidP="006E70F4">
            <w:pPr>
              <w:pStyle w:val="TestCaseInfo"/>
              <w:numPr>
                <w:ilvl w:val="0"/>
                <w:numId w:val="101"/>
              </w:numPr>
              <w:rPr>
                <w:lang w:eastAsia="zh-CN"/>
              </w:rPr>
            </w:pPr>
            <w:r w:rsidRPr="006E70F4">
              <w:rPr>
                <w:lang w:eastAsia="zh-CN"/>
              </w:rPr>
              <w:t>VNF generated event - Manual Scaling</w:t>
            </w:r>
          </w:p>
          <w:p w:rsidR="00CF3569" w:rsidRDefault="006E70F4" w:rsidP="006E70F4">
            <w:pPr>
              <w:pStyle w:val="TestCaseInfo"/>
              <w:numPr>
                <w:ilvl w:val="0"/>
                <w:numId w:val="101"/>
              </w:numPr>
              <w:rPr>
                <w:lang w:eastAsia="zh-CN"/>
              </w:rPr>
            </w:pPr>
            <w:r w:rsidRPr="006E70F4">
              <w:rPr>
                <w:lang w:eastAsia="zh-CN"/>
              </w:rPr>
              <w:t>EM generated event – Manual Scaling</w:t>
            </w:r>
          </w:p>
          <w:p w:rsidR="00B52009" w:rsidRDefault="00CF3569" w:rsidP="00CF3569">
            <w:pPr>
              <w:pStyle w:val="TestCaseInfo"/>
            </w:pPr>
            <w:r>
              <w:t>Each of this trigger can be seen a sub test cases.</w:t>
            </w:r>
          </w:p>
        </w:tc>
      </w:tr>
    </w:tbl>
    <w:p w:rsidR="00B52009" w:rsidRDefault="00B52009" w:rsidP="005A676A"/>
    <w:p w:rsidR="009E5F99" w:rsidRDefault="009E5F99"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9E5F99" w:rsidTr="009362AA">
        <w:tc>
          <w:tcPr>
            <w:tcW w:w="9330" w:type="dxa"/>
            <w:gridSpan w:val="2"/>
            <w:tcBorders>
              <w:top w:val="single" w:sz="2" w:space="0" w:color="auto"/>
              <w:left w:val="single" w:sz="2" w:space="0" w:color="auto"/>
              <w:bottom w:val="single" w:sz="2" w:space="0" w:color="auto"/>
              <w:right w:val="single" w:sz="2" w:space="0" w:color="auto"/>
            </w:tcBorders>
            <w:hideMark/>
          </w:tcPr>
          <w:p w:rsidR="009E5F99" w:rsidRDefault="00F44670" w:rsidP="009362AA">
            <w:pPr>
              <w:pStyle w:val="TestCase"/>
            </w:pPr>
            <w:bookmarkStart w:id="7997" w:name="_Toc454184466"/>
            <w:bookmarkStart w:id="7998" w:name="_Toc477881084"/>
            <w:bookmarkEnd w:id="7997"/>
            <w:r>
              <w:t>TC.VNF.COMP</w:t>
            </w:r>
            <w:r w:rsidR="001E6CEC">
              <w:t>LEX</w:t>
            </w:r>
            <w:r>
              <w:t>.004</w:t>
            </w:r>
            <w:r>
              <w:tab/>
            </w:r>
            <w:r w:rsidR="009E5F99" w:rsidRPr="00D45BAF">
              <w:t>VNF upgrade, update or rollback in state Active with max traffic</w:t>
            </w:r>
            <w:bookmarkEnd w:id="7998"/>
          </w:p>
        </w:tc>
      </w:tr>
      <w:tr w:rsidR="009E5F99" w:rsidTr="009362AA">
        <w:trPr>
          <w:trHeight w:val="787"/>
        </w:trPr>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9E5F99" w:rsidRPr="00D67489" w:rsidRDefault="009E5F99" w:rsidP="00B65386">
            <w:pPr>
              <w:pStyle w:val="TestCaseInfo"/>
              <w:rPr>
                <w:lang w:eastAsia="zh-CN"/>
              </w:rPr>
            </w:pPr>
            <w:r>
              <w:rPr>
                <w:lang w:eastAsia="zh-CN"/>
              </w:rPr>
              <w:t>Verify VNF can be upgraded, updated or rolled back in state “Active” and returns into the same state back. The process is done under max traffic to determine the service disruption time</w:t>
            </w:r>
            <w:r w:rsidR="0038372C">
              <w:rPr>
                <w:lang w:eastAsia="zh-CN"/>
              </w:rPr>
              <w:t xml:space="preserve"> and the new VNF can scale right away up to the max limit.</w:t>
            </w: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9E5F99" w:rsidRDefault="009E5F99" w:rsidP="009362AA">
            <w:pPr>
              <w:pStyle w:val="TestCaseInfo"/>
              <w:rPr>
                <w:lang w:eastAsia="zh-CN"/>
              </w:rPr>
            </w:pPr>
            <w:r>
              <w:rPr>
                <w:lang w:eastAsia="zh-CN"/>
              </w:rPr>
              <w:t>After the VNF is instantiated, configured and activated, the VNF state is “Active”. The command VNF upgrade, update or rollback gets initiated. After completion the new VNF should be still in the same state. The EM or the config file should be applied to the new VNF instance and return to the active state by processing packets. After termination all reserved vResources of the VNF must be released.</w:t>
            </w:r>
          </w:p>
        </w:tc>
      </w:tr>
      <w:tr w:rsidR="009E5F99" w:rsidTr="009362AA">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rPr>
                <w:lang w:eastAsia="zh-CN"/>
              </w:rPr>
            </w:pPr>
          </w:p>
        </w:tc>
      </w:tr>
      <w:tr w:rsidR="009E5F99" w:rsidTr="009362AA">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lastRenderedPageBreak/>
              <w:t>Parameters</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pP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pP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rPr>
                <w:lang w:eastAsia="zh-CN"/>
              </w:rPr>
            </w:pPr>
          </w:p>
        </w:tc>
      </w:tr>
      <w:tr w:rsidR="009E5F99" w:rsidTr="009362AA">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pPr>
            <w:r>
              <w:t>Ensure VNF receive the required configuration from the EM or configuration file</w:t>
            </w:r>
          </w:p>
          <w:p w:rsidR="009E5F99" w:rsidRDefault="009E5F99" w:rsidP="009362AA">
            <w:pPr>
              <w:pStyle w:val="TestCaseInfo"/>
            </w:pPr>
            <w:r>
              <w:t>Sequence:</w:t>
            </w:r>
          </w:p>
          <w:p w:rsidR="009E5F99" w:rsidRDefault="009E5F99" w:rsidP="00A57497">
            <w:pPr>
              <w:pStyle w:val="TestCaseInfo"/>
              <w:numPr>
                <w:ilvl w:val="0"/>
                <w:numId w:val="123"/>
              </w:numPr>
            </w:pPr>
            <w:r>
              <w:t>Instantiate VNF</w:t>
            </w:r>
          </w:p>
          <w:p w:rsidR="00A57497" w:rsidRDefault="00A57497" w:rsidP="00A57497">
            <w:pPr>
              <w:pStyle w:val="TestCaseInfo"/>
              <w:numPr>
                <w:ilvl w:val="0"/>
                <w:numId w:val="123"/>
              </w:numPr>
            </w:pPr>
            <w:r w:rsidRPr="00074BEF">
              <w:t>Validate VNF instantiation state is INSTANTIATED and VNF state is STARTED (--&gt; time stamp when correct state reached)</w:t>
            </w:r>
          </w:p>
          <w:p w:rsidR="00592307" w:rsidRDefault="00592307" w:rsidP="00A57497">
            <w:pPr>
              <w:pStyle w:val="TestCaseInfo"/>
              <w:numPr>
                <w:ilvl w:val="0"/>
                <w:numId w:val="123"/>
              </w:numPr>
            </w:pPr>
            <w:r>
              <w:t>Generate low traffic load</w:t>
            </w:r>
          </w:p>
          <w:p w:rsidR="00592307" w:rsidRDefault="00592307" w:rsidP="00A57497">
            <w:pPr>
              <w:pStyle w:val="TestCaseInfo"/>
              <w:numPr>
                <w:ilvl w:val="0"/>
                <w:numId w:val="123"/>
              </w:numPr>
            </w:pPr>
            <w:r>
              <w:t>Validate that traffic flows through without issues (--&gt; no dropped packets)</w:t>
            </w:r>
          </w:p>
          <w:p w:rsidR="00592307" w:rsidRDefault="00592307" w:rsidP="00A57497">
            <w:pPr>
              <w:pStyle w:val="TestCaseInfo"/>
              <w:numPr>
                <w:ilvl w:val="0"/>
                <w:numId w:val="123"/>
              </w:numPr>
            </w:pPr>
            <w:r>
              <w:t>Trigger a resize of the NFV resources to the maximum</w:t>
            </w:r>
          </w:p>
          <w:p w:rsidR="009E5F99" w:rsidRDefault="009E5F99" w:rsidP="00A57497">
            <w:pPr>
              <w:pStyle w:val="TestCaseInfo"/>
              <w:numPr>
                <w:ilvl w:val="0"/>
                <w:numId w:val="123"/>
              </w:numPr>
            </w:pPr>
            <w:r>
              <w:t>Start the max traffic load</w:t>
            </w:r>
          </w:p>
          <w:p w:rsidR="009E5F99" w:rsidRDefault="009E5F99" w:rsidP="00A57497">
            <w:pPr>
              <w:pStyle w:val="TestCaseInfo"/>
              <w:numPr>
                <w:ilvl w:val="0"/>
                <w:numId w:val="123"/>
              </w:numPr>
            </w:pPr>
            <w:r>
              <w:t>Validate traffic goes through (--&gt; no dropped packets)</w:t>
            </w:r>
          </w:p>
          <w:p w:rsidR="009E5F99" w:rsidRDefault="009E5F99" w:rsidP="00A57497">
            <w:pPr>
              <w:pStyle w:val="TestCaseInfo"/>
              <w:numPr>
                <w:ilvl w:val="0"/>
                <w:numId w:val="123"/>
              </w:numPr>
            </w:pPr>
            <w:r>
              <w:t>Initiate the upgrade, update or rollback process</w:t>
            </w:r>
          </w:p>
          <w:p w:rsidR="009E5F99" w:rsidRDefault="009E5F99" w:rsidP="00A57497">
            <w:pPr>
              <w:pStyle w:val="TestCaseInfo"/>
              <w:numPr>
                <w:ilvl w:val="0"/>
                <w:numId w:val="123"/>
              </w:numPr>
            </w:pPr>
            <w:r>
              <w:t>Validate VNF new version is active and state is Active</w:t>
            </w:r>
          </w:p>
          <w:p w:rsidR="009E5F99" w:rsidRDefault="009E5F99" w:rsidP="00A57497">
            <w:pPr>
              <w:pStyle w:val="TestCaseInfo"/>
              <w:numPr>
                <w:ilvl w:val="0"/>
                <w:numId w:val="123"/>
              </w:numPr>
            </w:pPr>
            <w:r>
              <w:t xml:space="preserve">Validate </w:t>
            </w:r>
            <w:r w:rsidR="0038372C">
              <w:t xml:space="preserve">VNF has scaled up to the max level, </w:t>
            </w:r>
            <w:r>
              <w:t>traffic gets forwarded and measure the length of service disruption</w:t>
            </w:r>
          </w:p>
          <w:p w:rsidR="009E5F99" w:rsidRDefault="009E5F99" w:rsidP="00A57497">
            <w:pPr>
              <w:pStyle w:val="TestCaseInfo"/>
              <w:numPr>
                <w:ilvl w:val="0"/>
                <w:numId w:val="123"/>
              </w:numPr>
            </w:pPr>
            <w:r>
              <w:t>Stop Traffic</w:t>
            </w:r>
          </w:p>
          <w:p w:rsidR="009E5F99" w:rsidRDefault="009E5F99" w:rsidP="00A57497">
            <w:pPr>
              <w:pStyle w:val="TestCaseInfo"/>
              <w:numPr>
                <w:ilvl w:val="0"/>
                <w:numId w:val="123"/>
              </w:numPr>
            </w:pPr>
            <w:r>
              <w:t>Terminate VNF</w:t>
            </w:r>
          </w:p>
          <w:p w:rsidR="009E5F99" w:rsidRPr="00D921A2" w:rsidRDefault="009E5F99" w:rsidP="00A57497">
            <w:pPr>
              <w:pStyle w:val="TestCaseInfo"/>
              <w:numPr>
                <w:ilvl w:val="0"/>
                <w:numId w:val="123"/>
              </w:numPr>
            </w:pPr>
            <w:r>
              <w:t>Validate that all vResources have been released</w:t>
            </w: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pP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92307" w:rsidRDefault="00592307" w:rsidP="00592307">
            <w:pPr>
              <w:pStyle w:val="TestCaseInfo"/>
            </w:pPr>
            <w:r>
              <w:t>Following resources could be scaled up:</w:t>
            </w:r>
          </w:p>
          <w:p w:rsidR="00592307" w:rsidRDefault="00592307" w:rsidP="006E70F4">
            <w:pPr>
              <w:pStyle w:val="TestCaseInfo"/>
              <w:numPr>
                <w:ilvl w:val="0"/>
                <w:numId w:val="101"/>
              </w:numPr>
            </w:pPr>
            <w:r>
              <w:t>vMemory</w:t>
            </w:r>
          </w:p>
          <w:p w:rsidR="00592307" w:rsidRDefault="00592307" w:rsidP="006E70F4">
            <w:pPr>
              <w:pStyle w:val="TestCaseInfo"/>
              <w:numPr>
                <w:ilvl w:val="0"/>
                <w:numId w:val="101"/>
              </w:numPr>
            </w:pPr>
            <w:r>
              <w:t>vCPU cores</w:t>
            </w:r>
          </w:p>
          <w:p w:rsidR="00592307" w:rsidRDefault="00592307" w:rsidP="006E70F4">
            <w:pPr>
              <w:pStyle w:val="TestCaseInfo"/>
              <w:numPr>
                <w:ilvl w:val="0"/>
                <w:numId w:val="101"/>
              </w:numPr>
            </w:pPr>
            <w:r>
              <w:t>vStorage</w:t>
            </w:r>
          </w:p>
          <w:p w:rsidR="00592307" w:rsidRDefault="00592307" w:rsidP="006E70F4">
            <w:pPr>
              <w:pStyle w:val="TestCaseInfo"/>
              <w:numPr>
                <w:ilvl w:val="0"/>
                <w:numId w:val="101"/>
              </w:numPr>
            </w:pPr>
            <w:r>
              <w:t>vNIC or specialized hardware</w:t>
            </w:r>
          </w:p>
          <w:p w:rsidR="00592307" w:rsidRDefault="00592307" w:rsidP="00592307">
            <w:pPr>
              <w:pStyle w:val="TestCaseInfo"/>
            </w:pPr>
            <w:r>
              <w:t xml:space="preserve">In case scale-up the VNF doesn’t add new VNFCs. It keeps the number of VNFC constant and just adds additional resources. </w:t>
            </w:r>
          </w:p>
          <w:p w:rsidR="00592307" w:rsidRDefault="00592307" w:rsidP="00592307">
            <w:pPr>
              <w:pStyle w:val="TestCaseInfo"/>
            </w:pPr>
            <w:r>
              <w:t>The scaling trigger could be one of the following:</w:t>
            </w:r>
          </w:p>
          <w:p w:rsidR="006E70F4" w:rsidRDefault="006E70F4" w:rsidP="006E70F4">
            <w:pPr>
              <w:pStyle w:val="TestCaseInfo"/>
              <w:numPr>
                <w:ilvl w:val="0"/>
                <w:numId w:val="101"/>
              </w:numPr>
              <w:rPr>
                <w:lang w:eastAsia="zh-CN"/>
              </w:rPr>
            </w:pPr>
            <w:r w:rsidRPr="006E70F4">
              <w:rPr>
                <w:lang w:eastAsia="zh-CN"/>
              </w:rPr>
              <w:t>VNFM/MANO generated events - Auto Scaling  ( e.g. based on monitoring of resource utilization of the VNF's VMs, upon events received from VNF, EM, VIM)</w:t>
            </w:r>
          </w:p>
          <w:p w:rsidR="006E70F4" w:rsidRDefault="006E70F4" w:rsidP="006E70F4">
            <w:pPr>
              <w:pStyle w:val="TestCaseInfo"/>
              <w:numPr>
                <w:ilvl w:val="0"/>
                <w:numId w:val="101"/>
              </w:numPr>
              <w:rPr>
                <w:lang w:eastAsia="zh-CN"/>
              </w:rPr>
            </w:pPr>
            <w:r w:rsidRPr="006E70F4">
              <w:rPr>
                <w:lang w:eastAsia="zh-CN"/>
              </w:rPr>
              <w:t>VNF generated event – On-demand  Scaling ( e.g. based on traffic, VNF generates the request internally)</w:t>
            </w:r>
          </w:p>
          <w:p w:rsidR="006E70F4" w:rsidRDefault="006E70F4" w:rsidP="006E70F4">
            <w:pPr>
              <w:pStyle w:val="TestCaseInfo"/>
              <w:numPr>
                <w:ilvl w:val="0"/>
                <w:numId w:val="101"/>
              </w:numPr>
              <w:rPr>
                <w:lang w:eastAsia="zh-CN"/>
              </w:rPr>
            </w:pPr>
            <w:r w:rsidRPr="006E70F4">
              <w:rPr>
                <w:lang w:eastAsia="zh-CN"/>
              </w:rPr>
              <w:t>VIM generated event – On-demand Scaling</w:t>
            </w:r>
          </w:p>
          <w:p w:rsidR="006E70F4" w:rsidRDefault="006E70F4" w:rsidP="006E70F4">
            <w:pPr>
              <w:pStyle w:val="TestCaseInfo"/>
              <w:numPr>
                <w:ilvl w:val="0"/>
                <w:numId w:val="101"/>
              </w:numPr>
              <w:rPr>
                <w:lang w:eastAsia="zh-CN"/>
              </w:rPr>
            </w:pPr>
            <w:r w:rsidRPr="006E70F4">
              <w:rPr>
                <w:lang w:eastAsia="zh-CN"/>
              </w:rPr>
              <w:t>EM generated event – On-demand Scaling (e.g. EM receives information from the VNF and determines the need to auto scale)</w:t>
            </w:r>
          </w:p>
          <w:p w:rsidR="006E70F4" w:rsidRDefault="006E70F4" w:rsidP="006E70F4">
            <w:pPr>
              <w:pStyle w:val="TestCaseInfo"/>
              <w:numPr>
                <w:ilvl w:val="0"/>
                <w:numId w:val="101"/>
              </w:numPr>
              <w:rPr>
                <w:lang w:eastAsia="zh-CN"/>
              </w:rPr>
            </w:pPr>
            <w:r w:rsidRPr="006E70F4">
              <w:rPr>
                <w:lang w:eastAsia="zh-CN"/>
              </w:rPr>
              <w:t>MANO generated event - Manual Scaling  (e.g. by operating the MANO interface/API)</w:t>
            </w:r>
          </w:p>
          <w:p w:rsidR="006E70F4" w:rsidRDefault="006E70F4" w:rsidP="006E70F4">
            <w:pPr>
              <w:pStyle w:val="TestCaseInfo"/>
              <w:numPr>
                <w:ilvl w:val="0"/>
                <w:numId w:val="101"/>
              </w:numPr>
              <w:rPr>
                <w:lang w:eastAsia="zh-CN"/>
              </w:rPr>
            </w:pPr>
            <w:r w:rsidRPr="006E70F4">
              <w:rPr>
                <w:lang w:eastAsia="zh-CN"/>
              </w:rPr>
              <w:t>VNF generated event - Manual Scaling</w:t>
            </w:r>
          </w:p>
          <w:p w:rsidR="00592307" w:rsidRDefault="006E70F4" w:rsidP="006E70F4">
            <w:pPr>
              <w:pStyle w:val="TestCaseInfo"/>
              <w:numPr>
                <w:ilvl w:val="0"/>
                <w:numId w:val="101"/>
              </w:numPr>
              <w:rPr>
                <w:lang w:eastAsia="zh-CN"/>
              </w:rPr>
            </w:pPr>
            <w:r w:rsidRPr="006E70F4">
              <w:rPr>
                <w:lang w:eastAsia="zh-CN"/>
              </w:rPr>
              <w:t>EM generated event – Manual Scaling</w:t>
            </w:r>
          </w:p>
          <w:p w:rsidR="00592307" w:rsidRDefault="00592307" w:rsidP="00592307">
            <w:pPr>
              <w:pStyle w:val="TestCaseInfo"/>
            </w:pPr>
            <w:r>
              <w:t>Each of this trigger can be seen a sub test cases.</w:t>
            </w:r>
          </w:p>
          <w:p w:rsidR="009E5F99" w:rsidRDefault="009E5F99" w:rsidP="00592307">
            <w:pPr>
              <w:pStyle w:val="TestCaseInfo"/>
            </w:pPr>
            <w:r>
              <w:t>The test case includes three different sub test cases:</w:t>
            </w:r>
          </w:p>
          <w:p w:rsidR="009E5F99" w:rsidRDefault="009E5F99" w:rsidP="006E70F4">
            <w:pPr>
              <w:pStyle w:val="TestCaseInfo"/>
              <w:numPr>
                <w:ilvl w:val="0"/>
                <w:numId w:val="101"/>
              </w:numPr>
            </w:pPr>
            <w:r>
              <w:t>Upgrade a VNF</w:t>
            </w:r>
          </w:p>
          <w:p w:rsidR="009E5F99" w:rsidRDefault="009E5F99" w:rsidP="006E70F4">
            <w:pPr>
              <w:pStyle w:val="TestCaseInfo"/>
              <w:numPr>
                <w:ilvl w:val="0"/>
                <w:numId w:val="101"/>
              </w:numPr>
            </w:pPr>
            <w:r>
              <w:t>Update a VNF</w:t>
            </w:r>
          </w:p>
          <w:p w:rsidR="009E5F99" w:rsidRDefault="009E5F99" w:rsidP="006E70F4">
            <w:pPr>
              <w:pStyle w:val="TestCaseInfo"/>
              <w:numPr>
                <w:ilvl w:val="0"/>
                <w:numId w:val="101"/>
              </w:numPr>
            </w:pPr>
            <w:r>
              <w:t>Rollback a VNF</w:t>
            </w:r>
          </w:p>
        </w:tc>
      </w:tr>
    </w:tbl>
    <w:p w:rsidR="009E5F99" w:rsidRDefault="009E5F99" w:rsidP="009E5F99">
      <w:pPr>
        <w:rPr>
          <w:lang w:eastAsia="zh-CN"/>
        </w:rPr>
      </w:pPr>
    </w:p>
    <w:p w:rsidR="00934D26" w:rsidRDefault="00934D26" w:rsidP="0042061B">
      <w:pPr>
        <w:pStyle w:val="Heading1"/>
      </w:pPr>
      <w:bookmarkStart w:id="7999" w:name="_Toc477880920"/>
      <w:r>
        <w:lastRenderedPageBreak/>
        <w:t>Open Use Cases</w:t>
      </w:r>
      <w:bookmarkEnd w:id="7999"/>
    </w:p>
    <w:p w:rsidR="00E17FBA" w:rsidRDefault="00E17FBA" w:rsidP="005A676A"/>
    <w:p w:rsidR="00934D26" w:rsidRDefault="00934D26" w:rsidP="0042061B">
      <w:pPr>
        <w:pStyle w:val="ListParagraph"/>
        <w:numPr>
          <w:ilvl w:val="0"/>
          <w:numId w:val="227"/>
        </w:numPr>
      </w:pPr>
      <w:r w:rsidRPr="00934D26">
        <w:t>Capacity utilization for calendar time</w:t>
      </w:r>
    </w:p>
    <w:p w:rsidR="00934D26" w:rsidRDefault="00934D26" w:rsidP="0042061B">
      <w:pPr>
        <w:pStyle w:val="ListParagraph"/>
      </w:pPr>
      <w:r>
        <w:t>NFVI allocates and deallocates virtual resources for a given time period based on calendar time</w:t>
      </w:r>
    </w:p>
    <w:p w:rsidR="00934D26" w:rsidRDefault="00934D26" w:rsidP="0042061B">
      <w:pPr>
        <w:pStyle w:val="ListParagraph"/>
        <w:numPr>
          <w:ilvl w:val="0"/>
          <w:numId w:val="227"/>
        </w:numPr>
      </w:pPr>
      <w:r w:rsidRPr="00934D26">
        <w:t>Capacity query for a time period</w:t>
      </w:r>
    </w:p>
    <w:p w:rsidR="00934D26" w:rsidRDefault="00934D26" w:rsidP="0042061B">
      <w:pPr>
        <w:pStyle w:val="ListParagraph"/>
      </w:pPr>
      <w:r>
        <w:t xml:space="preserve">Virtual resource allocation that includes a </w:t>
      </w:r>
      <w:r w:rsidRPr="00CB239C">
        <w:rPr>
          <w:sz w:val="20"/>
          <w:szCs w:val="20"/>
        </w:rPr>
        <w:t xml:space="preserve">time period </w:t>
      </w:r>
      <w:r>
        <w:rPr>
          <w:sz w:val="20"/>
          <w:szCs w:val="20"/>
        </w:rPr>
        <w:t>for what</w:t>
      </w:r>
      <w:r w:rsidRPr="00CB239C">
        <w:rPr>
          <w:sz w:val="20"/>
          <w:szCs w:val="20"/>
        </w:rPr>
        <w:t xml:space="preserve"> the capacity is queried</w:t>
      </w:r>
    </w:p>
    <w:p w:rsidR="00934D26" w:rsidRDefault="00934D26" w:rsidP="0042061B">
      <w:pPr>
        <w:pStyle w:val="ListParagraph"/>
        <w:numPr>
          <w:ilvl w:val="0"/>
          <w:numId w:val="227"/>
        </w:numPr>
      </w:pPr>
    </w:p>
    <w:p w:rsidR="00934D26" w:rsidRDefault="00934D26" w:rsidP="005A676A"/>
    <w:p w:rsidR="00E17FBA" w:rsidRDefault="00E17FBA" w:rsidP="00E17FBA">
      <w:pPr>
        <w:pStyle w:val="Heading1"/>
      </w:pPr>
      <w:bookmarkStart w:id="8000" w:name="_Toc477275145"/>
      <w:bookmarkStart w:id="8001" w:name="_Toc477275606"/>
      <w:bookmarkStart w:id="8002" w:name="_Toc477275146"/>
      <w:bookmarkStart w:id="8003" w:name="_Toc477275607"/>
      <w:bookmarkStart w:id="8004" w:name="_Toc477275147"/>
      <w:bookmarkStart w:id="8005" w:name="_Toc477275608"/>
      <w:bookmarkStart w:id="8006" w:name="_Toc477275148"/>
      <w:bookmarkStart w:id="8007" w:name="_Toc477275609"/>
      <w:bookmarkStart w:id="8008" w:name="_Toc477275149"/>
      <w:bookmarkStart w:id="8009" w:name="_Toc477275610"/>
      <w:bookmarkStart w:id="8010" w:name="_Toc477275150"/>
      <w:bookmarkStart w:id="8011" w:name="_Toc477275611"/>
      <w:bookmarkStart w:id="8012" w:name="_Toc477275151"/>
      <w:bookmarkStart w:id="8013" w:name="_Toc477275612"/>
      <w:bookmarkStart w:id="8014" w:name="_Toc477275152"/>
      <w:bookmarkStart w:id="8015" w:name="_Toc477275613"/>
      <w:bookmarkStart w:id="8016" w:name="_Toc477275153"/>
      <w:bookmarkStart w:id="8017" w:name="_Toc477275614"/>
      <w:bookmarkStart w:id="8018" w:name="_Toc477275154"/>
      <w:bookmarkStart w:id="8019" w:name="_Toc477275615"/>
      <w:bookmarkStart w:id="8020" w:name="_Toc477275155"/>
      <w:bookmarkStart w:id="8021" w:name="_Toc477275616"/>
      <w:bookmarkStart w:id="8022" w:name="_Toc477275156"/>
      <w:bookmarkStart w:id="8023" w:name="_Toc477275617"/>
      <w:bookmarkStart w:id="8024" w:name="_Toc477275157"/>
      <w:bookmarkStart w:id="8025" w:name="_Toc477275618"/>
      <w:bookmarkStart w:id="8026" w:name="_Toc477275158"/>
      <w:bookmarkStart w:id="8027" w:name="_Toc477275619"/>
      <w:bookmarkStart w:id="8028" w:name="_Toc477275159"/>
      <w:bookmarkStart w:id="8029" w:name="_Toc477275620"/>
      <w:bookmarkStart w:id="8030" w:name="_Toc477275160"/>
      <w:bookmarkStart w:id="8031" w:name="_Toc477275621"/>
      <w:bookmarkStart w:id="8032" w:name="_Toc477275161"/>
      <w:bookmarkStart w:id="8033" w:name="_Toc477275622"/>
      <w:bookmarkStart w:id="8034" w:name="_Toc477275162"/>
      <w:bookmarkStart w:id="8035" w:name="_Toc477275623"/>
      <w:bookmarkStart w:id="8036" w:name="_Toc477275163"/>
      <w:bookmarkStart w:id="8037" w:name="_Toc477275624"/>
      <w:bookmarkStart w:id="8038" w:name="_Toc477275164"/>
      <w:bookmarkStart w:id="8039" w:name="_Toc477275625"/>
      <w:bookmarkStart w:id="8040" w:name="_Toc477275165"/>
      <w:bookmarkStart w:id="8041" w:name="_Toc477275626"/>
      <w:bookmarkStart w:id="8042" w:name="_Toc477275166"/>
      <w:bookmarkStart w:id="8043" w:name="_Toc477275627"/>
      <w:bookmarkStart w:id="8044" w:name="_Toc477275167"/>
      <w:bookmarkStart w:id="8045" w:name="_Toc477275628"/>
      <w:bookmarkStart w:id="8046" w:name="_Toc477275168"/>
      <w:bookmarkStart w:id="8047" w:name="_Toc477275629"/>
      <w:bookmarkStart w:id="8048" w:name="_Toc477275169"/>
      <w:bookmarkStart w:id="8049" w:name="_Toc477275630"/>
      <w:bookmarkStart w:id="8050" w:name="_Toc477275170"/>
      <w:bookmarkStart w:id="8051" w:name="_Toc477275631"/>
      <w:bookmarkStart w:id="8052" w:name="_Toc477275171"/>
      <w:bookmarkStart w:id="8053" w:name="_Toc477275632"/>
      <w:bookmarkStart w:id="8054" w:name="_Toc477275172"/>
      <w:bookmarkStart w:id="8055" w:name="_Toc477275633"/>
      <w:bookmarkStart w:id="8056" w:name="_Toc477275173"/>
      <w:bookmarkStart w:id="8057" w:name="_Toc477275634"/>
      <w:bookmarkStart w:id="8058" w:name="_Toc477275174"/>
      <w:bookmarkStart w:id="8059" w:name="_Toc477275635"/>
      <w:bookmarkStart w:id="8060" w:name="_Toc477275175"/>
      <w:bookmarkStart w:id="8061" w:name="_Toc477275636"/>
      <w:bookmarkStart w:id="8062" w:name="_Toc477275176"/>
      <w:bookmarkStart w:id="8063" w:name="_Toc477275637"/>
      <w:bookmarkStart w:id="8064" w:name="_Toc477275177"/>
      <w:bookmarkStart w:id="8065" w:name="_Toc477275638"/>
      <w:bookmarkStart w:id="8066" w:name="_Toc477275178"/>
      <w:bookmarkStart w:id="8067" w:name="_Toc477275639"/>
      <w:bookmarkStart w:id="8068" w:name="_Toc477275179"/>
      <w:bookmarkStart w:id="8069" w:name="_Toc477275640"/>
      <w:bookmarkStart w:id="8070" w:name="_Toc477275180"/>
      <w:bookmarkStart w:id="8071" w:name="_Toc477275641"/>
      <w:bookmarkStart w:id="8072" w:name="_Toc477275181"/>
      <w:bookmarkStart w:id="8073" w:name="_Toc477275642"/>
      <w:bookmarkStart w:id="8074" w:name="_Toc477275182"/>
      <w:bookmarkStart w:id="8075" w:name="_Toc477275643"/>
      <w:bookmarkStart w:id="8076" w:name="_Toc477275183"/>
      <w:bookmarkStart w:id="8077" w:name="_Toc477275644"/>
      <w:bookmarkStart w:id="8078" w:name="_Toc477275184"/>
      <w:bookmarkStart w:id="8079" w:name="_Toc477275645"/>
      <w:bookmarkStart w:id="8080" w:name="_Toc477275185"/>
      <w:bookmarkStart w:id="8081" w:name="_Toc477275646"/>
      <w:bookmarkStart w:id="8082" w:name="_Toc477275186"/>
      <w:bookmarkStart w:id="8083" w:name="_Toc477275647"/>
      <w:bookmarkStart w:id="8084" w:name="_Toc477275187"/>
      <w:bookmarkStart w:id="8085" w:name="_Toc477275648"/>
      <w:bookmarkStart w:id="8086" w:name="_Toc477275188"/>
      <w:bookmarkStart w:id="8087" w:name="_Toc477275649"/>
      <w:bookmarkStart w:id="8088" w:name="_Toc477275189"/>
      <w:bookmarkStart w:id="8089" w:name="_Toc477275650"/>
      <w:bookmarkStart w:id="8090" w:name="_Toc477275190"/>
      <w:bookmarkStart w:id="8091" w:name="_Toc477275651"/>
      <w:bookmarkStart w:id="8092" w:name="_Toc477275191"/>
      <w:bookmarkStart w:id="8093" w:name="_Toc477275652"/>
      <w:bookmarkStart w:id="8094" w:name="_Toc477275192"/>
      <w:bookmarkStart w:id="8095" w:name="_Toc477275653"/>
      <w:bookmarkStart w:id="8096" w:name="_Toc477275193"/>
      <w:bookmarkStart w:id="8097" w:name="_Toc477275654"/>
      <w:bookmarkStart w:id="8098" w:name="_Toc477275194"/>
      <w:bookmarkStart w:id="8099" w:name="_Toc477275655"/>
      <w:bookmarkStart w:id="8100" w:name="_Toc477275195"/>
      <w:bookmarkStart w:id="8101" w:name="_Toc477275656"/>
      <w:bookmarkStart w:id="8102" w:name="_Toc477275196"/>
      <w:bookmarkStart w:id="8103" w:name="_Toc477275657"/>
      <w:bookmarkStart w:id="8104" w:name="_Toc477275197"/>
      <w:bookmarkStart w:id="8105" w:name="_Toc477275658"/>
      <w:bookmarkStart w:id="8106" w:name="_Toc477275198"/>
      <w:bookmarkStart w:id="8107" w:name="_Toc477275659"/>
      <w:bookmarkStart w:id="8108" w:name="_Toc477275199"/>
      <w:bookmarkStart w:id="8109" w:name="_Toc477275660"/>
      <w:bookmarkStart w:id="8110" w:name="_Toc477275200"/>
      <w:bookmarkStart w:id="8111" w:name="_Toc477275661"/>
      <w:bookmarkStart w:id="8112" w:name="_Toc477275201"/>
      <w:bookmarkStart w:id="8113" w:name="_Toc477275662"/>
      <w:bookmarkStart w:id="8114" w:name="_Toc477275202"/>
      <w:bookmarkStart w:id="8115" w:name="_Toc477275663"/>
      <w:bookmarkStart w:id="8116" w:name="_Toc477880921"/>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r>
        <w:t>API Design and Architecture</w:t>
      </w:r>
      <w:bookmarkEnd w:id="8116"/>
    </w:p>
    <w:p w:rsidR="00E17FBA" w:rsidRDefault="0086215F" w:rsidP="005A676A">
      <w:r>
        <w:t>The overall design of the VNF Lifecycle Management validation is illustrated in the below diagram. The VNF Lifecycle Automation is the heart of the system and implements the sequence of the different test cases.</w:t>
      </w:r>
    </w:p>
    <w:p w:rsidR="004753C3" w:rsidRDefault="004753C3" w:rsidP="005A676A"/>
    <w:p w:rsidR="00A57497" w:rsidRDefault="00A57497" w:rsidP="005A676A">
      <w:r>
        <w:rPr>
          <w:noProof/>
        </w:rPr>
        <w:drawing>
          <wp:inline distT="0" distB="0" distL="0" distR="0">
            <wp:extent cx="6855460" cy="336677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5460" cy="3366770"/>
                    </a:xfrm>
                    <a:prstGeom prst="rect">
                      <a:avLst/>
                    </a:prstGeom>
                    <a:noFill/>
                    <a:ln>
                      <a:noFill/>
                    </a:ln>
                  </pic:spPr>
                </pic:pic>
              </a:graphicData>
            </a:graphic>
          </wp:inline>
        </w:drawing>
      </w:r>
    </w:p>
    <w:p w:rsidR="00E17FBA" w:rsidRDefault="00E17FBA" w:rsidP="005A676A"/>
    <w:p w:rsidR="00C35DDF" w:rsidRDefault="00551014" w:rsidP="005A676A">
      <w:r>
        <w:t>T</w:t>
      </w:r>
      <w:r w:rsidR="00C35DDF">
        <w:t>he VNF Lifecycle Automation takes advantage of the following modules:</w:t>
      </w:r>
    </w:p>
    <w:p w:rsidR="00C35DDF" w:rsidRDefault="00C35DDF" w:rsidP="00C35DDF">
      <w:pPr>
        <w:pStyle w:val="ListParagraph"/>
        <w:numPr>
          <w:ilvl w:val="0"/>
          <w:numId w:val="137"/>
        </w:numPr>
      </w:pPr>
      <w:r>
        <w:t>EM API module</w:t>
      </w:r>
    </w:p>
    <w:p w:rsidR="00A160C9" w:rsidRDefault="00A160C9" w:rsidP="00C35DDF">
      <w:pPr>
        <w:pStyle w:val="ListParagraph"/>
        <w:numPr>
          <w:ilvl w:val="0"/>
          <w:numId w:val="137"/>
        </w:numPr>
      </w:pPr>
      <w:r>
        <w:t>NFVO API Module</w:t>
      </w:r>
    </w:p>
    <w:p w:rsidR="00C35DDF" w:rsidRDefault="00C35DDF" w:rsidP="00C35DDF">
      <w:pPr>
        <w:pStyle w:val="ListParagraph"/>
        <w:numPr>
          <w:ilvl w:val="0"/>
          <w:numId w:val="137"/>
        </w:numPr>
      </w:pPr>
      <w:r>
        <w:t>VNF API Module</w:t>
      </w:r>
    </w:p>
    <w:p w:rsidR="00C35DDF" w:rsidRDefault="00C35DDF" w:rsidP="00C35DDF">
      <w:pPr>
        <w:pStyle w:val="ListParagraph"/>
        <w:numPr>
          <w:ilvl w:val="0"/>
          <w:numId w:val="137"/>
        </w:numPr>
      </w:pPr>
      <w:r>
        <w:t>VNFM API Module</w:t>
      </w:r>
    </w:p>
    <w:p w:rsidR="00C35DDF" w:rsidRDefault="00C35DDF" w:rsidP="00C35DDF">
      <w:pPr>
        <w:pStyle w:val="ListParagraph"/>
        <w:numPr>
          <w:ilvl w:val="0"/>
          <w:numId w:val="137"/>
        </w:numPr>
      </w:pPr>
      <w:r>
        <w:t>VNFD API Module</w:t>
      </w:r>
    </w:p>
    <w:p w:rsidR="00C35DDF" w:rsidRDefault="00C35DDF" w:rsidP="00C35DDF">
      <w:pPr>
        <w:pStyle w:val="ListParagraph"/>
        <w:numPr>
          <w:ilvl w:val="0"/>
          <w:numId w:val="137"/>
        </w:numPr>
      </w:pPr>
      <w:r>
        <w:t>VIM API Module</w:t>
      </w:r>
    </w:p>
    <w:p w:rsidR="00C35DDF" w:rsidRDefault="00C35DDF" w:rsidP="00C35DDF">
      <w:pPr>
        <w:pStyle w:val="ListParagraph"/>
        <w:numPr>
          <w:ilvl w:val="0"/>
          <w:numId w:val="137"/>
        </w:numPr>
      </w:pPr>
      <w:r>
        <w:t>Traffic API Module</w:t>
      </w:r>
    </w:p>
    <w:p w:rsidR="003C43A1" w:rsidRDefault="00551014" w:rsidP="005A676A">
      <w:r>
        <w:t>The VNF Lifecycle Automation needs to detect and handle the following conditions:</w:t>
      </w:r>
    </w:p>
    <w:p w:rsidR="00551014" w:rsidRDefault="00551014" w:rsidP="00D50848">
      <w:pPr>
        <w:pStyle w:val="ListParagraph"/>
        <w:numPr>
          <w:ilvl w:val="0"/>
          <w:numId w:val="167"/>
        </w:numPr>
      </w:pPr>
      <w:r>
        <w:t>Presence or unavailability of NFVO</w:t>
      </w:r>
    </w:p>
    <w:p w:rsidR="00551014" w:rsidRDefault="00551014" w:rsidP="00D50848">
      <w:pPr>
        <w:pStyle w:val="ListParagraph"/>
        <w:numPr>
          <w:ilvl w:val="0"/>
          <w:numId w:val="167"/>
        </w:numPr>
      </w:pPr>
      <w:r>
        <w:t xml:space="preserve">EM or VNF config file </w:t>
      </w:r>
    </w:p>
    <w:p w:rsidR="00551014" w:rsidRDefault="00551014" w:rsidP="00D50848">
      <w:pPr>
        <w:pStyle w:val="ListParagraph"/>
        <w:numPr>
          <w:ilvl w:val="0"/>
          <w:numId w:val="167"/>
        </w:numPr>
      </w:pPr>
      <w:r>
        <w:t>License file needed or not</w:t>
      </w:r>
    </w:p>
    <w:p w:rsidR="00551014" w:rsidRDefault="00551014" w:rsidP="00D50848">
      <w:pPr>
        <w:pStyle w:val="ListParagraph"/>
        <w:numPr>
          <w:ilvl w:val="0"/>
          <w:numId w:val="167"/>
        </w:numPr>
      </w:pPr>
      <w:r>
        <w:t>…</w:t>
      </w:r>
    </w:p>
    <w:p w:rsidR="00551014" w:rsidRDefault="00551014" w:rsidP="00551014"/>
    <w:p w:rsidR="00021C73" w:rsidRDefault="00021C73" w:rsidP="00342313">
      <w:pPr>
        <w:pStyle w:val="Heading2"/>
      </w:pPr>
      <w:bookmarkStart w:id="8117" w:name="_Toc477880922"/>
      <w:r>
        <w:lastRenderedPageBreak/>
        <w:t xml:space="preserve">VNF </w:t>
      </w:r>
      <w:r w:rsidR="009A27DD">
        <w:t>RECORD</w:t>
      </w:r>
      <w:bookmarkEnd w:id="8117"/>
    </w:p>
    <w:p w:rsidR="00021C73" w:rsidRDefault="009A27DD" w:rsidP="00551014">
      <w:r>
        <w:t>The VNF Record</w:t>
      </w:r>
      <w:r w:rsidR="00021C73">
        <w:t xml:space="preserve"> context allows us to reference a single VNF and to target manipulations to a single VNF when supporting multiple VNFs.</w:t>
      </w:r>
    </w:p>
    <w:p w:rsidR="00021C73" w:rsidRDefault="00021C73" w:rsidP="00551014"/>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021C73" w:rsidTr="00342313">
        <w:tc>
          <w:tcPr>
            <w:tcW w:w="9330" w:type="dxa"/>
            <w:gridSpan w:val="2"/>
            <w:tcBorders>
              <w:top w:val="single" w:sz="2" w:space="0" w:color="auto"/>
              <w:left w:val="single" w:sz="2" w:space="0" w:color="auto"/>
              <w:bottom w:val="single" w:sz="2" w:space="0" w:color="auto"/>
              <w:right w:val="single" w:sz="2" w:space="0" w:color="auto"/>
            </w:tcBorders>
            <w:hideMark/>
          </w:tcPr>
          <w:p w:rsidR="00021C73" w:rsidRDefault="00021C73" w:rsidP="009A27DD">
            <w:pPr>
              <w:pStyle w:val="Function"/>
            </w:pPr>
            <w:bookmarkStart w:id="8118" w:name="_Toc477275689"/>
            <w:r>
              <w:t xml:space="preserve">Function: </w:t>
            </w:r>
            <w:r w:rsidR="009A27DD">
              <w:rPr>
                <w:rFonts w:cs="Arial"/>
                <w:sz w:val="20"/>
              </w:rPr>
              <w:t>VNFRECORD</w:t>
            </w:r>
            <w:r>
              <w:t>.Create()</w:t>
            </w:r>
            <w:bookmarkEnd w:id="8118"/>
          </w:p>
        </w:tc>
      </w:tr>
      <w:tr w:rsidR="00021C73"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021C73" w:rsidRDefault="00021C73"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021C73" w:rsidRPr="00D67489" w:rsidRDefault="00021C73" w:rsidP="00342313">
            <w:pPr>
              <w:pStyle w:val="TestCaseInfo"/>
              <w:rPr>
                <w:lang w:eastAsia="zh-CN"/>
              </w:rPr>
            </w:pPr>
            <w:r>
              <w:rPr>
                <w:lang w:eastAsia="zh-CN"/>
              </w:rPr>
              <w:t>None</w:t>
            </w:r>
          </w:p>
        </w:tc>
      </w:tr>
      <w:tr w:rsidR="00021C73"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021C73" w:rsidRDefault="00021C73"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21C73" w:rsidRDefault="00021C73" w:rsidP="00342313">
            <w:pPr>
              <w:pStyle w:val="TestCaseInfo"/>
              <w:rPr>
                <w:lang w:eastAsia="zh-CN"/>
              </w:rPr>
            </w:pPr>
            <w:r>
              <w:rPr>
                <w:sz w:val="20"/>
                <w:szCs w:val="20"/>
              </w:rPr>
              <w:t>vnfRecord</w:t>
            </w:r>
            <w:r w:rsidR="006042E8">
              <w:rPr>
                <w:sz w:val="20"/>
                <w:szCs w:val="20"/>
              </w:rPr>
              <w:tab/>
              <w:t>SUCCESS</w:t>
            </w:r>
          </w:p>
          <w:p w:rsidR="00021C73" w:rsidRDefault="006042E8" w:rsidP="00342313">
            <w:pPr>
              <w:pStyle w:val="TestCaseInfo"/>
              <w:rPr>
                <w:lang w:eastAsia="zh-CN"/>
              </w:rPr>
            </w:pPr>
            <w:r>
              <w:rPr>
                <w:lang w:eastAsia="zh-CN"/>
              </w:rPr>
              <w:t>FALSE</w:t>
            </w:r>
            <w:r>
              <w:rPr>
                <w:lang w:eastAsia="zh-CN"/>
              </w:rPr>
              <w:tab/>
            </w:r>
            <w:r>
              <w:rPr>
                <w:lang w:eastAsia="zh-CN"/>
              </w:rPr>
              <w:tab/>
              <w:t>Error</w:t>
            </w:r>
          </w:p>
        </w:tc>
      </w:tr>
      <w:tr w:rsidR="00021C73"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21C73" w:rsidRDefault="00021C73"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021C73" w:rsidRDefault="00021C73" w:rsidP="009A27DD">
            <w:pPr>
              <w:pStyle w:val="TestCaseInfo"/>
              <w:rPr>
                <w:lang w:eastAsia="zh-CN"/>
              </w:rPr>
            </w:pPr>
            <w:r>
              <w:rPr>
                <w:lang w:eastAsia="zh-CN"/>
              </w:rPr>
              <w:t xml:space="preserve">The command </w:t>
            </w:r>
            <w:r w:rsidR="009A27DD">
              <w:rPr>
                <w:lang w:eastAsia="zh-CN"/>
              </w:rPr>
              <w:t xml:space="preserve">creates a VNF record where all VNF specific commands will receive this </w:t>
            </w:r>
            <w:r w:rsidR="009A27DD">
              <w:rPr>
                <w:sz w:val="20"/>
                <w:szCs w:val="20"/>
              </w:rPr>
              <w:t>vnfRecord as a parameter. In Pythin this command could be implemented as a creation of a class.</w:t>
            </w:r>
          </w:p>
        </w:tc>
      </w:tr>
    </w:tbl>
    <w:p w:rsidR="00021C73" w:rsidRDefault="00021C73" w:rsidP="00021C73"/>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9A27DD" w:rsidTr="00342313">
        <w:tc>
          <w:tcPr>
            <w:tcW w:w="9330" w:type="dxa"/>
            <w:gridSpan w:val="2"/>
            <w:tcBorders>
              <w:top w:val="single" w:sz="2" w:space="0" w:color="auto"/>
              <w:left w:val="single" w:sz="2" w:space="0" w:color="auto"/>
              <w:bottom w:val="single" w:sz="2" w:space="0" w:color="auto"/>
              <w:right w:val="single" w:sz="2" w:space="0" w:color="auto"/>
            </w:tcBorders>
            <w:hideMark/>
          </w:tcPr>
          <w:p w:rsidR="009A27DD" w:rsidRDefault="009A27DD" w:rsidP="00342313">
            <w:pPr>
              <w:pStyle w:val="Function"/>
            </w:pPr>
            <w:bookmarkStart w:id="8119" w:name="_Toc477275690"/>
            <w:r>
              <w:t xml:space="preserve">Function: </w:t>
            </w:r>
            <w:r>
              <w:rPr>
                <w:rFonts w:cs="Arial"/>
                <w:sz w:val="20"/>
              </w:rPr>
              <w:t>VNFRECORD</w:t>
            </w:r>
            <w:r>
              <w:t>.Delete()</w:t>
            </w:r>
            <w:bookmarkEnd w:id="8119"/>
          </w:p>
        </w:tc>
      </w:tr>
      <w:tr w:rsidR="009A27DD"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9A27DD" w:rsidRDefault="009A27DD"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A27DD" w:rsidRPr="00D67489" w:rsidRDefault="009A27DD" w:rsidP="00342313">
            <w:pPr>
              <w:pStyle w:val="TestCaseInfo"/>
              <w:rPr>
                <w:lang w:eastAsia="zh-CN"/>
              </w:rPr>
            </w:pPr>
            <w:r>
              <w:rPr>
                <w:sz w:val="20"/>
                <w:szCs w:val="20"/>
              </w:rPr>
              <w:t>vnfRecord</w:t>
            </w:r>
          </w:p>
        </w:tc>
      </w:tr>
      <w:tr w:rsidR="009A27DD"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9A27DD" w:rsidRDefault="009A27DD"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342313">
            <w:pPr>
              <w:pStyle w:val="TestCaseInfo"/>
              <w:rPr>
                <w:lang w:eastAsia="zh-CN"/>
              </w:rPr>
            </w:pPr>
            <w:r>
              <w:rPr>
                <w:sz w:val="20"/>
                <w:szCs w:val="20"/>
              </w:rPr>
              <w:t>TRUE</w:t>
            </w:r>
            <w:r>
              <w:rPr>
                <w:sz w:val="20"/>
                <w:szCs w:val="20"/>
              </w:rPr>
              <w:tab/>
            </w:r>
            <w:r>
              <w:rPr>
                <w:sz w:val="20"/>
                <w:szCs w:val="20"/>
              </w:rPr>
              <w:tab/>
              <w:t>SUCCESS</w:t>
            </w:r>
          </w:p>
          <w:p w:rsidR="009A27DD" w:rsidRDefault="009A27DD" w:rsidP="00342313">
            <w:pPr>
              <w:pStyle w:val="TestCaseInfo"/>
              <w:rPr>
                <w:lang w:eastAsia="zh-CN"/>
              </w:rPr>
            </w:pPr>
            <w:r>
              <w:rPr>
                <w:lang w:eastAsia="zh-CN"/>
              </w:rPr>
              <w:t>FALSE</w:t>
            </w:r>
            <w:r>
              <w:rPr>
                <w:lang w:eastAsia="zh-CN"/>
              </w:rPr>
              <w:tab/>
            </w:r>
            <w:r>
              <w:rPr>
                <w:lang w:eastAsia="zh-CN"/>
              </w:rPr>
              <w:tab/>
              <w:t>Error</w:t>
            </w:r>
          </w:p>
        </w:tc>
      </w:tr>
      <w:tr w:rsidR="009A27DD"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9A27DD" w:rsidRDefault="009A27DD"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9A27DD">
            <w:pPr>
              <w:pStyle w:val="TestCaseInfo"/>
              <w:rPr>
                <w:lang w:eastAsia="zh-CN"/>
              </w:rPr>
            </w:pPr>
            <w:r>
              <w:rPr>
                <w:lang w:eastAsia="zh-CN"/>
              </w:rPr>
              <w:t>The command erases a VNF record</w:t>
            </w:r>
            <w:r>
              <w:rPr>
                <w:sz w:val="20"/>
                <w:szCs w:val="20"/>
              </w:rPr>
              <w:t>. In Pythin this command could be implemented as a command del vnfRecord.</w:t>
            </w:r>
          </w:p>
        </w:tc>
      </w:tr>
    </w:tbl>
    <w:p w:rsidR="00021C73" w:rsidRDefault="00021C73" w:rsidP="00551014"/>
    <w:p w:rsidR="00C35DDF" w:rsidRDefault="00C35DDF" w:rsidP="00C35DDF">
      <w:pPr>
        <w:pStyle w:val="Heading2"/>
      </w:pPr>
      <w:bookmarkStart w:id="8120" w:name="_Toc477880923"/>
      <w:r>
        <w:t>EM API module</w:t>
      </w:r>
      <w:bookmarkEnd w:id="8120"/>
    </w:p>
    <w:p w:rsidR="00C35DDF" w:rsidRDefault="00C35DDF" w:rsidP="00C35DDF">
      <w:r>
        <w:t>The EM API module supports the access to the EM. A VNF may depend on the existence of a EM and its capability to configure the VNF. Once the</w:t>
      </w:r>
      <w:r w:rsidR="00551014">
        <w:t xml:space="preserve"> VNF is configured by the EM, the VNF</w:t>
      </w:r>
      <w:r>
        <w:t xml:space="preserve"> can perform its tasks and process packets.</w:t>
      </w:r>
    </w:p>
    <w:p w:rsidR="00C35DDF" w:rsidRDefault="00C35DDF" w:rsidP="00C35DDF"/>
    <w:p w:rsidR="00C91AFD" w:rsidRDefault="00C91AFD" w:rsidP="00C35DDF">
      <w:r>
        <w:t xml:space="preserve">class </w:t>
      </w:r>
      <w:r w:rsidR="00F53272">
        <w:t>Element</w:t>
      </w:r>
      <w:r w:rsidR="00F53272" w:rsidRPr="00F53272">
        <w:t>Management</w:t>
      </w:r>
      <w:r w:rsidR="00F53272">
        <w:t>:</w:t>
      </w:r>
    </w:p>
    <w:p w:rsidR="00015884" w:rsidRDefault="00015884" w:rsidP="00015884">
      <w:pPr>
        <w:ind w:left="576"/>
      </w:pPr>
      <w:r>
        <w:t>def GetSate()</w:t>
      </w:r>
    </w:p>
    <w:p w:rsidR="00F53272" w:rsidRDefault="00F53272" w:rsidP="00F53272">
      <w:pPr>
        <w:ind w:left="576"/>
      </w:pPr>
      <w:r>
        <w:t>def StartEM ()</w:t>
      </w:r>
    </w:p>
    <w:p w:rsidR="00B94DE1" w:rsidRDefault="00B94DE1" w:rsidP="00F53272">
      <w:pPr>
        <w:ind w:left="576"/>
      </w:pPr>
      <w:r>
        <w:t>def StopEM()</w:t>
      </w:r>
    </w:p>
    <w:p w:rsidR="00B94DE1" w:rsidRDefault="00B94DE1" w:rsidP="00F53272">
      <w:pPr>
        <w:ind w:left="576"/>
      </w:pPr>
      <w:r>
        <w:t>def SuspendEM()</w:t>
      </w:r>
    </w:p>
    <w:p w:rsidR="00B94DE1" w:rsidRDefault="00B94DE1" w:rsidP="00F53272">
      <w:pPr>
        <w:ind w:left="576"/>
      </w:pPr>
      <w:r>
        <w:t>def SetEMConfiguration()</w:t>
      </w:r>
    </w:p>
    <w:p w:rsidR="00B94DE1" w:rsidRDefault="00B94DE1" w:rsidP="00F53272">
      <w:pPr>
        <w:ind w:left="576"/>
      </w:pPr>
      <w:r>
        <w:t>def RemoveEMConfiguration()</w:t>
      </w:r>
    </w:p>
    <w:p w:rsidR="00CA4FD6" w:rsidRDefault="00CA4FD6" w:rsidP="00F53272">
      <w:pPr>
        <w:ind w:left="576"/>
      </w:pPr>
      <w:r>
        <w:t xml:space="preserve">def </w:t>
      </w:r>
      <w:r w:rsidRPr="00CA4FD6">
        <w:t>RecoveryCMDtoEM</w:t>
      </w:r>
      <w:r>
        <w:t>()</w:t>
      </w:r>
    </w:p>
    <w:p w:rsidR="00F53272" w:rsidRDefault="00F53272"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015884" w:rsidTr="00E16BA7">
        <w:tc>
          <w:tcPr>
            <w:tcW w:w="9330" w:type="dxa"/>
            <w:gridSpan w:val="2"/>
            <w:tcBorders>
              <w:top w:val="single" w:sz="2" w:space="0" w:color="auto"/>
              <w:left w:val="single" w:sz="2" w:space="0" w:color="auto"/>
              <w:bottom w:val="single" w:sz="2" w:space="0" w:color="auto"/>
              <w:right w:val="single" w:sz="2" w:space="0" w:color="auto"/>
            </w:tcBorders>
            <w:hideMark/>
          </w:tcPr>
          <w:p w:rsidR="00015884" w:rsidRDefault="00015884" w:rsidP="008E2D32">
            <w:pPr>
              <w:pStyle w:val="Function"/>
            </w:pPr>
            <w:bookmarkStart w:id="8121" w:name="_Toc477275691"/>
            <w:r>
              <w:t>Function: Element</w:t>
            </w:r>
            <w:r w:rsidRPr="00F53272">
              <w:t>Management</w:t>
            </w:r>
            <w:r>
              <w:t>.GetState()</w:t>
            </w:r>
            <w:bookmarkEnd w:id="8121"/>
          </w:p>
        </w:tc>
      </w:tr>
      <w:tr w:rsidR="00015884" w:rsidTr="00E16BA7">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E16BA7">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015884" w:rsidRPr="00D67489" w:rsidRDefault="009A27DD" w:rsidP="009A27DD">
            <w:pPr>
              <w:pStyle w:val="TestCaseInfo"/>
              <w:rPr>
                <w:lang w:eastAsia="zh-CN"/>
              </w:rPr>
            </w:pPr>
            <w:r>
              <w:rPr>
                <w:sz w:val="20"/>
                <w:szCs w:val="20"/>
              </w:rPr>
              <w:t>vnfRecord</w:t>
            </w:r>
          </w:p>
        </w:tc>
      </w:tr>
      <w:tr w:rsidR="00015884" w:rsidTr="00E16BA7">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E16BA7">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15884" w:rsidRDefault="00015884" w:rsidP="00E16BA7">
            <w:pPr>
              <w:pStyle w:val="TestCaseInfo"/>
              <w:rPr>
                <w:lang w:eastAsia="zh-CN"/>
              </w:rPr>
            </w:pPr>
            <w:r>
              <w:rPr>
                <w:lang w:eastAsia="zh-CN"/>
              </w:rPr>
              <w:t>RUN</w:t>
            </w:r>
            <w:r>
              <w:rPr>
                <w:lang w:eastAsia="zh-CN"/>
              </w:rPr>
              <w:tab/>
            </w:r>
            <w:r>
              <w:rPr>
                <w:lang w:eastAsia="zh-CN"/>
              </w:rPr>
              <w:tab/>
              <w:t>EM runs and active</w:t>
            </w:r>
          </w:p>
          <w:p w:rsidR="00015884" w:rsidRDefault="00015884" w:rsidP="00015884">
            <w:pPr>
              <w:pStyle w:val="TestCaseInfo"/>
              <w:rPr>
                <w:lang w:eastAsia="zh-CN"/>
              </w:rPr>
            </w:pPr>
            <w:r>
              <w:rPr>
                <w:lang w:eastAsia="zh-CN"/>
              </w:rPr>
              <w:t>SUSPENDED</w:t>
            </w:r>
            <w:r>
              <w:rPr>
                <w:lang w:eastAsia="zh-CN"/>
              </w:rPr>
              <w:tab/>
              <w:t>EM suspended</w:t>
            </w:r>
          </w:p>
          <w:p w:rsidR="00015884" w:rsidRDefault="00015884" w:rsidP="00015884">
            <w:pPr>
              <w:pStyle w:val="TestCaseInfo"/>
              <w:rPr>
                <w:lang w:eastAsia="zh-CN"/>
              </w:rPr>
            </w:pPr>
            <w:r>
              <w:rPr>
                <w:lang w:eastAsia="zh-CN"/>
              </w:rPr>
              <w:t>STOPPED</w:t>
            </w:r>
            <w:r>
              <w:rPr>
                <w:lang w:eastAsia="zh-CN"/>
              </w:rPr>
              <w:tab/>
              <w:t>EM stopped</w:t>
            </w:r>
          </w:p>
        </w:tc>
      </w:tr>
      <w:tr w:rsidR="00015884" w:rsidTr="00E16BA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E16BA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015884" w:rsidRDefault="00015884" w:rsidP="00015884">
            <w:pPr>
              <w:pStyle w:val="TestCaseInfo"/>
              <w:rPr>
                <w:lang w:eastAsia="zh-CN"/>
              </w:rPr>
            </w:pPr>
            <w:r>
              <w:rPr>
                <w:lang w:eastAsia="zh-CN"/>
              </w:rPr>
              <w:t>The command returns the current state of the EM.</w:t>
            </w:r>
          </w:p>
        </w:tc>
      </w:tr>
    </w:tbl>
    <w:p w:rsidR="00015884" w:rsidRDefault="00015884" w:rsidP="00015884"/>
    <w:p w:rsidR="00B94DE1" w:rsidRDefault="00B94DE1"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F53272" w:rsidTr="009C528F">
        <w:tc>
          <w:tcPr>
            <w:tcW w:w="9330" w:type="dxa"/>
            <w:gridSpan w:val="2"/>
            <w:tcBorders>
              <w:top w:val="single" w:sz="2" w:space="0" w:color="auto"/>
              <w:left w:val="single" w:sz="2" w:space="0" w:color="auto"/>
              <w:bottom w:val="single" w:sz="2" w:space="0" w:color="auto"/>
              <w:right w:val="single" w:sz="2" w:space="0" w:color="auto"/>
            </w:tcBorders>
            <w:hideMark/>
          </w:tcPr>
          <w:p w:rsidR="00F53272" w:rsidRDefault="00F53272" w:rsidP="008E2D32">
            <w:pPr>
              <w:pStyle w:val="Function"/>
            </w:pPr>
            <w:bookmarkStart w:id="8122" w:name="_Toc477275692"/>
            <w:r>
              <w:t>Function: Element</w:t>
            </w:r>
            <w:r w:rsidRPr="00F53272">
              <w:t>Management</w:t>
            </w:r>
            <w:r>
              <w:t>.Start()</w:t>
            </w:r>
            <w:bookmarkEnd w:id="8122"/>
          </w:p>
        </w:tc>
      </w:tr>
      <w:tr w:rsidR="00F53272" w:rsidTr="00F53272">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53272" w:rsidRDefault="00F53272"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53272" w:rsidRPr="00D67489" w:rsidRDefault="009A27DD" w:rsidP="009C528F">
            <w:pPr>
              <w:pStyle w:val="TestCaseInfo"/>
              <w:rPr>
                <w:lang w:eastAsia="zh-CN"/>
              </w:rPr>
            </w:pPr>
            <w:r>
              <w:rPr>
                <w:sz w:val="20"/>
                <w:szCs w:val="20"/>
              </w:rPr>
              <w:t>vnfRecord</w:t>
            </w:r>
          </w:p>
        </w:tc>
      </w:tr>
      <w:tr w:rsidR="00F53272" w:rsidTr="00F53272">
        <w:tc>
          <w:tcPr>
            <w:tcW w:w="1351" w:type="dxa"/>
            <w:tcBorders>
              <w:top w:val="single" w:sz="2" w:space="0" w:color="auto"/>
              <w:left w:val="single" w:sz="2" w:space="0" w:color="auto"/>
              <w:bottom w:val="single" w:sz="2" w:space="0" w:color="auto"/>
              <w:right w:val="single" w:sz="2" w:space="0" w:color="auto"/>
            </w:tcBorders>
            <w:vAlign w:val="center"/>
            <w:hideMark/>
          </w:tcPr>
          <w:p w:rsidR="00F53272" w:rsidRDefault="00F53272"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53272" w:rsidRDefault="00F53272" w:rsidP="009C528F">
            <w:pPr>
              <w:pStyle w:val="TestCaseInfo"/>
              <w:rPr>
                <w:lang w:eastAsia="zh-CN"/>
              </w:rPr>
            </w:pPr>
            <w:r>
              <w:rPr>
                <w:lang w:eastAsia="zh-CN"/>
              </w:rPr>
              <w:t>TRUE</w:t>
            </w:r>
            <w:r>
              <w:rPr>
                <w:lang w:eastAsia="zh-CN"/>
              </w:rPr>
              <w:tab/>
            </w:r>
            <w:r>
              <w:rPr>
                <w:lang w:eastAsia="zh-CN"/>
              </w:rPr>
              <w:tab/>
            </w:r>
            <w:r w:rsidR="00B94DE1">
              <w:rPr>
                <w:lang w:eastAsia="zh-CN"/>
              </w:rPr>
              <w:t>EM runs</w:t>
            </w:r>
          </w:p>
          <w:p w:rsidR="00F53272" w:rsidRDefault="00F53272" w:rsidP="009C528F">
            <w:pPr>
              <w:pStyle w:val="TestCaseInfo"/>
              <w:rPr>
                <w:lang w:eastAsia="zh-CN"/>
              </w:rPr>
            </w:pPr>
            <w:r>
              <w:rPr>
                <w:lang w:eastAsia="zh-CN"/>
              </w:rPr>
              <w:t>FALSE</w:t>
            </w:r>
            <w:r>
              <w:rPr>
                <w:lang w:eastAsia="zh-CN"/>
              </w:rPr>
              <w:tab/>
            </w:r>
            <w:r>
              <w:rPr>
                <w:lang w:eastAsia="zh-CN"/>
              </w:rPr>
              <w:tab/>
            </w:r>
            <w:r w:rsidR="00B94DE1">
              <w:rPr>
                <w:lang w:eastAsia="zh-CN"/>
              </w:rPr>
              <w:t>EM stopped</w:t>
            </w:r>
          </w:p>
        </w:tc>
      </w:tr>
      <w:tr w:rsidR="00F53272"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53272" w:rsidRDefault="00F53272" w:rsidP="009C528F">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F53272" w:rsidRDefault="00B94DE1" w:rsidP="00B94DE1">
            <w:pPr>
              <w:pStyle w:val="TestCaseInfo"/>
              <w:rPr>
                <w:lang w:eastAsia="zh-CN"/>
              </w:rPr>
            </w:pPr>
            <w:r>
              <w:rPr>
                <w:lang w:eastAsia="zh-CN"/>
              </w:rPr>
              <w:t>The command StartEM starts the EM</w:t>
            </w:r>
            <w:r w:rsidR="00265705">
              <w:rPr>
                <w:lang w:eastAsia="zh-CN"/>
              </w:rPr>
              <w:t xml:space="preserve"> and returns TRUE on success</w:t>
            </w:r>
            <w:r>
              <w:rPr>
                <w:lang w:eastAsia="zh-CN"/>
              </w:rPr>
              <w:t>. If the EM has been already started, this command will either return TRUE or restart the EM. If the EM can’t be instantiated, the command returns FALSE.</w:t>
            </w:r>
          </w:p>
        </w:tc>
      </w:tr>
    </w:tbl>
    <w:p w:rsidR="00F53272" w:rsidRDefault="00F53272"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8123" w:name="_Toc477275693"/>
            <w:r>
              <w:t xml:space="preserve">Function: </w:t>
            </w:r>
            <w:r w:rsidR="00265705">
              <w:t>Element</w:t>
            </w:r>
            <w:r w:rsidR="00265705" w:rsidRPr="00F53272">
              <w:t>Management</w:t>
            </w:r>
            <w:r w:rsidR="00265705">
              <w:t>.Stop</w:t>
            </w:r>
            <w:r>
              <w:t>()</w:t>
            </w:r>
            <w:bookmarkEnd w:id="8123"/>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B94DE1">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Pr="00D67489" w:rsidRDefault="009A27DD" w:rsidP="00B94DE1">
            <w:pPr>
              <w:pStyle w:val="TestCaseInfo"/>
              <w:rPr>
                <w:lang w:eastAsia="zh-CN"/>
              </w:rPr>
            </w:pPr>
            <w:r>
              <w:rPr>
                <w:sz w:val="20"/>
                <w:szCs w:val="20"/>
              </w:rPr>
              <w:t>vnfRecord</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B94DE1">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B94DE1" w:rsidP="00B94DE1">
            <w:pPr>
              <w:pStyle w:val="TestCaseInfo"/>
              <w:rPr>
                <w:lang w:eastAsia="zh-CN"/>
              </w:rPr>
            </w:pPr>
            <w:r>
              <w:rPr>
                <w:lang w:eastAsia="zh-CN"/>
              </w:rPr>
              <w:t>TRUE</w:t>
            </w:r>
            <w:r>
              <w:rPr>
                <w:lang w:eastAsia="zh-CN"/>
              </w:rPr>
              <w:tab/>
            </w:r>
            <w:r>
              <w:rPr>
                <w:lang w:eastAsia="zh-CN"/>
              </w:rPr>
              <w:tab/>
              <w:t>EM stopped</w:t>
            </w:r>
          </w:p>
          <w:p w:rsidR="00B94DE1" w:rsidRDefault="00B94DE1" w:rsidP="00B94DE1">
            <w:pPr>
              <w:pStyle w:val="TestCaseInfo"/>
              <w:rPr>
                <w:lang w:eastAsia="zh-CN"/>
              </w:rPr>
            </w:pPr>
            <w:r>
              <w:rPr>
                <w:lang w:eastAsia="zh-CN"/>
              </w:rPr>
              <w:t>FALSE</w:t>
            </w:r>
            <w:r>
              <w:rPr>
                <w:lang w:eastAsia="zh-CN"/>
              </w:rPr>
              <w:tab/>
            </w:r>
            <w:r>
              <w:rPr>
                <w:lang w:eastAsia="zh-CN"/>
              </w:rPr>
              <w:tab/>
              <w:t>EM runs</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B94DE1">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B94DE1" w:rsidP="00265705">
            <w:pPr>
              <w:pStyle w:val="TestCaseInfo"/>
              <w:rPr>
                <w:lang w:eastAsia="zh-CN"/>
              </w:rPr>
            </w:pPr>
            <w:r>
              <w:rPr>
                <w:lang w:eastAsia="zh-CN"/>
              </w:rPr>
              <w:t>The command StopEM stops the EM</w:t>
            </w:r>
            <w:r w:rsidR="00265705">
              <w:rPr>
                <w:lang w:eastAsia="zh-CN"/>
              </w:rPr>
              <w:t xml:space="preserve"> and returns TRUE on success</w:t>
            </w:r>
            <w:r>
              <w:rPr>
                <w:lang w:eastAsia="zh-CN"/>
              </w:rPr>
              <w:t xml:space="preserve">. If the EM has been already stopped, this command will return TRUE. If the EM can’t be </w:t>
            </w:r>
            <w:r w:rsidR="00265705">
              <w:rPr>
                <w:lang w:eastAsia="zh-CN"/>
              </w:rPr>
              <w:t>stopped</w:t>
            </w:r>
            <w:r w:rsidR="00015884">
              <w:rPr>
                <w:lang w:eastAsia="zh-CN"/>
              </w:rPr>
              <w:t>, the command returns FALSE</w:t>
            </w:r>
            <w:r>
              <w:rPr>
                <w:lang w:eastAsia="zh-CN"/>
              </w:rPr>
              <w:t>.</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8124" w:name="_Toc477275694"/>
            <w:r>
              <w:t xml:space="preserve">Function: </w:t>
            </w:r>
            <w:r w:rsidR="00BB3C9E">
              <w:t>Element</w:t>
            </w:r>
            <w:r w:rsidR="00BB3C9E" w:rsidRPr="00F53272">
              <w:t>Management</w:t>
            </w:r>
            <w:r w:rsidR="00BB3C9E">
              <w:t>.SuspendEM</w:t>
            </w:r>
            <w:r>
              <w:t>()</w:t>
            </w:r>
            <w:bookmarkEnd w:id="8124"/>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Pr="00D67489" w:rsidRDefault="009A27DD" w:rsidP="009C528F">
            <w:pPr>
              <w:pStyle w:val="TestCaseInfo"/>
              <w:rPr>
                <w:lang w:eastAsia="zh-CN"/>
              </w:rPr>
            </w:pPr>
            <w:r>
              <w:rPr>
                <w:sz w:val="20"/>
                <w:szCs w:val="20"/>
              </w:rPr>
              <w:t>vnfRecord</w:t>
            </w:r>
          </w:p>
        </w:tc>
      </w:tr>
      <w:tr w:rsidR="00015884"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015884">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15884" w:rsidRDefault="00015884" w:rsidP="00015884">
            <w:pPr>
              <w:pStyle w:val="TestCaseInfo"/>
              <w:rPr>
                <w:lang w:eastAsia="zh-CN"/>
              </w:rPr>
            </w:pPr>
            <w:r>
              <w:rPr>
                <w:lang w:eastAsia="zh-CN"/>
              </w:rPr>
              <w:t>TRUE</w:t>
            </w:r>
            <w:r>
              <w:rPr>
                <w:lang w:eastAsia="zh-CN"/>
              </w:rPr>
              <w:tab/>
            </w:r>
            <w:r>
              <w:rPr>
                <w:lang w:eastAsia="zh-CN"/>
              </w:rPr>
              <w:tab/>
              <w:t>EM suspended</w:t>
            </w:r>
          </w:p>
          <w:p w:rsidR="00015884" w:rsidRDefault="00015884" w:rsidP="00015884">
            <w:pPr>
              <w:pStyle w:val="TestCaseInfo"/>
              <w:rPr>
                <w:lang w:eastAsia="zh-CN"/>
              </w:rPr>
            </w:pPr>
            <w:r>
              <w:rPr>
                <w:lang w:eastAsia="zh-CN"/>
              </w:rPr>
              <w:t>FALSE</w:t>
            </w:r>
            <w:r>
              <w:rPr>
                <w:lang w:eastAsia="zh-CN"/>
              </w:rPr>
              <w:tab/>
            </w:r>
            <w:r>
              <w:rPr>
                <w:lang w:eastAsia="zh-CN"/>
              </w:rPr>
              <w:tab/>
              <w:t>EM state not change</w:t>
            </w:r>
          </w:p>
        </w:tc>
      </w:tr>
      <w:tr w:rsidR="00015884"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015884">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015884" w:rsidRDefault="00015884" w:rsidP="00015884">
            <w:pPr>
              <w:pStyle w:val="TestCaseInfo"/>
              <w:rPr>
                <w:lang w:eastAsia="zh-CN"/>
              </w:rPr>
            </w:pPr>
            <w:r>
              <w:rPr>
                <w:lang w:eastAsia="zh-CN"/>
              </w:rPr>
              <w:t>The command suspended the EM so that it does not process any information. It basically drops all messages from the VNFM.</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8125" w:name="_Toc477275695"/>
            <w:r>
              <w:t xml:space="preserve">Function: </w:t>
            </w:r>
            <w:r w:rsidR="00BB3C9E">
              <w:t>Element</w:t>
            </w:r>
            <w:r w:rsidR="00BB3C9E" w:rsidRPr="00F53272">
              <w:t>Management</w:t>
            </w:r>
            <w:r w:rsidR="00BB3C9E">
              <w:t>.SetEMConfiguration</w:t>
            </w:r>
            <w:r>
              <w:t>()</w:t>
            </w:r>
            <w:bookmarkEnd w:id="8125"/>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9C528F">
            <w:pPr>
              <w:pStyle w:val="TestCaseInfo"/>
              <w:rPr>
                <w:lang w:eastAsia="zh-CN"/>
              </w:rPr>
            </w:pPr>
            <w:r>
              <w:rPr>
                <w:sz w:val="20"/>
                <w:szCs w:val="20"/>
              </w:rPr>
              <w:t>vnfRecord</w:t>
            </w:r>
          </w:p>
          <w:p w:rsidR="00B94DE1" w:rsidRPr="00D67489" w:rsidRDefault="00015884" w:rsidP="009C528F">
            <w:pPr>
              <w:pStyle w:val="TestCaseInfo"/>
              <w:rPr>
                <w:lang w:eastAsia="zh-CN"/>
              </w:rPr>
            </w:pPr>
            <w:r>
              <w:rPr>
                <w:lang w:eastAsia="zh-CN"/>
              </w:rPr>
              <w:t>Link to the EM configuration File</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015884" w:rsidP="009C528F">
            <w:pPr>
              <w:pStyle w:val="TestCaseInfo"/>
              <w:rPr>
                <w:lang w:eastAsia="zh-CN"/>
              </w:rPr>
            </w:pPr>
            <w:r>
              <w:rPr>
                <w:lang w:eastAsia="zh-CN"/>
              </w:rPr>
              <w:t>TRUE</w:t>
            </w:r>
            <w:r>
              <w:rPr>
                <w:lang w:eastAsia="zh-CN"/>
              </w:rPr>
              <w:tab/>
            </w:r>
            <w:r>
              <w:rPr>
                <w:lang w:eastAsia="zh-CN"/>
              </w:rPr>
              <w:tab/>
              <w:t>EM configuration successful applied</w:t>
            </w:r>
          </w:p>
          <w:p w:rsidR="00015884" w:rsidRDefault="00015884" w:rsidP="009C528F">
            <w:pPr>
              <w:pStyle w:val="TestCaseInfo"/>
              <w:rPr>
                <w:lang w:eastAsia="zh-CN"/>
              </w:rPr>
            </w:pPr>
            <w:r>
              <w:rPr>
                <w:lang w:eastAsia="zh-CN"/>
              </w:rPr>
              <w:t>FALSE</w:t>
            </w:r>
            <w:r>
              <w:rPr>
                <w:lang w:eastAsia="zh-CN"/>
              </w:rPr>
              <w:tab/>
            </w:r>
            <w:r>
              <w:rPr>
                <w:lang w:eastAsia="zh-CN"/>
              </w:rPr>
              <w:tab/>
              <w:t>EM configuration apply error</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015884" w:rsidP="009C528F">
            <w:pPr>
              <w:pStyle w:val="TestCaseInfo"/>
              <w:rPr>
                <w:lang w:eastAsia="zh-CN"/>
              </w:rPr>
            </w:pPr>
            <w:r>
              <w:rPr>
                <w:lang w:eastAsia="zh-CN"/>
              </w:rPr>
              <w:t>The command applies EM configuration so that the EM can work correctly and service the VNF with required configurations.</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8126" w:name="_Toc477275696"/>
            <w:r>
              <w:t xml:space="preserve">Function: </w:t>
            </w:r>
            <w:r w:rsidR="00BB3C9E">
              <w:t>Element</w:t>
            </w:r>
            <w:r w:rsidR="00BB3C9E" w:rsidRPr="00F53272">
              <w:t>Management</w:t>
            </w:r>
            <w:r w:rsidR="00BB3C9E">
              <w:t>.RemoveEMConfiguration</w:t>
            </w:r>
            <w:r>
              <w:t>()</w:t>
            </w:r>
            <w:bookmarkEnd w:id="8126"/>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Pr="00D67489" w:rsidRDefault="009A27DD" w:rsidP="009C528F">
            <w:pPr>
              <w:pStyle w:val="TestCaseInfo"/>
              <w:rPr>
                <w:lang w:eastAsia="zh-CN"/>
              </w:rPr>
            </w:pPr>
            <w:r>
              <w:rPr>
                <w:sz w:val="20"/>
                <w:szCs w:val="20"/>
              </w:rPr>
              <w:t>vnfRecord</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015884" w:rsidP="009C528F">
            <w:pPr>
              <w:pStyle w:val="TestCaseInfo"/>
              <w:rPr>
                <w:lang w:eastAsia="zh-CN"/>
              </w:rPr>
            </w:pPr>
            <w:r>
              <w:rPr>
                <w:lang w:eastAsia="zh-CN"/>
              </w:rPr>
              <w:t>TRUE</w:t>
            </w:r>
            <w:r>
              <w:rPr>
                <w:lang w:eastAsia="zh-CN"/>
              </w:rPr>
              <w:tab/>
            </w:r>
            <w:r>
              <w:rPr>
                <w:lang w:eastAsia="zh-CN"/>
              </w:rPr>
              <w:tab/>
              <w:t>EM configuration removed</w:t>
            </w:r>
          </w:p>
          <w:p w:rsidR="00015884" w:rsidRDefault="00015884" w:rsidP="009C528F">
            <w:pPr>
              <w:pStyle w:val="TestCaseInfo"/>
              <w:rPr>
                <w:lang w:eastAsia="zh-CN"/>
              </w:rPr>
            </w:pPr>
            <w:r>
              <w:rPr>
                <w:lang w:eastAsia="zh-CN"/>
              </w:rPr>
              <w:t>FALSE</w:t>
            </w:r>
            <w:r>
              <w:rPr>
                <w:lang w:eastAsia="zh-CN"/>
              </w:rPr>
              <w:tab/>
            </w:r>
            <w:r>
              <w:rPr>
                <w:lang w:eastAsia="zh-CN"/>
              </w:rPr>
              <w:tab/>
              <w:t>EM configuration could not be removed</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015884" w:rsidP="009C528F">
            <w:pPr>
              <w:pStyle w:val="TestCaseInfo"/>
              <w:rPr>
                <w:lang w:eastAsia="zh-CN"/>
              </w:rPr>
            </w:pPr>
            <w:r>
              <w:rPr>
                <w:lang w:eastAsia="zh-CN"/>
              </w:rPr>
              <w:t>The command removes all configuration from the EM. The EM can therefore not configure and manage an VNF.</w:t>
            </w:r>
          </w:p>
        </w:tc>
      </w:tr>
    </w:tbl>
    <w:p w:rsidR="00B94DE1" w:rsidRDefault="00B94DE1" w:rsidP="00B94DE1"/>
    <w:p w:rsidR="00CA4FD6" w:rsidRDefault="00CA4FD6" w:rsidP="00CA4FD6"/>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4FD6"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A4FD6" w:rsidRDefault="00CA4FD6" w:rsidP="008E2D32">
            <w:pPr>
              <w:pStyle w:val="Function"/>
            </w:pPr>
            <w:bookmarkStart w:id="8127" w:name="_Toc477275697"/>
            <w:r>
              <w:t>Function: EM</w:t>
            </w:r>
            <w:r w:rsidRPr="00CA4FD6">
              <w:t>.RecoveryCMDtoEM</w:t>
            </w:r>
            <w:r>
              <w:t>()</w:t>
            </w:r>
            <w:bookmarkEnd w:id="8127"/>
          </w:p>
        </w:tc>
      </w:tr>
      <w:tr w:rsidR="00CA4FD6"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4FD6" w:rsidRDefault="00CA4FD6"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4FD6" w:rsidRPr="00D67489" w:rsidRDefault="009A27DD" w:rsidP="00E7531B">
            <w:pPr>
              <w:pStyle w:val="TestCaseInfo"/>
              <w:rPr>
                <w:lang w:eastAsia="zh-CN"/>
              </w:rPr>
            </w:pPr>
            <w:r>
              <w:rPr>
                <w:sz w:val="20"/>
                <w:szCs w:val="20"/>
              </w:rPr>
              <w:t>vnfRecord</w:t>
            </w:r>
          </w:p>
        </w:tc>
      </w:tr>
      <w:tr w:rsidR="00CA4FD6"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4FD6" w:rsidRDefault="00CA4FD6"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4FD6" w:rsidRDefault="0019479C" w:rsidP="00E7531B">
            <w:pPr>
              <w:pStyle w:val="TestCaseInfo"/>
              <w:rPr>
                <w:lang w:eastAsia="zh-CN"/>
              </w:rPr>
            </w:pPr>
            <w:r>
              <w:rPr>
                <w:lang w:eastAsia="zh-CN"/>
              </w:rPr>
              <w:t>TRUE</w:t>
            </w:r>
            <w:r>
              <w:rPr>
                <w:lang w:eastAsia="zh-CN"/>
              </w:rPr>
              <w:tab/>
            </w:r>
            <w:r>
              <w:rPr>
                <w:lang w:eastAsia="zh-CN"/>
              </w:rPr>
              <w:tab/>
              <w:t>Recovery command initiated</w:t>
            </w:r>
          </w:p>
          <w:p w:rsidR="0019479C" w:rsidRDefault="0019479C" w:rsidP="00E7531B">
            <w:pPr>
              <w:pStyle w:val="TestCaseInfo"/>
              <w:rPr>
                <w:lang w:eastAsia="zh-CN"/>
              </w:rPr>
            </w:pPr>
            <w:r>
              <w:rPr>
                <w:lang w:eastAsia="zh-CN"/>
              </w:rPr>
              <w:t>FALSE</w:t>
            </w:r>
            <w:r>
              <w:rPr>
                <w:lang w:eastAsia="zh-CN"/>
              </w:rPr>
              <w:tab/>
            </w:r>
            <w:r>
              <w:rPr>
                <w:lang w:eastAsia="zh-CN"/>
              </w:rPr>
              <w:tab/>
              <w:t>Failed to initiate the recovery</w:t>
            </w:r>
          </w:p>
        </w:tc>
      </w:tr>
      <w:tr w:rsidR="00CA4FD6"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4FD6" w:rsidRDefault="00CA4FD6"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4FD6" w:rsidRDefault="0019479C" w:rsidP="00E7531B">
            <w:pPr>
              <w:pStyle w:val="TestCaseInfo"/>
              <w:rPr>
                <w:lang w:eastAsia="zh-CN"/>
              </w:rPr>
            </w:pPr>
            <w:r>
              <w:rPr>
                <w:lang w:eastAsia="zh-CN"/>
              </w:rPr>
              <w:t>The command instructs the EM to initiate the recovery process of the VNF. The EM will instruct the VNFM to actual do the recovery process.</w:t>
            </w:r>
          </w:p>
        </w:tc>
      </w:tr>
    </w:tbl>
    <w:p w:rsidR="00F53272" w:rsidRDefault="00F53272" w:rsidP="00C35DDF"/>
    <w:p w:rsidR="00CA4FD6" w:rsidRDefault="00CA4FD6" w:rsidP="00CA4FD6"/>
    <w:p w:rsidR="00CA4FD6" w:rsidRDefault="00CA4FD6" w:rsidP="00CA4FD6">
      <w:pPr>
        <w:pStyle w:val="Heading2"/>
      </w:pPr>
      <w:bookmarkStart w:id="8128" w:name="_Toc477880924"/>
      <w:r>
        <w:t>NFVO API Module</w:t>
      </w:r>
      <w:bookmarkEnd w:id="8128"/>
    </w:p>
    <w:p w:rsidR="00CA4FD6" w:rsidRDefault="00551014" w:rsidP="00C35DDF">
      <w:r>
        <w:t>If the NFV environment would have a NFVO in place, the following module would come available for use.</w:t>
      </w:r>
    </w:p>
    <w:p w:rsidR="00551014" w:rsidRDefault="00551014" w:rsidP="00C35DDF"/>
    <w:p w:rsidR="00CA4FD6" w:rsidRDefault="00CA4FD6" w:rsidP="00CA4FD6">
      <w:r>
        <w:t>class NFVO:</w:t>
      </w:r>
    </w:p>
    <w:p w:rsidR="00CA4FD6" w:rsidRDefault="00CA4FD6" w:rsidP="00CA4FD6">
      <w:pPr>
        <w:ind w:left="720"/>
      </w:pPr>
      <w:r>
        <w:t xml:space="preserve">def </w:t>
      </w:r>
      <w:r w:rsidRPr="00CA4FD6">
        <w:t>RecoveryCMDtoNFVO</w:t>
      </w:r>
      <w:r>
        <w:t>()</w:t>
      </w:r>
    </w:p>
    <w:p w:rsidR="00CA4FD6" w:rsidRDefault="00CA4FD6" w:rsidP="00CA4FD6"/>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4FD6"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A4FD6" w:rsidRDefault="00CA4FD6" w:rsidP="008E2D32">
            <w:pPr>
              <w:pStyle w:val="Function"/>
            </w:pPr>
            <w:bookmarkStart w:id="8129" w:name="_Toc477275698"/>
            <w:r>
              <w:t>Function: NFVO</w:t>
            </w:r>
            <w:r w:rsidRPr="00CA4FD6">
              <w:t>.RecoveryCMDtoNFVO</w:t>
            </w:r>
            <w:r>
              <w:t>()</w:t>
            </w:r>
            <w:bookmarkEnd w:id="8129"/>
          </w:p>
        </w:tc>
      </w:tr>
      <w:tr w:rsidR="0019479C"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19479C" w:rsidRDefault="0019479C" w:rsidP="0019479C">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19479C" w:rsidRPr="00D67489" w:rsidRDefault="009A27DD" w:rsidP="0019479C">
            <w:pPr>
              <w:pStyle w:val="TestCaseInfo"/>
              <w:rPr>
                <w:lang w:eastAsia="zh-CN"/>
              </w:rPr>
            </w:pPr>
            <w:r>
              <w:rPr>
                <w:sz w:val="20"/>
                <w:szCs w:val="20"/>
              </w:rPr>
              <w:t>vnfRecord</w:t>
            </w:r>
          </w:p>
        </w:tc>
      </w:tr>
      <w:tr w:rsidR="0019479C"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19479C" w:rsidRDefault="0019479C" w:rsidP="0019479C">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19479C" w:rsidRDefault="0019479C" w:rsidP="0019479C">
            <w:pPr>
              <w:pStyle w:val="TestCaseInfo"/>
              <w:rPr>
                <w:lang w:eastAsia="zh-CN"/>
              </w:rPr>
            </w:pPr>
            <w:r>
              <w:rPr>
                <w:lang w:eastAsia="zh-CN"/>
              </w:rPr>
              <w:t>TRUE</w:t>
            </w:r>
            <w:r>
              <w:rPr>
                <w:lang w:eastAsia="zh-CN"/>
              </w:rPr>
              <w:tab/>
            </w:r>
            <w:r>
              <w:rPr>
                <w:lang w:eastAsia="zh-CN"/>
              </w:rPr>
              <w:tab/>
              <w:t>Recovery command initiated</w:t>
            </w:r>
          </w:p>
          <w:p w:rsidR="0019479C" w:rsidRDefault="0019479C" w:rsidP="0019479C">
            <w:pPr>
              <w:pStyle w:val="TestCaseInfo"/>
              <w:rPr>
                <w:lang w:eastAsia="zh-CN"/>
              </w:rPr>
            </w:pPr>
            <w:r>
              <w:rPr>
                <w:lang w:eastAsia="zh-CN"/>
              </w:rPr>
              <w:t>FALSE</w:t>
            </w:r>
            <w:r>
              <w:rPr>
                <w:lang w:eastAsia="zh-CN"/>
              </w:rPr>
              <w:tab/>
            </w:r>
            <w:r>
              <w:rPr>
                <w:lang w:eastAsia="zh-CN"/>
              </w:rPr>
              <w:tab/>
              <w:t>Failed to initiate the recovery</w:t>
            </w:r>
          </w:p>
        </w:tc>
      </w:tr>
      <w:tr w:rsidR="0019479C"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19479C" w:rsidRDefault="0019479C" w:rsidP="0019479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19479C" w:rsidRDefault="0019479C" w:rsidP="0019479C">
            <w:pPr>
              <w:pStyle w:val="TestCaseInfo"/>
              <w:rPr>
                <w:lang w:eastAsia="zh-CN"/>
              </w:rPr>
            </w:pPr>
            <w:r>
              <w:rPr>
                <w:lang w:eastAsia="zh-CN"/>
              </w:rPr>
              <w:t>The command instructs the NFVO to initiate the recovery process of the VNF. The NFVO will instruct the VNFM to actual do the recovery process.</w:t>
            </w:r>
          </w:p>
        </w:tc>
      </w:tr>
    </w:tbl>
    <w:p w:rsidR="00CA4FD6" w:rsidRDefault="00CA4FD6" w:rsidP="00C35DDF"/>
    <w:p w:rsidR="00F53272" w:rsidRDefault="00F53272" w:rsidP="00C35DDF"/>
    <w:p w:rsidR="00C35DDF" w:rsidRDefault="00C35DDF" w:rsidP="00C35DDF">
      <w:pPr>
        <w:pStyle w:val="Heading2"/>
      </w:pPr>
      <w:bookmarkStart w:id="8130" w:name="_Toc477880925"/>
      <w:r>
        <w:t>VNF API Module</w:t>
      </w:r>
      <w:bookmarkEnd w:id="8130"/>
    </w:p>
    <w:p w:rsidR="00C35DDF" w:rsidRDefault="00551014" w:rsidP="00C35DDF">
      <w:r>
        <w:t>The VNF module provides access to the configuration and license file for the VNF.</w:t>
      </w:r>
    </w:p>
    <w:p w:rsidR="00551014" w:rsidRDefault="00551014" w:rsidP="00C35DDF"/>
    <w:p w:rsidR="00BB3C9E" w:rsidRDefault="00BB3C9E" w:rsidP="00BB3C9E">
      <w:r>
        <w:t>class VNF:</w:t>
      </w:r>
    </w:p>
    <w:p w:rsidR="00BB3C9E" w:rsidRDefault="00BB3C9E" w:rsidP="00BB3C9E">
      <w:pPr>
        <w:ind w:left="576"/>
      </w:pPr>
      <w:r>
        <w:t>def SetVNFConfigFile()</w:t>
      </w:r>
    </w:p>
    <w:p w:rsidR="00BB3C9E" w:rsidRDefault="00BB3C9E" w:rsidP="00BB3C9E">
      <w:pPr>
        <w:ind w:left="576"/>
      </w:pPr>
      <w:r>
        <w:t>def RemoveVNFConfigFile()</w:t>
      </w:r>
    </w:p>
    <w:p w:rsidR="00BB3C9E" w:rsidRDefault="00BB3C9E" w:rsidP="00BB3C9E">
      <w:pPr>
        <w:ind w:left="576"/>
      </w:pPr>
      <w:r>
        <w:t>def SetVNFLicense()</w:t>
      </w:r>
    </w:p>
    <w:p w:rsidR="00BB3C9E" w:rsidRDefault="00BB3C9E" w:rsidP="00BB3C9E">
      <w:pPr>
        <w:ind w:left="576"/>
      </w:pPr>
      <w:r>
        <w:t>def RemoveVNFLicense()</w:t>
      </w:r>
    </w:p>
    <w:p w:rsidR="00BB3C9E" w:rsidRDefault="00BB3C9E" w:rsidP="00C35DDF"/>
    <w:p w:rsidR="00BB3C9E" w:rsidRDefault="00BB3C9E"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8131" w:name="_Toc477275699"/>
            <w:r>
              <w:t xml:space="preserve">Function: </w:t>
            </w:r>
            <w:r w:rsidR="00BB3C9E">
              <w:t>VNF.SetVNFConfigFile</w:t>
            </w:r>
            <w:r>
              <w:t>()</w:t>
            </w:r>
            <w:bookmarkEnd w:id="8131"/>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9C528F">
            <w:pPr>
              <w:pStyle w:val="TestCaseInfo"/>
              <w:rPr>
                <w:lang w:eastAsia="zh-CN"/>
              </w:rPr>
            </w:pPr>
            <w:r>
              <w:rPr>
                <w:sz w:val="20"/>
                <w:szCs w:val="20"/>
              </w:rPr>
              <w:t>vnfRecord</w:t>
            </w:r>
          </w:p>
          <w:p w:rsidR="00B94DE1" w:rsidRPr="00D67489" w:rsidRDefault="003E5569" w:rsidP="009C528F">
            <w:pPr>
              <w:pStyle w:val="TestCaseInfo"/>
              <w:rPr>
                <w:lang w:eastAsia="zh-CN"/>
              </w:rPr>
            </w:pPr>
            <w:r>
              <w:rPr>
                <w:lang w:eastAsia="zh-CN"/>
              </w:rPr>
              <w:t>Link to the VNF configuration file</w:t>
            </w:r>
          </w:p>
        </w:tc>
      </w:tr>
      <w:tr w:rsidR="003E5569"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3E5569" w:rsidRDefault="003E5569" w:rsidP="003E556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3E5569" w:rsidRDefault="003E5569" w:rsidP="003E5569">
            <w:pPr>
              <w:pStyle w:val="TestCaseInfo"/>
              <w:rPr>
                <w:lang w:eastAsia="zh-CN"/>
              </w:rPr>
            </w:pPr>
            <w:r>
              <w:rPr>
                <w:lang w:eastAsia="zh-CN"/>
              </w:rPr>
              <w:t>TRUE</w:t>
            </w:r>
            <w:r>
              <w:rPr>
                <w:lang w:eastAsia="zh-CN"/>
              </w:rPr>
              <w:tab/>
            </w:r>
            <w:r>
              <w:rPr>
                <w:lang w:eastAsia="zh-CN"/>
              </w:rPr>
              <w:tab/>
              <w:t>VNF configuration successful applied</w:t>
            </w:r>
          </w:p>
          <w:p w:rsidR="003E5569" w:rsidRDefault="003E5569" w:rsidP="003E5569">
            <w:pPr>
              <w:pStyle w:val="TestCaseInfo"/>
              <w:rPr>
                <w:lang w:eastAsia="zh-CN"/>
              </w:rPr>
            </w:pPr>
            <w:r>
              <w:rPr>
                <w:lang w:eastAsia="zh-CN"/>
              </w:rPr>
              <w:t>FALSE</w:t>
            </w:r>
            <w:r>
              <w:rPr>
                <w:lang w:eastAsia="zh-CN"/>
              </w:rPr>
              <w:tab/>
            </w:r>
            <w:r>
              <w:rPr>
                <w:lang w:eastAsia="zh-CN"/>
              </w:rPr>
              <w:tab/>
              <w:t>VNF configuration apply error</w:t>
            </w:r>
          </w:p>
        </w:tc>
      </w:tr>
      <w:tr w:rsidR="003E5569"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3E5569" w:rsidRDefault="003E5569" w:rsidP="003E556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3E5569" w:rsidRDefault="003E5569" w:rsidP="003E5569">
            <w:pPr>
              <w:pStyle w:val="TestCaseInfo"/>
              <w:rPr>
                <w:lang w:eastAsia="zh-CN"/>
              </w:rPr>
            </w:pPr>
            <w:r>
              <w:rPr>
                <w:lang w:eastAsia="zh-CN"/>
              </w:rPr>
              <w:t>The command applies static VNF configuration so that the VNF can work correctly and service the traffic.</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B3C9E"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B3C9E" w:rsidRDefault="00BB3C9E" w:rsidP="008E2D32">
            <w:pPr>
              <w:pStyle w:val="Function"/>
            </w:pPr>
            <w:bookmarkStart w:id="8132" w:name="_Toc477275700"/>
            <w:r>
              <w:t>Function: VNF.RemoveVNFConfigFile()</w:t>
            </w:r>
            <w:bookmarkEnd w:id="8132"/>
          </w:p>
        </w:tc>
      </w:tr>
      <w:tr w:rsidR="00BB3C9E"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B3C9E" w:rsidRDefault="00BB3C9E"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B3C9E" w:rsidRPr="00D67489" w:rsidRDefault="009A27DD" w:rsidP="009C528F">
            <w:pPr>
              <w:pStyle w:val="TestCaseInfo"/>
              <w:rPr>
                <w:lang w:eastAsia="zh-CN"/>
              </w:rPr>
            </w:pPr>
            <w:r>
              <w:rPr>
                <w:sz w:val="20"/>
                <w:szCs w:val="20"/>
              </w:rPr>
              <w:t>vnfRecord</w:t>
            </w:r>
          </w:p>
        </w:tc>
      </w:tr>
      <w:tr w:rsidR="00850282"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TRUE</w:t>
            </w:r>
            <w:r>
              <w:rPr>
                <w:lang w:eastAsia="zh-CN"/>
              </w:rPr>
              <w:tab/>
            </w:r>
            <w:r>
              <w:rPr>
                <w:lang w:eastAsia="zh-CN"/>
              </w:rPr>
              <w:tab/>
              <w:t>VNF configuration successful removed</w:t>
            </w:r>
          </w:p>
          <w:p w:rsidR="00850282" w:rsidRDefault="00850282" w:rsidP="00850282">
            <w:pPr>
              <w:pStyle w:val="TestCaseInfo"/>
              <w:rPr>
                <w:lang w:eastAsia="zh-CN"/>
              </w:rPr>
            </w:pPr>
            <w:r>
              <w:rPr>
                <w:lang w:eastAsia="zh-CN"/>
              </w:rPr>
              <w:t>FALSE</w:t>
            </w:r>
            <w:r>
              <w:rPr>
                <w:lang w:eastAsia="zh-CN"/>
              </w:rPr>
              <w:tab/>
            </w:r>
            <w:r>
              <w:rPr>
                <w:lang w:eastAsia="zh-CN"/>
              </w:rPr>
              <w:tab/>
              <w:t>VNF configuration file removal error</w:t>
            </w:r>
          </w:p>
        </w:tc>
      </w:tr>
      <w:tr w:rsidR="00850282"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The command removes the VNF configuration so that the VNF loses its configuration.</w:t>
            </w:r>
          </w:p>
        </w:tc>
      </w:tr>
    </w:tbl>
    <w:p w:rsidR="00B94DE1" w:rsidRDefault="00B94DE1"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B3C9E"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B3C9E" w:rsidRDefault="00BB3C9E" w:rsidP="008E2D32">
            <w:pPr>
              <w:pStyle w:val="Function"/>
            </w:pPr>
            <w:bookmarkStart w:id="8133" w:name="_Toc477275701"/>
            <w:r>
              <w:t>Function: VNF.SetVNFLicense()</w:t>
            </w:r>
            <w:bookmarkEnd w:id="8133"/>
          </w:p>
        </w:tc>
      </w:tr>
      <w:tr w:rsidR="00BB3C9E"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B3C9E" w:rsidRDefault="00BB3C9E"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9C528F">
            <w:pPr>
              <w:pStyle w:val="TestCaseInfo"/>
              <w:rPr>
                <w:lang w:eastAsia="zh-CN"/>
              </w:rPr>
            </w:pPr>
            <w:r>
              <w:rPr>
                <w:sz w:val="20"/>
                <w:szCs w:val="20"/>
              </w:rPr>
              <w:t>vnfRecord</w:t>
            </w:r>
          </w:p>
          <w:p w:rsidR="00BB3C9E" w:rsidRPr="00D67489" w:rsidRDefault="00850282" w:rsidP="009C528F">
            <w:pPr>
              <w:pStyle w:val="TestCaseInfo"/>
              <w:rPr>
                <w:lang w:eastAsia="zh-CN"/>
              </w:rPr>
            </w:pPr>
            <w:r>
              <w:rPr>
                <w:lang w:eastAsia="zh-CN"/>
              </w:rPr>
              <w:t>Link to VNF License File</w:t>
            </w:r>
          </w:p>
        </w:tc>
      </w:tr>
      <w:tr w:rsidR="00850282"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TRUE</w:t>
            </w:r>
            <w:r>
              <w:rPr>
                <w:lang w:eastAsia="zh-CN"/>
              </w:rPr>
              <w:tab/>
            </w:r>
            <w:r>
              <w:rPr>
                <w:lang w:eastAsia="zh-CN"/>
              </w:rPr>
              <w:tab/>
              <w:t>VNF license successful applied</w:t>
            </w:r>
          </w:p>
          <w:p w:rsidR="00850282" w:rsidRDefault="00850282" w:rsidP="00850282">
            <w:pPr>
              <w:pStyle w:val="TestCaseInfo"/>
              <w:rPr>
                <w:lang w:eastAsia="zh-CN"/>
              </w:rPr>
            </w:pPr>
            <w:r>
              <w:rPr>
                <w:lang w:eastAsia="zh-CN"/>
              </w:rPr>
              <w:t>FALSE</w:t>
            </w:r>
            <w:r>
              <w:rPr>
                <w:lang w:eastAsia="zh-CN"/>
              </w:rPr>
              <w:tab/>
            </w:r>
            <w:r>
              <w:rPr>
                <w:lang w:eastAsia="zh-CN"/>
              </w:rPr>
              <w:tab/>
              <w:t>VNF license apply error</w:t>
            </w:r>
          </w:p>
        </w:tc>
      </w:tr>
      <w:tr w:rsidR="00850282"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The command applies VNF license so that the VNF can be configured and go into service.</w:t>
            </w:r>
          </w:p>
        </w:tc>
      </w:tr>
    </w:tbl>
    <w:p w:rsidR="00BB3C9E" w:rsidRDefault="00BB3C9E"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B3C9E"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B3C9E" w:rsidRDefault="00BB3C9E" w:rsidP="008E2D32">
            <w:pPr>
              <w:pStyle w:val="Function"/>
            </w:pPr>
            <w:bookmarkStart w:id="8134" w:name="_Toc477275702"/>
            <w:r>
              <w:lastRenderedPageBreak/>
              <w:t>Function: VNF.RemoveVNFLicense()</w:t>
            </w:r>
            <w:bookmarkEnd w:id="8134"/>
          </w:p>
        </w:tc>
      </w:tr>
      <w:tr w:rsidR="00BB3C9E"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B3C9E" w:rsidRDefault="00BB3C9E"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B3C9E" w:rsidRPr="00D67489" w:rsidRDefault="009A27DD" w:rsidP="009C528F">
            <w:pPr>
              <w:pStyle w:val="TestCaseInfo"/>
              <w:rPr>
                <w:lang w:eastAsia="zh-CN"/>
              </w:rPr>
            </w:pPr>
            <w:r>
              <w:rPr>
                <w:sz w:val="20"/>
                <w:szCs w:val="20"/>
              </w:rPr>
              <w:t>vnfRecord</w:t>
            </w:r>
          </w:p>
        </w:tc>
      </w:tr>
      <w:tr w:rsidR="00850282"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TRUE</w:t>
            </w:r>
            <w:r>
              <w:rPr>
                <w:lang w:eastAsia="zh-CN"/>
              </w:rPr>
              <w:tab/>
            </w:r>
            <w:r>
              <w:rPr>
                <w:lang w:eastAsia="zh-CN"/>
              </w:rPr>
              <w:tab/>
              <w:t>VNF license successful removed</w:t>
            </w:r>
          </w:p>
          <w:p w:rsidR="00850282" w:rsidRDefault="00850282" w:rsidP="00850282">
            <w:pPr>
              <w:pStyle w:val="TestCaseInfo"/>
              <w:rPr>
                <w:lang w:eastAsia="zh-CN"/>
              </w:rPr>
            </w:pPr>
            <w:r>
              <w:rPr>
                <w:lang w:eastAsia="zh-CN"/>
              </w:rPr>
              <w:t>FALSE</w:t>
            </w:r>
            <w:r>
              <w:rPr>
                <w:lang w:eastAsia="zh-CN"/>
              </w:rPr>
              <w:tab/>
            </w:r>
            <w:r>
              <w:rPr>
                <w:lang w:eastAsia="zh-CN"/>
              </w:rPr>
              <w:tab/>
              <w:t>VNF license removal error</w:t>
            </w:r>
          </w:p>
        </w:tc>
      </w:tr>
      <w:tr w:rsidR="00850282"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The command removes the VNF license.</w:t>
            </w:r>
          </w:p>
        </w:tc>
      </w:tr>
    </w:tbl>
    <w:p w:rsidR="00B94DE1" w:rsidRDefault="00B94DE1" w:rsidP="00C35DDF"/>
    <w:p w:rsidR="00C35DDF" w:rsidRDefault="00C35DDF" w:rsidP="00C35DDF">
      <w:pPr>
        <w:pStyle w:val="Heading2"/>
      </w:pPr>
      <w:bookmarkStart w:id="8135" w:name="_Toc477880926"/>
      <w:r>
        <w:t>VNFM API Module</w:t>
      </w:r>
      <w:bookmarkEnd w:id="8135"/>
    </w:p>
    <w:p w:rsidR="00C35DDF" w:rsidRDefault="00F3163D" w:rsidP="00C35DDF">
      <w:r>
        <w:t>The VNFM module communicates with the VNF Manager. It provides following groups of functionality:</w:t>
      </w:r>
    </w:p>
    <w:p w:rsidR="00F3163D" w:rsidRDefault="00F3163D" w:rsidP="00D50848">
      <w:pPr>
        <w:pStyle w:val="ListParagraph"/>
        <w:numPr>
          <w:ilvl w:val="0"/>
          <w:numId w:val="168"/>
        </w:numPr>
      </w:pPr>
      <w:r>
        <w:t>Software Image</w:t>
      </w:r>
    </w:p>
    <w:p w:rsidR="00F3163D" w:rsidRDefault="00F3163D" w:rsidP="00D50848">
      <w:pPr>
        <w:pStyle w:val="ListParagraph"/>
        <w:numPr>
          <w:ilvl w:val="0"/>
          <w:numId w:val="168"/>
        </w:numPr>
      </w:pPr>
      <w:r>
        <w:t>VNFD</w:t>
      </w:r>
    </w:p>
    <w:p w:rsidR="00F3163D" w:rsidRDefault="00F3163D" w:rsidP="00D50848">
      <w:pPr>
        <w:pStyle w:val="ListParagraph"/>
        <w:numPr>
          <w:ilvl w:val="0"/>
          <w:numId w:val="168"/>
        </w:numPr>
      </w:pPr>
      <w:r>
        <w:t>VNF</w:t>
      </w:r>
    </w:p>
    <w:p w:rsidR="00F3163D" w:rsidRDefault="00F3163D" w:rsidP="00D50848">
      <w:pPr>
        <w:pStyle w:val="ListParagraph"/>
        <w:numPr>
          <w:ilvl w:val="0"/>
          <w:numId w:val="168"/>
        </w:numPr>
      </w:pPr>
      <w:r>
        <w:t>Migration</w:t>
      </w:r>
    </w:p>
    <w:p w:rsidR="00F3163D" w:rsidRDefault="00F3163D" w:rsidP="00D50848">
      <w:pPr>
        <w:pStyle w:val="ListParagraph"/>
        <w:numPr>
          <w:ilvl w:val="0"/>
          <w:numId w:val="168"/>
        </w:numPr>
      </w:pPr>
      <w:r>
        <w:t>vNetwork</w:t>
      </w:r>
    </w:p>
    <w:p w:rsidR="00F3163D" w:rsidRDefault="00F3163D" w:rsidP="00D50848">
      <w:pPr>
        <w:pStyle w:val="ListParagraph"/>
        <w:numPr>
          <w:ilvl w:val="0"/>
          <w:numId w:val="168"/>
        </w:numPr>
      </w:pPr>
      <w:r>
        <w:t>vStorage</w:t>
      </w:r>
    </w:p>
    <w:p w:rsidR="00F3163D" w:rsidRDefault="00F3163D" w:rsidP="00D50848">
      <w:pPr>
        <w:pStyle w:val="ListParagraph"/>
        <w:numPr>
          <w:ilvl w:val="0"/>
          <w:numId w:val="168"/>
        </w:numPr>
      </w:pPr>
      <w:r>
        <w:t>Fault Management</w:t>
      </w:r>
    </w:p>
    <w:p w:rsidR="00F3163D" w:rsidRDefault="00F3163D" w:rsidP="00D50848">
      <w:pPr>
        <w:pStyle w:val="ListParagraph"/>
        <w:numPr>
          <w:ilvl w:val="0"/>
          <w:numId w:val="168"/>
        </w:numPr>
      </w:pPr>
      <w:r>
        <w:t>Performance Management</w:t>
      </w:r>
    </w:p>
    <w:p w:rsidR="00F3163D" w:rsidRDefault="00F3163D" w:rsidP="00C35DDF"/>
    <w:p w:rsidR="00BB3C9E" w:rsidRDefault="00BB3C9E" w:rsidP="00BB3C9E">
      <w:r>
        <w:t>class VNFM:</w:t>
      </w:r>
    </w:p>
    <w:p w:rsidR="00BB3C9E" w:rsidRDefault="00BB3C9E" w:rsidP="006C4764">
      <w:pPr>
        <w:ind w:left="360"/>
      </w:pPr>
      <w:r>
        <w:t xml:space="preserve">def </w:t>
      </w:r>
      <w:r w:rsidR="00692870">
        <w:t>swImage.ListSwImage</w:t>
      </w:r>
      <w:r>
        <w:t>()</w:t>
      </w:r>
    </w:p>
    <w:p w:rsidR="009C528F" w:rsidRDefault="009C528F" w:rsidP="006C4764">
      <w:pPr>
        <w:ind w:left="360"/>
      </w:pPr>
      <w:r>
        <w:t>def VNFD.GetLifecyleManagementInfo()</w:t>
      </w:r>
    </w:p>
    <w:p w:rsidR="009C528F" w:rsidRDefault="009C528F" w:rsidP="006C4764">
      <w:pPr>
        <w:ind w:left="360"/>
      </w:pPr>
      <w:r>
        <w:t>def VNFD.GetvResourceList()</w:t>
      </w:r>
    </w:p>
    <w:p w:rsidR="009C528F" w:rsidRDefault="009C528F" w:rsidP="006C4764">
      <w:pPr>
        <w:ind w:left="360"/>
      </w:pPr>
      <w:r>
        <w:t>def VNFD.GetvStorageSize()</w:t>
      </w:r>
    </w:p>
    <w:p w:rsidR="0066180A" w:rsidRDefault="0096611A" w:rsidP="006C4764">
      <w:pPr>
        <w:ind w:left="360"/>
      </w:pPr>
      <w:r>
        <w:t>VNFM.Snapshot.CreateVnfSnapshot</w:t>
      </w:r>
      <w:r w:rsidRPr="00292340">
        <w:t>Image</w:t>
      </w:r>
      <w:r>
        <w:t>()</w:t>
      </w:r>
    </w:p>
    <w:p w:rsidR="009C528F" w:rsidRDefault="009C528F" w:rsidP="006C4764">
      <w:pPr>
        <w:ind w:left="360"/>
      </w:pPr>
      <w:r>
        <w:t>def Snapshot.CreateComputeImage()</w:t>
      </w:r>
    </w:p>
    <w:p w:rsidR="009C528F" w:rsidRDefault="009C528F" w:rsidP="006C4764">
      <w:pPr>
        <w:ind w:left="360"/>
      </w:pPr>
      <w:r>
        <w:t>def Snapshot.DeleteComputeImage</w:t>
      </w:r>
    </w:p>
    <w:p w:rsidR="009C528F" w:rsidRDefault="009C528F" w:rsidP="006C4764">
      <w:pPr>
        <w:ind w:left="360"/>
      </w:pPr>
      <w:r>
        <w:t>def Snapshot.GetComputeImageList()</w:t>
      </w:r>
    </w:p>
    <w:p w:rsidR="009C528F" w:rsidRDefault="009C528F" w:rsidP="006C4764">
      <w:pPr>
        <w:ind w:left="360"/>
      </w:pPr>
      <w:r>
        <w:t>def Snapshot.InstantiateComputeImage()</w:t>
      </w:r>
    </w:p>
    <w:p w:rsidR="009C528F" w:rsidRDefault="009C528F" w:rsidP="006C4764">
      <w:pPr>
        <w:ind w:left="360"/>
      </w:pPr>
      <w:r>
        <w:t>def Snapshot.CreateStorageImage()</w:t>
      </w:r>
    </w:p>
    <w:p w:rsidR="009C528F" w:rsidRDefault="009C528F" w:rsidP="006C4764">
      <w:pPr>
        <w:ind w:left="360"/>
      </w:pPr>
      <w:r>
        <w:t>def Snapshot.DeleteStorageImage()</w:t>
      </w:r>
    </w:p>
    <w:p w:rsidR="009C528F" w:rsidRDefault="009C528F" w:rsidP="006C4764">
      <w:pPr>
        <w:ind w:left="360"/>
      </w:pPr>
      <w:r>
        <w:t>def Snapshot.GetStorageImageList</w:t>
      </w:r>
    </w:p>
    <w:p w:rsidR="009C528F" w:rsidRDefault="009C528F" w:rsidP="006C4764">
      <w:pPr>
        <w:ind w:left="360"/>
      </w:pPr>
      <w:r>
        <w:t>def Snapshot.InstantiateStorageImage()</w:t>
      </w:r>
    </w:p>
    <w:p w:rsidR="0096611A" w:rsidRDefault="0096611A" w:rsidP="006C4764">
      <w:pPr>
        <w:ind w:left="360"/>
      </w:pPr>
      <w:r>
        <w:t>VNFM.</w:t>
      </w:r>
      <w:r w:rsidRPr="00292340">
        <w:t>Snapshot.</w:t>
      </w:r>
      <w:r>
        <w:t>EraseStorageID()</w:t>
      </w:r>
    </w:p>
    <w:p w:rsidR="009C528F" w:rsidRDefault="009C528F" w:rsidP="006C4764">
      <w:pPr>
        <w:ind w:left="360"/>
      </w:pPr>
      <w:r>
        <w:t>def Snapshot.MountStorageImage</w:t>
      </w:r>
      <w:r w:rsidR="00C5031A">
        <w:t>()</w:t>
      </w:r>
    </w:p>
    <w:p w:rsidR="009C528F" w:rsidRDefault="009C528F" w:rsidP="006C4764">
      <w:pPr>
        <w:ind w:left="360"/>
      </w:pPr>
      <w:r>
        <w:t>def Snapshot.ValidateStorageIsMounted()</w:t>
      </w:r>
    </w:p>
    <w:p w:rsidR="009C528F" w:rsidRDefault="009C528F" w:rsidP="006C4764">
      <w:pPr>
        <w:ind w:left="360"/>
      </w:pPr>
      <w:r>
        <w:t>def Snapshot.ValidateComputeIsInstantiated()</w:t>
      </w:r>
    </w:p>
    <w:p w:rsidR="0096611A" w:rsidRDefault="0096611A" w:rsidP="006C4764">
      <w:pPr>
        <w:ind w:left="360"/>
      </w:pPr>
      <w:r>
        <w:t>VNFM.</w:t>
      </w:r>
      <w:r w:rsidRPr="00292340">
        <w:t>VNF.</w:t>
      </w:r>
      <w:r>
        <w:t>GetComputeID()</w:t>
      </w:r>
    </w:p>
    <w:p w:rsidR="0096611A" w:rsidRDefault="0096611A" w:rsidP="006C4764">
      <w:pPr>
        <w:ind w:left="360"/>
      </w:pPr>
      <w:r>
        <w:t>VNFM.</w:t>
      </w:r>
      <w:r w:rsidRPr="00292340">
        <w:t>VNF.</w:t>
      </w:r>
      <w:r>
        <w:t>GetStorageID()</w:t>
      </w:r>
    </w:p>
    <w:p w:rsidR="009C528F" w:rsidRDefault="00C6760A" w:rsidP="006C4764">
      <w:pPr>
        <w:ind w:left="360"/>
      </w:pPr>
      <w:r>
        <w:t>def</w:t>
      </w:r>
      <w:r w:rsidR="009C528F">
        <w:t xml:space="preserve"> VNF</w:t>
      </w:r>
      <w:r w:rsidR="004568CC">
        <w:t>.</w:t>
      </w:r>
      <w:r w:rsidR="009C528F">
        <w:t>Instantiate</w:t>
      </w:r>
      <w:r w:rsidR="004568CC">
        <w:t>()</w:t>
      </w:r>
    </w:p>
    <w:p w:rsidR="009C528F" w:rsidRDefault="00C6760A" w:rsidP="006C4764">
      <w:pPr>
        <w:ind w:left="360"/>
      </w:pPr>
      <w:r>
        <w:t>def</w:t>
      </w:r>
      <w:r w:rsidR="004568CC">
        <w:t xml:space="preserve"> VNF.Terminate()</w:t>
      </w:r>
    </w:p>
    <w:p w:rsidR="009C528F" w:rsidRDefault="00C6760A" w:rsidP="006C4764">
      <w:pPr>
        <w:ind w:left="360"/>
      </w:pPr>
      <w:r>
        <w:t>def</w:t>
      </w:r>
      <w:r w:rsidR="004568CC">
        <w:t xml:space="preserve"> VNF.</w:t>
      </w:r>
      <w:r w:rsidR="009C528F">
        <w:t>Start</w:t>
      </w:r>
      <w:r w:rsidR="004568CC">
        <w:t>()</w:t>
      </w:r>
    </w:p>
    <w:p w:rsidR="009C528F" w:rsidRDefault="00C6760A" w:rsidP="006C4764">
      <w:pPr>
        <w:ind w:left="360"/>
      </w:pPr>
      <w:r>
        <w:t>def</w:t>
      </w:r>
      <w:r w:rsidR="004568CC">
        <w:t xml:space="preserve"> VNF.Stop()</w:t>
      </w:r>
    </w:p>
    <w:p w:rsidR="009C528F" w:rsidRDefault="00C6760A" w:rsidP="006C4764">
      <w:pPr>
        <w:ind w:left="360"/>
      </w:pPr>
      <w:r>
        <w:t>def</w:t>
      </w:r>
      <w:r w:rsidR="004568CC">
        <w:t xml:space="preserve"> VNF.</w:t>
      </w:r>
      <w:r w:rsidR="009C528F">
        <w:t>Upgrade</w:t>
      </w:r>
      <w:r w:rsidR="004568CC">
        <w:t>()</w:t>
      </w:r>
    </w:p>
    <w:p w:rsidR="009C528F" w:rsidRDefault="00C6760A" w:rsidP="006C4764">
      <w:pPr>
        <w:ind w:left="360"/>
      </w:pPr>
      <w:r>
        <w:t>def</w:t>
      </w:r>
      <w:r w:rsidR="004568CC">
        <w:t xml:space="preserve"> VNF.</w:t>
      </w:r>
      <w:r w:rsidR="009C528F">
        <w:t>Update</w:t>
      </w:r>
      <w:r w:rsidR="004568CC">
        <w:t>()</w:t>
      </w:r>
    </w:p>
    <w:p w:rsidR="009C528F" w:rsidRDefault="00C6760A" w:rsidP="006C4764">
      <w:pPr>
        <w:ind w:left="360"/>
      </w:pPr>
      <w:r>
        <w:t>def</w:t>
      </w:r>
      <w:r w:rsidR="004568CC">
        <w:t xml:space="preserve"> VNF.</w:t>
      </w:r>
      <w:r w:rsidR="009C528F">
        <w:t>Rollback</w:t>
      </w:r>
      <w:r w:rsidR="004568CC">
        <w:t>()</w:t>
      </w:r>
    </w:p>
    <w:p w:rsidR="009C528F" w:rsidRDefault="00C6760A" w:rsidP="006C4764">
      <w:pPr>
        <w:ind w:left="360"/>
      </w:pPr>
      <w:r>
        <w:t>def</w:t>
      </w:r>
      <w:r w:rsidR="004568CC">
        <w:t xml:space="preserve"> VNF.GetVNF</w:t>
      </w:r>
      <w:r w:rsidR="009C528F">
        <w:t>state</w:t>
      </w:r>
      <w:r w:rsidR="004568CC">
        <w:t>()</w:t>
      </w:r>
    </w:p>
    <w:p w:rsidR="009C528F" w:rsidRDefault="00C6760A" w:rsidP="006C4764">
      <w:pPr>
        <w:ind w:left="360"/>
      </w:pPr>
      <w:r>
        <w:t>def</w:t>
      </w:r>
      <w:r w:rsidR="004568CC">
        <w:t xml:space="preserve"> VNF.</w:t>
      </w:r>
      <w:r w:rsidR="009C528F">
        <w:t>GetvResourceList</w:t>
      </w:r>
      <w:r w:rsidR="004568CC">
        <w:t>()</w:t>
      </w:r>
    </w:p>
    <w:p w:rsidR="009C528F" w:rsidRDefault="00C6760A" w:rsidP="006C4764">
      <w:pPr>
        <w:ind w:left="360"/>
      </w:pPr>
      <w:r>
        <w:t>def</w:t>
      </w:r>
      <w:r w:rsidR="004568CC">
        <w:t xml:space="preserve"> VNF.</w:t>
      </w:r>
      <w:r w:rsidR="009C528F">
        <w:t>Validate</w:t>
      </w:r>
      <w:r w:rsidR="004568CC">
        <w:t>Allocated</w:t>
      </w:r>
      <w:r w:rsidR="009C528F">
        <w:t>vResources</w:t>
      </w:r>
      <w:r w:rsidR="004568CC">
        <w:t>()</w:t>
      </w:r>
    </w:p>
    <w:p w:rsidR="009C528F" w:rsidRDefault="00C6760A" w:rsidP="006C4764">
      <w:pPr>
        <w:ind w:left="360"/>
      </w:pPr>
      <w:r>
        <w:t>def</w:t>
      </w:r>
      <w:r w:rsidR="004568CC">
        <w:t xml:space="preserve"> VNF.A</w:t>
      </w:r>
      <w:r w:rsidR="009C528F">
        <w:t>ll</w:t>
      </w:r>
      <w:r w:rsidR="004568CC">
        <w:t>vResourcesReleased()</w:t>
      </w:r>
    </w:p>
    <w:p w:rsidR="009C528F" w:rsidRDefault="00C6760A" w:rsidP="006C4764">
      <w:pPr>
        <w:ind w:left="360"/>
      </w:pPr>
      <w:r>
        <w:t>def</w:t>
      </w:r>
      <w:r w:rsidR="004568CC">
        <w:t xml:space="preserve"> VNF.</w:t>
      </w:r>
      <w:r w:rsidR="009C528F">
        <w:t>Get</w:t>
      </w:r>
      <w:r w:rsidR="004568CC">
        <w:t>S</w:t>
      </w:r>
      <w:r w:rsidR="009C528F">
        <w:t>caling</w:t>
      </w:r>
      <w:r w:rsidR="004568CC">
        <w:t>L</w:t>
      </w:r>
      <w:r w:rsidR="009C528F">
        <w:t>evel</w:t>
      </w:r>
      <w:r w:rsidR="004568CC">
        <w:t>()</w:t>
      </w:r>
    </w:p>
    <w:p w:rsidR="009C528F" w:rsidRDefault="00C6760A" w:rsidP="006C4764">
      <w:pPr>
        <w:ind w:left="360"/>
      </w:pPr>
      <w:r>
        <w:lastRenderedPageBreak/>
        <w:t>def</w:t>
      </w:r>
      <w:r w:rsidR="004568CC">
        <w:t xml:space="preserve"> VNF.S</w:t>
      </w:r>
      <w:r w:rsidR="009C528F">
        <w:t>cale</w:t>
      </w:r>
      <w:r w:rsidR="004568CC">
        <w:t>U</w:t>
      </w:r>
      <w:r w:rsidR="009C528F">
        <w:t>p</w:t>
      </w:r>
      <w:r w:rsidR="004568CC">
        <w:t>O</w:t>
      </w:r>
      <w:r w:rsidR="009C528F">
        <w:t>r</w:t>
      </w:r>
      <w:r w:rsidR="004568CC">
        <w:t>D</w:t>
      </w:r>
      <w:r w:rsidR="009C528F">
        <w:t>own</w:t>
      </w:r>
      <w:r w:rsidR="004568CC">
        <w:t>()</w:t>
      </w:r>
    </w:p>
    <w:p w:rsidR="00B11E2A" w:rsidRDefault="00B11E2A" w:rsidP="00B11E2A">
      <w:pPr>
        <w:ind w:left="360"/>
      </w:pPr>
      <w:r>
        <w:t>def VNF.ScaleInOrOut()</w:t>
      </w:r>
    </w:p>
    <w:p w:rsidR="009C528F" w:rsidRDefault="00C6760A" w:rsidP="006C4764">
      <w:pPr>
        <w:ind w:left="360"/>
      </w:pPr>
      <w:r>
        <w:t>def</w:t>
      </w:r>
      <w:r w:rsidR="004568CC">
        <w:t xml:space="preserve"> VNF.</w:t>
      </w:r>
      <w:r w:rsidR="009C528F">
        <w:t>Validate</w:t>
      </w:r>
      <w:r w:rsidR="004568CC">
        <w:t>R</w:t>
      </w:r>
      <w:r w:rsidR="009C528F">
        <w:t>esized</w:t>
      </w:r>
      <w:r w:rsidR="004568CC">
        <w:t>()</w:t>
      </w:r>
    </w:p>
    <w:p w:rsidR="009C528F" w:rsidRDefault="00C6760A" w:rsidP="006C4764">
      <w:pPr>
        <w:ind w:left="360"/>
      </w:pPr>
      <w:r>
        <w:t>def</w:t>
      </w:r>
      <w:r w:rsidR="004568CC">
        <w:t xml:space="preserve"> VNF.</w:t>
      </w:r>
      <w:r w:rsidR="009C528F">
        <w:t>Trigger</w:t>
      </w:r>
      <w:r w:rsidR="004568CC">
        <w:t>R</w:t>
      </w:r>
      <w:r w:rsidR="009C528F">
        <w:t>esize</w:t>
      </w:r>
      <w:r w:rsidR="004568CC">
        <w:t>vR</w:t>
      </w:r>
      <w:r w:rsidR="009C528F">
        <w:t>resources</w:t>
      </w:r>
      <w:r w:rsidR="004568CC">
        <w:t>()</w:t>
      </w:r>
    </w:p>
    <w:p w:rsidR="009C528F" w:rsidRDefault="00C6760A" w:rsidP="006C4764">
      <w:pPr>
        <w:ind w:left="360"/>
      </w:pPr>
      <w:r>
        <w:t xml:space="preserve">def </w:t>
      </w:r>
      <w:r w:rsidR="009C528F">
        <w:t>Migration</w:t>
      </w:r>
      <w:r>
        <w:t>.</w:t>
      </w:r>
      <w:r w:rsidR="009C528F">
        <w:t>TriggerMigration</w:t>
      </w:r>
      <w:r>
        <w:t>()</w:t>
      </w:r>
    </w:p>
    <w:p w:rsidR="009C528F" w:rsidRDefault="00C6760A" w:rsidP="006C4764">
      <w:pPr>
        <w:ind w:left="360"/>
      </w:pPr>
      <w:r>
        <w:t>def Migration.</w:t>
      </w:r>
      <w:r w:rsidR="003B57B6">
        <w:t>ValidateMigrationS</w:t>
      </w:r>
      <w:r w:rsidR="009C528F">
        <w:t>uccess</w:t>
      </w:r>
      <w:r w:rsidR="003B57B6">
        <w:t>()</w:t>
      </w:r>
    </w:p>
    <w:p w:rsidR="009C528F" w:rsidRDefault="003B57B6" w:rsidP="006C4764">
      <w:pPr>
        <w:ind w:left="360"/>
      </w:pPr>
      <w:r>
        <w:t>def R</w:t>
      </w:r>
      <w:r w:rsidR="009C528F">
        <w:t>ecovery</w:t>
      </w:r>
      <w:r>
        <w:t>CMD</w:t>
      </w:r>
      <w:r w:rsidR="009C528F">
        <w:t>toVNFM</w:t>
      </w:r>
      <w:r>
        <w:t>()</w:t>
      </w:r>
    </w:p>
    <w:p w:rsidR="00ED4205" w:rsidRDefault="00ED4205" w:rsidP="00ED4205">
      <w:pPr>
        <w:ind w:left="360"/>
      </w:pPr>
      <w:r>
        <w:t>def VNF.RecoveryCMDtoVNF()</w:t>
      </w:r>
    </w:p>
    <w:p w:rsidR="006C4764" w:rsidRDefault="003B57B6" w:rsidP="006C4764">
      <w:pPr>
        <w:ind w:left="360"/>
      </w:pPr>
      <w:r>
        <w:t>def V</w:t>
      </w:r>
      <w:r w:rsidR="009C528F">
        <w:t>Network</w:t>
      </w:r>
      <w:r>
        <w:t>.</w:t>
      </w:r>
      <w:r w:rsidR="009C528F">
        <w:t>ValidatevNetwork</w:t>
      </w:r>
      <w:r w:rsidR="006C4764">
        <w:t>ResourceAllocation()</w:t>
      </w:r>
    </w:p>
    <w:p w:rsidR="009C528F" w:rsidRDefault="006C4764" w:rsidP="006C4764">
      <w:pPr>
        <w:ind w:left="360"/>
      </w:pPr>
      <w:r>
        <w:t>def VNetwork.</w:t>
      </w:r>
      <w:r w:rsidR="009C528F">
        <w:t>ValidatevNetwork</w:t>
      </w:r>
      <w:r>
        <w:t>R</w:t>
      </w:r>
      <w:r w:rsidR="009C528F">
        <w:t>esource</w:t>
      </w:r>
      <w:r>
        <w:t>Release()</w:t>
      </w:r>
    </w:p>
    <w:p w:rsidR="009C528F" w:rsidRDefault="006C4764" w:rsidP="006C4764">
      <w:pPr>
        <w:ind w:left="360"/>
      </w:pPr>
      <w:r>
        <w:t>def VNetwork.</w:t>
      </w:r>
      <w:r w:rsidR="00CA4FD6">
        <w:t>SetB</w:t>
      </w:r>
      <w:r w:rsidR="009C528F">
        <w:t>andwidth</w:t>
      </w:r>
      <w:r>
        <w:t>()</w:t>
      </w:r>
    </w:p>
    <w:p w:rsidR="009C528F" w:rsidRDefault="006C4764" w:rsidP="006C4764">
      <w:pPr>
        <w:ind w:left="360"/>
      </w:pPr>
      <w:r>
        <w:t>def V</w:t>
      </w:r>
      <w:r w:rsidR="009C528F">
        <w:t>Storage</w:t>
      </w:r>
      <w:r>
        <w:t>.</w:t>
      </w:r>
      <w:r w:rsidR="009C528F">
        <w:t>Get</w:t>
      </w:r>
      <w:r>
        <w:t>vStorage</w:t>
      </w:r>
      <w:r w:rsidR="009C528F">
        <w:t>Size</w:t>
      </w:r>
      <w:r>
        <w:t>()</w:t>
      </w:r>
    </w:p>
    <w:p w:rsidR="009C528F" w:rsidRDefault="006C4764" w:rsidP="006C4764">
      <w:pPr>
        <w:ind w:left="360"/>
      </w:pPr>
      <w:r>
        <w:t>def VStorage.TriggerI</w:t>
      </w:r>
      <w:r w:rsidR="009C528F">
        <w:t>ncreasevStorage</w:t>
      </w:r>
      <w:r>
        <w:t>()</w:t>
      </w:r>
    </w:p>
    <w:p w:rsidR="009C528F" w:rsidRDefault="006C4764" w:rsidP="006C4764">
      <w:pPr>
        <w:ind w:left="360"/>
      </w:pPr>
      <w:r>
        <w:t>def VStorage.</w:t>
      </w:r>
      <w:r w:rsidR="009C528F">
        <w:t>DecreasevStorage</w:t>
      </w:r>
      <w:r>
        <w:t>()</w:t>
      </w:r>
    </w:p>
    <w:p w:rsidR="009C528F" w:rsidRDefault="006C4764" w:rsidP="006C4764">
      <w:pPr>
        <w:ind w:left="360"/>
      </w:pPr>
      <w:r>
        <w:t xml:space="preserve">def </w:t>
      </w:r>
      <w:r w:rsidR="009C528F">
        <w:t>Fault</w:t>
      </w:r>
      <w:r>
        <w:t>.</w:t>
      </w:r>
      <w:r w:rsidR="009C528F">
        <w:t>Register</w:t>
      </w:r>
      <w:r>
        <w:t>For</w:t>
      </w:r>
      <w:r w:rsidR="009C528F">
        <w:t>Notification</w:t>
      </w:r>
      <w:r>
        <w:t>()</w:t>
      </w:r>
    </w:p>
    <w:p w:rsidR="009C528F" w:rsidRDefault="006C4764" w:rsidP="006C4764">
      <w:pPr>
        <w:ind w:left="360"/>
      </w:pPr>
      <w:r>
        <w:t>def Fault.</w:t>
      </w:r>
      <w:r w:rsidR="009C528F">
        <w:t>Deregister</w:t>
      </w:r>
      <w:r>
        <w:t>For</w:t>
      </w:r>
      <w:r w:rsidR="009C528F">
        <w:t>Notification</w:t>
      </w:r>
      <w:r>
        <w:t>()</w:t>
      </w:r>
    </w:p>
    <w:p w:rsidR="009C528F" w:rsidRDefault="006C4764" w:rsidP="006C4764">
      <w:pPr>
        <w:ind w:left="360"/>
      </w:pPr>
      <w:r>
        <w:t>def Fault.</w:t>
      </w:r>
      <w:r w:rsidR="009C528F">
        <w:t>ListFaultNotificationRegistration</w:t>
      </w:r>
      <w:r>
        <w:t>()</w:t>
      </w:r>
    </w:p>
    <w:p w:rsidR="009C528F" w:rsidRDefault="006C4764" w:rsidP="006C4764">
      <w:pPr>
        <w:ind w:left="360"/>
      </w:pPr>
      <w:r>
        <w:t>def Fault.</w:t>
      </w:r>
      <w:r w:rsidR="009C528F">
        <w:t>ListFaultNotificationInformation</w:t>
      </w:r>
      <w:r>
        <w:t>()</w:t>
      </w:r>
    </w:p>
    <w:p w:rsidR="009C528F" w:rsidRDefault="006C4764" w:rsidP="006C4764">
      <w:pPr>
        <w:ind w:left="360"/>
      </w:pPr>
      <w:r>
        <w:t>def Fault.VNFF</w:t>
      </w:r>
      <w:r w:rsidR="009C528F">
        <w:t>ault</w:t>
      </w:r>
      <w:r>
        <w:t>I</w:t>
      </w:r>
      <w:r w:rsidR="009C528F">
        <w:t>njection</w:t>
      </w:r>
      <w:r w:rsidR="00C5031A">
        <w:t>()</w:t>
      </w:r>
    </w:p>
    <w:p w:rsidR="00FA7887" w:rsidRDefault="00FA7887" w:rsidP="006C4764">
      <w:pPr>
        <w:ind w:left="360"/>
      </w:pPr>
      <w:r>
        <w:t>def Fault.VNFFaultInjectionRemoval()</w:t>
      </w:r>
    </w:p>
    <w:p w:rsidR="009C528F" w:rsidRDefault="006C4764" w:rsidP="006C4764">
      <w:pPr>
        <w:ind w:left="360"/>
      </w:pPr>
      <w:r>
        <w:t>def Performance.</w:t>
      </w:r>
      <w:r w:rsidR="009C528F">
        <w:t>List</w:t>
      </w:r>
      <w:r>
        <w:t>PerformanceNotification</w:t>
      </w:r>
      <w:r w:rsidR="009C528F">
        <w:t>Registration</w:t>
      </w:r>
      <w:r>
        <w:t>()</w:t>
      </w:r>
    </w:p>
    <w:p w:rsidR="009C528F" w:rsidRDefault="006C4764" w:rsidP="006C4764">
      <w:pPr>
        <w:ind w:left="360"/>
      </w:pPr>
      <w:r>
        <w:t>def Performance.</w:t>
      </w:r>
      <w:r w:rsidR="009C528F">
        <w:t>RegisterPerformanceNotification</w:t>
      </w:r>
      <w:r>
        <w:t>()</w:t>
      </w:r>
    </w:p>
    <w:p w:rsidR="009C528F" w:rsidRDefault="006C4764" w:rsidP="006C4764">
      <w:pPr>
        <w:ind w:left="360"/>
      </w:pPr>
      <w:r>
        <w:t>def Performance.</w:t>
      </w:r>
      <w:r w:rsidR="009C528F">
        <w:t>DeregisterPerformanceNotification</w:t>
      </w:r>
      <w:r>
        <w:t>()</w:t>
      </w:r>
    </w:p>
    <w:p w:rsidR="009C528F" w:rsidRDefault="006C4764" w:rsidP="006C4764">
      <w:pPr>
        <w:ind w:left="360"/>
      </w:pPr>
      <w:r>
        <w:t>def Performance.ListPerformanceData</w:t>
      </w:r>
      <w:r w:rsidR="009C528F">
        <w:t>Information</w:t>
      </w:r>
      <w:r>
        <w:t>()</w:t>
      </w:r>
    </w:p>
    <w:p w:rsidR="00BB3C9E" w:rsidRDefault="00BB3C9E" w:rsidP="00C35DDF"/>
    <w:p w:rsidR="00BB3C9E" w:rsidRDefault="00874974" w:rsidP="00874974">
      <w:pPr>
        <w:pStyle w:val="Heading3"/>
      </w:pPr>
      <w:bookmarkStart w:id="8136" w:name="_Toc477880927"/>
      <w:r>
        <w:t>Software Image</w:t>
      </w:r>
      <w:bookmarkEnd w:id="8136"/>
    </w:p>
    <w:p w:rsidR="00874974" w:rsidRDefault="00F3163D" w:rsidP="00C35DDF">
      <w:r>
        <w:t>The group of Software Image includes all commands related to the software Images.</w:t>
      </w:r>
    </w:p>
    <w:p w:rsidR="00F3163D" w:rsidRDefault="00F3163D"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8137" w:name="_Toc477275703"/>
            <w:r>
              <w:t xml:space="preserve">Function: </w:t>
            </w:r>
            <w:r w:rsidR="00ED4205">
              <w:t>VNFM.</w:t>
            </w:r>
            <w:r w:rsidR="00692870">
              <w:t>swImage.ListSwImage</w:t>
            </w:r>
            <w:r>
              <w:t>()</w:t>
            </w:r>
            <w:bookmarkEnd w:id="8137"/>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bookmarkStart w:id="8138" w:name="swImage_ListSwImage"/>
            <w:r>
              <w:t>Input:</w:t>
            </w:r>
          </w:p>
        </w:tc>
        <w:tc>
          <w:tcPr>
            <w:tcW w:w="7979" w:type="dxa"/>
            <w:tcBorders>
              <w:top w:val="single" w:sz="2" w:space="0" w:color="auto"/>
              <w:left w:val="single" w:sz="2" w:space="0" w:color="auto"/>
              <w:bottom w:val="single" w:sz="2" w:space="0" w:color="auto"/>
              <w:right w:val="single" w:sz="2" w:space="0" w:color="auto"/>
            </w:tcBorders>
          </w:tcPr>
          <w:p w:rsidR="00B94DE1" w:rsidRDefault="00850282" w:rsidP="009C528F">
            <w:pPr>
              <w:pStyle w:val="TestCaseInfo"/>
              <w:rPr>
                <w:lang w:eastAsia="zh-CN"/>
              </w:rPr>
            </w:pPr>
            <w:r>
              <w:rPr>
                <w:lang w:eastAsia="zh-CN"/>
              </w:rPr>
              <w:t>Filter Parameter:</w:t>
            </w:r>
          </w:p>
          <w:p w:rsidR="00802ED5" w:rsidRDefault="00E16BA7" w:rsidP="00FD6C0C">
            <w:pPr>
              <w:pStyle w:val="TestCaseInfo"/>
              <w:numPr>
                <w:ilvl w:val="0"/>
                <w:numId w:val="138"/>
              </w:numPr>
              <w:rPr>
                <w:lang w:eastAsia="zh-CN"/>
              </w:rPr>
            </w:pPr>
            <w:r>
              <w:rPr>
                <w:lang w:eastAsia="zh-CN"/>
              </w:rPr>
              <w:t>ComputeImage</w:t>
            </w:r>
            <w:r w:rsidR="00802ED5">
              <w:rPr>
                <w:lang w:eastAsia="zh-CN"/>
              </w:rPr>
              <w:t>ID</w:t>
            </w:r>
          </w:p>
          <w:p w:rsidR="00802ED5" w:rsidRDefault="00802ED5" w:rsidP="00FD6C0C">
            <w:pPr>
              <w:pStyle w:val="TestCaseInfo"/>
              <w:numPr>
                <w:ilvl w:val="0"/>
                <w:numId w:val="138"/>
              </w:numPr>
              <w:rPr>
                <w:lang w:eastAsia="zh-CN"/>
              </w:rPr>
            </w:pPr>
            <w:r>
              <w:rPr>
                <w:lang w:eastAsia="zh-CN"/>
              </w:rPr>
              <w:t>Name</w:t>
            </w:r>
          </w:p>
          <w:p w:rsidR="00802ED5" w:rsidRDefault="00802ED5" w:rsidP="00FD6C0C">
            <w:pPr>
              <w:pStyle w:val="TestCaseInfo"/>
              <w:numPr>
                <w:ilvl w:val="0"/>
                <w:numId w:val="138"/>
              </w:numPr>
              <w:rPr>
                <w:lang w:eastAsia="zh-CN"/>
              </w:rPr>
            </w:pPr>
            <w:r>
              <w:rPr>
                <w:lang w:eastAsia="zh-CN"/>
              </w:rPr>
              <w:t>Provider</w:t>
            </w:r>
          </w:p>
          <w:p w:rsidR="00802ED5" w:rsidRDefault="00802ED5" w:rsidP="00FD6C0C">
            <w:pPr>
              <w:pStyle w:val="TestCaseInfo"/>
              <w:numPr>
                <w:ilvl w:val="0"/>
                <w:numId w:val="138"/>
              </w:numPr>
              <w:rPr>
                <w:lang w:eastAsia="zh-CN"/>
              </w:rPr>
            </w:pPr>
            <w:r>
              <w:rPr>
                <w:lang w:eastAsia="zh-CN"/>
              </w:rPr>
              <w:t>Version</w:t>
            </w:r>
          </w:p>
          <w:p w:rsidR="00802ED5" w:rsidRDefault="00802ED5" w:rsidP="00FD6C0C">
            <w:pPr>
              <w:pStyle w:val="TestCaseInfo"/>
              <w:numPr>
                <w:ilvl w:val="0"/>
                <w:numId w:val="138"/>
              </w:numPr>
              <w:rPr>
                <w:lang w:eastAsia="zh-CN"/>
              </w:rPr>
            </w:pPr>
            <w:r>
              <w:rPr>
                <w:lang w:eastAsia="zh-CN"/>
              </w:rPr>
              <w:t>checksum</w:t>
            </w:r>
          </w:p>
          <w:p w:rsidR="00802ED5" w:rsidRDefault="00802ED5" w:rsidP="00FD6C0C">
            <w:pPr>
              <w:pStyle w:val="TestCaseInfo"/>
              <w:numPr>
                <w:ilvl w:val="0"/>
                <w:numId w:val="138"/>
              </w:numPr>
              <w:rPr>
                <w:lang w:eastAsia="zh-CN"/>
              </w:rPr>
            </w:pPr>
            <w:r>
              <w:rPr>
                <w:lang w:eastAsia="zh-CN"/>
              </w:rPr>
              <w:t>Container Format</w:t>
            </w:r>
          </w:p>
          <w:p w:rsidR="00802ED5" w:rsidRDefault="00802ED5" w:rsidP="00FD6C0C">
            <w:pPr>
              <w:pStyle w:val="TestCaseInfo"/>
              <w:numPr>
                <w:ilvl w:val="0"/>
                <w:numId w:val="138"/>
              </w:numPr>
              <w:rPr>
                <w:lang w:eastAsia="zh-CN"/>
              </w:rPr>
            </w:pPr>
            <w:r>
              <w:rPr>
                <w:lang w:eastAsia="zh-CN"/>
              </w:rPr>
              <w:t>Disk Format</w:t>
            </w:r>
          </w:p>
          <w:p w:rsidR="00802ED5" w:rsidRDefault="00802ED5" w:rsidP="00FD6C0C">
            <w:pPr>
              <w:pStyle w:val="TestCaseInfo"/>
              <w:numPr>
                <w:ilvl w:val="0"/>
                <w:numId w:val="138"/>
              </w:numPr>
              <w:rPr>
                <w:lang w:eastAsia="zh-CN"/>
              </w:rPr>
            </w:pPr>
            <w:r>
              <w:rPr>
                <w:lang w:eastAsia="zh-CN"/>
              </w:rPr>
              <w:t>Create date</w:t>
            </w:r>
          </w:p>
          <w:p w:rsidR="00802ED5" w:rsidRDefault="00802ED5" w:rsidP="00FD6C0C">
            <w:pPr>
              <w:pStyle w:val="TestCaseInfo"/>
              <w:numPr>
                <w:ilvl w:val="0"/>
                <w:numId w:val="138"/>
              </w:numPr>
              <w:rPr>
                <w:lang w:eastAsia="zh-CN"/>
              </w:rPr>
            </w:pPr>
            <w:r>
              <w:rPr>
                <w:lang w:eastAsia="zh-CN"/>
              </w:rPr>
              <w:t>Update Date</w:t>
            </w:r>
          </w:p>
          <w:p w:rsidR="00802ED5" w:rsidRDefault="00802ED5" w:rsidP="00FD6C0C">
            <w:pPr>
              <w:pStyle w:val="TestCaseInfo"/>
              <w:numPr>
                <w:ilvl w:val="0"/>
                <w:numId w:val="138"/>
              </w:numPr>
              <w:rPr>
                <w:lang w:eastAsia="zh-CN"/>
              </w:rPr>
            </w:pPr>
            <w:r>
              <w:rPr>
                <w:lang w:eastAsia="zh-CN"/>
              </w:rPr>
              <w:t>Size of the software</w:t>
            </w:r>
          </w:p>
          <w:p w:rsidR="00802ED5" w:rsidRDefault="00802ED5" w:rsidP="00FD6C0C">
            <w:pPr>
              <w:pStyle w:val="TestCaseInfo"/>
              <w:numPr>
                <w:ilvl w:val="0"/>
                <w:numId w:val="138"/>
              </w:numPr>
              <w:rPr>
                <w:lang w:eastAsia="zh-CN"/>
              </w:rPr>
            </w:pPr>
            <w:r>
              <w:rPr>
                <w:lang w:eastAsia="zh-CN"/>
              </w:rPr>
              <w:t>Status of the software</w:t>
            </w:r>
          </w:p>
          <w:p w:rsidR="00850282" w:rsidRDefault="00802ED5" w:rsidP="00FD6C0C">
            <w:pPr>
              <w:pStyle w:val="TestCaseInfo"/>
              <w:numPr>
                <w:ilvl w:val="0"/>
                <w:numId w:val="138"/>
              </w:numPr>
              <w:rPr>
                <w:lang w:eastAsia="zh-CN"/>
              </w:rPr>
            </w:pPr>
            <w:r>
              <w:rPr>
                <w:lang w:eastAsia="zh-CN"/>
              </w:rPr>
              <w:t>User defined meta Data</w:t>
            </w:r>
          </w:p>
          <w:p w:rsidR="00802ED5" w:rsidRPr="00D67489" w:rsidRDefault="00802ED5" w:rsidP="00802ED5">
            <w:pPr>
              <w:pStyle w:val="TestCaseInfo"/>
              <w:rPr>
                <w:lang w:eastAsia="zh-CN"/>
              </w:rPr>
            </w:pPr>
            <w:r>
              <w:rPr>
                <w:lang w:eastAsia="zh-CN"/>
              </w:rPr>
              <w:t>If none is given, no filter should be applied</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802ED5" w:rsidP="00802ED5">
            <w:pPr>
              <w:pStyle w:val="TestCaseInfo"/>
              <w:rPr>
                <w:lang w:eastAsia="zh-CN"/>
              </w:rPr>
            </w:pPr>
            <w:r>
              <w:rPr>
                <w:lang w:eastAsia="zh-CN"/>
              </w:rPr>
              <w:t>List of Software Images with the following information per image:</w:t>
            </w:r>
          </w:p>
          <w:p w:rsidR="00802ED5" w:rsidRDefault="00781CED" w:rsidP="00FD6C0C">
            <w:pPr>
              <w:pStyle w:val="TestCaseInfo"/>
              <w:numPr>
                <w:ilvl w:val="0"/>
                <w:numId w:val="138"/>
              </w:numPr>
              <w:rPr>
                <w:lang w:eastAsia="zh-CN"/>
              </w:rPr>
            </w:pPr>
            <w:r>
              <w:rPr>
                <w:lang w:eastAsia="zh-CN"/>
              </w:rPr>
              <w:t>vnfPackageID</w:t>
            </w:r>
          </w:p>
          <w:p w:rsidR="00802ED5" w:rsidRDefault="00802ED5" w:rsidP="00FD6C0C">
            <w:pPr>
              <w:pStyle w:val="TestCaseInfo"/>
              <w:numPr>
                <w:ilvl w:val="0"/>
                <w:numId w:val="138"/>
              </w:numPr>
              <w:rPr>
                <w:lang w:eastAsia="zh-CN"/>
              </w:rPr>
            </w:pPr>
            <w:r>
              <w:rPr>
                <w:lang w:eastAsia="zh-CN"/>
              </w:rPr>
              <w:t>Name</w:t>
            </w:r>
          </w:p>
          <w:p w:rsidR="00802ED5" w:rsidRDefault="00802ED5" w:rsidP="00FD6C0C">
            <w:pPr>
              <w:pStyle w:val="TestCaseInfo"/>
              <w:numPr>
                <w:ilvl w:val="0"/>
                <w:numId w:val="138"/>
              </w:numPr>
              <w:rPr>
                <w:lang w:eastAsia="zh-CN"/>
              </w:rPr>
            </w:pPr>
            <w:r>
              <w:rPr>
                <w:lang w:eastAsia="zh-CN"/>
              </w:rPr>
              <w:t>Provider</w:t>
            </w:r>
          </w:p>
          <w:p w:rsidR="00802ED5" w:rsidRDefault="00802ED5" w:rsidP="00FD6C0C">
            <w:pPr>
              <w:pStyle w:val="TestCaseInfo"/>
              <w:numPr>
                <w:ilvl w:val="0"/>
                <w:numId w:val="138"/>
              </w:numPr>
              <w:rPr>
                <w:lang w:eastAsia="zh-CN"/>
              </w:rPr>
            </w:pPr>
            <w:r>
              <w:rPr>
                <w:lang w:eastAsia="zh-CN"/>
              </w:rPr>
              <w:t>Version</w:t>
            </w:r>
          </w:p>
          <w:p w:rsidR="00802ED5" w:rsidRDefault="00802ED5" w:rsidP="00FD6C0C">
            <w:pPr>
              <w:pStyle w:val="TestCaseInfo"/>
              <w:numPr>
                <w:ilvl w:val="0"/>
                <w:numId w:val="138"/>
              </w:numPr>
              <w:rPr>
                <w:lang w:eastAsia="zh-CN"/>
              </w:rPr>
            </w:pPr>
            <w:r>
              <w:rPr>
                <w:lang w:eastAsia="zh-CN"/>
              </w:rPr>
              <w:lastRenderedPageBreak/>
              <w:t>checksum</w:t>
            </w:r>
          </w:p>
          <w:p w:rsidR="00802ED5" w:rsidRDefault="00802ED5" w:rsidP="00FD6C0C">
            <w:pPr>
              <w:pStyle w:val="TestCaseInfo"/>
              <w:numPr>
                <w:ilvl w:val="0"/>
                <w:numId w:val="138"/>
              </w:numPr>
              <w:rPr>
                <w:lang w:eastAsia="zh-CN"/>
              </w:rPr>
            </w:pPr>
            <w:r>
              <w:rPr>
                <w:lang w:eastAsia="zh-CN"/>
              </w:rPr>
              <w:t>Container Format</w:t>
            </w:r>
          </w:p>
          <w:p w:rsidR="00802ED5" w:rsidRDefault="00802ED5" w:rsidP="00FD6C0C">
            <w:pPr>
              <w:pStyle w:val="TestCaseInfo"/>
              <w:numPr>
                <w:ilvl w:val="0"/>
                <w:numId w:val="138"/>
              </w:numPr>
              <w:rPr>
                <w:lang w:eastAsia="zh-CN"/>
              </w:rPr>
            </w:pPr>
            <w:r>
              <w:rPr>
                <w:lang w:eastAsia="zh-CN"/>
              </w:rPr>
              <w:t>Disk Format</w:t>
            </w:r>
          </w:p>
          <w:p w:rsidR="00802ED5" w:rsidRDefault="00802ED5" w:rsidP="00FD6C0C">
            <w:pPr>
              <w:pStyle w:val="TestCaseInfo"/>
              <w:numPr>
                <w:ilvl w:val="0"/>
                <w:numId w:val="138"/>
              </w:numPr>
              <w:rPr>
                <w:lang w:eastAsia="zh-CN"/>
              </w:rPr>
            </w:pPr>
            <w:r>
              <w:rPr>
                <w:lang w:eastAsia="zh-CN"/>
              </w:rPr>
              <w:t>Create date</w:t>
            </w:r>
          </w:p>
          <w:p w:rsidR="00802ED5" w:rsidRDefault="00802ED5" w:rsidP="00FD6C0C">
            <w:pPr>
              <w:pStyle w:val="TestCaseInfo"/>
              <w:numPr>
                <w:ilvl w:val="0"/>
                <w:numId w:val="138"/>
              </w:numPr>
              <w:rPr>
                <w:lang w:eastAsia="zh-CN"/>
              </w:rPr>
            </w:pPr>
            <w:r>
              <w:rPr>
                <w:lang w:eastAsia="zh-CN"/>
              </w:rPr>
              <w:t>Update Date</w:t>
            </w:r>
          </w:p>
          <w:p w:rsidR="00802ED5" w:rsidRDefault="00802ED5" w:rsidP="00FD6C0C">
            <w:pPr>
              <w:pStyle w:val="TestCaseInfo"/>
              <w:numPr>
                <w:ilvl w:val="0"/>
                <w:numId w:val="138"/>
              </w:numPr>
              <w:rPr>
                <w:lang w:eastAsia="zh-CN"/>
              </w:rPr>
            </w:pPr>
            <w:r>
              <w:rPr>
                <w:lang w:eastAsia="zh-CN"/>
              </w:rPr>
              <w:t>Size of the software</w:t>
            </w:r>
          </w:p>
          <w:p w:rsidR="00802ED5" w:rsidRDefault="00802ED5" w:rsidP="00FD6C0C">
            <w:pPr>
              <w:pStyle w:val="TestCaseInfo"/>
              <w:numPr>
                <w:ilvl w:val="0"/>
                <w:numId w:val="138"/>
              </w:numPr>
              <w:rPr>
                <w:lang w:eastAsia="zh-CN"/>
              </w:rPr>
            </w:pPr>
            <w:r>
              <w:rPr>
                <w:lang w:eastAsia="zh-CN"/>
              </w:rPr>
              <w:t>Status of the software</w:t>
            </w:r>
          </w:p>
          <w:p w:rsidR="00802ED5" w:rsidRDefault="00802ED5" w:rsidP="00FD6C0C">
            <w:pPr>
              <w:pStyle w:val="TestCaseInfo"/>
              <w:numPr>
                <w:ilvl w:val="0"/>
                <w:numId w:val="138"/>
              </w:numPr>
              <w:rPr>
                <w:lang w:eastAsia="zh-CN"/>
              </w:rPr>
            </w:pPr>
            <w:r>
              <w:rPr>
                <w:lang w:eastAsia="zh-CN"/>
              </w:rPr>
              <w:t>User defined meta Data</w:t>
            </w:r>
          </w:p>
          <w:p w:rsidR="00802ED5" w:rsidRDefault="00802ED5" w:rsidP="00802ED5">
            <w:pPr>
              <w:pStyle w:val="TestCaseInfo"/>
              <w:rPr>
                <w:lang w:eastAsia="zh-CN"/>
              </w:rPr>
            </w:pPr>
            <w:r>
              <w:rPr>
                <w:lang w:eastAsia="zh-CN"/>
              </w:rPr>
              <w:t>If none is returned, no software image found.</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802ED5" w:rsidP="009C528F">
            <w:pPr>
              <w:pStyle w:val="TestCaseInfo"/>
              <w:rPr>
                <w:lang w:eastAsia="zh-CN"/>
              </w:rPr>
            </w:pPr>
            <w:r>
              <w:rPr>
                <w:lang w:eastAsia="zh-CN"/>
              </w:rPr>
              <w:t>The command returns the installed software images by applying the filter and further reducing the list.</w:t>
            </w:r>
          </w:p>
        </w:tc>
      </w:tr>
      <w:bookmarkEnd w:id="8138"/>
    </w:tbl>
    <w:p w:rsidR="00B94DE1" w:rsidRDefault="00B94DE1" w:rsidP="00B94DE1"/>
    <w:p w:rsidR="00874974" w:rsidRDefault="00874974" w:rsidP="00874974">
      <w:pPr>
        <w:pStyle w:val="Heading3"/>
      </w:pPr>
      <w:bookmarkStart w:id="8139" w:name="_Toc477880928"/>
      <w:r>
        <w:t>VNFD</w:t>
      </w:r>
      <w:bookmarkEnd w:id="8139"/>
    </w:p>
    <w:p w:rsidR="00874974" w:rsidRDefault="00F3163D" w:rsidP="00B94DE1">
      <w:r>
        <w:t>The VNFD commands give access to the VNFD provided by the VNFM.</w:t>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C4764" w:rsidTr="00E7531B">
        <w:tc>
          <w:tcPr>
            <w:tcW w:w="9330" w:type="dxa"/>
            <w:gridSpan w:val="2"/>
            <w:tcBorders>
              <w:top w:val="single" w:sz="2" w:space="0" w:color="auto"/>
              <w:left w:val="single" w:sz="2" w:space="0" w:color="auto"/>
              <w:bottom w:val="single" w:sz="2" w:space="0" w:color="auto"/>
              <w:right w:val="single" w:sz="2" w:space="0" w:color="auto"/>
            </w:tcBorders>
            <w:hideMark/>
          </w:tcPr>
          <w:p w:rsidR="006C4764" w:rsidRDefault="006C4764" w:rsidP="008E2D32">
            <w:pPr>
              <w:pStyle w:val="Function"/>
            </w:pPr>
            <w:bookmarkStart w:id="8140" w:name="_Toc477275704"/>
            <w:r>
              <w:t xml:space="preserve">Function: </w:t>
            </w:r>
            <w:r w:rsidR="00ED4205">
              <w:t>VNFM.</w:t>
            </w:r>
            <w:r w:rsidR="00292340" w:rsidRPr="00292340">
              <w:t>VNFD.GetLifecyleManagementInfo</w:t>
            </w:r>
            <w:r>
              <w:t>()</w:t>
            </w:r>
            <w:bookmarkEnd w:id="8140"/>
          </w:p>
        </w:tc>
      </w:tr>
      <w:tr w:rsidR="006C4764"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C4764" w:rsidRPr="00D67489" w:rsidRDefault="00781CED" w:rsidP="00E7531B">
            <w:pPr>
              <w:pStyle w:val="TestCaseInfo"/>
              <w:rPr>
                <w:lang w:eastAsia="zh-CN"/>
              </w:rPr>
            </w:pPr>
            <w:r>
              <w:rPr>
                <w:lang w:eastAsia="zh-CN"/>
              </w:rPr>
              <w:t>vnfPackageID</w:t>
            </w:r>
          </w:p>
        </w:tc>
      </w:tr>
      <w:tr w:rsidR="006C4764"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E7531B">
            <w:pPr>
              <w:pStyle w:val="TestCaseInfo"/>
              <w:rPr>
                <w:lang w:eastAsia="zh-CN"/>
              </w:rPr>
            </w:pPr>
            <w:r>
              <w:rPr>
                <w:lang w:eastAsia="zh-CN"/>
              </w:rPr>
              <w:t>Lifecycle Management Information</w:t>
            </w:r>
          </w:p>
        </w:tc>
      </w:tr>
      <w:tr w:rsidR="006C4764"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E7531B">
            <w:pPr>
              <w:pStyle w:val="TestCaseInfo"/>
              <w:rPr>
                <w:lang w:eastAsia="zh-CN"/>
              </w:rPr>
            </w:pPr>
            <w:r>
              <w:rPr>
                <w:lang w:eastAsia="zh-CN"/>
              </w:rPr>
              <w:t>The command retrieves the lifecycle management information from the VNFD.</w:t>
            </w:r>
          </w:p>
        </w:tc>
      </w:tr>
    </w:tbl>
    <w:p w:rsidR="006C4764" w:rsidRDefault="006C4764"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C4764" w:rsidTr="00E7531B">
        <w:tc>
          <w:tcPr>
            <w:tcW w:w="9330" w:type="dxa"/>
            <w:gridSpan w:val="2"/>
            <w:tcBorders>
              <w:top w:val="single" w:sz="2" w:space="0" w:color="auto"/>
              <w:left w:val="single" w:sz="2" w:space="0" w:color="auto"/>
              <w:bottom w:val="single" w:sz="2" w:space="0" w:color="auto"/>
              <w:right w:val="single" w:sz="2" w:space="0" w:color="auto"/>
            </w:tcBorders>
            <w:hideMark/>
          </w:tcPr>
          <w:p w:rsidR="006C4764" w:rsidRDefault="006C4764" w:rsidP="008E2D32">
            <w:pPr>
              <w:pStyle w:val="Function"/>
            </w:pPr>
            <w:bookmarkStart w:id="8141" w:name="_Toc477275705"/>
            <w:r>
              <w:t xml:space="preserve">Function: </w:t>
            </w:r>
            <w:r w:rsidR="00ED4205">
              <w:t>VNFM.</w:t>
            </w:r>
            <w:r w:rsidR="00292340" w:rsidRPr="00292340">
              <w:t>VNFD.GetvResourceList</w:t>
            </w:r>
            <w:r>
              <w:t>()</w:t>
            </w:r>
            <w:bookmarkEnd w:id="8141"/>
          </w:p>
        </w:tc>
      </w:tr>
      <w:tr w:rsidR="006C4764"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FD6C0C">
            <w:pPr>
              <w:pStyle w:val="TestCaseInfo"/>
              <w:numPr>
                <w:ilvl w:val="0"/>
                <w:numId w:val="139"/>
              </w:numPr>
              <w:rPr>
                <w:lang w:eastAsia="zh-CN"/>
              </w:rPr>
            </w:pPr>
            <w:r>
              <w:rPr>
                <w:lang w:eastAsia="zh-CN"/>
              </w:rPr>
              <w:t>Software Image ID</w:t>
            </w:r>
          </w:p>
          <w:p w:rsidR="00802ED5" w:rsidRDefault="00802ED5" w:rsidP="00FD6C0C">
            <w:pPr>
              <w:pStyle w:val="TestCaseInfo"/>
              <w:numPr>
                <w:ilvl w:val="0"/>
                <w:numId w:val="139"/>
              </w:numPr>
              <w:rPr>
                <w:lang w:eastAsia="zh-CN"/>
              </w:rPr>
            </w:pPr>
            <w:r>
              <w:rPr>
                <w:lang w:eastAsia="zh-CN"/>
              </w:rPr>
              <w:t>Traffic Load:</w:t>
            </w:r>
          </w:p>
          <w:p w:rsidR="00802ED5" w:rsidRDefault="00B56E26" w:rsidP="00FD6C0C">
            <w:pPr>
              <w:pStyle w:val="TestCaseInfo"/>
              <w:numPr>
                <w:ilvl w:val="1"/>
                <w:numId w:val="139"/>
              </w:numPr>
              <w:rPr>
                <w:lang w:eastAsia="zh-CN"/>
              </w:rPr>
            </w:pPr>
            <w:r>
              <w:rPr>
                <w:lang w:eastAsia="zh-CN"/>
              </w:rPr>
              <w:t>Initial</w:t>
            </w:r>
          </w:p>
          <w:p w:rsidR="00802ED5" w:rsidRDefault="00802ED5" w:rsidP="00FD6C0C">
            <w:pPr>
              <w:pStyle w:val="TestCaseInfo"/>
              <w:numPr>
                <w:ilvl w:val="1"/>
                <w:numId w:val="139"/>
              </w:numPr>
              <w:rPr>
                <w:lang w:eastAsia="zh-CN"/>
              </w:rPr>
            </w:pPr>
            <w:r>
              <w:rPr>
                <w:lang w:eastAsia="zh-CN"/>
              </w:rPr>
              <w:t>Low traffic load</w:t>
            </w:r>
          </w:p>
          <w:p w:rsidR="00802ED5" w:rsidRDefault="00802ED5" w:rsidP="00FD6C0C">
            <w:pPr>
              <w:pStyle w:val="TestCaseInfo"/>
              <w:numPr>
                <w:ilvl w:val="1"/>
                <w:numId w:val="139"/>
              </w:numPr>
              <w:rPr>
                <w:lang w:eastAsia="zh-CN"/>
              </w:rPr>
            </w:pPr>
            <w:r>
              <w:rPr>
                <w:lang w:eastAsia="zh-CN"/>
              </w:rPr>
              <w:t xml:space="preserve">Normal </w:t>
            </w:r>
            <w:r w:rsidR="00B56E26">
              <w:rPr>
                <w:lang w:eastAsia="zh-CN"/>
              </w:rPr>
              <w:t>traffic</w:t>
            </w:r>
          </w:p>
          <w:p w:rsidR="00802ED5" w:rsidRPr="00D67489" w:rsidRDefault="00802ED5" w:rsidP="00FD6C0C">
            <w:pPr>
              <w:pStyle w:val="TestCaseInfo"/>
              <w:numPr>
                <w:ilvl w:val="1"/>
                <w:numId w:val="139"/>
              </w:numPr>
              <w:rPr>
                <w:lang w:eastAsia="zh-CN"/>
              </w:rPr>
            </w:pPr>
            <w:r>
              <w:rPr>
                <w:lang w:eastAsia="zh-CN"/>
              </w:rPr>
              <w:t>Max traffic load</w:t>
            </w:r>
          </w:p>
        </w:tc>
      </w:tr>
      <w:tr w:rsidR="006C4764"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E7531B">
            <w:pPr>
              <w:pStyle w:val="TestCaseInfo"/>
              <w:rPr>
                <w:lang w:eastAsia="zh-CN"/>
              </w:rPr>
            </w:pPr>
            <w:r>
              <w:rPr>
                <w:lang w:eastAsia="zh-CN"/>
              </w:rPr>
              <w:t>vResource List of the Software Image for the specified traffic load</w:t>
            </w:r>
          </w:p>
        </w:tc>
      </w:tr>
      <w:tr w:rsidR="006C4764"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E7531B">
            <w:pPr>
              <w:pStyle w:val="TestCaseInfo"/>
              <w:rPr>
                <w:lang w:eastAsia="zh-CN"/>
              </w:rPr>
            </w:pPr>
            <w:r>
              <w:rPr>
                <w:lang w:eastAsia="zh-CN"/>
              </w:rPr>
              <w:t>The command returns the vResource list for the specified traffic load. The VNF would have allocated the vResources when the specified traffic load would be applied.</w:t>
            </w:r>
          </w:p>
        </w:tc>
      </w:tr>
    </w:tbl>
    <w:p w:rsidR="006C4764" w:rsidRDefault="006C4764"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42" w:name="_Toc477275706"/>
            <w:r>
              <w:t xml:space="preserve">Function: </w:t>
            </w:r>
            <w:r w:rsidR="00ED4205">
              <w:t>VNFM.</w:t>
            </w:r>
            <w:r w:rsidRPr="00292340">
              <w:t>VNFD.GetvStorageSize</w:t>
            </w:r>
            <w:r>
              <w:t>()</w:t>
            </w:r>
            <w:bookmarkEnd w:id="8142"/>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FD6C0C">
            <w:pPr>
              <w:pStyle w:val="TestCaseInfo"/>
              <w:numPr>
                <w:ilvl w:val="0"/>
                <w:numId w:val="140"/>
              </w:numPr>
              <w:rPr>
                <w:lang w:eastAsia="zh-CN"/>
              </w:rPr>
            </w:pPr>
            <w:r>
              <w:rPr>
                <w:lang w:eastAsia="zh-CN"/>
              </w:rPr>
              <w:t>Software Image ID</w:t>
            </w:r>
          </w:p>
          <w:p w:rsidR="00B56E26" w:rsidRDefault="00B56E26" w:rsidP="00FD6C0C">
            <w:pPr>
              <w:pStyle w:val="TestCaseInfo"/>
              <w:numPr>
                <w:ilvl w:val="0"/>
                <w:numId w:val="140"/>
              </w:numPr>
              <w:rPr>
                <w:lang w:eastAsia="zh-CN"/>
              </w:rPr>
            </w:pPr>
            <w:r>
              <w:rPr>
                <w:lang w:eastAsia="zh-CN"/>
              </w:rPr>
              <w:t>Traffic Load:</w:t>
            </w:r>
          </w:p>
          <w:p w:rsidR="00B56E26" w:rsidRDefault="00B56E26" w:rsidP="00FD6C0C">
            <w:pPr>
              <w:pStyle w:val="TestCaseInfo"/>
              <w:numPr>
                <w:ilvl w:val="1"/>
                <w:numId w:val="140"/>
              </w:numPr>
              <w:rPr>
                <w:lang w:eastAsia="zh-CN"/>
              </w:rPr>
            </w:pPr>
            <w:r>
              <w:rPr>
                <w:lang w:eastAsia="zh-CN"/>
              </w:rPr>
              <w:t>Initial</w:t>
            </w:r>
          </w:p>
          <w:p w:rsidR="00B56E26" w:rsidRDefault="00B56E26" w:rsidP="00FD6C0C">
            <w:pPr>
              <w:pStyle w:val="TestCaseInfo"/>
              <w:numPr>
                <w:ilvl w:val="1"/>
                <w:numId w:val="140"/>
              </w:numPr>
              <w:rPr>
                <w:lang w:eastAsia="zh-CN"/>
              </w:rPr>
            </w:pPr>
            <w:r>
              <w:rPr>
                <w:lang w:eastAsia="zh-CN"/>
              </w:rPr>
              <w:t>Low traffic load</w:t>
            </w:r>
          </w:p>
          <w:p w:rsidR="00B56E26" w:rsidRDefault="00B56E26" w:rsidP="00FD6C0C">
            <w:pPr>
              <w:pStyle w:val="TestCaseInfo"/>
              <w:numPr>
                <w:ilvl w:val="1"/>
                <w:numId w:val="140"/>
              </w:numPr>
              <w:rPr>
                <w:lang w:eastAsia="zh-CN"/>
              </w:rPr>
            </w:pPr>
            <w:r>
              <w:rPr>
                <w:lang w:eastAsia="zh-CN"/>
              </w:rPr>
              <w:t>Normal traffic</w:t>
            </w:r>
          </w:p>
          <w:p w:rsidR="00292340" w:rsidRPr="00D67489" w:rsidRDefault="00B56E26" w:rsidP="00FD6C0C">
            <w:pPr>
              <w:pStyle w:val="TestCaseInfo"/>
              <w:numPr>
                <w:ilvl w:val="1"/>
                <w:numId w:val="140"/>
              </w:numPr>
              <w:rPr>
                <w:lang w:eastAsia="zh-CN"/>
              </w:rPr>
            </w:pPr>
            <w:r>
              <w:rPr>
                <w:lang w:eastAsia="zh-CN"/>
              </w:rPr>
              <w:t>Max traffic load</w:t>
            </w:r>
          </w:p>
        </w:tc>
      </w:tr>
      <w:tr w:rsidR="00B56E26"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B56E26" w:rsidRDefault="00B56E26" w:rsidP="00B56E2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B56E26">
            <w:pPr>
              <w:pStyle w:val="TestCaseInfo"/>
              <w:rPr>
                <w:lang w:eastAsia="zh-CN"/>
              </w:rPr>
            </w:pPr>
            <w:r>
              <w:rPr>
                <w:lang w:eastAsia="zh-CN"/>
              </w:rPr>
              <w:t>vStorage size for the Software Image for the specified traffic load</w:t>
            </w:r>
          </w:p>
        </w:tc>
      </w:tr>
      <w:tr w:rsidR="00B56E26"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56E26" w:rsidRDefault="00B56E26" w:rsidP="00B56E2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B56E26">
            <w:pPr>
              <w:pStyle w:val="TestCaseInfo"/>
              <w:rPr>
                <w:lang w:eastAsia="zh-CN"/>
              </w:rPr>
            </w:pPr>
            <w:r>
              <w:rPr>
                <w:lang w:eastAsia="zh-CN"/>
              </w:rPr>
              <w:t>The command returns the vStorage size for the specified traffic load. The VNF would have allocated the vStorage size when the specified traffic load would be applied.</w:t>
            </w:r>
          </w:p>
        </w:tc>
      </w:tr>
    </w:tbl>
    <w:p w:rsidR="00292340" w:rsidRDefault="00292340" w:rsidP="00B94DE1"/>
    <w:p w:rsidR="00874974" w:rsidRDefault="00874974" w:rsidP="00874974">
      <w:pPr>
        <w:pStyle w:val="Heading3"/>
      </w:pPr>
      <w:bookmarkStart w:id="8143" w:name="_Toc477880929"/>
      <w:r>
        <w:lastRenderedPageBreak/>
        <w:t>Snapshot</w:t>
      </w:r>
      <w:bookmarkEnd w:id="8143"/>
    </w:p>
    <w:p w:rsidR="00874974" w:rsidRDefault="00F3163D" w:rsidP="00B94DE1">
      <w:r>
        <w:t>Snapshot related commands are listed in this command group.</w:t>
      </w:r>
    </w:p>
    <w:p w:rsidR="00F3163D" w:rsidRDefault="00F3163D"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6180A" w:rsidTr="00342313">
        <w:tc>
          <w:tcPr>
            <w:tcW w:w="9330" w:type="dxa"/>
            <w:gridSpan w:val="2"/>
            <w:tcBorders>
              <w:top w:val="single" w:sz="2" w:space="0" w:color="auto"/>
              <w:left w:val="single" w:sz="2" w:space="0" w:color="auto"/>
              <w:bottom w:val="single" w:sz="2" w:space="0" w:color="auto"/>
              <w:right w:val="single" w:sz="2" w:space="0" w:color="auto"/>
            </w:tcBorders>
            <w:hideMark/>
          </w:tcPr>
          <w:p w:rsidR="0066180A" w:rsidRDefault="0066180A" w:rsidP="00342313">
            <w:pPr>
              <w:pStyle w:val="Function"/>
            </w:pPr>
            <w:bookmarkStart w:id="8144" w:name="_Toc477275707"/>
            <w:r>
              <w:t>Function: VNFM.Snapshot.Create</w:t>
            </w:r>
            <w:r w:rsidR="00913B33">
              <w:t>Vnf</w:t>
            </w:r>
            <w:r>
              <w:t>Snapshot</w:t>
            </w:r>
            <w:r w:rsidRPr="00292340">
              <w:t>Image</w:t>
            </w:r>
            <w:r>
              <w:t>()</w:t>
            </w:r>
            <w:bookmarkEnd w:id="8144"/>
          </w:p>
        </w:tc>
      </w:tr>
      <w:tr w:rsidR="0066180A"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66180A" w:rsidRDefault="0066180A"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6180A" w:rsidRDefault="002D554E" w:rsidP="00342313">
            <w:pPr>
              <w:pStyle w:val="TestCaseInfo"/>
              <w:rPr>
                <w:sz w:val="20"/>
                <w:szCs w:val="20"/>
              </w:rPr>
            </w:pPr>
            <w:r>
              <w:rPr>
                <w:sz w:val="20"/>
                <w:szCs w:val="20"/>
              </w:rPr>
              <w:t>vnfRecord</w:t>
            </w:r>
          </w:p>
          <w:p w:rsidR="00342313" w:rsidRPr="00D67489" w:rsidRDefault="00342313" w:rsidP="00342313">
            <w:pPr>
              <w:pStyle w:val="TestCaseInfo"/>
              <w:rPr>
                <w:lang w:eastAsia="zh-CN"/>
              </w:rPr>
            </w:pPr>
            <w:r>
              <w:rPr>
                <w:sz w:val="20"/>
                <w:szCs w:val="20"/>
              </w:rPr>
              <w:t>snapshotType – SNAPSHOT_TYPE_HOT or SNAPSHOT_TYPE_COLD</w:t>
            </w:r>
          </w:p>
        </w:tc>
      </w:tr>
      <w:tr w:rsidR="0066180A"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66180A" w:rsidRDefault="0066180A"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66180A" w:rsidRDefault="00342313" w:rsidP="00342313">
            <w:pPr>
              <w:pStyle w:val="TestCaseInfo"/>
              <w:rPr>
                <w:lang w:eastAsia="zh-CN"/>
              </w:rPr>
            </w:pPr>
            <w:r>
              <w:rPr>
                <w:lang w:eastAsia="zh-CN"/>
              </w:rPr>
              <w:t>vnfSnapshotID</w:t>
            </w:r>
            <w:r w:rsidDel="00342313">
              <w:rPr>
                <w:lang w:eastAsia="zh-CN"/>
              </w:rPr>
              <w:t xml:space="preserve"> </w:t>
            </w:r>
            <w:r>
              <w:rPr>
                <w:lang w:eastAsia="zh-CN"/>
              </w:rPr>
              <w:tab/>
            </w:r>
            <w:r w:rsidR="0066180A">
              <w:rPr>
                <w:lang w:eastAsia="zh-CN"/>
              </w:rPr>
              <w:tab/>
              <w:t>Success</w:t>
            </w:r>
          </w:p>
          <w:p w:rsidR="0066180A" w:rsidRDefault="0066180A" w:rsidP="00342313">
            <w:pPr>
              <w:pStyle w:val="TestCaseInfo"/>
              <w:rPr>
                <w:lang w:eastAsia="zh-CN"/>
              </w:rPr>
            </w:pPr>
            <w:r>
              <w:rPr>
                <w:lang w:eastAsia="zh-CN"/>
              </w:rPr>
              <w:t>Empty List</w:t>
            </w:r>
            <w:r>
              <w:rPr>
                <w:lang w:eastAsia="zh-CN"/>
              </w:rPr>
              <w:tab/>
            </w:r>
            <w:r>
              <w:rPr>
                <w:lang w:eastAsia="zh-CN"/>
              </w:rPr>
              <w:tab/>
            </w:r>
            <w:r>
              <w:rPr>
                <w:lang w:eastAsia="zh-CN"/>
              </w:rPr>
              <w:tab/>
              <w:t>Failure</w:t>
            </w:r>
            <w:r w:rsidR="002D554E">
              <w:rPr>
                <w:lang w:eastAsia="zh-CN"/>
              </w:rPr>
              <w:t>, e.g. VNF is not instantiated</w:t>
            </w:r>
          </w:p>
        </w:tc>
      </w:tr>
      <w:tr w:rsidR="0066180A"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6180A" w:rsidRDefault="0066180A"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9459FF" w:rsidRDefault="009459FF" w:rsidP="009459FF">
            <w:pPr>
              <w:pStyle w:val="TestCaseInfo"/>
              <w:rPr>
                <w:lang w:eastAsia="zh-CN"/>
              </w:rPr>
            </w:pPr>
            <w:r>
              <w:rPr>
                <w:lang w:eastAsia="zh-CN"/>
              </w:rPr>
              <w:t xml:space="preserve">The command initiates the snapshot image creation of the specified VNF. Snapshots are been created for the compute nodes and the storage nodes. If the VNF would have multiple compute nodes, they would be bundled under a single ComputeImageID. The same applies to storage. This simplifies the later instantiation. </w:t>
            </w:r>
          </w:p>
          <w:p w:rsidR="009459FF" w:rsidRDefault="009459FF" w:rsidP="009459FF">
            <w:pPr>
              <w:pStyle w:val="TestCaseInfo"/>
              <w:rPr>
                <w:color w:val="1F497D"/>
                <w:sz w:val="20"/>
                <w:szCs w:val="20"/>
              </w:rPr>
            </w:pPr>
            <w:r>
              <w:rPr>
                <w:color w:val="1F497D"/>
                <w:sz w:val="20"/>
                <w:szCs w:val="20"/>
              </w:rPr>
              <w:t>There are two types of snapshots, cold snapshot when only the disks of the VNFC’s are captured and warm snapshots when not only the disks, but also the memory and device states of the VNFC’s are captured. A cold snapshot is useful to create backups of the VNF/VNFC while the warm snapshot can be used to debug the VNF/VNFC state after a critical error or can be used for backup purposes if the operating system and application of the VNF/VNFC is able to handle the restoration of past state. This results into following :</w:t>
            </w:r>
          </w:p>
          <w:p w:rsidR="009459FF" w:rsidRDefault="009459FF" w:rsidP="009459FF">
            <w:pPr>
              <w:pStyle w:val="TestCaseInfo"/>
              <w:numPr>
                <w:ilvl w:val="0"/>
                <w:numId w:val="183"/>
              </w:numPr>
              <w:rPr>
                <w:color w:val="1F497D"/>
                <w:sz w:val="20"/>
                <w:szCs w:val="20"/>
              </w:rPr>
            </w:pPr>
            <w:r>
              <w:rPr>
                <w:color w:val="1F497D"/>
                <w:sz w:val="20"/>
                <w:szCs w:val="20"/>
              </w:rPr>
              <w:t>snapshotType is set to SNAPSHOT_TYPE_COLD: VNFM.Snapshot.CreateVnfSnapshotImage() calls only VNFM.Snapshot.CreateStorageImage()</w:t>
            </w:r>
          </w:p>
          <w:p w:rsidR="009459FF" w:rsidRPr="001B1F9D" w:rsidRDefault="009459FF" w:rsidP="009459FF">
            <w:pPr>
              <w:pStyle w:val="TestCaseInfo"/>
              <w:numPr>
                <w:ilvl w:val="0"/>
                <w:numId w:val="183"/>
              </w:numPr>
              <w:rPr>
                <w:lang w:eastAsia="zh-CN"/>
              </w:rPr>
            </w:pPr>
            <w:r>
              <w:rPr>
                <w:color w:val="1F497D"/>
                <w:sz w:val="20"/>
                <w:szCs w:val="20"/>
              </w:rPr>
              <w:t>snapshotType is set to SNAPSHOT_TYPE_WARM: VNFM.Snapshot.CreateVnfSnapshotImage() calls VNFM.Snapshot.CreateStorageImage() and VNFM.Snapshot.CreateComputeImage()</w:t>
            </w:r>
          </w:p>
          <w:p w:rsidR="0066180A" w:rsidRDefault="009459FF" w:rsidP="009459FF">
            <w:pPr>
              <w:pStyle w:val="TestCaseInfo"/>
              <w:rPr>
                <w:lang w:eastAsia="zh-CN"/>
              </w:rPr>
            </w:pPr>
            <w:r>
              <w:rPr>
                <w:color w:val="1F497D"/>
                <w:sz w:val="20"/>
                <w:szCs w:val="20"/>
              </w:rPr>
              <w:t>As a result of this difference of snapshots, each snapshot image must have information of what type it is and the content of it. If snapshot includes only storage, it can not be used to instantiate a whole VNF as the compute (memory) part is missing.</w:t>
            </w:r>
          </w:p>
        </w:tc>
      </w:tr>
    </w:tbl>
    <w:p w:rsidR="0066180A" w:rsidRDefault="0066180A" w:rsidP="0066180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F6112" w:rsidTr="002F6112">
        <w:tc>
          <w:tcPr>
            <w:tcW w:w="9330" w:type="dxa"/>
            <w:gridSpan w:val="2"/>
            <w:tcBorders>
              <w:top w:val="single" w:sz="2" w:space="0" w:color="auto"/>
              <w:left w:val="single" w:sz="2" w:space="0" w:color="auto"/>
              <w:bottom w:val="single" w:sz="2" w:space="0" w:color="auto"/>
              <w:right w:val="single" w:sz="2" w:space="0" w:color="auto"/>
            </w:tcBorders>
            <w:hideMark/>
          </w:tcPr>
          <w:p w:rsidR="002F6112" w:rsidRDefault="002F6112" w:rsidP="002F6112">
            <w:pPr>
              <w:pStyle w:val="Function"/>
            </w:pPr>
            <w:bookmarkStart w:id="8145" w:name="_Toc477275708"/>
            <w:r>
              <w:t>Function: VNFM.</w:t>
            </w:r>
            <w:r w:rsidRPr="00292340">
              <w:t>Snapshot.Delete</w:t>
            </w:r>
            <w:r>
              <w:t>VnfSnapshot</w:t>
            </w:r>
            <w:r w:rsidRPr="00292340">
              <w:t>Image</w:t>
            </w:r>
            <w:r>
              <w:t>()</w:t>
            </w:r>
            <w:bookmarkEnd w:id="8145"/>
          </w:p>
        </w:tc>
      </w:tr>
      <w:tr w:rsidR="002F6112" w:rsidTr="002F6112">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vnfSnapshotID</w:t>
            </w:r>
          </w:p>
          <w:p w:rsidR="002F6112" w:rsidRPr="00D67489" w:rsidRDefault="002F6112" w:rsidP="002F6112">
            <w:pPr>
              <w:pStyle w:val="TestCaseInfo"/>
              <w:rPr>
                <w:lang w:eastAsia="zh-CN"/>
              </w:rPr>
            </w:pPr>
            <w:r>
              <w:rPr>
                <w:sz w:val="20"/>
                <w:szCs w:val="20"/>
              </w:rPr>
              <w:t>snapshotType – SNAPSHOT_TYPE_HOT or SNAPSHOT_TYPE_COLD</w:t>
            </w:r>
          </w:p>
        </w:tc>
      </w:tr>
      <w:tr w:rsidR="002F6112" w:rsidTr="002F6112">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TRUE</w:t>
            </w:r>
            <w:r>
              <w:rPr>
                <w:lang w:eastAsia="zh-CN"/>
              </w:rPr>
              <w:tab/>
            </w:r>
            <w:r>
              <w:rPr>
                <w:lang w:eastAsia="zh-CN"/>
              </w:rPr>
              <w:tab/>
              <w:t>Success</w:t>
            </w:r>
          </w:p>
          <w:p w:rsidR="002F6112" w:rsidRDefault="002F6112" w:rsidP="002F6112">
            <w:pPr>
              <w:pStyle w:val="TestCaseInfo"/>
              <w:rPr>
                <w:lang w:eastAsia="zh-CN"/>
              </w:rPr>
            </w:pPr>
            <w:r>
              <w:rPr>
                <w:lang w:eastAsia="zh-CN"/>
              </w:rPr>
              <w:t>FALSE</w:t>
            </w:r>
            <w:r>
              <w:rPr>
                <w:lang w:eastAsia="zh-CN"/>
              </w:rPr>
              <w:tab/>
            </w:r>
            <w:r>
              <w:rPr>
                <w:lang w:eastAsia="zh-CN"/>
              </w:rPr>
              <w:tab/>
              <w:t>Failure</w:t>
            </w:r>
          </w:p>
        </w:tc>
      </w:tr>
      <w:tr w:rsidR="002F6112" w:rsidTr="002F6112">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The command erases the specified snapshot image based on the provided snapshot Type:</w:t>
            </w:r>
          </w:p>
          <w:p w:rsidR="002F6112" w:rsidRDefault="002F6112" w:rsidP="002F6112">
            <w:pPr>
              <w:rPr>
                <w:color w:val="1F497D"/>
                <w:sz w:val="20"/>
                <w:szCs w:val="20"/>
              </w:rPr>
            </w:pPr>
            <w:r>
              <w:rPr>
                <w:color w:val="1F497D"/>
                <w:sz w:val="20"/>
                <w:szCs w:val="20"/>
              </w:rPr>
              <w:t>snapshotType is set to SNAPSHOT_TYPE_COLD:</w:t>
            </w:r>
          </w:p>
          <w:p w:rsidR="002F6112" w:rsidRDefault="002F6112" w:rsidP="00E77B51">
            <w:pPr>
              <w:ind w:left="720"/>
              <w:rPr>
                <w:color w:val="1F497D"/>
                <w:sz w:val="20"/>
                <w:szCs w:val="20"/>
              </w:rPr>
            </w:pPr>
            <w:r>
              <w:rPr>
                <w:color w:val="1F497D"/>
                <w:sz w:val="20"/>
                <w:szCs w:val="20"/>
              </w:rPr>
              <w:t>VNFM.Snapshot.DeleteVnfSnapshotImage() calls only VNFM.Snapshot.DeleteStorageImage()</w:t>
            </w:r>
          </w:p>
          <w:p w:rsidR="002F6112" w:rsidRDefault="002F6112" w:rsidP="002F6112">
            <w:pPr>
              <w:rPr>
                <w:color w:val="1F497D"/>
                <w:sz w:val="20"/>
                <w:szCs w:val="20"/>
              </w:rPr>
            </w:pPr>
            <w:r>
              <w:rPr>
                <w:color w:val="1F497D"/>
                <w:sz w:val="20"/>
                <w:szCs w:val="20"/>
              </w:rPr>
              <w:t>snapshotType is set to SNAPSHOT_TYPE_WARM:</w:t>
            </w:r>
          </w:p>
          <w:p w:rsidR="002F6112" w:rsidRPr="00E77B51" w:rsidRDefault="002F6112" w:rsidP="00E77B51">
            <w:pPr>
              <w:ind w:left="720"/>
              <w:rPr>
                <w:color w:val="1F497D"/>
                <w:sz w:val="20"/>
                <w:szCs w:val="20"/>
              </w:rPr>
            </w:pPr>
            <w:r>
              <w:rPr>
                <w:color w:val="1F497D"/>
                <w:sz w:val="20"/>
                <w:szCs w:val="20"/>
              </w:rPr>
              <w:t>VNFM.Snapshot.DeleteVnfSnapshotImage() calls VNFM.Snapshot.DeleteStorageImage() and VNFM.Snapshot.DeleteComputeImage()</w:t>
            </w:r>
          </w:p>
        </w:tc>
      </w:tr>
      <w:tr w:rsidR="002F6112" w:rsidTr="002F6112">
        <w:tc>
          <w:tcPr>
            <w:tcW w:w="9330" w:type="dxa"/>
            <w:gridSpan w:val="2"/>
            <w:tcBorders>
              <w:top w:val="single" w:sz="2" w:space="0" w:color="auto"/>
              <w:left w:val="single" w:sz="2" w:space="0" w:color="auto"/>
              <w:bottom w:val="single" w:sz="2" w:space="0" w:color="auto"/>
              <w:right w:val="single" w:sz="2" w:space="0" w:color="auto"/>
            </w:tcBorders>
            <w:hideMark/>
          </w:tcPr>
          <w:p w:rsidR="002F6112" w:rsidRDefault="002F6112" w:rsidP="002F6112">
            <w:pPr>
              <w:pStyle w:val="Function"/>
            </w:pPr>
            <w:bookmarkStart w:id="8146" w:name="_Toc477275709"/>
            <w:r>
              <w:t>Function: VNFM.</w:t>
            </w:r>
            <w:r w:rsidRPr="00292340">
              <w:t>Snapshot.Get</w:t>
            </w:r>
            <w:r w:rsidR="003D1DD0">
              <w:t>VnfS</w:t>
            </w:r>
            <w:r>
              <w:t>napshotImageL</w:t>
            </w:r>
            <w:r w:rsidRPr="00292340">
              <w:t>ist</w:t>
            </w:r>
            <w:r>
              <w:t>()</w:t>
            </w:r>
            <w:bookmarkEnd w:id="8146"/>
          </w:p>
        </w:tc>
      </w:tr>
      <w:tr w:rsidR="002F6112" w:rsidTr="002F6112">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Filter:</w:t>
            </w:r>
          </w:p>
          <w:p w:rsidR="002F6112" w:rsidRDefault="002F6112" w:rsidP="002F6112">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2F6112" w:rsidRDefault="002F6112" w:rsidP="002F6112">
            <w:pPr>
              <w:pStyle w:val="TestCaseInfo"/>
              <w:numPr>
                <w:ilvl w:val="0"/>
                <w:numId w:val="141"/>
              </w:numPr>
              <w:rPr>
                <w:lang w:eastAsia="zh-CN"/>
              </w:rPr>
            </w:pPr>
            <w:r>
              <w:rPr>
                <w:lang w:eastAsia="zh-CN"/>
              </w:rPr>
              <w:t>vnfSnapshotID</w:t>
            </w:r>
          </w:p>
          <w:p w:rsidR="002F6112" w:rsidRDefault="002F6112" w:rsidP="002F6112">
            <w:pPr>
              <w:pStyle w:val="TestCaseInfo"/>
              <w:numPr>
                <w:ilvl w:val="0"/>
                <w:numId w:val="141"/>
              </w:numPr>
              <w:rPr>
                <w:lang w:eastAsia="zh-CN"/>
              </w:rPr>
            </w:pPr>
            <w:r>
              <w:rPr>
                <w:lang w:eastAsia="zh-CN"/>
              </w:rPr>
              <w:t>vnfsnapshotType</w:t>
            </w:r>
          </w:p>
          <w:p w:rsidR="002F6112" w:rsidRDefault="002F6112" w:rsidP="002F6112">
            <w:pPr>
              <w:pStyle w:val="TestCaseInfo"/>
              <w:numPr>
                <w:ilvl w:val="0"/>
                <w:numId w:val="141"/>
              </w:numPr>
              <w:rPr>
                <w:lang w:eastAsia="zh-CN"/>
              </w:rPr>
            </w:pPr>
            <w:r>
              <w:rPr>
                <w:lang w:eastAsia="zh-CN"/>
              </w:rPr>
              <w:lastRenderedPageBreak/>
              <w:t>Date</w:t>
            </w:r>
          </w:p>
          <w:p w:rsidR="002F6112" w:rsidRPr="00D67489" w:rsidRDefault="002F6112" w:rsidP="002F6112">
            <w:pPr>
              <w:pStyle w:val="TestCaseInfo"/>
              <w:numPr>
                <w:ilvl w:val="0"/>
                <w:numId w:val="141"/>
              </w:numPr>
              <w:rPr>
                <w:lang w:eastAsia="zh-CN"/>
              </w:rPr>
            </w:pPr>
            <w:r>
              <w:rPr>
                <w:lang w:eastAsia="zh-CN"/>
              </w:rPr>
              <w:t>Name</w:t>
            </w:r>
          </w:p>
        </w:tc>
      </w:tr>
      <w:tr w:rsidR="002F6112" w:rsidTr="002F6112">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List of vCompute Image information with information per image:</w:t>
            </w:r>
          </w:p>
          <w:p w:rsidR="002F6112" w:rsidRDefault="002F6112" w:rsidP="002F6112">
            <w:pPr>
              <w:pStyle w:val="TestCaseInfo"/>
              <w:numPr>
                <w:ilvl w:val="0"/>
                <w:numId w:val="142"/>
              </w:numPr>
              <w:rPr>
                <w:lang w:eastAsia="zh-CN"/>
              </w:rPr>
            </w:pPr>
            <w:r>
              <w:rPr>
                <w:lang w:eastAsia="zh-CN"/>
              </w:rPr>
              <w:t>vnfSnapshotID</w:t>
            </w:r>
          </w:p>
          <w:p w:rsidR="002F6112" w:rsidRDefault="002F6112" w:rsidP="002F6112">
            <w:pPr>
              <w:pStyle w:val="TestCaseInfo"/>
              <w:numPr>
                <w:ilvl w:val="0"/>
                <w:numId w:val="142"/>
              </w:numPr>
              <w:rPr>
                <w:lang w:eastAsia="zh-CN"/>
              </w:rPr>
            </w:pPr>
            <w:r>
              <w:rPr>
                <w:lang w:eastAsia="zh-CN"/>
              </w:rPr>
              <w:t>vnfsnapshotType</w:t>
            </w:r>
          </w:p>
          <w:p w:rsidR="002F6112" w:rsidRDefault="002F6112" w:rsidP="002F6112">
            <w:pPr>
              <w:pStyle w:val="TestCaseInfo"/>
              <w:numPr>
                <w:ilvl w:val="0"/>
                <w:numId w:val="142"/>
              </w:numPr>
              <w:rPr>
                <w:lang w:eastAsia="zh-CN"/>
              </w:rPr>
            </w:pPr>
            <w:r>
              <w:rPr>
                <w:lang w:eastAsia="zh-CN"/>
              </w:rPr>
              <w:t>Name</w:t>
            </w:r>
          </w:p>
          <w:p w:rsidR="002F6112" w:rsidRDefault="002F6112" w:rsidP="002F6112">
            <w:pPr>
              <w:pStyle w:val="TestCaseInfo"/>
              <w:numPr>
                <w:ilvl w:val="0"/>
                <w:numId w:val="142"/>
              </w:numPr>
              <w:rPr>
                <w:lang w:eastAsia="zh-CN"/>
              </w:rPr>
            </w:pPr>
            <w:r>
              <w:rPr>
                <w:lang w:eastAsia="zh-CN"/>
              </w:rPr>
              <w:t>Date</w:t>
            </w:r>
          </w:p>
          <w:p w:rsidR="002F6112" w:rsidRDefault="002F6112" w:rsidP="002F6112">
            <w:pPr>
              <w:pStyle w:val="TestCaseInfo"/>
              <w:numPr>
                <w:ilvl w:val="0"/>
                <w:numId w:val="142"/>
              </w:numPr>
              <w:rPr>
                <w:lang w:eastAsia="zh-CN"/>
              </w:rPr>
            </w:pPr>
            <w:r>
              <w:rPr>
                <w:lang w:eastAsia="zh-CN"/>
              </w:rPr>
              <w:t>Size</w:t>
            </w:r>
          </w:p>
          <w:p w:rsidR="002F6112" w:rsidRDefault="002F6112" w:rsidP="002F6112">
            <w:pPr>
              <w:pStyle w:val="TestCaseInfo"/>
              <w:numPr>
                <w:ilvl w:val="0"/>
                <w:numId w:val="142"/>
              </w:numPr>
              <w:rPr>
                <w:lang w:eastAsia="zh-CN"/>
              </w:rPr>
            </w:pPr>
            <w:r>
              <w:rPr>
                <w:lang w:eastAsia="zh-CN"/>
              </w:rPr>
              <w:t>Owner</w:t>
            </w:r>
          </w:p>
        </w:tc>
      </w:tr>
      <w:tr w:rsidR="002F6112" w:rsidTr="002F6112">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The command lists all the vnfsnapshot images on the system by applying the specified filter. If the parameter vnfsnapshotType</w:t>
            </w:r>
          </w:p>
          <w:p w:rsidR="002F6112" w:rsidRDefault="002F6112" w:rsidP="002F6112">
            <w:pPr>
              <w:pStyle w:val="TestCaseInfo"/>
              <w:rPr>
                <w:lang w:eastAsia="zh-CN"/>
              </w:rPr>
            </w:pPr>
          </w:p>
          <w:p w:rsidR="002F6112" w:rsidRDefault="002F6112" w:rsidP="002F6112">
            <w:pPr>
              <w:rPr>
                <w:color w:val="1F497D"/>
                <w:sz w:val="20"/>
                <w:szCs w:val="20"/>
              </w:rPr>
            </w:pPr>
            <w:r>
              <w:rPr>
                <w:color w:val="1F497D"/>
                <w:sz w:val="20"/>
                <w:szCs w:val="20"/>
              </w:rPr>
              <w:t>snapshotType is set to SNAPSHOT_TYPE_COLD: VNFM.Snapshot.GetVnfSnapshotImageList() calls only VNFM.Snapshot.GetStorageImageList()</w:t>
            </w:r>
          </w:p>
          <w:p w:rsidR="002F6112" w:rsidRDefault="002F6112" w:rsidP="002F6112">
            <w:pPr>
              <w:rPr>
                <w:color w:val="1F497D"/>
                <w:sz w:val="20"/>
                <w:szCs w:val="20"/>
              </w:rPr>
            </w:pPr>
            <w:r>
              <w:rPr>
                <w:color w:val="1F497D"/>
                <w:sz w:val="20"/>
                <w:szCs w:val="20"/>
              </w:rPr>
              <w:t>2.         snapshotType is set to SNAPSHOT_TYPE_WARM: VNFM.Snapshot.GetVnfSnapshotImageList() calls VNFM.Snapshot.GetStorageImageList() and VNFM.Snapshot.GetComputeImageList() - should return a snapshotID if both compute and storage snapshot exist.</w:t>
            </w:r>
          </w:p>
          <w:p w:rsidR="002F6112" w:rsidRDefault="002F6112" w:rsidP="002F6112">
            <w:pPr>
              <w:pStyle w:val="TestCaseInfo"/>
              <w:rPr>
                <w:lang w:eastAsia="zh-CN"/>
              </w:rPr>
            </w:pPr>
          </w:p>
        </w:tc>
      </w:tr>
    </w:tbl>
    <w:p w:rsidR="0066180A" w:rsidRDefault="0066180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3D1DD0" w:rsidTr="001C4B28">
        <w:tc>
          <w:tcPr>
            <w:tcW w:w="9330" w:type="dxa"/>
            <w:gridSpan w:val="2"/>
            <w:tcBorders>
              <w:top w:val="single" w:sz="2" w:space="0" w:color="auto"/>
              <w:left w:val="single" w:sz="2" w:space="0" w:color="auto"/>
              <w:bottom w:val="single" w:sz="2" w:space="0" w:color="auto"/>
              <w:right w:val="single" w:sz="2" w:space="0" w:color="auto"/>
            </w:tcBorders>
            <w:hideMark/>
          </w:tcPr>
          <w:p w:rsidR="003D1DD0" w:rsidRDefault="003D1DD0" w:rsidP="003D1DD0">
            <w:pPr>
              <w:pStyle w:val="Function"/>
            </w:pPr>
            <w:bookmarkStart w:id="8147" w:name="_Toc477275710"/>
            <w:r>
              <w:t>Function: VNFM.</w:t>
            </w:r>
            <w:r w:rsidRPr="00292340">
              <w:t>Snapshot.Instantiate</w:t>
            </w:r>
            <w:r>
              <w:t>VnfSnapshot</w:t>
            </w:r>
            <w:r w:rsidRPr="00292340">
              <w:t>Image</w:t>
            </w:r>
            <w:r>
              <w:t>()</w:t>
            </w:r>
            <w:bookmarkEnd w:id="8147"/>
          </w:p>
        </w:tc>
      </w:tr>
      <w:tr w:rsidR="003D1DD0" w:rsidTr="001C4B28">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3D1DD0" w:rsidRDefault="003D1DD0" w:rsidP="001C4B28">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3D1DD0" w:rsidRDefault="003D1DD0" w:rsidP="001C4B28">
            <w:pPr>
              <w:pStyle w:val="TestCaseInfo"/>
              <w:rPr>
                <w:lang w:eastAsia="zh-CN"/>
              </w:rPr>
            </w:pPr>
            <w:r>
              <w:rPr>
                <w:sz w:val="20"/>
                <w:szCs w:val="20"/>
              </w:rPr>
              <w:t>vnfRecord</w:t>
            </w:r>
          </w:p>
          <w:p w:rsidR="003D1DD0" w:rsidRPr="00D67489" w:rsidRDefault="003D1DD0" w:rsidP="001C4B28">
            <w:pPr>
              <w:pStyle w:val="TestCaseInfo"/>
              <w:rPr>
                <w:lang w:eastAsia="zh-CN"/>
              </w:rPr>
            </w:pPr>
            <w:r>
              <w:rPr>
                <w:lang w:eastAsia="zh-CN"/>
              </w:rPr>
              <w:t>vnfSnapshotID</w:t>
            </w:r>
          </w:p>
        </w:tc>
      </w:tr>
      <w:tr w:rsidR="003D1DD0" w:rsidTr="001C4B28">
        <w:tc>
          <w:tcPr>
            <w:tcW w:w="1351" w:type="dxa"/>
            <w:tcBorders>
              <w:top w:val="single" w:sz="2" w:space="0" w:color="auto"/>
              <w:left w:val="single" w:sz="2" w:space="0" w:color="auto"/>
              <w:bottom w:val="single" w:sz="2" w:space="0" w:color="auto"/>
              <w:right w:val="single" w:sz="2" w:space="0" w:color="auto"/>
            </w:tcBorders>
            <w:vAlign w:val="center"/>
            <w:hideMark/>
          </w:tcPr>
          <w:p w:rsidR="003D1DD0" w:rsidRDefault="003D1DD0" w:rsidP="001C4B28">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3D1DD0" w:rsidRDefault="003D1DD0" w:rsidP="001C4B28">
            <w:pPr>
              <w:pStyle w:val="TestCaseInfo"/>
              <w:rPr>
                <w:lang w:eastAsia="zh-CN"/>
              </w:rPr>
            </w:pPr>
            <w:r>
              <w:rPr>
                <w:lang w:eastAsia="zh-CN"/>
              </w:rPr>
              <w:t>TRUE</w:t>
            </w:r>
            <w:r>
              <w:rPr>
                <w:lang w:eastAsia="zh-CN"/>
              </w:rPr>
              <w:tab/>
            </w:r>
            <w:r>
              <w:rPr>
                <w:lang w:eastAsia="zh-CN"/>
              </w:rPr>
              <w:tab/>
              <w:t>Success</w:t>
            </w:r>
          </w:p>
          <w:p w:rsidR="003D1DD0" w:rsidRDefault="003D1DD0" w:rsidP="003D1DD0">
            <w:pPr>
              <w:pStyle w:val="TestCaseInfo"/>
              <w:rPr>
                <w:lang w:eastAsia="zh-CN"/>
              </w:rPr>
            </w:pPr>
            <w:r>
              <w:rPr>
                <w:lang w:eastAsia="zh-CN"/>
              </w:rPr>
              <w:t>FALSE</w:t>
            </w:r>
            <w:r>
              <w:rPr>
                <w:lang w:eastAsia="zh-CN"/>
              </w:rPr>
              <w:tab/>
            </w:r>
            <w:r>
              <w:rPr>
                <w:lang w:eastAsia="zh-CN"/>
              </w:rPr>
              <w:tab/>
              <w:t>Failure</w:t>
            </w:r>
          </w:p>
        </w:tc>
      </w:tr>
      <w:tr w:rsidR="003D1DD0" w:rsidTr="001C4B2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3D1DD0" w:rsidRDefault="003D1DD0" w:rsidP="001C4B2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3D1DD0" w:rsidRDefault="003D1DD0" w:rsidP="003D1DD0">
            <w:pPr>
              <w:pStyle w:val="TestCaseInfo"/>
              <w:rPr>
                <w:lang w:eastAsia="zh-CN"/>
              </w:rPr>
            </w:pPr>
            <w:r>
              <w:rPr>
                <w:lang w:eastAsia="zh-CN"/>
              </w:rPr>
              <w:t>The command instantiates the stored vnfSnapshot image which may include Compute image and Storage Image to form a VNF. The snapshotID should include all required images to instantiate the VNF. The instantiation is driven by the VNF snapshot type:</w:t>
            </w:r>
          </w:p>
          <w:p w:rsidR="003D1DD0" w:rsidRDefault="003D1DD0" w:rsidP="003D1DD0">
            <w:pPr>
              <w:rPr>
                <w:color w:val="1F497D"/>
                <w:sz w:val="20"/>
                <w:szCs w:val="20"/>
              </w:rPr>
            </w:pPr>
            <w:r>
              <w:rPr>
                <w:color w:val="1F497D"/>
                <w:sz w:val="20"/>
                <w:szCs w:val="20"/>
              </w:rPr>
              <w:t>snapshotType is set to SNAPSHOT_TYPE_COLD</w:t>
            </w:r>
          </w:p>
          <w:p w:rsidR="003D1DD0" w:rsidRDefault="003D1DD0" w:rsidP="00E77B51">
            <w:pPr>
              <w:ind w:left="720"/>
              <w:rPr>
                <w:color w:val="1F497D"/>
                <w:sz w:val="20"/>
                <w:szCs w:val="20"/>
              </w:rPr>
            </w:pPr>
            <w:r>
              <w:rPr>
                <w:color w:val="1F497D"/>
                <w:sz w:val="20"/>
                <w:szCs w:val="20"/>
              </w:rPr>
              <w:t>VNFM.Snapshot.InstantiateVnfSnapshotImage() calls only VNFM.Snapshot.InstantiateStorageImage()</w:t>
            </w:r>
          </w:p>
          <w:p w:rsidR="003D1DD0" w:rsidRDefault="003D1DD0" w:rsidP="003D1DD0">
            <w:pPr>
              <w:rPr>
                <w:color w:val="1F497D"/>
                <w:sz w:val="20"/>
                <w:szCs w:val="20"/>
              </w:rPr>
            </w:pPr>
            <w:r>
              <w:rPr>
                <w:color w:val="1F497D"/>
                <w:sz w:val="20"/>
                <w:szCs w:val="20"/>
              </w:rPr>
              <w:t>snapshotType is set to SNAPSHOT_TYPE_WARM</w:t>
            </w:r>
          </w:p>
          <w:p w:rsidR="003D1DD0" w:rsidRPr="00E77B51" w:rsidRDefault="003D1DD0" w:rsidP="00E77B51">
            <w:pPr>
              <w:ind w:left="720"/>
              <w:rPr>
                <w:color w:val="1F497D"/>
                <w:sz w:val="20"/>
                <w:szCs w:val="20"/>
              </w:rPr>
            </w:pPr>
            <w:r>
              <w:rPr>
                <w:color w:val="1F497D"/>
                <w:sz w:val="20"/>
                <w:szCs w:val="20"/>
              </w:rPr>
              <w:t>VNFM.Snapshot.InstantiateVnfSnapshotImage() calls VNFM.Snapshot.InstantiateStorageImage() and VNFM.Snapshot.InstantiateComputeImage()</w:t>
            </w:r>
          </w:p>
        </w:tc>
      </w:tr>
    </w:tbl>
    <w:p w:rsidR="002F6112" w:rsidRDefault="002F6112"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48" w:name="_Toc477275711"/>
            <w:r>
              <w:t xml:space="preserve">Function: </w:t>
            </w:r>
            <w:r w:rsidR="00ED4205">
              <w:t>VNFM.</w:t>
            </w:r>
            <w:r w:rsidRPr="00292340">
              <w:t>Snapshot.CreateComputeImage</w:t>
            </w:r>
            <w:r>
              <w:t>()</w:t>
            </w:r>
            <w:bookmarkEnd w:id="8148"/>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6B6C60">
            <w:pPr>
              <w:pStyle w:val="TestCaseInfo"/>
              <w:rPr>
                <w:lang w:eastAsia="zh-CN"/>
              </w:rPr>
            </w:pPr>
            <w:r>
              <w:rPr>
                <w:sz w:val="20"/>
                <w:szCs w:val="20"/>
              </w:rPr>
              <w:t xml:space="preserve"> 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9459FF" w:rsidP="00E7531B">
            <w:pPr>
              <w:pStyle w:val="TestCaseInfo"/>
              <w:rPr>
                <w:lang w:eastAsia="zh-CN"/>
              </w:rPr>
            </w:pPr>
            <w:r>
              <w:rPr>
                <w:lang w:eastAsia="zh-CN"/>
              </w:rPr>
              <w:t>vnfSnapshotID</w:t>
            </w:r>
            <w:r w:rsidR="00B56E26">
              <w:rPr>
                <w:lang w:eastAsia="zh-CN"/>
              </w:rPr>
              <w:tab/>
              <w:t>Success</w:t>
            </w:r>
          </w:p>
          <w:p w:rsidR="00B56E26" w:rsidRDefault="00B56E26" w:rsidP="00E7531B">
            <w:pPr>
              <w:pStyle w:val="TestCaseInfo"/>
              <w:rPr>
                <w:lang w:eastAsia="zh-CN"/>
              </w:rPr>
            </w:pPr>
            <w:r>
              <w:rPr>
                <w:lang w:eastAsia="zh-CN"/>
              </w:rPr>
              <w:t>FALSE</w:t>
            </w:r>
            <w:r>
              <w:rPr>
                <w:lang w:eastAsia="zh-CN"/>
              </w:rPr>
              <w:tab/>
            </w:r>
            <w:r>
              <w:rPr>
                <w:lang w:eastAsia="zh-CN"/>
              </w:rPr>
              <w:tab/>
            </w:r>
            <w:r w:rsidR="00E16BA7">
              <w:rPr>
                <w:lang w:eastAsia="zh-CN"/>
              </w:rPr>
              <w:tab/>
            </w:r>
            <w:r>
              <w:rPr>
                <w:lang w:eastAsia="zh-CN"/>
              </w:rPr>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B56E26" w:rsidP="00B56E26">
            <w:pPr>
              <w:pStyle w:val="TestCaseInfo"/>
              <w:rPr>
                <w:lang w:eastAsia="zh-CN"/>
              </w:rPr>
            </w:pPr>
            <w:r>
              <w:rPr>
                <w:lang w:eastAsia="zh-CN"/>
              </w:rPr>
              <w:t xml:space="preserve">The command initiates the snapshot image creation of the specified </w:t>
            </w:r>
            <w:r w:rsidR="00913B33">
              <w:rPr>
                <w:lang w:eastAsia="zh-CN"/>
              </w:rPr>
              <w:t>VNF</w:t>
            </w:r>
            <w:r>
              <w:rPr>
                <w:lang w:eastAsia="zh-CN"/>
              </w:rPr>
              <w:t>.</w:t>
            </w:r>
            <w:r w:rsidR="00913B33">
              <w:rPr>
                <w:lang w:eastAsia="zh-CN"/>
              </w:rPr>
              <w:t xml:space="preserve"> If the VNF would have multiple compute nodes or VMs, each compute node image gets bundles under a single compute image ID.</w:t>
            </w:r>
          </w:p>
        </w:tc>
      </w:tr>
    </w:tbl>
    <w:p w:rsidR="00292340" w:rsidRDefault="00292340"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49" w:name="_Toc477275712"/>
            <w:r>
              <w:t xml:space="preserve">Function: </w:t>
            </w:r>
            <w:r w:rsidR="00ED4205">
              <w:t>VNFM.</w:t>
            </w:r>
            <w:r w:rsidRPr="00292340">
              <w:t>Snapshot.DeleteComputeImage</w:t>
            </w:r>
            <w:r>
              <w:t>()</w:t>
            </w:r>
            <w:bookmarkEnd w:id="8149"/>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8150" w:name="Snapshot_DeleteComputeImage"/>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459FF" w:rsidP="00E7531B">
            <w:pPr>
              <w:pStyle w:val="TestCaseInfo"/>
              <w:rPr>
                <w:lang w:eastAsia="zh-CN"/>
              </w:rPr>
            </w:pPr>
            <w:r>
              <w:rPr>
                <w:lang w:eastAsia="zh-CN"/>
              </w:rPr>
              <w:t>vnfSnapshotID</w:t>
            </w:r>
          </w:p>
        </w:tc>
      </w:tr>
      <w:tr w:rsidR="00B56E26"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B56E26" w:rsidRDefault="00B56E26" w:rsidP="00B56E2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B56E26">
            <w:pPr>
              <w:pStyle w:val="TestCaseInfo"/>
              <w:rPr>
                <w:lang w:eastAsia="zh-CN"/>
              </w:rPr>
            </w:pPr>
            <w:r>
              <w:rPr>
                <w:lang w:eastAsia="zh-CN"/>
              </w:rPr>
              <w:t>TRUE</w:t>
            </w:r>
            <w:r>
              <w:rPr>
                <w:lang w:eastAsia="zh-CN"/>
              </w:rPr>
              <w:tab/>
            </w:r>
            <w:r>
              <w:rPr>
                <w:lang w:eastAsia="zh-CN"/>
              </w:rPr>
              <w:tab/>
              <w:t>Success</w:t>
            </w:r>
          </w:p>
          <w:p w:rsidR="00B56E26" w:rsidRDefault="00B56E26" w:rsidP="00B56E26">
            <w:pPr>
              <w:pStyle w:val="TestCaseInfo"/>
              <w:rPr>
                <w:lang w:eastAsia="zh-CN"/>
              </w:rPr>
            </w:pPr>
            <w:r>
              <w:rPr>
                <w:lang w:eastAsia="zh-CN"/>
              </w:rPr>
              <w:lastRenderedPageBreak/>
              <w:t>FALSE</w:t>
            </w:r>
            <w:r>
              <w:rPr>
                <w:lang w:eastAsia="zh-CN"/>
              </w:rPr>
              <w:tab/>
            </w:r>
            <w:r>
              <w:rPr>
                <w:lang w:eastAsia="zh-CN"/>
              </w:rPr>
              <w:tab/>
              <w:t>Failure</w:t>
            </w:r>
          </w:p>
        </w:tc>
      </w:tr>
      <w:tr w:rsidR="00B56E26"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56E26" w:rsidRDefault="00B56E26" w:rsidP="00B56E26">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B56E26">
            <w:pPr>
              <w:pStyle w:val="TestCaseInfo"/>
              <w:rPr>
                <w:lang w:eastAsia="zh-CN"/>
              </w:rPr>
            </w:pPr>
            <w:r>
              <w:rPr>
                <w:lang w:eastAsia="zh-CN"/>
              </w:rPr>
              <w:t>The command erases the specified vCompute node image.</w:t>
            </w:r>
          </w:p>
        </w:tc>
      </w:tr>
      <w:bookmarkEnd w:id="8150"/>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51" w:name="_Toc477275713"/>
            <w:r>
              <w:t xml:space="preserve">Function: </w:t>
            </w:r>
            <w:r w:rsidR="00ED4205">
              <w:t>VNFM.</w:t>
            </w:r>
            <w:r w:rsidRPr="00292340">
              <w:t>Snapshot.GetComputeImageList</w:t>
            </w:r>
            <w:r>
              <w:t>()</w:t>
            </w:r>
            <w:bookmarkEnd w:id="8151"/>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8152" w:name="GetComputeImageList"/>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B56E26" w:rsidP="00E7531B">
            <w:pPr>
              <w:pStyle w:val="TestCaseInfo"/>
              <w:rPr>
                <w:lang w:eastAsia="zh-CN"/>
              </w:rPr>
            </w:pPr>
            <w:r>
              <w:rPr>
                <w:lang w:eastAsia="zh-CN"/>
              </w:rPr>
              <w:t>Filter:</w:t>
            </w:r>
          </w:p>
          <w:p w:rsidR="00B56E26" w:rsidRDefault="00B56E26" w:rsidP="00FD6C0C">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B56E26" w:rsidRDefault="009459FF" w:rsidP="00FD6C0C">
            <w:pPr>
              <w:pStyle w:val="TestCaseInfo"/>
              <w:numPr>
                <w:ilvl w:val="0"/>
                <w:numId w:val="141"/>
              </w:numPr>
              <w:rPr>
                <w:lang w:eastAsia="zh-CN"/>
              </w:rPr>
            </w:pPr>
            <w:r>
              <w:rPr>
                <w:lang w:eastAsia="zh-CN"/>
              </w:rPr>
              <w:t>vnfSnapshotID</w:t>
            </w:r>
            <w:r w:rsidR="00B56E26">
              <w:rPr>
                <w:lang w:eastAsia="zh-CN"/>
              </w:rPr>
              <w:t>Date</w:t>
            </w:r>
          </w:p>
          <w:p w:rsidR="00B56E26" w:rsidRPr="00D67489" w:rsidRDefault="00B56E26" w:rsidP="00FD6C0C">
            <w:pPr>
              <w:pStyle w:val="TestCaseInfo"/>
              <w:numPr>
                <w:ilvl w:val="0"/>
                <w:numId w:val="141"/>
              </w:numPr>
              <w:rPr>
                <w:lang w:eastAsia="zh-CN"/>
              </w:rPr>
            </w:pPr>
            <w:r>
              <w:rPr>
                <w:lang w:eastAsia="zh-CN"/>
              </w:rPr>
              <w:t>Name</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B56E26" w:rsidP="00E7531B">
            <w:pPr>
              <w:pStyle w:val="TestCaseInfo"/>
              <w:rPr>
                <w:lang w:eastAsia="zh-CN"/>
              </w:rPr>
            </w:pPr>
            <w:r>
              <w:rPr>
                <w:lang w:eastAsia="zh-CN"/>
              </w:rPr>
              <w:t>List of vCompute Image information with information per image:</w:t>
            </w:r>
          </w:p>
          <w:p w:rsidR="00B56E26" w:rsidRDefault="009459FF" w:rsidP="00FD6C0C">
            <w:pPr>
              <w:pStyle w:val="TestCaseInfo"/>
              <w:numPr>
                <w:ilvl w:val="0"/>
                <w:numId w:val="142"/>
              </w:numPr>
              <w:rPr>
                <w:lang w:eastAsia="zh-CN"/>
              </w:rPr>
            </w:pPr>
            <w:r>
              <w:rPr>
                <w:lang w:eastAsia="zh-CN"/>
              </w:rPr>
              <w:t>vnfSnapshotID</w:t>
            </w:r>
          </w:p>
          <w:p w:rsidR="00B56E26" w:rsidRDefault="00B56E26" w:rsidP="00FD6C0C">
            <w:pPr>
              <w:pStyle w:val="TestCaseInfo"/>
              <w:numPr>
                <w:ilvl w:val="0"/>
                <w:numId w:val="142"/>
              </w:numPr>
              <w:rPr>
                <w:lang w:eastAsia="zh-CN"/>
              </w:rPr>
            </w:pPr>
            <w:r>
              <w:rPr>
                <w:lang w:eastAsia="zh-CN"/>
              </w:rPr>
              <w:t>Name</w:t>
            </w:r>
          </w:p>
          <w:p w:rsidR="00B56E26" w:rsidRDefault="00B56E26" w:rsidP="00FD6C0C">
            <w:pPr>
              <w:pStyle w:val="TestCaseInfo"/>
              <w:numPr>
                <w:ilvl w:val="0"/>
                <w:numId w:val="142"/>
              </w:numPr>
              <w:rPr>
                <w:lang w:eastAsia="zh-CN"/>
              </w:rPr>
            </w:pPr>
            <w:r>
              <w:rPr>
                <w:lang w:eastAsia="zh-CN"/>
              </w:rPr>
              <w:t>Date</w:t>
            </w:r>
          </w:p>
          <w:p w:rsidR="00B56E26" w:rsidRDefault="00B56E26" w:rsidP="00FD6C0C">
            <w:pPr>
              <w:pStyle w:val="TestCaseInfo"/>
              <w:numPr>
                <w:ilvl w:val="0"/>
                <w:numId w:val="142"/>
              </w:numPr>
              <w:rPr>
                <w:lang w:eastAsia="zh-CN"/>
              </w:rPr>
            </w:pPr>
            <w:r>
              <w:rPr>
                <w:lang w:eastAsia="zh-CN"/>
              </w:rPr>
              <w:t>Size</w:t>
            </w:r>
          </w:p>
          <w:p w:rsidR="00B56E26" w:rsidRDefault="00B56E26" w:rsidP="00FD6C0C">
            <w:pPr>
              <w:pStyle w:val="TestCaseInfo"/>
              <w:numPr>
                <w:ilvl w:val="0"/>
                <w:numId w:val="142"/>
              </w:numPr>
              <w:rPr>
                <w:lang w:eastAsia="zh-CN"/>
              </w:rPr>
            </w:pPr>
            <w:r>
              <w:rPr>
                <w:lang w:eastAsia="zh-CN"/>
              </w:rPr>
              <w:t>Owner</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B56E26" w:rsidP="00D94849">
            <w:pPr>
              <w:pStyle w:val="TestCaseInfo"/>
              <w:rPr>
                <w:lang w:eastAsia="zh-CN"/>
              </w:rPr>
            </w:pPr>
            <w:r>
              <w:rPr>
                <w:lang w:eastAsia="zh-CN"/>
              </w:rPr>
              <w:t>The command lists all the vCompute images on the system by applying the specified filter.</w:t>
            </w:r>
          </w:p>
        </w:tc>
      </w:tr>
      <w:bookmarkEnd w:id="8152"/>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53" w:name="_Toc477275714"/>
            <w:r>
              <w:t xml:space="preserve">Function: </w:t>
            </w:r>
            <w:r w:rsidR="00ED4205">
              <w:t>VNFM.</w:t>
            </w:r>
            <w:r w:rsidRPr="00292340">
              <w:t>Snapshot.InstantiateComputeImage</w:t>
            </w:r>
            <w:r>
              <w:t>()</w:t>
            </w:r>
            <w:bookmarkEnd w:id="8153"/>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D554E" w:rsidRDefault="002D554E" w:rsidP="00E7531B">
            <w:pPr>
              <w:pStyle w:val="TestCaseInfo"/>
              <w:rPr>
                <w:lang w:eastAsia="zh-CN"/>
              </w:rPr>
            </w:pPr>
            <w:r>
              <w:rPr>
                <w:sz w:val="20"/>
                <w:szCs w:val="20"/>
              </w:rPr>
              <w:t>vnfRecord</w:t>
            </w:r>
          </w:p>
          <w:p w:rsidR="006B6C60" w:rsidRPr="00D67489" w:rsidRDefault="009459FF" w:rsidP="00E7531B">
            <w:pPr>
              <w:pStyle w:val="TestCaseInfo"/>
              <w:rPr>
                <w:lang w:eastAsia="zh-CN"/>
              </w:rPr>
            </w:pPr>
            <w:r>
              <w:rPr>
                <w:lang w:eastAsia="zh-CN"/>
              </w:rPr>
              <w:t>vnfSnapshotID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2D554E" w:rsidP="00D94849">
            <w:pPr>
              <w:pStyle w:val="TestCaseInfo"/>
              <w:rPr>
                <w:lang w:eastAsia="zh-CN"/>
              </w:rPr>
            </w:pPr>
            <w:r>
              <w:rPr>
                <w:lang w:eastAsia="zh-CN"/>
              </w:rPr>
              <w:t>TRUE</w:t>
            </w:r>
            <w:r w:rsidR="0000094F">
              <w:rPr>
                <w:lang w:eastAsia="zh-CN"/>
              </w:rPr>
              <w:tab/>
            </w:r>
            <w:r w:rsidR="00D94849">
              <w:rPr>
                <w:lang w:eastAsia="zh-CN"/>
              </w:rPr>
              <w:tab/>
              <w:t>Success</w:t>
            </w:r>
          </w:p>
          <w:p w:rsidR="00D94849" w:rsidRDefault="00D94849" w:rsidP="003D1DD0">
            <w:pPr>
              <w:pStyle w:val="TestCaseInfo"/>
              <w:rPr>
                <w:lang w:eastAsia="zh-CN"/>
              </w:rPr>
            </w:pPr>
            <w:r>
              <w:rPr>
                <w:lang w:eastAsia="zh-CN"/>
              </w:rPr>
              <w:t>FALSE</w:t>
            </w:r>
            <w:r>
              <w:rPr>
                <w:lang w:eastAsia="zh-CN"/>
              </w:rPr>
              <w:tab/>
            </w:r>
            <w:r w:rsidR="00E16BA7">
              <w:rPr>
                <w:lang w:eastAsia="zh-CN"/>
              </w:rPr>
              <w:tab/>
            </w:r>
            <w:r>
              <w:rPr>
                <w:lang w:eastAsia="zh-CN"/>
              </w:rPr>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D94849" w:rsidP="00697A7B">
            <w:pPr>
              <w:pStyle w:val="TestCaseInfo"/>
              <w:rPr>
                <w:lang w:eastAsia="zh-CN"/>
              </w:rPr>
            </w:pPr>
            <w:r>
              <w:rPr>
                <w:lang w:eastAsia="zh-CN"/>
              </w:rPr>
              <w:t>The command instantiates the stored Compute node image</w:t>
            </w:r>
            <w:r w:rsidR="0066180A">
              <w:rPr>
                <w:lang w:eastAsia="zh-CN"/>
              </w:rPr>
              <w:t xml:space="preserve"> and Storage Image to form a VNF</w:t>
            </w:r>
            <w:r>
              <w:rPr>
                <w:lang w:eastAsia="zh-CN"/>
              </w:rPr>
              <w:t>.</w:t>
            </w:r>
            <w:r w:rsidR="0066180A">
              <w:rPr>
                <w:lang w:eastAsia="zh-CN"/>
              </w:rPr>
              <w:t xml:space="preserve"> </w:t>
            </w:r>
            <w:r w:rsidR="009459FF">
              <w:rPr>
                <w:lang w:eastAsia="zh-CN"/>
              </w:rPr>
              <w:t>The snapshotID should include all required images to instantiate the VNF</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54" w:name="_Toc477275715"/>
            <w:r>
              <w:t xml:space="preserve">Function: </w:t>
            </w:r>
            <w:r w:rsidR="00ED4205">
              <w:t>VNFM.</w:t>
            </w:r>
            <w:r w:rsidRPr="00292340">
              <w:t>Snapshot.CreateStorageImage</w:t>
            </w:r>
            <w:r>
              <w:t>()</w:t>
            </w:r>
            <w:bookmarkEnd w:id="8154"/>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6B6C60">
            <w:pPr>
              <w:pStyle w:val="TestCaseInfo"/>
              <w:rPr>
                <w:lang w:eastAsia="zh-CN"/>
              </w:rPr>
            </w:pPr>
            <w:r>
              <w:rPr>
                <w:sz w:val="20"/>
                <w:szCs w:val="20"/>
              </w:rPr>
              <w:t>vnfRecord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9459FF" w:rsidP="00D94849">
            <w:pPr>
              <w:pStyle w:val="TestCaseInfo"/>
              <w:rPr>
                <w:lang w:eastAsia="zh-CN"/>
              </w:rPr>
            </w:pPr>
            <w:r>
              <w:rPr>
                <w:lang w:eastAsia="zh-CN"/>
              </w:rPr>
              <w:t>vnfSnapshotID</w:t>
            </w:r>
            <w:r w:rsidR="00D94849">
              <w:rPr>
                <w:lang w:eastAsia="zh-CN"/>
              </w:rPr>
              <w:tab/>
              <w:t>Success</w:t>
            </w:r>
          </w:p>
          <w:p w:rsidR="00D94849" w:rsidRDefault="00D94849" w:rsidP="00D94849">
            <w:pPr>
              <w:pStyle w:val="TestCaseInfo"/>
              <w:rPr>
                <w:lang w:eastAsia="zh-CN"/>
              </w:rPr>
            </w:pPr>
            <w:r>
              <w:rPr>
                <w:lang w:eastAsia="zh-CN"/>
              </w:rPr>
              <w:t>FALSE</w:t>
            </w:r>
            <w:r>
              <w:rPr>
                <w:lang w:eastAsia="zh-CN"/>
              </w:rPr>
              <w:tab/>
            </w:r>
            <w:r>
              <w:rPr>
                <w:lang w:eastAsia="zh-CN"/>
              </w:rPr>
              <w:tab/>
            </w:r>
            <w:r w:rsidR="00E16BA7">
              <w:rPr>
                <w:lang w:eastAsia="zh-CN"/>
              </w:rPr>
              <w:tab/>
            </w:r>
            <w:r>
              <w:rPr>
                <w:lang w:eastAsia="zh-CN"/>
              </w:rPr>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697A7B">
            <w:pPr>
              <w:pStyle w:val="TestCaseInfo"/>
              <w:rPr>
                <w:lang w:eastAsia="zh-CN"/>
              </w:rPr>
            </w:pPr>
            <w:r>
              <w:rPr>
                <w:lang w:eastAsia="zh-CN"/>
              </w:rPr>
              <w:t xml:space="preserve">The command initiates the snapshot image creation of the specified </w:t>
            </w:r>
            <w:r w:rsidR="00697A7B">
              <w:rPr>
                <w:lang w:eastAsia="zh-CN"/>
              </w:rPr>
              <w:t>VNF</w:t>
            </w:r>
            <w:r>
              <w:rPr>
                <w:lang w:eastAsia="zh-CN"/>
              </w:rPr>
              <w:t>. A VNF may have multiple vStorage nodes in use.</w:t>
            </w:r>
            <w:r w:rsidR="00697A7B">
              <w:rPr>
                <w:lang w:eastAsia="zh-CN"/>
              </w:rPr>
              <w:t xml:space="preserve"> This call would bundle all storage nodes of the VNF as a single storage image for simpler handling.</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55" w:name="_Toc477275716"/>
            <w:r>
              <w:t xml:space="preserve">Function: </w:t>
            </w:r>
            <w:r w:rsidR="00ED4205">
              <w:t>VNFM.</w:t>
            </w:r>
            <w:r w:rsidRPr="00292340">
              <w:t>Snapshot.DeleteStorageImage</w:t>
            </w:r>
            <w:r>
              <w:t>()</w:t>
            </w:r>
            <w:bookmarkEnd w:id="8155"/>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bookmarkStart w:id="8156" w:name="DeleteStorageImage"/>
            <w:r>
              <w:t>Input:</w:t>
            </w:r>
          </w:p>
        </w:tc>
        <w:tc>
          <w:tcPr>
            <w:tcW w:w="7979" w:type="dxa"/>
            <w:tcBorders>
              <w:top w:val="single" w:sz="2" w:space="0" w:color="auto"/>
              <w:left w:val="single" w:sz="2" w:space="0" w:color="auto"/>
              <w:bottom w:val="single" w:sz="2" w:space="0" w:color="auto"/>
              <w:right w:val="single" w:sz="2" w:space="0" w:color="auto"/>
            </w:tcBorders>
          </w:tcPr>
          <w:p w:rsidR="002D554E" w:rsidRDefault="002D554E" w:rsidP="00D94849">
            <w:pPr>
              <w:pStyle w:val="TestCaseInfo"/>
              <w:rPr>
                <w:lang w:eastAsia="zh-CN"/>
              </w:rPr>
            </w:pPr>
            <w:r>
              <w:rPr>
                <w:sz w:val="20"/>
                <w:szCs w:val="20"/>
              </w:rPr>
              <w:t>vnfRecord</w:t>
            </w:r>
          </w:p>
          <w:p w:rsidR="00D94849" w:rsidRPr="00D67489" w:rsidRDefault="009459FF" w:rsidP="00D94849">
            <w:pPr>
              <w:pStyle w:val="TestCaseInfo"/>
              <w:rPr>
                <w:lang w:eastAsia="zh-CN"/>
              </w:rPr>
            </w:pPr>
            <w:r>
              <w:rPr>
                <w:lang w:eastAsia="zh-CN"/>
              </w:rPr>
              <w:t>vnfSnapshotID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TRUE</w:t>
            </w:r>
            <w:r>
              <w:rPr>
                <w:lang w:eastAsia="zh-CN"/>
              </w:rPr>
              <w:tab/>
            </w:r>
            <w:r>
              <w:rPr>
                <w:lang w:eastAsia="zh-CN"/>
              </w:rPr>
              <w:tab/>
              <w:t>Success</w:t>
            </w:r>
          </w:p>
          <w:p w:rsidR="00D94849" w:rsidRDefault="00D94849" w:rsidP="00D94849">
            <w:pPr>
              <w:pStyle w:val="TestCaseInfo"/>
              <w:rPr>
                <w:lang w:eastAsia="zh-CN"/>
              </w:rPr>
            </w:pPr>
            <w:r>
              <w:rPr>
                <w:lang w:eastAsia="zh-CN"/>
              </w:rPr>
              <w:t>FALSE</w:t>
            </w:r>
            <w:r>
              <w:rPr>
                <w:lang w:eastAsia="zh-CN"/>
              </w:rPr>
              <w:tab/>
            </w:r>
            <w:r>
              <w:rPr>
                <w:lang w:eastAsia="zh-CN"/>
              </w:rPr>
              <w:tab/>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erases the specified vStorage image.</w:t>
            </w:r>
          </w:p>
        </w:tc>
      </w:tr>
      <w:bookmarkEnd w:id="8156"/>
    </w:tbl>
    <w:p w:rsidR="00B94DE1" w:rsidRDefault="00B94DE1"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57" w:name="_Toc477275717"/>
            <w:r>
              <w:t xml:space="preserve">Function: </w:t>
            </w:r>
            <w:r w:rsidR="00ED4205">
              <w:t>VNFM.</w:t>
            </w:r>
            <w:r w:rsidRPr="00292340">
              <w:t>Snapshot.GetStorageImageList</w:t>
            </w:r>
            <w:r>
              <w:t>()</w:t>
            </w:r>
            <w:bookmarkEnd w:id="8157"/>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bookmarkStart w:id="8158" w:name="GetStorageImageList"/>
            <w:r>
              <w:t>Input:</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Filter:</w:t>
            </w:r>
          </w:p>
          <w:p w:rsidR="00D94849" w:rsidRDefault="00D94849" w:rsidP="00FD6C0C">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D94849" w:rsidRDefault="009459FF" w:rsidP="00FD6C0C">
            <w:pPr>
              <w:pStyle w:val="TestCaseInfo"/>
              <w:numPr>
                <w:ilvl w:val="0"/>
                <w:numId w:val="141"/>
              </w:numPr>
              <w:rPr>
                <w:lang w:eastAsia="zh-CN"/>
              </w:rPr>
            </w:pPr>
            <w:r>
              <w:rPr>
                <w:lang w:eastAsia="zh-CN"/>
              </w:rPr>
              <w:t>vnfSnapshotID</w:t>
            </w:r>
            <w:r w:rsidR="00D94849">
              <w:rPr>
                <w:lang w:eastAsia="zh-CN"/>
              </w:rPr>
              <w:t>Date</w:t>
            </w:r>
          </w:p>
          <w:p w:rsidR="00D94849" w:rsidRPr="00D67489" w:rsidRDefault="00D94849" w:rsidP="00FD6C0C">
            <w:pPr>
              <w:pStyle w:val="TestCaseInfo"/>
              <w:numPr>
                <w:ilvl w:val="0"/>
                <w:numId w:val="141"/>
              </w:numPr>
              <w:rPr>
                <w:lang w:eastAsia="zh-CN"/>
              </w:rPr>
            </w:pPr>
            <w:r>
              <w:rPr>
                <w:lang w:eastAsia="zh-CN"/>
              </w:rPr>
              <w:lastRenderedPageBreak/>
              <w:t>Name</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List of vStorage Image information with information per image:</w:t>
            </w:r>
          </w:p>
          <w:p w:rsidR="00D94849" w:rsidRDefault="009459FF" w:rsidP="00FD6C0C">
            <w:pPr>
              <w:pStyle w:val="TestCaseInfo"/>
              <w:numPr>
                <w:ilvl w:val="0"/>
                <w:numId w:val="142"/>
              </w:numPr>
              <w:rPr>
                <w:lang w:eastAsia="zh-CN"/>
              </w:rPr>
            </w:pPr>
            <w:r>
              <w:rPr>
                <w:lang w:eastAsia="zh-CN"/>
              </w:rPr>
              <w:t>vnfSnapshotID</w:t>
            </w:r>
            <w:r w:rsidR="00D94849">
              <w:rPr>
                <w:lang w:eastAsia="zh-CN"/>
              </w:rPr>
              <w:t>Name</w:t>
            </w:r>
          </w:p>
          <w:p w:rsidR="00D94849" w:rsidRDefault="00D94849" w:rsidP="00FD6C0C">
            <w:pPr>
              <w:pStyle w:val="TestCaseInfo"/>
              <w:numPr>
                <w:ilvl w:val="0"/>
                <w:numId w:val="142"/>
              </w:numPr>
              <w:rPr>
                <w:lang w:eastAsia="zh-CN"/>
              </w:rPr>
            </w:pPr>
            <w:r>
              <w:rPr>
                <w:lang w:eastAsia="zh-CN"/>
              </w:rPr>
              <w:t>Date</w:t>
            </w:r>
          </w:p>
          <w:p w:rsidR="00D94849" w:rsidRDefault="00D94849" w:rsidP="00FD6C0C">
            <w:pPr>
              <w:pStyle w:val="TestCaseInfo"/>
              <w:numPr>
                <w:ilvl w:val="0"/>
                <w:numId w:val="142"/>
              </w:numPr>
              <w:rPr>
                <w:lang w:eastAsia="zh-CN"/>
              </w:rPr>
            </w:pPr>
            <w:r>
              <w:rPr>
                <w:lang w:eastAsia="zh-CN"/>
              </w:rPr>
              <w:t>Size</w:t>
            </w:r>
          </w:p>
          <w:p w:rsidR="00D94849" w:rsidRDefault="00D94849" w:rsidP="00FD6C0C">
            <w:pPr>
              <w:pStyle w:val="TestCaseInfo"/>
              <w:numPr>
                <w:ilvl w:val="0"/>
                <w:numId w:val="142"/>
              </w:numPr>
              <w:rPr>
                <w:lang w:eastAsia="zh-CN"/>
              </w:rPr>
            </w:pPr>
            <w:r>
              <w:rPr>
                <w:lang w:eastAsia="zh-CN"/>
              </w:rPr>
              <w:t>Owner</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lists all the vStorage images on the system by applying the specified filter.</w:t>
            </w:r>
          </w:p>
        </w:tc>
      </w:tr>
      <w:bookmarkEnd w:id="8158"/>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59" w:name="_Toc477275718"/>
            <w:r>
              <w:t xml:space="preserve">Function: </w:t>
            </w:r>
            <w:r w:rsidR="00ED4205">
              <w:t>VNFM.</w:t>
            </w:r>
            <w:r w:rsidRPr="00292340">
              <w:t>Snapshot.InstantiateStorageImage</w:t>
            </w:r>
            <w:r>
              <w:t>()</w:t>
            </w:r>
            <w:bookmarkEnd w:id="8159"/>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D94849" w:rsidRPr="00D67489" w:rsidRDefault="009459FF" w:rsidP="00D94849">
            <w:pPr>
              <w:pStyle w:val="TestCaseInfo"/>
              <w:rPr>
                <w:lang w:eastAsia="zh-CN"/>
              </w:rPr>
            </w:pPr>
            <w:r>
              <w:rPr>
                <w:lang w:eastAsia="zh-CN"/>
              </w:rPr>
              <w:t>vnfSnapshotID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StorageID</w:t>
            </w:r>
            <w:r>
              <w:rPr>
                <w:lang w:eastAsia="zh-CN"/>
              </w:rPr>
              <w:tab/>
              <w:t>Success</w:t>
            </w:r>
          </w:p>
          <w:p w:rsidR="00D94849" w:rsidRDefault="00D94849" w:rsidP="00D94849">
            <w:pPr>
              <w:pStyle w:val="TestCaseInfo"/>
              <w:rPr>
                <w:lang w:eastAsia="zh-CN"/>
              </w:rPr>
            </w:pPr>
            <w:r>
              <w:rPr>
                <w:lang w:eastAsia="zh-CN"/>
              </w:rPr>
              <w:t>None</w:t>
            </w:r>
            <w:r>
              <w:rPr>
                <w:lang w:eastAsia="zh-CN"/>
              </w:rPr>
              <w:tab/>
            </w:r>
            <w:r>
              <w:rPr>
                <w:lang w:eastAsia="zh-CN"/>
              </w:rPr>
              <w:tab/>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instantiates the stored vStorage image</w:t>
            </w:r>
            <w:r w:rsidR="009459FF">
              <w:rPr>
                <w:lang w:eastAsia="zh-CN"/>
              </w:rPr>
              <w:t xml:space="preserve"> of the snapshot. If the snapshot would include additional images like compute node images, they will be ignored</w:t>
            </w:r>
            <w:r>
              <w:rPr>
                <w:lang w:eastAsia="zh-CN"/>
              </w:rPr>
              <w:t>.</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C4DFA" w:rsidTr="005C4DFA">
        <w:tc>
          <w:tcPr>
            <w:tcW w:w="9330" w:type="dxa"/>
            <w:gridSpan w:val="2"/>
            <w:tcBorders>
              <w:top w:val="single" w:sz="2" w:space="0" w:color="auto"/>
              <w:left w:val="single" w:sz="2" w:space="0" w:color="auto"/>
              <w:bottom w:val="single" w:sz="2" w:space="0" w:color="auto"/>
              <w:right w:val="single" w:sz="2" w:space="0" w:color="auto"/>
            </w:tcBorders>
            <w:hideMark/>
          </w:tcPr>
          <w:p w:rsidR="005C4DFA" w:rsidRDefault="005C4DFA" w:rsidP="00697A7B">
            <w:pPr>
              <w:pStyle w:val="Function"/>
            </w:pPr>
            <w:bookmarkStart w:id="8160" w:name="_Toc477275719"/>
            <w:r>
              <w:t>Function: VNFM.</w:t>
            </w:r>
            <w:r w:rsidRPr="00292340">
              <w:t>Snapshot.</w:t>
            </w:r>
            <w:r w:rsidR="00697A7B">
              <w:t>Era</w:t>
            </w:r>
            <w:r>
              <w:t>seStorageID()</w:t>
            </w:r>
            <w:bookmarkEnd w:id="8160"/>
          </w:p>
        </w:tc>
      </w:tr>
      <w:tr w:rsidR="005C4DFA"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5C4DFA" w:rsidRDefault="005C4DFA"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5C4DFA" w:rsidRPr="00D67489" w:rsidRDefault="005C4DFA" w:rsidP="00342313">
            <w:pPr>
              <w:pStyle w:val="TestCaseInfo"/>
              <w:rPr>
                <w:lang w:eastAsia="zh-CN"/>
              </w:rPr>
            </w:pPr>
            <w:r>
              <w:rPr>
                <w:lang w:eastAsia="zh-CN"/>
              </w:rPr>
              <w:t>StorageID</w:t>
            </w:r>
          </w:p>
        </w:tc>
      </w:tr>
      <w:tr w:rsidR="005C4DFA"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5C4DFA" w:rsidRDefault="005C4DFA"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5C4DFA" w:rsidRDefault="005C4DFA" w:rsidP="00342313">
            <w:pPr>
              <w:pStyle w:val="TestCaseInfo"/>
              <w:rPr>
                <w:lang w:eastAsia="zh-CN"/>
              </w:rPr>
            </w:pPr>
            <w:r>
              <w:rPr>
                <w:lang w:eastAsia="zh-CN"/>
              </w:rPr>
              <w:t>TRUE</w:t>
            </w:r>
            <w:r>
              <w:rPr>
                <w:lang w:eastAsia="zh-CN"/>
              </w:rPr>
              <w:tab/>
            </w:r>
            <w:r>
              <w:rPr>
                <w:lang w:eastAsia="zh-CN"/>
              </w:rPr>
              <w:tab/>
              <w:t>Success</w:t>
            </w:r>
          </w:p>
          <w:p w:rsidR="005C4DFA" w:rsidRDefault="005C4DFA" w:rsidP="00342313">
            <w:pPr>
              <w:pStyle w:val="TestCaseInfo"/>
              <w:rPr>
                <w:lang w:eastAsia="zh-CN"/>
              </w:rPr>
            </w:pPr>
            <w:r>
              <w:rPr>
                <w:lang w:eastAsia="zh-CN"/>
              </w:rPr>
              <w:t>FALSE</w:t>
            </w:r>
            <w:r>
              <w:rPr>
                <w:lang w:eastAsia="zh-CN"/>
              </w:rPr>
              <w:tab/>
            </w:r>
            <w:r>
              <w:rPr>
                <w:lang w:eastAsia="zh-CN"/>
              </w:rPr>
              <w:tab/>
              <w:t>Failure</w:t>
            </w:r>
          </w:p>
        </w:tc>
      </w:tr>
      <w:tr w:rsidR="005C4DFA"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C4DFA" w:rsidRDefault="005C4DFA"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5C4DFA" w:rsidRDefault="005C4DFA" w:rsidP="005C4DFA">
            <w:pPr>
              <w:pStyle w:val="TestCaseInfo"/>
              <w:rPr>
                <w:lang w:eastAsia="zh-CN"/>
              </w:rPr>
            </w:pPr>
            <w:r>
              <w:rPr>
                <w:lang w:eastAsia="zh-CN"/>
              </w:rPr>
              <w:t>The command releases the instantiated vStorage image.</w:t>
            </w:r>
          </w:p>
        </w:tc>
      </w:tr>
    </w:tbl>
    <w:p w:rsidR="00697A7B" w:rsidRDefault="00697A7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61" w:name="_Toc477275720"/>
            <w:r>
              <w:t xml:space="preserve">Function: </w:t>
            </w:r>
            <w:r w:rsidR="00ED4205">
              <w:t>VNFM.</w:t>
            </w:r>
            <w:r w:rsidRPr="00292340">
              <w:t>Snapshot.MountStorageImage</w:t>
            </w:r>
            <w:r>
              <w:t>()</w:t>
            </w:r>
            <w:bookmarkEnd w:id="8161"/>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D554E" w:rsidRDefault="002D554E" w:rsidP="00D94849">
            <w:pPr>
              <w:pStyle w:val="TestCaseInfo"/>
              <w:rPr>
                <w:lang w:eastAsia="zh-CN"/>
              </w:rPr>
            </w:pPr>
            <w:r>
              <w:rPr>
                <w:sz w:val="20"/>
                <w:szCs w:val="20"/>
              </w:rPr>
              <w:t>vnfRecord</w:t>
            </w:r>
          </w:p>
          <w:p w:rsidR="0000094F" w:rsidRPr="00D67489" w:rsidRDefault="00D94849" w:rsidP="006B6C60">
            <w:pPr>
              <w:pStyle w:val="TestCaseInfo"/>
              <w:rPr>
                <w:lang w:eastAsia="zh-CN"/>
              </w:rPr>
            </w:pPr>
            <w:r>
              <w:rPr>
                <w:lang w:eastAsia="zh-CN"/>
              </w:rPr>
              <w:t>StorageID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TRUE</w:t>
            </w:r>
            <w:r>
              <w:rPr>
                <w:lang w:eastAsia="zh-CN"/>
              </w:rPr>
              <w:tab/>
            </w:r>
            <w:r>
              <w:rPr>
                <w:lang w:eastAsia="zh-CN"/>
              </w:rPr>
              <w:tab/>
              <w:t>Success</w:t>
            </w:r>
          </w:p>
          <w:p w:rsidR="00D94849" w:rsidRDefault="00D94849" w:rsidP="00D94849">
            <w:pPr>
              <w:pStyle w:val="TestCaseInfo"/>
              <w:rPr>
                <w:lang w:eastAsia="zh-CN"/>
              </w:rPr>
            </w:pPr>
            <w:r>
              <w:rPr>
                <w:lang w:eastAsia="zh-CN"/>
              </w:rPr>
              <w:t>FALSE</w:t>
            </w:r>
            <w:r>
              <w:rPr>
                <w:lang w:eastAsia="zh-CN"/>
              </w:rPr>
              <w:tab/>
            </w:r>
            <w:r>
              <w:rPr>
                <w:lang w:eastAsia="zh-CN"/>
              </w:rPr>
              <w:tab/>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mounts the vStorage to the VNF for use.</w:t>
            </w:r>
            <w:r w:rsidR="006B6C60">
              <w:rPr>
                <w:lang w:eastAsia="zh-CN"/>
              </w:rPr>
              <w:t xml:space="preserve"> The current active storage gets replaced by the provided storage ID</w:t>
            </w:r>
            <w:r w:rsidR="005C4DFA">
              <w:rPr>
                <w:lang w:eastAsia="zh-CN"/>
              </w:rPr>
              <w:t xml:space="preserve"> and replaced storage gets released</w:t>
            </w:r>
            <w:r w:rsidR="006B6C60">
              <w:rPr>
                <w:lang w:eastAsia="zh-CN"/>
              </w:rPr>
              <w:t>.</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62" w:name="_Toc477275721"/>
            <w:r>
              <w:t xml:space="preserve">Function: </w:t>
            </w:r>
            <w:r w:rsidR="00ED4205">
              <w:t>VNFM.</w:t>
            </w:r>
            <w:r w:rsidRPr="00292340">
              <w:t>Snapshot.ValidateStorageIsMounted</w:t>
            </w:r>
            <w:r>
              <w:t>()</w:t>
            </w:r>
            <w:bookmarkEnd w:id="8162"/>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13B33" w:rsidRDefault="002D554E" w:rsidP="00E16BA7">
            <w:pPr>
              <w:pStyle w:val="TestCaseInfo"/>
              <w:rPr>
                <w:lang w:eastAsia="zh-CN"/>
              </w:rPr>
            </w:pPr>
            <w:r>
              <w:rPr>
                <w:sz w:val="20"/>
                <w:szCs w:val="20"/>
              </w:rPr>
              <w:t>vnfRecord</w:t>
            </w:r>
          </w:p>
          <w:p w:rsidR="0000094F" w:rsidRPr="00D67489" w:rsidRDefault="00D94849" w:rsidP="00913B33">
            <w:pPr>
              <w:pStyle w:val="TestCaseInfo"/>
              <w:rPr>
                <w:lang w:eastAsia="zh-CN"/>
              </w:rPr>
            </w:pPr>
            <w:r>
              <w:rPr>
                <w:lang w:eastAsia="zh-CN"/>
              </w:rPr>
              <w:t>StorageID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TRUE</w:t>
            </w:r>
            <w:r>
              <w:rPr>
                <w:lang w:eastAsia="zh-CN"/>
              </w:rPr>
              <w:tab/>
            </w:r>
            <w:r>
              <w:rPr>
                <w:lang w:eastAsia="zh-CN"/>
              </w:rPr>
              <w:tab/>
              <w:t>Success</w:t>
            </w:r>
          </w:p>
          <w:p w:rsidR="00D94849" w:rsidRDefault="00D94849" w:rsidP="00D94849">
            <w:pPr>
              <w:pStyle w:val="TestCaseInfo"/>
              <w:rPr>
                <w:lang w:eastAsia="zh-CN"/>
              </w:rPr>
            </w:pPr>
            <w:r>
              <w:rPr>
                <w:lang w:eastAsia="zh-CN"/>
              </w:rPr>
              <w:t>FALSE</w:t>
            </w:r>
            <w:r>
              <w:rPr>
                <w:lang w:eastAsia="zh-CN"/>
              </w:rPr>
              <w:tab/>
            </w:r>
            <w:r>
              <w:rPr>
                <w:lang w:eastAsia="zh-CN"/>
              </w:rPr>
              <w:tab/>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validates that the given vStorage ID is mounted to the VNF for use.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63" w:name="_Toc477275722"/>
            <w:r>
              <w:t xml:space="preserve">Function: </w:t>
            </w:r>
            <w:r w:rsidR="00ED4205">
              <w:t>VNFM.</w:t>
            </w:r>
            <w:r w:rsidRPr="00292340">
              <w:t>Snapshot.ValidateComputeIsInstantiated</w:t>
            </w:r>
            <w:r>
              <w:t>()</w:t>
            </w:r>
            <w:bookmarkEnd w:id="8163"/>
          </w:p>
        </w:tc>
      </w:tr>
      <w:tr w:rsidR="00E16BA7"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16BA7" w:rsidRDefault="00E16BA7" w:rsidP="00E16BA7">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16BA7" w:rsidRDefault="002D554E" w:rsidP="0000094F">
            <w:pPr>
              <w:pStyle w:val="TestCaseInfo"/>
              <w:rPr>
                <w:lang w:eastAsia="zh-CN"/>
              </w:rPr>
            </w:pPr>
            <w:r>
              <w:rPr>
                <w:sz w:val="20"/>
                <w:szCs w:val="20"/>
              </w:rPr>
              <w:t>vnfRecord</w:t>
            </w:r>
          </w:p>
          <w:p w:rsidR="0000094F" w:rsidRPr="00D67489" w:rsidRDefault="009459FF" w:rsidP="0000094F">
            <w:pPr>
              <w:pStyle w:val="TestCaseInfo"/>
              <w:rPr>
                <w:lang w:eastAsia="zh-CN"/>
              </w:rPr>
            </w:pPr>
            <w:r>
              <w:rPr>
                <w:lang w:eastAsia="zh-CN"/>
              </w:rPr>
              <w:t>vnfSnapshotID</w:t>
            </w:r>
          </w:p>
        </w:tc>
      </w:tr>
      <w:tr w:rsidR="00E16BA7"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16BA7" w:rsidRDefault="00E16BA7" w:rsidP="00E16BA7">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16BA7" w:rsidRDefault="00E16BA7" w:rsidP="00E16BA7">
            <w:pPr>
              <w:pStyle w:val="TestCaseInfo"/>
              <w:rPr>
                <w:lang w:eastAsia="zh-CN"/>
              </w:rPr>
            </w:pPr>
            <w:r>
              <w:rPr>
                <w:lang w:eastAsia="zh-CN"/>
              </w:rPr>
              <w:t>TRUE</w:t>
            </w:r>
            <w:r>
              <w:rPr>
                <w:lang w:eastAsia="zh-CN"/>
              </w:rPr>
              <w:tab/>
            </w:r>
            <w:r>
              <w:rPr>
                <w:lang w:eastAsia="zh-CN"/>
              </w:rPr>
              <w:tab/>
              <w:t>Success</w:t>
            </w:r>
          </w:p>
          <w:p w:rsidR="00E16BA7" w:rsidRDefault="00E16BA7" w:rsidP="00E16BA7">
            <w:pPr>
              <w:pStyle w:val="TestCaseInfo"/>
              <w:rPr>
                <w:lang w:eastAsia="zh-CN"/>
              </w:rPr>
            </w:pPr>
            <w:r>
              <w:rPr>
                <w:lang w:eastAsia="zh-CN"/>
              </w:rPr>
              <w:t>FALSE</w:t>
            </w:r>
            <w:r>
              <w:rPr>
                <w:lang w:eastAsia="zh-CN"/>
              </w:rPr>
              <w:tab/>
            </w:r>
            <w:r>
              <w:rPr>
                <w:lang w:eastAsia="zh-CN"/>
              </w:rPr>
              <w:tab/>
              <w:t>Failure</w:t>
            </w:r>
          </w:p>
        </w:tc>
      </w:tr>
      <w:tr w:rsidR="00E16BA7"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16BA7" w:rsidRDefault="00E16BA7" w:rsidP="00E16BA7">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E16BA7" w:rsidRDefault="00E16BA7" w:rsidP="006B6C60">
            <w:pPr>
              <w:pStyle w:val="TestCaseInfo"/>
              <w:rPr>
                <w:lang w:eastAsia="zh-CN"/>
              </w:rPr>
            </w:pPr>
            <w:r>
              <w:rPr>
                <w:lang w:eastAsia="zh-CN"/>
              </w:rPr>
              <w:t>The command validates that the given ComputeImage ID is instantiated as a VNF.</w:t>
            </w:r>
          </w:p>
        </w:tc>
      </w:tr>
    </w:tbl>
    <w:p w:rsidR="00292340" w:rsidRDefault="00292340"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62AAA" w:rsidTr="00342313">
        <w:tc>
          <w:tcPr>
            <w:tcW w:w="9330" w:type="dxa"/>
            <w:gridSpan w:val="2"/>
            <w:tcBorders>
              <w:top w:val="single" w:sz="2" w:space="0" w:color="auto"/>
              <w:left w:val="single" w:sz="2" w:space="0" w:color="auto"/>
              <w:bottom w:val="single" w:sz="2" w:space="0" w:color="auto"/>
              <w:right w:val="single" w:sz="2" w:space="0" w:color="auto"/>
            </w:tcBorders>
            <w:hideMark/>
          </w:tcPr>
          <w:p w:rsidR="00A62AAA" w:rsidRDefault="00A62AAA" w:rsidP="00A62AAA">
            <w:pPr>
              <w:pStyle w:val="Function"/>
            </w:pPr>
            <w:bookmarkStart w:id="8164" w:name="_Toc477275723"/>
            <w:r>
              <w:t>Function: VNFM.</w:t>
            </w:r>
            <w:r w:rsidRPr="00292340">
              <w:t>VNF.</w:t>
            </w:r>
            <w:r w:rsidR="00913B33">
              <w:t>GetComputeID</w:t>
            </w:r>
            <w:r>
              <w:t>()</w:t>
            </w:r>
            <w:bookmarkEnd w:id="8164"/>
          </w:p>
        </w:tc>
      </w:tr>
      <w:tr w:rsidR="00A62AAA"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A62AAA" w:rsidRDefault="00A62AAA"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Pr="00D67489" w:rsidRDefault="002D554E" w:rsidP="00342313">
            <w:pPr>
              <w:pStyle w:val="TestCaseInfo"/>
              <w:rPr>
                <w:lang w:eastAsia="zh-CN"/>
              </w:rPr>
            </w:pPr>
            <w:r>
              <w:rPr>
                <w:sz w:val="20"/>
                <w:szCs w:val="20"/>
              </w:rPr>
              <w:t>vnfRecord</w:t>
            </w:r>
          </w:p>
        </w:tc>
      </w:tr>
      <w:tr w:rsidR="00A62AAA"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A62AAA" w:rsidRDefault="00A62AAA"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62AAA" w:rsidRDefault="00A62AAA" w:rsidP="00342313">
            <w:pPr>
              <w:pStyle w:val="TestCaseInfo"/>
              <w:rPr>
                <w:lang w:eastAsia="zh-CN"/>
              </w:rPr>
            </w:pPr>
            <w:r>
              <w:rPr>
                <w:lang w:eastAsia="zh-CN"/>
              </w:rPr>
              <w:t>ComputeID</w:t>
            </w:r>
            <w:r w:rsidR="00913B33">
              <w:rPr>
                <w:lang w:eastAsia="zh-CN"/>
              </w:rPr>
              <w:tab/>
              <w:t>Success</w:t>
            </w:r>
          </w:p>
          <w:p w:rsidR="00A62AAA" w:rsidRDefault="00913B33" w:rsidP="00342313">
            <w:pPr>
              <w:pStyle w:val="TestCaseInfo"/>
              <w:rPr>
                <w:lang w:eastAsia="zh-CN"/>
              </w:rPr>
            </w:pPr>
            <w:r>
              <w:rPr>
                <w:lang w:eastAsia="zh-CN"/>
              </w:rPr>
              <w:t>FALSE</w:t>
            </w:r>
            <w:r>
              <w:rPr>
                <w:lang w:eastAsia="zh-CN"/>
              </w:rPr>
              <w:tab/>
            </w:r>
            <w:r>
              <w:rPr>
                <w:lang w:eastAsia="zh-CN"/>
              </w:rPr>
              <w:tab/>
            </w:r>
            <w:r w:rsidR="00A62AAA">
              <w:rPr>
                <w:lang w:eastAsia="zh-CN"/>
              </w:rPr>
              <w:t>Failure</w:t>
            </w:r>
          </w:p>
        </w:tc>
      </w:tr>
      <w:tr w:rsidR="00A62AAA"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62AAA" w:rsidRDefault="00A62AAA"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A62AAA" w:rsidRDefault="00A62AAA" w:rsidP="00913B33">
            <w:pPr>
              <w:pStyle w:val="TestCaseInfo"/>
              <w:rPr>
                <w:lang w:eastAsia="zh-CN"/>
              </w:rPr>
            </w:pPr>
            <w:r>
              <w:rPr>
                <w:lang w:eastAsia="zh-CN"/>
              </w:rPr>
              <w:t xml:space="preserve">The command returns </w:t>
            </w:r>
            <w:r w:rsidR="00913B33">
              <w:rPr>
                <w:lang w:eastAsia="zh-CN"/>
              </w:rPr>
              <w:t>the</w:t>
            </w:r>
            <w:r>
              <w:rPr>
                <w:lang w:eastAsia="zh-CN"/>
              </w:rPr>
              <w:t xml:space="preserve"> Compute ID for the provided VNF.</w:t>
            </w:r>
          </w:p>
        </w:tc>
      </w:tr>
    </w:tbl>
    <w:p w:rsidR="00A62AAA" w:rsidRDefault="00A62AAA" w:rsidP="00A62AA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913B33" w:rsidTr="00342313">
        <w:tc>
          <w:tcPr>
            <w:tcW w:w="9330" w:type="dxa"/>
            <w:gridSpan w:val="2"/>
            <w:tcBorders>
              <w:top w:val="single" w:sz="2" w:space="0" w:color="auto"/>
              <w:left w:val="single" w:sz="2" w:space="0" w:color="auto"/>
              <w:bottom w:val="single" w:sz="2" w:space="0" w:color="auto"/>
              <w:right w:val="single" w:sz="2" w:space="0" w:color="auto"/>
            </w:tcBorders>
            <w:hideMark/>
          </w:tcPr>
          <w:p w:rsidR="00913B33" w:rsidRDefault="00913B33" w:rsidP="00913B33">
            <w:pPr>
              <w:pStyle w:val="Function"/>
            </w:pPr>
            <w:bookmarkStart w:id="8165" w:name="_Toc477275724"/>
            <w:r>
              <w:t>Function: VNFM.</w:t>
            </w:r>
            <w:r w:rsidRPr="00292340">
              <w:t>VNF.</w:t>
            </w:r>
            <w:r>
              <w:t>GetStorageID()</w:t>
            </w:r>
            <w:bookmarkEnd w:id="8165"/>
          </w:p>
        </w:tc>
      </w:tr>
      <w:tr w:rsidR="00913B33"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913B33" w:rsidRDefault="00913B33"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13B33" w:rsidRPr="00D67489" w:rsidRDefault="002D554E" w:rsidP="00342313">
            <w:pPr>
              <w:pStyle w:val="TestCaseInfo"/>
              <w:rPr>
                <w:lang w:eastAsia="zh-CN"/>
              </w:rPr>
            </w:pPr>
            <w:r>
              <w:rPr>
                <w:sz w:val="20"/>
                <w:szCs w:val="20"/>
              </w:rPr>
              <w:t>vnfRecord</w:t>
            </w:r>
          </w:p>
        </w:tc>
      </w:tr>
      <w:tr w:rsidR="00913B33"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913B33" w:rsidRDefault="00913B33"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913B33" w:rsidRDefault="00913B33" w:rsidP="00342313">
            <w:pPr>
              <w:pStyle w:val="TestCaseInfo"/>
              <w:rPr>
                <w:lang w:eastAsia="zh-CN"/>
              </w:rPr>
            </w:pPr>
            <w:r>
              <w:rPr>
                <w:lang w:eastAsia="zh-CN"/>
              </w:rPr>
              <w:t>StorageID</w:t>
            </w:r>
            <w:r>
              <w:rPr>
                <w:lang w:eastAsia="zh-CN"/>
              </w:rPr>
              <w:tab/>
            </w:r>
            <w:r>
              <w:rPr>
                <w:lang w:eastAsia="zh-CN"/>
              </w:rPr>
              <w:tab/>
              <w:t>Success</w:t>
            </w:r>
          </w:p>
          <w:p w:rsidR="00913B33" w:rsidRDefault="00913B33" w:rsidP="00342313">
            <w:pPr>
              <w:pStyle w:val="TestCaseInfo"/>
              <w:rPr>
                <w:lang w:eastAsia="zh-CN"/>
              </w:rPr>
            </w:pPr>
            <w:r>
              <w:rPr>
                <w:lang w:eastAsia="zh-CN"/>
              </w:rPr>
              <w:t>FALSE</w:t>
            </w:r>
            <w:r>
              <w:rPr>
                <w:lang w:eastAsia="zh-CN"/>
              </w:rPr>
              <w:tab/>
            </w:r>
            <w:r>
              <w:rPr>
                <w:lang w:eastAsia="zh-CN"/>
              </w:rPr>
              <w:tab/>
            </w:r>
            <w:r>
              <w:rPr>
                <w:lang w:eastAsia="zh-CN"/>
              </w:rPr>
              <w:tab/>
              <w:t>Failure</w:t>
            </w:r>
          </w:p>
        </w:tc>
      </w:tr>
      <w:tr w:rsidR="00913B33"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913B33" w:rsidRDefault="00913B33"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913B33" w:rsidRDefault="00913B33" w:rsidP="00913B33">
            <w:pPr>
              <w:pStyle w:val="TestCaseInfo"/>
              <w:rPr>
                <w:lang w:eastAsia="zh-CN"/>
              </w:rPr>
            </w:pPr>
            <w:r>
              <w:rPr>
                <w:lang w:eastAsia="zh-CN"/>
              </w:rPr>
              <w:t>The command returns Storage ID for the provided VNF.</w:t>
            </w:r>
          </w:p>
        </w:tc>
      </w:tr>
    </w:tbl>
    <w:p w:rsidR="00913B33" w:rsidRDefault="00913B33" w:rsidP="00913B33"/>
    <w:p w:rsidR="00A62AAA" w:rsidRDefault="00A62AAA" w:rsidP="00C35DDF"/>
    <w:p w:rsidR="00874974" w:rsidRDefault="00874974" w:rsidP="00874974">
      <w:pPr>
        <w:pStyle w:val="Heading3"/>
      </w:pPr>
      <w:bookmarkStart w:id="8166" w:name="_Toc477880930"/>
      <w:r>
        <w:t>VNF</w:t>
      </w:r>
      <w:bookmarkEnd w:id="8166"/>
    </w:p>
    <w:p w:rsidR="00874974" w:rsidRDefault="00F3163D" w:rsidP="00C35DDF">
      <w:r>
        <w:t>VNF related commands like instantiation, start, stop and termination are in the group VNF.</w:t>
      </w:r>
    </w:p>
    <w:p w:rsidR="00F3163D" w:rsidRDefault="00F3163D"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67" w:name="_Toc477275725"/>
            <w:r>
              <w:t xml:space="preserve">Function: </w:t>
            </w:r>
            <w:r w:rsidR="00ED4205">
              <w:t>VNFM.</w:t>
            </w:r>
            <w:r w:rsidRPr="00292340">
              <w:t>VNF.Instantiate</w:t>
            </w:r>
            <w:r>
              <w:t>()</w:t>
            </w:r>
            <w:bookmarkEnd w:id="8167"/>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D554E" w:rsidRDefault="002D554E" w:rsidP="00E7531B">
            <w:pPr>
              <w:pStyle w:val="TestCaseInfo"/>
              <w:rPr>
                <w:lang w:eastAsia="zh-CN"/>
              </w:rPr>
            </w:pPr>
            <w:r>
              <w:rPr>
                <w:sz w:val="20"/>
                <w:szCs w:val="20"/>
              </w:rPr>
              <w:t>vnfRecord</w:t>
            </w:r>
          </w:p>
          <w:p w:rsidR="00292340" w:rsidRPr="00D67489" w:rsidRDefault="00781CED" w:rsidP="00E7531B">
            <w:pPr>
              <w:pStyle w:val="TestCaseInfo"/>
              <w:rPr>
                <w:lang w:eastAsia="zh-CN"/>
              </w:rPr>
            </w:pPr>
            <w:r>
              <w:rPr>
                <w:lang w:eastAsia="zh-CN"/>
              </w:rPr>
              <w:t>vnfPackageID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2D554E" w:rsidP="00E7531B">
            <w:pPr>
              <w:pStyle w:val="TestCaseInfo"/>
              <w:rPr>
                <w:lang w:eastAsia="zh-CN"/>
              </w:rPr>
            </w:pPr>
            <w:r>
              <w:rPr>
                <w:lang w:eastAsia="zh-CN"/>
              </w:rPr>
              <w:t>TRUE</w:t>
            </w:r>
            <w:r w:rsidR="0000094F">
              <w:rPr>
                <w:lang w:eastAsia="zh-CN"/>
              </w:rPr>
              <w:tab/>
            </w:r>
            <w:r w:rsidR="0000094F">
              <w:rPr>
                <w:lang w:eastAsia="zh-CN"/>
              </w:rPr>
              <w:tab/>
              <w:t>Success</w:t>
            </w:r>
          </w:p>
          <w:p w:rsidR="0000094F" w:rsidRDefault="0000094F" w:rsidP="00E7531B">
            <w:pPr>
              <w:pStyle w:val="TestCaseInfo"/>
              <w:rPr>
                <w:lang w:eastAsia="zh-CN"/>
              </w:rPr>
            </w:pPr>
            <w:r>
              <w:rPr>
                <w:lang w:eastAsia="zh-CN"/>
              </w:rPr>
              <w:t>FALSE</w:t>
            </w:r>
            <w:r>
              <w:rPr>
                <w:lang w:eastAsia="zh-CN"/>
              </w:rPr>
              <w:tab/>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00094F" w:rsidP="00E7531B">
            <w:pPr>
              <w:pStyle w:val="TestCaseInfo"/>
              <w:rPr>
                <w:lang w:eastAsia="zh-CN"/>
              </w:rPr>
            </w:pPr>
            <w:r>
              <w:rPr>
                <w:lang w:eastAsia="zh-CN"/>
              </w:rPr>
              <w:t xml:space="preserve">The command instantiates the software image given by the </w:t>
            </w:r>
            <w:r w:rsidR="00781CED">
              <w:rPr>
                <w:lang w:eastAsia="zh-CN"/>
              </w:rPr>
              <w:t>vnfPackageID</w:t>
            </w:r>
            <w:r>
              <w:rPr>
                <w:lang w:eastAsia="zh-CN"/>
              </w:rPr>
              <w:t>. At the end a new VNF has been instantiated. It allocates all the required resources so that the VNF is functional working. EM, license file and static configuration file must be setup prior to this call.</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68" w:name="_Toc477275726"/>
            <w:r>
              <w:t xml:space="preserve">Function: </w:t>
            </w:r>
            <w:r w:rsidR="00ED4205">
              <w:t>VNFM.</w:t>
            </w:r>
            <w:r w:rsidRPr="00292340">
              <w:t>VNF.Terminate</w:t>
            </w:r>
            <w:r>
              <w:t>()</w:t>
            </w:r>
            <w:bookmarkEnd w:id="8168"/>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6B6C60">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00094F" w:rsidP="00E7531B">
            <w:pPr>
              <w:pStyle w:val="TestCaseInfo"/>
              <w:rPr>
                <w:lang w:eastAsia="zh-CN"/>
              </w:rPr>
            </w:pPr>
            <w:r>
              <w:rPr>
                <w:lang w:eastAsia="zh-CN"/>
              </w:rPr>
              <w:t>TRUE</w:t>
            </w:r>
            <w:r>
              <w:rPr>
                <w:lang w:eastAsia="zh-CN"/>
              </w:rPr>
              <w:tab/>
            </w:r>
            <w:r>
              <w:rPr>
                <w:lang w:eastAsia="zh-CN"/>
              </w:rPr>
              <w:tab/>
              <w:t>Success</w:t>
            </w:r>
          </w:p>
          <w:p w:rsidR="0000094F" w:rsidRDefault="0000094F" w:rsidP="00E7531B">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00094F" w:rsidP="0000094F">
            <w:pPr>
              <w:pStyle w:val="TestCaseInfo"/>
              <w:rPr>
                <w:lang w:eastAsia="zh-CN"/>
              </w:rPr>
            </w:pPr>
            <w:r>
              <w:rPr>
                <w:lang w:eastAsia="zh-CN"/>
              </w:rPr>
              <w:t>The command terminates the VNF referenced by the ComputeID. All vResources has been released when the command returns.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69" w:name="_Toc477275727"/>
            <w:r>
              <w:t xml:space="preserve">Function: </w:t>
            </w:r>
            <w:r w:rsidR="00ED4205">
              <w:t>VNFM.</w:t>
            </w:r>
            <w:r w:rsidRPr="00292340">
              <w:t>VNF.Start</w:t>
            </w:r>
            <w:r>
              <w:t>()</w:t>
            </w:r>
            <w:bookmarkEnd w:id="8169"/>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6B6C60">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A662A8" w:rsidP="00E7531B">
            <w:pPr>
              <w:pStyle w:val="TestCaseInfo"/>
              <w:rPr>
                <w:lang w:eastAsia="zh-CN"/>
              </w:rPr>
            </w:pPr>
            <w:r>
              <w:rPr>
                <w:lang w:eastAsia="zh-CN"/>
              </w:rPr>
              <w:t>TRUE</w:t>
            </w:r>
            <w:r>
              <w:rPr>
                <w:lang w:eastAsia="zh-CN"/>
              </w:rPr>
              <w:tab/>
            </w:r>
            <w:r>
              <w:rPr>
                <w:lang w:eastAsia="zh-CN"/>
              </w:rPr>
              <w:tab/>
              <w:t>Success</w:t>
            </w:r>
          </w:p>
          <w:p w:rsidR="00A662A8" w:rsidRDefault="00A662A8" w:rsidP="00E7531B">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A662A8" w:rsidP="00E7531B">
            <w:pPr>
              <w:pStyle w:val="TestCaseInfo"/>
              <w:rPr>
                <w:lang w:eastAsia="zh-CN"/>
              </w:rPr>
            </w:pPr>
            <w:r>
              <w:rPr>
                <w:lang w:eastAsia="zh-CN"/>
              </w:rPr>
              <w:t>The command transitions the VNF from the state “Inactive” to the state “Active”. If a problem occurred, it returns FALSE. Otherwise the VNF will be able to forward and process packets.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70" w:name="_Toc477275728"/>
            <w:r>
              <w:lastRenderedPageBreak/>
              <w:t xml:space="preserve">Function: </w:t>
            </w:r>
            <w:r w:rsidR="00ED4205">
              <w:t>VNFM.</w:t>
            </w:r>
            <w:r w:rsidRPr="00292340">
              <w:t>VNF.Stop</w:t>
            </w:r>
            <w:r>
              <w:t>()</w:t>
            </w:r>
            <w:bookmarkEnd w:id="8170"/>
          </w:p>
        </w:tc>
      </w:tr>
      <w:tr w:rsidR="00A662A8"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62A8" w:rsidRPr="00D67489" w:rsidRDefault="002D554E" w:rsidP="006B6C60">
            <w:pPr>
              <w:pStyle w:val="TestCaseInfo"/>
              <w:rPr>
                <w:lang w:eastAsia="zh-CN"/>
              </w:rPr>
            </w:pPr>
            <w:r>
              <w:rPr>
                <w:sz w:val="20"/>
                <w:szCs w:val="20"/>
              </w:rPr>
              <w:t>vnfRecord</w:t>
            </w:r>
          </w:p>
        </w:tc>
      </w:tr>
      <w:tr w:rsidR="00A662A8"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662A8" w:rsidRDefault="00A662A8" w:rsidP="00A662A8">
            <w:pPr>
              <w:pStyle w:val="TestCaseInfo"/>
              <w:rPr>
                <w:lang w:eastAsia="zh-CN"/>
              </w:rPr>
            </w:pPr>
            <w:r>
              <w:rPr>
                <w:lang w:eastAsia="zh-CN"/>
              </w:rPr>
              <w:t>TRUE</w:t>
            </w:r>
            <w:r>
              <w:rPr>
                <w:lang w:eastAsia="zh-CN"/>
              </w:rPr>
              <w:tab/>
            </w:r>
            <w:r>
              <w:rPr>
                <w:lang w:eastAsia="zh-CN"/>
              </w:rPr>
              <w:tab/>
              <w:t>Success</w:t>
            </w:r>
          </w:p>
          <w:p w:rsidR="00A662A8" w:rsidRDefault="00A662A8" w:rsidP="00A662A8">
            <w:pPr>
              <w:pStyle w:val="TestCaseInfo"/>
              <w:rPr>
                <w:lang w:eastAsia="zh-CN"/>
              </w:rPr>
            </w:pPr>
            <w:r>
              <w:rPr>
                <w:lang w:eastAsia="zh-CN"/>
              </w:rPr>
              <w:t>FALSE</w:t>
            </w:r>
            <w:r>
              <w:rPr>
                <w:lang w:eastAsia="zh-CN"/>
              </w:rPr>
              <w:tab/>
            </w:r>
            <w:r>
              <w:rPr>
                <w:lang w:eastAsia="zh-CN"/>
              </w:rPr>
              <w:tab/>
              <w:t>Failure</w:t>
            </w:r>
          </w:p>
        </w:tc>
      </w:tr>
      <w:tr w:rsidR="00A662A8"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A662A8" w:rsidRDefault="00A662A8" w:rsidP="00A662A8">
            <w:pPr>
              <w:pStyle w:val="TestCaseInfo"/>
              <w:rPr>
                <w:lang w:eastAsia="zh-CN"/>
              </w:rPr>
            </w:pPr>
            <w:r>
              <w:rPr>
                <w:lang w:eastAsia="zh-CN"/>
              </w:rPr>
              <w:t>The command transitions the VNF from the state “Active” to the state “Inactive”. If a problem occurred, it returns FALSE. Otherwise the VNF will lose its capability to forward and process packets.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71" w:name="_Toc477275729"/>
            <w:r>
              <w:t xml:space="preserve">Function: </w:t>
            </w:r>
            <w:r w:rsidR="00ED4205">
              <w:t>VNFM.</w:t>
            </w:r>
            <w:r w:rsidRPr="00292340">
              <w:t>VNF.Upgrade</w:t>
            </w:r>
            <w:r>
              <w:t>()</w:t>
            </w:r>
            <w:bookmarkEnd w:id="8171"/>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2D554E" w:rsidP="00E7531B">
            <w:pPr>
              <w:pStyle w:val="TestCaseInfo"/>
              <w:rPr>
                <w:lang w:eastAsia="zh-CN"/>
              </w:rPr>
            </w:pPr>
            <w:r>
              <w:rPr>
                <w:sz w:val="20"/>
                <w:szCs w:val="20"/>
              </w:rPr>
              <w:t>vnfRecord</w:t>
            </w:r>
            <w:r w:rsidR="00A662A8">
              <w:rPr>
                <w:lang w:eastAsia="zh-CN"/>
              </w:rPr>
              <w:tab/>
            </w:r>
            <w:r w:rsidR="004A41A4">
              <w:rPr>
                <w:lang w:eastAsia="zh-CN"/>
              </w:rPr>
              <w:tab/>
            </w:r>
            <w:r w:rsidR="00A662A8">
              <w:rPr>
                <w:lang w:eastAsia="zh-CN"/>
              </w:rPr>
              <w:t>to be upgraded existing VNF instance</w:t>
            </w:r>
          </w:p>
          <w:p w:rsidR="00A662A8" w:rsidRPr="00D67489" w:rsidRDefault="00781CED" w:rsidP="00E7531B">
            <w:pPr>
              <w:pStyle w:val="TestCaseInfo"/>
              <w:rPr>
                <w:lang w:eastAsia="zh-CN"/>
              </w:rPr>
            </w:pPr>
            <w:r>
              <w:rPr>
                <w:lang w:eastAsia="zh-CN"/>
              </w:rPr>
              <w:t>vnfPackageID</w:t>
            </w:r>
            <w:r w:rsidR="00A662A8">
              <w:rPr>
                <w:lang w:eastAsia="zh-CN"/>
              </w:rPr>
              <w:tab/>
            </w:r>
            <w:r w:rsidR="004A41A4">
              <w:rPr>
                <w:lang w:eastAsia="zh-CN"/>
              </w:rPr>
              <w:tab/>
            </w:r>
            <w:r w:rsidR="00A662A8">
              <w:rPr>
                <w:lang w:eastAsia="zh-CN"/>
              </w:rPr>
              <w:t>the new sw image to what the VNF should be upgraded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662A8" w:rsidRDefault="002D554E" w:rsidP="00A662A8">
            <w:pPr>
              <w:pStyle w:val="TestCaseInfo"/>
              <w:rPr>
                <w:lang w:eastAsia="zh-CN"/>
              </w:rPr>
            </w:pPr>
            <w:r>
              <w:rPr>
                <w:lang w:eastAsia="zh-CN"/>
              </w:rPr>
              <w:t>TRUE</w:t>
            </w:r>
            <w:r w:rsidR="00A662A8">
              <w:rPr>
                <w:lang w:eastAsia="zh-CN"/>
              </w:rPr>
              <w:tab/>
            </w:r>
            <w:r w:rsidR="004A41A4">
              <w:rPr>
                <w:lang w:eastAsia="zh-CN"/>
              </w:rPr>
              <w:tab/>
            </w:r>
            <w:r w:rsidR="00A662A8">
              <w:rPr>
                <w:lang w:eastAsia="zh-CN"/>
              </w:rPr>
              <w:t>Success, the new compute ID of the upgraded entity</w:t>
            </w:r>
          </w:p>
          <w:p w:rsidR="00292340" w:rsidRDefault="00A662A8" w:rsidP="00A662A8">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A662A8" w:rsidP="00E7531B">
            <w:pPr>
              <w:pStyle w:val="TestCaseInfo"/>
              <w:rPr>
                <w:lang w:eastAsia="zh-CN"/>
              </w:rPr>
            </w:pPr>
            <w:r>
              <w:rPr>
                <w:lang w:eastAsia="zh-CN"/>
              </w:rPr>
              <w:t>A VNF may need to be upgraded to a new version of the software. The command will replace the existing VNF with the new software image.</w:t>
            </w:r>
          </w:p>
        </w:tc>
      </w:tr>
    </w:tbl>
    <w:p w:rsidR="00292340" w:rsidRDefault="00292340"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72" w:name="_Toc477275730"/>
            <w:r>
              <w:t xml:space="preserve">Function: </w:t>
            </w:r>
            <w:r w:rsidR="00ED4205">
              <w:t>VNFM.</w:t>
            </w:r>
            <w:r w:rsidRPr="00292340">
              <w:t>VNF.Update</w:t>
            </w:r>
            <w:r>
              <w:t>()</w:t>
            </w:r>
            <w:bookmarkEnd w:id="8172"/>
          </w:p>
        </w:tc>
      </w:tr>
      <w:tr w:rsidR="00A662A8"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62A8" w:rsidRDefault="002D554E" w:rsidP="00A662A8">
            <w:pPr>
              <w:pStyle w:val="TestCaseInfo"/>
              <w:rPr>
                <w:lang w:eastAsia="zh-CN"/>
              </w:rPr>
            </w:pPr>
            <w:r>
              <w:rPr>
                <w:sz w:val="20"/>
                <w:szCs w:val="20"/>
              </w:rPr>
              <w:t>vnfRecord</w:t>
            </w:r>
            <w:r w:rsidR="00A662A8">
              <w:rPr>
                <w:lang w:eastAsia="zh-CN"/>
              </w:rPr>
              <w:tab/>
            </w:r>
            <w:r w:rsidR="00781CED">
              <w:rPr>
                <w:lang w:eastAsia="zh-CN"/>
              </w:rPr>
              <w:tab/>
            </w:r>
            <w:r w:rsidR="007D5F20">
              <w:rPr>
                <w:lang w:eastAsia="zh-CN"/>
              </w:rPr>
              <w:t>to be updated</w:t>
            </w:r>
            <w:r w:rsidR="00A662A8">
              <w:rPr>
                <w:lang w:eastAsia="zh-CN"/>
              </w:rPr>
              <w:t xml:space="preserve"> existing VNF instance</w:t>
            </w:r>
          </w:p>
          <w:p w:rsidR="00A662A8" w:rsidRPr="00D67489" w:rsidRDefault="00781CED" w:rsidP="00A662A8">
            <w:pPr>
              <w:pStyle w:val="TestCaseInfo"/>
              <w:rPr>
                <w:lang w:eastAsia="zh-CN"/>
              </w:rPr>
            </w:pPr>
            <w:r>
              <w:rPr>
                <w:lang w:eastAsia="zh-CN"/>
              </w:rPr>
              <w:t>vnfPackageID</w:t>
            </w:r>
            <w:r w:rsidR="00A662A8">
              <w:rPr>
                <w:lang w:eastAsia="zh-CN"/>
              </w:rPr>
              <w:tab/>
            </w:r>
            <w:r>
              <w:rPr>
                <w:lang w:eastAsia="zh-CN"/>
              </w:rPr>
              <w:tab/>
            </w:r>
            <w:r w:rsidR="00A662A8">
              <w:rPr>
                <w:lang w:eastAsia="zh-CN"/>
              </w:rPr>
              <w:t>the new sw image to</w:t>
            </w:r>
            <w:r w:rsidR="007D5F20">
              <w:rPr>
                <w:lang w:eastAsia="zh-CN"/>
              </w:rPr>
              <w:t xml:space="preserve"> what the VNF should be updated</w:t>
            </w:r>
          </w:p>
        </w:tc>
      </w:tr>
      <w:tr w:rsidR="00A662A8"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662A8" w:rsidRDefault="002D554E" w:rsidP="00A662A8">
            <w:pPr>
              <w:pStyle w:val="TestCaseInfo"/>
              <w:rPr>
                <w:lang w:eastAsia="zh-CN"/>
              </w:rPr>
            </w:pPr>
            <w:r>
              <w:rPr>
                <w:lang w:eastAsia="zh-CN"/>
              </w:rPr>
              <w:t>TRUE</w:t>
            </w:r>
            <w:r w:rsidR="00A662A8">
              <w:rPr>
                <w:lang w:eastAsia="zh-CN"/>
              </w:rPr>
              <w:tab/>
            </w:r>
            <w:r w:rsidR="004A41A4">
              <w:rPr>
                <w:lang w:eastAsia="zh-CN"/>
              </w:rPr>
              <w:tab/>
            </w:r>
            <w:r w:rsidR="00A662A8">
              <w:rPr>
                <w:lang w:eastAsia="zh-CN"/>
              </w:rPr>
              <w:t>Success, th</w:t>
            </w:r>
            <w:r w:rsidR="007D5F20">
              <w:rPr>
                <w:lang w:eastAsia="zh-CN"/>
              </w:rPr>
              <w:t>e new compute ID of the updated</w:t>
            </w:r>
            <w:r w:rsidR="00A662A8">
              <w:rPr>
                <w:lang w:eastAsia="zh-CN"/>
              </w:rPr>
              <w:t xml:space="preserve"> entity</w:t>
            </w:r>
          </w:p>
          <w:p w:rsidR="00A662A8" w:rsidRDefault="00A662A8" w:rsidP="00A662A8">
            <w:pPr>
              <w:pStyle w:val="TestCaseInfo"/>
              <w:rPr>
                <w:lang w:eastAsia="zh-CN"/>
              </w:rPr>
            </w:pPr>
            <w:r>
              <w:rPr>
                <w:lang w:eastAsia="zh-CN"/>
              </w:rPr>
              <w:t>FALSE</w:t>
            </w:r>
            <w:r>
              <w:rPr>
                <w:lang w:eastAsia="zh-CN"/>
              </w:rPr>
              <w:tab/>
            </w:r>
            <w:r>
              <w:rPr>
                <w:lang w:eastAsia="zh-CN"/>
              </w:rPr>
              <w:tab/>
              <w:t>Failure</w:t>
            </w:r>
          </w:p>
        </w:tc>
      </w:tr>
      <w:tr w:rsidR="00A662A8"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A662A8" w:rsidRDefault="007D5F20" w:rsidP="007D5F20">
            <w:pPr>
              <w:pStyle w:val="TestCaseInfo"/>
              <w:rPr>
                <w:lang w:eastAsia="zh-CN"/>
              </w:rPr>
            </w:pPr>
            <w:r>
              <w:rPr>
                <w:lang w:eastAsia="zh-CN"/>
              </w:rPr>
              <w:t>A VNF may need to be updated</w:t>
            </w:r>
            <w:r w:rsidR="00A662A8">
              <w:rPr>
                <w:lang w:eastAsia="zh-CN"/>
              </w:rPr>
              <w:t xml:space="preserve"> </w:t>
            </w:r>
            <w:r>
              <w:rPr>
                <w:lang w:eastAsia="zh-CN"/>
              </w:rPr>
              <w:t xml:space="preserve">with a bug fix of </w:t>
            </w:r>
            <w:r w:rsidR="00A662A8">
              <w:rPr>
                <w:lang w:eastAsia="zh-CN"/>
              </w:rPr>
              <w:t>the software. The command will replace the existing VNF with the new software image.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73" w:name="_Toc477275731"/>
            <w:r>
              <w:t xml:space="preserve">Function: </w:t>
            </w:r>
            <w:r w:rsidR="00ED4205">
              <w:t>VNFM.</w:t>
            </w:r>
            <w:r w:rsidRPr="00292340">
              <w:t>VNF.Rollback</w:t>
            </w:r>
            <w:r>
              <w:t>()</w:t>
            </w:r>
            <w:bookmarkEnd w:id="8173"/>
          </w:p>
        </w:tc>
      </w:tr>
      <w:tr w:rsidR="007D5F2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7D5F20" w:rsidRDefault="007D5F20" w:rsidP="007D5F20">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7D5F20" w:rsidRDefault="002D554E" w:rsidP="007D5F20">
            <w:pPr>
              <w:pStyle w:val="TestCaseInfo"/>
              <w:rPr>
                <w:lang w:eastAsia="zh-CN"/>
              </w:rPr>
            </w:pPr>
            <w:r>
              <w:rPr>
                <w:sz w:val="20"/>
                <w:szCs w:val="20"/>
              </w:rPr>
              <w:t>vnfRecord</w:t>
            </w:r>
            <w:r w:rsidR="007D5F20">
              <w:rPr>
                <w:lang w:eastAsia="zh-CN"/>
              </w:rPr>
              <w:tab/>
            </w:r>
            <w:r w:rsidR="00781CED">
              <w:rPr>
                <w:lang w:eastAsia="zh-CN"/>
              </w:rPr>
              <w:tab/>
            </w:r>
            <w:r w:rsidR="007D5F20">
              <w:rPr>
                <w:lang w:eastAsia="zh-CN"/>
              </w:rPr>
              <w:t>to be rolledback existing VNF instance</w:t>
            </w:r>
          </w:p>
          <w:p w:rsidR="007D5F20" w:rsidRPr="00D67489" w:rsidRDefault="00781CED" w:rsidP="007D5F20">
            <w:pPr>
              <w:pStyle w:val="TestCaseInfo"/>
              <w:rPr>
                <w:lang w:eastAsia="zh-CN"/>
              </w:rPr>
            </w:pPr>
            <w:r>
              <w:rPr>
                <w:lang w:eastAsia="zh-CN"/>
              </w:rPr>
              <w:t>vnfPackageID</w:t>
            </w:r>
            <w:r w:rsidR="007D5F20">
              <w:rPr>
                <w:lang w:eastAsia="zh-CN"/>
              </w:rPr>
              <w:tab/>
            </w:r>
            <w:r>
              <w:rPr>
                <w:lang w:eastAsia="zh-CN"/>
              </w:rPr>
              <w:tab/>
            </w:r>
            <w:r w:rsidR="007D5F20">
              <w:rPr>
                <w:lang w:eastAsia="zh-CN"/>
              </w:rPr>
              <w:t>the new sw image to what the VNF should be rolledback</w:t>
            </w:r>
          </w:p>
        </w:tc>
      </w:tr>
      <w:tr w:rsidR="007D5F2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7D5F20" w:rsidRDefault="007D5F20" w:rsidP="007D5F20">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D5F20" w:rsidRDefault="002D554E" w:rsidP="007D5F20">
            <w:pPr>
              <w:pStyle w:val="TestCaseInfo"/>
              <w:rPr>
                <w:lang w:eastAsia="zh-CN"/>
              </w:rPr>
            </w:pPr>
            <w:r>
              <w:rPr>
                <w:lang w:eastAsia="zh-CN"/>
              </w:rPr>
              <w:t>TRUE</w:t>
            </w:r>
            <w:r w:rsidR="007D5F20">
              <w:rPr>
                <w:lang w:eastAsia="zh-CN"/>
              </w:rPr>
              <w:tab/>
            </w:r>
            <w:r w:rsidR="004A41A4">
              <w:rPr>
                <w:lang w:eastAsia="zh-CN"/>
              </w:rPr>
              <w:tab/>
            </w:r>
            <w:r w:rsidR="007D5F20">
              <w:rPr>
                <w:lang w:eastAsia="zh-CN"/>
              </w:rPr>
              <w:t>Success, the new compute ID of the rolledback entity</w:t>
            </w:r>
          </w:p>
          <w:p w:rsidR="007D5F20" w:rsidRDefault="007D5F20" w:rsidP="007D5F20">
            <w:pPr>
              <w:pStyle w:val="TestCaseInfo"/>
              <w:rPr>
                <w:lang w:eastAsia="zh-CN"/>
              </w:rPr>
            </w:pPr>
            <w:r>
              <w:rPr>
                <w:lang w:eastAsia="zh-CN"/>
              </w:rPr>
              <w:t>FALSE</w:t>
            </w:r>
            <w:r>
              <w:rPr>
                <w:lang w:eastAsia="zh-CN"/>
              </w:rPr>
              <w:tab/>
            </w:r>
            <w:r>
              <w:rPr>
                <w:lang w:eastAsia="zh-CN"/>
              </w:rPr>
              <w:tab/>
              <w:t>Failure</w:t>
            </w:r>
          </w:p>
        </w:tc>
      </w:tr>
      <w:tr w:rsidR="007D5F2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D5F20" w:rsidRDefault="007D5F20" w:rsidP="007D5F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7D5F20" w:rsidRDefault="007D5F20" w:rsidP="007D5F20">
            <w:pPr>
              <w:pStyle w:val="TestCaseInfo"/>
              <w:rPr>
                <w:lang w:eastAsia="zh-CN"/>
              </w:rPr>
            </w:pPr>
            <w:r>
              <w:rPr>
                <w:lang w:eastAsia="zh-CN"/>
              </w:rPr>
              <w:t>A VNF may need to be rolledback to an older version of the software. The command will replace the existing VNF with the older software image.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74" w:name="_Toc477275732"/>
            <w:r>
              <w:t xml:space="preserve">Function: </w:t>
            </w:r>
            <w:r w:rsidR="00ED4205">
              <w:t>VNFM.</w:t>
            </w:r>
            <w:r w:rsidRPr="00292340">
              <w:t>VNF.GetVNFstate</w:t>
            </w:r>
            <w:r>
              <w:t>()</w:t>
            </w:r>
            <w:bookmarkEnd w:id="8174"/>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D5F20" w:rsidRDefault="007D5F20" w:rsidP="00E7531B">
            <w:pPr>
              <w:pStyle w:val="TestCaseInfo"/>
              <w:rPr>
                <w:lang w:eastAsia="zh-CN"/>
              </w:rPr>
            </w:pPr>
            <w:r>
              <w:rPr>
                <w:lang w:eastAsia="zh-CN"/>
              </w:rPr>
              <w:t>State of the VNF:</w:t>
            </w:r>
          </w:p>
          <w:p w:rsidR="00292340" w:rsidRDefault="007D5F20" w:rsidP="00FD6C0C">
            <w:pPr>
              <w:pStyle w:val="TestCaseInfo"/>
              <w:numPr>
                <w:ilvl w:val="0"/>
                <w:numId w:val="144"/>
              </w:numPr>
              <w:rPr>
                <w:lang w:eastAsia="zh-CN"/>
              </w:rPr>
            </w:pPr>
            <w:r>
              <w:rPr>
                <w:lang w:eastAsia="zh-CN"/>
              </w:rPr>
              <w:t>NotConfigured</w:t>
            </w:r>
          </w:p>
          <w:p w:rsidR="007D5F20" w:rsidRDefault="007D5F20" w:rsidP="00FD6C0C">
            <w:pPr>
              <w:pStyle w:val="TestCaseInfo"/>
              <w:numPr>
                <w:ilvl w:val="0"/>
                <w:numId w:val="144"/>
              </w:numPr>
              <w:rPr>
                <w:lang w:eastAsia="zh-CN"/>
              </w:rPr>
            </w:pPr>
            <w:r>
              <w:rPr>
                <w:lang w:eastAsia="zh-CN"/>
              </w:rPr>
              <w:t>Inactive</w:t>
            </w:r>
          </w:p>
          <w:p w:rsidR="007D5F20" w:rsidRDefault="007D5F20" w:rsidP="00FD6C0C">
            <w:pPr>
              <w:pStyle w:val="TestCaseInfo"/>
              <w:numPr>
                <w:ilvl w:val="0"/>
                <w:numId w:val="144"/>
              </w:numPr>
              <w:rPr>
                <w:lang w:eastAsia="zh-CN"/>
              </w:rPr>
            </w:pPr>
            <w:r>
              <w:rPr>
                <w:lang w:eastAsia="zh-CN"/>
              </w:rPr>
              <w:t>Active</w:t>
            </w:r>
          </w:p>
          <w:p w:rsidR="00933BAE" w:rsidRDefault="00933BAE" w:rsidP="00FD6C0C">
            <w:pPr>
              <w:pStyle w:val="TestCaseInfo"/>
              <w:numPr>
                <w:ilvl w:val="0"/>
                <w:numId w:val="144"/>
              </w:numPr>
              <w:rPr>
                <w:lang w:eastAsia="zh-CN"/>
              </w:rPr>
            </w:pPr>
            <w:r>
              <w:rPr>
                <w:lang w:eastAsia="zh-CN"/>
              </w:rPr>
              <w:t>FALSE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D5F20" w:rsidP="00E7531B">
            <w:pPr>
              <w:pStyle w:val="TestCaseInfo"/>
              <w:rPr>
                <w:lang w:eastAsia="zh-CN"/>
              </w:rPr>
            </w:pPr>
            <w:r>
              <w:rPr>
                <w:lang w:eastAsia="zh-CN"/>
              </w:rPr>
              <w:t xml:space="preserve">The command returns the current state of the VNF. </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75" w:name="_Toc477275733"/>
            <w:r>
              <w:t xml:space="preserve">Function: </w:t>
            </w:r>
            <w:r w:rsidR="00ED4205">
              <w:t>VNFM.</w:t>
            </w:r>
            <w:r w:rsidRPr="00292340">
              <w:t>VNF.GetvResourceList</w:t>
            </w:r>
            <w:r>
              <w:t>()</w:t>
            </w:r>
            <w:bookmarkEnd w:id="8175"/>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7D5F20" w:rsidP="00E7531B">
            <w:pPr>
              <w:pStyle w:val="TestCaseInfo"/>
              <w:rPr>
                <w:lang w:eastAsia="zh-CN"/>
              </w:rPr>
            </w:pPr>
            <w:r>
              <w:rPr>
                <w:lang w:eastAsia="zh-CN"/>
              </w:rPr>
              <w:t>Returns the list of all allocated vResources of the instantiated VNF</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D5F20" w:rsidP="00E7531B">
            <w:pPr>
              <w:pStyle w:val="TestCaseInfo"/>
              <w:rPr>
                <w:lang w:eastAsia="zh-CN"/>
              </w:rPr>
            </w:pPr>
            <w:r>
              <w:rPr>
                <w:lang w:eastAsia="zh-CN"/>
              </w:rPr>
              <w:t>The command returns a list of all allocated vResources of the instantiated VNF</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76" w:name="_Toc477275734"/>
            <w:r>
              <w:t xml:space="preserve">Function: </w:t>
            </w:r>
            <w:r w:rsidR="00ED4205">
              <w:t>VNFM.</w:t>
            </w:r>
            <w:r w:rsidRPr="00292340">
              <w:t>VNF.ValidateAllocatedvResources</w:t>
            </w:r>
            <w:r>
              <w:t>()</w:t>
            </w:r>
            <w:bookmarkEnd w:id="8176"/>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2D554E" w:rsidP="00E7531B">
            <w:pPr>
              <w:pStyle w:val="TestCaseInfo"/>
              <w:rPr>
                <w:lang w:eastAsia="zh-CN"/>
              </w:rPr>
            </w:pPr>
            <w:r>
              <w:rPr>
                <w:sz w:val="20"/>
                <w:szCs w:val="20"/>
              </w:rPr>
              <w:t>vnfRecord</w:t>
            </w:r>
          </w:p>
          <w:p w:rsidR="007D5F20" w:rsidRDefault="00781CED" w:rsidP="00E7531B">
            <w:pPr>
              <w:pStyle w:val="TestCaseInfo"/>
              <w:rPr>
                <w:lang w:eastAsia="zh-CN"/>
              </w:rPr>
            </w:pPr>
            <w:r>
              <w:rPr>
                <w:lang w:eastAsia="zh-CN"/>
              </w:rPr>
              <w:t>vnfPackageID</w:t>
            </w:r>
          </w:p>
          <w:p w:rsidR="007D5F20" w:rsidRDefault="007D5F20" w:rsidP="00E7531B">
            <w:pPr>
              <w:pStyle w:val="TestCaseInfo"/>
              <w:rPr>
                <w:lang w:eastAsia="zh-CN"/>
              </w:rPr>
            </w:pPr>
            <w:r>
              <w:rPr>
                <w:lang w:eastAsia="zh-CN"/>
              </w:rPr>
              <w:t>VNF Resize Level:</w:t>
            </w:r>
          </w:p>
          <w:p w:rsidR="00BA0A09" w:rsidRDefault="00BA0A09" w:rsidP="00FB6000">
            <w:pPr>
              <w:pStyle w:val="TestCaseInfo"/>
              <w:numPr>
                <w:ilvl w:val="0"/>
                <w:numId w:val="145"/>
              </w:numPr>
              <w:rPr>
                <w:lang w:eastAsia="zh-CN"/>
              </w:rPr>
            </w:pPr>
            <w:r>
              <w:rPr>
                <w:lang w:eastAsia="zh-CN"/>
              </w:rPr>
              <w:t>Initial</w:t>
            </w:r>
            <w:r w:rsidR="009440E3">
              <w:rPr>
                <w:lang w:eastAsia="zh-CN"/>
              </w:rPr>
              <w:t xml:space="preserve"> (</w:t>
            </w:r>
            <w:r w:rsidR="009440E3">
              <w:t>INITIAL_VRESOURCE_LEVEL)</w:t>
            </w:r>
          </w:p>
          <w:p w:rsidR="007D5F20" w:rsidRDefault="007D5F20" w:rsidP="00FB6000">
            <w:pPr>
              <w:pStyle w:val="TestCaseInfo"/>
              <w:numPr>
                <w:ilvl w:val="0"/>
                <w:numId w:val="145"/>
              </w:numPr>
              <w:rPr>
                <w:lang w:eastAsia="zh-CN"/>
              </w:rPr>
            </w:pPr>
            <w:r>
              <w:rPr>
                <w:lang w:eastAsia="zh-CN"/>
              </w:rPr>
              <w:t>Normal resize vResource Level</w:t>
            </w:r>
            <w:r w:rsidR="00853666">
              <w:rPr>
                <w:lang w:eastAsia="zh-CN"/>
              </w:rPr>
              <w:t xml:space="preserve"> </w:t>
            </w:r>
            <w:r w:rsidR="009440E3">
              <w:rPr>
                <w:lang w:eastAsia="zh-CN"/>
              </w:rPr>
              <w:t>(</w:t>
            </w:r>
            <w:r w:rsidR="009440E3">
              <w:t>NORMAL_VRESOURCE_LEVEL</w:t>
            </w:r>
            <w:r w:rsidR="00B478C4">
              <w:rPr>
                <w:lang w:eastAsia="zh-CN"/>
              </w:rPr>
              <w:t>)</w:t>
            </w:r>
          </w:p>
          <w:p w:rsidR="007D5F20" w:rsidRDefault="007D5F20" w:rsidP="00FB6000">
            <w:pPr>
              <w:pStyle w:val="TestCaseInfo"/>
              <w:numPr>
                <w:ilvl w:val="0"/>
                <w:numId w:val="145"/>
              </w:numPr>
              <w:rPr>
                <w:lang w:eastAsia="zh-CN"/>
              </w:rPr>
            </w:pPr>
            <w:r>
              <w:rPr>
                <w:lang w:eastAsia="zh-CN"/>
              </w:rPr>
              <w:t>Elevated resize vResource Level</w:t>
            </w:r>
            <w:r w:rsidR="00B478C4">
              <w:rPr>
                <w:lang w:eastAsia="zh-CN"/>
              </w:rPr>
              <w:t xml:space="preserve"> (ELEVATED_VRESOURCE_LEVEL)</w:t>
            </w:r>
          </w:p>
          <w:p w:rsidR="007D5F20" w:rsidRDefault="007D5F20" w:rsidP="00FB6000">
            <w:pPr>
              <w:pStyle w:val="TestCaseInfo"/>
              <w:numPr>
                <w:ilvl w:val="0"/>
                <w:numId w:val="145"/>
              </w:numPr>
              <w:rPr>
                <w:lang w:eastAsia="zh-CN"/>
              </w:rPr>
            </w:pPr>
            <w:r>
              <w:rPr>
                <w:lang w:eastAsia="zh-CN"/>
              </w:rPr>
              <w:t>Max resize vResource Level</w:t>
            </w:r>
            <w:r w:rsidR="004C0265">
              <w:rPr>
                <w:lang w:eastAsia="zh-CN"/>
              </w:rPr>
              <w:t xml:space="preserve"> (</w:t>
            </w:r>
            <w:r w:rsidR="004C0265">
              <w:t>MAX_</w:t>
            </w:r>
            <w:r w:rsidR="00B478C4">
              <w:t>RESIZE_</w:t>
            </w:r>
            <w:r w:rsidR="004C0265">
              <w:t>VRESOURCE_LEVEL)</w:t>
            </w:r>
          </w:p>
          <w:p w:rsidR="007D5F20" w:rsidRDefault="007D5F20" w:rsidP="00FB6000">
            <w:pPr>
              <w:pStyle w:val="TestCaseInfo"/>
              <w:numPr>
                <w:ilvl w:val="0"/>
                <w:numId w:val="145"/>
              </w:numPr>
              <w:rPr>
                <w:lang w:eastAsia="zh-CN"/>
              </w:rPr>
            </w:pPr>
            <w:r>
              <w:rPr>
                <w:lang w:eastAsia="zh-CN"/>
              </w:rPr>
              <w:t>Max resize vResource Level but reduced by VIM vResources</w:t>
            </w:r>
            <w:r w:rsidR="004C0265">
              <w:rPr>
                <w:lang w:eastAsia="zh-CN"/>
              </w:rPr>
              <w:t xml:space="preserve"> </w:t>
            </w:r>
            <w:r w:rsidR="004C0265">
              <w:t>(MAX_</w:t>
            </w:r>
            <w:r w:rsidR="00B478C4">
              <w:t>REDUCED_</w:t>
            </w:r>
            <w:r w:rsidR="004C0265">
              <w:t>RESIZE_VRESOURCE_LEVEL)</w:t>
            </w:r>
          </w:p>
          <w:p w:rsidR="00FB6000" w:rsidRDefault="00FB6000" w:rsidP="00FB6000">
            <w:pPr>
              <w:pStyle w:val="TestCaseInfo"/>
              <w:rPr>
                <w:lang w:eastAsia="zh-CN"/>
              </w:rPr>
            </w:pPr>
            <w:r>
              <w:rPr>
                <w:lang w:eastAsia="zh-CN"/>
              </w:rPr>
              <w:t>Type of vResource to be validated:</w:t>
            </w:r>
          </w:p>
          <w:p w:rsidR="00FB6000" w:rsidRDefault="00FB6000" w:rsidP="00FB6000">
            <w:pPr>
              <w:pStyle w:val="TestCaseInfo"/>
              <w:numPr>
                <w:ilvl w:val="0"/>
                <w:numId w:val="145"/>
              </w:numPr>
              <w:rPr>
                <w:lang w:eastAsia="zh-CN"/>
              </w:rPr>
            </w:pPr>
            <w:r>
              <w:rPr>
                <w:lang w:eastAsia="zh-CN"/>
              </w:rPr>
              <w:t>vMemory</w:t>
            </w:r>
          </w:p>
          <w:p w:rsidR="00FB6000" w:rsidRDefault="00FB6000" w:rsidP="00FB6000">
            <w:pPr>
              <w:pStyle w:val="TestCaseInfo"/>
              <w:numPr>
                <w:ilvl w:val="0"/>
                <w:numId w:val="145"/>
              </w:numPr>
              <w:rPr>
                <w:lang w:eastAsia="zh-CN"/>
              </w:rPr>
            </w:pPr>
            <w:r>
              <w:rPr>
                <w:lang w:eastAsia="zh-CN"/>
              </w:rPr>
              <w:t>vCPU cores</w:t>
            </w:r>
          </w:p>
          <w:p w:rsidR="00FB6000" w:rsidRDefault="00FB6000" w:rsidP="00FB6000">
            <w:pPr>
              <w:pStyle w:val="TestCaseInfo"/>
              <w:numPr>
                <w:ilvl w:val="0"/>
                <w:numId w:val="145"/>
              </w:numPr>
              <w:rPr>
                <w:lang w:eastAsia="zh-CN"/>
              </w:rPr>
            </w:pPr>
            <w:r>
              <w:rPr>
                <w:lang w:eastAsia="zh-CN"/>
              </w:rPr>
              <w:t>vStorage</w:t>
            </w:r>
          </w:p>
          <w:p w:rsidR="00FB6000" w:rsidRDefault="00FB6000" w:rsidP="00FB6000">
            <w:pPr>
              <w:pStyle w:val="TestCaseInfo"/>
              <w:numPr>
                <w:ilvl w:val="0"/>
                <w:numId w:val="145"/>
              </w:numPr>
              <w:rPr>
                <w:lang w:eastAsia="zh-CN"/>
              </w:rPr>
            </w:pPr>
            <w:r>
              <w:rPr>
                <w:lang w:eastAsia="zh-CN"/>
              </w:rPr>
              <w:t>vNIC or specialized hardware</w:t>
            </w:r>
          </w:p>
          <w:p w:rsidR="00FB6000" w:rsidRPr="00D67489" w:rsidRDefault="00FB6000" w:rsidP="00FB6000">
            <w:pPr>
              <w:pStyle w:val="TestCaseInfo"/>
              <w:numPr>
                <w:ilvl w:val="0"/>
                <w:numId w:val="145"/>
              </w:numPr>
              <w:rPr>
                <w:lang w:eastAsia="zh-CN"/>
              </w:rPr>
            </w:pPr>
            <w:r>
              <w:rPr>
                <w:lang w:eastAsia="zh-CN"/>
              </w:rPr>
              <w:t>vResource = any</w:t>
            </w:r>
          </w:p>
        </w:tc>
      </w:tr>
      <w:tr w:rsidR="00DC1C88"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C1C88" w:rsidRDefault="00DC1C88" w:rsidP="00DC1C88">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C1C88" w:rsidRDefault="00DC1C88" w:rsidP="00DC1C88">
            <w:pPr>
              <w:pStyle w:val="TestCaseInfo"/>
              <w:rPr>
                <w:lang w:eastAsia="zh-CN"/>
              </w:rPr>
            </w:pPr>
            <w:r>
              <w:rPr>
                <w:lang w:eastAsia="zh-CN"/>
              </w:rPr>
              <w:t>TRUE</w:t>
            </w:r>
            <w:r>
              <w:rPr>
                <w:lang w:eastAsia="zh-CN"/>
              </w:rPr>
              <w:tab/>
            </w:r>
            <w:r>
              <w:rPr>
                <w:lang w:eastAsia="zh-CN"/>
              </w:rPr>
              <w:tab/>
              <w:t>vResources are correctly allocated</w:t>
            </w:r>
          </w:p>
          <w:p w:rsidR="00DC1C88" w:rsidRDefault="00DC1C88" w:rsidP="00DC1C88">
            <w:pPr>
              <w:pStyle w:val="TestCaseInfo"/>
              <w:rPr>
                <w:lang w:eastAsia="zh-CN"/>
              </w:rPr>
            </w:pPr>
            <w:r>
              <w:rPr>
                <w:lang w:eastAsia="zh-CN"/>
              </w:rPr>
              <w:t>FALSE</w:t>
            </w:r>
            <w:r>
              <w:rPr>
                <w:lang w:eastAsia="zh-CN"/>
              </w:rPr>
              <w:tab/>
            </w:r>
            <w:r>
              <w:rPr>
                <w:lang w:eastAsia="zh-CN"/>
              </w:rPr>
              <w:tab/>
              <w:t>Failure, vResource mismatch</w:t>
            </w:r>
          </w:p>
        </w:tc>
      </w:tr>
      <w:tr w:rsidR="00DC1C88"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C1C88" w:rsidRDefault="00DC1C88" w:rsidP="00DC1C8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C1C88" w:rsidRDefault="00DC1C88" w:rsidP="00DC1C88">
            <w:pPr>
              <w:pStyle w:val="TestCaseInfo"/>
              <w:rPr>
                <w:lang w:eastAsia="zh-CN"/>
              </w:rPr>
            </w:pPr>
            <w:r>
              <w:rPr>
                <w:lang w:eastAsia="zh-CN"/>
              </w:rPr>
              <w:t>The command validates that the VNF has been assigned the expected vResources in the current state.</w:t>
            </w:r>
          </w:p>
        </w:tc>
      </w:tr>
    </w:tbl>
    <w:p w:rsidR="00292340" w:rsidRDefault="00292340" w:rsidP="00C35DDF"/>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77" w:name="_Toc477275735"/>
            <w:r>
              <w:t xml:space="preserve">Function: </w:t>
            </w:r>
            <w:r w:rsidR="00ED4205">
              <w:t>VNFM.</w:t>
            </w:r>
            <w:r w:rsidRPr="00292340">
              <w:t>VNF.AllvResourcesReleased</w:t>
            </w:r>
            <w:r>
              <w:t>()</w:t>
            </w:r>
            <w:bookmarkEnd w:id="8177"/>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A62AAA">
            <w:pPr>
              <w:pStyle w:val="TestCaseInfo"/>
              <w:rPr>
                <w:lang w:eastAsia="zh-CN"/>
              </w:rPr>
            </w:pPr>
            <w:r>
              <w:rPr>
                <w:sz w:val="20"/>
                <w:szCs w:val="20"/>
              </w:rPr>
              <w:t>vnfRecord</w:t>
            </w:r>
          </w:p>
        </w:tc>
      </w:tr>
      <w:tr w:rsidR="007B1F7E"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7B1F7E" w:rsidRDefault="007B1F7E" w:rsidP="007B1F7E">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B1F7E" w:rsidRDefault="007B1F7E" w:rsidP="007B1F7E">
            <w:pPr>
              <w:pStyle w:val="TestCaseInfo"/>
              <w:rPr>
                <w:lang w:eastAsia="zh-CN"/>
              </w:rPr>
            </w:pPr>
            <w:r>
              <w:rPr>
                <w:lang w:eastAsia="zh-CN"/>
              </w:rPr>
              <w:t>TRUE</w:t>
            </w:r>
            <w:r>
              <w:rPr>
                <w:lang w:eastAsia="zh-CN"/>
              </w:rPr>
              <w:tab/>
            </w:r>
            <w:r>
              <w:rPr>
                <w:lang w:eastAsia="zh-CN"/>
              </w:rPr>
              <w:tab/>
              <w:t>Success</w:t>
            </w:r>
          </w:p>
          <w:p w:rsidR="007B1F7E" w:rsidRDefault="007B1F7E" w:rsidP="007B1F7E">
            <w:pPr>
              <w:pStyle w:val="TestCaseInfo"/>
              <w:rPr>
                <w:lang w:eastAsia="zh-CN"/>
              </w:rPr>
            </w:pPr>
            <w:r>
              <w:rPr>
                <w:lang w:eastAsia="zh-CN"/>
              </w:rPr>
              <w:t>FALSE</w:t>
            </w:r>
            <w:r>
              <w:rPr>
                <w:lang w:eastAsia="zh-CN"/>
              </w:rPr>
              <w:tab/>
            </w:r>
            <w:r>
              <w:rPr>
                <w:lang w:eastAsia="zh-CN"/>
              </w:rPr>
              <w:tab/>
              <w:t>Failure</w:t>
            </w:r>
          </w:p>
        </w:tc>
      </w:tr>
      <w:tr w:rsidR="007B1F7E"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B1F7E" w:rsidRDefault="007B1F7E" w:rsidP="007B1F7E">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7B1F7E" w:rsidRDefault="007B1F7E" w:rsidP="007B1F7E">
            <w:pPr>
              <w:pStyle w:val="TestCaseInfo"/>
              <w:rPr>
                <w:lang w:eastAsia="zh-CN"/>
              </w:rPr>
            </w:pPr>
            <w:r>
              <w:rPr>
                <w:lang w:eastAsia="zh-CN"/>
              </w:rPr>
              <w:t>The command validates that all vResources of the VNF have been released after the termination command.</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78" w:name="_Toc477275736"/>
            <w:r>
              <w:t xml:space="preserve">Function: </w:t>
            </w:r>
            <w:r w:rsidR="00ED4205">
              <w:t>VNFM.</w:t>
            </w:r>
            <w:r w:rsidRPr="00292340">
              <w:t>VNF.GetScalingLevel</w:t>
            </w:r>
            <w:r>
              <w:t>()</w:t>
            </w:r>
            <w:bookmarkEnd w:id="8178"/>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B1F7E" w:rsidRDefault="007B1F7E" w:rsidP="007B1F7E">
            <w:pPr>
              <w:pStyle w:val="TestCaseInfo"/>
              <w:rPr>
                <w:lang w:eastAsia="zh-CN"/>
              </w:rPr>
            </w:pPr>
            <w:r>
              <w:rPr>
                <w:lang w:eastAsia="zh-CN"/>
              </w:rPr>
              <w:t>VNF Resize Level:</w:t>
            </w:r>
          </w:p>
          <w:p w:rsidR="00B478C4" w:rsidRDefault="00B478C4" w:rsidP="00B478C4">
            <w:pPr>
              <w:pStyle w:val="TestCaseInfo"/>
              <w:numPr>
                <w:ilvl w:val="0"/>
                <w:numId w:val="145"/>
              </w:numPr>
              <w:rPr>
                <w:lang w:eastAsia="zh-CN"/>
              </w:rPr>
            </w:pPr>
            <w:r>
              <w:rPr>
                <w:lang w:eastAsia="zh-CN"/>
              </w:rPr>
              <w:t>Initial (</w:t>
            </w:r>
            <w:r>
              <w:t>INITIAL_VRESOURCE_LEVEL)</w:t>
            </w:r>
          </w:p>
          <w:p w:rsidR="00B478C4" w:rsidRDefault="00B478C4" w:rsidP="00B478C4">
            <w:pPr>
              <w:pStyle w:val="TestCaseInfo"/>
              <w:numPr>
                <w:ilvl w:val="0"/>
                <w:numId w:val="145"/>
              </w:numPr>
              <w:rPr>
                <w:lang w:eastAsia="zh-CN"/>
              </w:rPr>
            </w:pPr>
            <w:r>
              <w:rPr>
                <w:lang w:eastAsia="zh-CN"/>
              </w:rPr>
              <w:t>Normal resize vResource Level (</w:t>
            </w:r>
            <w:r>
              <w:t>NORMAL_VRESOURCE_LEVEL</w:t>
            </w:r>
            <w:r>
              <w:rPr>
                <w:lang w:eastAsia="zh-CN"/>
              </w:rPr>
              <w:t>)</w:t>
            </w:r>
          </w:p>
          <w:p w:rsidR="00B478C4" w:rsidRDefault="00B478C4" w:rsidP="00B478C4">
            <w:pPr>
              <w:pStyle w:val="TestCaseInfo"/>
              <w:numPr>
                <w:ilvl w:val="0"/>
                <w:numId w:val="145"/>
              </w:numPr>
              <w:rPr>
                <w:lang w:eastAsia="zh-CN"/>
              </w:rPr>
            </w:pPr>
            <w:r>
              <w:rPr>
                <w:lang w:eastAsia="zh-CN"/>
              </w:rPr>
              <w:t>Elevated resize vResource Level (ELEVATED_VRESOURCE_LEVEL)</w:t>
            </w:r>
          </w:p>
          <w:p w:rsidR="00B478C4" w:rsidRDefault="00B478C4" w:rsidP="00B478C4">
            <w:pPr>
              <w:pStyle w:val="TestCaseInfo"/>
              <w:numPr>
                <w:ilvl w:val="0"/>
                <w:numId w:val="145"/>
              </w:numPr>
              <w:rPr>
                <w:lang w:eastAsia="zh-CN"/>
              </w:rPr>
            </w:pPr>
            <w:r>
              <w:rPr>
                <w:lang w:eastAsia="zh-CN"/>
              </w:rPr>
              <w:t>Max resize vResource Level (</w:t>
            </w:r>
            <w:r>
              <w:t>MAX_RESIZE_VRESOURCE_LEVEL)</w:t>
            </w:r>
          </w:p>
          <w:p w:rsidR="00292340" w:rsidRDefault="00B478C4" w:rsidP="00B478C4">
            <w:pPr>
              <w:pStyle w:val="TestCaseInfo"/>
              <w:numPr>
                <w:ilvl w:val="0"/>
                <w:numId w:val="145"/>
              </w:numPr>
              <w:rPr>
                <w:lang w:eastAsia="zh-CN"/>
              </w:rPr>
            </w:pPr>
            <w:r>
              <w:rPr>
                <w:lang w:eastAsia="zh-CN"/>
              </w:rPr>
              <w:t xml:space="preserve">Max resize vResource Level but reduced by VIM vResources </w:t>
            </w:r>
            <w:r>
              <w:t>(MAX_REDUCED_RESIZE_VRESOURCE_LEVEL)</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B1F7E" w:rsidP="00E7531B">
            <w:pPr>
              <w:pStyle w:val="TestCaseInfo"/>
              <w:rPr>
                <w:lang w:eastAsia="zh-CN"/>
              </w:rPr>
            </w:pPr>
            <w:r>
              <w:rPr>
                <w:lang w:eastAsia="zh-CN"/>
              </w:rPr>
              <w:t>The command delivers the current vResource level of the instantiated VNF.</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79" w:name="_Toc477275737"/>
            <w:r>
              <w:t xml:space="preserve">Function: </w:t>
            </w:r>
            <w:r w:rsidR="00ED4205">
              <w:t>VNFM.</w:t>
            </w:r>
            <w:r w:rsidRPr="00292340">
              <w:t>VNF.ScaleUpOrDown</w:t>
            </w:r>
            <w:r>
              <w:t>()</w:t>
            </w:r>
            <w:bookmarkEnd w:id="8179"/>
          </w:p>
        </w:tc>
      </w:tr>
      <w:tr w:rsidR="00CC2D2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C2D29" w:rsidRDefault="00CC2D29" w:rsidP="00CC2D2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CC2D29">
            <w:pPr>
              <w:pStyle w:val="TestCaseInfo"/>
              <w:rPr>
                <w:lang w:eastAsia="zh-CN"/>
              </w:rPr>
            </w:pPr>
            <w:r>
              <w:rPr>
                <w:sz w:val="20"/>
                <w:szCs w:val="20"/>
              </w:rPr>
              <w:t>vnfRecord</w:t>
            </w:r>
          </w:p>
          <w:p w:rsidR="00CC2D29" w:rsidRDefault="00CC2D29" w:rsidP="00CC2D29">
            <w:pPr>
              <w:pStyle w:val="TestCaseInfo"/>
              <w:rPr>
                <w:lang w:eastAsia="zh-CN"/>
              </w:rPr>
            </w:pPr>
            <w:r>
              <w:rPr>
                <w:lang w:eastAsia="zh-CN"/>
              </w:rPr>
              <w:t>Previous VNF Resize Level:</w:t>
            </w:r>
          </w:p>
          <w:p w:rsidR="00B478C4" w:rsidRDefault="00B478C4" w:rsidP="00B478C4">
            <w:pPr>
              <w:pStyle w:val="TestCaseInfo"/>
              <w:numPr>
                <w:ilvl w:val="0"/>
                <w:numId w:val="145"/>
              </w:numPr>
              <w:rPr>
                <w:lang w:eastAsia="zh-CN"/>
              </w:rPr>
            </w:pPr>
            <w:r>
              <w:rPr>
                <w:lang w:eastAsia="zh-CN"/>
              </w:rPr>
              <w:t>Initial (</w:t>
            </w:r>
            <w:r>
              <w:t>INITIAL_VRESOURCE_LEVEL)</w:t>
            </w:r>
          </w:p>
          <w:p w:rsidR="00B478C4" w:rsidRDefault="00B478C4" w:rsidP="00B478C4">
            <w:pPr>
              <w:pStyle w:val="TestCaseInfo"/>
              <w:numPr>
                <w:ilvl w:val="0"/>
                <w:numId w:val="145"/>
              </w:numPr>
              <w:rPr>
                <w:lang w:eastAsia="zh-CN"/>
              </w:rPr>
            </w:pPr>
            <w:r>
              <w:rPr>
                <w:lang w:eastAsia="zh-CN"/>
              </w:rPr>
              <w:t>Normal resize vResource Level (</w:t>
            </w:r>
            <w:r>
              <w:t>NORMAL_VRESOURCE_LEVEL</w:t>
            </w:r>
            <w:r>
              <w:rPr>
                <w:lang w:eastAsia="zh-CN"/>
              </w:rPr>
              <w:t>)</w:t>
            </w:r>
          </w:p>
          <w:p w:rsidR="00B478C4" w:rsidRDefault="00B478C4" w:rsidP="00B478C4">
            <w:pPr>
              <w:pStyle w:val="TestCaseInfo"/>
              <w:numPr>
                <w:ilvl w:val="0"/>
                <w:numId w:val="145"/>
              </w:numPr>
              <w:rPr>
                <w:lang w:eastAsia="zh-CN"/>
              </w:rPr>
            </w:pPr>
            <w:r>
              <w:rPr>
                <w:lang w:eastAsia="zh-CN"/>
              </w:rPr>
              <w:lastRenderedPageBreak/>
              <w:t>Elevated resize vResource Level (ELEVATED_VRESOURCE_LEVEL)</w:t>
            </w:r>
          </w:p>
          <w:p w:rsidR="00B478C4" w:rsidRDefault="00B478C4" w:rsidP="00B478C4">
            <w:pPr>
              <w:pStyle w:val="TestCaseInfo"/>
              <w:numPr>
                <w:ilvl w:val="0"/>
                <w:numId w:val="145"/>
              </w:numPr>
              <w:rPr>
                <w:lang w:eastAsia="zh-CN"/>
              </w:rPr>
            </w:pPr>
            <w:r>
              <w:rPr>
                <w:lang w:eastAsia="zh-CN"/>
              </w:rPr>
              <w:t>Max resize vResource Level (</w:t>
            </w:r>
            <w:r>
              <w:t>MAX_RESIZE_VRESOURCE_LEVEL)</w:t>
            </w:r>
          </w:p>
          <w:p w:rsidR="00CC2D29" w:rsidRDefault="00B478C4" w:rsidP="00B478C4">
            <w:pPr>
              <w:pStyle w:val="TestCaseInfo"/>
              <w:numPr>
                <w:ilvl w:val="0"/>
                <w:numId w:val="145"/>
              </w:numPr>
              <w:rPr>
                <w:lang w:eastAsia="zh-CN"/>
              </w:rPr>
            </w:pPr>
            <w:r>
              <w:rPr>
                <w:lang w:eastAsia="zh-CN"/>
              </w:rPr>
              <w:t xml:space="preserve">Max resize vResource Level but reduced by VIM vResources </w:t>
            </w:r>
            <w:r>
              <w:t>(MAX_REDUCED_RESIZE_VRESOURCE_LEVEL)</w:t>
            </w:r>
          </w:p>
        </w:tc>
      </w:tr>
      <w:tr w:rsidR="00CC2D2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C2D29" w:rsidRDefault="00CC2D29" w:rsidP="00CC2D29">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CC2D29" w:rsidRDefault="00CC2D29" w:rsidP="00CC2D29">
            <w:pPr>
              <w:pStyle w:val="TestCaseInfo"/>
              <w:rPr>
                <w:lang w:eastAsia="zh-CN"/>
              </w:rPr>
            </w:pPr>
            <w:r>
              <w:rPr>
                <w:lang w:eastAsia="zh-CN"/>
              </w:rPr>
              <w:t>DOWN</w:t>
            </w:r>
            <w:r>
              <w:rPr>
                <w:lang w:eastAsia="zh-CN"/>
              </w:rPr>
              <w:tab/>
            </w:r>
            <w:r>
              <w:rPr>
                <w:lang w:eastAsia="zh-CN"/>
              </w:rPr>
              <w:tab/>
              <w:t>VNF resize down</w:t>
            </w:r>
          </w:p>
          <w:p w:rsidR="00CC2D29" w:rsidRDefault="00CC2D29" w:rsidP="00CC2D29">
            <w:pPr>
              <w:pStyle w:val="TestCaseInfo"/>
              <w:rPr>
                <w:lang w:eastAsia="zh-CN"/>
              </w:rPr>
            </w:pPr>
            <w:r>
              <w:rPr>
                <w:lang w:eastAsia="zh-CN"/>
              </w:rPr>
              <w:t>UP</w:t>
            </w:r>
            <w:r>
              <w:rPr>
                <w:lang w:eastAsia="zh-CN"/>
              </w:rPr>
              <w:tab/>
            </w:r>
            <w:r>
              <w:rPr>
                <w:lang w:eastAsia="zh-CN"/>
              </w:rPr>
              <w:tab/>
              <w:t>VNF resized up</w:t>
            </w:r>
          </w:p>
          <w:p w:rsidR="00CC2D29" w:rsidRDefault="00CC2D29" w:rsidP="00CC2D29">
            <w:pPr>
              <w:pStyle w:val="TestCaseInfo"/>
              <w:rPr>
                <w:lang w:eastAsia="zh-CN"/>
              </w:rPr>
            </w:pPr>
            <w:r>
              <w:rPr>
                <w:lang w:eastAsia="zh-CN"/>
              </w:rPr>
              <w:t>EQUAL</w:t>
            </w:r>
            <w:r>
              <w:rPr>
                <w:lang w:eastAsia="zh-CN"/>
              </w:rPr>
              <w:tab/>
              <w:t>VNF didn’t resize</w:t>
            </w:r>
          </w:p>
        </w:tc>
      </w:tr>
      <w:tr w:rsidR="00CC2D2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C2D29" w:rsidRDefault="00CC2D29" w:rsidP="00CC2D2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C2D29" w:rsidRDefault="00CC2D29" w:rsidP="00CC2D29">
            <w:pPr>
              <w:pStyle w:val="TestCaseInfo"/>
              <w:rPr>
                <w:lang w:eastAsia="zh-CN"/>
              </w:rPr>
            </w:pPr>
            <w:r>
              <w:rPr>
                <w:lang w:eastAsia="zh-CN"/>
              </w:rPr>
              <w:t>The command compares the provided resize level to the current active VNF resize level.</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11E2A" w:rsidTr="00685CAE">
        <w:tc>
          <w:tcPr>
            <w:tcW w:w="9330" w:type="dxa"/>
            <w:gridSpan w:val="2"/>
            <w:tcBorders>
              <w:top w:val="single" w:sz="2" w:space="0" w:color="auto"/>
              <w:left w:val="single" w:sz="2" w:space="0" w:color="auto"/>
              <w:bottom w:val="single" w:sz="2" w:space="0" w:color="auto"/>
              <w:right w:val="single" w:sz="2" w:space="0" w:color="auto"/>
            </w:tcBorders>
            <w:hideMark/>
          </w:tcPr>
          <w:p w:rsidR="00B11E2A" w:rsidRDefault="00B11E2A" w:rsidP="00B11E2A">
            <w:pPr>
              <w:pStyle w:val="Function"/>
            </w:pPr>
            <w:bookmarkStart w:id="8180" w:name="_Toc477275738"/>
            <w:r>
              <w:t>Function: VNFM.</w:t>
            </w:r>
            <w:r w:rsidRPr="00292340">
              <w:t>VNF.Scale</w:t>
            </w:r>
            <w:r>
              <w:t>In</w:t>
            </w:r>
            <w:r w:rsidRPr="00292340">
              <w:t>Or</w:t>
            </w:r>
            <w:r>
              <w:t>Out()</w:t>
            </w:r>
            <w:bookmarkEnd w:id="8180"/>
          </w:p>
        </w:tc>
      </w:tr>
      <w:tr w:rsidR="00B11E2A" w:rsidTr="00685CAE">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11E2A" w:rsidRDefault="00B11E2A" w:rsidP="00685CAE">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685CAE">
            <w:pPr>
              <w:pStyle w:val="TestCaseInfo"/>
              <w:rPr>
                <w:lang w:eastAsia="zh-CN"/>
              </w:rPr>
            </w:pPr>
            <w:r>
              <w:rPr>
                <w:sz w:val="20"/>
                <w:szCs w:val="20"/>
              </w:rPr>
              <w:t>vnfRecord</w:t>
            </w:r>
          </w:p>
          <w:p w:rsidR="00B11E2A" w:rsidRDefault="00B11E2A" w:rsidP="00685CAE">
            <w:pPr>
              <w:pStyle w:val="TestCaseInfo"/>
              <w:rPr>
                <w:lang w:eastAsia="zh-CN"/>
              </w:rPr>
            </w:pPr>
            <w:r>
              <w:rPr>
                <w:lang w:eastAsia="zh-CN"/>
              </w:rPr>
              <w:t>Previous VNF Resize Level:</w:t>
            </w:r>
          </w:p>
          <w:p w:rsidR="00B11E2A" w:rsidRDefault="00B11E2A" w:rsidP="00685CAE">
            <w:pPr>
              <w:pStyle w:val="TestCaseInfo"/>
              <w:numPr>
                <w:ilvl w:val="0"/>
                <w:numId w:val="145"/>
              </w:numPr>
              <w:rPr>
                <w:lang w:eastAsia="zh-CN"/>
              </w:rPr>
            </w:pPr>
            <w:r>
              <w:rPr>
                <w:lang w:eastAsia="zh-CN"/>
              </w:rPr>
              <w:t>Initial (</w:t>
            </w:r>
            <w:r>
              <w:t>INITIAL_VRESOURCE_LEVEL)</w:t>
            </w:r>
          </w:p>
          <w:p w:rsidR="00B11E2A" w:rsidRDefault="00B11E2A" w:rsidP="00685CAE">
            <w:pPr>
              <w:pStyle w:val="TestCaseInfo"/>
              <w:numPr>
                <w:ilvl w:val="0"/>
                <w:numId w:val="145"/>
              </w:numPr>
              <w:rPr>
                <w:lang w:eastAsia="zh-CN"/>
              </w:rPr>
            </w:pPr>
            <w:r>
              <w:rPr>
                <w:lang w:eastAsia="zh-CN"/>
              </w:rPr>
              <w:t>Normal resize vResource Level (</w:t>
            </w:r>
            <w:r>
              <w:t>NORMAL_VRESOURCE_LEVEL</w:t>
            </w:r>
            <w:r>
              <w:rPr>
                <w:lang w:eastAsia="zh-CN"/>
              </w:rPr>
              <w:t>)</w:t>
            </w:r>
          </w:p>
          <w:p w:rsidR="00B11E2A" w:rsidRDefault="00B11E2A" w:rsidP="00685CAE">
            <w:pPr>
              <w:pStyle w:val="TestCaseInfo"/>
              <w:numPr>
                <w:ilvl w:val="0"/>
                <w:numId w:val="145"/>
              </w:numPr>
              <w:rPr>
                <w:lang w:eastAsia="zh-CN"/>
              </w:rPr>
            </w:pPr>
            <w:r>
              <w:rPr>
                <w:lang w:eastAsia="zh-CN"/>
              </w:rPr>
              <w:t>Elevated resize vResource Level (ELEVATED_VRESOURCE_LEVEL)</w:t>
            </w:r>
          </w:p>
          <w:p w:rsidR="00B11E2A" w:rsidRDefault="00B11E2A" w:rsidP="00685CAE">
            <w:pPr>
              <w:pStyle w:val="TestCaseInfo"/>
              <w:numPr>
                <w:ilvl w:val="0"/>
                <w:numId w:val="145"/>
              </w:numPr>
              <w:rPr>
                <w:lang w:eastAsia="zh-CN"/>
              </w:rPr>
            </w:pPr>
            <w:r>
              <w:rPr>
                <w:lang w:eastAsia="zh-CN"/>
              </w:rPr>
              <w:t>Max resize vResource Level (</w:t>
            </w:r>
            <w:r>
              <w:t>MAX_RESIZE_VRESOURCE_LEVEL)</w:t>
            </w:r>
          </w:p>
          <w:p w:rsidR="00B11E2A" w:rsidRDefault="00B11E2A" w:rsidP="00685CAE">
            <w:pPr>
              <w:pStyle w:val="TestCaseInfo"/>
              <w:numPr>
                <w:ilvl w:val="0"/>
                <w:numId w:val="145"/>
              </w:numPr>
              <w:rPr>
                <w:lang w:eastAsia="zh-CN"/>
              </w:rPr>
            </w:pPr>
            <w:r>
              <w:rPr>
                <w:lang w:eastAsia="zh-CN"/>
              </w:rPr>
              <w:t xml:space="preserve">Max resize vResource Level but reduced by VIM vResources </w:t>
            </w:r>
            <w:r>
              <w:t>(MAX_REDUCED_RESIZE_VRESOURCE_LEVEL)</w:t>
            </w:r>
          </w:p>
        </w:tc>
      </w:tr>
      <w:tr w:rsidR="00B11E2A" w:rsidTr="00685CAE">
        <w:tc>
          <w:tcPr>
            <w:tcW w:w="1351" w:type="dxa"/>
            <w:tcBorders>
              <w:top w:val="single" w:sz="2" w:space="0" w:color="auto"/>
              <w:left w:val="single" w:sz="2" w:space="0" w:color="auto"/>
              <w:bottom w:val="single" w:sz="2" w:space="0" w:color="auto"/>
              <w:right w:val="single" w:sz="2" w:space="0" w:color="auto"/>
            </w:tcBorders>
            <w:vAlign w:val="center"/>
            <w:hideMark/>
          </w:tcPr>
          <w:p w:rsidR="00B11E2A" w:rsidRDefault="00B11E2A" w:rsidP="00685CAE">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11E2A" w:rsidRDefault="00FD4435" w:rsidP="00685CAE">
            <w:pPr>
              <w:pStyle w:val="TestCaseInfo"/>
              <w:rPr>
                <w:lang w:eastAsia="zh-CN"/>
              </w:rPr>
            </w:pPr>
            <w:r>
              <w:rPr>
                <w:lang w:eastAsia="zh-CN"/>
              </w:rPr>
              <w:t>IN</w:t>
            </w:r>
            <w:r w:rsidR="00B11E2A">
              <w:rPr>
                <w:lang w:eastAsia="zh-CN"/>
              </w:rPr>
              <w:tab/>
            </w:r>
            <w:r w:rsidR="00B11E2A">
              <w:rPr>
                <w:lang w:eastAsia="zh-CN"/>
              </w:rPr>
              <w:tab/>
              <w:t>VNF resize down</w:t>
            </w:r>
          </w:p>
          <w:p w:rsidR="00B11E2A" w:rsidRDefault="00FD4435" w:rsidP="00685CAE">
            <w:pPr>
              <w:pStyle w:val="TestCaseInfo"/>
              <w:rPr>
                <w:lang w:eastAsia="zh-CN"/>
              </w:rPr>
            </w:pPr>
            <w:r>
              <w:rPr>
                <w:lang w:eastAsia="zh-CN"/>
              </w:rPr>
              <w:t>OUT</w:t>
            </w:r>
            <w:r w:rsidR="00B11E2A">
              <w:rPr>
                <w:lang w:eastAsia="zh-CN"/>
              </w:rPr>
              <w:tab/>
            </w:r>
            <w:r w:rsidR="00B11E2A">
              <w:rPr>
                <w:lang w:eastAsia="zh-CN"/>
              </w:rPr>
              <w:tab/>
              <w:t>VNF resized up</w:t>
            </w:r>
          </w:p>
          <w:p w:rsidR="00B11E2A" w:rsidRDefault="00B11E2A" w:rsidP="00685CAE">
            <w:pPr>
              <w:pStyle w:val="TestCaseInfo"/>
              <w:rPr>
                <w:lang w:eastAsia="zh-CN"/>
              </w:rPr>
            </w:pPr>
            <w:r>
              <w:rPr>
                <w:lang w:eastAsia="zh-CN"/>
              </w:rPr>
              <w:t>EQUAL</w:t>
            </w:r>
            <w:r>
              <w:rPr>
                <w:lang w:eastAsia="zh-CN"/>
              </w:rPr>
              <w:tab/>
              <w:t>VNF didn’t resize</w:t>
            </w:r>
          </w:p>
        </w:tc>
      </w:tr>
      <w:tr w:rsidR="00B11E2A" w:rsidTr="00685CAE">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11E2A" w:rsidRDefault="00B11E2A" w:rsidP="00685CAE">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11E2A" w:rsidRDefault="00B11E2A" w:rsidP="00685CAE">
            <w:pPr>
              <w:pStyle w:val="TestCaseInfo"/>
              <w:rPr>
                <w:lang w:eastAsia="zh-CN"/>
              </w:rPr>
            </w:pPr>
            <w:r>
              <w:rPr>
                <w:lang w:eastAsia="zh-CN"/>
              </w:rPr>
              <w:t>The command compares the provided resize level to the current active VNF resize level.</w:t>
            </w:r>
          </w:p>
        </w:tc>
      </w:tr>
    </w:tbl>
    <w:p w:rsidR="00B11E2A" w:rsidRDefault="00B11E2A" w:rsidP="00292340"/>
    <w:p w:rsidR="00B11E2A" w:rsidRDefault="00B11E2A"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81" w:name="_Toc477275739"/>
            <w:r>
              <w:t xml:space="preserve">Function: </w:t>
            </w:r>
            <w:r w:rsidR="00ED4205">
              <w:t>VNFM.</w:t>
            </w:r>
            <w:r w:rsidRPr="00292340">
              <w:t>VNF.TriggerResizevResources</w:t>
            </w:r>
            <w:r>
              <w:t>()</w:t>
            </w:r>
            <w:bookmarkEnd w:id="8181"/>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CC2D29">
            <w:pPr>
              <w:pStyle w:val="TestCaseInfo"/>
              <w:rPr>
                <w:lang w:eastAsia="zh-CN"/>
              </w:rPr>
            </w:pPr>
            <w:r>
              <w:rPr>
                <w:sz w:val="20"/>
                <w:szCs w:val="20"/>
              </w:rPr>
              <w:t>vnfRecord</w:t>
            </w:r>
          </w:p>
          <w:p w:rsidR="00CC2D29" w:rsidRDefault="00CC2D29" w:rsidP="00CC2D29">
            <w:pPr>
              <w:pStyle w:val="TestCaseInfo"/>
              <w:rPr>
                <w:lang w:eastAsia="zh-CN"/>
              </w:rPr>
            </w:pPr>
            <w:r>
              <w:rPr>
                <w:lang w:eastAsia="zh-CN"/>
              </w:rPr>
              <w:t>Trigger type:</w:t>
            </w:r>
          </w:p>
          <w:p w:rsidR="006E70F4" w:rsidRDefault="006E70F4" w:rsidP="006E70F4">
            <w:pPr>
              <w:pStyle w:val="TestCaseInfo"/>
              <w:numPr>
                <w:ilvl w:val="0"/>
                <w:numId w:val="146"/>
              </w:numPr>
              <w:rPr>
                <w:lang w:eastAsia="zh-CN"/>
              </w:rPr>
            </w:pPr>
            <w:r w:rsidRPr="006E70F4">
              <w:rPr>
                <w:lang w:eastAsia="zh-CN"/>
              </w:rPr>
              <w:t>VNFM/MANO generated events - Auto Scaling  ( e.g. based on monitoring of resource utilization of the VNF's VMs, upon events received from VNF, EM, VIM)</w:t>
            </w:r>
          </w:p>
          <w:p w:rsidR="006E70F4" w:rsidRDefault="006E70F4" w:rsidP="006E70F4">
            <w:pPr>
              <w:pStyle w:val="TestCaseInfo"/>
              <w:numPr>
                <w:ilvl w:val="0"/>
                <w:numId w:val="146"/>
              </w:numPr>
              <w:rPr>
                <w:lang w:eastAsia="zh-CN"/>
              </w:rPr>
            </w:pPr>
            <w:r w:rsidRPr="006E70F4">
              <w:rPr>
                <w:lang w:eastAsia="zh-CN"/>
              </w:rPr>
              <w:t>VNF generated event – On-demand  Scaling ( e.g. based on traffic, VNF generates the request internally)</w:t>
            </w:r>
          </w:p>
          <w:p w:rsidR="006E70F4" w:rsidRDefault="006E70F4" w:rsidP="006E70F4">
            <w:pPr>
              <w:pStyle w:val="TestCaseInfo"/>
              <w:numPr>
                <w:ilvl w:val="0"/>
                <w:numId w:val="146"/>
              </w:numPr>
              <w:rPr>
                <w:lang w:eastAsia="zh-CN"/>
              </w:rPr>
            </w:pPr>
            <w:r w:rsidRPr="006E70F4">
              <w:rPr>
                <w:lang w:eastAsia="zh-CN"/>
              </w:rPr>
              <w:t>VIM generated event – On-demand Scaling</w:t>
            </w:r>
          </w:p>
          <w:p w:rsidR="006E70F4" w:rsidRDefault="006E70F4" w:rsidP="006E70F4">
            <w:pPr>
              <w:pStyle w:val="TestCaseInfo"/>
              <w:numPr>
                <w:ilvl w:val="0"/>
                <w:numId w:val="146"/>
              </w:numPr>
              <w:rPr>
                <w:lang w:eastAsia="zh-CN"/>
              </w:rPr>
            </w:pPr>
            <w:r w:rsidRPr="006E70F4">
              <w:rPr>
                <w:lang w:eastAsia="zh-CN"/>
              </w:rPr>
              <w:t>EM generated event – On-demand Scaling (e.g. EM receives information from the VNF and determines the need to auto scale)</w:t>
            </w:r>
          </w:p>
          <w:p w:rsidR="006E70F4" w:rsidRDefault="006E70F4" w:rsidP="006E70F4">
            <w:pPr>
              <w:pStyle w:val="TestCaseInfo"/>
              <w:numPr>
                <w:ilvl w:val="0"/>
                <w:numId w:val="146"/>
              </w:numPr>
              <w:rPr>
                <w:lang w:eastAsia="zh-CN"/>
              </w:rPr>
            </w:pPr>
            <w:r w:rsidRPr="006E70F4">
              <w:rPr>
                <w:lang w:eastAsia="zh-CN"/>
              </w:rPr>
              <w:t>MANO generated event - Manual Scaling  (e.g. by operating the MANO interface/API)</w:t>
            </w:r>
          </w:p>
          <w:p w:rsidR="006E70F4" w:rsidRDefault="006E70F4" w:rsidP="006E70F4">
            <w:pPr>
              <w:pStyle w:val="TestCaseInfo"/>
              <w:numPr>
                <w:ilvl w:val="0"/>
                <w:numId w:val="146"/>
              </w:numPr>
              <w:rPr>
                <w:lang w:eastAsia="zh-CN"/>
              </w:rPr>
            </w:pPr>
            <w:r w:rsidRPr="006E70F4">
              <w:rPr>
                <w:lang w:eastAsia="zh-CN"/>
              </w:rPr>
              <w:t>VNF generated event - Manual Scaling</w:t>
            </w:r>
          </w:p>
          <w:p w:rsidR="00CC2D29" w:rsidRDefault="006E70F4" w:rsidP="006E70F4">
            <w:pPr>
              <w:pStyle w:val="TestCaseInfo"/>
              <w:numPr>
                <w:ilvl w:val="0"/>
                <w:numId w:val="146"/>
              </w:numPr>
              <w:rPr>
                <w:lang w:eastAsia="zh-CN"/>
              </w:rPr>
            </w:pPr>
            <w:r w:rsidRPr="006E70F4">
              <w:rPr>
                <w:lang w:eastAsia="zh-CN"/>
              </w:rPr>
              <w:t>EM generated event – Manual Scaling</w:t>
            </w:r>
          </w:p>
          <w:p w:rsidR="00CC2D29" w:rsidRDefault="00CC2D29" w:rsidP="00CC2D29">
            <w:pPr>
              <w:pStyle w:val="TestCaseInfo"/>
              <w:rPr>
                <w:lang w:eastAsia="zh-CN"/>
              </w:rPr>
            </w:pPr>
            <w:r>
              <w:rPr>
                <w:lang w:eastAsia="zh-CN"/>
              </w:rPr>
              <w:t>Resize Level:</w:t>
            </w:r>
          </w:p>
          <w:p w:rsidR="00B478C4" w:rsidRDefault="00B478C4" w:rsidP="006E70F4">
            <w:pPr>
              <w:pStyle w:val="TestCaseInfo"/>
              <w:numPr>
                <w:ilvl w:val="0"/>
                <w:numId w:val="146"/>
              </w:numPr>
              <w:rPr>
                <w:lang w:eastAsia="zh-CN"/>
              </w:rPr>
            </w:pPr>
            <w:r>
              <w:rPr>
                <w:lang w:eastAsia="zh-CN"/>
              </w:rPr>
              <w:t>Initial (</w:t>
            </w:r>
            <w:r>
              <w:t>INITIAL_VRESOURCE_LEVEL)</w:t>
            </w:r>
          </w:p>
          <w:p w:rsidR="00B478C4" w:rsidRDefault="00B478C4" w:rsidP="006E70F4">
            <w:pPr>
              <w:pStyle w:val="TestCaseInfo"/>
              <w:numPr>
                <w:ilvl w:val="0"/>
                <w:numId w:val="146"/>
              </w:numPr>
              <w:rPr>
                <w:lang w:eastAsia="zh-CN"/>
              </w:rPr>
            </w:pPr>
            <w:r>
              <w:rPr>
                <w:lang w:eastAsia="zh-CN"/>
              </w:rPr>
              <w:t>Normal resize vResource Level (</w:t>
            </w:r>
            <w:r>
              <w:t>NORMAL_VRESOURCE_LEVEL</w:t>
            </w:r>
            <w:r>
              <w:rPr>
                <w:lang w:eastAsia="zh-CN"/>
              </w:rPr>
              <w:t>)</w:t>
            </w:r>
          </w:p>
          <w:p w:rsidR="00B478C4" w:rsidRDefault="00B478C4" w:rsidP="006E70F4">
            <w:pPr>
              <w:pStyle w:val="TestCaseInfo"/>
              <w:numPr>
                <w:ilvl w:val="0"/>
                <w:numId w:val="146"/>
              </w:numPr>
              <w:rPr>
                <w:lang w:eastAsia="zh-CN"/>
              </w:rPr>
            </w:pPr>
            <w:r>
              <w:rPr>
                <w:lang w:eastAsia="zh-CN"/>
              </w:rPr>
              <w:t>Elevated resize vResource Level (ELEVATED_VRESOURCE_LEVEL)</w:t>
            </w:r>
          </w:p>
          <w:p w:rsidR="00B478C4" w:rsidRDefault="00B478C4" w:rsidP="006E70F4">
            <w:pPr>
              <w:pStyle w:val="TestCaseInfo"/>
              <w:numPr>
                <w:ilvl w:val="0"/>
                <w:numId w:val="146"/>
              </w:numPr>
              <w:rPr>
                <w:lang w:eastAsia="zh-CN"/>
              </w:rPr>
            </w:pPr>
            <w:r>
              <w:rPr>
                <w:lang w:eastAsia="zh-CN"/>
              </w:rPr>
              <w:t>Max resize vResource Level (</w:t>
            </w:r>
            <w:r>
              <w:t>MAX_RESIZE_VRESOURCE_LEVEL)</w:t>
            </w:r>
          </w:p>
          <w:p w:rsidR="00B478C4" w:rsidRDefault="00B478C4" w:rsidP="006E70F4">
            <w:pPr>
              <w:pStyle w:val="TestCaseInfo"/>
              <w:numPr>
                <w:ilvl w:val="0"/>
                <w:numId w:val="146"/>
              </w:numPr>
            </w:pPr>
            <w:r>
              <w:rPr>
                <w:lang w:eastAsia="zh-CN"/>
              </w:rPr>
              <w:t xml:space="preserve">Max resize vResource Level but reduced by VIM vResources </w:t>
            </w:r>
            <w:r>
              <w:t>(MAX_REDUCED_RESIZE_VRESOURCE_LEVEL)</w:t>
            </w:r>
          </w:p>
          <w:p w:rsidR="00CC2D29" w:rsidRDefault="00CC2D29" w:rsidP="00B478C4">
            <w:pPr>
              <w:pStyle w:val="TestCaseInfo"/>
              <w:rPr>
                <w:lang w:eastAsia="zh-CN"/>
              </w:rPr>
            </w:pPr>
            <w:r>
              <w:rPr>
                <w:lang w:eastAsia="zh-CN"/>
              </w:rPr>
              <w:lastRenderedPageBreak/>
              <w:t>Type of vResource to be resized:</w:t>
            </w:r>
          </w:p>
          <w:p w:rsidR="00CC2D29" w:rsidRDefault="00CC2D29" w:rsidP="006E70F4">
            <w:pPr>
              <w:pStyle w:val="TestCaseInfo"/>
              <w:numPr>
                <w:ilvl w:val="0"/>
                <w:numId w:val="146"/>
              </w:numPr>
              <w:rPr>
                <w:lang w:eastAsia="zh-CN"/>
              </w:rPr>
            </w:pPr>
            <w:r>
              <w:rPr>
                <w:lang w:eastAsia="zh-CN"/>
              </w:rPr>
              <w:t>vMemory</w:t>
            </w:r>
          </w:p>
          <w:p w:rsidR="00CC2D29" w:rsidRDefault="00CC2D29" w:rsidP="006E70F4">
            <w:pPr>
              <w:pStyle w:val="TestCaseInfo"/>
              <w:numPr>
                <w:ilvl w:val="0"/>
                <w:numId w:val="146"/>
              </w:numPr>
              <w:rPr>
                <w:lang w:eastAsia="zh-CN"/>
              </w:rPr>
            </w:pPr>
            <w:r>
              <w:rPr>
                <w:lang w:eastAsia="zh-CN"/>
              </w:rPr>
              <w:t>vCPU cores</w:t>
            </w:r>
          </w:p>
          <w:p w:rsidR="00CC2D29" w:rsidRDefault="00CC2D29" w:rsidP="006E70F4">
            <w:pPr>
              <w:pStyle w:val="TestCaseInfo"/>
              <w:numPr>
                <w:ilvl w:val="0"/>
                <w:numId w:val="146"/>
              </w:numPr>
              <w:rPr>
                <w:lang w:eastAsia="zh-CN"/>
              </w:rPr>
            </w:pPr>
            <w:r>
              <w:rPr>
                <w:lang w:eastAsia="zh-CN"/>
              </w:rPr>
              <w:t>vStorage</w:t>
            </w:r>
          </w:p>
          <w:p w:rsidR="00CC2D29" w:rsidRDefault="00CC2D29" w:rsidP="006E70F4">
            <w:pPr>
              <w:pStyle w:val="TestCaseInfo"/>
              <w:numPr>
                <w:ilvl w:val="0"/>
                <w:numId w:val="146"/>
              </w:numPr>
              <w:rPr>
                <w:lang w:eastAsia="zh-CN"/>
              </w:rPr>
            </w:pPr>
            <w:r>
              <w:rPr>
                <w:lang w:eastAsia="zh-CN"/>
              </w:rPr>
              <w:t>vNIC or specialized hardware</w:t>
            </w:r>
          </w:p>
          <w:p w:rsidR="00292340" w:rsidRPr="00D67489" w:rsidRDefault="00CC2D29" w:rsidP="006E70F4">
            <w:pPr>
              <w:pStyle w:val="TestCaseInfo"/>
              <w:numPr>
                <w:ilvl w:val="0"/>
                <w:numId w:val="146"/>
              </w:numPr>
              <w:rPr>
                <w:lang w:eastAsia="zh-CN"/>
              </w:rPr>
            </w:pPr>
            <w:r>
              <w:rPr>
                <w:lang w:eastAsia="zh-CN"/>
              </w:rPr>
              <w:t>vResource = any</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CC2D29" w:rsidRDefault="00CC2D29" w:rsidP="00CC2D29">
            <w:pPr>
              <w:pStyle w:val="TestCaseInfo"/>
              <w:rPr>
                <w:lang w:eastAsia="zh-CN"/>
              </w:rPr>
            </w:pPr>
            <w:r>
              <w:rPr>
                <w:lang w:eastAsia="zh-CN"/>
              </w:rPr>
              <w:t>TRUE</w:t>
            </w:r>
            <w:r>
              <w:rPr>
                <w:lang w:eastAsia="zh-CN"/>
              </w:rPr>
              <w:tab/>
            </w:r>
            <w:r>
              <w:rPr>
                <w:lang w:eastAsia="zh-CN"/>
              </w:rPr>
              <w:tab/>
              <w:t>Success</w:t>
            </w:r>
          </w:p>
          <w:p w:rsidR="00292340" w:rsidRDefault="00CC2D29" w:rsidP="00CC2D29">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CC2D29" w:rsidP="00E7531B">
            <w:pPr>
              <w:pStyle w:val="TestCaseInfo"/>
              <w:rPr>
                <w:lang w:eastAsia="zh-CN"/>
              </w:rPr>
            </w:pPr>
            <w:r>
              <w:rPr>
                <w:lang w:eastAsia="zh-CN"/>
              </w:rPr>
              <w:t xml:space="preserve">The command’s task is to initiate the resizing of the VNF. To trigger a resize </w:t>
            </w:r>
            <w:r w:rsidR="00D05AB8">
              <w:rPr>
                <w:lang w:eastAsia="zh-CN"/>
              </w:rPr>
              <w:t>of a VNF, depends on the type of the VNF implementation and the used functionality.</w:t>
            </w:r>
          </w:p>
        </w:tc>
      </w:tr>
    </w:tbl>
    <w:p w:rsidR="00292340" w:rsidRDefault="00292340" w:rsidP="00292340"/>
    <w:p w:rsidR="00874974" w:rsidRDefault="00874974" w:rsidP="00874974">
      <w:pPr>
        <w:pStyle w:val="Heading3"/>
      </w:pPr>
      <w:bookmarkStart w:id="8182" w:name="_Toc477880931"/>
      <w:r>
        <w:t>Migration</w:t>
      </w:r>
      <w:bookmarkEnd w:id="8182"/>
    </w:p>
    <w:p w:rsidR="00874974" w:rsidRDefault="00F3163D" w:rsidP="00292340">
      <w:r>
        <w:t>Migration related commands can be found here.</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FB6000" w:rsidTr="00E26EBA">
        <w:tc>
          <w:tcPr>
            <w:tcW w:w="9330" w:type="dxa"/>
            <w:gridSpan w:val="2"/>
            <w:tcBorders>
              <w:top w:val="single" w:sz="2" w:space="0" w:color="auto"/>
              <w:left w:val="single" w:sz="2" w:space="0" w:color="auto"/>
              <w:bottom w:val="single" w:sz="2" w:space="0" w:color="auto"/>
              <w:right w:val="single" w:sz="2" w:space="0" w:color="auto"/>
            </w:tcBorders>
            <w:hideMark/>
          </w:tcPr>
          <w:p w:rsidR="00FB6000" w:rsidRDefault="00FB6000" w:rsidP="00E26EBA">
            <w:pPr>
              <w:pStyle w:val="Function"/>
            </w:pPr>
            <w:bookmarkStart w:id="8183" w:name="_Toc477275740"/>
            <w:r>
              <w:t>Function: VNFM.</w:t>
            </w:r>
            <w:r w:rsidRPr="00292340">
              <w:t>Migration.</w:t>
            </w:r>
            <w:r>
              <w:t>GetMigrationType ()</w:t>
            </w:r>
            <w:bookmarkEnd w:id="8183"/>
          </w:p>
        </w:tc>
      </w:tr>
      <w:tr w:rsidR="00FB6000" w:rsidTr="00E26EBA">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B6000" w:rsidRDefault="00FB6000" w:rsidP="00E26EBA">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B6000" w:rsidRPr="00D67489" w:rsidRDefault="00FB6000" w:rsidP="00E26EBA">
            <w:pPr>
              <w:pStyle w:val="TestCaseInfo"/>
              <w:rPr>
                <w:lang w:eastAsia="zh-CN"/>
              </w:rPr>
            </w:pPr>
            <w:r>
              <w:rPr>
                <w:sz w:val="20"/>
                <w:szCs w:val="20"/>
              </w:rPr>
              <w:t>vnfRecord</w:t>
            </w:r>
          </w:p>
        </w:tc>
      </w:tr>
      <w:tr w:rsidR="00FB6000" w:rsidTr="00E26EBA">
        <w:tc>
          <w:tcPr>
            <w:tcW w:w="1351" w:type="dxa"/>
            <w:tcBorders>
              <w:top w:val="single" w:sz="2" w:space="0" w:color="auto"/>
              <w:left w:val="single" w:sz="2" w:space="0" w:color="auto"/>
              <w:bottom w:val="single" w:sz="2" w:space="0" w:color="auto"/>
              <w:right w:val="single" w:sz="2" w:space="0" w:color="auto"/>
            </w:tcBorders>
            <w:vAlign w:val="center"/>
            <w:hideMark/>
          </w:tcPr>
          <w:p w:rsidR="00FB6000" w:rsidRDefault="00FB6000" w:rsidP="00E26EBA">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B6000" w:rsidRDefault="00FB6000" w:rsidP="00E26EBA">
            <w:pPr>
              <w:pStyle w:val="TestCaseInfo"/>
              <w:rPr>
                <w:lang w:eastAsia="zh-CN"/>
              </w:rPr>
            </w:pPr>
            <w:r w:rsidRPr="004602BE">
              <w:rPr>
                <w:lang w:eastAsia="zh-CN"/>
              </w:rPr>
              <w:t>LIVE_MIGRATION</w:t>
            </w:r>
            <w:r>
              <w:rPr>
                <w:lang w:eastAsia="zh-CN"/>
              </w:rPr>
              <w:tab/>
              <w:t xml:space="preserve">            VNF supports live migration</w:t>
            </w:r>
          </w:p>
          <w:p w:rsidR="00FB6000" w:rsidRDefault="00FB6000" w:rsidP="00E26EBA">
            <w:pPr>
              <w:pStyle w:val="TestCaseInfo"/>
              <w:rPr>
                <w:lang w:eastAsia="zh-CN"/>
              </w:rPr>
            </w:pPr>
            <w:r w:rsidRPr="00CE73FA">
              <w:rPr>
                <w:lang w:eastAsia="zh-CN"/>
              </w:rPr>
              <w:t>OFFLINE_MIGRATION</w:t>
            </w:r>
            <w:r>
              <w:rPr>
                <w:lang w:eastAsia="zh-CN"/>
              </w:rPr>
              <w:tab/>
              <w:t>VNF supports offline migration</w:t>
            </w:r>
          </w:p>
          <w:p w:rsidR="00FB6000" w:rsidRDefault="00FB6000" w:rsidP="00E26EBA">
            <w:pPr>
              <w:pStyle w:val="TestCaseInfo"/>
              <w:rPr>
                <w:lang w:eastAsia="zh-CN"/>
              </w:rPr>
            </w:pPr>
            <w:r>
              <w:rPr>
                <w:lang w:eastAsia="zh-CN"/>
              </w:rPr>
              <w:t>FALSE</w:t>
            </w:r>
            <w:r>
              <w:rPr>
                <w:lang w:eastAsia="zh-CN"/>
              </w:rPr>
              <w:tab/>
            </w:r>
            <w:r>
              <w:rPr>
                <w:lang w:eastAsia="zh-CN"/>
              </w:rPr>
              <w:tab/>
            </w:r>
            <w:r>
              <w:rPr>
                <w:lang w:eastAsia="zh-CN"/>
              </w:rPr>
              <w:tab/>
              <w:t xml:space="preserve">            No migration supported by VNF</w:t>
            </w:r>
          </w:p>
        </w:tc>
      </w:tr>
      <w:tr w:rsidR="00FB6000" w:rsidTr="00E26EBA">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B6000" w:rsidRDefault="00FB6000" w:rsidP="00E26EBA">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B6000" w:rsidRDefault="00FB6000" w:rsidP="00FB6000">
            <w:pPr>
              <w:pStyle w:val="TestCaseInfo"/>
              <w:rPr>
                <w:lang w:eastAsia="zh-CN"/>
              </w:rPr>
            </w:pPr>
            <w:r>
              <w:rPr>
                <w:lang w:eastAsia="zh-CN"/>
              </w:rPr>
              <w:t>The c</w:t>
            </w:r>
            <w:r w:rsidRPr="00FB6000">
              <w:rPr>
                <w:lang w:eastAsia="zh-CN"/>
              </w:rPr>
              <w:t>ommand returns migration type supported by VNF</w:t>
            </w:r>
            <w:r>
              <w:rPr>
                <w:lang w:eastAsia="zh-CN"/>
              </w:rPr>
              <w:t>.</w:t>
            </w:r>
          </w:p>
        </w:tc>
      </w:tr>
    </w:tbl>
    <w:p w:rsidR="00FB6000" w:rsidRDefault="00FB600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84" w:name="_Toc477275741"/>
            <w:r>
              <w:t xml:space="preserve">Function: </w:t>
            </w:r>
            <w:r w:rsidR="00ED4205">
              <w:t>VNFM.</w:t>
            </w:r>
            <w:r w:rsidRPr="00292340">
              <w:t>Migration.TriggerMigration</w:t>
            </w:r>
            <w:r>
              <w:t>()</w:t>
            </w:r>
            <w:bookmarkEnd w:id="8184"/>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D05AB8">
            <w:pPr>
              <w:pStyle w:val="TestCaseInfo"/>
              <w:rPr>
                <w:lang w:eastAsia="zh-CN"/>
              </w:rPr>
            </w:pPr>
            <w:r>
              <w:rPr>
                <w:sz w:val="20"/>
                <w:szCs w:val="20"/>
              </w:rPr>
              <w:t>vnfRecord</w:t>
            </w:r>
          </w:p>
          <w:p w:rsidR="00D05AB8" w:rsidRDefault="00D05AB8" w:rsidP="00D05AB8">
            <w:pPr>
              <w:pStyle w:val="TestCaseInfo"/>
              <w:rPr>
                <w:lang w:eastAsia="zh-CN"/>
              </w:rPr>
            </w:pPr>
            <w:r>
              <w:rPr>
                <w:lang w:eastAsia="zh-CN"/>
              </w:rPr>
              <w:t>Resource Type for the migration:</w:t>
            </w:r>
          </w:p>
          <w:p w:rsidR="00D05AB8" w:rsidRDefault="00D05AB8" w:rsidP="00FD6C0C">
            <w:pPr>
              <w:pStyle w:val="TestCaseInfo"/>
              <w:numPr>
                <w:ilvl w:val="0"/>
                <w:numId w:val="148"/>
              </w:numPr>
              <w:rPr>
                <w:lang w:eastAsia="zh-CN"/>
              </w:rPr>
            </w:pPr>
            <w:r>
              <w:rPr>
                <w:lang w:eastAsia="zh-CN"/>
              </w:rPr>
              <w:t>vMemory</w:t>
            </w:r>
          </w:p>
          <w:p w:rsidR="00D05AB8" w:rsidRDefault="00D05AB8" w:rsidP="00FD6C0C">
            <w:pPr>
              <w:pStyle w:val="TestCaseInfo"/>
              <w:numPr>
                <w:ilvl w:val="0"/>
                <w:numId w:val="148"/>
              </w:numPr>
              <w:rPr>
                <w:lang w:eastAsia="zh-CN"/>
              </w:rPr>
            </w:pPr>
            <w:r>
              <w:rPr>
                <w:lang w:eastAsia="zh-CN"/>
              </w:rPr>
              <w:t>vCPU cores</w:t>
            </w:r>
          </w:p>
          <w:p w:rsidR="00D05AB8" w:rsidRDefault="00D05AB8" w:rsidP="00FD6C0C">
            <w:pPr>
              <w:pStyle w:val="TestCaseInfo"/>
              <w:numPr>
                <w:ilvl w:val="0"/>
                <w:numId w:val="148"/>
              </w:numPr>
              <w:rPr>
                <w:lang w:eastAsia="zh-CN"/>
              </w:rPr>
            </w:pPr>
            <w:r>
              <w:rPr>
                <w:lang w:eastAsia="zh-CN"/>
              </w:rPr>
              <w:t>vStorage</w:t>
            </w:r>
          </w:p>
          <w:p w:rsidR="00D05AB8" w:rsidRDefault="00D05AB8" w:rsidP="00FD6C0C">
            <w:pPr>
              <w:pStyle w:val="TestCaseInfo"/>
              <w:numPr>
                <w:ilvl w:val="0"/>
                <w:numId w:val="148"/>
              </w:numPr>
              <w:rPr>
                <w:lang w:eastAsia="zh-CN"/>
              </w:rPr>
            </w:pPr>
            <w:r>
              <w:rPr>
                <w:lang w:eastAsia="zh-CN"/>
              </w:rPr>
              <w:t>vNIC or specialized hardware</w:t>
            </w:r>
          </w:p>
          <w:p w:rsidR="00292340" w:rsidRPr="00D67489" w:rsidRDefault="00D05AB8" w:rsidP="00FD6C0C">
            <w:pPr>
              <w:pStyle w:val="TestCaseInfo"/>
              <w:numPr>
                <w:ilvl w:val="0"/>
                <w:numId w:val="148"/>
              </w:numPr>
              <w:rPr>
                <w:lang w:eastAsia="zh-CN"/>
              </w:rPr>
            </w:pPr>
            <w:r>
              <w:rPr>
                <w:lang w:eastAsia="zh-CN"/>
              </w:rPr>
              <w:t>any vResource</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05AB8" w:rsidRDefault="00D05AB8" w:rsidP="00D05AB8">
            <w:pPr>
              <w:pStyle w:val="TestCaseInfo"/>
              <w:rPr>
                <w:lang w:eastAsia="zh-CN"/>
              </w:rPr>
            </w:pPr>
            <w:r>
              <w:rPr>
                <w:lang w:eastAsia="zh-CN"/>
              </w:rPr>
              <w:t>TRUE</w:t>
            </w:r>
            <w:r>
              <w:rPr>
                <w:lang w:eastAsia="zh-CN"/>
              </w:rPr>
              <w:tab/>
            </w:r>
            <w:r>
              <w:rPr>
                <w:lang w:eastAsia="zh-CN"/>
              </w:rPr>
              <w:tab/>
              <w:t>Success</w:t>
            </w:r>
            <w:r w:rsidR="00D00751">
              <w:rPr>
                <w:lang w:eastAsia="zh-CN"/>
              </w:rPr>
              <w:t>, migration has been started</w:t>
            </w:r>
          </w:p>
          <w:p w:rsidR="00292340" w:rsidRDefault="00D05AB8" w:rsidP="00D05AB8">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D05AB8" w:rsidP="00E7531B">
            <w:pPr>
              <w:pStyle w:val="TestCaseInfo"/>
              <w:rPr>
                <w:lang w:eastAsia="zh-CN"/>
              </w:rPr>
            </w:pPr>
            <w:r>
              <w:rPr>
                <w:lang w:eastAsia="zh-CN"/>
              </w:rPr>
              <w:t>The command will cause a migration of the specified vResource type.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85" w:name="_Toc477275742"/>
            <w:r>
              <w:t xml:space="preserve">Function: </w:t>
            </w:r>
            <w:r w:rsidR="00ED4205">
              <w:t>VNFM.</w:t>
            </w:r>
            <w:r w:rsidRPr="00292340">
              <w:t>Migration.ValidateMigrationSuccess</w:t>
            </w:r>
            <w:r>
              <w:t>()</w:t>
            </w:r>
            <w:bookmarkEnd w:id="8185"/>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00751" w:rsidRDefault="00D00751" w:rsidP="00D00751">
            <w:pPr>
              <w:pStyle w:val="TestCaseInfo"/>
              <w:rPr>
                <w:lang w:eastAsia="zh-CN"/>
              </w:rPr>
            </w:pPr>
            <w:r>
              <w:rPr>
                <w:lang w:eastAsia="zh-CN"/>
              </w:rPr>
              <w:t>TRUE</w:t>
            </w:r>
            <w:r>
              <w:rPr>
                <w:lang w:eastAsia="zh-CN"/>
              </w:rPr>
              <w:tab/>
            </w:r>
            <w:r>
              <w:rPr>
                <w:lang w:eastAsia="zh-CN"/>
              </w:rPr>
              <w:tab/>
            </w:r>
            <w:r>
              <w:rPr>
                <w:lang w:eastAsia="zh-CN"/>
              </w:rPr>
              <w:tab/>
              <w:t>Success, migration completed successfully</w:t>
            </w:r>
          </w:p>
          <w:p w:rsidR="00D00751" w:rsidRDefault="00D00751" w:rsidP="00D00751">
            <w:pPr>
              <w:pStyle w:val="TestCaseInfo"/>
              <w:rPr>
                <w:lang w:eastAsia="zh-CN"/>
              </w:rPr>
            </w:pPr>
            <w:r>
              <w:rPr>
                <w:lang w:eastAsia="zh-CN"/>
              </w:rPr>
              <w:t>IN_PROGRESS</w:t>
            </w:r>
            <w:r>
              <w:rPr>
                <w:lang w:eastAsia="zh-CN"/>
              </w:rPr>
              <w:tab/>
              <w:t>Migration is still in progress</w:t>
            </w:r>
          </w:p>
          <w:p w:rsidR="00292340" w:rsidRDefault="00D00751" w:rsidP="00D00751">
            <w:pPr>
              <w:pStyle w:val="TestCaseInfo"/>
              <w:rPr>
                <w:lang w:eastAsia="zh-CN"/>
              </w:rPr>
            </w:pPr>
            <w:r>
              <w:rPr>
                <w:lang w:eastAsia="zh-CN"/>
              </w:rPr>
              <w:t>FALSE</w:t>
            </w:r>
            <w:r>
              <w:rPr>
                <w:lang w:eastAsia="zh-CN"/>
              </w:rPr>
              <w:tab/>
            </w:r>
            <w:r>
              <w:rPr>
                <w:lang w:eastAsia="zh-CN"/>
              </w:rPr>
              <w:tab/>
            </w:r>
            <w:r>
              <w:rPr>
                <w:lang w:eastAsia="zh-CN"/>
              </w:rPr>
              <w:tab/>
              <w:t>Failure, migration completed unsuccessfully</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D00751" w:rsidP="00E7531B">
            <w:pPr>
              <w:pStyle w:val="TestCaseInfo"/>
              <w:rPr>
                <w:lang w:eastAsia="zh-CN"/>
              </w:rPr>
            </w:pPr>
            <w:r>
              <w:rPr>
                <w:lang w:eastAsia="zh-CN"/>
              </w:rPr>
              <w:t xml:space="preserve">The command returns the current status of the migration process. Therefore the command </w:t>
            </w:r>
            <w:r>
              <w:t>VNFM.</w:t>
            </w:r>
            <w:r w:rsidRPr="00292340">
              <w:t>Migration.TriggerMigration</w:t>
            </w:r>
            <w:r>
              <w:t>() should have been giver before calling this command. If the migration is not completed, the command returns IN_PROGRESS.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86" w:name="_Toc477275743"/>
            <w:r>
              <w:t xml:space="preserve">Function: </w:t>
            </w:r>
            <w:r w:rsidR="00ED4205">
              <w:t>VNFM.VNF.RecoveryCMDtoVNF</w:t>
            </w:r>
            <w:r>
              <w:t>()</w:t>
            </w:r>
            <w:bookmarkEnd w:id="8186"/>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lastRenderedPageBreak/>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00751" w:rsidRDefault="00D00751" w:rsidP="00D00751">
            <w:pPr>
              <w:pStyle w:val="TestCaseInfo"/>
              <w:rPr>
                <w:lang w:eastAsia="zh-CN"/>
              </w:rPr>
            </w:pPr>
            <w:r>
              <w:rPr>
                <w:lang w:eastAsia="zh-CN"/>
              </w:rPr>
              <w:t>TRUE</w:t>
            </w:r>
            <w:r>
              <w:rPr>
                <w:lang w:eastAsia="zh-CN"/>
              </w:rPr>
              <w:tab/>
            </w:r>
            <w:r>
              <w:rPr>
                <w:lang w:eastAsia="zh-CN"/>
              </w:rPr>
              <w:tab/>
              <w:t>Success, recovery has been started</w:t>
            </w:r>
          </w:p>
          <w:p w:rsidR="00292340" w:rsidRDefault="00D00751" w:rsidP="00D00751">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D00751" w:rsidP="00E7531B">
            <w:pPr>
              <w:pStyle w:val="TestCaseInfo"/>
              <w:rPr>
                <w:lang w:eastAsia="zh-CN"/>
              </w:rPr>
            </w:pPr>
            <w:r>
              <w:rPr>
                <w:lang w:eastAsia="zh-CN"/>
              </w:rPr>
              <w:t>The command instructs the VNF to start the process of a VNF recovery. This command should be given only after a VNF fault injection has been applied to the VNF so that the recovery command can heal the VNF from a problem.</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D4205"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D4205" w:rsidRDefault="00ED4205" w:rsidP="008E2D32">
            <w:pPr>
              <w:pStyle w:val="Function"/>
            </w:pPr>
            <w:bookmarkStart w:id="8187" w:name="_Toc477275744"/>
            <w:r>
              <w:t>Function: VNFM.RecoveryCMDtoVNFM()</w:t>
            </w:r>
            <w:bookmarkEnd w:id="8187"/>
          </w:p>
        </w:tc>
      </w:tr>
      <w:tr w:rsidR="00D00751"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00751" w:rsidRDefault="00D00751" w:rsidP="00D00751">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D00751" w:rsidRPr="00D67489" w:rsidRDefault="00963FFC" w:rsidP="00A62AAA">
            <w:pPr>
              <w:pStyle w:val="TestCaseInfo"/>
              <w:rPr>
                <w:lang w:eastAsia="zh-CN"/>
              </w:rPr>
            </w:pPr>
            <w:r>
              <w:rPr>
                <w:sz w:val="20"/>
                <w:szCs w:val="20"/>
              </w:rPr>
              <w:t>vnfRecord</w:t>
            </w:r>
          </w:p>
        </w:tc>
      </w:tr>
      <w:tr w:rsidR="00D00751"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00751" w:rsidRDefault="00D00751" w:rsidP="00D00751">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00751" w:rsidRDefault="00D00751" w:rsidP="00D00751">
            <w:pPr>
              <w:pStyle w:val="TestCaseInfo"/>
              <w:rPr>
                <w:lang w:eastAsia="zh-CN"/>
              </w:rPr>
            </w:pPr>
            <w:r>
              <w:rPr>
                <w:lang w:eastAsia="zh-CN"/>
              </w:rPr>
              <w:t>TRUE</w:t>
            </w:r>
            <w:r>
              <w:rPr>
                <w:lang w:eastAsia="zh-CN"/>
              </w:rPr>
              <w:tab/>
            </w:r>
            <w:r>
              <w:rPr>
                <w:lang w:eastAsia="zh-CN"/>
              </w:rPr>
              <w:tab/>
              <w:t>Success, recovery has been started</w:t>
            </w:r>
          </w:p>
          <w:p w:rsidR="00D00751" w:rsidRDefault="00D00751" w:rsidP="00D00751">
            <w:pPr>
              <w:pStyle w:val="TestCaseInfo"/>
              <w:rPr>
                <w:lang w:eastAsia="zh-CN"/>
              </w:rPr>
            </w:pPr>
            <w:r>
              <w:rPr>
                <w:lang w:eastAsia="zh-CN"/>
              </w:rPr>
              <w:t>FALSE</w:t>
            </w:r>
            <w:r>
              <w:rPr>
                <w:lang w:eastAsia="zh-CN"/>
              </w:rPr>
              <w:tab/>
            </w:r>
            <w:r>
              <w:rPr>
                <w:lang w:eastAsia="zh-CN"/>
              </w:rPr>
              <w:tab/>
              <w:t>Failure</w:t>
            </w:r>
          </w:p>
        </w:tc>
      </w:tr>
      <w:tr w:rsidR="00D00751"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00751" w:rsidRDefault="00D00751" w:rsidP="00D00751">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00751" w:rsidRDefault="00D00751" w:rsidP="00D00751">
            <w:pPr>
              <w:pStyle w:val="TestCaseInfo"/>
              <w:rPr>
                <w:lang w:eastAsia="zh-CN"/>
              </w:rPr>
            </w:pPr>
            <w:r>
              <w:rPr>
                <w:lang w:eastAsia="zh-CN"/>
              </w:rPr>
              <w:t>The command instructs the VNFM to start the process of a VNF recovery. This command should be given only after a VNF fault injection has been applied to the VNF so that the recovery command can heal the VNF from a problem.</w:t>
            </w:r>
          </w:p>
        </w:tc>
      </w:tr>
    </w:tbl>
    <w:p w:rsidR="00ED4205" w:rsidRDefault="00ED4205" w:rsidP="00292340"/>
    <w:p w:rsidR="00ED4205" w:rsidRDefault="00874974" w:rsidP="00874974">
      <w:pPr>
        <w:pStyle w:val="Heading3"/>
      </w:pPr>
      <w:bookmarkStart w:id="8188" w:name="_Toc477880932"/>
      <w:r>
        <w:t>vNetwork</w:t>
      </w:r>
      <w:bookmarkEnd w:id="8188"/>
    </w:p>
    <w:p w:rsidR="00874974" w:rsidRDefault="00F3163D" w:rsidP="00292340">
      <w:r>
        <w:t>vNetwork related commands are listed in this group.</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89" w:name="_Toc477275745"/>
            <w:r>
              <w:t xml:space="preserve">Function: </w:t>
            </w:r>
            <w:r w:rsidR="00ED4205">
              <w:t>VNFM.</w:t>
            </w:r>
            <w:r w:rsidR="00CA4FD6" w:rsidRPr="00CA4FD6">
              <w:t>VNetwork.ValidatevNetworkResourceAllocation</w:t>
            </w:r>
            <w:r>
              <w:t>()</w:t>
            </w:r>
            <w:bookmarkEnd w:id="8189"/>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E7531B">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D6E3E" w:rsidRDefault="000D6E3E" w:rsidP="000D6E3E">
            <w:pPr>
              <w:pStyle w:val="TestCaseInfo"/>
              <w:rPr>
                <w:lang w:eastAsia="zh-CN"/>
              </w:rPr>
            </w:pPr>
            <w:r>
              <w:rPr>
                <w:lang w:eastAsia="zh-CN"/>
              </w:rPr>
              <w:t>TRUE</w:t>
            </w:r>
            <w:r>
              <w:rPr>
                <w:lang w:eastAsia="zh-CN"/>
              </w:rPr>
              <w:tab/>
            </w:r>
            <w:r>
              <w:rPr>
                <w:lang w:eastAsia="zh-CN"/>
              </w:rPr>
              <w:tab/>
              <w:t>Success, vNetwork allocation and setup is correct</w:t>
            </w:r>
          </w:p>
          <w:p w:rsidR="00292340" w:rsidRDefault="000D6E3E" w:rsidP="000D6E3E">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0D6E3E" w:rsidP="000D6E3E">
            <w:pPr>
              <w:pStyle w:val="TestCaseInfo"/>
              <w:rPr>
                <w:lang w:eastAsia="zh-CN"/>
              </w:rPr>
            </w:pPr>
            <w:r>
              <w:rPr>
                <w:lang w:eastAsia="zh-CN"/>
              </w:rPr>
              <w:t>The command validates the vNetwork allocation and setup against the VNFD and the current VNF Resize Level.</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90" w:name="_Toc477275746"/>
            <w:r>
              <w:t xml:space="preserve">Function: </w:t>
            </w:r>
            <w:r w:rsidR="00ED4205">
              <w:t>VNFM.</w:t>
            </w:r>
            <w:r w:rsidR="00CA4FD6" w:rsidRPr="00CA4FD6">
              <w:t>VNetwork.ValidatevNetworkResourceRelease</w:t>
            </w:r>
            <w:r>
              <w:t>()</w:t>
            </w:r>
            <w:bookmarkEnd w:id="8190"/>
          </w:p>
        </w:tc>
      </w:tr>
      <w:tr w:rsidR="000D6E3E"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0D6E3E" w:rsidRDefault="000D6E3E" w:rsidP="000D6E3E">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0D6E3E" w:rsidRPr="00D67489" w:rsidRDefault="00963FFC" w:rsidP="00A62AAA">
            <w:pPr>
              <w:pStyle w:val="TestCaseInfo"/>
              <w:rPr>
                <w:lang w:eastAsia="zh-CN"/>
              </w:rPr>
            </w:pPr>
            <w:r>
              <w:rPr>
                <w:sz w:val="20"/>
                <w:szCs w:val="20"/>
              </w:rPr>
              <w:t>vnfRecord</w:t>
            </w:r>
          </w:p>
        </w:tc>
      </w:tr>
      <w:tr w:rsidR="000D6E3E"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0D6E3E" w:rsidRDefault="000D6E3E" w:rsidP="000D6E3E">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D6E3E" w:rsidRDefault="000D6E3E" w:rsidP="000D6E3E">
            <w:pPr>
              <w:pStyle w:val="TestCaseInfo"/>
              <w:rPr>
                <w:lang w:eastAsia="zh-CN"/>
              </w:rPr>
            </w:pPr>
            <w:r>
              <w:rPr>
                <w:lang w:eastAsia="zh-CN"/>
              </w:rPr>
              <w:t>TRUE</w:t>
            </w:r>
            <w:r>
              <w:rPr>
                <w:lang w:eastAsia="zh-CN"/>
              </w:rPr>
              <w:tab/>
            </w:r>
            <w:r>
              <w:rPr>
                <w:lang w:eastAsia="zh-CN"/>
              </w:rPr>
              <w:tab/>
              <w:t>Success, all vNetwork resources released</w:t>
            </w:r>
          </w:p>
          <w:p w:rsidR="000D6E3E" w:rsidRDefault="000D6E3E" w:rsidP="000D6E3E">
            <w:pPr>
              <w:pStyle w:val="TestCaseInfo"/>
              <w:rPr>
                <w:lang w:eastAsia="zh-CN"/>
              </w:rPr>
            </w:pPr>
            <w:r>
              <w:rPr>
                <w:lang w:eastAsia="zh-CN"/>
              </w:rPr>
              <w:t>FALSE</w:t>
            </w:r>
            <w:r>
              <w:rPr>
                <w:lang w:eastAsia="zh-CN"/>
              </w:rPr>
              <w:tab/>
            </w:r>
            <w:r>
              <w:rPr>
                <w:lang w:eastAsia="zh-CN"/>
              </w:rPr>
              <w:tab/>
              <w:t>Failure</w:t>
            </w:r>
          </w:p>
        </w:tc>
      </w:tr>
      <w:tr w:rsidR="000D6E3E"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D6E3E" w:rsidRDefault="000D6E3E" w:rsidP="000D6E3E">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0D6E3E" w:rsidRDefault="000D6E3E" w:rsidP="000D6E3E">
            <w:pPr>
              <w:pStyle w:val="TestCaseInfo"/>
              <w:rPr>
                <w:lang w:eastAsia="zh-CN"/>
              </w:rPr>
            </w:pPr>
            <w:r>
              <w:rPr>
                <w:lang w:eastAsia="zh-CN"/>
              </w:rPr>
              <w:t>The command validates the freeing of all vNetwork resources.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91" w:name="_Toc477275747"/>
            <w:r>
              <w:t xml:space="preserve">Function: </w:t>
            </w:r>
            <w:r w:rsidR="00ED4205">
              <w:t>VNFM.</w:t>
            </w:r>
            <w:r w:rsidR="00CA4FD6" w:rsidRPr="00CA4FD6">
              <w:t>VNetwork.Se</w:t>
            </w:r>
            <w:r w:rsidR="00CA4FD6">
              <w:t>tB</w:t>
            </w:r>
            <w:r w:rsidR="00CA4FD6" w:rsidRPr="00CA4FD6">
              <w:t>andwidth</w:t>
            </w:r>
            <w:r>
              <w:t>()</w:t>
            </w:r>
            <w:bookmarkEnd w:id="8191"/>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E7531B">
            <w:pPr>
              <w:pStyle w:val="TestCaseInfo"/>
              <w:rPr>
                <w:lang w:eastAsia="zh-CN"/>
              </w:rPr>
            </w:pPr>
            <w:r>
              <w:rPr>
                <w:sz w:val="20"/>
                <w:szCs w:val="20"/>
              </w:rPr>
              <w:t>vnfRecord</w:t>
            </w:r>
          </w:p>
          <w:p w:rsidR="000D6E3E" w:rsidRDefault="000D6E3E" w:rsidP="00E7531B">
            <w:pPr>
              <w:pStyle w:val="TestCaseInfo"/>
              <w:rPr>
                <w:lang w:eastAsia="zh-CN"/>
              </w:rPr>
            </w:pPr>
            <w:r>
              <w:rPr>
                <w:lang w:eastAsia="zh-CN"/>
              </w:rPr>
              <w:t>Percentage or</w:t>
            </w:r>
          </w:p>
          <w:p w:rsidR="00292340" w:rsidRPr="00D67489" w:rsidRDefault="000D6E3E" w:rsidP="000D6E3E">
            <w:pPr>
              <w:pStyle w:val="TestCaseInfo"/>
              <w:rPr>
                <w:lang w:eastAsia="zh-CN"/>
              </w:rPr>
            </w:pPr>
            <w:r>
              <w:rPr>
                <w:lang w:eastAsia="zh-CN"/>
              </w:rPr>
              <w:t>Low, Medium, High</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D6E3E" w:rsidRDefault="000D6E3E" w:rsidP="000D6E3E">
            <w:pPr>
              <w:pStyle w:val="TestCaseInfo"/>
              <w:rPr>
                <w:lang w:eastAsia="zh-CN"/>
              </w:rPr>
            </w:pPr>
            <w:r>
              <w:rPr>
                <w:lang w:eastAsia="zh-CN"/>
              </w:rPr>
              <w:t>TRUE</w:t>
            </w:r>
            <w:r>
              <w:rPr>
                <w:lang w:eastAsia="zh-CN"/>
              </w:rPr>
              <w:tab/>
            </w:r>
            <w:r>
              <w:rPr>
                <w:lang w:eastAsia="zh-CN"/>
              </w:rPr>
              <w:tab/>
              <w:t>Success, bandwidth of the vNetwork is set to the requested level</w:t>
            </w:r>
          </w:p>
          <w:p w:rsidR="00292340" w:rsidRDefault="000D6E3E" w:rsidP="000D6E3E">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The command modifies the default settings of the vNetwork bandwidth.</w:t>
            </w:r>
          </w:p>
        </w:tc>
      </w:tr>
    </w:tbl>
    <w:p w:rsidR="00292340" w:rsidRDefault="00292340" w:rsidP="00292340"/>
    <w:p w:rsidR="00874974" w:rsidRDefault="00874974" w:rsidP="00874974">
      <w:pPr>
        <w:pStyle w:val="Heading3"/>
      </w:pPr>
      <w:bookmarkStart w:id="8192" w:name="_Toc477880933"/>
      <w:r>
        <w:t>vStorage</w:t>
      </w:r>
      <w:bookmarkEnd w:id="8192"/>
    </w:p>
    <w:p w:rsidR="00874974" w:rsidRDefault="00F3163D" w:rsidP="00292340">
      <w:r>
        <w:t>vStorage commands are listed in this group.</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93" w:name="_Toc477275748"/>
            <w:r>
              <w:lastRenderedPageBreak/>
              <w:t xml:space="preserve">Function: </w:t>
            </w:r>
            <w:r w:rsidR="00ED4205">
              <w:t>VNFM.</w:t>
            </w:r>
            <w:r w:rsidR="00CA4FD6" w:rsidRPr="00CA4FD6">
              <w:t>VStorage.GetvStorageSize</w:t>
            </w:r>
            <w:r>
              <w:t>()</w:t>
            </w:r>
            <w:bookmarkEnd w:id="8193"/>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StorageID</w:t>
            </w:r>
            <w:r w:rsidR="00963FFC">
              <w:rPr>
                <w:lang w:eastAsia="zh-CN"/>
              </w:rPr>
              <w:t xml:space="preserve"> or </w:t>
            </w:r>
            <w:r w:rsidR="00963FFC">
              <w:rPr>
                <w:sz w:val="20"/>
                <w:szCs w:val="20"/>
              </w:rPr>
              <w:t>vnfRecord</w:t>
            </w:r>
          </w:p>
          <w:p w:rsidR="007E179F" w:rsidRDefault="007E179F" w:rsidP="00E7531B">
            <w:pPr>
              <w:pStyle w:val="TestCaseInfo"/>
              <w:rPr>
                <w:lang w:eastAsia="zh-CN"/>
              </w:rPr>
            </w:pPr>
            <w:r>
              <w:rPr>
                <w:lang w:eastAsia="zh-CN"/>
              </w:rPr>
              <w:t>Scale</w:t>
            </w:r>
          </w:p>
          <w:p w:rsidR="007E179F" w:rsidRDefault="007E179F" w:rsidP="007E179F">
            <w:pPr>
              <w:pStyle w:val="TestCaseInfo"/>
              <w:numPr>
                <w:ilvl w:val="0"/>
                <w:numId w:val="150"/>
              </w:numPr>
              <w:rPr>
                <w:lang w:eastAsia="zh-CN"/>
              </w:rPr>
            </w:pPr>
            <w:r>
              <w:rPr>
                <w:lang w:eastAsia="zh-CN"/>
              </w:rPr>
              <w:t>Gbytes</w:t>
            </w:r>
          </w:p>
          <w:p w:rsidR="007E179F" w:rsidRDefault="007E179F" w:rsidP="007E179F">
            <w:pPr>
              <w:pStyle w:val="TestCaseInfo"/>
              <w:numPr>
                <w:ilvl w:val="0"/>
                <w:numId w:val="150"/>
              </w:numPr>
              <w:rPr>
                <w:lang w:eastAsia="zh-CN"/>
              </w:rPr>
            </w:pPr>
            <w:r>
              <w:rPr>
                <w:lang w:eastAsia="zh-CN"/>
              </w:rPr>
              <w:t>Mbytes</w:t>
            </w:r>
          </w:p>
          <w:p w:rsidR="007E179F" w:rsidRPr="00D67489" w:rsidRDefault="007E179F" w:rsidP="007E179F">
            <w:pPr>
              <w:pStyle w:val="TestCaseInfo"/>
              <w:numPr>
                <w:ilvl w:val="0"/>
                <w:numId w:val="150"/>
              </w:numPr>
              <w:rPr>
                <w:lang w:eastAsia="zh-CN"/>
              </w:rPr>
            </w:pPr>
            <w:r>
              <w:rPr>
                <w:lang w:eastAsia="zh-CN"/>
              </w:rPr>
              <w:t>Bytes</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E179F" w:rsidRDefault="007E179F" w:rsidP="007E179F">
            <w:pPr>
              <w:pStyle w:val="TestCaseInfo"/>
              <w:rPr>
                <w:lang w:eastAsia="zh-CN"/>
              </w:rPr>
            </w:pPr>
            <w:r>
              <w:rPr>
                <w:lang w:eastAsia="zh-CN"/>
              </w:rPr>
              <w:t>SIZE</w:t>
            </w:r>
            <w:r>
              <w:rPr>
                <w:lang w:eastAsia="zh-CN"/>
              </w:rPr>
              <w:tab/>
            </w:r>
            <w:r>
              <w:rPr>
                <w:lang w:eastAsia="zh-CN"/>
              </w:rPr>
              <w:tab/>
              <w:t>Size of the storage reported in the requested scale</w:t>
            </w:r>
          </w:p>
          <w:p w:rsidR="00292340" w:rsidRDefault="007E179F" w:rsidP="007E179F">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The command determines the size of the storage.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94" w:name="_Toc477275749"/>
            <w:r>
              <w:t xml:space="preserve">Function: </w:t>
            </w:r>
            <w:r w:rsidR="00ED4205">
              <w:t>VNFM.</w:t>
            </w:r>
            <w:r w:rsidR="00CA4FD6" w:rsidRPr="00CA4FD6">
              <w:t>VStorage.TriggerIncreasevStorage</w:t>
            </w:r>
            <w:r>
              <w:t>()</w:t>
            </w:r>
            <w:bookmarkEnd w:id="8194"/>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StorageID</w:t>
            </w:r>
            <w:r w:rsidR="00963FFC">
              <w:rPr>
                <w:lang w:eastAsia="zh-CN"/>
              </w:rPr>
              <w:t xml:space="preserve"> or </w:t>
            </w:r>
            <w:r w:rsidR="00963FFC">
              <w:rPr>
                <w:sz w:val="20"/>
                <w:szCs w:val="20"/>
              </w:rPr>
              <w:t>vnfRecord</w:t>
            </w:r>
          </w:p>
          <w:p w:rsidR="00AD4465" w:rsidRDefault="00AD4465" w:rsidP="00AD4465">
            <w:pPr>
              <w:pStyle w:val="TestCaseInfo"/>
              <w:rPr>
                <w:lang w:eastAsia="zh-CN"/>
              </w:rPr>
            </w:pPr>
            <w:r>
              <w:rPr>
                <w:lang w:eastAsia="zh-CN"/>
              </w:rPr>
              <w:t>Trigger by</w:t>
            </w:r>
          </w:p>
          <w:p w:rsidR="00AD4465" w:rsidRDefault="00AD4465" w:rsidP="00AD4465">
            <w:pPr>
              <w:pStyle w:val="TestCaseInfo"/>
              <w:numPr>
                <w:ilvl w:val="0"/>
                <w:numId w:val="151"/>
              </w:numPr>
              <w:rPr>
                <w:lang w:eastAsia="zh-CN"/>
              </w:rPr>
            </w:pPr>
            <w:r>
              <w:rPr>
                <w:lang w:eastAsia="zh-CN"/>
              </w:rPr>
              <w:t>VIM</w:t>
            </w:r>
          </w:p>
          <w:p w:rsidR="00AD4465" w:rsidRDefault="00AD4465" w:rsidP="00AD4465">
            <w:pPr>
              <w:pStyle w:val="TestCaseInfo"/>
              <w:numPr>
                <w:ilvl w:val="0"/>
                <w:numId w:val="151"/>
              </w:numPr>
              <w:rPr>
                <w:lang w:eastAsia="zh-CN"/>
              </w:rPr>
            </w:pPr>
            <w:r>
              <w:rPr>
                <w:lang w:eastAsia="zh-CN"/>
              </w:rPr>
              <w:t>EM</w:t>
            </w:r>
          </w:p>
          <w:p w:rsidR="00AD4465" w:rsidRDefault="00AD4465" w:rsidP="00AD4465">
            <w:pPr>
              <w:pStyle w:val="TestCaseInfo"/>
              <w:numPr>
                <w:ilvl w:val="0"/>
                <w:numId w:val="151"/>
              </w:numPr>
              <w:rPr>
                <w:lang w:eastAsia="zh-CN"/>
              </w:rPr>
            </w:pPr>
            <w:r>
              <w:rPr>
                <w:lang w:eastAsia="zh-CN"/>
              </w:rPr>
              <w:t>VNFM</w:t>
            </w:r>
          </w:p>
          <w:p w:rsidR="00AD4465" w:rsidRDefault="00AD4465" w:rsidP="00AD4465">
            <w:pPr>
              <w:pStyle w:val="TestCaseInfo"/>
              <w:numPr>
                <w:ilvl w:val="0"/>
                <w:numId w:val="151"/>
              </w:numPr>
              <w:rPr>
                <w:lang w:eastAsia="zh-CN"/>
              </w:rPr>
            </w:pPr>
            <w:r>
              <w:rPr>
                <w:lang w:eastAsia="zh-CN"/>
              </w:rPr>
              <w:t>VNF</w:t>
            </w:r>
          </w:p>
          <w:p w:rsidR="00AD4465" w:rsidRPr="00D67489" w:rsidRDefault="00AD4465" w:rsidP="00AD4465">
            <w:pPr>
              <w:pStyle w:val="TestCaseInfo"/>
              <w:numPr>
                <w:ilvl w:val="0"/>
                <w:numId w:val="151"/>
              </w:numPr>
              <w:rPr>
                <w:lang w:eastAsia="zh-CN"/>
              </w:rPr>
            </w:pPr>
            <w:r>
              <w:rPr>
                <w:lang w:eastAsia="zh-CN"/>
              </w:rPr>
              <w:t>Increased traffic load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E179F" w:rsidRDefault="007E179F" w:rsidP="007E179F">
            <w:pPr>
              <w:pStyle w:val="TestCaseInfo"/>
              <w:rPr>
                <w:lang w:eastAsia="zh-CN"/>
              </w:rPr>
            </w:pPr>
            <w:r>
              <w:rPr>
                <w:lang w:eastAsia="zh-CN"/>
              </w:rPr>
              <w:t>TRUE</w:t>
            </w:r>
            <w:r>
              <w:rPr>
                <w:lang w:eastAsia="zh-CN"/>
              </w:rPr>
              <w:tab/>
            </w:r>
            <w:r>
              <w:rPr>
                <w:lang w:eastAsia="zh-CN"/>
              </w:rPr>
              <w:tab/>
              <w:t>Success, trigger of storage increase issued</w:t>
            </w:r>
          </w:p>
          <w:p w:rsidR="00292340" w:rsidRDefault="007E179F" w:rsidP="007E179F">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The command issues a request to trigger a storage increase.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95" w:name="_Toc477275750"/>
            <w:r>
              <w:t xml:space="preserve">Function: </w:t>
            </w:r>
            <w:r w:rsidR="00ED4205">
              <w:t>VNFM.</w:t>
            </w:r>
            <w:r w:rsidR="00CA4FD6" w:rsidRPr="00CA4FD6">
              <w:t>VStorage.DecreasevStorage</w:t>
            </w:r>
            <w:r>
              <w:t>()</w:t>
            </w:r>
            <w:bookmarkEnd w:id="8195"/>
          </w:p>
        </w:tc>
      </w:tr>
      <w:tr w:rsidR="007E179F"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7E179F" w:rsidRDefault="007E179F" w:rsidP="007E179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5370FB" w:rsidRDefault="005370FB" w:rsidP="005370FB">
            <w:pPr>
              <w:pStyle w:val="TestCaseInfo"/>
              <w:rPr>
                <w:lang w:eastAsia="zh-CN"/>
              </w:rPr>
            </w:pPr>
            <w:r>
              <w:rPr>
                <w:lang w:eastAsia="zh-CN"/>
              </w:rPr>
              <w:t>StorageID</w:t>
            </w:r>
            <w:r w:rsidR="00963FFC">
              <w:rPr>
                <w:lang w:eastAsia="zh-CN"/>
              </w:rPr>
              <w:t xml:space="preserve"> or </w:t>
            </w:r>
            <w:r w:rsidR="00963FFC">
              <w:rPr>
                <w:sz w:val="20"/>
                <w:szCs w:val="20"/>
              </w:rPr>
              <w:t>vnfRecord</w:t>
            </w:r>
          </w:p>
          <w:p w:rsidR="005370FB" w:rsidRDefault="005370FB" w:rsidP="005370FB">
            <w:pPr>
              <w:pStyle w:val="TestCaseInfo"/>
              <w:rPr>
                <w:lang w:eastAsia="zh-CN"/>
              </w:rPr>
            </w:pPr>
            <w:r>
              <w:rPr>
                <w:lang w:eastAsia="zh-CN"/>
              </w:rPr>
              <w:t>Trigger by</w:t>
            </w:r>
          </w:p>
          <w:p w:rsidR="005370FB" w:rsidRDefault="005370FB" w:rsidP="005370FB">
            <w:pPr>
              <w:pStyle w:val="TestCaseInfo"/>
              <w:numPr>
                <w:ilvl w:val="0"/>
                <w:numId w:val="151"/>
              </w:numPr>
              <w:rPr>
                <w:lang w:eastAsia="zh-CN"/>
              </w:rPr>
            </w:pPr>
            <w:r>
              <w:rPr>
                <w:lang w:eastAsia="zh-CN"/>
              </w:rPr>
              <w:t>VIM</w:t>
            </w:r>
          </w:p>
          <w:p w:rsidR="005370FB" w:rsidRDefault="005370FB" w:rsidP="005370FB">
            <w:pPr>
              <w:pStyle w:val="TestCaseInfo"/>
              <w:numPr>
                <w:ilvl w:val="0"/>
                <w:numId w:val="151"/>
              </w:numPr>
              <w:rPr>
                <w:lang w:eastAsia="zh-CN"/>
              </w:rPr>
            </w:pPr>
            <w:r>
              <w:rPr>
                <w:lang w:eastAsia="zh-CN"/>
              </w:rPr>
              <w:t>EM</w:t>
            </w:r>
          </w:p>
          <w:p w:rsidR="005370FB" w:rsidRDefault="005370FB" w:rsidP="005370FB">
            <w:pPr>
              <w:pStyle w:val="TestCaseInfo"/>
              <w:numPr>
                <w:ilvl w:val="0"/>
                <w:numId w:val="151"/>
              </w:numPr>
              <w:rPr>
                <w:lang w:eastAsia="zh-CN"/>
              </w:rPr>
            </w:pPr>
            <w:r>
              <w:rPr>
                <w:lang w:eastAsia="zh-CN"/>
              </w:rPr>
              <w:t>VNFM</w:t>
            </w:r>
          </w:p>
          <w:p w:rsidR="005370FB" w:rsidRDefault="005370FB" w:rsidP="005370FB">
            <w:pPr>
              <w:pStyle w:val="TestCaseInfo"/>
              <w:numPr>
                <w:ilvl w:val="0"/>
                <w:numId w:val="151"/>
              </w:numPr>
              <w:rPr>
                <w:lang w:eastAsia="zh-CN"/>
              </w:rPr>
            </w:pPr>
            <w:r>
              <w:rPr>
                <w:lang w:eastAsia="zh-CN"/>
              </w:rPr>
              <w:t>VNF</w:t>
            </w:r>
          </w:p>
          <w:p w:rsidR="007E179F" w:rsidRPr="00D67489" w:rsidRDefault="005370FB" w:rsidP="005370FB">
            <w:pPr>
              <w:pStyle w:val="TestCaseInfo"/>
              <w:numPr>
                <w:ilvl w:val="0"/>
                <w:numId w:val="151"/>
              </w:numPr>
              <w:rPr>
                <w:lang w:eastAsia="zh-CN"/>
              </w:rPr>
            </w:pPr>
            <w:r>
              <w:rPr>
                <w:lang w:eastAsia="zh-CN"/>
              </w:rPr>
              <w:t>Increased traffic load</w:t>
            </w:r>
          </w:p>
        </w:tc>
      </w:tr>
      <w:tr w:rsidR="007E179F"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7E179F" w:rsidRDefault="007E179F" w:rsidP="007E179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E179F" w:rsidRDefault="007E179F" w:rsidP="007E179F">
            <w:pPr>
              <w:pStyle w:val="TestCaseInfo"/>
              <w:rPr>
                <w:lang w:eastAsia="zh-CN"/>
              </w:rPr>
            </w:pPr>
            <w:r>
              <w:rPr>
                <w:lang w:eastAsia="zh-CN"/>
              </w:rPr>
              <w:t>TRUE</w:t>
            </w:r>
            <w:r>
              <w:rPr>
                <w:lang w:eastAsia="zh-CN"/>
              </w:rPr>
              <w:tab/>
            </w:r>
            <w:r>
              <w:rPr>
                <w:lang w:eastAsia="zh-CN"/>
              </w:rPr>
              <w:tab/>
              <w:t>Success, trigger of storage decrease issued</w:t>
            </w:r>
          </w:p>
          <w:p w:rsidR="007E179F" w:rsidRDefault="007E179F" w:rsidP="007E179F">
            <w:pPr>
              <w:pStyle w:val="TestCaseInfo"/>
              <w:rPr>
                <w:lang w:eastAsia="zh-CN"/>
              </w:rPr>
            </w:pPr>
            <w:r>
              <w:rPr>
                <w:lang w:eastAsia="zh-CN"/>
              </w:rPr>
              <w:t>FALSE</w:t>
            </w:r>
            <w:r>
              <w:rPr>
                <w:lang w:eastAsia="zh-CN"/>
              </w:rPr>
              <w:tab/>
            </w:r>
            <w:r>
              <w:rPr>
                <w:lang w:eastAsia="zh-CN"/>
              </w:rPr>
              <w:tab/>
              <w:t>Failure</w:t>
            </w:r>
          </w:p>
        </w:tc>
      </w:tr>
      <w:tr w:rsidR="007E179F"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E179F" w:rsidRDefault="007E179F" w:rsidP="007E179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7E179F" w:rsidRDefault="007E179F" w:rsidP="007E179F">
            <w:pPr>
              <w:pStyle w:val="TestCaseInfo"/>
              <w:rPr>
                <w:lang w:eastAsia="zh-CN"/>
              </w:rPr>
            </w:pPr>
            <w:r>
              <w:rPr>
                <w:lang w:eastAsia="zh-CN"/>
              </w:rPr>
              <w:t>The command issues a request to trigger a storage decrease.</w:t>
            </w:r>
          </w:p>
        </w:tc>
      </w:tr>
    </w:tbl>
    <w:p w:rsidR="00292340" w:rsidRDefault="00292340" w:rsidP="00292340"/>
    <w:p w:rsidR="00874974" w:rsidRDefault="00874974" w:rsidP="00874974">
      <w:pPr>
        <w:pStyle w:val="Heading3"/>
      </w:pPr>
      <w:bookmarkStart w:id="8196" w:name="_Toc477880934"/>
      <w:r>
        <w:t>Fault</w:t>
      </w:r>
      <w:bookmarkEnd w:id="8196"/>
    </w:p>
    <w:p w:rsidR="00874974" w:rsidRDefault="00F3163D" w:rsidP="00292340">
      <w:r>
        <w:t>Fault Management require their own group and have been listed here.</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97" w:name="_Toc477275751"/>
            <w:r>
              <w:t xml:space="preserve">Function: </w:t>
            </w:r>
            <w:r w:rsidR="00ED4205">
              <w:t>VNFM.</w:t>
            </w:r>
            <w:r w:rsidR="00CA4FD6" w:rsidRPr="00CA4FD6">
              <w:t>Fault.RegisterForNotification</w:t>
            </w:r>
            <w:r>
              <w:t>()</w:t>
            </w:r>
            <w:bookmarkEnd w:id="8197"/>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97A7B" w:rsidRDefault="00963FFC" w:rsidP="005370FB">
            <w:pPr>
              <w:pStyle w:val="TestCaseInfo"/>
              <w:rPr>
                <w:lang w:eastAsia="zh-CN"/>
              </w:rPr>
            </w:pPr>
            <w:r>
              <w:rPr>
                <w:sz w:val="20"/>
                <w:szCs w:val="20"/>
              </w:rPr>
              <w:t>vnfRecord</w:t>
            </w:r>
          </w:p>
          <w:p w:rsidR="005370FB" w:rsidRDefault="005370FB" w:rsidP="005370FB">
            <w:pPr>
              <w:pStyle w:val="TestCaseInfo"/>
              <w:rPr>
                <w:lang w:eastAsia="zh-CN"/>
              </w:rPr>
            </w:pPr>
            <w:r>
              <w:rPr>
                <w:lang w:eastAsia="zh-CN"/>
              </w:rPr>
              <w:t>Type:</w:t>
            </w:r>
          </w:p>
          <w:p w:rsidR="005370FB" w:rsidRDefault="005370FB" w:rsidP="005370FB">
            <w:pPr>
              <w:pStyle w:val="TestCaseInfo"/>
              <w:numPr>
                <w:ilvl w:val="0"/>
                <w:numId w:val="153"/>
              </w:numPr>
              <w:rPr>
                <w:lang w:eastAsia="zh-CN"/>
              </w:rPr>
            </w:pPr>
            <w:r>
              <w:rPr>
                <w:lang w:eastAsia="zh-CN"/>
              </w:rPr>
              <w:t>vCPU</w:t>
            </w:r>
          </w:p>
          <w:p w:rsidR="005370FB" w:rsidRDefault="005370FB" w:rsidP="005370FB">
            <w:pPr>
              <w:pStyle w:val="TestCaseInfo"/>
              <w:numPr>
                <w:ilvl w:val="0"/>
                <w:numId w:val="153"/>
              </w:numPr>
              <w:rPr>
                <w:lang w:eastAsia="zh-CN"/>
              </w:rPr>
            </w:pPr>
            <w:r>
              <w:rPr>
                <w:lang w:eastAsia="zh-CN"/>
              </w:rPr>
              <w:t>vMemory</w:t>
            </w:r>
          </w:p>
          <w:p w:rsidR="005370FB" w:rsidRDefault="005370FB" w:rsidP="005370FB">
            <w:pPr>
              <w:pStyle w:val="TestCaseInfo"/>
              <w:numPr>
                <w:ilvl w:val="0"/>
                <w:numId w:val="153"/>
              </w:numPr>
              <w:rPr>
                <w:lang w:eastAsia="zh-CN"/>
              </w:rPr>
            </w:pPr>
            <w:r>
              <w:rPr>
                <w:lang w:eastAsia="zh-CN"/>
              </w:rPr>
              <w:t>vNetwork</w:t>
            </w:r>
          </w:p>
          <w:p w:rsidR="005370FB" w:rsidRDefault="005370FB" w:rsidP="005370FB">
            <w:pPr>
              <w:pStyle w:val="TestCaseInfo"/>
              <w:numPr>
                <w:ilvl w:val="0"/>
                <w:numId w:val="153"/>
              </w:numPr>
              <w:rPr>
                <w:lang w:eastAsia="zh-CN"/>
              </w:rPr>
            </w:pPr>
            <w:r>
              <w:rPr>
                <w:lang w:eastAsia="zh-CN"/>
              </w:rPr>
              <w:t>vStorage</w:t>
            </w:r>
          </w:p>
          <w:p w:rsidR="005370FB" w:rsidRDefault="005370FB" w:rsidP="005370FB">
            <w:pPr>
              <w:pStyle w:val="TestCaseInfo"/>
              <w:numPr>
                <w:ilvl w:val="0"/>
                <w:numId w:val="153"/>
              </w:numPr>
              <w:rPr>
                <w:lang w:eastAsia="zh-CN"/>
              </w:rPr>
            </w:pPr>
            <w:r>
              <w:rPr>
                <w:lang w:eastAsia="zh-CN"/>
              </w:rPr>
              <w:lastRenderedPageBreak/>
              <w:t>ANY</w:t>
            </w:r>
          </w:p>
          <w:p w:rsidR="005370FB" w:rsidRDefault="005370FB" w:rsidP="005370FB">
            <w:pPr>
              <w:pStyle w:val="TestCaseInfo"/>
              <w:rPr>
                <w:lang w:eastAsia="zh-CN"/>
              </w:rPr>
            </w:pPr>
            <w:r>
              <w:rPr>
                <w:lang w:eastAsia="zh-CN"/>
              </w:rPr>
              <w:t>Severity:</w:t>
            </w:r>
          </w:p>
          <w:p w:rsidR="005370FB" w:rsidRDefault="005370FB" w:rsidP="005370FB">
            <w:pPr>
              <w:pStyle w:val="TestCaseInfo"/>
              <w:numPr>
                <w:ilvl w:val="0"/>
                <w:numId w:val="152"/>
              </w:numPr>
              <w:rPr>
                <w:lang w:eastAsia="zh-CN"/>
              </w:rPr>
            </w:pPr>
            <w:r>
              <w:rPr>
                <w:lang w:eastAsia="zh-CN"/>
              </w:rPr>
              <w:t>Critical</w:t>
            </w:r>
          </w:p>
          <w:p w:rsidR="005370FB" w:rsidRDefault="005370FB" w:rsidP="005370FB">
            <w:pPr>
              <w:pStyle w:val="TestCaseInfo"/>
              <w:numPr>
                <w:ilvl w:val="0"/>
                <w:numId w:val="152"/>
              </w:numPr>
              <w:rPr>
                <w:lang w:eastAsia="zh-CN"/>
              </w:rPr>
            </w:pPr>
            <w:r>
              <w:rPr>
                <w:lang w:eastAsia="zh-CN"/>
              </w:rPr>
              <w:t>Major</w:t>
            </w:r>
          </w:p>
          <w:p w:rsidR="005370FB" w:rsidRDefault="005370FB" w:rsidP="005370FB">
            <w:pPr>
              <w:pStyle w:val="TestCaseInfo"/>
              <w:numPr>
                <w:ilvl w:val="0"/>
                <w:numId w:val="152"/>
              </w:numPr>
              <w:rPr>
                <w:lang w:eastAsia="zh-CN"/>
              </w:rPr>
            </w:pPr>
            <w:r>
              <w:rPr>
                <w:lang w:eastAsia="zh-CN"/>
              </w:rPr>
              <w:t>Minor</w:t>
            </w:r>
          </w:p>
          <w:p w:rsidR="005370FB" w:rsidRDefault="005370FB" w:rsidP="005370FB">
            <w:pPr>
              <w:pStyle w:val="TestCaseInfo"/>
              <w:numPr>
                <w:ilvl w:val="0"/>
                <w:numId w:val="152"/>
              </w:numPr>
              <w:rPr>
                <w:lang w:eastAsia="zh-CN"/>
              </w:rPr>
            </w:pPr>
            <w:r>
              <w:rPr>
                <w:lang w:eastAsia="zh-CN"/>
              </w:rPr>
              <w:t>Warning</w:t>
            </w:r>
          </w:p>
          <w:p w:rsidR="00292340" w:rsidRDefault="005370FB" w:rsidP="005370FB">
            <w:pPr>
              <w:pStyle w:val="TestCaseInfo"/>
              <w:numPr>
                <w:ilvl w:val="0"/>
                <w:numId w:val="152"/>
              </w:numPr>
              <w:rPr>
                <w:lang w:eastAsia="zh-CN"/>
              </w:rPr>
            </w:pPr>
            <w:r>
              <w:rPr>
                <w:lang w:eastAsia="zh-CN"/>
              </w:rPr>
              <w:t>Indeterminate</w:t>
            </w:r>
          </w:p>
          <w:p w:rsidR="005370FB" w:rsidRPr="00D67489" w:rsidRDefault="005370FB" w:rsidP="005370FB">
            <w:pPr>
              <w:pStyle w:val="TestCaseInfo"/>
              <w:numPr>
                <w:ilvl w:val="0"/>
                <w:numId w:val="152"/>
              </w:numPr>
              <w:rPr>
                <w:lang w:eastAsia="zh-CN"/>
              </w:rPr>
            </w:pPr>
            <w:r>
              <w:rPr>
                <w:lang w:eastAsia="zh-CN"/>
              </w:rPr>
              <w:t>ANY</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5370FB">
            <w:pPr>
              <w:pStyle w:val="TestCaseInfo"/>
              <w:rPr>
                <w:lang w:eastAsia="zh-CN"/>
              </w:rPr>
            </w:pPr>
            <w:r>
              <w:rPr>
                <w:lang w:eastAsia="zh-CN"/>
              </w:rPr>
              <w:t>FaultRegisterID</w:t>
            </w:r>
            <w:r>
              <w:rPr>
                <w:lang w:eastAsia="zh-CN"/>
              </w:rPr>
              <w:tab/>
              <w:t>Success</w:t>
            </w:r>
          </w:p>
          <w:p w:rsidR="005370FB" w:rsidRDefault="005370FB" w:rsidP="005370FB">
            <w:pPr>
              <w:pStyle w:val="TestCaseInfo"/>
              <w:rPr>
                <w:lang w:eastAsia="zh-CN"/>
              </w:rPr>
            </w:pPr>
            <w:r>
              <w:rPr>
                <w:lang w:eastAsia="zh-CN"/>
              </w:rPr>
              <w:t>FALSE</w:t>
            </w:r>
            <w:r>
              <w:rPr>
                <w:lang w:eastAsia="zh-CN"/>
              </w:rPr>
              <w:tab/>
            </w:r>
            <w:r>
              <w:rPr>
                <w:lang w:eastAsia="zh-CN"/>
              </w:rPr>
              <w:tab/>
            </w:r>
            <w:r>
              <w:rPr>
                <w:lang w:eastAsia="zh-CN"/>
              </w:rPr>
              <w:tab/>
              <w:t>Registration failed</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The command registers a Fault Notification of the specified type and severity at the VIM through the VNFM.</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98" w:name="_Toc477275752"/>
            <w:r>
              <w:t xml:space="preserve">Function: </w:t>
            </w:r>
            <w:r w:rsidR="00ED4205">
              <w:t>VNFM.</w:t>
            </w:r>
            <w:r w:rsidR="00CA4FD6" w:rsidRPr="00CA4FD6">
              <w:t>Fault.DeregisterForNotification</w:t>
            </w:r>
            <w:r>
              <w:t>()</w:t>
            </w:r>
            <w:bookmarkEnd w:id="8198"/>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63FFC" w:rsidRDefault="00963FFC" w:rsidP="00E7531B">
            <w:pPr>
              <w:pStyle w:val="TestCaseInfo"/>
              <w:rPr>
                <w:lang w:eastAsia="zh-CN"/>
              </w:rPr>
            </w:pPr>
            <w:r>
              <w:rPr>
                <w:sz w:val="20"/>
                <w:szCs w:val="20"/>
              </w:rPr>
              <w:t>vnfRecord</w:t>
            </w:r>
          </w:p>
          <w:p w:rsidR="00292340" w:rsidRPr="00D67489" w:rsidRDefault="005370FB" w:rsidP="00E7531B">
            <w:pPr>
              <w:pStyle w:val="TestCaseInfo"/>
              <w:rPr>
                <w:lang w:eastAsia="zh-CN"/>
              </w:rPr>
            </w:pPr>
            <w:r>
              <w:rPr>
                <w:lang w:eastAsia="zh-CN"/>
              </w:rPr>
              <w:t>FaultRegisterID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TRUE</w:t>
            </w:r>
            <w:r>
              <w:rPr>
                <w:lang w:eastAsia="zh-CN"/>
              </w:rPr>
              <w:tab/>
            </w:r>
            <w:r>
              <w:rPr>
                <w:lang w:eastAsia="zh-CN"/>
              </w:rPr>
              <w:tab/>
              <w:t>Successful deregistration</w:t>
            </w:r>
          </w:p>
          <w:p w:rsidR="005370FB" w:rsidRDefault="005370FB" w:rsidP="005370FB">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The command deregisters a previous registered Fault Notification from the VIM through the VNFM.</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199" w:name="_Toc477275753"/>
            <w:r>
              <w:t xml:space="preserve">Function: </w:t>
            </w:r>
            <w:r w:rsidR="00ED4205">
              <w:t>VNFM.</w:t>
            </w:r>
            <w:r w:rsidR="00CA4FD6" w:rsidRPr="00CA4FD6">
              <w:t>Fault.ListFaultNotificationRegistration</w:t>
            </w:r>
            <w:r>
              <w:t>()</w:t>
            </w:r>
            <w:bookmarkEnd w:id="8199"/>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8200" w:name="ListFaultNotificationRegistration"/>
            <w:r>
              <w:t>Input:</w:t>
            </w:r>
          </w:p>
        </w:tc>
        <w:tc>
          <w:tcPr>
            <w:tcW w:w="7979" w:type="dxa"/>
            <w:tcBorders>
              <w:top w:val="single" w:sz="2" w:space="0" w:color="auto"/>
              <w:left w:val="single" w:sz="2" w:space="0" w:color="auto"/>
              <w:bottom w:val="single" w:sz="2" w:space="0" w:color="auto"/>
              <w:right w:val="single" w:sz="2" w:space="0" w:color="auto"/>
            </w:tcBorders>
          </w:tcPr>
          <w:p w:rsidR="002C75BB" w:rsidRDefault="00963FFC" w:rsidP="005370FB">
            <w:pPr>
              <w:pStyle w:val="TestCaseInfo"/>
              <w:rPr>
                <w:lang w:eastAsia="zh-CN"/>
              </w:rPr>
            </w:pPr>
            <w:r>
              <w:rPr>
                <w:sz w:val="20"/>
                <w:szCs w:val="20"/>
              </w:rPr>
              <w:t>vnfRecord</w:t>
            </w:r>
            <w:r w:rsidR="002C75BB">
              <w:rPr>
                <w:lang w:eastAsia="zh-CN"/>
              </w:rPr>
              <w:t xml:space="preserve"> or ANY</w:t>
            </w:r>
          </w:p>
          <w:p w:rsidR="005370FB" w:rsidRDefault="005370FB" w:rsidP="005370FB">
            <w:pPr>
              <w:pStyle w:val="TestCaseInfo"/>
              <w:rPr>
                <w:lang w:eastAsia="zh-CN"/>
              </w:rPr>
            </w:pPr>
            <w:r>
              <w:rPr>
                <w:lang w:eastAsia="zh-CN"/>
              </w:rPr>
              <w:t>Type:</w:t>
            </w:r>
          </w:p>
          <w:p w:rsidR="005370FB" w:rsidRDefault="005370FB" w:rsidP="005370FB">
            <w:pPr>
              <w:pStyle w:val="TestCaseInfo"/>
              <w:numPr>
                <w:ilvl w:val="0"/>
                <w:numId w:val="155"/>
              </w:numPr>
              <w:rPr>
                <w:lang w:eastAsia="zh-CN"/>
              </w:rPr>
            </w:pPr>
            <w:r>
              <w:rPr>
                <w:lang w:eastAsia="zh-CN"/>
              </w:rPr>
              <w:t>vCPU</w:t>
            </w:r>
          </w:p>
          <w:p w:rsidR="005370FB" w:rsidRDefault="005370FB" w:rsidP="005370FB">
            <w:pPr>
              <w:pStyle w:val="TestCaseInfo"/>
              <w:numPr>
                <w:ilvl w:val="0"/>
                <w:numId w:val="155"/>
              </w:numPr>
              <w:rPr>
                <w:lang w:eastAsia="zh-CN"/>
              </w:rPr>
            </w:pPr>
            <w:r>
              <w:rPr>
                <w:lang w:eastAsia="zh-CN"/>
              </w:rPr>
              <w:t>vMemory</w:t>
            </w:r>
          </w:p>
          <w:p w:rsidR="005370FB" w:rsidRDefault="005370FB" w:rsidP="005370FB">
            <w:pPr>
              <w:pStyle w:val="TestCaseInfo"/>
              <w:numPr>
                <w:ilvl w:val="0"/>
                <w:numId w:val="155"/>
              </w:numPr>
              <w:rPr>
                <w:lang w:eastAsia="zh-CN"/>
              </w:rPr>
            </w:pPr>
            <w:r>
              <w:rPr>
                <w:lang w:eastAsia="zh-CN"/>
              </w:rPr>
              <w:t>vNetwork</w:t>
            </w:r>
          </w:p>
          <w:p w:rsidR="005370FB" w:rsidRDefault="005370FB" w:rsidP="005370FB">
            <w:pPr>
              <w:pStyle w:val="TestCaseInfo"/>
              <w:numPr>
                <w:ilvl w:val="0"/>
                <w:numId w:val="155"/>
              </w:numPr>
              <w:rPr>
                <w:lang w:eastAsia="zh-CN"/>
              </w:rPr>
            </w:pPr>
            <w:r>
              <w:rPr>
                <w:lang w:eastAsia="zh-CN"/>
              </w:rPr>
              <w:t>vStorage</w:t>
            </w:r>
          </w:p>
          <w:p w:rsidR="005370FB" w:rsidRDefault="005370FB" w:rsidP="005370FB">
            <w:pPr>
              <w:pStyle w:val="TestCaseInfo"/>
              <w:numPr>
                <w:ilvl w:val="0"/>
                <w:numId w:val="155"/>
              </w:numPr>
              <w:rPr>
                <w:lang w:eastAsia="zh-CN"/>
              </w:rPr>
            </w:pPr>
            <w:r>
              <w:rPr>
                <w:lang w:eastAsia="zh-CN"/>
              </w:rPr>
              <w:t>ANY</w:t>
            </w:r>
          </w:p>
          <w:p w:rsidR="005370FB" w:rsidRDefault="005370FB" w:rsidP="005370FB">
            <w:pPr>
              <w:pStyle w:val="TestCaseInfo"/>
              <w:rPr>
                <w:lang w:eastAsia="zh-CN"/>
              </w:rPr>
            </w:pPr>
            <w:r>
              <w:rPr>
                <w:lang w:eastAsia="zh-CN"/>
              </w:rPr>
              <w:t>Severity:</w:t>
            </w:r>
          </w:p>
          <w:p w:rsidR="005370FB" w:rsidRDefault="005370FB" w:rsidP="005370FB">
            <w:pPr>
              <w:pStyle w:val="TestCaseInfo"/>
              <w:numPr>
                <w:ilvl w:val="0"/>
                <w:numId w:val="154"/>
              </w:numPr>
              <w:rPr>
                <w:lang w:eastAsia="zh-CN"/>
              </w:rPr>
            </w:pPr>
            <w:r>
              <w:rPr>
                <w:lang w:eastAsia="zh-CN"/>
              </w:rPr>
              <w:t>Critical</w:t>
            </w:r>
          </w:p>
          <w:p w:rsidR="005370FB" w:rsidRDefault="005370FB" w:rsidP="005370FB">
            <w:pPr>
              <w:pStyle w:val="TestCaseInfo"/>
              <w:numPr>
                <w:ilvl w:val="0"/>
                <w:numId w:val="154"/>
              </w:numPr>
              <w:rPr>
                <w:lang w:eastAsia="zh-CN"/>
              </w:rPr>
            </w:pPr>
            <w:r>
              <w:rPr>
                <w:lang w:eastAsia="zh-CN"/>
              </w:rPr>
              <w:t>Major</w:t>
            </w:r>
          </w:p>
          <w:p w:rsidR="005370FB" w:rsidRDefault="005370FB" w:rsidP="005370FB">
            <w:pPr>
              <w:pStyle w:val="TestCaseInfo"/>
              <w:numPr>
                <w:ilvl w:val="0"/>
                <w:numId w:val="154"/>
              </w:numPr>
              <w:rPr>
                <w:lang w:eastAsia="zh-CN"/>
              </w:rPr>
            </w:pPr>
            <w:r>
              <w:rPr>
                <w:lang w:eastAsia="zh-CN"/>
              </w:rPr>
              <w:t>Minor</w:t>
            </w:r>
          </w:p>
          <w:p w:rsidR="005370FB" w:rsidRDefault="005370FB" w:rsidP="005370FB">
            <w:pPr>
              <w:pStyle w:val="TestCaseInfo"/>
              <w:numPr>
                <w:ilvl w:val="0"/>
                <w:numId w:val="154"/>
              </w:numPr>
              <w:rPr>
                <w:lang w:eastAsia="zh-CN"/>
              </w:rPr>
            </w:pPr>
            <w:r>
              <w:rPr>
                <w:lang w:eastAsia="zh-CN"/>
              </w:rPr>
              <w:t>Warning</w:t>
            </w:r>
          </w:p>
          <w:p w:rsidR="00292340" w:rsidRDefault="005370FB" w:rsidP="005370FB">
            <w:pPr>
              <w:pStyle w:val="TestCaseInfo"/>
              <w:numPr>
                <w:ilvl w:val="0"/>
                <w:numId w:val="154"/>
              </w:numPr>
              <w:rPr>
                <w:lang w:eastAsia="zh-CN"/>
              </w:rPr>
            </w:pPr>
            <w:r>
              <w:rPr>
                <w:lang w:eastAsia="zh-CN"/>
              </w:rPr>
              <w:t>Indeterminate</w:t>
            </w:r>
          </w:p>
          <w:p w:rsidR="005370FB" w:rsidRPr="00D67489" w:rsidRDefault="005370FB" w:rsidP="005370FB">
            <w:pPr>
              <w:pStyle w:val="TestCaseInfo"/>
              <w:numPr>
                <w:ilvl w:val="0"/>
                <w:numId w:val="154"/>
              </w:numPr>
              <w:rPr>
                <w:lang w:eastAsia="zh-CN"/>
              </w:rPr>
            </w:pPr>
            <w:r>
              <w:rPr>
                <w:lang w:eastAsia="zh-CN"/>
              </w:rPr>
              <w:t>ANY</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List of Fault Notifications passing the filter with following information:</w:t>
            </w:r>
          </w:p>
          <w:p w:rsidR="005370FB" w:rsidRDefault="005370FB" w:rsidP="004F5EAE">
            <w:pPr>
              <w:pStyle w:val="TestCaseInfo"/>
              <w:numPr>
                <w:ilvl w:val="0"/>
                <w:numId w:val="156"/>
              </w:numPr>
              <w:rPr>
                <w:lang w:eastAsia="zh-CN"/>
              </w:rPr>
            </w:pPr>
            <w:r>
              <w:rPr>
                <w:lang w:eastAsia="zh-CN"/>
              </w:rPr>
              <w:t>FaultRegisterID</w:t>
            </w:r>
          </w:p>
          <w:p w:rsidR="005370FB" w:rsidRDefault="005370FB" w:rsidP="004F5EAE">
            <w:pPr>
              <w:pStyle w:val="TestCaseInfo"/>
              <w:numPr>
                <w:ilvl w:val="0"/>
                <w:numId w:val="156"/>
              </w:numPr>
              <w:rPr>
                <w:lang w:eastAsia="zh-CN"/>
              </w:rPr>
            </w:pPr>
            <w:r>
              <w:rPr>
                <w:lang w:eastAsia="zh-CN"/>
              </w:rPr>
              <w:t>Type</w:t>
            </w:r>
          </w:p>
          <w:p w:rsidR="005370FB" w:rsidRDefault="005370FB" w:rsidP="004F5EAE">
            <w:pPr>
              <w:pStyle w:val="TestCaseInfo"/>
              <w:numPr>
                <w:ilvl w:val="0"/>
                <w:numId w:val="156"/>
              </w:numPr>
              <w:rPr>
                <w:lang w:eastAsia="zh-CN"/>
              </w:rPr>
            </w:pPr>
            <w:r>
              <w:rPr>
                <w:lang w:eastAsia="zh-CN"/>
              </w:rPr>
              <w:t>Severity</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 xml:space="preserve">The command retrieves all Fault Notification registrations at the VIM passing the filter. </w:t>
            </w:r>
          </w:p>
        </w:tc>
      </w:tr>
      <w:bookmarkEnd w:id="8200"/>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201" w:name="_Toc477275754"/>
            <w:r>
              <w:t xml:space="preserve">Function: </w:t>
            </w:r>
            <w:r w:rsidR="00ED4205">
              <w:t>VNFM.</w:t>
            </w:r>
            <w:r w:rsidR="00CA4FD6" w:rsidRPr="00CA4FD6">
              <w:t>Fault.ListFaultNotificationInformation</w:t>
            </w:r>
            <w:r>
              <w:t>()</w:t>
            </w:r>
            <w:bookmarkEnd w:id="8201"/>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8202" w:name="ListFaultNotificationInformation"/>
            <w:r>
              <w:t>Input:</w:t>
            </w:r>
          </w:p>
        </w:tc>
        <w:tc>
          <w:tcPr>
            <w:tcW w:w="7979" w:type="dxa"/>
            <w:tcBorders>
              <w:top w:val="single" w:sz="2" w:space="0" w:color="auto"/>
              <w:left w:val="single" w:sz="2" w:space="0" w:color="auto"/>
              <w:bottom w:val="single" w:sz="2" w:space="0" w:color="auto"/>
              <w:right w:val="single" w:sz="2" w:space="0" w:color="auto"/>
            </w:tcBorders>
          </w:tcPr>
          <w:p w:rsidR="0052294D" w:rsidRDefault="0052294D" w:rsidP="0052294D">
            <w:pPr>
              <w:pStyle w:val="TestCaseInfo"/>
              <w:rPr>
                <w:lang w:eastAsia="zh-CN"/>
              </w:rPr>
            </w:pPr>
            <w:r>
              <w:rPr>
                <w:lang w:eastAsia="zh-CN"/>
              </w:rPr>
              <w:t>FaultRegisterID or ANY</w:t>
            </w:r>
          </w:p>
          <w:p w:rsidR="0052294D" w:rsidRDefault="00963FFC" w:rsidP="0052294D">
            <w:pPr>
              <w:pStyle w:val="TestCaseInfo"/>
              <w:rPr>
                <w:lang w:eastAsia="zh-CN"/>
              </w:rPr>
            </w:pPr>
            <w:r>
              <w:rPr>
                <w:sz w:val="20"/>
                <w:szCs w:val="20"/>
              </w:rPr>
              <w:t>vnfRecord</w:t>
            </w:r>
            <w:r w:rsidR="002C75BB">
              <w:rPr>
                <w:lang w:eastAsia="zh-CN"/>
              </w:rPr>
              <w:t xml:space="preserve"> or ANY</w:t>
            </w:r>
          </w:p>
          <w:p w:rsidR="002C75BB" w:rsidRDefault="002C75BB" w:rsidP="0052294D">
            <w:pPr>
              <w:pStyle w:val="TestCaseInfo"/>
              <w:rPr>
                <w:lang w:eastAsia="zh-CN"/>
              </w:rPr>
            </w:pPr>
          </w:p>
          <w:p w:rsidR="0052294D" w:rsidRDefault="0052294D" w:rsidP="0052294D">
            <w:pPr>
              <w:pStyle w:val="TestCaseInfo"/>
              <w:rPr>
                <w:lang w:eastAsia="zh-CN"/>
              </w:rPr>
            </w:pPr>
            <w:r>
              <w:rPr>
                <w:lang w:eastAsia="zh-CN"/>
              </w:rPr>
              <w:lastRenderedPageBreak/>
              <w:t>Type</w:t>
            </w:r>
          </w:p>
          <w:p w:rsidR="0052294D" w:rsidRDefault="0052294D" w:rsidP="004F5EAE">
            <w:pPr>
              <w:pStyle w:val="TestCaseInfo"/>
              <w:numPr>
                <w:ilvl w:val="0"/>
                <w:numId w:val="159"/>
              </w:numPr>
              <w:rPr>
                <w:lang w:eastAsia="zh-CN"/>
              </w:rPr>
            </w:pPr>
            <w:r>
              <w:rPr>
                <w:lang w:eastAsia="zh-CN"/>
              </w:rPr>
              <w:t>vCPU</w:t>
            </w:r>
          </w:p>
          <w:p w:rsidR="0052294D" w:rsidRDefault="0052294D" w:rsidP="004F5EAE">
            <w:pPr>
              <w:pStyle w:val="TestCaseInfo"/>
              <w:numPr>
                <w:ilvl w:val="0"/>
                <w:numId w:val="159"/>
              </w:numPr>
              <w:rPr>
                <w:lang w:eastAsia="zh-CN"/>
              </w:rPr>
            </w:pPr>
            <w:r>
              <w:rPr>
                <w:lang w:eastAsia="zh-CN"/>
              </w:rPr>
              <w:t>vMemory</w:t>
            </w:r>
          </w:p>
          <w:p w:rsidR="0052294D" w:rsidRDefault="0052294D" w:rsidP="004F5EAE">
            <w:pPr>
              <w:pStyle w:val="TestCaseInfo"/>
              <w:numPr>
                <w:ilvl w:val="0"/>
                <w:numId w:val="159"/>
              </w:numPr>
              <w:rPr>
                <w:lang w:eastAsia="zh-CN"/>
              </w:rPr>
            </w:pPr>
            <w:r>
              <w:rPr>
                <w:lang w:eastAsia="zh-CN"/>
              </w:rPr>
              <w:t>vNetwork</w:t>
            </w:r>
          </w:p>
          <w:p w:rsidR="00292340" w:rsidRPr="00D67489" w:rsidRDefault="0052294D" w:rsidP="004F5EAE">
            <w:pPr>
              <w:pStyle w:val="TestCaseInfo"/>
              <w:numPr>
                <w:ilvl w:val="0"/>
                <w:numId w:val="159"/>
              </w:numPr>
              <w:rPr>
                <w:lang w:eastAsia="zh-CN"/>
              </w:rPr>
            </w:pPr>
            <w:r>
              <w:rPr>
                <w:lang w:eastAsia="zh-CN"/>
              </w:rPr>
              <w:t>vStorage</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2C75BB" w:rsidRDefault="002C75BB" w:rsidP="0052294D">
            <w:pPr>
              <w:pStyle w:val="TestCaseInfo"/>
              <w:rPr>
                <w:lang w:eastAsia="zh-CN"/>
              </w:rPr>
            </w:pPr>
            <w:r>
              <w:rPr>
                <w:lang w:eastAsia="zh-CN"/>
              </w:rPr>
              <w:t>List of</w:t>
            </w:r>
          </w:p>
          <w:p w:rsidR="0052294D" w:rsidRDefault="0052294D" w:rsidP="0052294D">
            <w:pPr>
              <w:pStyle w:val="TestCaseInfo"/>
              <w:rPr>
                <w:lang w:eastAsia="zh-CN"/>
              </w:rPr>
            </w:pPr>
            <w:r>
              <w:rPr>
                <w:lang w:eastAsia="zh-CN"/>
              </w:rPr>
              <w:t>FaultRegisterID</w:t>
            </w:r>
          </w:p>
          <w:p w:rsidR="002C75BB" w:rsidRDefault="00963FFC" w:rsidP="0052294D">
            <w:pPr>
              <w:pStyle w:val="TestCaseInfo"/>
              <w:rPr>
                <w:lang w:eastAsia="zh-CN"/>
              </w:rPr>
            </w:pPr>
            <w:r>
              <w:rPr>
                <w:sz w:val="20"/>
                <w:szCs w:val="20"/>
              </w:rPr>
              <w:t>vnfRecord</w:t>
            </w:r>
          </w:p>
          <w:p w:rsidR="0052294D" w:rsidRDefault="0052294D" w:rsidP="0052294D">
            <w:pPr>
              <w:pStyle w:val="TestCaseInfo"/>
              <w:rPr>
                <w:lang w:eastAsia="zh-CN"/>
              </w:rPr>
            </w:pPr>
            <w:r>
              <w:rPr>
                <w:lang w:eastAsia="zh-CN"/>
              </w:rPr>
              <w:t>Type</w:t>
            </w:r>
          </w:p>
          <w:p w:rsidR="0052294D" w:rsidRDefault="0052294D" w:rsidP="004F5EAE">
            <w:pPr>
              <w:pStyle w:val="TestCaseInfo"/>
              <w:numPr>
                <w:ilvl w:val="0"/>
                <w:numId w:val="159"/>
              </w:numPr>
              <w:rPr>
                <w:lang w:eastAsia="zh-CN"/>
              </w:rPr>
            </w:pPr>
            <w:r>
              <w:rPr>
                <w:lang w:eastAsia="zh-CN"/>
              </w:rPr>
              <w:t>vCPU</w:t>
            </w:r>
          </w:p>
          <w:p w:rsidR="0052294D" w:rsidRDefault="0052294D" w:rsidP="004F5EAE">
            <w:pPr>
              <w:pStyle w:val="TestCaseInfo"/>
              <w:numPr>
                <w:ilvl w:val="0"/>
                <w:numId w:val="159"/>
              </w:numPr>
              <w:rPr>
                <w:lang w:eastAsia="zh-CN"/>
              </w:rPr>
            </w:pPr>
            <w:r>
              <w:rPr>
                <w:lang w:eastAsia="zh-CN"/>
              </w:rPr>
              <w:t>vMemory</w:t>
            </w:r>
          </w:p>
          <w:p w:rsidR="0052294D" w:rsidRDefault="0052294D" w:rsidP="004F5EAE">
            <w:pPr>
              <w:pStyle w:val="TestCaseInfo"/>
              <w:numPr>
                <w:ilvl w:val="0"/>
                <w:numId w:val="159"/>
              </w:numPr>
              <w:rPr>
                <w:lang w:eastAsia="zh-CN"/>
              </w:rPr>
            </w:pPr>
            <w:r>
              <w:rPr>
                <w:lang w:eastAsia="zh-CN"/>
              </w:rPr>
              <w:t>vNetwork</w:t>
            </w:r>
          </w:p>
          <w:p w:rsidR="0052294D" w:rsidRDefault="0052294D" w:rsidP="0052294D">
            <w:pPr>
              <w:pStyle w:val="TestCaseInfo"/>
              <w:rPr>
                <w:lang w:eastAsia="zh-CN"/>
              </w:rPr>
            </w:pPr>
            <w:r>
              <w:rPr>
                <w:lang w:eastAsia="zh-CN"/>
              </w:rPr>
              <w:t>vStorage Severity</w:t>
            </w:r>
          </w:p>
          <w:p w:rsidR="0052294D" w:rsidRDefault="0052294D" w:rsidP="004F5EAE">
            <w:pPr>
              <w:pStyle w:val="TestCaseInfo"/>
              <w:numPr>
                <w:ilvl w:val="0"/>
                <w:numId w:val="158"/>
              </w:numPr>
              <w:rPr>
                <w:lang w:eastAsia="zh-CN"/>
              </w:rPr>
            </w:pPr>
            <w:r>
              <w:rPr>
                <w:lang w:eastAsia="zh-CN"/>
              </w:rPr>
              <w:t>Critical</w:t>
            </w:r>
          </w:p>
          <w:p w:rsidR="0052294D" w:rsidRDefault="0052294D" w:rsidP="004F5EAE">
            <w:pPr>
              <w:pStyle w:val="TestCaseInfo"/>
              <w:numPr>
                <w:ilvl w:val="0"/>
                <w:numId w:val="158"/>
              </w:numPr>
              <w:rPr>
                <w:lang w:eastAsia="zh-CN"/>
              </w:rPr>
            </w:pPr>
            <w:r>
              <w:rPr>
                <w:lang w:eastAsia="zh-CN"/>
              </w:rPr>
              <w:t>Major</w:t>
            </w:r>
          </w:p>
          <w:p w:rsidR="0052294D" w:rsidRDefault="0052294D" w:rsidP="004F5EAE">
            <w:pPr>
              <w:pStyle w:val="TestCaseInfo"/>
              <w:numPr>
                <w:ilvl w:val="0"/>
                <w:numId w:val="158"/>
              </w:numPr>
              <w:rPr>
                <w:lang w:eastAsia="zh-CN"/>
              </w:rPr>
            </w:pPr>
            <w:r>
              <w:rPr>
                <w:lang w:eastAsia="zh-CN"/>
              </w:rPr>
              <w:t>Minor</w:t>
            </w:r>
          </w:p>
          <w:p w:rsidR="0052294D" w:rsidRDefault="0052294D" w:rsidP="004F5EAE">
            <w:pPr>
              <w:pStyle w:val="TestCaseInfo"/>
              <w:numPr>
                <w:ilvl w:val="0"/>
                <w:numId w:val="158"/>
              </w:numPr>
              <w:rPr>
                <w:lang w:eastAsia="zh-CN"/>
              </w:rPr>
            </w:pPr>
            <w:r>
              <w:rPr>
                <w:lang w:eastAsia="zh-CN"/>
              </w:rPr>
              <w:t>Warning</w:t>
            </w:r>
          </w:p>
          <w:p w:rsidR="0052294D" w:rsidRDefault="0052294D" w:rsidP="004F5EAE">
            <w:pPr>
              <w:pStyle w:val="TestCaseInfo"/>
              <w:numPr>
                <w:ilvl w:val="0"/>
                <w:numId w:val="158"/>
              </w:numPr>
              <w:rPr>
                <w:lang w:eastAsia="zh-CN"/>
              </w:rPr>
            </w:pPr>
            <w:r>
              <w:rPr>
                <w:lang w:eastAsia="zh-CN"/>
              </w:rPr>
              <w:t>Indeterminate</w:t>
            </w:r>
          </w:p>
          <w:p w:rsidR="0052294D" w:rsidRDefault="0052294D" w:rsidP="0052294D">
            <w:pPr>
              <w:pStyle w:val="TestCaseInfo"/>
              <w:rPr>
                <w:lang w:eastAsia="zh-CN"/>
              </w:rPr>
            </w:pPr>
            <w:r>
              <w:rPr>
                <w:lang w:eastAsia="zh-CN"/>
              </w:rPr>
              <w:t>Alarm State</w:t>
            </w:r>
          </w:p>
          <w:p w:rsidR="0052294D" w:rsidRDefault="0052294D" w:rsidP="004F5EAE">
            <w:pPr>
              <w:pStyle w:val="TestCaseInfo"/>
              <w:numPr>
                <w:ilvl w:val="0"/>
                <w:numId w:val="157"/>
              </w:numPr>
              <w:rPr>
                <w:lang w:eastAsia="zh-CN"/>
              </w:rPr>
            </w:pPr>
            <w:r>
              <w:rPr>
                <w:lang w:eastAsia="zh-CN"/>
              </w:rPr>
              <w:t>Fired</w:t>
            </w:r>
          </w:p>
          <w:p w:rsidR="0052294D" w:rsidRDefault="0052294D" w:rsidP="004F5EAE">
            <w:pPr>
              <w:pStyle w:val="TestCaseInfo"/>
              <w:numPr>
                <w:ilvl w:val="0"/>
                <w:numId w:val="157"/>
              </w:numPr>
              <w:rPr>
                <w:lang w:eastAsia="zh-CN"/>
              </w:rPr>
            </w:pPr>
            <w:r>
              <w:rPr>
                <w:lang w:eastAsia="zh-CN"/>
              </w:rPr>
              <w:t>Updated</w:t>
            </w:r>
          </w:p>
          <w:p w:rsidR="00292340" w:rsidRDefault="0052294D" w:rsidP="004F5EAE">
            <w:pPr>
              <w:pStyle w:val="TestCaseInfo"/>
              <w:numPr>
                <w:ilvl w:val="0"/>
                <w:numId w:val="157"/>
              </w:numPr>
              <w:rPr>
                <w:lang w:eastAsia="zh-CN"/>
              </w:rPr>
            </w:pPr>
            <w:r>
              <w:rPr>
                <w:lang w:eastAsia="zh-CN"/>
              </w:rPr>
              <w:t>Cleared</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52294D" w:rsidP="00E7531B">
            <w:pPr>
              <w:pStyle w:val="TestCaseInfo"/>
              <w:rPr>
                <w:lang w:eastAsia="zh-CN"/>
              </w:rPr>
            </w:pPr>
            <w:r>
              <w:rPr>
                <w:lang w:eastAsia="zh-CN"/>
              </w:rPr>
              <w:t>Retrieval of Fault Notification Registration Information</w:t>
            </w:r>
          </w:p>
        </w:tc>
      </w:tr>
      <w:bookmarkEnd w:id="8202"/>
    </w:tbl>
    <w:p w:rsidR="00292340" w:rsidRDefault="00292340" w:rsidP="00292340"/>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203" w:name="_Toc477275755"/>
            <w:r>
              <w:t xml:space="preserve">Function: </w:t>
            </w:r>
            <w:r w:rsidR="00ED4205">
              <w:t>VNFM.</w:t>
            </w:r>
            <w:r w:rsidR="00CA4FD6" w:rsidRPr="00CA4FD6">
              <w:t>Fault.VNFFaultInjection</w:t>
            </w:r>
            <w:r>
              <w:t>()</w:t>
            </w:r>
            <w:bookmarkEnd w:id="8203"/>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8204" w:name="VNFFaultInjection"/>
            <w:r>
              <w:t>Input:</w:t>
            </w:r>
          </w:p>
        </w:tc>
        <w:tc>
          <w:tcPr>
            <w:tcW w:w="7979" w:type="dxa"/>
            <w:tcBorders>
              <w:top w:val="single" w:sz="2" w:space="0" w:color="auto"/>
              <w:left w:val="single" w:sz="2" w:space="0" w:color="auto"/>
              <w:bottom w:val="single" w:sz="2" w:space="0" w:color="auto"/>
              <w:right w:val="single" w:sz="2" w:space="0" w:color="auto"/>
            </w:tcBorders>
          </w:tcPr>
          <w:p w:rsidR="002C75BB" w:rsidRDefault="00963FFC" w:rsidP="0052294D">
            <w:pPr>
              <w:pStyle w:val="TestCaseInfo"/>
              <w:rPr>
                <w:lang w:eastAsia="zh-CN"/>
              </w:rPr>
            </w:pPr>
            <w:r>
              <w:rPr>
                <w:sz w:val="20"/>
                <w:szCs w:val="20"/>
              </w:rPr>
              <w:t>vnfRecord</w:t>
            </w:r>
          </w:p>
          <w:p w:rsidR="00874974" w:rsidRDefault="00874974" w:rsidP="0052294D">
            <w:pPr>
              <w:pStyle w:val="TestCaseInfo"/>
              <w:rPr>
                <w:lang w:eastAsia="zh-CN"/>
              </w:rPr>
            </w:pPr>
            <w:r>
              <w:rPr>
                <w:lang w:eastAsia="zh-CN"/>
              </w:rPr>
              <w:t>Command</w:t>
            </w:r>
          </w:p>
          <w:p w:rsidR="00874974" w:rsidRDefault="00874974" w:rsidP="004F5EAE">
            <w:pPr>
              <w:pStyle w:val="TestCaseInfo"/>
              <w:numPr>
                <w:ilvl w:val="0"/>
                <w:numId w:val="162"/>
              </w:numPr>
              <w:rPr>
                <w:lang w:eastAsia="zh-CN"/>
              </w:rPr>
            </w:pPr>
            <w:r>
              <w:rPr>
                <w:lang w:eastAsia="zh-CN"/>
              </w:rPr>
              <w:t>VIM command to stop the VNF</w:t>
            </w:r>
          </w:p>
          <w:p w:rsidR="00874974" w:rsidRDefault="00874974" w:rsidP="004F5EAE">
            <w:pPr>
              <w:pStyle w:val="TestCaseInfo"/>
              <w:numPr>
                <w:ilvl w:val="0"/>
                <w:numId w:val="162"/>
              </w:numPr>
              <w:rPr>
                <w:lang w:eastAsia="zh-CN"/>
              </w:rPr>
            </w:pPr>
            <w:r>
              <w:rPr>
                <w:lang w:eastAsia="zh-CN"/>
              </w:rPr>
              <w:t>VIM command to stop one of the compute notes of the VNF</w:t>
            </w:r>
          </w:p>
          <w:p w:rsidR="00874974" w:rsidRDefault="00874974" w:rsidP="004F5EAE">
            <w:pPr>
              <w:pStyle w:val="TestCaseInfo"/>
              <w:numPr>
                <w:ilvl w:val="0"/>
                <w:numId w:val="162"/>
              </w:numPr>
              <w:rPr>
                <w:lang w:eastAsia="zh-CN"/>
              </w:rPr>
            </w:pPr>
            <w:r>
              <w:rPr>
                <w:lang w:eastAsia="zh-CN"/>
              </w:rPr>
              <w:t>VIM command to cause vStorage fault</w:t>
            </w:r>
          </w:p>
          <w:p w:rsidR="00874974" w:rsidRDefault="00874974" w:rsidP="004F5EAE">
            <w:pPr>
              <w:pStyle w:val="TestCaseInfo"/>
              <w:numPr>
                <w:ilvl w:val="0"/>
                <w:numId w:val="162"/>
              </w:numPr>
              <w:rPr>
                <w:lang w:eastAsia="zh-CN"/>
              </w:rPr>
            </w:pPr>
            <w:r>
              <w:rPr>
                <w:lang w:eastAsia="zh-CN"/>
              </w:rPr>
              <w:t>VIM command to cause vMemory fault</w:t>
            </w:r>
          </w:p>
          <w:p w:rsidR="00874974" w:rsidRDefault="00874974" w:rsidP="004F5EAE">
            <w:pPr>
              <w:pStyle w:val="TestCaseInfo"/>
              <w:numPr>
                <w:ilvl w:val="0"/>
                <w:numId w:val="162"/>
              </w:numPr>
              <w:rPr>
                <w:lang w:eastAsia="zh-CN"/>
              </w:rPr>
            </w:pPr>
            <w:r>
              <w:rPr>
                <w:lang w:eastAsia="zh-CN"/>
              </w:rPr>
              <w:t>VIM command to cause vNetwork fault</w:t>
            </w:r>
          </w:p>
          <w:p w:rsidR="00874974" w:rsidRDefault="00874974" w:rsidP="004F5EAE">
            <w:pPr>
              <w:pStyle w:val="TestCaseInfo"/>
              <w:numPr>
                <w:ilvl w:val="0"/>
                <w:numId w:val="162"/>
              </w:numPr>
              <w:rPr>
                <w:lang w:eastAsia="zh-CN"/>
              </w:rPr>
            </w:pPr>
            <w:r>
              <w:rPr>
                <w:lang w:eastAsia="zh-CN"/>
              </w:rPr>
              <w:t>VIM command to cause EM communication fault</w:t>
            </w:r>
          </w:p>
          <w:p w:rsidR="00874974" w:rsidRDefault="00874974" w:rsidP="004F5EAE">
            <w:pPr>
              <w:pStyle w:val="TestCaseInfo"/>
              <w:numPr>
                <w:ilvl w:val="0"/>
                <w:numId w:val="162"/>
              </w:numPr>
              <w:rPr>
                <w:lang w:eastAsia="zh-CN"/>
              </w:rPr>
            </w:pPr>
            <w:r>
              <w:rPr>
                <w:lang w:eastAsia="zh-CN"/>
              </w:rPr>
              <w:t>VIM command to cause VNF and VNFM communication fault</w:t>
            </w:r>
          </w:p>
          <w:p w:rsidR="0052294D" w:rsidRDefault="0052294D" w:rsidP="0052294D">
            <w:pPr>
              <w:pStyle w:val="TestCaseInfo"/>
              <w:rPr>
                <w:lang w:eastAsia="zh-CN"/>
              </w:rPr>
            </w:pPr>
            <w:r>
              <w:rPr>
                <w:lang w:eastAsia="zh-CN"/>
              </w:rPr>
              <w:t>Fault Type</w:t>
            </w:r>
          </w:p>
          <w:p w:rsidR="0052294D" w:rsidRDefault="0052294D" w:rsidP="004F5EAE">
            <w:pPr>
              <w:pStyle w:val="TestCaseInfo"/>
              <w:numPr>
                <w:ilvl w:val="0"/>
                <w:numId w:val="160"/>
              </w:numPr>
              <w:rPr>
                <w:lang w:eastAsia="zh-CN"/>
              </w:rPr>
            </w:pPr>
            <w:r>
              <w:rPr>
                <w:lang w:eastAsia="zh-CN"/>
              </w:rPr>
              <w:t>vCPU</w:t>
            </w:r>
          </w:p>
          <w:p w:rsidR="0052294D" w:rsidRDefault="0052294D" w:rsidP="004F5EAE">
            <w:pPr>
              <w:pStyle w:val="TestCaseInfo"/>
              <w:numPr>
                <w:ilvl w:val="0"/>
                <w:numId w:val="160"/>
              </w:numPr>
              <w:rPr>
                <w:lang w:eastAsia="zh-CN"/>
              </w:rPr>
            </w:pPr>
            <w:r>
              <w:rPr>
                <w:lang w:eastAsia="zh-CN"/>
              </w:rPr>
              <w:t>vMemory</w:t>
            </w:r>
          </w:p>
          <w:p w:rsidR="0052294D" w:rsidRDefault="0052294D" w:rsidP="004F5EAE">
            <w:pPr>
              <w:pStyle w:val="TestCaseInfo"/>
              <w:numPr>
                <w:ilvl w:val="0"/>
                <w:numId w:val="160"/>
              </w:numPr>
              <w:rPr>
                <w:lang w:eastAsia="zh-CN"/>
              </w:rPr>
            </w:pPr>
            <w:r>
              <w:rPr>
                <w:lang w:eastAsia="zh-CN"/>
              </w:rPr>
              <w:t>vNetwork</w:t>
            </w:r>
          </w:p>
          <w:p w:rsidR="0052294D" w:rsidRDefault="0052294D" w:rsidP="004F5EAE">
            <w:pPr>
              <w:pStyle w:val="TestCaseInfo"/>
              <w:numPr>
                <w:ilvl w:val="0"/>
                <w:numId w:val="160"/>
              </w:numPr>
              <w:rPr>
                <w:lang w:eastAsia="zh-CN"/>
              </w:rPr>
            </w:pPr>
            <w:r>
              <w:rPr>
                <w:lang w:eastAsia="zh-CN"/>
              </w:rPr>
              <w:t>vStorage</w:t>
            </w:r>
          </w:p>
          <w:p w:rsidR="0052294D" w:rsidRDefault="0052294D" w:rsidP="0052294D">
            <w:pPr>
              <w:pStyle w:val="TestCaseInfo"/>
              <w:rPr>
                <w:lang w:eastAsia="zh-CN"/>
              </w:rPr>
            </w:pPr>
            <w:r>
              <w:rPr>
                <w:lang w:eastAsia="zh-CN"/>
              </w:rPr>
              <w:t>Severity</w:t>
            </w:r>
          </w:p>
          <w:p w:rsidR="0052294D" w:rsidRDefault="0052294D" w:rsidP="004F5EAE">
            <w:pPr>
              <w:pStyle w:val="TestCaseInfo"/>
              <w:numPr>
                <w:ilvl w:val="0"/>
                <w:numId w:val="161"/>
              </w:numPr>
              <w:rPr>
                <w:lang w:eastAsia="zh-CN"/>
              </w:rPr>
            </w:pPr>
            <w:r>
              <w:rPr>
                <w:lang w:eastAsia="zh-CN"/>
              </w:rPr>
              <w:t>Critical</w:t>
            </w:r>
          </w:p>
          <w:p w:rsidR="0052294D" w:rsidRDefault="0052294D" w:rsidP="004F5EAE">
            <w:pPr>
              <w:pStyle w:val="TestCaseInfo"/>
              <w:numPr>
                <w:ilvl w:val="0"/>
                <w:numId w:val="161"/>
              </w:numPr>
              <w:rPr>
                <w:lang w:eastAsia="zh-CN"/>
              </w:rPr>
            </w:pPr>
            <w:r>
              <w:rPr>
                <w:lang w:eastAsia="zh-CN"/>
              </w:rPr>
              <w:t>Major</w:t>
            </w:r>
          </w:p>
          <w:p w:rsidR="0052294D" w:rsidRDefault="0052294D" w:rsidP="004F5EAE">
            <w:pPr>
              <w:pStyle w:val="TestCaseInfo"/>
              <w:numPr>
                <w:ilvl w:val="0"/>
                <w:numId w:val="161"/>
              </w:numPr>
              <w:rPr>
                <w:lang w:eastAsia="zh-CN"/>
              </w:rPr>
            </w:pPr>
            <w:r>
              <w:rPr>
                <w:lang w:eastAsia="zh-CN"/>
              </w:rPr>
              <w:t>Minor</w:t>
            </w:r>
          </w:p>
          <w:p w:rsidR="0052294D" w:rsidRDefault="0052294D" w:rsidP="004F5EAE">
            <w:pPr>
              <w:pStyle w:val="TestCaseInfo"/>
              <w:numPr>
                <w:ilvl w:val="0"/>
                <w:numId w:val="161"/>
              </w:numPr>
              <w:rPr>
                <w:lang w:eastAsia="zh-CN"/>
              </w:rPr>
            </w:pPr>
            <w:r>
              <w:rPr>
                <w:lang w:eastAsia="zh-CN"/>
              </w:rPr>
              <w:t>Warning</w:t>
            </w:r>
          </w:p>
          <w:p w:rsidR="00292340" w:rsidRPr="00D67489" w:rsidRDefault="0052294D" w:rsidP="004F5EAE">
            <w:pPr>
              <w:pStyle w:val="TestCaseInfo"/>
              <w:numPr>
                <w:ilvl w:val="0"/>
                <w:numId w:val="161"/>
              </w:numPr>
              <w:rPr>
                <w:lang w:eastAsia="zh-CN"/>
              </w:rPr>
            </w:pPr>
            <w:r>
              <w:rPr>
                <w:lang w:eastAsia="zh-CN"/>
              </w:rPr>
              <w:t>Indeterminate</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D911D3" w:rsidP="00E7531B">
            <w:pPr>
              <w:pStyle w:val="TestCaseInfo"/>
              <w:rPr>
                <w:lang w:eastAsia="zh-CN"/>
              </w:rPr>
            </w:pPr>
            <w:r>
              <w:rPr>
                <w:lang w:eastAsia="zh-CN"/>
              </w:rPr>
              <w:t>faultInjectionID</w:t>
            </w:r>
            <w:r w:rsidR="00874974">
              <w:rPr>
                <w:lang w:eastAsia="zh-CN"/>
              </w:rPr>
              <w:tab/>
            </w:r>
            <w:r w:rsidR="00874974">
              <w:rPr>
                <w:lang w:eastAsia="zh-CN"/>
              </w:rPr>
              <w:tab/>
              <w:t>Success of fault injection</w:t>
            </w:r>
          </w:p>
          <w:p w:rsidR="00874974" w:rsidRDefault="00874974" w:rsidP="00E7531B">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874974" w:rsidP="00E7531B">
            <w:pPr>
              <w:pStyle w:val="TestCaseInfo"/>
              <w:rPr>
                <w:lang w:eastAsia="zh-CN"/>
              </w:rPr>
            </w:pPr>
            <w:r>
              <w:rPr>
                <w:lang w:eastAsia="zh-CN"/>
              </w:rPr>
              <w:t>The command injects a vResource fault for the VNF.</w:t>
            </w:r>
          </w:p>
        </w:tc>
      </w:tr>
      <w:bookmarkEnd w:id="8204"/>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D911D3" w:rsidTr="009A25AD">
        <w:tc>
          <w:tcPr>
            <w:tcW w:w="9330" w:type="dxa"/>
            <w:gridSpan w:val="2"/>
            <w:tcBorders>
              <w:top w:val="single" w:sz="2" w:space="0" w:color="auto"/>
              <w:left w:val="single" w:sz="2" w:space="0" w:color="auto"/>
              <w:bottom w:val="single" w:sz="2" w:space="0" w:color="auto"/>
              <w:right w:val="single" w:sz="2" w:space="0" w:color="auto"/>
            </w:tcBorders>
            <w:hideMark/>
          </w:tcPr>
          <w:p w:rsidR="00D911D3" w:rsidRDefault="00D911D3" w:rsidP="009A25AD">
            <w:pPr>
              <w:pStyle w:val="Function"/>
            </w:pPr>
            <w:bookmarkStart w:id="8205" w:name="_Toc477275756"/>
            <w:r>
              <w:t>Function: VNFM.</w:t>
            </w:r>
            <w:r w:rsidRPr="00CA4FD6">
              <w:t>Fault.VNFFaultInjection</w:t>
            </w:r>
            <w:r>
              <w:t>Removal()</w:t>
            </w:r>
            <w:bookmarkEnd w:id="8205"/>
          </w:p>
        </w:tc>
      </w:tr>
      <w:tr w:rsidR="00D911D3" w:rsidTr="009A25AD">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11D3" w:rsidRDefault="00D911D3" w:rsidP="009A25AD">
            <w:pPr>
              <w:pStyle w:val="TestCaseDescription"/>
            </w:pPr>
            <w:bookmarkStart w:id="8206" w:name="VNFFaultInjectionRemoval"/>
            <w:r>
              <w:t>Input:</w:t>
            </w:r>
          </w:p>
        </w:tc>
        <w:tc>
          <w:tcPr>
            <w:tcW w:w="7979" w:type="dxa"/>
            <w:tcBorders>
              <w:top w:val="single" w:sz="2" w:space="0" w:color="auto"/>
              <w:left w:val="single" w:sz="2" w:space="0" w:color="auto"/>
              <w:bottom w:val="single" w:sz="2" w:space="0" w:color="auto"/>
              <w:right w:val="single" w:sz="2" w:space="0" w:color="auto"/>
            </w:tcBorders>
          </w:tcPr>
          <w:p w:rsidR="00D911D3" w:rsidRDefault="00D911D3" w:rsidP="009A25AD">
            <w:pPr>
              <w:pStyle w:val="TestCaseInfo"/>
              <w:rPr>
                <w:lang w:eastAsia="zh-CN"/>
              </w:rPr>
            </w:pPr>
            <w:r>
              <w:rPr>
                <w:sz w:val="20"/>
                <w:szCs w:val="20"/>
              </w:rPr>
              <w:t>vnfRecord</w:t>
            </w:r>
          </w:p>
          <w:p w:rsidR="00D911D3" w:rsidRPr="00D67489" w:rsidRDefault="00D911D3" w:rsidP="008528FE">
            <w:pPr>
              <w:pStyle w:val="TestCaseInfo"/>
              <w:rPr>
                <w:lang w:eastAsia="zh-CN"/>
              </w:rPr>
            </w:pPr>
            <w:r>
              <w:rPr>
                <w:lang w:eastAsia="zh-CN"/>
              </w:rPr>
              <w:t>faultInjectionID</w:t>
            </w:r>
          </w:p>
        </w:tc>
      </w:tr>
      <w:tr w:rsidR="00D911D3" w:rsidTr="009A25AD">
        <w:tc>
          <w:tcPr>
            <w:tcW w:w="1351" w:type="dxa"/>
            <w:tcBorders>
              <w:top w:val="single" w:sz="2" w:space="0" w:color="auto"/>
              <w:left w:val="single" w:sz="2" w:space="0" w:color="auto"/>
              <w:bottom w:val="single" w:sz="2" w:space="0" w:color="auto"/>
              <w:right w:val="single" w:sz="2" w:space="0" w:color="auto"/>
            </w:tcBorders>
            <w:vAlign w:val="center"/>
            <w:hideMark/>
          </w:tcPr>
          <w:p w:rsidR="00D911D3" w:rsidRDefault="00D911D3" w:rsidP="009A25AD">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11D3" w:rsidRDefault="00D911D3" w:rsidP="009A25AD">
            <w:pPr>
              <w:pStyle w:val="TestCaseInfo"/>
              <w:rPr>
                <w:lang w:eastAsia="zh-CN"/>
              </w:rPr>
            </w:pPr>
            <w:r>
              <w:rPr>
                <w:lang w:eastAsia="zh-CN"/>
              </w:rPr>
              <w:t>TRUE</w:t>
            </w:r>
            <w:r>
              <w:rPr>
                <w:lang w:eastAsia="zh-CN"/>
              </w:rPr>
              <w:tab/>
            </w:r>
            <w:r>
              <w:rPr>
                <w:lang w:eastAsia="zh-CN"/>
              </w:rPr>
              <w:tab/>
              <w:t>Success of fault injection removal</w:t>
            </w:r>
          </w:p>
          <w:p w:rsidR="00D911D3" w:rsidRDefault="00D911D3" w:rsidP="009A25AD">
            <w:pPr>
              <w:pStyle w:val="TestCaseInfo"/>
              <w:rPr>
                <w:lang w:eastAsia="zh-CN"/>
              </w:rPr>
            </w:pPr>
            <w:r>
              <w:rPr>
                <w:lang w:eastAsia="zh-CN"/>
              </w:rPr>
              <w:t>FALSE</w:t>
            </w:r>
            <w:r>
              <w:rPr>
                <w:lang w:eastAsia="zh-CN"/>
              </w:rPr>
              <w:tab/>
            </w:r>
            <w:r>
              <w:rPr>
                <w:lang w:eastAsia="zh-CN"/>
              </w:rPr>
              <w:tab/>
              <w:t>Failure</w:t>
            </w:r>
          </w:p>
        </w:tc>
      </w:tr>
      <w:tr w:rsidR="00D911D3" w:rsidTr="009A25A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11D3" w:rsidRDefault="00D911D3" w:rsidP="009A25A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11D3" w:rsidRDefault="00D911D3" w:rsidP="00D911D3">
            <w:pPr>
              <w:pStyle w:val="TestCaseInfo"/>
              <w:rPr>
                <w:lang w:eastAsia="zh-CN"/>
              </w:rPr>
            </w:pPr>
            <w:r>
              <w:rPr>
                <w:lang w:eastAsia="zh-CN"/>
              </w:rPr>
              <w:t>The command clears or removes the previously injected vResource fault for the VNF.</w:t>
            </w:r>
          </w:p>
        </w:tc>
      </w:tr>
      <w:bookmarkEnd w:id="8206"/>
    </w:tbl>
    <w:p w:rsidR="00D911D3" w:rsidRDefault="00D911D3" w:rsidP="00292340"/>
    <w:p w:rsidR="00874974" w:rsidRDefault="00874974" w:rsidP="00874974">
      <w:pPr>
        <w:pStyle w:val="Heading3"/>
      </w:pPr>
      <w:bookmarkStart w:id="8207" w:name="_Toc477880935"/>
      <w:r>
        <w:t>Performance</w:t>
      </w:r>
      <w:bookmarkEnd w:id="8207"/>
    </w:p>
    <w:p w:rsidR="00874974" w:rsidRDefault="00F3163D" w:rsidP="00292340">
      <w:r>
        <w:t>Another group is the group Performance and provides commands for Performance Management.</w:t>
      </w:r>
    </w:p>
    <w:p w:rsidR="00633B6D" w:rsidRDefault="00633B6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33B6D" w:rsidTr="00E26EBA">
        <w:tc>
          <w:tcPr>
            <w:tcW w:w="9330" w:type="dxa"/>
            <w:gridSpan w:val="2"/>
            <w:tcBorders>
              <w:top w:val="single" w:sz="2" w:space="0" w:color="auto"/>
              <w:left w:val="single" w:sz="2" w:space="0" w:color="auto"/>
              <w:bottom w:val="single" w:sz="2" w:space="0" w:color="auto"/>
              <w:right w:val="single" w:sz="2" w:space="0" w:color="auto"/>
            </w:tcBorders>
            <w:hideMark/>
          </w:tcPr>
          <w:p w:rsidR="00633B6D" w:rsidRDefault="00633B6D" w:rsidP="00167CF8">
            <w:pPr>
              <w:pStyle w:val="Function"/>
            </w:pPr>
            <w:bookmarkStart w:id="8208" w:name="_Toc477275757"/>
            <w:r>
              <w:t>Function: VNFM.Performance.</w:t>
            </w:r>
            <w:r w:rsidR="00E91AB5">
              <w:t>L</w:t>
            </w:r>
            <w:r>
              <w:t>istPMJobs()</w:t>
            </w:r>
            <w:bookmarkEnd w:id="8208"/>
          </w:p>
        </w:tc>
      </w:tr>
      <w:tr w:rsidR="00633B6D" w:rsidTr="00E26EBA">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633B6D" w:rsidRDefault="00633B6D" w:rsidP="00E26EBA">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33B6D" w:rsidRPr="008D33D8" w:rsidRDefault="00633B6D" w:rsidP="00633B6D">
            <w:pPr>
              <w:pStyle w:val="TestCaseInfo"/>
              <w:rPr>
                <w:lang w:eastAsia="zh-CN"/>
              </w:rPr>
            </w:pPr>
            <w:r w:rsidRPr="00707EFE">
              <w:t>vnfRecord</w:t>
            </w:r>
            <w:r w:rsidRPr="008D33D8">
              <w:rPr>
                <w:lang w:eastAsia="zh-CN"/>
              </w:rPr>
              <w:t xml:space="preserve"> or ANY</w:t>
            </w:r>
          </w:p>
          <w:p w:rsidR="00633B6D" w:rsidRPr="008D33D8" w:rsidRDefault="00DE6174" w:rsidP="00633B6D">
            <w:pPr>
              <w:pStyle w:val="TestCaseInfo"/>
            </w:pPr>
            <w:r>
              <w:rPr>
                <w:lang w:eastAsia="zh-CN"/>
              </w:rPr>
              <w:t>pmJobID</w:t>
            </w:r>
            <w:r w:rsidR="00633B6D" w:rsidRPr="008D33D8">
              <w:rPr>
                <w:lang w:eastAsia="zh-CN"/>
              </w:rPr>
              <w:t xml:space="preserve"> or ANY</w:t>
            </w:r>
          </w:p>
          <w:p w:rsidR="00633B6D" w:rsidRPr="008D33D8" w:rsidRDefault="00633B6D" w:rsidP="00633B6D">
            <w:pPr>
              <w:pStyle w:val="TestCaseInfo"/>
            </w:pPr>
            <w:r w:rsidRPr="008D33D8">
              <w:rPr>
                <w:lang w:eastAsia="zh-CN"/>
              </w:rPr>
              <w:t>Type</w:t>
            </w:r>
          </w:p>
          <w:p w:rsidR="00633B6D" w:rsidRPr="008D33D8" w:rsidRDefault="00633B6D" w:rsidP="00633B6D">
            <w:pPr>
              <w:pStyle w:val="TestCaseInfo"/>
              <w:numPr>
                <w:ilvl w:val="0"/>
                <w:numId w:val="204"/>
              </w:numPr>
              <w:rPr>
                <w:lang w:eastAsia="zh-CN"/>
              </w:rPr>
            </w:pPr>
            <w:r w:rsidRPr="008D33D8">
              <w:rPr>
                <w:lang w:eastAsia="zh-CN"/>
              </w:rPr>
              <w:t>vCPU</w:t>
            </w:r>
          </w:p>
          <w:p w:rsidR="00633B6D" w:rsidRPr="008D33D8" w:rsidRDefault="00633B6D" w:rsidP="00633B6D">
            <w:pPr>
              <w:pStyle w:val="TestCaseInfo"/>
              <w:numPr>
                <w:ilvl w:val="0"/>
                <w:numId w:val="204"/>
              </w:numPr>
              <w:rPr>
                <w:lang w:eastAsia="zh-CN"/>
              </w:rPr>
            </w:pPr>
            <w:r w:rsidRPr="008D33D8">
              <w:rPr>
                <w:lang w:eastAsia="zh-CN"/>
              </w:rPr>
              <w:t>vMemory</w:t>
            </w:r>
          </w:p>
          <w:p w:rsidR="00633B6D" w:rsidRPr="008D33D8" w:rsidRDefault="00633B6D" w:rsidP="00633B6D">
            <w:pPr>
              <w:pStyle w:val="TestCaseInfo"/>
              <w:numPr>
                <w:ilvl w:val="0"/>
                <w:numId w:val="204"/>
              </w:numPr>
              <w:rPr>
                <w:lang w:eastAsia="zh-CN"/>
              </w:rPr>
            </w:pPr>
            <w:r w:rsidRPr="008D33D8">
              <w:rPr>
                <w:lang w:eastAsia="zh-CN"/>
              </w:rPr>
              <w:t>vNetwork</w:t>
            </w:r>
          </w:p>
          <w:p w:rsidR="0059418B" w:rsidRPr="008D33D8" w:rsidRDefault="00633B6D" w:rsidP="00707EFE">
            <w:pPr>
              <w:pStyle w:val="TestCaseInfo"/>
              <w:numPr>
                <w:ilvl w:val="0"/>
                <w:numId w:val="204"/>
              </w:numPr>
              <w:rPr>
                <w:lang w:eastAsia="zh-CN"/>
              </w:rPr>
            </w:pPr>
            <w:r w:rsidRPr="008D33D8">
              <w:rPr>
                <w:lang w:eastAsia="zh-CN"/>
              </w:rPr>
              <w:t>vStorage</w:t>
            </w:r>
          </w:p>
          <w:p w:rsidR="00633B6D" w:rsidRPr="00D67489" w:rsidRDefault="00633B6D" w:rsidP="00707EFE">
            <w:pPr>
              <w:pStyle w:val="TestCaseInfo"/>
              <w:numPr>
                <w:ilvl w:val="0"/>
                <w:numId w:val="204"/>
              </w:numPr>
              <w:rPr>
                <w:lang w:eastAsia="zh-CN"/>
              </w:rPr>
            </w:pPr>
            <w:r w:rsidRPr="008D33D8">
              <w:rPr>
                <w:lang w:eastAsia="zh-CN"/>
              </w:rPr>
              <w:t>ALL</w:t>
            </w:r>
          </w:p>
        </w:tc>
      </w:tr>
      <w:tr w:rsidR="00633B6D" w:rsidTr="00E26EBA">
        <w:tc>
          <w:tcPr>
            <w:tcW w:w="1351" w:type="dxa"/>
            <w:tcBorders>
              <w:top w:val="single" w:sz="2" w:space="0" w:color="auto"/>
              <w:left w:val="single" w:sz="2" w:space="0" w:color="auto"/>
              <w:bottom w:val="single" w:sz="2" w:space="0" w:color="auto"/>
              <w:right w:val="single" w:sz="2" w:space="0" w:color="auto"/>
            </w:tcBorders>
            <w:vAlign w:val="center"/>
            <w:hideMark/>
          </w:tcPr>
          <w:p w:rsidR="00633B6D" w:rsidRDefault="00633B6D" w:rsidP="00E26EBA">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633B6D" w:rsidRPr="008D33D8" w:rsidRDefault="00633B6D" w:rsidP="00633B6D">
            <w:pPr>
              <w:pStyle w:val="TestCaseInfo"/>
            </w:pPr>
            <w:r w:rsidRPr="008D33D8">
              <w:rPr>
                <w:lang w:eastAsia="zh-CN"/>
              </w:rPr>
              <w:t>List of performance</w:t>
            </w:r>
            <w:r w:rsidR="00E43176" w:rsidRPr="008D33D8">
              <w:rPr>
                <w:lang w:eastAsia="zh-CN"/>
              </w:rPr>
              <w:t xml:space="preserve"> management</w:t>
            </w:r>
            <w:r w:rsidRPr="008D33D8">
              <w:rPr>
                <w:lang w:eastAsia="zh-CN"/>
              </w:rPr>
              <w:t xml:space="preserve"> jobs</w:t>
            </w:r>
          </w:p>
          <w:p w:rsidR="00633B6D" w:rsidRPr="008D33D8" w:rsidRDefault="00633B6D" w:rsidP="00633B6D">
            <w:pPr>
              <w:pStyle w:val="TestCaseInfo"/>
              <w:numPr>
                <w:ilvl w:val="0"/>
                <w:numId w:val="205"/>
              </w:numPr>
              <w:rPr>
                <w:lang w:eastAsia="zh-CN"/>
              </w:rPr>
            </w:pPr>
            <w:r w:rsidRPr="00707EFE">
              <w:t>vnfRecord</w:t>
            </w:r>
          </w:p>
          <w:p w:rsidR="00633B6D" w:rsidRPr="008D33D8" w:rsidRDefault="00DE6174" w:rsidP="00633B6D">
            <w:pPr>
              <w:pStyle w:val="TestCaseInfo"/>
              <w:numPr>
                <w:ilvl w:val="0"/>
                <w:numId w:val="205"/>
              </w:numPr>
            </w:pPr>
            <w:r>
              <w:rPr>
                <w:lang w:eastAsia="zh-CN"/>
              </w:rPr>
              <w:t>pmJobID</w:t>
            </w:r>
          </w:p>
          <w:p w:rsidR="00633B6D" w:rsidRPr="008D33D8" w:rsidRDefault="00633B6D" w:rsidP="00633B6D">
            <w:pPr>
              <w:pStyle w:val="TestCaseInfo"/>
              <w:numPr>
                <w:ilvl w:val="0"/>
                <w:numId w:val="205"/>
              </w:numPr>
              <w:rPr>
                <w:lang w:eastAsia="zh-CN"/>
              </w:rPr>
            </w:pPr>
            <w:r w:rsidRPr="008D33D8">
              <w:rPr>
                <w:lang w:eastAsia="zh-CN"/>
              </w:rPr>
              <w:t>Type</w:t>
            </w:r>
          </w:p>
          <w:p w:rsidR="00633B6D" w:rsidRPr="008D33D8" w:rsidRDefault="00633B6D" w:rsidP="00633B6D">
            <w:pPr>
              <w:pStyle w:val="TestCaseInfo"/>
              <w:numPr>
                <w:ilvl w:val="0"/>
                <w:numId w:val="205"/>
              </w:numPr>
              <w:rPr>
                <w:lang w:eastAsia="zh-CN"/>
              </w:rPr>
            </w:pPr>
            <w:r w:rsidRPr="008D33D8">
              <w:rPr>
                <w:lang w:eastAsia="zh-CN"/>
              </w:rPr>
              <w:t xml:space="preserve">Collection period </w:t>
            </w:r>
          </w:p>
          <w:p w:rsidR="00633B6D" w:rsidRPr="008D33D8" w:rsidRDefault="00633B6D" w:rsidP="00633B6D">
            <w:pPr>
              <w:pStyle w:val="TestCaseInfo"/>
              <w:numPr>
                <w:ilvl w:val="0"/>
                <w:numId w:val="205"/>
              </w:numPr>
              <w:rPr>
                <w:lang w:eastAsia="zh-CN"/>
              </w:rPr>
            </w:pPr>
            <w:r w:rsidRPr="008D33D8">
              <w:rPr>
                <w:lang w:eastAsia="zh-CN"/>
              </w:rPr>
              <w:t>Reporting period</w:t>
            </w:r>
          </w:p>
          <w:p w:rsidR="00633B6D" w:rsidRDefault="00633B6D" w:rsidP="00707EFE">
            <w:pPr>
              <w:pStyle w:val="TestCaseInfo"/>
              <w:numPr>
                <w:ilvl w:val="0"/>
                <w:numId w:val="205"/>
              </w:numPr>
            </w:pPr>
            <w:r w:rsidRPr="008D33D8">
              <w:rPr>
                <w:lang w:eastAsia="zh-CN"/>
              </w:rPr>
              <w:t>Reporting boundary to define the duration</w:t>
            </w:r>
          </w:p>
        </w:tc>
      </w:tr>
      <w:tr w:rsidR="00633B6D" w:rsidTr="00E26EBA">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33B6D" w:rsidRDefault="00633B6D" w:rsidP="00E26EBA">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633B6D" w:rsidRDefault="00633B6D" w:rsidP="00E26EBA">
            <w:pPr>
              <w:pStyle w:val="TestCaseInfo"/>
              <w:rPr>
                <w:lang w:eastAsia="zh-CN"/>
              </w:rPr>
            </w:pPr>
            <w:r>
              <w:rPr>
                <w:lang w:eastAsia="zh-CN"/>
              </w:rPr>
              <w:t xml:space="preserve">The command lists all performance </w:t>
            </w:r>
            <w:r w:rsidR="00DF0A42">
              <w:rPr>
                <w:lang w:eastAsia="zh-CN"/>
              </w:rPr>
              <w:t xml:space="preserve">management </w:t>
            </w:r>
            <w:r>
              <w:rPr>
                <w:lang w:eastAsia="zh-CN"/>
              </w:rPr>
              <w:t>jobs</w:t>
            </w:r>
            <w:r w:rsidR="00A22C4E">
              <w:rPr>
                <w:lang w:eastAsia="zh-CN"/>
              </w:rPr>
              <w:t xml:space="preserve"> matching the filter</w:t>
            </w:r>
            <w:r w:rsidR="00BE3793">
              <w:rPr>
                <w:lang w:eastAsia="zh-CN"/>
              </w:rPr>
              <w:t>.</w:t>
            </w:r>
          </w:p>
        </w:tc>
      </w:tr>
    </w:tbl>
    <w:p w:rsidR="00633B6D" w:rsidRDefault="00633B6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4D66F5" w:rsidTr="00E26EBA">
        <w:tc>
          <w:tcPr>
            <w:tcW w:w="9330" w:type="dxa"/>
            <w:gridSpan w:val="2"/>
            <w:tcBorders>
              <w:top w:val="single" w:sz="2" w:space="0" w:color="auto"/>
              <w:left w:val="single" w:sz="2" w:space="0" w:color="auto"/>
              <w:bottom w:val="single" w:sz="2" w:space="0" w:color="auto"/>
              <w:right w:val="single" w:sz="2" w:space="0" w:color="auto"/>
            </w:tcBorders>
            <w:hideMark/>
          </w:tcPr>
          <w:p w:rsidR="004D66F5" w:rsidRDefault="004D66F5" w:rsidP="00E26EBA">
            <w:pPr>
              <w:pStyle w:val="Function"/>
            </w:pPr>
            <w:bookmarkStart w:id="8209" w:name="_Toc477275758"/>
            <w:r>
              <w:t>Function: VNFM.Performance.CreatePMJob()</w:t>
            </w:r>
            <w:bookmarkEnd w:id="8209"/>
          </w:p>
        </w:tc>
      </w:tr>
      <w:tr w:rsidR="004D66F5" w:rsidRPr="00D67489" w:rsidTr="00E26EBA">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4D66F5" w:rsidRDefault="004D66F5" w:rsidP="00E26EBA">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4D66F5" w:rsidRPr="008D33D8" w:rsidRDefault="004D66F5" w:rsidP="004D66F5">
            <w:pPr>
              <w:pStyle w:val="TestCaseInfo"/>
              <w:rPr>
                <w:lang w:eastAsia="zh-CN"/>
              </w:rPr>
            </w:pPr>
            <w:r w:rsidRPr="00707EFE">
              <w:t>vnfRecord</w:t>
            </w:r>
          </w:p>
          <w:p w:rsidR="004D66F5" w:rsidRPr="008D33D8" w:rsidRDefault="004D66F5" w:rsidP="004D66F5">
            <w:pPr>
              <w:pStyle w:val="TestCaseInfo"/>
              <w:rPr>
                <w:lang w:eastAsia="zh-CN"/>
              </w:rPr>
            </w:pPr>
            <w:r w:rsidRPr="008D33D8">
              <w:rPr>
                <w:lang w:eastAsia="zh-CN"/>
              </w:rPr>
              <w:t>Type</w:t>
            </w:r>
          </w:p>
          <w:p w:rsidR="004D66F5" w:rsidRPr="008D33D8" w:rsidRDefault="004D66F5" w:rsidP="004D66F5">
            <w:pPr>
              <w:pStyle w:val="TestCaseInfo"/>
              <w:numPr>
                <w:ilvl w:val="0"/>
                <w:numId w:val="204"/>
              </w:numPr>
              <w:rPr>
                <w:lang w:eastAsia="zh-CN"/>
              </w:rPr>
            </w:pPr>
            <w:r w:rsidRPr="008D33D8">
              <w:rPr>
                <w:lang w:eastAsia="zh-CN"/>
              </w:rPr>
              <w:t>vCPU</w:t>
            </w:r>
          </w:p>
          <w:p w:rsidR="004D66F5" w:rsidRPr="008D33D8" w:rsidRDefault="004D66F5" w:rsidP="004D66F5">
            <w:pPr>
              <w:pStyle w:val="TestCaseInfo"/>
              <w:numPr>
                <w:ilvl w:val="0"/>
                <w:numId w:val="204"/>
              </w:numPr>
              <w:rPr>
                <w:lang w:eastAsia="zh-CN"/>
              </w:rPr>
            </w:pPr>
            <w:r w:rsidRPr="008D33D8">
              <w:rPr>
                <w:lang w:eastAsia="zh-CN"/>
              </w:rPr>
              <w:t>vMemory</w:t>
            </w:r>
          </w:p>
          <w:p w:rsidR="004D66F5" w:rsidRPr="008D33D8" w:rsidRDefault="004D66F5" w:rsidP="004D66F5">
            <w:pPr>
              <w:pStyle w:val="TestCaseInfo"/>
              <w:numPr>
                <w:ilvl w:val="0"/>
                <w:numId w:val="204"/>
              </w:numPr>
              <w:rPr>
                <w:lang w:eastAsia="zh-CN"/>
              </w:rPr>
            </w:pPr>
            <w:r w:rsidRPr="008D33D8">
              <w:rPr>
                <w:lang w:eastAsia="zh-CN"/>
              </w:rPr>
              <w:t>vNetwork</w:t>
            </w:r>
          </w:p>
          <w:p w:rsidR="004D66F5" w:rsidRPr="008D33D8" w:rsidRDefault="004D66F5" w:rsidP="004D66F5">
            <w:pPr>
              <w:pStyle w:val="TestCaseInfo"/>
              <w:numPr>
                <w:ilvl w:val="0"/>
                <w:numId w:val="204"/>
              </w:numPr>
              <w:rPr>
                <w:lang w:eastAsia="zh-CN"/>
              </w:rPr>
            </w:pPr>
            <w:r w:rsidRPr="008D33D8">
              <w:rPr>
                <w:lang w:eastAsia="zh-CN"/>
              </w:rPr>
              <w:t>vStorage</w:t>
            </w:r>
          </w:p>
          <w:p w:rsidR="004D66F5" w:rsidRPr="008D33D8" w:rsidRDefault="004D66F5" w:rsidP="004D66F5">
            <w:pPr>
              <w:pStyle w:val="TestCaseInfo"/>
              <w:numPr>
                <w:ilvl w:val="0"/>
                <w:numId w:val="204"/>
              </w:numPr>
              <w:rPr>
                <w:lang w:eastAsia="zh-CN"/>
              </w:rPr>
            </w:pPr>
            <w:r w:rsidRPr="008D33D8">
              <w:rPr>
                <w:lang w:eastAsia="zh-CN"/>
              </w:rPr>
              <w:t>ALL</w:t>
            </w:r>
          </w:p>
          <w:p w:rsidR="004D66F5" w:rsidRPr="008D33D8" w:rsidRDefault="004D66F5" w:rsidP="004D66F5">
            <w:pPr>
              <w:pStyle w:val="TestCaseInfo"/>
              <w:rPr>
                <w:lang w:eastAsia="zh-CN"/>
              </w:rPr>
            </w:pPr>
            <w:r w:rsidRPr="008D33D8">
              <w:rPr>
                <w:lang w:eastAsia="zh-CN"/>
              </w:rPr>
              <w:t xml:space="preserve">Collection period </w:t>
            </w:r>
          </w:p>
          <w:p w:rsidR="004D66F5" w:rsidRPr="008D33D8" w:rsidRDefault="004D66F5" w:rsidP="004D66F5">
            <w:pPr>
              <w:pStyle w:val="TestCaseInfo"/>
              <w:rPr>
                <w:lang w:eastAsia="zh-CN"/>
              </w:rPr>
            </w:pPr>
            <w:r w:rsidRPr="008D33D8">
              <w:rPr>
                <w:lang w:eastAsia="zh-CN"/>
              </w:rPr>
              <w:t>Reporting period</w:t>
            </w:r>
          </w:p>
          <w:p w:rsidR="004D66F5" w:rsidRPr="008D33D8" w:rsidRDefault="004D66F5">
            <w:pPr>
              <w:pStyle w:val="TestCaseInfo"/>
            </w:pPr>
            <w:r w:rsidRPr="008D33D8">
              <w:rPr>
                <w:lang w:eastAsia="zh-CN"/>
              </w:rPr>
              <w:t>Reporting boundary to define the duration</w:t>
            </w:r>
          </w:p>
        </w:tc>
      </w:tr>
      <w:tr w:rsidR="004D66F5" w:rsidTr="00E26EBA">
        <w:tc>
          <w:tcPr>
            <w:tcW w:w="1351" w:type="dxa"/>
            <w:tcBorders>
              <w:top w:val="single" w:sz="2" w:space="0" w:color="auto"/>
              <w:left w:val="single" w:sz="2" w:space="0" w:color="auto"/>
              <w:bottom w:val="single" w:sz="2" w:space="0" w:color="auto"/>
              <w:right w:val="single" w:sz="2" w:space="0" w:color="auto"/>
            </w:tcBorders>
            <w:vAlign w:val="center"/>
            <w:hideMark/>
          </w:tcPr>
          <w:p w:rsidR="004D66F5" w:rsidRDefault="004D66F5" w:rsidP="00E26EBA">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4D66F5" w:rsidRDefault="00DE6174" w:rsidP="004D66F5">
            <w:pPr>
              <w:pStyle w:val="TestCaseInfo"/>
            </w:pPr>
            <w:r>
              <w:rPr>
                <w:lang w:eastAsia="zh-CN"/>
              </w:rPr>
              <w:t>pmJobID</w:t>
            </w:r>
            <w:r w:rsidR="004D66F5">
              <w:rPr>
                <w:lang w:eastAsia="zh-CN"/>
              </w:rPr>
              <w:tab/>
              <w:t xml:space="preserve">Successful </w:t>
            </w:r>
            <w:r w:rsidR="003A4C43">
              <w:rPr>
                <w:lang w:eastAsia="zh-CN"/>
              </w:rPr>
              <w:t>create</w:t>
            </w:r>
          </w:p>
          <w:p w:rsidR="004D66F5" w:rsidRDefault="004D66F5">
            <w:pPr>
              <w:pStyle w:val="TestCaseInfo"/>
              <w:rPr>
                <w:lang w:eastAsia="zh-CN"/>
              </w:rPr>
            </w:pPr>
            <w:r>
              <w:rPr>
                <w:lang w:eastAsia="zh-CN"/>
              </w:rPr>
              <w:t>FALSE</w:t>
            </w:r>
            <w:r>
              <w:rPr>
                <w:lang w:eastAsia="zh-CN"/>
              </w:rPr>
              <w:tab/>
            </w:r>
            <w:r>
              <w:rPr>
                <w:lang w:eastAsia="zh-CN"/>
              </w:rPr>
              <w:tab/>
              <w:t>Error</w:t>
            </w:r>
          </w:p>
        </w:tc>
      </w:tr>
      <w:tr w:rsidR="004D66F5" w:rsidTr="00E26EBA">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4D66F5" w:rsidRDefault="004D66F5" w:rsidP="00E26EBA">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4D66F5" w:rsidRDefault="00E666D7">
            <w:pPr>
              <w:pStyle w:val="TestCaseInfo"/>
              <w:rPr>
                <w:lang w:eastAsia="zh-CN"/>
              </w:rPr>
            </w:pPr>
            <w:r>
              <w:rPr>
                <w:lang w:eastAsia="zh-CN"/>
              </w:rPr>
              <w:t xml:space="preserve">The command creates a </w:t>
            </w:r>
            <w:r w:rsidR="00FB0AE5">
              <w:rPr>
                <w:lang w:eastAsia="zh-CN"/>
              </w:rPr>
              <w:t>p</w:t>
            </w:r>
            <w:r>
              <w:rPr>
                <w:lang w:eastAsia="zh-CN"/>
              </w:rPr>
              <w:t xml:space="preserve">erformance </w:t>
            </w:r>
            <w:r w:rsidR="00FB0AE5">
              <w:rPr>
                <w:lang w:eastAsia="zh-CN"/>
              </w:rPr>
              <w:t>m</w:t>
            </w:r>
            <w:r>
              <w:rPr>
                <w:lang w:eastAsia="zh-CN"/>
              </w:rPr>
              <w:t xml:space="preserve">anagement job which controls the collection and reporting of performance information. The user needs to provide </w:t>
            </w:r>
            <w:r>
              <w:rPr>
                <w:lang w:eastAsia="zh-CN"/>
              </w:rPr>
              <w:lastRenderedPageBreak/>
              <w:t>information to specify the type of collection, the collection period</w:t>
            </w:r>
            <w:r w:rsidR="004A41A4">
              <w:rPr>
                <w:lang w:eastAsia="zh-CN"/>
              </w:rPr>
              <w:t xml:space="preserve"> and</w:t>
            </w:r>
            <w:r>
              <w:rPr>
                <w:lang w:eastAsia="zh-CN"/>
              </w:rPr>
              <w:t xml:space="preserve"> reporting style.</w:t>
            </w:r>
          </w:p>
        </w:tc>
      </w:tr>
    </w:tbl>
    <w:p w:rsidR="004D66F5" w:rsidRDefault="004D66F5"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44500" w:rsidTr="00E26EBA">
        <w:tc>
          <w:tcPr>
            <w:tcW w:w="9330" w:type="dxa"/>
            <w:gridSpan w:val="2"/>
            <w:tcBorders>
              <w:top w:val="single" w:sz="2" w:space="0" w:color="auto"/>
              <w:left w:val="single" w:sz="2" w:space="0" w:color="auto"/>
              <w:bottom w:val="single" w:sz="2" w:space="0" w:color="auto"/>
              <w:right w:val="single" w:sz="2" w:space="0" w:color="auto"/>
            </w:tcBorders>
            <w:hideMark/>
          </w:tcPr>
          <w:p w:rsidR="00A44500" w:rsidRDefault="00A44500">
            <w:pPr>
              <w:pStyle w:val="Function"/>
            </w:pPr>
            <w:bookmarkStart w:id="8210" w:name="_Toc477275759"/>
            <w:r>
              <w:t>Function: VNFM.Performance.DeletePMJob()</w:t>
            </w:r>
            <w:bookmarkEnd w:id="8210"/>
          </w:p>
        </w:tc>
      </w:tr>
      <w:tr w:rsidR="00A44500" w:rsidRPr="00D67489" w:rsidTr="00E26EBA">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A44500" w:rsidRPr="00707EFE" w:rsidRDefault="00A44500" w:rsidP="00E26EBA">
            <w:pPr>
              <w:pStyle w:val="TestCaseDescription"/>
              <w:rPr>
                <w:sz w:val="22"/>
                <w:szCs w:val="22"/>
              </w:rPr>
            </w:pPr>
            <w:r w:rsidRPr="00707EFE">
              <w:rPr>
                <w:sz w:val="22"/>
                <w:szCs w:val="22"/>
              </w:rPr>
              <w:t>Input:</w:t>
            </w:r>
          </w:p>
        </w:tc>
        <w:tc>
          <w:tcPr>
            <w:tcW w:w="7979" w:type="dxa"/>
            <w:tcBorders>
              <w:top w:val="single" w:sz="2" w:space="0" w:color="auto"/>
              <w:left w:val="single" w:sz="2" w:space="0" w:color="auto"/>
              <w:bottom w:val="single" w:sz="2" w:space="0" w:color="auto"/>
              <w:right w:val="single" w:sz="2" w:space="0" w:color="auto"/>
            </w:tcBorders>
          </w:tcPr>
          <w:p w:rsidR="007A660C" w:rsidRPr="008D33D8" w:rsidRDefault="007A660C" w:rsidP="007A660C">
            <w:pPr>
              <w:pStyle w:val="TestCaseInfo"/>
              <w:rPr>
                <w:lang w:eastAsia="zh-CN"/>
              </w:rPr>
            </w:pPr>
            <w:r w:rsidRPr="00707EFE">
              <w:t>vnfRecord</w:t>
            </w:r>
          </w:p>
          <w:p w:rsidR="00A44500" w:rsidRPr="008D33D8" w:rsidRDefault="00DE6174" w:rsidP="00A44500">
            <w:pPr>
              <w:pStyle w:val="TestCaseInfo"/>
              <w:rPr>
                <w:lang w:eastAsia="zh-CN"/>
              </w:rPr>
            </w:pPr>
            <w:r>
              <w:rPr>
                <w:lang w:eastAsia="zh-CN"/>
              </w:rPr>
              <w:t>pmJobID</w:t>
            </w:r>
          </w:p>
        </w:tc>
      </w:tr>
      <w:tr w:rsidR="00A44500" w:rsidTr="00E26EBA">
        <w:tc>
          <w:tcPr>
            <w:tcW w:w="1351" w:type="dxa"/>
            <w:tcBorders>
              <w:top w:val="single" w:sz="2" w:space="0" w:color="auto"/>
              <w:left w:val="single" w:sz="2" w:space="0" w:color="auto"/>
              <w:bottom w:val="single" w:sz="2" w:space="0" w:color="auto"/>
              <w:right w:val="single" w:sz="2" w:space="0" w:color="auto"/>
            </w:tcBorders>
            <w:vAlign w:val="center"/>
            <w:hideMark/>
          </w:tcPr>
          <w:p w:rsidR="00A44500" w:rsidRDefault="00A44500" w:rsidP="00A44500">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44500" w:rsidRDefault="00A44500" w:rsidP="00A44500">
            <w:pPr>
              <w:pStyle w:val="TestCaseInfo"/>
            </w:pPr>
            <w:r>
              <w:rPr>
                <w:lang w:eastAsia="zh-CN"/>
              </w:rPr>
              <w:t>TRUE</w:t>
            </w:r>
            <w:r>
              <w:rPr>
                <w:lang w:eastAsia="zh-CN"/>
              </w:rPr>
              <w:tab/>
            </w:r>
            <w:r>
              <w:rPr>
                <w:lang w:eastAsia="zh-CN"/>
              </w:rPr>
              <w:tab/>
              <w:t>Successful de</w:t>
            </w:r>
            <w:r w:rsidR="00167CF8">
              <w:rPr>
                <w:lang w:eastAsia="zh-CN"/>
              </w:rPr>
              <w:t>lete</w:t>
            </w:r>
          </w:p>
          <w:p w:rsidR="00A44500" w:rsidRDefault="00A44500" w:rsidP="00A44500">
            <w:pPr>
              <w:pStyle w:val="TestCaseInfo"/>
              <w:rPr>
                <w:lang w:eastAsia="zh-CN"/>
              </w:rPr>
            </w:pPr>
            <w:r>
              <w:rPr>
                <w:lang w:eastAsia="zh-CN"/>
              </w:rPr>
              <w:t>FALSE</w:t>
            </w:r>
            <w:r>
              <w:rPr>
                <w:lang w:eastAsia="zh-CN"/>
              </w:rPr>
              <w:tab/>
            </w:r>
            <w:r>
              <w:rPr>
                <w:lang w:eastAsia="zh-CN"/>
              </w:rPr>
              <w:tab/>
              <w:t>Error</w:t>
            </w:r>
          </w:p>
        </w:tc>
      </w:tr>
      <w:tr w:rsidR="00A44500" w:rsidTr="00E26EBA">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44500" w:rsidRDefault="00A44500" w:rsidP="00A4450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A44500" w:rsidRDefault="00A44500">
            <w:pPr>
              <w:pStyle w:val="TestCaseInfo"/>
              <w:rPr>
                <w:lang w:eastAsia="zh-CN"/>
              </w:rPr>
            </w:pPr>
            <w:r>
              <w:rPr>
                <w:lang w:eastAsia="zh-CN"/>
              </w:rPr>
              <w:t xml:space="preserve">The command deletes the </w:t>
            </w:r>
            <w:r w:rsidR="00FB0AE5">
              <w:rPr>
                <w:lang w:eastAsia="zh-CN"/>
              </w:rPr>
              <w:t>p</w:t>
            </w:r>
            <w:r>
              <w:rPr>
                <w:lang w:eastAsia="zh-CN"/>
              </w:rPr>
              <w:t xml:space="preserve">erformance </w:t>
            </w:r>
            <w:r w:rsidR="00FB0AE5">
              <w:rPr>
                <w:lang w:eastAsia="zh-CN"/>
              </w:rPr>
              <w:t>m</w:t>
            </w:r>
            <w:r>
              <w:rPr>
                <w:lang w:eastAsia="zh-CN"/>
              </w:rPr>
              <w:t>anagement job with the given ID.</w:t>
            </w:r>
          </w:p>
        </w:tc>
      </w:tr>
    </w:tbl>
    <w:p w:rsidR="00A44500" w:rsidRDefault="00A4450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D11209" w:rsidTr="005545F0">
        <w:tc>
          <w:tcPr>
            <w:tcW w:w="9330" w:type="dxa"/>
            <w:gridSpan w:val="2"/>
            <w:tcBorders>
              <w:top w:val="single" w:sz="2" w:space="0" w:color="auto"/>
              <w:left w:val="single" w:sz="2" w:space="0" w:color="auto"/>
              <w:bottom w:val="single" w:sz="2" w:space="0" w:color="auto"/>
              <w:right w:val="single" w:sz="2" w:space="0" w:color="auto"/>
            </w:tcBorders>
            <w:hideMark/>
          </w:tcPr>
          <w:p w:rsidR="00D11209" w:rsidRDefault="00D11209">
            <w:pPr>
              <w:pStyle w:val="Function"/>
            </w:pPr>
            <w:bookmarkStart w:id="8211" w:name="_Toc477275760"/>
            <w:r>
              <w:t>Function: VNFM.Performance.ListThresholds()</w:t>
            </w:r>
            <w:bookmarkEnd w:id="8211"/>
          </w:p>
        </w:tc>
      </w:tr>
      <w:tr w:rsidR="00D11209" w:rsidRPr="00D67489" w:rsidTr="005545F0">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11209" w:rsidRDefault="00D11209" w:rsidP="005545F0">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D11209" w:rsidRPr="008D33D8" w:rsidRDefault="00D11209" w:rsidP="005545F0">
            <w:pPr>
              <w:pStyle w:val="TestCaseInfo"/>
              <w:rPr>
                <w:lang w:eastAsia="zh-CN"/>
              </w:rPr>
            </w:pPr>
            <w:r w:rsidRPr="00D75827">
              <w:t>vnfRecord</w:t>
            </w:r>
            <w:r w:rsidRPr="008D33D8">
              <w:rPr>
                <w:lang w:eastAsia="zh-CN"/>
              </w:rPr>
              <w:t xml:space="preserve"> or ANY</w:t>
            </w:r>
          </w:p>
          <w:p w:rsidR="00D11209" w:rsidRPr="008D33D8" w:rsidRDefault="00C42266" w:rsidP="005545F0">
            <w:pPr>
              <w:pStyle w:val="TestCaseInfo"/>
            </w:pPr>
            <w:r>
              <w:rPr>
                <w:lang w:eastAsia="zh-CN"/>
              </w:rPr>
              <w:t>t</w:t>
            </w:r>
            <w:r w:rsidR="00D11209">
              <w:rPr>
                <w:lang w:eastAsia="zh-CN"/>
              </w:rPr>
              <w:t>hresholdID</w:t>
            </w:r>
            <w:r w:rsidR="00D11209" w:rsidRPr="008D33D8">
              <w:rPr>
                <w:lang w:eastAsia="zh-CN"/>
              </w:rPr>
              <w:t xml:space="preserve"> or ANY</w:t>
            </w:r>
          </w:p>
          <w:p w:rsidR="00D11209" w:rsidRPr="008D33D8" w:rsidRDefault="00D11209" w:rsidP="005545F0">
            <w:pPr>
              <w:pStyle w:val="TestCaseInfo"/>
            </w:pPr>
            <w:r>
              <w:rPr>
                <w:lang w:eastAsia="zh-CN"/>
              </w:rPr>
              <w:t>metric</w:t>
            </w:r>
            <w:r w:rsidRPr="008D33D8">
              <w:rPr>
                <w:lang w:eastAsia="zh-CN"/>
              </w:rPr>
              <w:t>Type</w:t>
            </w:r>
          </w:p>
          <w:p w:rsidR="00D11209" w:rsidRPr="008D33D8" w:rsidRDefault="00D11209" w:rsidP="005545F0">
            <w:pPr>
              <w:pStyle w:val="TestCaseInfo"/>
              <w:numPr>
                <w:ilvl w:val="0"/>
                <w:numId w:val="204"/>
              </w:numPr>
              <w:rPr>
                <w:lang w:eastAsia="zh-CN"/>
              </w:rPr>
            </w:pPr>
            <w:r w:rsidRPr="008D33D8">
              <w:rPr>
                <w:lang w:eastAsia="zh-CN"/>
              </w:rPr>
              <w:t>vCPU</w:t>
            </w:r>
          </w:p>
          <w:p w:rsidR="00D11209" w:rsidRPr="008D33D8" w:rsidRDefault="00D11209" w:rsidP="005545F0">
            <w:pPr>
              <w:pStyle w:val="TestCaseInfo"/>
              <w:numPr>
                <w:ilvl w:val="0"/>
                <w:numId w:val="204"/>
              </w:numPr>
              <w:rPr>
                <w:lang w:eastAsia="zh-CN"/>
              </w:rPr>
            </w:pPr>
            <w:r w:rsidRPr="008D33D8">
              <w:rPr>
                <w:lang w:eastAsia="zh-CN"/>
              </w:rPr>
              <w:t>vMemory</w:t>
            </w:r>
          </w:p>
          <w:p w:rsidR="00D11209" w:rsidRPr="008D33D8" w:rsidRDefault="00D11209" w:rsidP="005545F0">
            <w:pPr>
              <w:pStyle w:val="TestCaseInfo"/>
              <w:numPr>
                <w:ilvl w:val="0"/>
                <w:numId w:val="204"/>
              </w:numPr>
              <w:rPr>
                <w:lang w:eastAsia="zh-CN"/>
              </w:rPr>
            </w:pPr>
            <w:r w:rsidRPr="008D33D8">
              <w:rPr>
                <w:lang w:eastAsia="zh-CN"/>
              </w:rPr>
              <w:t>vNetwork</w:t>
            </w:r>
          </w:p>
          <w:p w:rsidR="00D11209" w:rsidRPr="008D33D8" w:rsidRDefault="00D11209" w:rsidP="005545F0">
            <w:pPr>
              <w:pStyle w:val="TestCaseInfo"/>
              <w:numPr>
                <w:ilvl w:val="0"/>
                <w:numId w:val="204"/>
              </w:numPr>
              <w:rPr>
                <w:lang w:eastAsia="zh-CN"/>
              </w:rPr>
            </w:pPr>
            <w:r w:rsidRPr="008D33D8">
              <w:rPr>
                <w:lang w:eastAsia="zh-CN"/>
              </w:rPr>
              <w:t>vStorage</w:t>
            </w:r>
          </w:p>
          <w:p w:rsidR="00D11209" w:rsidRDefault="00D11209" w:rsidP="005545F0">
            <w:pPr>
              <w:pStyle w:val="TestCaseInfo"/>
              <w:numPr>
                <w:ilvl w:val="0"/>
                <w:numId w:val="204"/>
              </w:numPr>
              <w:rPr>
                <w:lang w:eastAsia="zh-CN"/>
              </w:rPr>
            </w:pPr>
            <w:r w:rsidRPr="008D33D8">
              <w:rPr>
                <w:lang w:eastAsia="zh-CN"/>
              </w:rPr>
              <w:t>ALL</w:t>
            </w:r>
          </w:p>
          <w:p w:rsidR="00D11209" w:rsidRDefault="00D11209" w:rsidP="00707EFE">
            <w:pPr>
              <w:pStyle w:val="TestCaseInfo"/>
              <w:rPr>
                <w:lang w:eastAsia="zh-CN"/>
              </w:rPr>
            </w:pPr>
            <w:r>
              <w:rPr>
                <w:lang w:eastAsia="zh-CN"/>
              </w:rPr>
              <w:t>thresholdType</w:t>
            </w:r>
          </w:p>
          <w:p w:rsidR="00D11209" w:rsidRDefault="00D11209" w:rsidP="00707EFE">
            <w:pPr>
              <w:pStyle w:val="TestCaseInfo"/>
              <w:numPr>
                <w:ilvl w:val="0"/>
                <w:numId w:val="213"/>
              </w:numPr>
              <w:rPr>
                <w:lang w:eastAsia="zh-CN"/>
              </w:rPr>
            </w:pPr>
            <w:r w:rsidRPr="00D11209">
              <w:rPr>
                <w:lang w:eastAsia="zh-CN"/>
              </w:rPr>
              <w:t>single/multi value threshold</w:t>
            </w:r>
          </w:p>
          <w:p w:rsidR="00D11209" w:rsidRPr="00D67489" w:rsidRDefault="00D11209" w:rsidP="00707EFE">
            <w:pPr>
              <w:pStyle w:val="TestCaseInfo"/>
              <w:numPr>
                <w:ilvl w:val="0"/>
                <w:numId w:val="213"/>
              </w:numPr>
              <w:rPr>
                <w:lang w:eastAsia="zh-CN"/>
              </w:rPr>
            </w:pPr>
            <w:r w:rsidRPr="00D11209">
              <w:rPr>
                <w:lang w:eastAsia="zh-CN"/>
              </w:rPr>
              <w:t>static/dynamic/template base threshold</w:t>
            </w:r>
          </w:p>
        </w:tc>
      </w:tr>
      <w:tr w:rsidR="00D11209" w:rsidTr="005545F0">
        <w:tc>
          <w:tcPr>
            <w:tcW w:w="1351" w:type="dxa"/>
            <w:tcBorders>
              <w:top w:val="single" w:sz="2" w:space="0" w:color="auto"/>
              <w:left w:val="single" w:sz="2" w:space="0" w:color="auto"/>
              <w:bottom w:val="single" w:sz="2" w:space="0" w:color="auto"/>
              <w:right w:val="single" w:sz="2" w:space="0" w:color="auto"/>
            </w:tcBorders>
            <w:vAlign w:val="center"/>
            <w:hideMark/>
          </w:tcPr>
          <w:p w:rsidR="00D11209" w:rsidRDefault="00D11209" w:rsidP="005545F0">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11209" w:rsidRPr="008D33D8" w:rsidRDefault="00D11209" w:rsidP="005545F0">
            <w:pPr>
              <w:pStyle w:val="TestCaseInfo"/>
            </w:pPr>
            <w:r w:rsidRPr="008D33D8">
              <w:rPr>
                <w:lang w:eastAsia="zh-CN"/>
              </w:rPr>
              <w:t xml:space="preserve">List of </w:t>
            </w:r>
            <w:r>
              <w:rPr>
                <w:lang w:eastAsia="zh-CN"/>
              </w:rPr>
              <w:t>thresholds</w:t>
            </w:r>
          </w:p>
          <w:p w:rsidR="00D11209" w:rsidRPr="008D33D8" w:rsidRDefault="00D11209" w:rsidP="005545F0">
            <w:pPr>
              <w:pStyle w:val="TestCaseInfo"/>
              <w:numPr>
                <w:ilvl w:val="0"/>
                <w:numId w:val="205"/>
              </w:numPr>
              <w:rPr>
                <w:lang w:eastAsia="zh-CN"/>
              </w:rPr>
            </w:pPr>
            <w:r w:rsidRPr="00D75827">
              <w:t>vnfRecord</w:t>
            </w:r>
          </w:p>
          <w:p w:rsidR="00D11209" w:rsidRPr="008D33D8" w:rsidRDefault="00C42266" w:rsidP="005545F0">
            <w:pPr>
              <w:pStyle w:val="TestCaseInfo"/>
              <w:numPr>
                <w:ilvl w:val="0"/>
                <w:numId w:val="205"/>
              </w:numPr>
            </w:pPr>
            <w:r>
              <w:rPr>
                <w:lang w:eastAsia="zh-CN"/>
              </w:rPr>
              <w:t>t</w:t>
            </w:r>
            <w:r w:rsidR="00D11209">
              <w:rPr>
                <w:lang w:eastAsia="zh-CN"/>
              </w:rPr>
              <w:t>hresholdID</w:t>
            </w:r>
          </w:p>
          <w:p w:rsidR="00D11209" w:rsidRPr="008D33D8" w:rsidRDefault="00D11209" w:rsidP="005545F0">
            <w:pPr>
              <w:pStyle w:val="TestCaseInfo"/>
              <w:numPr>
                <w:ilvl w:val="0"/>
                <w:numId w:val="205"/>
              </w:numPr>
              <w:rPr>
                <w:lang w:eastAsia="zh-CN"/>
              </w:rPr>
            </w:pPr>
            <w:r>
              <w:rPr>
                <w:lang w:eastAsia="zh-CN"/>
              </w:rPr>
              <w:t>metric</w:t>
            </w:r>
            <w:r w:rsidRPr="008D33D8">
              <w:rPr>
                <w:lang w:eastAsia="zh-CN"/>
              </w:rPr>
              <w:t>Type</w:t>
            </w:r>
          </w:p>
          <w:p w:rsidR="00D11209" w:rsidRDefault="00C42266" w:rsidP="00D11209">
            <w:pPr>
              <w:pStyle w:val="TestCaseInfo"/>
              <w:numPr>
                <w:ilvl w:val="0"/>
                <w:numId w:val="205"/>
              </w:numPr>
            </w:pPr>
            <w:r>
              <w:t>t</w:t>
            </w:r>
            <w:r w:rsidR="00D11209">
              <w:t>hreshold</w:t>
            </w:r>
            <w:r>
              <w:t>T</w:t>
            </w:r>
            <w:r w:rsidR="00D11209">
              <w:t>ype</w:t>
            </w:r>
          </w:p>
          <w:p w:rsidR="00D11209" w:rsidRDefault="00D11209" w:rsidP="005545F0">
            <w:pPr>
              <w:pStyle w:val="TestCaseInfo"/>
              <w:numPr>
                <w:ilvl w:val="0"/>
                <w:numId w:val="205"/>
              </w:numPr>
              <w:ind w:left="1112"/>
            </w:pPr>
            <w:r>
              <w:t>single/multi value threshold</w:t>
            </w:r>
          </w:p>
          <w:p w:rsidR="00D11209" w:rsidRDefault="00D11209" w:rsidP="005545F0">
            <w:pPr>
              <w:pStyle w:val="TestCaseInfo"/>
              <w:numPr>
                <w:ilvl w:val="0"/>
                <w:numId w:val="205"/>
              </w:numPr>
              <w:ind w:left="1112"/>
            </w:pPr>
            <w:r>
              <w:t>static/dynamic/template base threshold</w:t>
            </w:r>
          </w:p>
          <w:p w:rsidR="00D11209" w:rsidRDefault="00C42266" w:rsidP="00D11209">
            <w:pPr>
              <w:pStyle w:val="TestCaseInfo"/>
              <w:numPr>
                <w:ilvl w:val="0"/>
                <w:numId w:val="205"/>
              </w:numPr>
            </w:pPr>
            <w:r>
              <w:t>t</w:t>
            </w:r>
            <w:r w:rsidR="00D11209">
              <w:t>hreshold</w:t>
            </w:r>
            <w:r>
              <w:t>D</w:t>
            </w:r>
            <w:r w:rsidR="00D11209">
              <w:t>etails</w:t>
            </w:r>
          </w:p>
          <w:p w:rsidR="00D11209" w:rsidRDefault="00D11209" w:rsidP="005545F0">
            <w:pPr>
              <w:pStyle w:val="TestCaseInfo"/>
              <w:numPr>
                <w:ilvl w:val="0"/>
                <w:numId w:val="205"/>
              </w:numPr>
              <w:ind w:left="1112"/>
            </w:pPr>
            <w:r>
              <w:t>value to be crossed</w:t>
            </w:r>
          </w:p>
          <w:p w:rsidR="00D11209" w:rsidRDefault="00D11209" w:rsidP="005545F0">
            <w:pPr>
              <w:pStyle w:val="TestCaseInfo"/>
              <w:numPr>
                <w:ilvl w:val="0"/>
                <w:numId w:val="205"/>
              </w:numPr>
              <w:ind w:left="1112"/>
            </w:pPr>
            <w:r>
              <w:t>direction in which the value is crossed</w:t>
            </w:r>
          </w:p>
          <w:p w:rsidR="00D11209" w:rsidRDefault="00D11209" w:rsidP="00707EFE">
            <w:pPr>
              <w:pStyle w:val="TestCaseInfo"/>
              <w:numPr>
                <w:ilvl w:val="0"/>
                <w:numId w:val="205"/>
              </w:numPr>
              <w:ind w:left="1112"/>
            </w:pPr>
            <w:r>
              <w:t>details on the notification to be generated</w:t>
            </w:r>
          </w:p>
        </w:tc>
      </w:tr>
      <w:tr w:rsidR="00D11209" w:rsidTr="005545F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11209" w:rsidRDefault="00D11209" w:rsidP="005545F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11209" w:rsidRDefault="00D11209">
            <w:pPr>
              <w:pStyle w:val="TestCaseInfo"/>
              <w:rPr>
                <w:lang w:eastAsia="zh-CN"/>
              </w:rPr>
            </w:pPr>
            <w:r>
              <w:rPr>
                <w:lang w:eastAsia="zh-CN"/>
              </w:rPr>
              <w:t xml:space="preserve">The command lists all </w:t>
            </w:r>
            <w:r w:rsidR="00A559DA">
              <w:rPr>
                <w:lang w:eastAsia="zh-CN"/>
              </w:rPr>
              <w:t>thresholds</w:t>
            </w:r>
            <w:r w:rsidR="002E270C">
              <w:rPr>
                <w:lang w:eastAsia="zh-CN"/>
              </w:rPr>
              <w:t xml:space="preserve"> matching the filter</w:t>
            </w:r>
            <w:r>
              <w:rPr>
                <w:lang w:eastAsia="zh-CN"/>
              </w:rPr>
              <w:t>.</w:t>
            </w:r>
          </w:p>
        </w:tc>
      </w:tr>
    </w:tbl>
    <w:p w:rsidR="00C65A1A" w:rsidRDefault="00C65A1A" w:rsidP="00C65A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FD1EDA" w:rsidTr="005F76A6">
        <w:tc>
          <w:tcPr>
            <w:tcW w:w="9330" w:type="dxa"/>
            <w:gridSpan w:val="2"/>
            <w:tcBorders>
              <w:top w:val="single" w:sz="2" w:space="0" w:color="auto"/>
              <w:left w:val="single" w:sz="2" w:space="0" w:color="auto"/>
              <w:bottom w:val="single" w:sz="2" w:space="0" w:color="auto"/>
              <w:right w:val="single" w:sz="2" w:space="0" w:color="auto"/>
            </w:tcBorders>
            <w:hideMark/>
          </w:tcPr>
          <w:p w:rsidR="00FD1EDA" w:rsidRDefault="00FD1EDA" w:rsidP="005F76A6">
            <w:pPr>
              <w:pStyle w:val="Function"/>
            </w:pPr>
            <w:bookmarkStart w:id="8212" w:name="_Toc477275761"/>
            <w:r>
              <w:t>Function: VNFM.Performance.CreateThreshold()</w:t>
            </w:r>
            <w:bookmarkEnd w:id="8212"/>
          </w:p>
        </w:tc>
      </w:tr>
      <w:tr w:rsidR="00FD1EDA" w:rsidRPr="008D33D8" w:rsidTr="005F76A6">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D1EDA" w:rsidRDefault="00FD1EDA" w:rsidP="005F76A6">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D1EDA" w:rsidRPr="008D33D8" w:rsidRDefault="00FD1EDA" w:rsidP="005F76A6">
            <w:pPr>
              <w:pStyle w:val="TestCaseInfo"/>
              <w:rPr>
                <w:lang w:eastAsia="zh-CN"/>
              </w:rPr>
            </w:pPr>
            <w:r w:rsidRPr="00D75827">
              <w:t>vnfRecord</w:t>
            </w:r>
          </w:p>
          <w:p w:rsidR="00FD1EDA" w:rsidRPr="008D33D8" w:rsidRDefault="00FD1EDA" w:rsidP="005F76A6">
            <w:pPr>
              <w:pStyle w:val="TestCaseInfo"/>
              <w:rPr>
                <w:lang w:eastAsia="zh-CN"/>
              </w:rPr>
            </w:pPr>
            <w:r>
              <w:rPr>
                <w:lang w:eastAsia="zh-CN"/>
              </w:rPr>
              <w:t>metric</w:t>
            </w:r>
            <w:r w:rsidRPr="008D33D8">
              <w:rPr>
                <w:lang w:eastAsia="zh-CN"/>
              </w:rPr>
              <w:t>Type</w:t>
            </w:r>
          </w:p>
          <w:p w:rsidR="00FD1EDA" w:rsidRPr="008D33D8" w:rsidRDefault="00FD1EDA" w:rsidP="005F76A6">
            <w:pPr>
              <w:pStyle w:val="TestCaseInfo"/>
              <w:numPr>
                <w:ilvl w:val="0"/>
                <w:numId w:val="204"/>
              </w:numPr>
              <w:rPr>
                <w:lang w:eastAsia="zh-CN"/>
              </w:rPr>
            </w:pPr>
            <w:r w:rsidRPr="008D33D8">
              <w:rPr>
                <w:lang w:eastAsia="zh-CN"/>
              </w:rPr>
              <w:t>vCPU</w:t>
            </w:r>
          </w:p>
          <w:p w:rsidR="00FD1EDA" w:rsidRPr="008D33D8" w:rsidRDefault="00FD1EDA" w:rsidP="005F76A6">
            <w:pPr>
              <w:pStyle w:val="TestCaseInfo"/>
              <w:numPr>
                <w:ilvl w:val="0"/>
                <w:numId w:val="204"/>
              </w:numPr>
              <w:rPr>
                <w:lang w:eastAsia="zh-CN"/>
              </w:rPr>
            </w:pPr>
            <w:r w:rsidRPr="008D33D8">
              <w:rPr>
                <w:lang w:eastAsia="zh-CN"/>
              </w:rPr>
              <w:t>vMemory</w:t>
            </w:r>
          </w:p>
          <w:p w:rsidR="00FD1EDA" w:rsidRPr="008D33D8" w:rsidRDefault="00FD1EDA" w:rsidP="005F76A6">
            <w:pPr>
              <w:pStyle w:val="TestCaseInfo"/>
              <w:numPr>
                <w:ilvl w:val="0"/>
                <w:numId w:val="204"/>
              </w:numPr>
              <w:rPr>
                <w:lang w:eastAsia="zh-CN"/>
              </w:rPr>
            </w:pPr>
            <w:r w:rsidRPr="008D33D8">
              <w:rPr>
                <w:lang w:eastAsia="zh-CN"/>
              </w:rPr>
              <w:t>vNetwork</w:t>
            </w:r>
          </w:p>
          <w:p w:rsidR="00FD1EDA" w:rsidRPr="008D33D8" w:rsidRDefault="00FD1EDA" w:rsidP="005F76A6">
            <w:pPr>
              <w:pStyle w:val="TestCaseInfo"/>
              <w:numPr>
                <w:ilvl w:val="0"/>
                <w:numId w:val="204"/>
              </w:numPr>
              <w:rPr>
                <w:lang w:eastAsia="zh-CN"/>
              </w:rPr>
            </w:pPr>
            <w:r w:rsidRPr="008D33D8">
              <w:rPr>
                <w:lang w:eastAsia="zh-CN"/>
              </w:rPr>
              <w:t>vStorage</w:t>
            </w:r>
          </w:p>
          <w:p w:rsidR="00FD1EDA" w:rsidRPr="008D33D8" w:rsidRDefault="00FD1EDA" w:rsidP="005F76A6">
            <w:pPr>
              <w:pStyle w:val="TestCaseInfo"/>
              <w:numPr>
                <w:ilvl w:val="0"/>
                <w:numId w:val="204"/>
              </w:numPr>
              <w:rPr>
                <w:lang w:eastAsia="zh-CN"/>
              </w:rPr>
            </w:pPr>
            <w:r w:rsidRPr="008D33D8">
              <w:rPr>
                <w:lang w:eastAsia="zh-CN"/>
              </w:rPr>
              <w:t>ALL</w:t>
            </w:r>
          </w:p>
          <w:p w:rsidR="00FD1EDA" w:rsidRDefault="00FD1EDA" w:rsidP="005F76A6">
            <w:pPr>
              <w:pStyle w:val="TestCaseInfo"/>
            </w:pPr>
            <w:r>
              <w:t>thresholdType</w:t>
            </w:r>
          </w:p>
          <w:p w:rsidR="00FD1EDA" w:rsidRDefault="00FD1EDA" w:rsidP="005F76A6">
            <w:pPr>
              <w:pStyle w:val="TestCaseInfo"/>
              <w:numPr>
                <w:ilvl w:val="0"/>
                <w:numId w:val="204"/>
              </w:numPr>
            </w:pPr>
            <w:r>
              <w:t>single/multi value threshold</w:t>
            </w:r>
          </w:p>
          <w:p w:rsidR="00FD1EDA" w:rsidRDefault="00FD1EDA" w:rsidP="005F76A6">
            <w:pPr>
              <w:pStyle w:val="TestCaseInfo"/>
              <w:numPr>
                <w:ilvl w:val="0"/>
                <w:numId w:val="204"/>
              </w:numPr>
            </w:pPr>
            <w:r>
              <w:t>static/dynamic/template base threshold</w:t>
            </w:r>
          </w:p>
          <w:p w:rsidR="00FD1EDA" w:rsidRDefault="00FD1EDA" w:rsidP="005F76A6">
            <w:pPr>
              <w:pStyle w:val="TestCaseInfo"/>
            </w:pPr>
            <w:r>
              <w:t>thresholdDetails</w:t>
            </w:r>
          </w:p>
          <w:p w:rsidR="00FD1EDA" w:rsidRDefault="00FD1EDA" w:rsidP="005F76A6">
            <w:pPr>
              <w:pStyle w:val="TestCaseInfo"/>
              <w:numPr>
                <w:ilvl w:val="0"/>
                <w:numId w:val="204"/>
              </w:numPr>
            </w:pPr>
            <w:r>
              <w:lastRenderedPageBreak/>
              <w:t>value to be crossed</w:t>
            </w:r>
          </w:p>
          <w:p w:rsidR="00FD1EDA" w:rsidRDefault="00FD1EDA" w:rsidP="005F76A6">
            <w:pPr>
              <w:pStyle w:val="TestCaseInfo"/>
              <w:numPr>
                <w:ilvl w:val="0"/>
                <w:numId w:val="204"/>
              </w:numPr>
            </w:pPr>
            <w:r>
              <w:t>direction in which the value is crossed</w:t>
            </w:r>
          </w:p>
          <w:p w:rsidR="00FD1EDA" w:rsidRPr="008D33D8" w:rsidRDefault="00FD1EDA" w:rsidP="005F76A6">
            <w:pPr>
              <w:pStyle w:val="TestCaseInfo"/>
              <w:numPr>
                <w:ilvl w:val="0"/>
                <w:numId w:val="204"/>
              </w:numPr>
            </w:pPr>
            <w:r>
              <w:t>details on the notification to be generated</w:t>
            </w:r>
          </w:p>
        </w:tc>
      </w:tr>
      <w:tr w:rsidR="00FD1EDA" w:rsidTr="005F76A6">
        <w:tc>
          <w:tcPr>
            <w:tcW w:w="1351" w:type="dxa"/>
            <w:tcBorders>
              <w:top w:val="single" w:sz="2" w:space="0" w:color="auto"/>
              <w:left w:val="single" w:sz="2" w:space="0" w:color="auto"/>
              <w:bottom w:val="single" w:sz="2" w:space="0" w:color="auto"/>
              <w:right w:val="single" w:sz="2" w:space="0" w:color="auto"/>
            </w:tcBorders>
            <w:vAlign w:val="center"/>
            <w:hideMark/>
          </w:tcPr>
          <w:p w:rsidR="00FD1EDA" w:rsidRDefault="00FD1EDA" w:rsidP="005F76A6">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FD1EDA" w:rsidRDefault="00FD1EDA" w:rsidP="005F76A6">
            <w:pPr>
              <w:pStyle w:val="TestCaseInfo"/>
            </w:pPr>
            <w:r>
              <w:rPr>
                <w:lang w:eastAsia="zh-CN"/>
              </w:rPr>
              <w:t>thresholdID</w:t>
            </w:r>
            <w:r>
              <w:rPr>
                <w:lang w:eastAsia="zh-CN"/>
              </w:rPr>
              <w:tab/>
              <w:t>Successful create</w:t>
            </w:r>
          </w:p>
          <w:p w:rsidR="00FD1EDA" w:rsidRDefault="00FD1EDA" w:rsidP="005F76A6">
            <w:pPr>
              <w:pStyle w:val="TestCaseInfo"/>
              <w:rPr>
                <w:lang w:eastAsia="zh-CN"/>
              </w:rPr>
            </w:pPr>
            <w:r>
              <w:rPr>
                <w:lang w:eastAsia="zh-CN"/>
              </w:rPr>
              <w:t>FALSE</w:t>
            </w:r>
            <w:r>
              <w:rPr>
                <w:lang w:eastAsia="zh-CN"/>
              </w:rPr>
              <w:tab/>
            </w:r>
            <w:r>
              <w:rPr>
                <w:lang w:eastAsia="zh-CN"/>
              </w:rPr>
              <w:tab/>
              <w:t>Error</w:t>
            </w:r>
          </w:p>
        </w:tc>
      </w:tr>
      <w:tr w:rsidR="00FD1EDA" w:rsidTr="005F76A6">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D1EDA" w:rsidRDefault="00FD1EDA" w:rsidP="005F76A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D1EDA" w:rsidRDefault="00FD1EDA">
            <w:pPr>
              <w:pStyle w:val="TestCaseInfo"/>
              <w:rPr>
                <w:lang w:eastAsia="zh-CN"/>
              </w:rPr>
            </w:pPr>
            <w:r>
              <w:rPr>
                <w:lang w:eastAsia="zh-CN"/>
              </w:rPr>
              <w:t>The command creates a threshold to specify threshold levels on specified metric type and VNF for which notifications will be generated when crossed.</w:t>
            </w:r>
          </w:p>
        </w:tc>
      </w:tr>
    </w:tbl>
    <w:p w:rsidR="00FD1EDA" w:rsidRDefault="00A20F47" w:rsidP="00707EFE">
      <w:pPr>
        <w:tabs>
          <w:tab w:val="left" w:pos="2415"/>
        </w:tabs>
      </w:pPr>
      <w:r>
        <w:tab/>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65A1A" w:rsidTr="005F76A6">
        <w:tc>
          <w:tcPr>
            <w:tcW w:w="9330" w:type="dxa"/>
            <w:gridSpan w:val="2"/>
            <w:tcBorders>
              <w:top w:val="single" w:sz="2" w:space="0" w:color="auto"/>
              <w:left w:val="single" w:sz="2" w:space="0" w:color="auto"/>
              <w:bottom w:val="single" w:sz="2" w:space="0" w:color="auto"/>
              <w:right w:val="single" w:sz="2" w:space="0" w:color="auto"/>
            </w:tcBorders>
            <w:hideMark/>
          </w:tcPr>
          <w:p w:rsidR="00C65A1A" w:rsidRDefault="00C65A1A">
            <w:pPr>
              <w:pStyle w:val="Function"/>
            </w:pPr>
            <w:bookmarkStart w:id="8213" w:name="_Toc477275762"/>
            <w:r>
              <w:t>Function: VNFM.Performance.DeleteThreshold()</w:t>
            </w:r>
            <w:bookmarkEnd w:id="8213"/>
          </w:p>
        </w:tc>
      </w:tr>
      <w:tr w:rsidR="00C65A1A" w:rsidRPr="00D67489" w:rsidTr="005F76A6">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65A1A" w:rsidRPr="00D75827" w:rsidRDefault="00C65A1A" w:rsidP="005F76A6">
            <w:pPr>
              <w:pStyle w:val="TestCaseDescription"/>
              <w:rPr>
                <w:sz w:val="22"/>
                <w:szCs w:val="22"/>
              </w:rPr>
            </w:pPr>
            <w:r w:rsidRPr="00D75827">
              <w:rPr>
                <w:sz w:val="22"/>
                <w:szCs w:val="22"/>
              </w:rPr>
              <w:t>Input:</w:t>
            </w:r>
          </w:p>
        </w:tc>
        <w:tc>
          <w:tcPr>
            <w:tcW w:w="7979" w:type="dxa"/>
            <w:tcBorders>
              <w:top w:val="single" w:sz="2" w:space="0" w:color="auto"/>
              <w:left w:val="single" w:sz="2" w:space="0" w:color="auto"/>
              <w:bottom w:val="single" w:sz="2" w:space="0" w:color="auto"/>
              <w:right w:val="single" w:sz="2" w:space="0" w:color="auto"/>
            </w:tcBorders>
          </w:tcPr>
          <w:p w:rsidR="00C65A1A" w:rsidRPr="008D33D8" w:rsidRDefault="00C65A1A" w:rsidP="005F76A6">
            <w:pPr>
              <w:pStyle w:val="TestCaseInfo"/>
              <w:rPr>
                <w:lang w:eastAsia="zh-CN"/>
              </w:rPr>
            </w:pPr>
            <w:r w:rsidRPr="00D75827">
              <w:t>vnfRecord</w:t>
            </w:r>
          </w:p>
          <w:p w:rsidR="00C65A1A" w:rsidRPr="008D33D8" w:rsidRDefault="00C42266">
            <w:pPr>
              <w:pStyle w:val="TestCaseInfo"/>
              <w:rPr>
                <w:lang w:eastAsia="zh-CN"/>
              </w:rPr>
            </w:pPr>
            <w:r>
              <w:rPr>
                <w:lang w:eastAsia="zh-CN"/>
              </w:rPr>
              <w:t>threshold</w:t>
            </w:r>
            <w:r w:rsidR="00C65A1A">
              <w:rPr>
                <w:lang w:eastAsia="zh-CN"/>
              </w:rPr>
              <w:t>ID</w:t>
            </w:r>
          </w:p>
        </w:tc>
      </w:tr>
      <w:tr w:rsidR="00C65A1A" w:rsidTr="005F76A6">
        <w:tc>
          <w:tcPr>
            <w:tcW w:w="1351" w:type="dxa"/>
            <w:tcBorders>
              <w:top w:val="single" w:sz="2" w:space="0" w:color="auto"/>
              <w:left w:val="single" w:sz="2" w:space="0" w:color="auto"/>
              <w:bottom w:val="single" w:sz="2" w:space="0" w:color="auto"/>
              <w:right w:val="single" w:sz="2" w:space="0" w:color="auto"/>
            </w:tcBorders>
            <w:vAlign w:val="center"/>
            <w:hideMark/>
          </w:tcPr>
          <w:p w:rsidR="00C65A1A" w:rsidRDefault="00C65A1A" w:rsidP="005F76A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65A1A" w:rsidRDefault="00C65A1A" w:rsidP="005F76A6">
            <w:pPr>
              <w:pStyle w:val="TestCaseInfo"/>
            </w:pPr>
            <w:r>
              <w:rPr>
                <w:lang w:eastAsia="zh-CN"/>
              </w:rPr>
              <w:t>TRUE</w:t>
            </w:r>
            <w:r>
              <w:rPr>
                <w:lang w:eastAsia="zh-CN"/>
              </w:rPr>
              <w:tab/>
            </w:r>
            <w:r>
              <w:rPr>
                <w:lang w:eastAsia="zh-CN"/>
              </w:rPr>
              <w:tab/>
              <w:t>Successful delete</w:t>
            </w:r>
          </w:p>
          <w:p w:rsidR="00C65A1A" w:rsidRDefault="00C65A1A" w:rsidP="005F76A6">
            <w:pPr>
              <w:pStyle w:val="TestCaseInfo"/>
              <w:rPr>
                <w:lang w:eastAsia="zh-CN"/>
              </w:rPr>
            </w:pPr>
            <w:r>
              <w:rPr>
                <w:lang w:eastAsia="zh-CN"/>
              </w:rPr>
              <w:t>FALSE</w:t>
            </w:r>
            <w:r>
              <w:rPr>
                <w:lang w:eastAsia="zh-CN"/>
              </w:rPr>
              <w:tab/>
            </w:r>
            <w:r>
              <w:rPr>
                <w:lang w:eastAsia="zh-CN"/>
              </w:rPr>
              <w:tab/>
              <w:t>Error</w:t>
            </w:r>
          </w:p>
        </w:tc>
      </w:tr>
      <w:tr w:rsidR="00C65A1A" w:rsidTr="005F76A6">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65A1A" w:rsidRDefault="00C65A1A" w:rsidP="005F76A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65A1A" w:rsidRDefault="00C65A1A">
            <w:pPr>
              <w:pStyle w:val="TestCaseInfo"/>
              <w:rPr>
                <w:lang w:eastAsia="zh-CN"/>
              </w:rPr>
            </w:pPr>
            <w:r>
              <w:rPr>
                <w:lang w:eastAsia="zh-CN"/>
              </w:rPr>
              <w:t xml:space="preserve">The command deletes the </w:t>
            </w:r>
            <w:r w:rsidR="00C42266">
              <w:rPr>
                <w:lang w:eastAsia="zh-CN"/>
              </w:rPr>
              <w:t xml:space="preserve">threshold </w:t>
            </w:r>
            <w:r>
              <w:rPr>
                <w:lang w:eastAsia="zh-CN"/>
              </w:rPr>
              <w:t>with the given ID.</w:t>
            </w:r>
          </w:p>
        </w:tc>
      </w:tr>
    </w:tbl>
    <w:p w:rsidR="00D11209" w:rsidRDefault="00D11209"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214" w:name="_Toc477275763"/>
            <w:r>
              <w:t xml:space="preserve">Function: </w:t>
            </w:r>
            <w:r w:rsidR="00ED4205">
              <w:t>VNFM.</w:t>
            </w:r>
            <w:r w:rsidR="00CA4FD6" w:rsidRPr="00CA4FD6">
              <w:t>Performance.ListPerformanceNotificatio</w:t>
            </w:r>
            <w:r w:rsidR="00011F87">
              <w:t>nSubscription</w:t>
            </w:r>
            <w:r>
              <w:t>()</w:t>
            </w:r>
            <w:bookmarkEnd w:id="8214"/>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8215" w:name="ListPerformanceNotificationRegistration"/>
            <w:r>
              <w:t>Input:</w:t>
            </w:r>
          </w:p>
        </w:tc>
        <w:tc>
          <w:tcPr>
            <w:tcW w:w="7979" w:type="dxa"/>
            <w:tcBorders>
              <w:top w:val="single" w:sz="2" w:space="0" w:color="auto"/>
              <w:left w:val="single" w:sz="2" w:space="0" w:color="auto"/>
              <w:bottom w:val="single" w:sz="2" w:space="0" w:color="auto"/>
              <w:right w:val="single" w:sz="2" w:space="0" w:color="auto"/>
            </w:tcBorders>
          </w:tcPr>
          <w:p w:rsidR="00921758" w:rsidRPr="008D33D8" w:rsidRDefault="00921758" w:rsidP="00921758">
            <w:pPr>
              <w:pStyle w:val="TestCaseInfo"/>
            </w:pPr>
            <w:r w:rsidRPr="00707EFE">
              <w:t>vnf</w:t>
            </w:r>
            <w:r w:rsidR="005E480F">
              <w:t>InstanceID</w:t>
            </w:r>
            <w:r w:rsidRPr="008D33D8">
              <w:rPr>
                <w:lang w:eastAsia="zh-CN"/>
              </w:rPr>
              <w:t xml:space="preserve"> or ANY</w:t>
            </w:r>
          </w:p>
          <w:p w:rsidR="00921758" w:rsidRPr="008D33D8" w:rsidRDefault="00781CED" w:rsidP="00921758">
            <w:pPr>
              <w:pStyle w:val="TestCaseInfo"/>
            </w:pPr>
            <w:r>
              <w:rPr>
                <w:lang w:eastAsia="zh-CN"/>
              </w:rPr>
              <w:t>perfSubscriptionID</w:t>
            </w:r>
            <w:r w:rsidR="001E7953">
              <w:rPr>
                <w:lang w:eastAsia="zh-CN"/>
              </w:rPr>
              <w:t xml:space="preserve"> </w:t>
            </w:r>
            <w:r w:rsidR="00921758" w:rsidRPr="008D33D8">
              <w:rPr>
                <w:lang w:eastAsia="zh-CN"/>
              </w:rPr>
              <w:t>or ANY</w:t>
            </w:r>
          </w:p>
          <w:p w:rsidR="001D690A" w:rsidRPr="008D33D8" w:rsidRDefault="000537B8" w:rsidP="00707EFE">
            <w:pPr>
              <w:pStyle w:val="TestCaseInfo"/>
              <w:rPr>
                <w:lang w:eastAsia="zh-CN"/>
              </w:rPr>
            </w:pPr>
            <w:r>
              <w:rPr>
                <w:lang w:eastAsia="zh-CN"/>
              </w:rPr>
              <w:t>p</w:t>
            </w:r>
            <w:r w:rsidR="00AF3506">
              <w:rPr>
                <w:lang w:eastAsia="zh-CN"/>
              </w:rPr>
              <w:t>erfNotificationType</w:t>
            </w:r>
            <w:r w:rsidR="00921758" w:rsidRPr="008D33D8">
              <w:rPr>
                <w:lang w:eastAsia="zh-CN"/>
              </w:rPr>
              <w:t xml:space="preserve"> or ANY</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05F87" w:rsidRPr="008D33D8" w:rsidRDefault="00205F87" w:rsidP="00205F87">
            <w:pPr>
              <w:pStyle w:val="TestCaseInfo"/>
            </w:pPr>
            <w:r w:rsidRPr="008D33D8">
              <w:rPr>
                <w:lang w:eastAsia="zh-CN"/>
              </w:rPr>
              <w:t xml:space="preserve">List of performance notifications </w:t>
            </w:r>
            <w:r w:rsidR="00011F87">
              <w:rPr>
                <w:lang w:eastAsia="zh-CN"/>
              </w:rPr>
              <w:t>subscriptions</w:t>
            </w:r>
          </w:p>
          <w:p w:rsidR="00205F87" w:rsidRPr="008D33D8" w:rsidRDefault="005E480F" w:rsidP="00205F87">
            <w:pPr>
              <w:pStyle w:val="TestCaseInfo"/>
              <w:numPr>
                <w:ilvl w:val="0"/>
                <w:numId w:val="165"/>
              </w:numPr>
            </w:pPr>
            <w:r w:rsidRPr="00022770">
              <w:t>vnf</w:t>
            </w:r>
            <w:r>
              <w:t>InstanceID</w:t>
            </w:r>
          </w:p>
          <w:p w:rsidR="001E7953" w:rsidRDefault="00781CED" w:rsidP="00205F87">
            <w:pPr>
              <w:pStyle w:val="TestCaseInfo"/>
              <w:numPr>
                <w:ilvl w:val="0"/>
                <w:numId w:val="165"/>
              </w:numPr>
            </w:pPr>
            <w:r>
              <w:rPr>
                <w:lang w:eastAsia="zh-CN"/>
              </w:rPr>
              <w:t>perfSubscriptionID</w:t>
            </w:r>
          </w:p>
          <w:p w:rsidR="001D690A" w:rsidRPr="008D33D8" w:rsidRDefault="000537B8" w:rsidP="00205F87">
            <w:pPr>
              <w:pStyle w:val="TestCaseInfo"/>
              <w:numPr>
                <w:ilvl w:val="0"/>
                <w:numId w:val="165"/>
              </w:numPr>
              <w:rPr>
                <w:lang w:eastAsia="zh-CN"/>
              </w:rPr>
            </w:pPr>
            <w:r>
              <w:rPr>
                <w:lang w:eastAsia="zh-CN"/>
              </w:rPr>
              <w:t>p</w:t>
            </w:r>
            <w:r w:rsidR="00AF3506">
              <w:rPr>
                <w:lang w:eastAsia="zh-CN"/>
              </w:rPr>
              <w:t>erfNotificationType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1D690A" w:rsidP="00167CF8">
            <w:pPr>
              <w:pStyle w:val="TestCaseInfo"/>
              <w:rPr>
                <w:lang w:eastAsia="zh-CN"/>
              </w:rPr>
            </w:pPr>
            <w:r>
              <w:rPr>
                <w:lang w:eastAsia="zh-CN"/>
              </w:rPr>
              <w:t xml:space="preserve">The command lists all </w:t>
            </w:r>
            <w:r w:rsidR="00011F87">
              <w:rPr>
                <w:lang w:eastAsia="zh-CN"/>
              </w:rPr>
              <w:t xml:space="preserve">subscriptions </w:t>
            </w:r>
            <w:r>
              <w:rPr>
                <w:lang w:eastAsia="zh-CN"/>
              </w:rPr>
              <w:t>f</w:t>
            </w:r>
            <w:r w:rsidR="00011F87">
              <w:rPr>
                <w:lang w:eastAsia="zh-CN"/>
              </w:rPr>
              <w:t>or</w:t>
            </w:r>
            <w:r>
              <w:rPr>
                <w:lang w:eastAsia="zh-CN"/>
              </w:rPr>
              <w:t xml:space="preserve"> performance </w:t>
            </w:r>
            <w:r w:rsidR="00205F87">
              <w:rPr>
                <w:lang w:eastAsia="zh-CN"/>
              </w:rPr>
              <w:t>n</w:t>
            </w:r>
            <w:r w:rsidR="00015E9C">
              <w:rPr>
                <w:lang w:eastAsia="zh-CN"/>
              </w:rPr>
              <w:t>otifications</w:t>
            </w:r>
            <w:r w:rsidR="00A22C4E">
              <w:rPr>
                <w:lang w:eastAsia="zh-CN"/>
              </w:rPr>
              <w:t xml:space="preserve"> matching the filter</w:t>
            </w:r>
            <w:r w:rsidR="00453C89">
              <w:rPr>
                <w:lang w:eastAsia="zh-CN"/>
              </w:rPr>
              <w:t>.</w:t>
            </w:r>
          </w:p>
        </w:tc>
      </w:tr>
      <w:bookmarkEnd w:id="8215"/>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pPr>
              <w:pStyle w:val="Function"/>
            </w:pPr>
            <w:bookmarkStart w:id="8216" w:name="_Toc477275764"/>
            <w:r>
              <w:t xml:space="preserve">Function: </w:t>
            </w:r>
            <w:r w:rsidR="00ED4205">
              <w:t>VNFM.</w:t>
            </w:r>
            <w:r w:rsidR="00CA4FD6" w:rsidRPr="00CA4FD6">
              <w:t>Performance.</w:t>
            </w:r>
            <w:r w:rsidR="001E7953">
              <w:t>Subscribe</w:t>
            </w:r>
            <w:r w:rsidR="00CA4FD6" w:rsidRPr="00CA4FD6">
              <w:t>PerformanceNotification</w:t>
            </w:r>
            <w:r>
              <w:t>()</w:t>
            </w:r>
            <w:bookmarkEnd w:id="8216"/>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8D33D8" w:rsidRDefault="005E480F" w:rsidP="008D33D8">
            <w:pPr>
              <w:pStyle w:val="TestCaseDescription"/>
              <w:rPr>
                <w:b w:val="0"/>
                <w:i w:val="0"/>
                <w:color w:val="45525A" w:themeColor="text1"/>
                <w:sz w:val="22"/>
                <w:szCs w:val="22"/>
              </w:rPr>
            </w:pPr>
            <w:r w:rsidRPr="005E480F">
              <w:rPr>
                <w:b w:val="0"/>
                <w:i w:val="0"/>
                <w:color w:val="45525A" w:themeColor="text1"/>
                <w:sz w:val="22"/>
                <w:szCs w:val="22"/>
              </w:rPr>
              <w:t>vnfInstanceID</w:t>
            </w:r>
          </w:p>
          <w:p w:rsidR="008D33D8" w:rsidRDefault="000537B8" w:rsidP="008D33D8">
            <w:pPr>
              <w:pStyle w:val="TestCaseDescription"/>
              <w:rPr>
                <w:b w:val="0"/>
                <w:i w:val="0"/>
                <w:color w:val="45525A" w:themeColor="text1"/>
                <w:sz w:val="22"/>
                <w:szCs w:val="22"/>
              </w:rPr>
            </w:pPr>
            <w:r>
              <w:rPr>
                <w:b w:val="0"/>
                <w:i w:val="0"/>
                <w:color w:val="45525A" w:themeColor="text1"/>
                <w:sz w:val="22"/>
                <w:szCs w:val="22"/>
              </w:rPr>
              <w:t>p</w:t>
            </w:r>
            <w:r w:rsidR="00AF3506">
              <w:rPr>
                <w:b w:val="0"/>
                <w:i w:val="0"/>
                <w:color w:val="45525A" w:themeColor="text1"/>
                <w:sz w:val="22"/>
                <w:szCs w:val="22"/>
              </w:rPr>
              <w:t>erfNotificationType</w:t>
            </w:r>
          </w:p>
          <w:p w:rsidR="008D33D8" w:rsidRDefault="008D33D8" w:rsidP="00707EFE">
            <w:pPr>
              <w:pStyle w:val="TestCaseDescription"/>
              <w:numPr>
                <w:ilvl w:val="0"/>
                <w:numId w:val="211"/>
              </w:numPr>
              <w:rPr>
                <w:b w:val="0"/>
                <w:i w:val="0"/>
                <w:color w:val="45525A" w:themeColor="text1"/>
                <w:sz w:val="22"/>
                <w:szCs w:val="22"/>
              </w:rPr>
            </w:pPr>
            <w:r w:rsidRPr="00707EFE">
              <w:rPr>
                <w:b w:val="0"/>
                <w:i w:val="0"/>
                <w:color w:val="45525A" w:themeColor="text1"/>
                <w:sz w:val="22"/>
                <w:szCs w:val="22"/>
              </w:rPr>
              <w:t>performance data notification</w:t>
            </w:r>
          </w:p>
          <w:p w:rsidR="009F2D87" w:rsidRDefault="009F2D87" w:rsidP="00707EFE">
            <w:pPr>
              <w:pStyle w:val="TestCaseDescription"/>
              <w:numPr>
                <w:ilvl w:val="0"/>
                <w:numId w:val="211"/>
              </w:numPr>
              <w:rPr>
                <w:b w:val="0"/>
                <w:i w:val="0"/>
                <w:color w:val="45525A" w:themeColor="text1"/>
                <w:sz w:val="22"/>
                <w:szCs w:val="22"/>
              </w:rPr>
            </w:pPr>
            <w:r>
              <w:rPr>
                <w:b w:val="0"/>
                <w:i w:val="0"/>
                <w:color w:val="45525A" w:themeColor="text1"/>
                <w:sz w:val="22"/>
                <w:szCs w:val="22"/>
              </w:rPr>
              <w:t>performance threshold notification</w:t>
            </w:r>
          </w:p>
          <w:p w:rsidR="009F2D87" w:rsidRPr="008D33D8" w:rsidRDefault="009F2D87">
            <w:pPr>
              <w:pStyle w:val="TestCaseInfo"/>
              <w:rPr>
                <w:lang w:eastAsia="zh-CN"/>
              </w:rPr>
            </w:pP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Pr="008D33D8" w:rsidRDefault="00781CED" w:rsidP="00E7531B">
            <w:pPr>
              <w:pStyle w:val="TestCaseInfo"/>
              <w:rPr>
                <w:lang w:eastAsia="zh-CN"/>
              </w:rPr>
            </w:pPr>
            <w:r>
              <w:rPr>
                <w:lang w:eastAsia="zh-CN"/>
              </w:rPr>
              <w:t>perfSubscriptionID</w:t>
            </w:r>
            <w:r w:rsidR="00BD0ECF" w:rsidRPr="008D33D8">
              <w:rPr>
                <w:lang w:eastAsia="zh-CN"/>
              </w:rPr>
              <w:tab/>
              <w:t>Successfully registered</w:t>
            </w:r>
          </w:p>
          <w:p w:rsidR="00BD0ECF" w:rsidRPr="008D33D8" w:rsidRDefault="00BD0ECF" w:rsidP="00E7531B">
            <w:pPr>
              <w:pStyle w:val="TestCaseInfo"/>
              <w:rPr>
                <w:lang w:eastAsia="zh-CN"/>
              </w:rPr>
            </w:pPr>
            <w:r w:rsidRPr="008D33D8">
              <w:rPr>
                <w:lang w:eastAsia="zh-CN"/>
              </w:rPr>
              <w:t>FALSE</w:t>
            </w:r>
            <w:r w:rsidRPr="008D33D8">
              <w:rPr>
                <w:lang w:eastAsia="zh-CN"/>
              </w:rPr>
              <w:tab/>
            </w:r>
            <w:r w:rsidRPr="008D33D8">
              <w:rPr>
                <w:lang w:eastAsia="zh-CN"/>
              </w:rPr>
              <w:tab/>
            </w:r>
            <w:r w:rsidRPr="008D33D8">
              <w:rPr>
                <w:lang w:eastAsia="zh-CN"/>
              </w:rPr>
              <w:tab/>
              <w:t>Error</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846385">
            <w:pPr>
              <w:pStyle w:val="TestCaseInfo"/>
              <w:rPr>
                <w:lang w:eastAsia="zh-CN"/>
              </w:rPr>
            </w:pPr>
            <w:r>
              <w:rPr>
                <w:lang w:eastAsia="zh-CN"/>
              </w:rPr>
              <w:t xml:space="preserve">The command </w:t>
            </w:r>
            <w:r w:rsidR="001E7953">
              <w:rPr>
                <w:lang w:eastAsia="zh-CN"/>
              </w:rPr>
              <w:t xml:space="preserve">subscribes </w:t>
            </w:r>
            <w:r>
              <w:rPr>
                <w:lang w:eastAsia="zh-CN"/>
              </w:rPr>
              <w:t>for performance data notification. The user need</w:t>
            </w:r>
            <w:r w:rsidR="00B0412D">
              <w:rPr>
                <w:lang w:eastAsia="zh-CN"/>
              </w:rPr>
              <w:t>s</w:t>
            </w:r>
            <w:r>
              <w:rPr>
                <w:lang w:eastAsia="zh-CN"/>
              </w:rPr>
              <w:t xml:space="preserve"> to provide information to specify the type of</w:t>
            </w:r>
            <w:r w:rsidR="004D2FFF">
              <w:rPr>
                <w:lang w:eastAsia="zh-CN"/>
              </w:rPr>
              <w:t xml:space="preserve"> notification</w:t>
            </w:r>
            <w:r>
              <w:rPr>
                <w:lang w:eastAsia="zh-CN"/>
              </w:rPr>
              <w:t>.</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pPr>
              <w:pStyle w:val="Function"/>
            </w:pPr>
            <w:bookmarkStart w:id="8217" w:name="_Toc477275765"/>
            <w:r>
              <w:t xml:space="preserve">Function: </w:t>
            </w:r>
            <w:r w:rsidR="00ED4205">
              <w:t>VNFM.</w:t>
            </w:r>
            <w:r w:rsidR="00CA4FD6" w:rsidRPr="00CA4FD6">
              <w:t>Performance.</w:t>
            </w:r>
            <w:r w:rsidR="001E7953">
              <w:t>Unsubscribe</w:t>
            </w:r>
            <w:r w:rsidR="00CA4FD6" w:rsidRPr="00CA4FD6">
              <w:t>PerformanceNotification</w:t>
            </w:r>
            <w:r>
              <w:t>()</w:t>
            </w:r>
            <w:bookmarkEnd w:id="8217"/>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63FFC" w:rsidRPr="008D33D8" w:rsidRDefault="005E480F" w:rsidP="00E7531B">
            <w:pPr>
              <w:pStyle w:val="TestCaseInfo"/>
              <w:rPr>
                <w:lang w:eastAsia="zh-CN"/>
              </w:rPr>
            </w:pPr>
            <w:r w:rsidRPr="00022770">
              <w:t>vnf</w:t>
            </w:r>
            <w:r>
              <w:t>InstanceID</w:t>
            </w:r>
          </w:p>
          <w:p w:rsidR="00292340" w:rsidRPr="008D33D8" w:rsidRDefault="00781CED" w:rsidP="00E7531B">
            <w:pPr>
              <w:pStyle w:val="TestCaseInfo"/>
              <w:rPr>
                <w:lang w:eastAsia="zh-CN"/>
              </w:rPr>
            </w:pPr>
            <w:r>
              <w:rPr>
                <w:lang w:eastAsia="zh-CN"/>
              </w:rPr>
              <w:t>perfSubscriptionID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846385" w:rsidP="00E7531B">
            <w:pPr>
              <w:pStyle w:val="TestCaseInfo"/>
              <w:rPr>
                <w:lang w:eastAsia="zh-CN"/>
              </w:rPr>
            </w:pPr>
            <w:r>
              <w:rPr>
                <w:lang w:eastAsia="zh-CN"/>
              </w:rPr>
              <w:t>TRUE</w:t>
            </w:r>
            <w:r>
              <w:rPr>
                <w:lang w:eastAsia="zh-CN"/>
              </w:rPr>
              <w:tab/>
            </w:r>
            <w:r>
              <w:rPr>
                <w:lang w:eastAsia="zh-CN"/>
              </w:rPr>
              <w:tab/>
              <w:t xml:space="preserve">Successful </w:t>
            </w:r>
            <w:r w:rsidR="00324BC5">
              <w:rPr>
                <w:lang w:eastAsia="zh-CN"/>
              </w:rPr>
              <w:t>unsubscribe</w:t>
            </w:r>
          </w:p>
          <w:p w:rsidR="00846385" w:rsidRDefault="00846385" w:rsidP="00E7531B">
            <w:pPr>
              <w:pStyle w:val="TestCaseInfo"/>
              <w:rPr>
                <w:lang w:eastAsia="zh-CN"/>
              </w:rPr>
            </w:pPr>
            <w:r>
              <w:rPr>
                <w:lang w:eastAsia="zh-CN"/>
              </w:rPr>
              <w:t>FALSE</w:t>
            </w:r>
            <w:r>
              <w:rPr>
                <w:lang w:eastAsia="zh-CN"/>
              </w:rPr>
              <w:tab/>
            </w:r>
            <w:r>
              <w:rPr>
                <w:lang w:eastAsia="zh-CN"/>
              </w:rPr>
              <w:tab/>
              <w:t>Error</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1F504E">
            <w:pPr>
              <w:pStyle w:val="TestCaseInfo"/>
              <w:rPr>
                <w:lang w:eastAsia="zh-CN"/>
              </w:rPr>
            </w:pPr>
            <w:r>
              <w:rPr>
                <w:lang w:eastAsia="zh-CN"/>
              </w:rPr>
              <w:t xml:space="preserve">The command </w:t>
            </w:r>
            <w:r w:rsidR="001E7953">
              <w:rPr>
                <w:lang w:eastAsia="zh-CN"/>
              </w:rPr>
              <w:t>unsubscribes</w:t>
            </w:r>
            <w:r>
              <w:rPr>
                <w:lang w:eastAsia="zh-CN"/>
              </w:rPr>
              <w:t xml:space="preserve"> the performance notification with the given ID</w:t>
            </w:r>
            <w:bookmarkStart w:id="8218" w:name="ListPerformanceDataInformation11"/>
            <w:bookmarkEnd w:id="8218"/>
            <w:r>
              <w:rPr>
                <w:lang w:eastAsia="zh-CN"/>
              </w:rPr>
              <w:t>.</w:t>
            </w:r>
          </w:p>
        </w:tc>
      </w:tr>
    </w:tbl>
    <w:p w:rsidR="00292340" w:rsidRDefault="00292340"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219" w:name="_Toc477275766"/>
            <w:r>
              <w:t xml:space="preserve">Function: </w:t>
            </w:r>
            <w:r w:rsidR="00ED4205">
              <w:t>VNFM.</w:t>
            </w:r>
            <w:r w:rsidR="00CA4FD6" w:rsidRPr="00CA4FD6">
              <w:t>Performance.ListPerformanceDataInformation</w:t>
            </w:r>
            <w:r>
              <w:t>()</w:t>
            </w:r>
            <w:bookmarkEnd w:id="8219"/>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8220" w:name="ListPerformanceDataInformation"/>
            <w:r>
              <w:lastRenderedPageBreak/>
              <w:t>Input:</w:t>
            </w:r>
          </w:p>
        </w:tc>
        <w:tc>
          <w:tcPr>
            <w:tcW w:w="7979" w:type="dxa"/>
            <w:tcBorders>
              <w:top w:val="single" w:sz="2" w:space="0" w:color="auto"/>
              <w:left w:val="single" w:sz="2" w:space="0" w:color="auto"/>
              <w:bottom w:val="single" w:sz="2" w:space="0" w:color="auto"/>
              <w:right w:val="single" w:sz="2" w:space="0" w:color="auto"/>
            </w:tcBorders>
          </w:tcPr>
          <w:p w:rsidR="00963FFC" w:rsidRPr="008D33D8" w:rsidRDefault="00963FFC" w:rsidP="00E7531B">
            <w:pPr>
              <w:pStyle w:val="TestCaseInfo"/>
              <w:rPr>
                <w:lang w:eastAsia="zh-CN"/>
              </w:rPr>
            </w:pPr>
            <w:r w:rsidRPr="00707EFE">
              <w:t>vnfRecord</w:t>
            </w:r>
          </w:p>
          <w:p w:rsidR="00292340" w:rsidRPr="008D33D8" w:rsidRDefault="00DE6174">
            <w:pPr>
              <w:pStyle w:val="TestCaseInfo"/>
              <w:rPr>
                <w:lang w:eastAsia="zh-CN"/>
              </w:rPr>
            </w:pPr>
            <w:r>
              <w:rPr>
                <w:lang w:eastAsia="zh-CN"/>
              </w:rPr>
              <w:t>pmJobID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C4D99" w:rsidRDefault="000C4D99" w:rsidP="000C4D99">
            <w:pPr>
              <w:pStyle w:val="TestCaseInfo"/>
            </w:pPr>
            <w:r>
              <w:rPr>
                <w:lang w:eastAsia="zh-CN"/>
              </w:rPr>
              <w:t>List of performance reports:</w:t>
            </w:r>
          </w:p>
          <w:p w:rsidR="000C4D99" w:rsidRDefault="000C4D99" w:rsidP="000C4D99">
            <w:pPr>
              <w:pStyle w:val="TestCaseInfo"/>
              <w:numPr>
                <w:ilvl w:val="0"/>
                <w:numId w:val="209"/>
              </w:numPr>
            </w:pPr>
            <w:r>
              <w:rPr>
                <w:lang w:eastAsia="zh-CN"/>
              </w:rPr>
              <w:t>vnfType</w:t>
            </w:r>
          </w:p>
          <w:p w:rsidR="000C4D99" w:rsidRDefault="000C4D99" w:rsidP="000C4D99">
            <w:pPr>
              <w:pStyle w:val="TestCaseInfo"/>
              <w:numPr>
                <w:ilvl w:val="0"/>
                <w:numId w:val="209"/>
              </w:numPr>
            </w:pPr>
            <w:r>
              <w:rPr>
                <w:lang w:eastAsia="zh-CN"/>
              </w:rPr>
              <w:t>vnfID</w:t>
            </w:r>
          </w:p>
          <w:p w:rsidR="000C4D99" w:rsidRDefault="000C4D99" w:rsidP="000C4D99">
            <w:pPr>
              <w:pStyle w:val="TestCaseInfo"/>
              <w:numPr>
                <w:ilvl w:val="0"/>
                <w:numId w:val="209"/>
              </w:numPr>
            </w:pPr>
            <w:r>
              <w:rPr>
                <w:lang w:eastAsia="zh-CN"/>
              </w:rPr>
              <w:t>metric name</w:t>
            </w:r>
          </w:p>
          <w:p w:rsidR="000C4D99" w:rsidRDefault="000C4D99" w:rsidP="000C4D99">
            <w:pPr>
              <w:pStyle w:val="TestCaseInfo"/>
              <w:numPr>
                <w:ilvl w:val="0"/>
                <w:numId w:val="209"/>
              </w:numPr>
            </w:pPr>
            <w:r>
              <w:rPr>
                <w:lang w:eastAsia="zh-CN"/>
              </w:rPr>
              <w:t>list of performance values:</w:t>
            </w:r>
          </w:p>
          <w:p w:rsidR="000C4D99" w:rsidRDefault="000C4D99" w:rsidP="000C4D99">
            <w:pPr>
              <w:pStyle w:val="TestCaseInfo"/>
              <w:numPr>
                <w:ilvl w:val="1"/>
                <w:numId w:val="209"/>
              </w:numPr>
            </w:pPr>
            <w:r>
              <w:rPr>
                <w:lang w:eastAsia="zh-CN"/>
              </w:rPr>
              <w:t>time stamp</w:t>
            </w:r>
          </w:p>
          <w:p w:rsidR="000C4D99" w:rsidRDefault="000C4D99" w:rsidP="00707EFE">
            <w:pPr>
              <w:pStyle w:val="TestCaseInfo"/>
              <w:numPr>
                <w:ilvl w:val="1"/>
                <w:numId w:val="209"/>
              </w:numPr>
              <w:rPr>
                <w:lang w:eastAsia="zh-CN"/>
              </w:rPr>
            </w:pPr>
            <w:r>
              <w:rPr>
                <w:lang w:eastAsia="zh-CN"/>
              </w:rPr>
              <w:t>value</w:t>
            </w:r>
          </w:p>
          <w:p w:rsidR="00292340" w:rsidRDefault="000C4D99" w:rsidP="00707EFE">
            <w:pPr>
              <w:pStyle w:val="TestCaseInfo"/>
              <w:numPr>
                <w:ilvl w:val="1"/>
                <w:numId w:val="209"/>
              </w:numPr>
              <w:rPr>
                <w:lang w:eastAsia="zh-CN"/>
              </w:rPr>
            </w:pPr>
            <w:r>
              <w:rPr>
                <w:lang w:eastAsia="zh-CN"/>
              </w:rPr>
              <w:t>unit</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0C4D99">
            <w:pPr>
              <w:pStyle w:val="TestCaseInfo"/>
              <w:rPr>
                <w:lang w:eastAsia="zh-CN"/>
              </w:rPr>
            </w:pPr>
            <w:r>
              <w:rPr>
                <w:lang w:eastAsia="zh-CN"/>
              </w:rPr>
              <w:t>The command retrieves the collected performance data information.</w:t>
            </w:r>
          </w:p>
        </w:tc>
      </w:tr>
      <w:bookmarkEnd w:id="8220"/>
    </w:tbl>
    <w:p w:rsidR="00292340" w:rsidRDefault="00292340" w:rsidP="00C35DDF"/>
    <w:p w:rsidR="00C35DDF" w:rsidRDefault="00C35DDF" w:rsidP="00C35DDF">
      <w:pPr>
        <w:pStyle w:val="Heading2"/>
      </w:pPr>
      <w:bookmarkStart w:id="8221" w:name="_Toc477880936"/>
      <w:r>
        <w:t>VNFD API Module</w:t>
      </w:r>
      <w:bookmarkEnd w:id="8221"/>
    </w:p>
    <w:p w:rsidR="00C35DDF" w:rsidRDefault="00F3163D" w:rsidP="00C35DDF">
      <w:r>
        <w:t>The VNFD API module is responsible to provide commands for the VNFD validation. This section requires additional work.</w:t>
      </w:r>
    </w:p>
    <w:p w:rsidR="00ED4205" w:rsidRDefault="00ED4205" w:rsidP="00C35DDF"/>
    <w:p w:rsidR="00ED4205" w:rsidRDefault="00ED4205"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8222" w:name="_Toc477275767"/>
            <w:r>
              <w:t>Function: ()</w:t>
            </w:r>
            <w:bookmarkEnd w:id="8222"/>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Pr="00D67489" w:rsidRDefault="00B94DE1" w:rsidP="009C528F">
            <w:pPr>
              <w:pStyle w:val="TestCaseInfo"/>
              <w:rPr>
                <w:lang w:eastAsia="zh-CN"/>
              </w:rPr>
            </w:pP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B94DE1" w:rsidP="009C528F">
            <w:pPr>
              <w:pStyle w:val="TestCaseInfo"/>
              <w:rPr>
                <w:lang w:eastAsia="zh-CN"/>
              </w:rPr>
            </w:pP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B94DE1" w:rsidP="009C528F">
            <w:pPr>
              <w:pStyle w:val="TestCaseInfo"/>
              <w:rPr>
                <w:lang w:eastAsia="zh-CN"/>
              </w:rPr>
            </w:pPr>
          </w:p>
        </w:tc>
      </w:tr>
    </w:tbl>
    <w:p w:rsidR="00B94DE1" w:rsidRDefault="00B94DE1" w:rsidP="00B94DE1"/>
    <w:p w:rsidR="00B94DE1" w:rsidRDefault="00B94DE1" w:rsidP="00C35DDF"/>
    <w:p w:rsidR="00C35DDF" w:rsidRDefault="00C35DDF" w:rsidP="00C35DDF">
      <w:pPr>
        <w:pStyle w:val="Heading2"/>
      </w:pPr>
      <w:bookmarkStart w:id="8223" w:name="_Toc477880937"/>
      <w:r>
        <w:t>VIM API Module</w:t>
      </w:r>
      <w:bookmarkEnd w:id="8223"/>
    </w:p>
    <w:p w:rsidR="00C35DDF" w:rsidRDefault="002A4F4F" w:rsidP="00C35DDF">
      <w:r>
        <w:t>T</w:t>
      </w:r>
      <w:r w:rsidR="00F3163D">
        <w:t xml:space="preserve">he VIM </w:t>
      </w:r>
      <w:r>
        <w:t>API module gives access to the VIM. Information, statistic information, notification registrations and states can be gathered and validated against the VNFM information.</w:t>
      </w:r>
    </w:p>
    <w:p w:rsidR="00F3163D" w:rsidRDefault="00F3163D" w:rsidP="00C35DDF"/>
    <w:p w:rsidR="00DD24DC" w:rsidRDefault="00DD24DC" w:rsidP="00DD24DC">
      <w:r>
        <w:t>Class VIM:</w:t>
      </w:r>
    </w:p>
    <w:p w:rsidR="00DD24DC" w:rsidRDefault="00DD24DC" w:rsidP="00DD24DC">
      <w:pPr>
        <w:ind w:left="720"/>
      </w:pPr>
      <w:r>
        <w:t>swImage.ListSwImage()</w:t>
      </w:r>
    </w:p>
    <w:p w:rsidR="00DD24DC" w:rsidRDefault="00DD24DC" w:rsidP="00DD24DC">
      <w:pPr>
        <w:ind w:left="720"/>
      </w:pPr>
      <w:r>
        <w:t>swImage.Installation()</w:t>
      </w:r>
    </w:p>
    <w:p w:rsidR="00DD24DC" w:rsidRDefault="00DD24DC" w:rsidP="00DD24DC">
      <w:pPr>
        <w:ind w:left="720"/>
      </w:pPr>
      <w:r>
        <w:t>swImage.Deletion()</w:t>
      </w:r>
    </w:p>
    <w:p w:rsidR="00DD24DC" w:rsidRDefault="00DD24DC" w:rsidP="00C5031A">
      <w:pPr>
        <w:ind w:left="720"/>
      </w:pPr>
      <w:r>
        <w:t>AddvResourceCapability()</w:t>
      </w:r>
    </w:p>
    <w:p w:rsidR="00DD24DC" w:rsidRDefault="00DD24DC" w:rsidP="00DD24DC">
      <w:pPr>
        <w:ind w:left="720"/>
      </w:pPr>
      <w:r>
        <w:t>RemovevResourceCapability()</w:t>
      </w:r>
    </w:p>
    <w:p w:rsidR="00DD24DC" w:rsidRDefault="00DD24DC" w:rsidP="00DD24DC">
      <w:pPr>
        <w:ind w:left="720"/>
      </w:pPr>
      <w:r>
        <w:t>Snapshot.GetComputeImageList()</w:t>
      </w:r>
    </w:p>
    <w:p w:rsidR="00DD24DC" w:rsidRDefault="00DD24DC" w:rsidP="00DD24DC">
      <w:pPr>
        <w:ind w:left="720"/>
      </w:pPr>
      <w:r>
        <w:t>Snapshot.DeleteComputeImage()</w:t>
      </w:r>
    </w:p>
    <w:p w:rsidR="00DD24DC" w:rsidRDefault="00DD24DC" w:rsidP="00DD24DC">
      <w:pPr>
        <w:ind w:left="720"/>
      </w:pPr>
      <w:r>
        <w:t>Snapshot.GetStorageImageList()</w:t>
      </w:r>
    </w:p>
    <w:p w:rsidR="00DD24DC" w:rsidRDefault="00DD24DC" w:rsidP="00DD24DC">
      <w:pPr>
        <w:ind w:left="720"/>
      </w:pPr>
      <w:r>
        <w:t>Snapshot.DeleteStorageImage()</w:t>
      </w:r>
    </w:p>
    <w:p w:rsidR="00DD24DC" w:rsidRDefault="00DD24DC" w:rsidP="00C5031A">
      <w:pPr>
        <w:ind w:left="720"/>
      </w:pPr>
      <w:r>
        <w:t>ReduceNFVIvResource</w:t>
      </w:r>
      <w:r w:rsidR="00C5031A">
        <w:t>()</w:t>
      </w:r>
    </w:p>
    <w:p w:rsidR="00DD24DC" w:rsidRDefault="00C5031A" w:rsidP="00C5031A">
      <w:pPr>
        <w:ind w:left="720"/>
      </w:pPr>
      <w:r>
        <w:t>Fault.</w:t>
      </w:r>
      <w:r w:rsidR="00DD24DC">
        <w:t>ListFaultNotificationRegistration</w:t>
      </w:r>
      <w:r>
        <w:t>()</w:t>
      </w:r>
    </w:p>
    <w:p w:rsidR="00DD24DC" w:rsidRDefault="00C5031A" w:rsidP="00C5031A">
      <w:pPr>
        <w:ind w:left="720"/>
      </w:pPr>
      <w:r>
        <w:t>Fault.</w:t>
      </w:r>
      <w:r w:rsidR="00DD24DC">
        <w:t>ListFaultNotificationInformation</w:t>
      </w:r>
      <w:r>
        <w:t>()</w:t>
      </w:r>
    </w:p>
    <w:p w:rsidR="00DD24DC" w:rsidRDefault="00C5031A" w:rsidP="00C5031A">
      <w:pPr>
        <w:ind w:left="720"/>
      </w:pPr>
      <w:r>
        <w:t>Fault.</w:t>
      </w:r>
      <w:r w:rsidR="00DD24DC">
        <w:t>VNF</w:t>
      </w:r>
      <w:r>
        <w:t>F</w:t>
      </w:r>
      <w:r w:rsidR="00DD24DC">
        <w:t>ault</w:t>
      </w:r>
      <w:r>
        <w:t>I</w:t>
      </w:r>
      <w:r w:rsidR="00DD24DC">
        <w:t>njection</w:t>
      </w:r>
      <w:r>
        <w:t>()</w:t>
      </w:r>
    </w:p>
    <w:p w:rsidR="00DD24DC" w:rsidRDefault="00DD24DC" w:rsidP="00C5031A">
      <w:pPr>
        <w:ind w:left="720"/>
      </w:pPr>
      <w:r>
        <w:t>Performance</w:t>
      </w:r>
      <w:r w:rsidR="00C5031A">
        <w:t>.ListPerformanceNotification</w:t>
      </w:r>
      <w:r>
        <w:t>Registration</w:t>
      </w:r>
      <w:r w:rsidR="00C5031A">
        <w:t>()</w:t>
      </w:r>
    </w:p>
    <w:p w:rsidR="00ED4205" w:rsidRDefault="00C5031A" w:rsidP="00C5031A">
      <w:pPr>
        <w:ind w:left="720"/>
      </w:pPr>
      <w:r>
        <w:t>Performance.</w:t>
      </w:r>
      <w:r w:rsidR="00F747C2">
        <w:t>ListPerformanceDataInformation</w:t>
      </w:r>
      <w:r>
        <w:t>()</w:t>
      </w:r>
    </w:p>
    <w:p w:rsidR="00ED4205" w:rsidRDefault="00ED4205" w:rsidP="00C35DDF"/>
    <w:p w:rsidR="00F747C2" w:rsidRDefault="00F747C2" w:rsidP="00C35DDF">
      <w:r>
        <w:t>The words “Cross Reference” mean that a similar VNF command exists and the same command information have been copied here at this location.</w:t>
      </w:r>
    </w:p>
    <w:p w:rsidR="00F747C2" w:rsidRDefault="00F747C2"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B94DE1" w:rsidTr="009C528F">
        <w:tc>
          <w:tcPr>
            <w:tcW w:w="9330" w:type="dxa"/>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8224" w:name="_Toc477275768"/>
            <w:r>
              <w:lastRenderedPageBreak/>
              <w:t xml:space="preserve">Function: </w:t>
            </w:r>
            <w:r w:rsidR="00E7531B">
              <w:t>VIM.</w:t>
            </w:r>
            <w:r w:rsidR="00C5031A" w:rsidRPr="00C5031A">
              <w:t>swImage.ListSwImage</w:t>
            </w:r>
            <w:r>
              <w:t>()</w:t>
            </w:r>
            <w:bookmarkEnd w:id="8224"/>
          </w:p>
        </w:tc>
      </w:tr>
    </w:tbl>
    <w:p w:rsidR="00B40BBD" w:rsidRDefault="00692870" w:rsidP="00B94DE1">
      <w:pPr>
        <w:rPr>
          <w:rFonts w:asciiTheme="minorHAnsi" w:hAnsiTheme="minorHAnsi" w:cstheme="minorBidi"/>
        </w:rPr>
      </w:pPr>
      <w:r>
        <w:t>Cross Reference:</w:t>
      </w:r>
      <w:r>
        <w:fldChar w:fldCharType="begin"/>
      </w:r>
      <w:r>
        <w:instrText xml:space="preserve"> REF swImage_ListSwImage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40BBD" w:rsidTr="009C528F">
        <w:trPr>
          <w:trHeight w:val="247"/>
          <w:ins w:id="8225"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9C528F">
            <w:pPr>
              <w:pStyle w:val="TestCaseDescription"/>
              <w:rPr>
                <w:ins w:id="8226" w:author="Seggelke, Klaus" w:date="2017-03-21T14:44:00Z"/>
              </w:rPr>
            </w:pPr>
            <w:ins w:id="8227" w:author="Seggelke, Klaus" w:date="2017-03-21T14:44:00Z">
              <w:r>
                <w:t>Input:</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9C528F">
            <w:pPr>
              <w:pStyle w:val="TestCaseInfo"/>
              <w:rPr>
                <w:ins w:id="8228" w:author="Seggelke, Klaus" w:date="2017-03-21T14:44:00Z"/>
                <w:lang w:eastAsia="zh-CN"/>
              </w:rPr>
            </w:pPr>
            <w:ins w:id="8229" w:author="Seggelke, Klaus" w:date="2017-03-21T14:44:00Z">
              <w:r>
                <w:rPr>
                  <w:lang w:eastAsia="zh-CN"/>
                </w:rPr>
                <w:t>Filter Parameter:</w:t>
              </w:r>
            </w:ins>
          </w:p>
          <w:p w:rsidR="00B40BBD" w:rsidRDefault="00B40BBD" w:rsidP="00FD6C0C">
            <w:pPr>
              <w:pStyle w:val="TestCaseInfo"/>
              <w:numPr>
                <w:ilvl w:val="0"/>
                <w:numId w:val="138"/>
              </w:numPr>
              <w:rPr>
                <w:ins w:id="8230" w:author="Seggelke, Klaus" w:date="2017-03-21T14:44:00Z"/>
                <w:lang w:eastAsia="zh-CN"/>
              </w:rPr>
            </w:pPr>
            <w:ins w:id="8231" w:author="Seggelke, Klaus" w:date="2017-03-21T14:44:00Z">
              <w:r>
                <w:rPr>
                  <w:lang w:eastAsia="zh-CN"/>
                </w:rPr>
                <w:t>ComputeImageID</w:t>
              </w:r>
            </w:ins>
          </w:p>
          <w:p w:rsidR="00B40BBD" w:rsidRDefault="00B40BBD" w:rsidP="00FD6C0C">
            <w:pPr>
              <w:pStyle w:val="TestCaseInfo"/>
              <w:numPr>
                <w:ilvl w:val="0"/>
                <w:numId w:val="138"/>
              </w:numPr>
              <w:rPr>
                <w:ins w:id="8232" w:author="Seggelke, Klaus" w:date="2017-03-21T14:44:00Z"/>
                <w:lang w:eastAsia="zh-CN"/>
              </w:rPr>
            </w:pPr>
            <w:ins w:id="8233" w:author="Seggelke, Klaus" w:date="2017-03-21T14:44:00Z">
              <w:r>
                <w:rPr>
                  <w:lang w:eastAsia="zh-CN"/>
                </w:rPr>
                <w:t>Name</w:t>
              </w:r>
            </w:ins>
          </w:p>
          <w:p w:rsidR="00B40BBD" w:rsidRDefault="00B40BBD" w:rsidP="00FD6C0C">
            <w:pPr>
              <w:pStyle w:val="TestCaseInfo"/>
              <w:numPr>
                <w:ilvl w:val="0"/>
                <w:numId w:val="138"/>
              </w:numPr>
              <w:rPr>
                <w:ins w:id="8234" w:author="Seggelke, Klaus" w:date="2017-03-21T14:44:00Z"/>
                <w:lang w:eastAsia="zh-CN"/>
              </w:rPr>
            </w:pPr>
            <w:ins w:id="8235" w:author="Seggelke, Klaus" w:date="2017-03-21T14:44:00Z">
              <w:r>
                <w:rPr>
                  <w:lang w:eastAsia="zh-CN"/>
                </w:rPr>
                <w:t>Provider</w:t>
              </w:r>
            </w:ins>
          </w:p>
          <w:p w:rsidR="00B40BBD" w:rsidRDefault="00B40BBD" w:rsidP="00FD6C0C">
            <w:pPr>
              <w:pStyle w:val="TestCaseInfo"/>
              <w:numPr>
                <w:ilvl w:val="0"/>
                <w:numId w:val="138"/>
              </w:numPr>
              <w:rPr>
                <w:ins w:id="8236" w:author="Seggelke, Klaus" w:date="2017-03-21T14:44:00Z"/>
                <w:lang w:eastAsia="zh-CN"/>
              </w:rPr>
            </w:pPr>
            <w:ins w:id="8237" w:author="Seggelke, Klaus" w:date="2017-03-21T14:44:00Z">
              <w:r>
                <w:rPr>
                  <w:lang w:eastAsia="zh-CN"/>
                </w:rPr>
                <w:t>Version</w:t>
              </w:r>
            </w:ins>
          </w:p>
          <w:p w:rsidR="00B40BBD" w:rsidRDefault="00B40BBD" w:rsidP="00FD6C0C">
            <w:pPr>
              <w:pStyle w:val="TestCaseInfo"/>
              <w:numPr>
                <w:ilvl w:val="0"/>
                <w:numId w:val="138"/>
              </w:numPr>
              <w:rPr>
                <w:ins w:id="8238" w:author="Seggelke, Klaus" w:date="2017-03-21T14:44:00Z"/>
                <w:lang w:eastAsia="zh-CN"/>
              </w:rPr>
            </w:pPr>
            <w:ins w:id="8239" w:author="Seggelke, Klaus" w:date="2017-03-21T14:44:00Z">
              <w:r>
                <w:rPr>
                  <w:lang w:eastAsia="zh-CN"/>
                </w:rPr>
                <w:t>checksum</w:t>
              </w:r>
            </w:ins>
          </w:p>
          <w:p w:rsidR="00B40BBD" w:rsidRDefault="00B40BBD" w:rsidP="00FD6C0C">
            <w:pPr>
              <w:pStyle w:val="TestCaseInfo"/>
              <w:numPr>
                <w:ilvl w:val="0"/>
                <w:numId w:val="138"/>
              </w:numPr>
              <w:rPr>
                <w:ins w:id="8240" w:author="Seggelke, Klaus" w:date="2017-03-21T14:44:00Z"/>
                <w:lang w:eastAsia="zh-CN"/>
              </w:rPr>
            </w:pPr>
            <w:ins w:id="8241" w:author="Seggelke, Klaus" w:date="2017-03-21T14:44:00Z">
              <w:r>
                <w:rPr>
                  <w:lang w:eastAsia="zh-CN"/>
                </w:rPr>
                <w:t>Container Format</w:t>
              </w:r>
            </w:ins>
          </w:p>
          <w:p w:rsidR="00B40BBD" w:rsidRDefault="00B40BBD" w:rsidP="00FD6C0C">
            <w:pPr>
              <w:pStyle w:val="TestCaseInfo"/>
              <w:numPr>
                <w:ilvl w:val="0"/>
                <w:numId w:val="138"/>
              </w:numPr>
              <w:rPr>
                <w:ins w:id="8242" w:author="Seggelke, Klaus" w:date="2017-03-21T14:44:00Z"/>
                <w:lang w:eastAsia="zh-CN"/>
              </w:rPr>
            </w:pPr>
            <w:ins w:id="8243" w:author="Seggelke, Klaus" w:date="2017-03-21T14:44:00Z">
              <w:r>
                <w:rPr>
                  <w:lang w:eastAsia="zh-CN"/>
                </w:rPr>
                <w:t>Disk Format</w:t>
              </w:r>
            </w:ins>
          </w:p>
          <w:p w:rsidR="00B40BBD" w:rsidRDefault="00B40BBD" w:rsidP="00FD6C0C">
            <w:pPr>
              <w:pStyle w:val="TestCaseInfo"/>
              <w:numPr>
                <w:ilvl w:val="0"/>
                <w:numId w:val="138"/>
              </w:numPr>
              <w:rPr>
                <w:ins w:id="8244" w:author="Seggelke, Klaus" w:date="2017-03-21T14:44:00Z"/>
                <w:lang w:eastAsia="zh-CN"/>
              </w:rPr>
            </w:pPr>
            <w:ins w:id="8245" w:author="Seggelke, Klaus" w:date="2017-03-21T14:44:00Z">
              <w:r>
                <w:rPr>
                  <w:lang w:eastAsia="zh-CN"/>
                </w:rPr>
                <w:t>Create date</w:t>
              </w:r>
            </w:ins>
          </w:p>
          <w:p w:rsidR="00B40BBD" w:rsidRDefault="00B40BBD" w:rsidP="00FD6C0C">
            <w:pPr>
              <w:pStyle w:val="TestCaseInfo"/>
              <w:numPr>
                <w:ilvl w:val="0"/>
                <w:numId w:val="138"/>
              </w:numPr>
              <w:rPr>
                <w:ins w:id="8246" w:author="Seggelke, Klaus" w:date="2017-03-21T14:44:00Z"/>
                <w:lang w:eastAsia="zh-CN"/>
              </w:rPr>
            </w:pPr>
            <w:ins w:id="8247" w:author="Seggelke, Klaus" w:date="2017-03-21T14:44:00Z">
              <w:r>
                <w:rPr>
                  <w:lang w:eastAsia="zh-CN"/>
                </w:rPr>
                <w:t>Update Date</w:t>
              </w:r>
            </w:ins>
          </w:p>
          <w:p w:rsidR="00B40BBD" w:rsidRDefault="00B40BBD" w:rsidP="00FD6C0C">
            <w:pPr>
              <w:pStyle w:val="TestCaseInfo"/>
              <w:numPr>
                <w:ilvl w:val="0"/>
                <w:numId w:val="138"/>
              </w:numPr>
              <w:rPr>
                <w:ins w:id="8248" w:author="Seggelke, Klaus" w:date="2017-03-21T14:44:00Z"/>
                <w:lang w:eastAsia="zh-CN"/>
              </w:rPr>
            </w:pPr>
            <w:ins w:id="8249" w:author="Seggelke, Klaus" w:date="2017-03-21T14:44:00Z">
              <w:r>
                <w:rPr>
                  <w:lang w:eastAsia="zh-CN"/>
                </w:rPr>
                <w:t>Size of the software</w:t>
              </w:r>
            </w:ins>
          </w:p>
          <w:p w:rsidR="00B40BBD" w:rsidRDefault="00B40BBD" w:rsidP="00FD6C0C">
            <w:pPr>
              <w:pStyle w:val="TestCaseInfo"/>
              <w:numPr>
                <w:ilvl w:val="0"/>
                <w:numId w:val="138"/>
              </w:numPr>
              <w:rPr>
                <w:ins w:id="8250" w:author="Seggelke, Klaus" w:date="2017-03-21T14:44:00Z"/>
                <w:lang w:eastAsia="zh-CN"/>
              </w:rPr>
            </w:pPr>
            <w:ins w:id="8251" w:author="Seggelke, Klaus" w:date="2017-03-21T14:44:00Z">
              <w:r>
                <w:rPr>
                  <w:lang w:eastAsia="zh-CN"/>
                </w:rPr>
                <w:t>Status of the software</w:t>
              </w:r>
            </w:ins>
          </w:p>
          <w:p w:rsidR="00B40BBD" w:rsidRDefault="00B40BBD" w:rsidP="00FD6C0C">
            <w:pPr>
              <w:pStyle w:val="TestCaseInfo"/>
              <w:numPr>
                <w:ilvl w:val="0"/>
                <w:numId w:val="138"/>
              </w:numPr>
              <w:rPr>
                <w:ins w:id="8252" w:author="Seggelke, Klaus" w:date="2017-03-21T14:44:00Z"/>
                <w:lang w:eastAsia="zh-CN"/>
              </w:rPr>
            </w:pPr>
            <w:ins w:id="8253" w:author="Seggelke, Klaus" w:date="2017-03-21T14:44:00Z">
              <w:r>
                <w:rPr>
                  <w:lang w:eastAsia="zh-CN"/>
                </w:rPr>
                <w:t>User defined meta Data</w:t>
              </w:r>
            </w:ins>
          </w:p>
          <w:p w:rsidR="00B40BBD" w:rsidRPr="00D67489" w:rsidRDefault="00B40BBD" w:rsidP="00802ED5">
            <w:pPr>
              <w:pStyle w:val="TestCaseInfo"/>
              <w:rPr>
                <w:ins w:id="8254" w:author="Seggelke, Klaus" w:date="2017-03-21T14:44:00Z"/>
                <w:lang w:eastAsia="zh-CN"/>
              </w:rPr>
            </w:pPr>
            <w:ins w:id="8255" w:author="Seggelke, Klaus" w:date="2017-03-21T14:44:00Z">
              <w:r>
                <w:rPr>
                  <w:lang w:eastAsia="zh-CN"/>
                </w:rPr>
                <w:t>If none is given, no filter should be applied</w:t>
              </w:r>
            </w:ins>
          </w:p>
        </w:tc>
      </w:tr>
      <w:tr w:rsidR="00B40BBD" w:rsidTr="009C528F">
        <w:trPr>
          <w:ins w:id="8256"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9C528F">
            <w:pPr>
              <w:pStyle w:val="TestCaseDescription"/>
              <w:rPr>
                <w:ins w:id="8257" w:author="Seggelke, Klaus" w:date="2017-03-21T14:44:00Z"/>
              </w:rPr>
            </w:pPr>
            <w:ins w:id="8258" w:author="Seggelke, Klaus" w:date="2017-03-21T14:44:00Z">
              <w:r>
                <w:t>Return</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802ED5">
            <w:pPr>
              <w:pStyle w:val="TestCaseInfo"/>
              <w:rPr>
                <w:ins w:id="8259" w:author="Seggelke, Klaus" w:date="2017-03-21T14:44:00Z"/>
                <w:lang w:eastAsia="zh-CN"/>
              </w:rPr>
            </w:pPr>
            <w:ins w:id="8260" w:author="Seggelke, Klaus" w:date="2017-03-21T14:44:00Z">
              <w:r>
                <w:rPr>
                  <w:lang w:eastAsia="zh-CN"/>
                </w:rPr>
                <w:t>List of Software Images with the following information per image:</w:t>
              </w:r>
            </w:ins>
          </w:p>
          <w:p w:rsidR="00B40BBD" w:rsidRDefault="00B40BBD" w:rsidP="00FD6C0C">
            <w:pPr>
              <w:pStyle w:val="TestCaseInfo"/>
              <w:numPr>
                <w:ilvl w:val="0"/>
                <w:numId w:val="138"/>
              </w:numPr>
              <w:rPr>
                <w:ins w:id="8261" w:author="Seggelke, Klaus" w:date="2017-03-21T14:44:00Z"/>
                <w:lang w:eastAsia="zh-CN"/>
              </w:rPr>
            </w:pPr>
            <w:ins w:id="8262" w:author="Seggelke, Klaus" w:date="2017-03-21T14:44:00Z">
              <w:r>
                <w:rPr>
                  <w:lang w:eastAsia="zh-CN"/>
                </w:rPr>
                <w:t>vnfPackageID</w:t>
              </w:r>
            </w:ins>
          </w:p>
          <w:p w:rsidR="00B40BBD" w:rsidRDefault="00B40BBD" w:rsidP="00FD6C0C">
            <w:pPr>
              <w:pStyle w:val="TestCaseInfo"/>
              <w:numPr>
                <w:ilvl w:val="0"/>
                <w:numId w:val="138"/>
              </w:numPr>
              <w:rPr>
                <w:ins w:id="8263" w:author="Seggelke, Klaus" w:date="2017-03-21T14:44:00Z"/>
                <w:lang w:eastAsia="zh-CN"/>
              </w:rPr>
            </w:pPr>
            <w:ins w:id="8264" w:author="Seggelke, Klaus" w:date="2017-03-21T14:44:00Z">
              <w:r>
                <w:rPr>
                  <w:lang w:eastAsia="zh-CN"/>
                </w:rPr>
                <w:t>Name</w:t>
              </w:r>
            </w:ins>
          </w:p>
          <w:p w:rsidR="00B40BBD" w:rsidRDefault="00B40BBD" w:rsidP="00FD6C0C">
            <w:pPr>
              <w:pStyle w:val="TestCaseInfo"/>
              <w:numPr>
                <w:ilvl w:val="0"/>
                <w:numId w:val="138"/>
              </w:numPr>
              <w:rPr>
                <w:ins w:id="8265" w:author="Seggelke, Klaus" w:date="2017-03-21T14:44:00Z"/>
                <w:lang w:eastAsia="zh-CN"/>
              </w:rPr>
            </w:pPr>
            <w:ins w:id="8266" w:author="Seggelke, Klaus" w:date="2017-03-21T14:44:00Z">
              <w:r>
                <w:rPr>
                  <w:lang w:eastAsia="zh-CN"/>
                </w:rPr>
                <w:t>Provider</w:t>
              </w:r>
            </w:ins>
          </w:p>
          <w:p w:rsidR="00B40BBD" w:rsidRDefault="00B40BBD" w:rsidP="00FD6C0C">
            <w:pPr>
              <w:pStyle w:val="TestCaseInfo"/>
              <w:numPr>
                <w:ilvl w:val="0"/>
                <w:numId w:val="138"/>
              </w:numPr>
              <w:rPr>
                <w:ins w:id="8267" w:author="Seggelke, Klaus" w:date="2017-03-21T14:44:00Z"/>
                <w:lang w:eastAsia="zh-CN"/>
              </w:rPr>
            </w:pPr>
            <w:ins w:id="8268" w:author="Seggelke, Klaus" w:date="2017-03-21T14:44:00Z">
              <w:r>
                <w:rPr>
                  <w:lang w:eastAsia="zh-CN"/>
                </w:rPr>
                <w:t>Version</w:t>
              </w:r>
            </w:ins>
          </w:p>
          <w:p w:rsidR="00B40BBD" w:rsidRDefault="00B40BBD" w:rsidP="00FD6C0C">
            <w:pPr>
              <w:pStyle w:val="TestCaseInfo"/>
              <w:numPr>
                <w:ilvl w:val="0"/>
                <w:numId w:val="138"/>
              </w:numPr>
              <w:rPr>
                <w:ins w:id="8269" w:author="Seggelke, Klaus" w:date="2017-03-21T14:44:00Z"/>
                <w:lang w:eastAsia="zh-CN"/>
              </w:rPr>
            </w:pPr>
            <w:ins w:id="8270" w:author="Seggelke, Klaus" w:date="2017-03-21T14:44:00Z">
              <w:r>
                <w:rPr>
                  <w:lang w:eastAsia="zh-CN"/>
                </w:rPr>
                <w:t>checksum</w:t>
              </w:r>
            </w:ins>
          </w:p>
          <w:p w:rsidR="00B40BBD" w:rsidRDefault="00B40BBD" w:rsidP="00FD6C0C">
            <w:pPr>
              <w:pStyle w:val="TestCaseInfo"/>
              <w:numPr>
                <w:ilvl w:val="0"/>
                <w:numId w:val="138"/>
              </w:numPr>
              <w:rPr>
                <w:ins w:id="8271" w:author="Seggelke, Klaus" w:date="2017-03-21T14:44:00Z"/>
                <w:lang w:eastAsia="zh-CN"/>
              </w:rPr>
            </w:pPr>
            <w:ins w:id="8272" w:author="Seggelke, Klaus" w:date="2017-03-21T14:44:00Z">
              <w:r>
                <w:rPr>
                  <w:lang w:eastAsia="zh-CN"/>
                </w:rPr>
                <w:t>Container Format</w:t>
              </w:r>
            </w:ins>
          </w:p>
          <w:p w:rsidR="00B40BBD" w:rsidRDefault="00B40BBD" w:rsidP="00FD6C0C">
            <w:pPr>
              <w:pStyle w:val="TestCaseInfo"/>
              <w:numPr>
                <w:ilvl w:val="0"/>
                <w:numId w:val="138"/>
              </w:numPr>
              <w:rPr>
                <w:ins w:id="8273" w:author="Seggelke, Klaus" w:date="2017-03-21T14:44:00Z"/>
                <w:lang w:eastAsia="zh-CN"/>
              </w:rPr>
            </w:pPr>
            <w:ins w:id="8274" w:author="Seggelke, Klaus" w:date="2017-03-21T14:44:00Z">
              <w:r>
                <w:rPr>
                  <w:lang w:eastAsia="zh-CN"/>
                </w:rPr>
                <w:t>Disk Format</w:t>
              </w:r>
            </w:ins>
          </w:p>
          <w:p w:rsidR="00B40BBD" w:rsidRDefault="00B40BBD" w:rsidP="00FD6C0C">
            <w:pPr>
              <w:pStyle w:val="TestCaseInfo"/>
              <w:numPr>
                <w:ilvl w:val="0"/>
                <w:numId w:val="138"/>
              </w:numPr>
              <w:rPr>
                <w:ins w:id="8275" w:author="Seggelke, Klaus" w:date="2017-03-21T14:44:00Z"/>
                <w:lang w:eastAsia="zh-CN"/>
              </w:rPr>
            </w:pPr>
            <w:ins w:id="8276" w:author="Seggelke, Klaus" w:date="2017-03-21T14:44:00Z">
              <w:r>
                <w:rPr>
                  <w:lang w:eastAsia="zh-CN"/>
                </w:rPr>
                <w:t>Create date</w:t>
              </w:r>
            </w:ins>
          </w:p>
          <w:p w:rsidR="00B40BBD" w:rsidRDefault="00B40BBD" w:rsidP="00FD6C0C">
            <w:pPr>
              <w:pStyle w:val="TestCaseInfo"/>
              <w:numPr>
                <w:ilvl w:val="0"/>
                <w:numId w:val="138"/>
              </w:numPr>
              <w:rPr>
                <w:ins w:id="8277" w:author="Seggelke, Klaus" w:date="2017-03-21T14:44:00Z"/>
                <w:lang w:eastAsia="zh-CN"/>
              </w:rPr>
            </w:pPr>
            <w:ins w:id="8278" w:author="Seggelke, Klaus" w:date="2017-03-21T14:44:00Z">
              <w:r>
                <w:rPr>
                  <w:lang w:eastAsia="zh-CN"/>
                </w:rPr>
                <w:t>Update Date</w:t>
              </w:r>
            </w:ins>
          </w:p>
          <w:p w:rsidR="00B40BBD" w:rsidRDefault="00B40BBD" w:rsidP="00FD6C0C">
            <w:pPr>
              <w:pStyle w:val="TestCaseInfo"/>
              <w:numPr>
                <w:ilvl w:val="0"/>
                <w:numId w:val="138"/>
              </w:numPr>
              <w:rPr>
                <w:ins w:id="8279" w:author="Seggelke, Klaus" w:date="2017-03-21T14:44:00Z"/>
                <w:lang w:eastAsia="zh-CN"/>
              </w:rPr>
            </w:pPr>
            <w:ins w:id="8280" w:author="Seggelke, Klaus" w:date="2017-03-21T14:44:00Z">
              <w:r>
                <w:rPr>
                  <w:lang w:eastAsia="zh-CN"/>
                </w:rPr>
                <w:t>Size of the software</w:t>
              </w:r>
            </w:ins>
          </w:p>
          <w:p w:rsidR="00B40BBD" w:rsidRDefault="00B40BBD" w:rsidP="00FD6C0C">
            <w:pPr>
              <w:pStyle w:val="TestCaseInfo"/>
              <w:numPr>
                <w:ilvl w:val="0"/>
                <w:numId w:val="138"/>
              </w:numPr>
              <w:rPr>
                <w:ins w:id="8281" w:author="Seggelke, Klaus" w:date="2017-03-21T14:44:00Z"/>
                <w:lang w:eastAsia="zh-CN"/>
              </w:rPr>
            </w:pPr>
            <w:ins w:id="8282" w:author="Seggelke, Klaus" w:date="2017-03-21T14:44:00Z">
              <w:r>
                <w:rPr>
                  <w:lang w:eastAsia="zh-CN"/>
                </w:rPr>
                <w:t>Status of the software</w:t>
              </w:r>
            </w:ins>
          </w:p>
          <w:p w:rsidR="00B40BBD" w:rsidRDefault="00B40BBD" w:rsidP="00FD6C0C">
            <w:pPr>
              <w:pStyle w:val="TestCaseInfo"/>
              <w:numPr>
                <w:ilvl w:val="0"/>
                <w:numId w:val="138"/>
              </w:numPr>
              <w:rPr>
                <w:ins w:id="8283" w:author="Seggelke, Klaus" w:date="2017-03-21T14:44:00Z"/>
                <w:lang w:eastAsia="zh-CN"/>
              </w:rPr>
            </w:pPr>
            <w:ins w:id="8284" w:author="Seggelke, Klaus" w:date="2017-03-21T14:44:00Z">
              <w:r>
                <w:rPr>
                  <w:lang w:eastAsia="zh-CN"/>
                </w:rPr>
                <w:t>User defined meta Data</w:t>
              </w:r>
            </w:ins>
          </w:p>
          <w:p w:rsidR="00B40BBD" w:rsidRDefault="00B40BBD" w:rsidP="00802ED5">
            <w:pPr>
              <w:pStyle w:val="TestCaseInfo"/>
              <w:rPr>
                <w:ins w:id="8285" w:author="Seggelke, Klaus" w:date="2017-03-21T14:44:00Z"/>
                <w:lang w:eastAsia="zh-CN"/>
              </w:rPr>
            </w:pPr>
            <w:ins w:id="8286" w:author="Seggelke, Klaus" w:date="2017-03-21T14:44:00Z">
              <w:r>
                <w:rPr>
                  <w:lang w:eastAsia="zh-CN"/>
                </w:rPr>
                <w:t>If none is returned, no software image found.</w:t>
              </w:r>
            </w:ins>
          </w:p>
        </w:tc>
      </w:tr>
      <w:tr w:rsidR="00B40BBD" w:rsidTr="009C528F">
        <w:trPr>
          <w:trHeight w:val="283"/>
          <w:ins w:id="8287"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9C528F">
            <w:pPr>
              <w:pStyle w:val="TestCaseDescription"/>
              <w:rPr>
                <w:ins w:id="8288" w:author="Seggelke, Klaus" w:date="2017-03-21T14:44:00Z"/>
              </w:rPr>
            </w:pPr>
            <w:ins w:id="8289" w:author="Seggelke, Klaus" w:date="2017-03-21T14:44:00Z">
              <w:r>
                <w:t>Description</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9C528F">
            <w:pPr>
              <w:pStyle w:val="TestCaseInfo"/>
              <w:rPr>
                <w:ins w:id="8290" w:author="Seggelke, Klaus" w:date="2017-03-21T14:44:00Z"/>
                <w:lang w:eastAsia="zh-CN"/>
              </w:rPr>
            </w:pPr>
            <w:ins w:id="8291" w:author="Seggelke, Klaus" w:date="2017-03-21T14:44:00Z">
              <w:r>
                <w:rPr>
                  <w:lang w:eastAsia="zh-CN"/>
                </w:rPr>
                <w:t>The command returns the installed software images by applying the filter and further reducing the list.</w:t>
              </w:r>
            </w:ins>
          </w:p>
        </w:tc>
      </w:tr>
    </w:tbl>
    <w:p w:rsidR="00B40BBD" w:rsidDel="00B40BBD" w:rsidRDefault="00B40BBD" w:rsidP="00B94DE1">
      <w:pPr>
        <w:rPr>
          <w:del w:id="8292" w:author="Seggelke, Klaus" w:date="2017-03-21T14:44:00Z"/>
          <w:rFonts w:asciiTheme="minorHAnsi" w:hAnsiTheme="minorHAnsi" w:cstheme="minorBidi"/>
        </w:rPr>
      </w:pPr>
    </w:p>
    <w:p w:rsidR="00B40BBD" w:rsidDel="00B40BBD" w:rsidRDefault="00B40BBD" w:rsidP="00B94DE1">
      <w:pPr>
        <w:rPr>
          <w:del w:id="8293" w:author="Seggelke, Klaus" w:date="2017-03-21T14:44:00Z"/>
          <w:rFonts w:asciiTheme="minorHAnsi" w:hAnsiTheme="minorHAnsi" w:cstheme="minorBidi"/>
        </w:rPr>
      </w:pPr>
    </w:p>
    <w:p w:rsidR="00B40BBD" w:rsidDel="00B40BBD" w:rsidRDefault="00B40BBD" w:rsidP="00B94DE1">
      <w:pPr>
        <w:rPr>
          <w:del w:id="8294" w:author="Seggelke, Klaus" w:date="2017-03-21T14:43:00Z"/>
          <w:rFonts w:asciiTheme="minorHAnsi" w:hAnsiTheme="minorHAnsi" w:cstheme="minorBidi"/>
        </w:rPr>
      </w:pPr>
    </w:p>
    <w:p w:rsidR="00FA278F" w:rsidDel="00B40BBD" w:rsidRDefault="00FA278F" w:rsidP="00B94DE1">
      <w:pPr>
        <w:rPr>
          <w:del w:id="8295" w:author="Seggelke, Klaus" w:date="2017-03-21T14:43:00Z"/>
          <w:rFonts w:asciiTheme="minorHAnsi" w:hAnsiTheme="minorHAnsi" w:cstheme="minorBidi"/>
        </w:rPr>
      </w:pPr>
    </w:p>
    <w:p w:rsidR="00FA278F" w:rsidDel="00FA278F" w:rsidRDefault="00FA278F" w:rsidP="00B94DE1">
      <w:pPr>
        <w:rPr>
          <w:del w:id="8296" w:author="Seggelke, Klaus" w:date="2017-03-21T10:32:00Z"/>
          <w:rFonts w:asciiTheme="minorHAnsi" w:hAnsiTheme="minorHAnsi" w:cstheme="minorBidi"/>
        </w:rPr>
      </w:pPr>
    </w:p>
    <w:p w:rsidR="00FA278F" w:rsidDel="00FA278F" w:rsidRDefault="00FA278F" w:rsidP="00B94DE1">
      <w:pPr>
        <w:rPr>
          <w:del w:id="8297" w:author="Seggelke, Klaus" w:date="2017-03-21T10:31:00Z"/>
          <w:rFonts w:asciiTheme="minorHAnsi" w:hAnsiTheme="minorHAnsi" w:cstheme="minorBidi"/>
        </w:rPr>
      </w:pPr>
    </w:p>
    <w:p w:rsidR="00FA278F" w:rsidDel="00FA278F" w:rsidRDefault="00FA278F" w:rsidP="00B94DE1">
      <w:pPr>
        <w:rPr>
          <w:del w:id="8298" w:author="Seggelke, Klaus" w:date="2017-03-21T10:30:00Z"/>
          <w:rFonts w:asciiTheme="minorHAnsi" w:hAnsiTheme="minorHAnsi" w:cstheme="minorBidi"/>
        </w:rPr>
      </w:pPr>
    </w:p>
    <w:p w:rsidR="00CA1CEB" w:rsidDel="00FA278F" w:rsidRDefault="00CA1CEB" w:rsidP="00B94DE1">
      <w:pPr>
        <w:rPr>
          <w:del w:id="8299" w:author="Seggelke, Klaus" w:date="2017-03-21T10:29:00Z"/>
          <w:rFonts w:asciiTheme="minorHAnsi" w:hAnsiTheme="minorHAnsi" w:cstheme="minorBidi"/>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Del="00FA278F" w:rsidTr="009C528F">
        <w:trPr>
          <w:trHeight w:val="247"/>
          <w:del w:id="8300"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FA278F" w:rsidRDefault="00CA1CEB" w:rsidP="009C528F">
            <w:pPr>
              <w:pStyle w:val="TestCaseDescription"/>
              <w:rPr>
                <w:del w:id="8301" w:author="Seggelke, Klaus" w:date="2017-03-21T10:29:00Z"/>
              </w:rPr>
            </w:pPr>
            <w:del w:id="8302" w:author="Seggelke, Klaus" w:date="2017-03-21T10:29:00Z">
              <w:r w:rsidDel="00FA278F">
                <w:delText>Input:</w:delText>
              </w:r>
            </w:del>
          </w:p>
        </w:tc>
        <w:tc>
          <w:tcPr>
            <w:tcW w:w="7979" w:type="dxa"/>
            <w:tcBorders>
              <w:top w:val="single" w:sz="2" w:space="0" w:color="auto"/>
              <w:left w:val="single" w:sz="2" w:space="0" w:color="auto"/>
              <w:bottom w:val="single" w:sz="2" w:space="0" w:color="auto"/>
              <w:right w:val="single" w:sz="2" w:space="0" w:color="auto"/>
            </w:tcBorders>
          </w:tcPr>
          <w:p w:rsidR="00CA1CEB" w:rsidDel="00FA278F" w:rsidRDefault="00CA1CEB" w:rsidP="009C528F">
            <w:pPr>
              <w:pStyle w:val="TestCaseInfo"/>
              <w:rPr>
                <w:del w:id="8303" w:author="Seggelke, Klaus" w:date="2017-03-21T10:29:00Z"/>
                <w:lang w:eastAsia="zh-CN"/>
              </w:rPr>
            </w:pPr>
            <w:del w:id="8304" w:author="Seggelke, Klaus" w:date="2017-03-21T10:29:00Z">
              <w:r w:rsidDel="00FA278F">
                <w:rPr>
                  <w:lang w:eastAsia="zh-CN"/>
                </w:rPr>
                <w:delText>Filter Parameter:</w:delText>
              </w:r>
            </w:del>
          </w:p>
          <w:p w:rsidR="00CA1CEB" w:rsidDel="00FA278F" w:rsidRDefault="00CA1CEB" w:rsidP="00FD6C0C">
            <w:pPr>
              <w:pStyle w:val="TestCaseInfo"/>
              <w:numPr>
                <w:ilvl w:val="0"/>
                <w:numId w:val="138"/>
              </w:numPr>
              <w:rPr>
                <w:del w:id="8305" w:author="Seggelke, Klaus" w:date="2017-03-21T10:29:00Z"/>
                <w:lang w:eastAsia="zh-CN"/>
              </w:rPr>
            </w:pPr>
            <w:del w:id="8306" w:author="Seggelke, Klaus" w:date="2017-03-21T10:29:00Z">
              <w:r w:rsidDel="00FA278F">
                <w:rPr>
                  <w:lang w:eastAsia="zh-CN"/>
                </w:rPr>
                <w:delText>ComputeImageID</w:delText>
              </w:r>
            </w:del>
          </w:p>
          <w:p w:rsidR="00CA1CEB" w:rsidDel="00FA278F" w:rsidRDefault="00CA1CEB" w:rsidP="00FD6C0C">
            <w:pPr>
              <w:pStyle w:val="TestCaseInfo"/>
              <w:numPr>
                <w:ilvl w:val="0"/>
                <w:numId w:val="138"/>
              </w:numPr>
              <w:rPr>
                <w:del w:id="8307" w:author="Seggelke, Klaus" w:date="2017-03-21T10:29:00Z"/>
                <w:lang w:eastAsia="zh-CN"/>
              </w:rPr>
            </w:pPr>
            <w:del w:id="8308" w:author="Seggelke, Klaus" w:date="2017-03-21T10:29:00Z">
              <w:r w:rsidDel="00FA278F">
                <w:rPr>
                  <w:lang w:eastAsia="zh-CN"/>
                </w:rPr>
                <w:delText>Name</w:delText>
              </w:r>
            </w:del>
          </w:p>
          <w:p w:rsidR="00CA1CEB" w:rsidDel="00FA278F" w:rsidRDefault="00CA1CEB" w:rsidP="00FD6C0C">
            <w:pPr>
              <w:pStyle w:val="TestCaseInfo"/>
              <w:numPr>
                <w:ilvl w:val="0"/>
                <w:numId w:val="138"/>
              </w:numPr>
              <w:rPr>
                <w:del w:id="8309" w:author="Seggelke, Klaus" w:date="2017-03-21T10:29:00Z"/>
                <w:lang w:eastAsia="zh-CN"/>
              </w:rPr>
            </w:pPr>
            <w:del w:id="8310" w:author="Seggelke, Klaus" w:date="2017-03-21T10:29:00Z">
              <w:r w:rsidDel="00FA278F">
                <w:rPr>
                  <w:lang w:eastAsia="zh-CN"/>
                </w:rPr>
                <w:delText>Provider</w:delText>
              </w:r>
            </w:del>
          </w:p>
          <w:p w:rsidR="00CA1CEB" w:rsidDel="00FA278F" w:rsidRDefault="00CA1CEB" w:rsidP="00FD6C0C">
            <w:pPr>
              <w:pStyle w:val="TestCaseInfo"/>
              <w:numPr>
                <w:ilvl w:val="0"/>
                <w:numId w:val="138"/>
              </w:numPr>
              <w:rPr>
                <w:del w:id="8311" w:author="Seggelke, Klaus" w:date="2017-03-21T10:29:00Z"/>
                <w:lang w:eastAsia="zh-CN"/>
              </w:rPr>
            </w:pPr>
            <w:del w:id="8312" w:author="Seggelke, Klaus" w:date="2017-03-21T10:29:00Z">
              <w:r w:rsidDel="00FA278F">
                <w:rPr>
                  <w:lang w:eastAsia="zh-CN"/>
                </w:rPr>
                <w:delText>Version</w:delText>
              </w:r>
            </w:del>
          </w:p>
          <w:p w:rsidR="00CA1CEB" w:rsidDel="00FA278F" w:rsidRDefault="00CA1CEB" w:rsidP="00FD6C0C">
            <w:pPr>
              <w:pStyle w:val="TestCaseInfo"/>
              <w:numPr>
                <w:ilvl w:val="0"/>
                <w:numId w:val="138"/>
              </w:numPr>
              <w:rPr>
                <w:del w:id="8313" w:author="Seggelke, Klaus" w:date="2017-03-21T10:29:00Z"/>
                <w:lang w:eastAsia="zh-CN"/>
              </w:rPr>
            </w:pPr>
            <w:del w:id="8314" w:author="Seggelke, Klaus" w:date="2017-03-21T10:29:00Z">
              <w:r w:rsidDel="00FA278F">
                <w:rPr>
                  <w:lang w:eastAsia="zh-CN"/>
                </w:rPr>
                <w:delText>checksum</w:delText>
              </w:r>
            </w:del>
          </w:p>
          <w:p w:rsidR="00CA1CEB" w:rsidDel="00FA278F" w:rsidRDefault="00CA1CEB" w:rsidP="00FD6C0C">
            <w:pPr>
              <w:pStyle w:val="TestCaseInfo"/>
              <w:numPr>
                <w:ilvl w:val="0"/>
                <w:numId w:val="138"/>
              </w:numPr>
              <w:rPr>
                <w:del w:id="8315" w:author="Seggelke, Klaus" w:date="2017-03-21T10:29:00Z"/>
                <w:lang w:eastAsia="zh-CN"/>
              </w:rPr>
            </w:pPr>
            <w:del w:id="8316" w:author="Seggelke, Klaus" w:date="2017-03-21T10:29:00Z">
              <w:r w:rsidDel="00FA278F">
                <w:rPr>
                  <w:lang w:eastAsia="zh-CN"/>
                </w:rPr>
                <w:delText>Container Format</w:delText>
              </w:r>
            </w:del>
          </w:p>
          <w:p w:rsidR="00CA1CEB" w:rsidDel="00FA278F" w:rsidRDefault="00CA1CEB" w:rsidP="00FD6C0C">
            <w:pPr>
              <w:pStyle w:val="TestCaseInfo"/>
              <w:numPr>
                <w:ilvl w:val="0"/>
                <w:numId w:val="138"/>
              </w:numPr>
              <w:rPr>
                <w:del w:id="8317" w:author="Seggelke, Klaus" w:date="2017-03-21T10:29:00Z"/>
                <w:lang w:eastAsia="zh-CN"/>
              </w:rPr>
            </w:pPr>
            <w:del w:id="8318" w:author="Seggelke, Klaus" w:date="2017-03-21T10:29:00Z">
              <w:r w:rsidDel="00FA278F">
                <w:rPr>
                  <w:lang w:eastAsia="zh-CN"/>
                </w:rPr>
                <w:delText>Disk Format</w:delText>
              </w:r>
            </w:del>
          </w:p>
          <w:p w:rsidR="00CA1CEB" w:rsidDel="00FA278F" w:rsidRDefault="00CA1CEB" w:rsidP="00FD6C0C">
            <w:pPr>
              <w:pStyle w:val="TestCaseInfo"/>
              <w:numPr>
                <w:ilvl w:val="0"/>
                <w:numId w:val="138"/>
              </w:numPr>
              <w:rPr>
                <w:del w:id="8319" w:author="Seggelke, Klaus" w:date="2017-03-21T10:29:00Z"/>
                <w:lang w:eastAsia="zh-CN"/>
              </w:rPr>
            </w:pPr>
            <w:del w:id="8320" w:author="Seggelke, Klaus" w:date="2017-03-21T10:29:00Z">
              <w:r w:rsidDel="00FA278F">
                <w:rPr>
                  <w:lang w:eastAsia="zh-CN"/>
                </w:rPr>
                <w:delText>Create date</w:delText>
              </w:r>
            </w:del>
          </w:p>
          <w:p w:rsidR="00CA1CEB" w:rsidDel="00FA278F" w:rsidRDefault="00CA1CEB" w:rsidP="00FD6C0C">
            <w:pPr>
              <w:pStyle w:val="TestCaseInfo"/>
              <w:numPr>
                <w:ilvl w:val="0"/>
                <w:numId w:val="138"/>
              </w:numPr>
              <w:rPr>
                <w:del w:id="8321" w:author="Seggelke, Klaus" w:date="2017-03-21T10:29:00Z"/>
                <w:lang w:eastAsia="zh-CN"/>
              </w:rPr>
            </w:pPr>
            <w:del w:id="8322" w:author="Seggelke, Klaus" w:date="2017-03-21T10:29:00Z">
              <w:r w:rsidDel="00FA278F">
                <w:rPr>
                  <w:lang w:eastAsia="zh-CN"/>
                </w:rPr>
                <w:delText>Update Date</w:delText>
              </w:r>
            </w:del>
          </w:p>
          <w:p w:rsidR="00CA1CEB" w:rsidDel="00FA278F" w:rsidRDefault="00CA1CEB" w:rsidP="00FD6C0C">
            <w:pPr>
              <w:pStyle w:val="TestCaseInfo"/>
              <w:numPr>
                <w:ilvl w:val="0"/>
                <w:numId w:val="138"/>
              </w:numPr>
              <w:rPr>
                <w:del w:id="8323" w:author="Seggelke, Klaus" w:date="2017-03-21T10:29:00Z"/>
                <w:lang w:eastAsia="zh-CN"/>
              </w:rPr>
            </w:pPr>
            <w:del w:id="8324" w:author="Seggelke, Klaus" w:date="2017-03-21T10:29:00Z">
              <w:r w:rsidDel="00FA278F">
                <w:rPr>
                  <w:lang w:eastAsia="zh-CN"/>
                </w:rPr>
                <w:delText>Size of the software</w:delText>
              </w:r>
            </w:del>
          </w:p>
          <w:p w:rsidR="00CA1CEB" w:rsidDel="00FA278F" w:rsidRDefault="00CA1CEB" w:rsidP="00FD6C0C">
            <w:pPr>
              <w:pStyle w:val="TestCaseInfo"/>
              <w:numPr>
                <w:ilvl w:val="0"/>
                <w:numId w:val="138"/>
              </w:numPr>
              <w:rPr>
                <w:del w:id="8325" w:author="Seggelke, Klaus" w:date="2017-03-21T10:29:00Z"/>
                <w:lang w:eastAsia="zh-CN"/>
              </w:rPr>
            </w:pPr>
            <w:del w:id="8326" w:author="Seggelke, Klaus" w:date="2017-03-21T10:29:00Z">
              <w:r w:rsidDel="00FA278F">
                <w:rPr>
                  <w:lang w:eastAsia="zh-CN"/>
                </w:rPr>
                <w:delText>Status of the software</w:delText>
              </w:r>
            </w:del>
          </w:p>
          <w:p w:rsidR="00CA1CEB" w:rsidDel="00FA278F" w:rsidRDefault="00CA1CEB" w:rsidP="00FD6C0C">
            <w:pPr>
              <w:pStyle w:val="TestCaseInfo"/>
              <w:numPr>
                <w:ilvl w:val="0"/>
                <w:numId w:val="138"/>
              </w:numPr>
              <w:rPr>
                <w:del w:id="8327" w:author="Seggelke, Klaus" w:date="2017-03-21T10:29:00Z"/>
                <w:lang w:eastAsia="zh-CN"/>
              </w:rPr>
            </w:pPr>
            <w:del w:id="8328" w:author="Seggelke, Klaus" w:date="2017-03-21T10:29:00Z">
              <w:r w:rsidDel="00FA278F">
                <w:rPr>
                  <w:lang w:eastAsia="zh-CN"/>
                </w:rPr>
                <w:delText>User defined meta Data</w:delText>
              </w:r>
            </w:del>
          </w:p>
          <w:p w:rsidR="00CA1CEB" w:rsidRPr="00D67489" w:rsidDel="00FA278F" w:rsidRDefault="00CA1CEB" w:rsidP="00802ED5">
            <w:pPr>
              <w:pStyle w:val="TestCaseInfo"/>
              <w:rPr>
                <w:del w:id="8329" w:author="Seggelke, Klaus" w:date="2017-03-21T10:29:00Z"/>
                <w:lang w:eastAsia="zh-CN"/>
              </w:rPr>
            </w:pPr>
            <w:del w:id="8330" w:author="Seggelke, Klaus" w:date="2017-03-21T10:29:00Z">
              <w:r w:rsidDel="00FA278F">
                <w:rPr>
                  <w:lang w:eastAsia="zh-CN"/>
                </w:rPr>
                <w:delText>If none is given, no filter should be applied</w:delText>
              </w:r>
            </w:del>
          </w:p>
        </w:tc>
      </w:tr>
      <w:tr w:rsidR="00CA1CEB" w:rsidDel="00FA278F" w:rsidTr="009C528F">
        <w:trPr>
          <w:del w:id="8331"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FA278F" w:rsidRDefault="00CA1CEB" w:rsidP="009C528F">
            <w:pPr>
              <w:pStyle w:val="TestCaseDescription"/>
              <w:rPr>
                <w:del w:id="8332" w:author="Seggelke, Klaus" w:date="2017-03-21T10:29:00Z"/>
              </w:rPr>
            </w:pPr>
            <w:del w:id="8333" w:author="Seggelke, Klaus" w:date="2017-03-21T10:29:00Z">
              <w:r w:rsidDel="00FA278F">
                <w:delText>Return</w:delText>
              </w:r>
            </w:del>
          </w:p>
        </w:tc>
        <w:tc>
          <w:tcPr>
            <w:tcW w:w="7979" w:type="dxa"/>
            <w:tcBorders>
              <w:top w:val="single" w:sz="2" w:space="0" w:color="auto"/>
              <w:left w:val="single" w:sz="2" w:space="0" w:color="auto"/>
              <w:bottom w:val="single" w:sz="2" w:space="0" w:color="auto"/>
              <w:right w:val="single" w:sz="2" w:space="0" w:color="auto"/>
            </w:tcBorders>
          </w:tcPr>
          <w:p w:rsidR="00CA1CEB" w:rsidDel="00FA278F" w:rsidRDefault="00CA1CEB" w:rsidP="00802ED5">
            <w:pPr>
              <w:pStyle w:val="TestCaseInfo"/>
              <w:rPr>
                <w:del w:id="8334" w:author="Seggelke, Klaus" w:date="2017-03-21T10:29:00Z"/>
                <w:lang w:eastAsia="zh-CN"/>
              </w:rPr>
            </w:pPr>
            <w:del w:id="8335" w:author="Seggelke, Klaus" w:date="2017-03-21T10:29:00Z">
              <w:r w:rsidDel="00FA278F">
                <w:rPr>
                  <w:lang w:eastAsia="zh-CN"/>
                </w:rPr>
                <w:delText>List of Software Images with the following information per image:</w:delText>
              </w:r>
            </w:del>
          </w:p>
          <w:p w:rsidR="00CA1CEB" w:rsidDel="00FA278F" w:rsidRDefault="00781CED" w:rsidP="00FD6C0C">
            <w:pPr>
              <w:pStyle w:val="TestCaseInfo"/>
              <w:numPr>
                <w:ilvl w:val="0"/>
                <w:numId w:val="138"/>
              </w:numPr>
              <w:rPr>
                <w:del w:id="8336" w:author="Seggelke, Klaus" w:date="2017-03-21T10:29:00Z"/>
                <w:lang w:eastAsia="zh-CN"/>
              </w:rPr>
            </w:pPr>
            <w:del w:id="8337" w:author="Seggelke, Klaus" w:date="2017-03-21T10:29:00Z">
              <w:r w:rsidDel="00FA278F">
                <w:rPr>
                  <w:lang w:eastAsia="zh-CN"/>
                </w:rPr>
                <w:delText>vnfPackageID</w:delText>
              </w:r>
            </w:del>
          </w:p>
          <w:p w:rsidR="00CA1CEB" w:rsidDel="00FA278F" w:rsidRDefault="00CA1CEB" w:rsidP="00FD6C0C">
            <w:pPr>
              <w:pStyle w:val="TestCaseInfo"/>
              <w:numPr>
                <w:ilvl w:val="0"/>
                <w:numId w:val="138"/>
              </w:numPr>
              <w:rPr>
                <w:del w:id="8338" w:author="Seggelke, Klaus" w:date="2017-03-21T10:29:00Z"/>
                <w:lang w:eastAsia="zh-CN"/>
              </w:rPr>
            </w:pPr>
            <w:del w:id="8339" w:author="Seggelke, Klaus" w:date="2017-03-21T10:29:00Z">
              <w:r w:rsidDel="00FA278F">
                <w:rPr>
                  <w:lang w:eastAsia="zh-CN"/>
                </w:rPr>
                <w:delText>Name</w:delText>
              </w:r>
            </w:del>
          </w:p>
          <w:p w:rsidR="00CA1CEB" w:rsidDel="00FA278F" w:rsidRDefault="00CA1CEB" w:rsidP="00FD6C0C">
            <w:pPr>
              <w:pStyle w:val="TestCaseInfo"/>
              <w:numPr>
                <w:ilvl w:val="0"/>
                <w:numId w:val="138"/>
              </w:numPr>
              <w:rPr>
                <w:del w:id="8340" w:author="Seggelke, Klaus" w:date="2017-03-21T10:29:00Z"/>
                <w:lang w:eastAsia="zh-CN"/>
              </w:rPr>
            </w:pPr>
            <w:del w:id="8341" w:author="Seggelke, Klaus" w:date="2017-03-21T10:29:00Z">
              <w:r w:rsidDel="00FA278F">
                <w:rPr>
                  <w:lang w:eastAsia="zh-CN"/>
                </w:rPr>
                <w:delText>Provider</w:delText>
              </w:r>
            </w:del>
          </w:p>
          <w:p w:rsidR="00CA1CEB" w:rsidDel="00FA278F" w:rsidRDefault="00CA1CEB" w:rsidP="00FD6C0C">
            <w:pPr>
              <w:pStyle w:val="TestCaseInfo"/>
              <w:numPr>
                <w:ilvl w:val="0"/>
                <w:numId w:val="138"/>
              </w:numPr>
              <w:rPr>
                <w:del w:id="8342" w:author="Seggelke, Klaus" w:date="2017-03-21T10:29:00Z"/>
                <w:lang w:eastAsia="zh-CN"/>
              </w:rPr>
            </w:pPr>
            <w:del w:id="8343" w:author="Seggelke, Klaus" w:date="2017-03-21T10:29:00Z">
              <w:r w:rsidDel="00FA278F">
                <w:rPr>
                  <w:lang w:eastAsia="zh-CN"/>
                </w:rPr>
                <w:delText>Version</w:delText>
              </w:r>
            </w:del>
          </w:p>
          <w:p w:rsidR="00CA1CEB" w:rsidDel="00FA278F" w:rsidRDefault="00CA1CEB" w:rsidP="00FD6C0C">
            <w:pPr>
              <w:pStyle w:val="TestCaseInfo"/>
              <w:numPr>
                <w:ilvl w:val="0"/>
                <w:numId w:val="138"/>
              </w:numPr>
              <w:rPr>
                <w:del w:id="8344" w:author="Seggelke, Klaus" w:date="2017-03-21T10:29:00Z"/>
                <w:lang w:eastAsia="zh-CN"/>
              </w:rPr>
            </w:pPr>
            <w:del w:id="8345" w:author="Seggelke, Klaus" w:date="2017-03-21T10:29:00Z">
              <w:r w:rsidDel="00FA278F">
                <w:rPr>
                  <w:lang w:eastAsia="zh-CN"/>
                </w:rPr>
                <w:delText>checksum</w:delText>
              </w:r>
            </w:del>
          </w:p>
          <w:p w:rsidR="00CA1CEB" w:rsidDel="00FA278F" w:rsidRDefault="00CA1CEB" w:rsidP="00FD6C0C">
            <w:pPr>
              <w:pStyle w:val="TestCaseInfo"/>
              <w:numPr>
                <w:ilvl w:val="0"/>
                <w:numId w:val="138"/>
              </w:numPr>
              <w:rPr>
                <w:del w:id="8346" w:author="Seggelke, Klaus" w:date="2017-03-21T10:29:00Z"/>
                <w:lang w:eastAsia="zh-CN"/>
              </w:rPr>
            </w:pPr>
            <w:del w:id="8347" w:author="Seggelke, Klaus" w:date="2017-03-21T10:29:00Z">
              <w:r w:rsidDel="00FA278F">
                <w:rPr>
                  <w:lang w:eastAsia="zh-CN"/>
                </w:rPr>
                <w:delText>Container Format</w:delText>
              </w:r>
            </w:del>
          </w:p>
          <w:p w:rsidR="00CA1CEB" w:rsidDel="00FA278F" w:rsidRDefault="00CA1CEB" w:rsidP="00FD6C0C">
            <w:pPr>
              <w:pStyle w:val="TestCaseInfo"/>
              <w:numPr>
                <w:ilvl w:val="0"/>
                <w:numId w:val="138"/>
              </w:numPr>
              <w:rPr>
                <w:del w:id="8348" w:author="Seggelke, Klaus" w:date="2017-03-21T10:29:00Z"/>
                <w:lang w:eastAsia="zh-CN"/>
              </w:rPr>
            </w:pPr>
            <w:del w:id="8349" w:author="Seggelke, Klaus" w:date="2017-03-21T10:29:00Z">
              <w:r w:rsidDel="00FA278F">
                <w:rPr>
                  <w:lang w:eastAsia="zh-CN"/>
                </w:rPr>
                <w:delText>Disk Format</w:delText>
              </w:r>
            </w:del>
          </w:p>
          <w:p w:rsidR="00CA1CEB" w:rsidDel="00FA278F" w:rsidRDefault="00CA1CEB" w:rsidP="00FD6C0C">
            <w:pPr>
              <w:pStyle w:val="TestCaseInfo"/>
              <w:numPr>
                <w:ilvl w:val="0"/>
                <w:numId w:val="138"/>
              </w:numPr>
              <w:rPr>
                <w:del w:id="8350" w:author="Seggelke, Klaus" w:date="2017-03-21T10:29:00Z"/>
                <w:lang w:eastAsia="zh-CN"/>
              </w:rPr>
            </w:pPr>
            <w:del w:id="8351" w:author="Seggelke, Klaus" w:date="2017-03-21T10:29:00Z">
              <w:r w:rsidDel="00FA278F">
                <w:rPr>
                  <w:lang w:eastAsia="zh-CN"/>
                </w:rPr>
                <w:delText>Create date</w:delText>
              </w:r>
            </w:del>
          </w:p>
          <w:p w:rsidR="00CA1CEB" w:rsidDel="00FA278F" w:rsidRDefault="00CA1CEB" w:rsidP="00FD6C0C">
            <w:pPr>
              <w:pStyle w:val="TestCaseInfo"/>
              <w:numPr>
                <w:ilvl w:val="0"/>
                <w:numId w:val="138"/>
              </w:numPr>
              <w:rPr>
                <w:del w:id="8352" w:author="Seggelke, Klaus" w:date="2017-03-21T10:29:00Z"/>
                <w:lang w:eastAsia="zh-CN"/>
              </w:rPr>
            </w:pPr>
            <w:del w:id="8353" w:author="Seggelke, Klaus" w:date="2017-03-21T10:29:00Z">
              <w:r w:rsidDel="00FA278F">
                <w:rPr>
                  <w:lang w:eastAsia="zh-CN"/>
                </w:rPr>
                <w:delText>Update Date</w:delText>
              </w:r>
            </w:del>
          </w:p>
          <w:p w:rsidR="00CA1CEB" w:rsidDel="00FA278F" w:rsidRDefault="00CA1CEB" w:rsidP="00FD6C0C">
            <w:pPr>
              <w:pStyle w:val="TestCaseInfo"/>
              <w:numPr>
                <w:ilvl w:val="0"/>
                <w:numId w:val="138"/>
              </w:numPr>
              <w:rPr>
                <w:del w:id="8354" w:author="Seggelke, Klaus" w:date="2017-03-21T10:29:00Z"/>
                <w:lang w:eastAsia="zh-CN"/>
              </w:rPr>
            </w:pPr>
            <w:del w:id="8355" w:author="Seggelke, Klaus" w:date="2017-03-21T10:29:00Z">
              <w:r w:rsidDel="00FA278F">
                <w:rPr>
                  <w:lang w:eastAsia="zh-CN"/>
                </w:rPr>
                <w:delText>Size of the software</w:delText>
              </w:r>
            </w:del>
          </w:p>
          <w:p w:rsidR="00CA1CEB" w:rsidDel="00FA278F" w:rsidRDefault="00CA1CEB" w:rsidP="00FD6C0C">
            <w:pPr>
              <w:pStyle w:val="TestCaseInfo"/>
              <w:numPr>
                <w:ilvl w:val="0"/>
                <w:numId w:val="138"/>
              </w:numPr>
              <w:rPr>
                <w:del w:id="8356" w:author="Seggelke, Klaus" w:date="2017-03-21T10:29:00Z"/>
                <w:lang w:eastAsia="zh-CN"/>
              </w:rPr>
            </w:pPr>
            <w:del w:id="8357" w:author="Seggelke, Klaus" w:date="2017-03-21T10:29:00Z">
              <w:r w:rsidDel="00FA278F">
                <w:rPr>
                  <w:lang w:eastAsia="zh-CN"/>
                </w:rPr>
                <w:delText>Status of the software</w:delText>
              </w:r>
            </w:del>
          </w:p>
          <w:p w:rsidR="00CA1CEB" w:rsidDel="00FA278F" w:rsidRDefault="00CA1CEB" w:rsidP="00FD6C0C">
            <w:pPr>
              <w:pStyle w:val="TestCaseInfo"/>
              <w:numPr>
                <w:ilvl w:val="0"/>
                <w:numId w:val="138"/>
              </w:numPr>
              <w:rPr>
                <w:del w:id="8358" w:author="Seggelke, Klaus" w:date="2017-03-21T10:29:00Z"/>
                <w:lang w:eastAsia="zh-CN"/>
              </w:rPr>
            </w:pPr>
            <w:del w:id="8359" w:author="Seggelke, Klaus" w:date="2017-03-21T10:29:00Z">
              <w:r w:rsidDel="00FA278F">
                <w:rPr>
                  <w:lang w:eastAsia="zh-CN"/>
                </w:rPr>
                <w:delText>User defined meta Data</w:delText>
              </w:r>
            </w:del>
          </w:p>
          <w:p w:rsidR="00CA1CEB" w:rsidDel="00FA278F" w:rsidRDefault="00CA1CEB" w:rsidP="00802ED5">
            <w:pPr>
              <w:pStyle w:val="TestCaseInfo"/>
              <w:rPr>
                <w:del w:id="8360" w:author="Seggelke, Klaus" w:date="2017-03-21T10:29:00Z"/>
                <w:lang w:eastAsia="zh-CN"/>
              </w:rPr>
            </w:pPr>
            <w:del w:id="8361" w:author="Seggelke, Klaus" w:date="2017-03-21T10:29:00Z">
              <w:r w:rsidDel="00FA278F">
                <w:rPr>
                  <w:lang w:eastAsia="zh-CN"/>
                </w:rPr>
                <w:delText>If none is returned, no software image found.</w:delText>
              </w:r>
            </w:del>
          </w:p>
        </w:tc>
      </w:tr>
      <w:tr w:rsidR="00CA1CEB" w:rsidDel="00FA278F" w:rsidTr="009C528F">
        <w:trPr>
          <w:trHeight w:val="283"/>
          <w:del w:id="8362"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FA278F" w:rsidRDefault="00CA1CEB" w:rsidP="009C528F">
            <w:pPr>
              <w:pStyle w:val="TestCaseDescription"/>
              <w:rPr>
                <w:del w:id="8363" w:author="Seggelke, Klaus" w:date="2017-03-21T10:29:00Z"/>
              </w:rPr>
            </w:pPr>
            <w:del w:id="8364" w:author="Seggelke, Klaus" w:date="2017-03-21T10:29:00Z">
              <w:r w:rsidDel="00FA278F">
                <w:delText>Description</w:delText>
              </w:r>
            </w:del>
          </w:p>
        </w:tc>
        <w:tc>
          <w:tcPr>
            <w:tcW w:w="7979" w:type="dxa"/>
            <w:tcBorders>
              <w:top w:val="single" w:sz="2" w:space="0" w:color="auto"/>
              <w:left w:val="single" w:sz="2" w:space="0" w:color="auto"/>
              <w:bottom w:val="single" w:sz="2" w:space="0" w:color="auto"/>
              <w:right w:val="single" w:sz="2" w:space="0" w:color="auto"/>
            </w:tcBorders>
          </w:tcPr>
          <w:p w:rsidR="00CA1CEB" w:rsidDel="00FA278F" w:rsidRDefault="00CA1CEB" w:rsidP="009C528F">
            <w:pPr>
              <w:pStyle w:val="TestCaseInfo"/>
              <w:rPr>
                <w:del w:id="8365" w:author="Seggelke, Klaus" w:date="2017-03-21T10:29:00Z"/>
                <w:lang w:eastAsia="zh-CN"/>
              </w:rPr>
            </w:pPr>
            <w:del w:id="8366" w:author="Seggelke, Klaus" w:date="2017-03-21T10:29:00Z">
              <w:r w:rsidDel="00FA278F">
                <w:rPr>
                  <w:lang w:eastAsia="zh-CN"/>
                </w:rPr>
                <w:delText>The command returns the installed software images by applying the filter and further reducing the list.</w:delText>
              </w:r>
            </w:del>
          </w:p>
        </w:tc>
      </w:tr>
    </w:tbl>
    <w:p w:rsidR="00B94DE1" w:rsidRDefault="00692870" w:rsidP="00B94DE1">
      <w:r>
        <w:fldChar w:fldCharType="end"/>
      </w:r>
    </w:p>
    <w:p w:rsidR="00692870" w:rsidRDefault="00692870"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8367" w:name="_Toc477275769"/>
            <w:r>
              <w:t xml:space="preserve">Function: </w:t>
            </w:r>
            <w:r w:rsidR="00E7531B">
              <w:t>VIM.</w:t>
            </w:r>
            <w:r w:rsidRPr="00C5031A">
              <w:t>swImage.Installation</w:t>
            </w:r>
            <w:r>
              <w:t>()</w:t>
            </w:r>
            <w:bookmarkEnd w:id="8367"/>
          </w:p>
        </w:tc>
      </w:tr>
      <w:tr w:rsidR="00C5031A"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5031A" w:rsidRPr="00D67489" w:rsidRDefault="00136A15" w:rsidP="00E7531B">
            <w:pPr>
              <w:pStyle w:val="TestCaseInfo"/>
              <w:rPr>
                <w:lang w:eastAsia="zh-CN"/>
              </w:rPr>
            </w:pPr>
            <w:r>
              <w:rPr>
                <w:lang w:eastAsia="zh-CN"/>
              </w:rPr>
              <w:t>Link to the software image package</w:t>
            </w:r>
          </w:p>
        </w:tc>
      </w:tr>
      <w:tr w:rsidR="00C5031A"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5031A" w:rsidRDefault="00781CED" w:rsidP="006C43B3">
            <w:pPr>
              <w:pStyle w:val="TestCaseInfo"/>
              <w:rPr>
                <w:lang w:eastAsia="zh-CN"/>
              </w:rPr>
            </w:pPr>
            <w:r>
              <w:rPr>
                <w:lang w:eastAsia="zh-CN"/>
              </w:rPr>
              <w:t>vnfPackageID</w:t>
            </w:r>
            <w:r w:rsidR="00136A15">
              <w:rPr>
                <w:lang w:eastAsia="zh-CN"/>
              </w:rPr>
              <w:tab/>
            </w:r>
            <w:r>
              <w:rPr>
                <w:lang w:eastAsia="zh-CN"/>
              </w:rPr>
              <w:tab/>
            </w:r>
            <w:r w:rsidR="00136A15">
              <w:rPr>
                <w:lang w:eastAsia="zh-CN"/>
              </w:rPr>
              <w:t>Installation successful</w:t>
            </w:r>
          </w:p>
          <w:p w:rsidR="00136A15" w:rsidRDefault="00136A15" w:rsidP="00E7531B">
            <w:pPr>
              <w:pStyle w:val="TestCaseInfo"/>
              <w:rPr>
                <w:lang w:eastAsia="zh-CN"/>
              </w:rPr>
            </w:pPr>
            <w:r>
              <w:rPr>
                <w:lang w:eastAsia="zh-CN"/>
              </w:rPr>
              <w:t>FALSE</w:t>
            </w:r>
            <w:r>
              <w:rPr>
                <w:lang w:eastAsia="zh-CN"/>
              </w:rPr>
              <w:tab/>
            </w:r>
            <w:r>
              <w:rPr>
                <w:lang w:eastAsia="zh-CN"/>
              </w:rPr>
              <w:tab/>
            </w:r>
            <w:r w:rsidR="00781CED">
              <w:rPr>
                <w:lang w:eastAsia="zh-CN"/>
              </w:rPr>
              <w:tab/>
            </w:r>
            <w:r>
              <w:rPr>
                <w:lang w:eastAsia="zh-CN"/>
              </w:rPr>
              <w:t>Installation Failure</w:t>
            </w:r>
          </w:p>
        </w:tc>
      </w:tr>
      <w:tr w:rsidR="00C5031A"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5031A" w:rsidRDefault="006C43B3" w:rsidP="00E7531B">
            <w:pPr>
              <w:pStyle w:val="TestCaseInfo"/>
              <w:rPr>
                <w:lang w:eastAsia="zh-CN"/>
              </w:rPr>
            </w:pPr>
            <w:r>
              <w:rPr>
                <w:lang w:eastAsia="zh-CN"/>
              </w:rPr>
              <w:t>The command installs the software image in the VIM and makes it available for use.</w:t>
            </w: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8368" w:name="_Toc477275770"/>
            <w:r>
              <w:t xml:space="preserve">Function: </w:t>
            </w:r>
            <w:r w:rsidR="00E7531B">
              <w:t>VIM.</w:t>
            </w:r>
            <w:r>
              <w:t>swImage.Deletion()</w:t>
            </w:r>
            <w:bookmarkEnd w:id="8368"/>
          </w:p>
        </w:tc>
      </w:tr>
      <w:tr w:rsidR="00C5031A"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5031A" w:rsidRPr="00D67489" w:rsidRDefault="00781CED" w:rsidP="006C43B3">
            <w:pPr>
              <w:pStyle w:val="TestCaseInfo"/>
              <w:rPr>
                <w:lang w:eastAsia="zh-CN"/>
              </w:rPr>
            </w:pPr>
            <w:r>
              <w:rPr>
                <w:lang w:eastAsia="zh-CN"/>
              </w:rPr>
              <w:t>vnfPackageID</w:t>
            </w:r>
          </w:p>
        </w:tc>
      </w:tr>
      <w:tr w:rsidR="00C5031A"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5031A" w:rsidRDefault="006C43B3" w:rsidP="00E7531B">
            <w:pPr>
              <w:pStyle w:val="TestCaseInfo"/>
              <w:rPr>
                <w:lang w:eastAsia="zh-CN"/>
              </w:rPr>
            </w:pPr>
            <w:r>
              <w:rPr>
                <w:lang w:eastAsia="zh-CN"/>
              </w:rPr>
              <w:t>TRUE</w:t>
            </w:r>
            <w:r>
              <w:rPr>
                <w:lang w:eastAsia="zh-CN"/>
              </w:rPr>
              <w:tab/>
            </w:r>
            <w:r>
              <w:rPr>
                <w:lang w:eastAsia="zh-CN"/>
              </w:rPr>
              <w:tab/>
              <w:t>software image has been removed</w:t>
            </w:r>
          </w:p>
          <w:p w:rsidR="006C43B3" w:rsidRDefault="006C43B3" w:rsidP="006C43B3">
            <w:pPr>
              <w:pStyle w:val="TestCaseInfo"/>
              <w:rPr>
                <w:lang w:eastAsia="zh-CN"/>
              </w:rPr>
            </w:pPr>
            <w:r>
              <w:rPr>
                <w:lang w:eastAsia="zh-CN"/>
              </w:rPr>
              <w:t>FALSE</w:t>
            </w:r>
            <w:r>
              <w:rPr>
                <w:lang w:eastAsia="zh-CN"/>
              </w:rPr>
              <w:tab/>
            </w:r>
            <w:r>
              <w:rPr>
                <w:lang w:eastAsia="zh-CN"/>
              </w:rPr>
              <w:tab/>
              <w:t>Error</w:t>
            </w:r>
          </w:p>
        </w:tc>
      </w:tr>
      <w:tr w:rsidR="00C5031A"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5031A" w:rsidRDefault="006C43B3" w:rsidP="00E7531B">
            <w:pPr>
              <w:pStyle w:val="TestCaseInfo"/>
              <w:rPr>
                <w:lang w:eastAsia="zh-CN"/>
              </w:rPr>
            </w:pPr>
            <w:r>
              <w:rPr>
                <w:lang w:eastAsia="zh-CN"/>
              </w:rPr>
              <w:t>The command deletes the previous installed software image.</w:t>
            </w: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8369" w:name="_Toc477275771"/>
            <w:r>
              <w:lastRenderedPageBreak/>
              <w:t xml:space="preserve">Function: </w:t>
            </w:r>
            <w:r w:rsidR="00E7531B">
              <w:t>VIM.</w:t>
            </w:r>
            <w:r w:rsidRPr="00C5031A">
              <w:t>AddvResourceCapability</w:t>
            </w:r>
            <w:r>
              <w:t>()</w:t>
            </w:r>
            <w:bookmarkEnd w:id="8369"/>
          </w:p>
        </w:tc>
      </w:tr>
      <w:tr w:rsidR="00C5031A"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4459B6" w:rsidRPr="00D67489" w:rsidRDefault="004459B6" w:rsidP="004459B6">
            <w:pPr>
              <w:pStyle w:val="TestCaseInfo"/>
              <w:rPr>
                <w:lang w:eastAsia="zh-CN"/>
              </w:rPr>
            </w:pPr>
            <w:r>
              <w:rPr>
                <w:lang w:eastAsia="zh-CN"/>
              </w:rPr>
              <w:t>vResourceRemovalID</w:t>
            </w:r>
          </w:p>
        </w:tc>
      </w:tr>
      <w:tr w:rsidR="00C5031A"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5031A" w:rsidRDefault="005D4871" w:rsidP="00E7531B">
            <w:pPr>
              <w:pStyle w:val="TestCaseInfo"/>
              <w:rPr>
                <w:lang w:eastAsia="zh-CN"/>
              </w:rPr>
            </w:pPr>
            <w:r>
              <w:rPr>
                <w:lang w:eastAsia="zh-CN"/>
              </w:rPr>
              <w:t>TRUE</w:t>
            </w:r>
            <w:r>
              <w:rPr>
                <w:lang w:eastAsia="zh-CN"/>
              </w:rPr>
              <w:tab/>
            </w:r>
            <w:r w:rsidR="004459B6">
              <w:rPr>
                <w:lang w:eastAsia="zh-CN"/>
              </w:rPr>
              <w:tab/>
              <w:t>Success</w:t>
            </w:r>
          </w:p>
          <w:p w:rsidR="004459B6" w:rsidRDefault="004459B6" w:rsidP="00E7531B">
            <w:pPr>
              <w:pStyle w:val="TestCaseInfo"/>
              <w:rPr>
                <w:lang w:eastAsia="zh-CN"/>
              </w:rPr>
            </w:pPr>
            <w:r>
              <w:rPr>
                <w:lang w:eastAsia="zh-CN"/>
              </w:rPr>
              <w:t>FALSE</w:t>
            </w:r>
            <w:r>
              <w:rPr>
                <w:lang w:eastAsia="zh-CN"/>
              </w:rPr>
              <w:tab/>
            </w:r>
            <w:r>
              <w:rPr>
                <w:lang w:eastAsia="zh-CN"/>
              </w:rPr>
              <w:tab/>
              <w:t>Failure</w:t>
            </w:r>
          </w:p>
        </w:tc>
      </w:tr>
      <w:tr w:rsidR="00C5031A"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5031A" w:rsidRDefault="004459B6" w:rsidP="005D4871">
            <w:pPr>
              <w:pStyle w:val="TestCaseInfo"/>
              <w:rPr>
                <w:lang w:eastAsia="zh-CN"/>
              </w:rPr>
            </w:pPr>
            <w:r>
              <w:rPr>
                <w:lang w:eastAsia="zh-CN"/>
              </w:rPr>
              <w:t xml:space="preserve">The command </w:t>
            </w:r>
            <w:r w:rsidR="005D4871">
              <w:rPr>
                <w:lang w:eastAsia="zh-CN"/>
              </w:rPr>
              <w:t xml:space="preserve">adds </w:t>
            </w:r>
            <w:r>
              <w:rPr>
                <w:lang w:eastAsia="zh-CN"/>
              </w:rPr>
              <w:t xml:space="preserve">the </w:t>
            </w:r>
            <w:r w:rsidR="005D4871">
              <w:rPr>
                <w:lang w:eastAsia="zh-CN"/>
              </w:rPr>
              <w:t>previous removed vResources.</w:t>
            </w: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8370" w:name="_Toc477275772"/>
            <w:r>
              <w:t xml:space="preserve">Function: </w:t>
            </w:r>
            <w:r w:rsidR="00E7531B">
              <w:t>VIM.</w:t>
            </w:r>
            <w:r w:rsidRPr="00C5031A">
              <w:t>RemovevResourceCapability</w:t>
            </w:r>
            <w:r>
              <w:t>()</w:t>
            </w:r>
            <w:bookmarkEnd w:id="8370"/>
          </w:p>
        </w:tc>
      </w:tr>
      <w:tr w:rsidR="004459B6"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4459B6" w:rsidRDefault="004459B6" w:rsidP="004459B6">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4459B6" w:rsidRDefault="004459B6" w:rsidP="004459B6">
            <w:pPr>
              <w:pStyle w:val="TestCaseInfo"/>
              <w:rPr>
                <w:lang w:eastAsia="zh-CN"/>
              </w:rPr>
            </w:pPr>
            <w:r>
              <w:rPr>
                <w:lang w:eastAsia="zh-CN"/>
              </w:rPr>
              <w:t>List of vResource types and counts to be removed</w:t>
            </w:r>
          </w:p>
          <w:p w:rsidR="004459B6" w:rsidRDefault="004459B6" w:rsidP="004459B6">
            <w:pPr>
              <w:pStyle w:val="TestCaseInfo"/>
              <w:rPr>
                <w:lang w:eastAsia="zh-CN"/>
              </w:rPr>
            </w:pPr>
            <w:r>
              <w:rPr>
                <w:lang w:eastAsia="zh-CN"/>
              </w:rPr>
              <w:t>Type</w:t>
            </w:r>
          </w:p>
          <w:p w:rsidR="004459B6" w:rsidRDefault="004459B6" w:rsidP="004459B6">
            <w:pPr>
              <w:pStyle w:val="TestCaseInfo"/>
              <w:numPr>
                <w:ilvl w:val="0"/>
                <w:numId w:val="160"/>
              </w:numPr>
              <w:rPr>
                <w:lang w:eastAsia="zh-CN"/>
              </w:rPr>
            </w:pPr>
            <w:r>
              <w:rPr>
                <w:lang w:eastAsia="zh-CN"/>
              </w:rPr>
              <w:t>vCPU</w:t>
            </w:r>
          </w:p>
          <w:p w:rsidR="004459B6" w:rsidRDefault="004459B6" w:rsidP="004459B6">
            <w:pPr>
              <w:pStyle w:val="TestCaseInfo"/>
              <w:numPr>
                <w:ilvl w:val="0"/>
                <w:numId w:val="160"/>
              </w:numPr>
              <w:rPr>
                <w:lang w:eastAsia="zh-CN"/>
              </w:rPr>
            </w:pPr>
            <w:r>
              <w:rPr>
                <w:lang w:eastAsia="zh-CN"/>
              </w:rPr>
              <w:t>vMemory</w:t>
            </w:r>
          </w:p>
          <w:p w:rsidR="004459B6" w:rsidRDefault="004459B6" w:rsidP="004459B6">
            <w:pPr>
              <w:pStyle w:val="TestCaseInfo"/>
              <w:numPr>
                <w:ilvl w:val="0"/>
                <w:numId w:val="160"/>
              </w:numPr>
              <w:rPr>
                <w:lang w:eastAsia="zh-CN"/>
              </w:rPr>
            </w:pPr>
            <w:r>
              <w:rPr>
                <w:lang w:eastAsia="zh-CN"/>
              </w:rPr>
              <w:t>vNetwork</w:t>
            </w:r>
          </w:p>
          <w:p w:rsidR="004459B6" w:rsidRDefault="004459B6" w:rsidP="004459B6">
            <w:pPr>
              <w:pStyle w:val="TestCaseInfo"/>
              <w:numPr>
                <w:ilvl w:val="0"/>
                <w:numId w:val="160"/>
              </w:numPr>
              <w:rPr>
                <w:lang w:eastAsia="zh-CN"/>
              </w:rPr>
            </w:pPr>
            <w:r>
              <w:rPr>
                <w:lang w:eastAsia="zh-CN"/>
              </w:rPr>
              <w:t>vStorage</w:t>
            </w:r>
          </w:p>
          <w:p w:rsidR="004459B6" w:rsidRDefault="004459B6" w:rsidP="004459B6">
            <w:pPr>
              <w:pStyle w:val="TestCaseInfo"/>
              <w:numPr>
                <w:ilvl w:val="0"/>
                <w:numId w:val="160"/>
              </w:numPr>
              <w:rPr>
                <w:lang w:eastAsia="zh-CN"/>
              </w:rPr>
            </w:pPr>
            <w:r>
              <w:rPr>
                <w:lang w:eastAsia="zh-CN"/>
              </w:rPr>
              <w:t>vNIC</w:t>
            </w:r>
          </w:p>
          <w:p w:rsidR="001460F4" w:rsidRPr="00D67489" w:rsidRDefault="001460F4" w:rsidP="00707EFE">
            <w:pPr>
              <w:pStyle w:val="TestCaseInfo"/>
              <w:rPr>
                <w:lang w:eastAsia="zh-CN"/>
              </w:rPr>
            </w:pPr>
            <w:r>
              <w:rPr>
                <w:lang w:eastAsia="zh-CN"/>
              </w:rPr>
              <w:t>Number of vResources to be removed</w:t>
            </w:r>
          </w:p>
        </w:tc>
      </w:tr>
      <w:tr w:rsidR="004459B6"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4459B6" w:rsidRDefault="004459B6" w:rsidP="004459B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4459B6" w:rsidRDefault="004459B6" w:rsidP="004459B6">
            <w:pPr>
              <w:pStyle w:val="TestCaseInfo"/>
              <w:rPr>
                <w:lang w:eastAsia="zh-CN"/>
              </w:rPr>
            </w:pPr>
            <w:r>
              <w:rPr>
                <w:lang w:eastAsia="zh-CN"/>
              </w:rPr>
              <w:t>vResourceRemovalID</w:t>
            </w:r>
            <w:r>
              <w:rPr>
                <w:lang w:eastAsia="zh-CN"/>
              </w:rPr>
              <w:tab/>
            </w:r>
            <w:r>
              <w:rPr>
                <w:lang w:eastAsia="zh-CN"/>
              </w:rPr>
              <w:tab/>
              <w:t>Success</w:t>
            </w:r>
          </w:p>
          <w:p w:rsidR="004459B6" w:rsidRDefault="004459B6" w:rsidP="004459B6">
            <w:pPr>
              <w:pStyle w:val="TestCaseInfo"/>
              <w:rPr>
                <w:lang w:eastAsia="zh-CN"/>
              </w:rPr>
            </w:pPr>
            <w:r>
              <w:rPr>
                <w:lang w:eastAsia="zh-CN"/>
              </w:rPr>
              <w:t>FALSE</w:t>
            </w:r>
            <w:r>
              <w:rPr>
                <w:lang w:eastAsia="zh-CN"/>
              </w:rPr>
              <w:tab/>
            </w:r>
            <w:r>
              <w:rPr>
                <w:lang w:eastAsia="zh-CN"/>
              </w:rPr>
              <w:tab/>
            </w:r>
            <w:r>
              <w:rPr>
                <w:lang w:eastAsia="zh-CN"/>
              </w:rPr>
              <w:tab/>
            </w:r>
            <w:r>
              <w:rPr>
                <w:lang w:eastAsia="zh-CN"/>
              </w:rPr>
              <w:tab/>
              <w:t>Failure</w:t>
            </w:r>
          </w:p>
        </w:tc>
      </w:tr>
      <w:tr w:rsidR="004459B6"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4459B6" w:rsidRDefault="004459B6" w:rsidP="004459B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4459B6" w:rsidRDefault="004459B6" w:rsidP="004459B6">
            <w:pPr>
              <w:pStyle w:val="TestCaseInfo"/>
              <w:rPr>
                <w:lang w:eastAsia="zh-CN"/>
              </w:rPr>
            </w:pPr>
            <w:r>
              <w:rPr>
                <w:lang w:eastAsia="zh-CN"/>
              </w:rPr>
              <w:t>The command removes the specified number of vResources so that the VNF scaling will not be able to take advantage of them and reaches a vResource exhaustion when scaling up/out.</w:t>
            </w: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8371" w:name="_Toc477275773"/>
            <w:r>
              <w:t xml:space="preserve">Function: </w:t>
            </w:r>
            <w:r w:rsidR="00E7531B">
              <w:t>VIM.</w:t>
            </w:r>
            <w:r w:rsidRPr="00C5031A">
              <w:t>Snapshot.GetComputeImageList</w:t>
            </w:r>
            <w:r>
              <w:t>()</w:t>
            </w:r>
            <w:bookmarkEnd w:id="8371"/>
          </w:p>
        </w:tc>
      </w:tr>
    </w:tbl>
    <w:p w:rsidR="00B40BBD" w:rsidRDefault="00692870" w:rsidP="00C5031A">
      <w:pPr>
        <w:rPr>
          <w:rFonts w:asciiTheme="minorHAnsi" w:hAnsiTheme="minorHAnsi" w:cstheme="minorBidi"/>
        </w:rPr>
      </w:pPr>
      <w:r>
        <w:t>Cross Reference</w:t>
      </w:r>
      <w:r>
        <w:fldChar w:fldCharType="begin"/>
      </w:r>
      <w:r>
        <w:instrText xml:space="preserve"> REF GetComputeImageList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40BBD" w:rsidTr="00E7531B">
        <w:trPr>
          <w:trHeight w:val="247"/>
          <w:ins w:id="8372"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E7531B">
            <w:pPr>
              <w:pStyle w:val="TestCaseDescription"/>
              <w:rPr>
                <w:ins w:id="8373" w:author="Seggelke, Klaus" w:date="2017-03-21T14:44:00Z"/>
              </w:rPr>
            </w:pPr>
            <w:ins w:id="8374" w:author="Seggelke, Klaus" w:date="2017-03-21T14:44:00Z">
              <w:r>
                <w:t>Input:</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E7531B">
            <w:pPr>
              <w:pStyle w:val="TestCaseInfo"/>
              <w:rPr>
                <w:ins w:id="8375" w:author="Seggelke, Klaus" w:date="2017-03-21T14:44:00Z"/>
                <w:lang w:eastAsia="zh-CN"/>
              </w:rPr>
            </w:pPr>
            <w:ins w:id="8376" w:author="Seggelke, Klaus" w:date="2017-03-21T14:44:00Z">
              <w:r>
                <w:rPr>
                  <w:lang w:eastAsia="zh-CN"/>
                </w:rPr>
                <w:t>Filter:</w:t>
              </w:r>
            </w:ins>
          </w:p>
          <w:p w:rsidR="00B40BBD" w:rsidRDefault="00B40BBD" w:rsidP="00FD6C0C">
            <w:pPr>
              <w:pStyle w:val="TestCaseInfo"/>
              <w:numPr>
                <w:ilvl w:val="0"/>
                <w:numId w:val="141"/>
              </w:numPr>
              <w:rPr>
                <w:ins w:id="8377" w:author="Seggelke, Klaus" w:date="2017-03-21T14:44:00Z"/>
                <w:lang w:eastAsia="zh-CN"/>
              </w:rPr>
            </w:pPr>
            <w:ins w:id="8378" w:author="Seggelke, Klaus" w:date="2017-03-21T14:44:00Z">
              <w:r>
                <w:rPr>
                  <w:lang w:eastAsia="zh-CN"/>
                </w:rPr>
                <w:t xml:space="preserve">None  </w:t>
              </w:r>
              <w:r>
                <w:rPr>
                  <w:lang w:eastAsia="zh-CN"/>
                </w:rPr>
                <w:sym w:font="Wingdings" w:char="F0E0"/>
              </w:r>
              <w:r>
                <w:rPr>
                  <w:lang w:eastAsia="zh-CN"/>
                </w:rPr>
                <w:t xml:space="preserve"> no filter</w:t>
              </w:r>
            </w:ins>
          </w:p>
          <w:p w:rsidR="00B40BBD" w:rsidRDefault="00B40BBD" w:rsidP="00FD6C0C">
            <w:pPr>
              <w:pStyle w:val="TestCaseInfo"/>
              <w:numPr>
                <w:ilvl w:val="0"/>
                <w:numId w:val="141"/>
              </w:numPr>
              <w:rPr>
                <w:ins w:id="8379" w:author="Seggelke, Klaus" w:date="2017-03-21T14:44:00Z"/>
                <w:lang w:eastAsia="zh-CN"/>
              </w:rPr>
            </w:pPr>
            <w:ins w:id="8380" w:author="Seggelke, Klaus" w:date="2017-03-21T14:44:00Z">
              <w:r>
                <w:rPr>
                  <w:lang w:eastAsia="zh-CN"/>
                </w:rPr>
                <w:t>vnfSnapshotIDDate</w:t>
              </w:r>
            </w:ins>
          </w:p>
          <w:p w:rsidR="00B40BBD" w:rsidRPr="00D67489" w:rsidRDefault="00B40BBD" w:rsidP="00FD6C0C">
            <w:pPr>
              <w:pStyle w:val="TestCaseInfo"/>
              <w:numPr>
                <w:ilvl w:val="0"/>
                <w:numId w:val="141"/>
              </w:numPr>
              <w:rPr>
                <w:ins w:id="8381" w:author="Seggelke, Klaus" w:date="2017-03-21T14:44:00Z"/>
                <w:lang w:eastAsia="zh-CN"/>
              </w:rPr>
            </w:pPr>
            <w:ins w:id="8382" w:author="Seggelke, Klaus" w:date="2017-03-21T14:44:00Z">
              <w:r>
                <w:rPr>
                  <w:lang w:eastAsia="zh-CN"/>
                </w:rPr>
                <w:t>Name</w:t>
              </w:r>
            </w:ins>
          </w:p>
        </w:tc>
      </w:tr>
      <w:tr w:rsidR="00B40BBD" w:rsidTr="00E7531B">
        <w:trPr>
          <w:ins w:id="8383"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E7531B">
            <w:pPr>
              <w:pStyle w:val="TestCaseDescription"/>
              <w:rPr>
                <w:ins w:id="8384" w:author="Seggelke, Klaus" w:date="2017-03-21T14:44:00Z"/>
              </w:rPr>
            </w:pPr>
            <w:ins w:id="8385" w:author="Seggelke, Klaus" w:date="2017-03-21T14:44:00Z">
              <w:r>
                <w:t>Return</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E7531B">
            <w:pPr>
              <w:pStyle w:val="TestCaseInfo"/>
              <w:rPr>
                <w:ins w:id="8386" w:author="Seggelke, Klaus" w:date="2017-03-21T14:44:00Z"/>
                <w:lang w:eastAsia="zh-CN"/>
              </w:rPr>
            </w:pPr>
            <w:ins w:id="8387" w:author="Seggelke, Klaus" w:date="2017-03-21T14:44:00Z">
              <w:r>
                <w:rPr>
                  <w:lang w:eastAsia="zh-CN"/>
                </w:rPr>
                <w:t>List of vCompute Image information with information per image:</w:t>
              </w:r>
            </w:ins>
          </w:p>
          <w:p w:rsidR="00B40BBD" w:rsidRDefault="00B40BBD" w:rsidP="00FD6C0C">
            <w:pPr>
              <w:pStyle w:val="TestCaseInfo"/>
              <w:numPr>
                <w:ilvl w:val="0"/>
                <w:numId w:val="142"/>
              </w:numPr>
              <w:rPr>
                <w:ins w:id="8388" w:author="Seggelke, Klaus" w:date="2017-03-21T14:44:00Z"/>
                <w:lang w:eastAsia="zh-CN"/>
              </w:rPr>
            </w:pPr>
            <w:ins w:id="8389" w:author="Seggelke, Klaus" w:date="2017-03-21T14:44:00Z">
              <w:r>
                <w:rPr>
                  <w:lang w:eastAsia="zh-CN"/>
                </w:rPr>
                <w:t>vnfSnapshotID</w:t>
              </w:r>
            </w:ins>
          </w:p>
          <w:p w:rsidR="00B40BBD" w:rsidRDefault="00B40BBD" w:rsidP="00FD6C0C">
            <w:pPr>
              <w:pStyle w:val="TestCaseInfo"/>
              <w:numPr>
                <w:ilvl w:val="0"/>
                <w:numId w:val="142"/>
              </w:numPr>
              <w:rPr>
                <w:ins w:id="8390" w:author="Seggelke, Klaus" w:date="2017-03-21T14:44:00Z"/>
                <w:lang w:eastAsia="zh-CN"/>
              </w:rPr>
            </w:pPr>
            <w:ins w:id="8391" w:author="Seggelke, Klaus" w:date="2017-03-21T14:44:00Z">
              <w:r>
                <w:rPr>
                  <w:lang w:eastAsia="zh-CN"/>
                </w:rPr>
                <w:t>Name</w:t>
              </w:r>
            </w:ins>
          </w:p>
          <w:p w:rsidR="00B40BBD" w:rsidRDefault="00B40BBD" w:rsidP="00FD6C0C">
            <w:pPr>
              <w:pStyle w:val="TestCaseInfo"/>
              <w:numPr>
                <w:ilvl w:val="0"/>
                <w:numId w:val="142"/>
              </w:numPr>
              <w:rPr>
                <w:ins w:id="8392" w:author="Seggelke, Klaus" w:date="2017-03-21T14:44:00Z"/>
                <w:lang w:eastAsia="zh-CN"/>
              </w:rPr>
            </w:pPr>
            <w:ins w:id="8393" w:author="Seggelke, Klaus" w:date="2017-03-21T14:44:00Z">
              <w:r>
                <w:rPr>
                  <w:lang w:eastAsia="zh-CN"/>
                </w:rPr>
                <w:t>Date</w:t>
              </w:r>
            </w:ins>
          </w:p>
          <w:p w:rsidR="00B40BBD" w:rsidRDefault="00B40BBD" w:rsidP="00FD6C0C">
            <w:pPr>
              <w:pStyle w:val="TestCaseInfo"/>
              <w:numPr>
                <w:ilvl w:val="0"/>
                <w:numId w:val="142"/>
              </w:numPr>
              <w:rPr>
                <w:ins w:id="8394" w:author="Seggelke, Klaus" w:date="2017-03-21T14:44:00Z"/>
                <w:lang w:eastAsia="zh-CN"/>
              </w:rPr>
            </w:pPr>
            <w:ins w:id="8395" w:author="Seggelke, Klaus" w:date="2017-03-21T14:44:00Z">
              <w:r>
                <w:rPr>
                  <w:lang w:eastAsia="zh-CN"/>
                </w:rPr>
                <w:t>Size</w:t>
              </w:r>
            </w:ins>
          </w:p>
          <w:p w:rsidR="00B40BBD" w:rsidRDefault="00B40BBD" w:rsidP="00FD6C0C">
            <w:pPr>
              <w:pStyle w:val="TestCaseInfo"/>
              <w:numPr>
                <w:ilvl w:val="0"/>
                <w:numId w:val="142"/>
              </w:numPr>
              <w:rPr>
                <w:ins w:id="8396" w:author="Seggelke, Klaus" w:date="2017-03-21T14:44:00Z"/>
                <w:lang w:eastAsia="zh-CN"/>
              </w:rPr>
            </w:pPr>
            <w:ins w:id="8397" w:author="Seggelke, Klaus" w:date="2017-03-21T14:44:00Z">
              <w:r>
                <w:rPr>
                  <w:lang w:eastAsia="zh-CN"/>
                </w:rPr>
                <w:t>Owner</w:t>
              </w:r>
            </w:ins>
          </w:p>
        </w:tc>
      </w:tr>
      <w:tr w:rsidR="00B40BBD" w:rsidTr="00E7531B">
        <w:trPr>
          <w:trHeight w:val="283"/>
          <w:ins w:id="8398"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E7531B">
            <w:pPr>
              <w:pStyle w:val="TestCaseDescription"/>
              <w:rPr>
                <w:ins w:id="8399" w:author="Seggelke, Klaus" w:date="2017-03-21T14:44:00Z"/>
              </w:rPr>
            </w:pPr>
            <w:ins w:id="8400" w:author="Seggelke, Klaus" w:date="2017-03-21T14:44:00Z">
              <w:r>
                <w:t>Description</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D94849">
            <w:pPr>
              <w:pStyle w:val="TestCaseInfo"/>
              <w:rPr>
                <w:ins w:id="8401" w:author="Seggelke, Klaus" w:date="2017-03-21T14:44:00Z"/>
                <w:lang w:eastAsia="zh-CN"/>
              </w:rPr>
            </w:pPr>
            <w:ins w:id="8402" w:author="Seggelke, Klaus" w:date="2017-03-21T14:44:00Z">
              <w:r>
                <w:rPr>
                  <w:lang w:eastAsia="zh-CN"/>
                </w:rPr>
                <w:t>The command lists all the vCompute images on the system by applying the specified filter.</w:t>
              </w:r>
            </w:ins>
          </w:p>
        </w:tc>
      </w:tr>
    </w:tbl>
    <w:p w:rsidR="00B40BBD" w:rsidDel="00B40BBD" w:rsidRDefault="00B40BBD" w:rsidP="00C5031A">
      <w:pPr>
        <w:rPr>
          <w:del w:id="8403" w:author="Seggelke, Klaus" w:date="2017-03-21T14:44:00Z"/>
          <w:rFonts w:asciiTheme="minorHAnsi" w:hAnsiTheme="minorHAnsi" w:cstheme="minorBidi"/>
        </w:rPr>
      </w:pPr>
    </w:p>
    <w:p w:rsidR="00B40BBD" w:rsidDel="00B40BBD" w:rsidRDefault="00B40BBD" w:rsidP="00C5031A">
      <w:pPr>
        <w:rPr>
          <w:del w:id="8404" w:author="Seggelke, Klaus" w:date="2017-03-21T14:44:00Z"/>
          <w:rFonts w:asciiTheme="minorHAnsi" w:hAnsiTheme="minorHAnsi" w:cstheme="minorBidi"/>
        </w:rPr>
      </w:pPr>
    </w:p>
    <w:p w:rsidR="00B40BBD" w:rsidDel="00B40BBD" w:rsidRDefault="00B40BBD" w:rsidP="00C5031A">
      <w:pPr>
        <w:rPr>
          <w:del w:id="8405" w:author="Seggelke, Klaus" w:date="2017-03-21T14:43:00Z"/>
          <w:rFonts w:asciiTheme="minorHAnsi" w:hAnsiTheme="minorHAnsi" w:cstheme="minorBidi"/>
        </w:rPr>
      </w:pPr>
    </w:p>
    <w:p w:rsidR="00FA278F" w:rsidDel="00B40BBD" w:rsidRDefault="00FA278F" w:rsidP="00C5031A">
      <w:pPr>
        <w:rPr>
          <w:del w:id="8406" w:author="Seggelke, Klaus" w:date="2017-03-21T14:43:00Z"/>
          <w:rFonts w:asciiTheme="minorHAnsi" w:hAnsiTheme="minorHAnsi" w:cstheme="minorBidi"/>
        </w:rPr>
      </w:pPr>
    </w:p>
    <w:p w:rsidR="00FA278F" w:rsidDel="00FA278F" w:rsidRDefault="00FA278F" w:rsidP="00C5031A">
      <w:pPr>
        <w:rPr>
          <w:del w:id="8407" w:author="Seggelke, Klaus" w:date="2017-03-21T10:32:00Z"/>
          <w:rFonts w:asciiTheme="minorHAnsi" w:hAnsiTheme="minorHAnsi" w:cstheme="minorBidi"/>
        </w:rPr>
      </w:pPr>
    </w:p>
    <w:p w:rsidR="00FA278F" w:rsidDel="00FA278F" w:rsidRDefault="00FA278F" w:rsidP="00C5031A">
      <w:pPr>
        <w:rPr>
          <w:del w:id="8408" w:author="Seggelke, Klaus" w:date="2017-03-21T10:31:00Z"/>
          <w:rFonts w:asciiTheme="minorHAnsi" w:hAnsiTheme="minorHAnsi" w:cstheme="minorBidi"/>
        </w:rPr>
      </w:pPr>
    </w:p>
    <w:p w:rsidR="00FA278F" w:rsidDel="00FA278F" w:rsidRDefault="00FA278F" w:rsidP="00C5031A">
      <w:pPr>
        <w:rPr>
          <w:del w:id="8409" w:author="Seggelke, Klaus" w:date="2017-03-21T10:30:00Z"/>
          <w:rFonts w:asciiTheme="minorHAnsi" w:hAnsiTheme="minorHAnsi" w:cstheme="minorBidi"/>
        </w:rPr>
      </w:pPr>
    </w:p>
    <w:p w:rsidR="00CA1CEB" w:rsidDel="00FA278F" w:rsidRDefault="00CA1CEB" w:rsidP="00C5031A">
      <w:pPr>
        <w:rPr>
          <w:del w:id="8410" w:author="Seggelke, Klaus" w:date="2017-03-21T10:29:00Z"/>
          <w:rFonts w:asciiTheme="minorHAnsi" w:hAnsiTheme="minorHAnsi" w:cstheme="minorBidi"/>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Del="00FA278F" w:rsidTr="00E7531B">
        <w:trPr>
          <w:trHeight w:val="247"/>
          <w:del w:id="8411"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FA278F" w:rsidRDefault="00CA1CEB" w:rsidP="00E7531B">
            <w:pPr>
              <w:pStyle w:val="TestCaseDescription"/>
              <w:rPr>
                <w:del w:id="8412" w:author="Seggelke, Klaus" w:date="2017-03-21T10:29:00Z"/>
              </w:rPr>
            </w:pPr>
            <w:del w:id="8413" w:author="Seggelke, Klaus" w:date="2017-03-21T10:29:00Z">
              <w:r w:rsidDel="00FA278F">
                <w:delText>Input:</w:delText>
              </w:r>
            </w:del>
          </w:p>
        </w:tc>
        <w:tc>
          <w:tcPr>
            <w:tcW w:w="7979" w:type="dxa"/>
            <w:tcBorders>
              <w:top w:val="single" w:sz="2" w:space="0" w:color="auto"/>
              <w:left w:val="single" w:sz="2" w:space="0" w:color="auto"/>
              <w:bottom w:val="single" w:sz="2" w:space="0" w:color="auto"/>
              <w:right w:val="single" w:sz="2" w:space="0" w:color="auto"/>
            </w:tcBorders>
          </w:tcPr>
          <w:p w:rsidR="00CA1CEB" w:rsidDel="00FA278F" w:rsidRDefault="00CA1CEB" w:rsidP="00E7531B">
            <w:pPr>
              <w:pStyle w:val="TestCaseInfo"/>
              <w:rPr>
                <w:del w:id="8414" w:author="Seggelke, Klaus" w:date="2017-03-21T10:29:00Z"/>
                <w:lang w:eastAsia="zh-CN"/>
              </w:rPr>
            </w:pPr>
            <w:del w:id="8415" w:author="Seggelke, Klaus" w:date="2017-03-21T10:29:00Z">
              <w:r w:rsidDel="00FA278F">
                <w:rPr>
                  <w:lang w:eastAsia="zh-CN"/>
                </w:rPr>
                <w:delText>Filter:</w:delText>
              </w:r>
            </w:del>
          </w:p>
          <w:p w:rsidR="00CA1CEB" w:rsidDel="00FA278F" w:rsidRDefault="00CA1CEB" w:rsidP="00FD6C0C">
            <w:pPr>
              <w:pStyle w:val="TestCaseInfo"/>
              <w:numPr>
                <w:ilvl w:val="0"/>
                <w:numId w:val="141"/>
              </w:numPr>
              <w:rPr>
                <w:del w:id="8416" w:author="Seggelke, Klaus" w:date="2017-03-21T10:29:00Z"/>
                <w:lang w:eastAsia="zh-CN"/>
              </w:rPr>
            </w:pPr>
            <w:del w:id="8417" w:author="Seggelke, Klaus" w:date="2017-03-21T10:29:00Z">
              <w:r w:rsidDel="00FA278F">
                <w:rPr>
                  <w:lang w:eastAsia="zh-CN"/>
                </w:rPr>
                <w:delText xml:space="preserve">None  </w:delText>
              </w:r>
              <w:r w:rsidDel="00FA278F">
                <w:rPr>
                  <w:lang w:eastAsia="zh-CN"/>
                </w:rPr>
                <w:sym w:font="Wingdings" w:char="F0E0"/>
              </w:r>
              <w:r w:rsidDel="00FA278F">
                <w:rPr>
                  <w:lang w:eastAsia="zh-CN"/>
                </w:rPr>
                <w:delText xml:space="preserve"> no filter</w:delText>
              </w:r>
            </w:del>
          </w:p>
          <w:p w:rsidR="00CA1CEB" w:rsidDel="00FA278F" w:rsidRDefault="00CA1CEB" w:rsidP="00FD6C0C">
            <w:pPr>
              <w:pStyle w:val="TestCaseInfo"/>
              <w:numPr>
                <w:ilvl w:val="0"/>
                <w:numId w:val="141"/>
              </w:numPr>
              <w:rPr>
                <w:del w:id="8418" w:author="Seggelke, Klaus" w:date="2017-03-21T10:29:00Z"/>
                <w:lang w:eastAsia="zh-CN"/>
              </w:rPr>
            </w:pPr>
            <w:del w:id="8419" w:author="Seggelke, Klaus" w:date="2017-03-21T10:29:00Z">
              <w:r w:rsidDel="00FA278F">
                <w:rPr>
                  <w:lang w:eastAsia="zh-CN"/>
                </w:rPr>
                <w:delText>ComputeImageID</w:delText>
              </w:r>
            </w:del>
          </w:p>
          <w:p w:rsidR="00CA1CEB" w:rsidDel="00FA278F" w:rsidRDefault="00CA1CEB" w:rsidP="00FD6C0C">
            <w:pPr>
              <w:pStyle w:val="TestCaseInfo"/>
              <w:numPr>
                <w:ilvl w:val="0"/>
                <w:numId w:val="141"/>
              </w:numPr>
              <w:rPr>
                <w:del w:id="8420" w:author="Seggelke, Klaus" w:date="2017-03-21T10:29:00Z"/>
                <w:lang w:eastAsia="zh-CN"/>
              </w:rPr>
            </w:pPr>
            <w:del w:id="8421" w:author="Seggelke, Klaus" w:date="2017-03-21T10:29:00Z">
              <w:r w:rsidDel="00FA278F">
                <w:rPr>
                  <w:lang w:eastAsia="zh-CN"/>
                </w:rPr>
                <w:delText>Date</w:delText>
              </w:r>
            </w:del>
          </w:p>
          <w:p w:rsidR="00CA1CEB" w:rsidRPr="00D67489" w:rsidDel="00FA278F" w:rsidRDefault="00CA1CEB" w:rsidP="00FD6C0C">
            <w:pPr>
              <w:pStyle w:val="TestCaseInfo"/>
              <w:numPr>
                <w:ilvl w:val="0"/>
                <w:numId w:val="141"/>
              </w:numPr>
              <w:rPr>
                <w:del w:id="8422" w:author="Seggelke, Klaus" w:date="2017-03-21T10:29:00Z"/>
                <w:lang w:eastAsia="zh-CN"/>
              </w:rPr>
            </w:pPr>
            <w:del w:id="8423" w:author="Seggelke, Klaus" w:date="2017-03-21T10:29:00Z">
              <w:r w:rsidDel="00FA278F">
                <w:rPr>
                  <w:lang w:eastAsia="zh-CN"/>
                </w:rPr>
                <w:delText>Name</w:delText>
              </w:r>
            </w:del>
          </w:p>
        </w:tc>
      </w:tr>
      <w:tr w:rsidR="00CA1CEB" w:rsidDel="00FA278F" w:rsidTr="00E7531B">
        <w:trPr>
          <w:del w:id="8424"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FA278F" w:rsidRDefault="00CA1CEB" w:rsidP="00E7531B">
            <w:pPr>
              <w:pStyle w:val="TestCaseDescription"/>
              <w:rPr>
                <w:del w:id="8425" w:author="Seggelke, Klaus" w:date="2017-03-21T10:29:00Z"/>
              </w:rPr>
            </w:pPr>
            <w:del w:id="8426" w:author="Seggelke, Klaus" w:date="2017-03-21T10:29:00Z">
              <w:r w:rsidDel="00FA278F">
                <w:delText>Return</w:delText>
              </w:r>
            </w:del>
          </w:p>
        </w:tc>
        <w:tc>
          <w:tcPr>
            <w:tcW w:w="7979" w:type="dxa"/>
            <w:tcBorders>
              <w:top w:val="single" w:sz="2" w:space="0" w:color="auto"/>
              <w:left w:val="single" w:sz="2" w:space="0" w:color="auto"/>
              <w:bottom w:val="single" w:sz="2" w:space="0" w:color="auto"/>
              <w:right w:val="single" w:sz="2" w:space="0" w:color="auto"/>
            </w:tcBorders>
          </w:tcPr>
          <w:p w:rsidR="00CA1CEB" w:rsidDel="00FA278F" w:rsidRDefault="00CA1CEB" w:rsidP="00E7531B">
            <w:pPr>
              <w:pStyle w:val="TestCaseInfo"/>
              <w:rPr>
                <w:del w:id="8427" w:author="Seggelke, Klaus" w:date="2017-03-21T10:29:00Z"/>
                <w:lang w:eastAsia="zh-CN"/>
              </w:rPr>
            </w:pPr>
            <w:del w:id="8428" w:author="Seggelke, Klaus" w:date="2017-03-21T10:29:00Z">
              <w:r w:rsidDel="00FA278F">
                <w:rPr>
                  <w:lang w:eastAsia="zh-CN"/>
                </w:rPr>
                <w:delText>List of vCompute Image information with information per image:</w:delText>
              </w:r>
            </w:del>
          </w:p>
          <w:p w:rsidR="00CA1CEB" w:rsidDel="00FA278F" w:rsidRDefault="00CA1CEB" w:rsidP="00FD6C0C">
            <w:pPr>
              <w:pStyle w:val="TestCaseInfo"/>
              <w:numPr>
                <w:ilvl w:val="0"/>
                <w:numId w:val="142"/>
              </w:numPr>
              <w:rPr>
                <w:del w:id="8429" w:author="Seggelke, Klaus" w:date="2017-03-21T10:29:00Z"/>
                <w:lang w:eastAsia="zh-CN"/>
              </w:rPr>
            </w:pPr>
            <w:del w:id="8430" w:author="Seggelke, Klaus" w:date="2017-03-21T10:29:00Z">
              <w:r w:rsidDel="00FA278F">
                <w:rPr>
                  <w:lang w:eastAsia="zh-CN"/>
                </w:rPr>
                <w:delText>ComputeImageID</w:delText>
              </w:r>
            </w:del>
          </w:p>
          <w:p w:rsidR="00CA1CEB" w:rsidDel="00FA278F" w:rsidRDefault="00CA1CEB" w:rsidP="00FD6C0C">
            <w:pPr>
              <w:pStyle w:val="TestCaseInfo"/>
              <w:numPr>
                <w:ilvl w:val="0"/>
                <w:numId w:val="142"/>
              </w:numPr>
              <w:rPr>
                <w:del w:id="8431" w:author="Seggelke, Klaus" w:date="2017-03-21T10:29:00Z"/>
                <w:lang w:eastAsia="zh-CN"/>
              </w:rPr>
            </w:pPr>
            <w:del w:id="8432" w:author="Seggelke, Klaus" w:date="2017-03-21T10:29:00Z">
              <w:r w:rsidDel="00FA278F">
                <w:rPr>
                  <w:lang w:eastAsia="zh-CN"/>
                </w:rPr>
                <w:delText>Name</w:delText>
              </w:r>
            </w:del>
          </w:p>
          <w:p w:rsidR="00CA1CEB" w:rsidDel="00FA278F" w:rsidRDefault="00CA1CEB" w:rsidP="00FD6C0C">
            <w:pPr>
              <w:pStyle w:val="TestCaseInfo"/>
              <w:numPr>
                <w:ilvl w:val="0"/>
                <w:numId w:val="142"/>
              </w:numPr>
              <w:rPr>
                <w:del w:id="8433" w:author="Seggelke, Klaus" w:date="2017-03-21T10:29:00Z"/>
                <w:lang w:eastAsia="zh-CN"/>
              </w:rPr>
            </w:pPr>
            <w:del w:id="8434" w:author="Seggelke, Klaus" w:date="2017-03-21T10:29:00Z">
              <w:r w:rsidDel="00FA278F">
                <w:rPr>
                  <w:lang w:eastAsia="zh-CN"/>
                </w:rPr>
                <w:delText>Date</w:delText>
              </w:r>
            </w:del>
          </w:p>
          <w:p w:rsidR="00CA1CEB" w:rsidDel="00FA278F" w:rsidRDefault="00CA1CEB" w:rsidP="00FD6C0C">
            <w:pPr>
              <w:pStyle w:val="TestCaseInfo"/>
              <w:numPr>
                <w:ilvl w:val="0"/>
                <w:numId w:val="142"/>
              </w:numPr>
              <w:rPr>
                <w:del w:id="8435" w:author="Seggelke, Klaus" w:date="2017-03-21T10:29:00Z"/>
                <w:lang w:eastAsia="zh-CN"/>
              </w:rPr>
            </w:pPr>
            <w:del w:id="8436" w:author="Seggelke, Klaus" w:date="2017-03-21T10:29:00Z">
              <w:r w:rsidDel="00FA278F">
                <w:rPr>
                  <w:lang w:eastAsia="zh-CN"/>
                </w:rPr>
                <w:delText>Size</w:delText>
              </w:r>
            </w:del>
          </w:p>
          <w:p w:rsidR="00CA1CEB" w:rsidDel="00FA278F" w:rsidRDefault="00CA1CEB" w:rsidP="00FD6C0C">
            <w:pPr>
              <w:pStyle w:val="TestCaseInfo"/>
              <w:numPr>
                <w:ilvl w:val="0"/>
                <w:numId w:val="142"/>
              </w:numPr>
              <w:rPr>
                <w:del w:id="8437" w:author="Seggelke, Klaus" w:date="2017-03-21T10:29:00Z"/>
                <w:lang w:eastAsia="zh-CN"/>
              </w:rPr>
            </w:pPr>
            <w:del w:id="8438" w:author="Seggelke, Klaus" w:date="2017-03-21T10:29:00Z">
              <w:r w:rsidDel="00FA278F">
                <w:rPr>
                  <w:lang w:eastAsia="zh-CN"/>
                </w:rPr>
                <w:delText>Owner</w:delText>
              </w:r>
            </w:del>
          </w:p>
        </w:tc>
      </w:tr>
      <w:tr w:rsidR="00CA1CEB" w:rsidDel="00FA278F" w:rsidTr="00E7531B">
        <w:trPr>
          <w:trHeight w:val="283"/>
          <w:del w:id="8439"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FA278F" w:rsidRDefault="00CA1CEB" w:rsidP="00E7531B">
            <w:pPr>
              <w:pStyle w:val="TestCaseDescription"/>
              <w:rPr>
                <w:del w:id="8440" w:author="Seggelke, Klaus" w:date="2017-03-21T10:29:00Z"/>
              </w:rPr>
            </w:pPr>
            <w:del w:id="8441" w:author="Seggelke, Klaus" w:date="2017-03-21T10:29:00Z">
              <w:r w:rsidDel="00FA278F">
                <w:delText>Description</w:delText>
              </w:r>
            </w:del>
          </w:p>
        </w:tc>
        <w:tc>
          <w:tcPr>
            <w:tcW w:w="7979" w:type="dxa"/>
            <w:tcBorders>
              <w:top w:val="single" w:sz="2" w:space="0" w:color="auto"/>
              <w:left w:val="single" w:sz="2" w:space="0" w:color="auto"/>
              <w:bottom w:val="single" w:sz="2" w:space="0" w:color="auto"/>
              <w:right w:val="single" w:sz="2" w:space="0" w:color="auto"/>
            </w:tcBorders>
          </w:tcPr>
          <w:p w:rsidR="00CA1CEB" w:rsidDel="00FA278F" w:rsidRDefault="00CA1CEB" w:rsidP="00D94849">
            <w:pPr>
              <w:pStyle w:val="TestCaseInfo"/>
              <w:rPr>
                <w:del w:id="8442" w:author="Seggelke, Klaus" w:date="2017-03-21T10:29:00Z"/>
                <w:lang w:eastAsia="zh-CN"/>
              </w:rPr>
            </w:pPr>
            <w:del w:id="8443" w:author="Seggelke, Klaus" w:date="2017-03-21T10:29:00Z">
              <w:r w:rsidDel="00FA278F">
                <w:rPr>
                  <w:lang w:eastAsia="zh-CN"/>
                </w:rPr>
                <w:delText>The command lists all the vCompute images on the system by applying the specified filter.</w:delText>
              </w:r>
            </w:del>
          </w:p>
        </w:tc>
      </w:tr>
    </w:tbl>
    <w:p w:rsidR="00C5031A" w:rsidRDefault="00692870" w:rsidP="00C5031A">
      <w:r>
        <w:fldChar w:fldCharType="end"/>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8444" w:name="_Toc477275774"/>
            <w:r>
              <w:t xml:space="preserve">Function: </w:t>
            </w:r>
            <w:r w:rsidR="00E7531B">
              <w:t>VIM.</w:t>
            </w:r>
            <w:r w:rsidRPr="00C5031A">
              <w:t>Snapshot.DeleteComputeImage</w:t>
            </w:r>
            <w:r>
              <w:t>()</w:t>
            </w:r>
            <w:bookmarkEnd w:id="8444"/>
          </w:p>
        </w:tc>
      </w:tr>
    </w:tbl>
    <w:p w:rsidR="00B40BBD" w:rsidRDefault="00692870" w:rsidP="00C5031A">
      <w:pPr>
        <w:rPr>
          <w:rFonts w:asciiTheme="minorHAnsi" w:hAnsiTheme="minorHAnsi" w:cstheme="minorBidi"/>
        </w:rPr>
      </w:pPr>
      <w:r>
        <w:t>Cross Reference:</w:t>
      </w:r>
      <w:r>
        <w:fldChar w:fldCharType="begin"/>
      </w:r>
      <w:r>
        <w:instrText xml:space="preserve"> REF Snapshot_DeleteComputeImage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40BBD" w:rsidTr="00E7531B">
        <w:trPr>
          <w:trHeight w:val="247"/>
          <w:ins w:id="8445"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E7531B">
            <w:pPr>
              <w:pStyle w:val="TestCaseDescription"/>
              <w:rPr>
                <w:ins w:id="8446" w:author="Seggelke, Klaus" w:date="2017-03-21T14:44:00Z"/>
              </w:rPr>
            </w:pPr>
            <w:ins w:id="8447" w:author="Seggelke, Klaus" w:date="2017-03-21T14:44:00Z">
              <w:r>
                <w:t>Input:</w:t>
              </w:r>
            </w:ins>
          </w:p>
        </w:tc>
        <w:tc>
          <w:tcPr>
            <w:tcW w:w="7979" w:type="dxa"/>
            <w:tcBorders>
              <w:top w:val="single" w:sz="2" w:space="0" w:color="auto"/>
              <w:left w:val="single" w:sz="2" w:space="0" w:color="auto"/>
              <w:bottom w:val="single" w:sz="2" w:space="0" w:color="auto"/>
              <w:right w:val="single" w:sz="2" w:space="0" w:color="auto"/>
            </w:tcBorders>
          </w:tcPr>
          <w:p w:rsidR="00B40BBD" w:rsidRPr="00D67489" w:rsidRDefault="00B40BBD" w:rsidP="00E7531B">
            <w:pPr>
              <w:pStyle w:val="TestCaseInfo"/>
              <w:rPr>
                <w:ins w:id="8448" w:author="Seggelke, Klaus" w:date="2017-03-21T14:44:00Z"/>
                <w:lang w:eastAsia="zh-CN"/>
              </w:rPr>
            </w:pPr>
            <w:ins w:id="8449" w:author="Seggelke, Klaus" w:date="2017-03-21T14:44:00Z">
              <w:r>
                <w:rPr>
                  <w:lang w:eastAsia="zh-CN"/>
                </w:rPr>
                <w:t>vnfSnapshotID</w:t>
              </w:r>
            </w:ins>
          </w:p>
        </w:tc>
      </w:tr>
      <w:tr w:rsidR="00B40BBD" w:rsidTr="00E7531B">
        <w:trPr>
          <w:ins w:id="8450"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B56E26">
            <w:pPr>
              <w:pStyle w:val="TestCaseDescription"/>
              <w:rPr>
                <w:ins w:id="8451" w:author="Seggelke, Klaus" w:date="2017-03-21T14:44:00Z"/>
              </w:rPr>
            </w:pPr>
            <w:ins w:id="8452" w:author="Seggelke, Klaus" w:date="2017-03-21T14:44:00Z">
              <w:r>
                <w:t>Return</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B56E26">
            <w:pPr>
              <w:pStyle w:val="TestCaseInfo"/>
              <w:rPr>
                <w:ins w:id="8453" w:author="Seggelke, Klaus" w:date="2017-03-21T14:44:00Z"/>
                <w:lang w:eastAsia="zh-CN"/>
              </w:rPr>
            </w:pPr>
            <w:ins w:id="8454" w:author="Seggelke, Klaus" w:date="2017-03-21T14:44:00Z">
              <w:r>
                <w:rPr>
                  <w:lang w:eastAsia="zh-CN"/>
                </w:rPr>
                <w:t>TRUE</w:t>
              </w:r>
              <w:r>
                <w:rPr>
                  <w:lang w:eastAsia="zh-CN"/>
                </w:rPr>
                <w:tab/>
              </w:r>
              <w:r>
                <w:rPr>
                  <w:lang w:eastAsia="zh-CN"/>
                </w:rPr>
                <w:tab/>
                <w:t>Success</w:t>
              </w:r>
            </w:ins>
          </w:p>
          <w:p w:rsidR="00B40BBD" w:rsidRDefault="00B40BBD" w:rsidP="00B56E26">
            <w:pPr>
              <w:pStyle w:val="TestCaseInfo"/>
              <w:rPr>
                <w:ins w:id="8455" w:author="Seggelke, Klaus" w:date="2017-03-21T14:44:00Z"/>
                <w:lang w:eastAsia="zh-CN"/>
              </w:rPr>
            </w:pPr>
            <w:ins w:id="8456" w:author="Seggelke, Klaus" w:date="2017-03-21T14:44:00Z">
              <w:r>
                <w:rPr>
                  <w:lang w:eastAsia="zh-CN"/>
                </w:rPr>
                <w:t>FALSE</w:t>
              </w:r>
              <w:r>
                <w:rPr>
                  <w:lang w:eastAsia="zh-CN"/>
                </w:rPr>
                <w:tab/>
              </w:r>
              <w:r>
                <w:rPr>
                  <w:lang w:eastAsia="zh-CN"/>
                </w:rPr>
                <w:tab/>
                <w:t>Failure</w:t>
              </w:r>
            </w:ins>
          </w:p>
        </w:tc>
      </w:tr>
      <w:tr w:rsidR="00B40BBD" w:rsidTr="00E7531B">
        <w:trPr>
          <w:trHeight w:val="283"/>
          <w:ins w:id="8457"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B56E26">
            <w:pPr>
              <w:pStyle w:val="TestCaseDescription"/>
              <w:rPr>
                <w:ins w:id="8458" w:author="Seggelke, Klaus" w:date="2017-03-21T14:44:00Z"/>
              </w:rPr>
            </w:pPr>
            <w:ins w:id="8459" w:author="Seggelke, Klaus" w:date="2017-03-21T14:44:00Z">
              <w:r>
                <w:t>Description</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B56E26">
            <w:pPr>
              <w:pStyle w:val="TestCaseInfo"/>
              <w:rPr>
                <w:ins w:id="8460" w:author="Seggelke, Klaus" w:date="2017-03-21T14:44:00Z"/>
                <w:lang w:eastAsia="zh-CN"/>
              </w:rPr>
            </w:pPr>
            <w:ins w:id="8461" w:author="Seggelke, Klaus" w:date="2017-03-21T14:44:00Z">
              <w:r>
                <w:rPr>
                  <w:lang w:eastAsia="zh-CN"/>
                </w:rPr>
                <w:t>The command erases the specified vCompute node image.</w:t>
              </w:r>
            </w:ins>
          </w:p>
        </w:tc>
      </w:tr>
    </w:tbl>
    <w:p w:rsidR="00B40BBD" w:rsidDel="00B40BBD" w:rsidRDefault="00B40BBD" w:rsidP="00C5031A">
      <w:pPr>
        <w:rPr>
          <w:del w:id="8462" w:author="Seggelke, Klaus" w:date="2017-03-21T14:44:00Z"/>
          <w:rFonts w:asciiTheme="minorHAnsi" w:hAnsiTheme="minorHAnsi" w:cstheme="minorBidi"/>
        </w:rPr>
      </w:pPr>
    </w:p>
    <w:p w:rsidR="00B40BBD" w:rsidDel="00B40BBD" w:rsidRDefault="00B40BBD" w:rsidP="00C5031A">
      <w:pPr>
        <w:rPr>
          <w:del w:id="8463" w:author="Seggelke, Klaus" w:date="2017-03-21T14:44:00Z"/>
          <w:rFonts w:asciiTheme="minorHAnsi" w:hAnsiTheme="minorHAnsi" w:cstheme="minorBidi"/>
        </w:rPr>
      </w:pPr>
    </w:p>
    <w:p w:rsidR="00B40BBD" w:rsidDel="00B40BBD" w:rsidRDefault="00B40BBD" w:rsidP="00C5031A">
      <w:pPr>
        <w:rPr>
          <w:del w:id="8464" w:author="Seggelke, Klaus" w:date="2017-03-21T14:43:00Z"/>
          <w:rFonts w:asciiTheme="minorHAnsi" w:hAnsiTheme="minorHAnsi" w:cstheme="minorBidi"/>
        </w:rPr>
      </w:pPr>
    </w:p>
    <w:p w:rsidR="00FA278F" w:rsidDel="00B40BBD" w:rsidRDefault="00FA278F" w:rsidP="00C5031A">
      <w:pPr>
        <w:rPr>
          <w:del w:id="8465" w:author="Seggelke, Klaus" w:date="2017-03-21T14:43:00Z"/>
          <w:rFonts w:asciiTheme="minorHAnsi" w:hAnsiTheme="minorHAnsi" w:cstheme="minorBidi"/>
        </w:rPr>
      </w:pPr>
    </w:p>
    <w:p w:rsidR="00FA278F" w:rsidDel="00FA278F" w:rsidRDefault="00FA278F" w:rsidP="00C5031A">
      <w:pPr>
        <w:rPr>
          <w:del w:id="8466" w:author="Seggelke, Klaus" w:date="2017-03-21T10:32:00Z"/>
          <w:rFonts w:asciiTheme="minorHAnsi" w:hAnsiTheme="minorHAnsi" w:cstheme="minorBidi"/>
        </w:rPr>
      </w:pPr>
    </w:p>
    <w:p w:rsidR="00FA278F" w:rsidDel="00FA278F" w:rsidRDefault="00FA278F" w:rsidP="00C5031A">
      <w:pPr>
        <w:rPr>
          <w:del w:id="8467" w:author="Seggelke, Klaus" w:date="2017-03-21T10:31:00Z"/>
          <w:rFonts w:asciiTheme="minorHAnsi" w:hAnsiTheme="minorHAnsi" w:cstheme="minorBidi"/>
        </w:rPr>
      </w:pPr>
    </w:p>
    <w:p w:rsidR="00FA278F" w:rsidDel="00FA278F" w:rsidRDefault="00FA278F" w:rsidP="00C5031A">
      <w:pPr>
        <w:rPr>
          <w:del w:id="8468" w:author="Seggelke, Klaus" w:date="2017-03-21T10:30:00Z"/>
          <w:rFonts w:asciiTheme="minorHAnsi" w:hAnsiTheme="minorHAnsi" w:cstheme="minorBidi"/>
        </w:rPr>
      </w:pPr>
    </w:p>
    <w:p w:rsidR="00CA1CEB" w:rsidDel="00FA278F" w:rsidRDefault="00CA1CEB" w:rsidP="00C5031A">
      <w:pPr>
        <w:rPr>
          <w:del w:id="8469" w:author="Seggelke, Klaus" w:date="2017-03-21T10:29:00Z"/>
          <w:rFonts w:asciiTheme="minorHAnsi" w:hAnsiTheme="minorHAnsi" w:cstheme="minorBidi"/>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Del="00FA278F" w:rsidTr="00E7531B">
        <w:trPr>
          <w:trHeight w:val="247"/>
          <w:del w:id="8470"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FA278F" w:rsidRDefault="00CA1CEB" w:rsidP="00E7531B">
            <w:pPr>
              <w:pStyle w:val="TestCaseDescription"/>
              <w:rPr>
                <w:del w:id="8471" w:author="Seggelke, Klaus" w:date="2017-03-21T10:29:00Z"/>
              </w:rPr>
            </w:pPr>
            <w:del w:id="8472" w:author="Seggelke, Klaus" w:date="2017-03-21T10:29:00Z">
              <w:r w:rsidDel="00FA278F">
                <w:delText>Input:</w:delText>
              </w:r>
            </w:del>
          </w:p>
        </w:tc>
        <w:tc>
          <w:tcPr>
            <w:tcW w:w="7979" w:type="dxa"/>
            <w:tcBorders>
              <w:top w:val="single" w:sz="2" w:space="0" w:color="auto"/>
              <w:left w:val="single" w:sz="2" w:space="0" w:color="auto"/>
              <w:bottom w:val="single" w:sz="2" w:space="0" w:color="auto"/>
              <w:right w:val="single" w:sz="2" w:space="0" w:color="auto"/>
            </w:tcBorders>
          </w:tcPr>
          <w:p w:rsidR="00CA1CEB" w:rsidRPr="00D67489" w:rsidDel="00FA278F" w:rsidRDefault="00CA1CEB" w:rsidP="00E7531B">
            <w:pPr>
              <w:pStyle w:val="TestCaseInfo"/>
              <w:rPr>
                <w:del w:id="8473" w:author="Seggelke, Klaus" w:date="2017-03-21T10:29:00Z"/>
                <w:lang w:eastAsia="zh-CN"/>
              </w:rPr>
            </w:pPr>
            <w:del w:id="8474" w:author="Seggelke, Klaus" w:date="2017-03-21T10:29:00Z">
              <w:r w:rsidDel="00FA278F">
                <w:rPr>
                  <w:lang w:eastAsia="zh-CN"/>
                </w:rPr>
                <w:delText>ComputeImageID</w:delText>
              </w:r>
            </w:del>
          </w:p>
        </w:tc>
      </w:tr>
      <w:tr w:rsidR="00CA1CEB" w:rsidDel="00FA278F" w:rsidTr="00E7531B">
        <w:trPr>
          <w:del w:id="8475"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FA278F" w:rsidRDefault="00CA1CEB" w:rsidP="00B56E26">
            <w:pPr>
              <w:pStyle w:val="TestCaseDescription"/>
              <w:rPr>
                <w:del w:id="8476" w:author="Seggelke, Klaus" w:date="2017-03-21T10:29:00Z"/>
              </w:rPr>
            </w:pPr>
            <w:del w:id="8477" w:author="Seggelke, Klaus" w:date="2017-03-21T10:29:00Z">
              <w:r w:rsidDel="00FA278F">
                <w:delText>Return</w:delText>
              </w:r>
            </w:del>
          </w:p>
        </w:tc>
        <w:tc>
          <w:tcPr>
            <w:tcW w:w="7979" w:type="dxa"/>
            <w:tcBorders>
              <w:top w:val="single" w:sz="2" w:space="0" w:color="auto"/>
              <w:left w:val="single" w:sz="2" w:space="0" w:color="auto"/>
              <w:bottom w:val="single" w:sz="2" w:space="0" w:color="auto"/>
              <w:right w:val="single" w:sz="2" w:space="0" w:color="auto"/>
            </w:tcBorders>
          </w:tcPr>
          <w:p w:rsidR="00CA1CEB" w:rsidDel="00FA278F" w:rsidRDefault="00CA1CEB" w:rsidP="00B56E26">
            <w:pPr>
              <w:pStyle w:val="TestCaseInfo"/>
              <w:rPr>
                <w:del w:id="8478" w:author="Seggelke, Klaus" w:date="2017-03-21T10:29:00Z"/>
                <w:lang w:eastAsia="zh-CN"/>
              </w:rPr>
            </w:pPr>
            <w:del w:id="8479" w:author="Seggelke, Klaus" w:date="2017-03-21T10:29:00Z">
              <w:r w:rsidDel="00FA278F">
                <w:rPr>
                  <w:lang w:eastAsia="zh-CN"/>
                </w:rPr>
                <w:delText>TRUE</w:delText>
              </w:r>
              <w:r w:rsidDel="00FA278F">
                <w:rPr>
                  <w:lang w:eastAsia="zh-CN"/>
                </w:rPr>
                <w:tab/>
              </w:r>
              <w:r w:rsidDel="00FA278F">
                <w:rPr>
                  <w:lang w:eastAsia="zh-CN"/>
                </w:rPr>
                <w:tab/>
                <w:delText>Success</w:delText>
              </w:r>
            </w:del>
          </w:p>
          <w:p w:rsidR="00CA1CEB" w:rsidDel="00FA278F" w:rsidRDefault="00CA1CEB" w:rsidP="00B56E26">
            <w:pPr>
              <w:pStyle w:val="TestCaseInfo"/>
              <w:rPr>
                <w:del w:id="8480" w:author="Seggelke, Klaus" w:date="2017-03-21T10:29:00Z"/>
                <w:lang w:eastAsia="zh-CN"/>
              </w:rPr>
            </w:pPr>
            <w:del w:id="8481" w:author="Seggelke, Klaus" w:date="2017-03-21T10:29:00Z">
              <w:r w:rsidDel="00FA278F">
                <w:rPr>
                  <w:lang w:eastAsia="zh-CN"/>
                </w:rPr>
                <w:delText>FALSE</w:delText>
              </w:r>
              <w:r w:rsidDel="00FA278F">
                <w:rPr>
                  <w:lang w:eastAsia="zh-CN"/>
                </w:rPr>
                <w:tab/>
              </w:r>
              <w:r w:rsidDel="00FA278F">
                <w:rPr>
                  <w:lang w:eastAsia="zh-CN"/>
                </w:rPr>
                <w:tab/>
                <w:delText>Failure</w:delText>
              </w:r>
            </w:del>
          </w:p>
        </w:tc>
      </w:tr>
      <w:tr w:rsidR="00CA1CEB" w:rsidDel="00FA278F" w:rsidTr="00E7531B">
        <w:trPr>
          <w:trHeight w:val="283"/>
          <w:del w:id="8482"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FA278F" w:rsidRDefault="00CA1CEB" w:rsidP="00B56E26">
            <w:pPr>
              <w:pStyle w:val="TestCaseDescription"/>
              <w:rPr>
                <w:del w:id="8483" w:author="Seggelke, Klaus" w:date="2017-03-21T10:29:00Z"/>
              </w:rPr>
            </w:pPr>
            <w:del w:id="8484" w:author="Seggelke, Klaus" w:date="2017-03-21T10:29:00Z">
              <w:r w:rsidDel="00FA278F">
                <w:delText>Description</w:delText>
              </w:r>
            </w:del>
          </w:p>
        </w:tc>
        <w:tc>
          <w:tcPr>
            <w:tcW w:w="7979" w:type="dxa"/>
            <w:tcBorders>
              <w:top w:val="single" w:sz="2" w:space="0" w:color="auto"/>
              <w:left w:val="single" w:sz="2" w:space="0" w:color="auto"/>
              <w:bottom w:val="single" w:sz="2" w:space="0" w:color="auto"/>
              <w:right w:val="single" w:sz="2" w:space="0" w:color="auto"/>
            </w:tcBorders>
          </w:tcPr>
          <w:p w:rsidR="00CA1CEB" w:rsidDel="00FA278F" w:rsidRDefault="00CA1CEB" w:rsidP="00B56E26">
            <w:pPr>
              <w:pStyle w:val="TestCaseInfo"/>
              <w:rPr>
                <w:del w:id="8485" w:author="Seggelke, Klaus" w:date="2017-03-21T10:29:00Z"/>
                <w:lang w:eastAsia="zh-CN"/>
              </w:rPr>
            </w:pPr>
            <w:del w:id="8486" w:author="Seggelke, Klaus" w:date="2017-03-21T10:29:00Z">
              <w:r w:rsidDel="00FA278F">
                <w:rPr>
                  <w:lang w:eastAsia="zh-CN"/>
                </w:rPr>
                <w:delText>The command erases the specified vCompute node image.</w:delText>
              </w:r>
            </w:del>
          </w:p>
        </w:tc>
      </w:tr>
    </w:tbl>
    <w:p w:rsidR="00C5031A" w:rsidRDefault="00692870" w:rsidP="00C5031A">
      <w:r>
        <w:fldChar w:fldCharType="end"/>
      </w:r>
    </w:p>
    <w:p w:rsidR="00DB511F" w:rsidRDefault="00DB511F"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8487" w:name="_Toc477275775"/>
            <w:r>
              <w:t xml:space="preserve">Function: </w:t>
            </w:r>
            <w:r w:rsidR="00E7531B">
              <w:t>VIM.</w:t>
            </w:r>
            <w:r w:rsidRPr="00C5031A">
              <w:t>Snapshot.GetStorageImageList</w:t>
            </w:r>
            <w:r>
              <w:t>()</w:t>
            </w:r>
            <w:bookmarkEnd w:id="8487"/>
          </w:p>
        </w:tc>
      </w:tr>
    </w:tbl>
    <w:p w:rsidR="00B40BBD" w:rsidRDefault="00692870" w:rsidP="00C5031A">
      <w:pPr>
        <w:rPr>
          <w:rFonts w:asciiTheme="minorHAnsi" w:hAnsiTheme="minorHAnsi" w:cstheme="minorBidi"/>
        </w:rPr>
      </w:pPr>
      <w:r>
        <w:lastRenderedPageBreak/>
        <w:t>Cross Reference:</w:t>
      </w:r>
      <w:r w:rsidR="00DB511F">
        <w:fldChar w:fldCharType="begin"/>
      </w:r>
      <w:r w:rsidR="00DB511F">
        <w:instrText xml:space="preserve"> REF GetStorageImageList </w:instrText>
      </w:r>
      <w:r w:rsidR="00DB511F">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40BBD" w:rsidTr="00E7531B">
        <w:trPr>
          <w:trHeight w:val="247"/>
          <w:ins w:id="8488"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D94849">
            <w:pPr>
              <w:pStyle w:val="TestCaseDescription"/>
              <w:rPr>
                <w:ins w:id="8489" w:author="Seggelke, Klaus" w:date="2017-03-21T14:44:00Z"/>
              </w:rPr>
            </w:pPr>
            <w:ins w:id="8490" w:author="Seggelke, Klaus" w:date="2017-03-21T14:44:00Z">
              <w:r>
                <w:t>Input:</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D94849">
            <w:pPr>
              <w:pStyle w:val="TestCaseInfo"/>
              <w:rPr>
                <w:ins w:id="8491" w:author="Seggelke, Klaus" w:date="2017-03-21T14:44:00Z"/>
                <w:lang w:eastAsia="zh-CN"/>
              </w:rPr>
            </w:pPr>
            <w:ins w:id="8492" w:author="Seggelke, Klaus" w:date="2017-03-21T14:44:00Z">
              <w:r>
                <w:rPr>
                  <w:lang w:eastAsia="zh-CN"/>
                </w:rPr>
                <w:t>Filter:</w:t>
              </w:r>
            </w:ins>
          </w:p>
          <w:p w:rsidR="00B40BBD" w:rsidRDefault="00B40BBD" w:rsidP="00FD6C0C">
            <w:pPr>
              <w:pStyle w:val="TestCaseInfo"/>
              <w:numPr>
                <w:ilvl w:val="0"/>
                <w:numId w:val="141"/>
              </w:numPr>
              <w:rPr>
                <w:ins w:id="8493" w:author="Seggelke, Klaus" w:date="2017-03-21T14:44:00Z"/>
                <w:lang w:eastAsia="zh-CN"/>
              </w:rPr>
            </w:pPr>
            <w:ins w:id="8494" w:author="Seggelke, Klaus" w:date="2017-03-21T14:44:00Z">
              <w:r>
                <w:rPr>
                  <w:lang w:eastAsia="zh-CN"/>
                </w:rPr>
                <w:t xml:space="preserve">None  </w:t>
              </w:r>
              <w:r>
                <w:rPr>
                  <w:lang w:eastAsia="zh-CN"/>
                </w:rPr>
                <w:sym w:font="Wingdings" w:char="F0E0"/>
              </w:r>
              <w:r>
                <w:rPr>
                  <w:lang w:eastAsia="zh-CN"/>
                </w:rPr>
                <w:t xml:space="preserve"> no filter</w:t>
              </w:r>
            </w:ins>
          </w:p>
          <w:p w:rsidR="00B40BBD" w:rsidRDefault="00B40BBD" w:rsidP="00FD6C0C">
            <w:pPr>
              <w:pStyle w:val="TestCaseInfo"/>
              <w:numPr>
                <w:ilvl w:val="0"/>
                <w:numId w:val="141"/>
              </w:numPr>
              <w:rPr>
                <w:ins w:id="8495" w:author="Seggelke, Klaus" w:date="2017-03-21T14:44:00Z"/>
                <w:lang w:eastAsia="zh-CN"/>
              </w:rPr>
            </w:pPr>
            <w:ins w:id="8496" w:author="Seggelke, Klaus" w:date="2017-03-21T14:44:00Z">
              <w:r>
                <w:rPr>
                  <w:lang w:eastAsia="zh-CN"/>
                </w:rPr>
                <w:t>vnfSnapshotIDDate</w:t>
              </w:r>
            </w:ins>
          </w:p>
          <w:p w:rsidR="00B40BBD" w:rsidRPr="00D67489" w:rsidRDefault="00B40BBD" w:rsidP="00FD6C0C">
            <w:pPr>
              <w:pStyle w:val="TestCaseInfo"/>
              <w:numPr>
                <w:ilvl w:val="0"/>
                <w:numId w:val="141"/>
              </w:numPr>
              <w:rPr>
                <w:ins w:id="8497" w:author="Seggelke, Klaus" w:date="2017-03-21T14:44:00Z"/>
                <w:lang w:eastAsia="zh-CN"/>
              </w:rPr>
            </w:pPr>
            <w:ins w:id="8498" w:author="Seggelke, Klaus" w:date="2017-03-21T14:44:00Z">
              <w:r>
                <w:rPr>
                  <w:lang w:eastAsia="zh-CN"/>
                </w:rPr>
                <w:t>Name</w:t>
              </w:r>
            </w:ins>
          </w:p>
        </w:tc>
      </w:tr>
      <w:tr w:rsidR="00B40BBD" w:rsidTr="00E7531B">
        <w:trPr>
          <w:ins w:id="8499"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D94849">
            <w:pPr>
              <w:pStyle w:val="TestCaseDescription"/>
              <w:rPr>
                <w:ins w:id="8500" w:author="Seggelke, Klaus" w:date="2017-03-21T14:44:00Z"/>
              </w:rPr>
            </w:pPr>
            <w:ins w:id="8501" w:author="Seggelke, Klaus" w:date="2017-03-21T14:44:00Z">
              <w:r>
                <w:t>Return</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D94849">
            <w:pPr>
              <w:pStyle w:val="TestCaseInfo"/>
              <w:rPr>
                <w:ins w:id="8502" w:author="Seggelke, Klaus" w:date="2017-03-21T14:44:00Z"/>
                <w:lang w:eastAsia="zh-CN"/>
              </w:rPr>
            </w:pPr>
            <w:ins w:id="8503" w:author="Seggelke, Klaus" w:date="2017-03-21T14:44:00Z">
              <w:r>
                <w:rPr>
                  <w:lang w:eastAsia="zh-CN"/>
                </w:rPr>
                <w:t>List of vStorage Image information with information per image:</w:t>
              </w:r>
            </w:ins>
          </w:p>
          <w:p w:rsidR="00B40BBD" w:rsidRDefault="00B40BBD" w:rsidP="00FD6C0C">
            <w:pPr>
              <w:pStyle w:val="TestCaseInfo"/>
              <w:numPr>
                <w:ilvl w:val="0"/>
                <w:numId w:val="142"/>
              </w:numPr>
              <w:rPr>
                <w:ins w:id="8504" w:author="Seggelke, Klaus" w:date="2017-03-21T14:44:00Z"/>
                <w:lang w:eastAsia="zh-CN"/>
              </w:rPr>
            </w:pPr>
            <w:ins w:id="8505" w:author="Seggelke, Klaus" w:date="2017-03-21T14:44:00Z">
              <w:r>
                <w:rPr>
                  <w:lang w:eastAsia="zh-CN"/>
                </w:rPr>
                <w:t>vnfSnapshotIDName</w:t>
              </w:r>
            </w:ins>
          </w:p>
          <w:p w:rsidR="00B40BBD" w:rsidRDefault="00B40BBD" w:rsidP="00FD6C0C">
            <w:pPr>
              <w:pStyle w:val="TestCaseInfo"/>
              <w:numPr>
                <w:ilvl w:val="0"/>
                <w:numId w:val="142"/>
              </w:numPr>
              <w:rPr>
                <w:ins w:id="8506" w:author="Seggelke, Klaus" w:date="2017-03-21T14:44:00Z"/>
                <w:lang w:eastAsia="zh-CN"/>
              </w:rPr>
            </w:pPr>
            <w:ins w:id="8507" w:author="Seggelke, Klaus" w:date="2017-03-21T14:44:00Z">
              <w:r>
                <w:rPr>
                  <w:lang w:eastAsia="zh-CN"/>
                </w:rPr>
                <w:t>Date</w:t>
              </w:r>
            </w:ins>
          </w:p>
          <w:p w:rsidR="00B40BBD" w:rsidRDefault="00B40BBD" w:rsidP="00FD6C0C">
            <w:pPr>
              <w:pStyle w:val="TestCaseInfo"/>
              <w:numPr>
                <w:ilvl w:val="0"/>
                <w:numId w:val="142"/>
              </w:numPr>
              <w:rPr>
                <w:ins w:id="8508" w:author="Seggelke, Klaus" w:date="2017-03-21T14:44:00Z"/>
                <w:lang w:eastAsia="zh-CN"/>
              </w:rPr>
            </w:pPr>
            <w:ins w:id="8509" w:author="Seggelke, Klaus" w:date="2017-03-21T14:44:00Z">
              <w:r>
                <w:rPr>
                  <w:lang w:eastAsia="zh-CN"/>
                </w:rPr>
                <w:t>Size</w:t>
              </w:r>
            </w:ins>
          </w:p>
          <w:p w:rsidR="00B40BBD" w:rsidRDefault="00B40BBD" w:rsidP="00FD6C0C">
            <w:pPr>
              <w:pStyle w:val="TestCaseInfo"/>
              <w:numPr>
                <w:ilvl w:val="0"/>
                <w:numId w:val="142"/>
              </w:numPr>
              <w:rPr>
                <w:ins w:id="8510" w:author="Seggelke, Klaus" w:date="2017-03-21T14:44:00Z"/>
                <w:lang w:eastAsia="zh-CN"/>
              </w:rPr>
            </w:pPr>
            <w:ins w:id="8511" w:author="Seggelke, Klaus" w:date="2017-03-21T14:44:00Z">
              <w:r>
                <w:rPr>
                  <w:lang w:eastAsia="zh-CN"/>
                </w:rPr>
                <w:t>Owner</w:t>
              </w:r>
            </w:ins>
          </w:p>
        </w:tc>
      </w:tr>
      <w:tr w:rsidR="00B40BBD" w:rsidTr="00E7531B">
        <w:trPr>
          <w:trHeight w:val="283"/>
          <w:ins w:id="8512"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D94849">
            <w:pPr>
              <w:pStyle w:val="TestCaseDescription"/>
              <w:rPr>
                <w:ins w:id="8513" w:author="Seggelke, Klaus" w:date="2017-03-21T14:44:00Z"/>
              </w:rPr>
            </w:pPr>
            <w:ins w:id="8514" w:author="Seggelke, Klaus" w:date="2017-03-21T14:44:00Z">
              <w:r>
                <w:t>Description</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D94849">
            <w:pPr>
              <w:pStyle w:val="TestCaseInfo"/>
              <w:rPr>
                <w:ins w:id="8515" w:author="Seggelke, Klaus" w:date="2017-03-21T14:44:00Z"/>
                <w:lang w:eastAsia="zh-CN"/>
              </w:rPr>
            </w:pPr>
            <w:ins w:id="8516" w:author="Seggelke, Klaus" w:date="2017-03-21T14:44:00Z">
              <w:r>
                <w:rPr>
                  <w:lang w:eastAsia="zh-CN"/>
                </w:rPr>
                <w:t>The command lists all the vStorage images on the system by applying the specified filter.</w:t>
              </w:r>
            </w:ins>
          </w:p>
        </w:tc>
      </w:tr>
    </w:tbl>
    <w:p w:rsidR="00B40BBD" w:rsidDel="00B40BBD" w:rsidRDefault="00B40BBD" w:rsidP="00C5031A">
      <w:pPr>
        <w:rPr>
          <w:del w:id="8517" w:author="Seggelke, Klaus" w:date="2017-03-21T14:44:00Z"/>
          <w:rFonts w:asciiTheme="minorHAnsi" w:hAnsiTheme="minorHAnsi" w:cstheme="minorBidi"/>
        </w:rPr>
      </w:pPr>
    </w:p>
    <w:p w:rsidR="00B40BBD" w:rsidDel="00B40BBD" w:rsidRDefault="00B40BBD" w:rsidP="00C5031A">
      <w:pPr>
        <w:rPr>
          <w:del w:id="8518" w:author="Seggelke, Klaus" w:date="2017-03-21T14:44:00Z"/>
          <w:rFonts w:asciiTheme="minorHAnsi" w:hAnsiTheme="minorHAnsi" w:cstheme="minorBidi"/>
        </w:rPr>
      </w:pPr>
    </w:p>
    <w:p w:rsidR="00B40BBD" w:rsidDel="00B40BBD" w:rsidRDefault="00B40BBD" w:rsidP="00C5031A">
      <w:pPr>
        <w:rPr>
          <w:del w:id="8519" w:author="Seggelke, Klaus" w:date="2017-03-21T14:43:00Z"/>
          <w:rFonts w:asciiTheme="minorHAnsi" w:hAnsiTheme="minorHAnsi" w:cstheme="minorBidi"/>
        </w:rPr>
      </w:pPr>
    </w:p>
    <w:p w:rsidR="00FA278F" w:rsidDel="00B40BBD" w:rsidRDefault="00FA278F" w:rsidP="00C5031A">
      <w:pPr>
        <w:rPr>
          <w:del w:id="8520" w:author="Seggelke, Klaus" w:date="2017-03-21T14:43:00Z"/>
          <w:rFonts w:asciiTheme="minorHAnsi" w:hAnsiTheme="minorHAnsi" w:cstheme="minorBidi"/>
        </w:rPr>
      </w:pPr>
    </w:p>
    <w:p w:rsidR="00FA278F" w:rsidDel="00FA278F" w:rsidRDefault="00FA278F" w:rsidP="00C5031A">
      <w:pPr>
        <w:rPr>
          <w:del w:id="8521" w:author="Seggelke, Klaus" w:date="2017-03-21T10:32:00Z"/>
          <w:rFonts w:asciiTheme="minorHAnsi" w:hAnsiTheme="minorHAnsi" w:cstheme="minorBidi"/>
        </w:rPr>
      </w:pPr>
    </w:p>
    <w:p w:rsidR="00FA278F" w:rsidDel="00FA278F" w:rsidRDefault="00FA278F" w:rsidP="00C5031A">
      <w:pPr>
        <w:rPr>
          <w:del w:id="8522" w:author="Seggelke, Klaus" w:date="2017-03-21T10:31:00Z"/>
          <w:rFonts w:asciiTheme="minorHAnsi" w:hAnsiTheme="minorHAnsi" w:cstheme="minorBidi"/>
        </w:rPr>
      </w:pPr>
    </w:p>
    <w:p w:rsidR="00FA278F" w:rsidDel="00FA278F" w:rsidRDefault="00FA278F" w:rsidP="00C5031A">
      <w:pPr>
        <w:rPr>
          <w:del w:id="8523" w:author="Seggelke, Klaus" w:date="2017-03-21T10:30:00Z"/>
          <w:rFonts w:asciiTheme="minorHAnsi" w:hAnsiTheme="minorHAnsi" w:cstheme="minorBidi"/>
        </w:rPr>
      </w:pPr>
    </w:p>
    <w:p w:rsidR="00CA1CEB" w:rsidDel="00FA278F" w:rsidRDefault="00CA1CEB" w:rsidP="00C5031A">
      <w:pPr>
        <w:rPr>
          <w:del w:id="8524" w:author="Seggelke, Klaus" w:date="2017-03-21T10:29:00Z"/>
          <w:rFonts w:asciiTheme="minorHAnsi" w:hAnsiTheme="minorHAnsi" w:cstheme="minorBidi"/>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Del="00FA278F" w:rsidTr="00E7531B">
        <w:trPr>
          <w:trHeight w:val="247"/>
          <w:del w:id="8525"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FA278F" w:rsidRDefault="00CA1CEB" w:rsidP="00D94849">
            <w:pPr>
              <w:pStyle w:val="TestCaseDescription"/>
              <w:rPr>
                <w:del w:id="8526" w:author="Seggelke, Klaus" w:date="2017-03-21T10:29:00Z"/>
              </w:rPr>
            </w:pPr>
            <w:del w:id="8527" w:author="Seggelke, Klaus" w:date="2017-03-21T10:29:00Z">
              <w:r w:rsidDel="00FA278F">
                <w:delText>Input:</w:delText>
              </w:r>
            </w:del>
          </w:p>
        </w:tc>
        <w:tc>
          <w:tcPr>
            <w:tcW w:w="7979" w:type="dxa"/>
            <w:tcBorders>
              <w:top w:val="single" w:sz="2" w:space="0" w:color="auto"/>
              <w:left w:val="single" w:sz="2" w:space="0" w:color="auto"/>
              <w:bottom w:val="single" w:sz="2" w:space="0" w:color="auto"/>
              <w:right w:val="single" w:sz="2" w:space="0" w:color="auto"/>
            </w:tcBorders>
          </w:tcPr>
          <w:p w:rsidR="00CA1CEB" w:rsidDel="00FA278F" w:rsidRDefault="00CA1CEB" w:rsidP="00D94849">
            <w:pPr>
              <w:pStyle w:val="TestCaseInfo"/>
              <w:rPr>
                <w:del w:id="8528" w:author="Seggelke, Klaus" w:date="2017-03-21T10:29:00Z"/>
                <w:lang w:eastAsia="zh-CN"/>
              </w:rPr>
            </w:pPr>
            <w:del w:id="8529" w:author="Seggelke, Klaus" w:date="2017-03-21T10:29:00Z">
              <w:r w:rsidDel="00FA278F">
                <w:rPr>
                  <w:lang w:eastAsia="zh-CN"/>
                </w:rPr>
                <w:delText>Filter:</w:delText>
              </w:r>
            </w:del>
          </w:p>
          <w:p w:rsidR="00CA1CEB" w:rsidDel="00FA278F" w:rsidRDefault="00CA1CEB" w:rsidP="00FD6C0C">
            <w:pPr>
              <w:pStyle w:val="TestCaseInfo"/>
              <w:numPr>
                <w:ilvl w:val="0"/>
                <w:numId w:val="141"/>
              </w:numPr>
              <w:rPr>
                <w:del w:id="8530" w:author="Seggelke, Klaus" w:date="2017-03-21T10:29:00Z"/>
                <w:lang w:eastAsia="zh-CN"/>
              </w:rPr>
            </w:pPr>
            <w:del w:id="8531" w:author="Seggelke, Klaus" w:date="2017-03-21T10:29:00Z">
              <w:r w:rsidDel="00FA278F">
                <w:rPr>
                  <w:lang w:eastAsia="zh-CN"/>
                </w:rPr>
                <w:delText xml:space="preserve">None  </w:delText>
              </w:r>
              <w:r w:rsidDel="00FA278F">
                <w:rPr>
                  <w:lang w:eastAsia="zh-CN"/>
                </w:rPr>
                <w:sym w:font="Wingdings" w:char="F0E0"/>
              </w:r>
              <w:r w:rsidDel="00FA278F">
                <w:rPr>
                  <w:lang w:eastAsia="zh-CN"/>
                </w:rPr>
                <w:delText xml:space="preserve"> no filter</w:delText>
              </w:r>
            </w:del>
          </w:p>
          <w:p w:rsidR="00CA1CEB" w:rsidDel="00FA278F" w:rsidRDefault="00CA1CEB" w:rsidP="00FD6C0C">
            <w:pPr>
              <w:pStyle w:val="TestCaseInfo"/>
              <w:numPr>
                <w:ilvl w:val="0"/>
                <w:numId w:val="141"/>
              </w:numPr>
              <w:rPr>
                <w:del w:id="8532" w:author="Seggelke, Klaus" w:date="2017-03-21T10:29:00Z"/>
                <w:lang w:eastAsia="zh-CN"/>
              </w:rPr>
            </w:pPr>
            <w:del w:id="8533" w:author="Seggelke, Klaus" w:date="2017-03-21T10:29:00Z">
              <w:r w:rsidDel="00FA278F">
                <w:rPr>
                  <w:lang w:eastAsia="zh-CN"/>
                </w:rPr>
                <w:delText>StorageImageID</w:delText>
              </w:r>
            </w:del>
          </w:p>
          <w:p w:rsidR="00CA1CEB" w:rsidDel="00FA278F" w:rsidRDefault="00CA1CEB" w:rsidP="00FD6C0C">
            <w:pPr>
              <w:pStyle w:val="TestCaseInfo"/>
              <w:numPr>
                <w:ilvl w:val="0"/>
                <w:numId w:val="141"/>
              </w:numPr>
              <w:rPr>
                <w:del w:id="8534" w:author="Seggelke, Klaus" w:date="2017-03-21T10:29:00Z"/>
                <w:lang w:eastAsia="zh-CN"/>
              </w:rPr>
            </w:pPr>
            <w:del w:id="8535" w:author="Seggelke, Klaus" w:date="2017-03-21T10:29:00Z">
              <w:r w:rsidDel="00FA278F">
                <w:rPr>
                  <w:lang w:eastAsia="zh-CN"/>
                </w:rPr>
                <w:delText>Date</w:delText>
              </w:r>
            </w:del>
          </w:p>
          <w:p w:rsidR="00CA1CEB" w:rsidRPr="00D67489" w:rsidDel="00FA278F" w:rsidRDefault="00CA1CEB" w:rsidP="00FD6C0C">
            <w:pPr>
              <w:pStyle w:val="TestCaseInfo"/>
              <w:numPr>
                <w:ilvl w:val="0"/>
                <w:numId w:val="141"/>
              </w:numPr>
              <w:rPr>
                <w:del w:id="8536" w:author="Seggelke, Klaus" w:date="2017-03-21T10:29:00Z"/>
                <w:lang w:eastAsia="zh-CN"/>
              </w:rPr>
            </w:pPr>
            <w:del w:id="8537" w:author="Seggelke, Klaus" w:date="2017-03-21T10:29:00Z">
              <w:r w:rsidDel="00FA278F">
                <w:rPr>
                  <w:lang w:eastAsia="zh-CN"/>
                </w:rPr>
                <w:delText>Name</w:delText>
              </w:r>
            </w:del>
          </w:p>
        </w:tc>
      </w:tr>
      <w:tr w:rsidR="00CA1CEB" w:rsidDel="00FA278F" w:rsidTr="00E7531B">
        <w:trPr>
          <w:del w:id="8538"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FA278F" w:rsidRDefault="00CA1CEB" w:rsidP="00D94849">
            <w:pPr>
              <w:pStyle w:val="TestCaseDescription"/>
              <w:rPr>
                <w:del w:id="8539" w:author="Seggelke, Klaus" w:date="2017-03-21T10:29:00Z"/>
              </w:rPr>
            </w:pPr>
            <w:del w:id="8540" w:author="Seggelke, Klaus" w:date="2017-03-21T10:29:00Z">
              <w:r w:rsidDel="00FA278F">
                <w:delText>Return</w:delText>
              </w:r>
            </w:del>
          </w:p>
        </w:tc>
        <w:tc>
          <w:tcPr>
            <w:tcW w:w="7979" w:type="dxa"/>
            <w:tcBorders>
              <w:top w:val="single" w:sz="2" w:space="0" w:color="auto"/>
              <w:left w:val="single" w:sz="2" w:space="0" w:color="auto"/>
              <w:bottom w:val="single" w:sz="2" w:space="0" w:color="auto"/>
              <w:right w:val="single" w:sz="2" w:space="0" w:color="auto"/>
            </w:tcBorders>
          </w:tcPr>
          <w:p w:rsidR="00CA1CEB" w:rsidDel="00FA278F" w:rsidRDefault="00CA1CEB" w:rsidP="00D94849">
            <w:pPr>
              <w:pStyle w:val="TestCaseInfo"/>
              <w:rPr>
                <w:del w:id="8541" w:author="Seggelke, Klaus" w:date="2017-03-21T10:29:00Z"/>
                <w:lang w:eastAsia="zh-CN"/>
              </w:rPr>
            </w:pPr>
            <w:del w:id="8542" w:author="Seggelke, Klaus" w:date="2017-03-21T10:29:00Z">
              <w:r w:rsidDel="00FA278F">
                <w:rPr>
                  <w:lang w:eastAsia="zh-CN"/>
                </w:rPr>
                <w:delText>List of vStorage Image information with information per image:</w:delText>
              </w:r>
            </w:del>
          </w:p>
          <w:p w:rsidR="00CA1CEB" w:rsidDel="00FA278F" w:rsidRDefault="00CA1CEB" w:rsidP="00FD6C0C">
            <w:pPr>
              <w:pStyle w:val="TestCaseInfo"/>
              <w:numPr>
                <w:ilvl w:val="0"/>
                <w:numId w:val="142"/>
              </w:numPr>
              <w:rPr>
                <w:del w:id="8543" w:author="Seggelke, Klaus" w:date="2017-03-21T10:29:00Z"/>
                <w:lang w:eastAsia="zh-CN"/>
              </w:rPr>
            </w:pPr>
            <w:del w:id="8544" w:author="Seggelke, Klaus" w:date="2017-03-21T10:29:00Z">
              <w:r w:rsidDel="00FA278F">
                <w:rPr>
                  <w:lang w:eastAsia="zh-CN"/>
                </w:rPr>
                <w:delText>StorageImageID</w:delText>
              </w:r>
            </w:del>
          </w:p>
          <w:p w:rsidR="00CA1CEB" w:rsidDel="00FA278F" w:rsidRDefault="00CA1CEB" w:rsidP="00FD6C0C">
            <w:pPr>
              <w:pStyle w:val="TestCaseInfo"/>
              <w:numPr>
                <w:ilvl w:val="0"/>
                <w:numId w:val="142"/>
              </w:numPr>
              <w:rPr>
                <w:del w:id="8545" w:author="Seggelke, Klaus" w:date="2017-03-21T10:29:00Z"/>
                <w:lang w:eastAsia="zh-CN"/>
              </w:rPr>
            </w:pPr>
            <w:del w:id="8546" w:author="Seggelke, Klaus" w:date="2017-03-21T10:29:00Z">
              <w:r w:rsidDel="00FA278F">
                <w:rPr>
                  <w:lang w:eastAsia="zh-CN"/>
                </w:rPr>
                <w:delText>Name</w:delText>
              </w:r>
            </w:del>
          </w:p>
          <w:p w:rsidR="00CA1CEB" w:rsidDel="00FA278F" w:rsidRDefault="00CA1CEB" w:rsidP="00FD6C0C">
            <w:pPr>
              <w:pStyle w:val="TestCaseInfo"/>
              <w:numPr>
                <w:ilvl w:val="0"/>
                <w:numId w:val="142"/>
              </w:numPr>
              <w:rPr>
                <w:del w:id="8547" w:author="Seggelke, Klaus" w:date="2017-03-21T10:29:00Z"/>
                <w:lang w:eastAsia="zh-CN"/>
              </w:rPr>
            </w:pPr>
            <w:del w:id="8548" w:author="Seggelke, Klaus" w:date="2017-03-21T10:29:00Z">
              <w:r w:rsidDel="00FA278F">
                <w:rPr>
                  <w:lang w:eastAsia="zh-CN"/>
                </w:rPr>
                <w:delText>Date</w:delText>
              </w:r>
            </w:del>
          </w:p>
          <w:p w:rsidR="00CA1CEB" w:rsidDel="00FA278F" w:rsidRDefault="00CA1CEB" w:rsidP="00FD6C0C">
            <w:pPr>
              <w:pStyle w:val="TestCaseInfo"/>
              <w:numPr>
                <w:ilvl w:val="0"/>
                <w:numId w:val="142"/>
              </w:numPr>
              <w:rPr>
                <w:del w:id="8549" w:author="Seggelke, Klaus" w:date="2017-03-21T10:29:00Z"/>
                <w:lang w:eastAsia="zh-CN"/>
              </w:rPr>
            </w:pPr>
            <w:del w:id="8550" w:author="Seggelke, Klaus" w:date="2017-03-21T10:29:00Z">
              <w:r w:rsidDel="00FA278F">
                <w:rPr>
                  <w:lang w:eastAsia="zh-CN"/>
                </w:rPr>
                <w:delText>Size</w:delText>
              </w:r>
            </w:del>
          </w:p>
          <w:p w:rsidR="00CA1CEB" w:rsidDel="00FA278F" w:rsidRDefault="00CA1CEB" w:rsidP="00FD6C0C">
            <w:pPr>
              <w:pStyle w:val="TestCaseInfo"/>
              <w:numPr>
                <w:ilvl w:val="0"/>
                <w:numId w:val="142"/>
              </w:numPr>
              <w:rPr>
                <w:del w:id="8551" w:author="Seggelke, Klaus" w:date="2017-03-21T10:29:00Z"/>
                <w:lang w:eastAsia="zh-CN"/>
              </w:rPr>
            </w:pPr>
            <w:del w:id="8552" w:author="Seggelke, Klaus" w:date="2017-03-21T10:29:00Z">
              <w:r w:rsidDel="00FA278F">
                <w:rPr>
                  <w:lang w:eastAsia="zh-CN"/>
                </w:rPr>
                <w:delText>Owner</w:delText>
              </w:r>
            </w:del>
          </w:p>
        </w:tc>
      </w:tr>
      <w:tr w:rsidR="00CA1CEB" w:rsidDel="00FA278F" w:rsidTr="00E7531B">
        <w:trPr>
          <w:trHeight w:val="283"/>
          <w:del w:id="8553"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FA278F" w:rsidRDefault="00CA1CEB" w:rsidP="00D94849">
            <w:pPr>
              <w:pStyle w:val="TestCaseDescription"/>
              <w:rPr>
                <w:del w:id="8554" w:author="Seggelke, Klaus" w:date="2017-03-21T10:29:00Z"/>
              </w:rPr>
            </w:pPr>
            <w:del w:id="8555" w:author="Seggelke, Klaus" w:date="2017-03-21T10:29:00Z">
              <w:r w:rsidDel="00FA278F">
                <w:delText>Description</w:delText>
              </w:r>
            </w:del>
          </w:p>
        </w:tc>
        <w:tc>
          <w:tcPr>
            <w:tcW w:w="7979" w:type="dxa"/>
            <w:tcBorders>
              <w:top w:val="single" w:sz="2" w:space="0" w:color="auto"/>
              <w:left w:val="single" w:sz="2" w:space="0" w:color="auto"/>
              <w:bottom w:val="single" w:sz="2" w:space="0" w:color="auto"/>
              <w:right w:val="single" w:sz="2" w:space="0" w:color="auto"/>
            </w:tcBorders>
          </w:tcPr>
          <w:p w:rsidR="00CA1CEB" w:rsidDel="00FA278F" w:rsidRDefault="00CA1CEB" w:rsidP="00D94849">
            <w:pPr>
              <w:pStyle w:val="TestCaseInfo"/>
              <w:rPr>
                <w:del w:id="8556" w:author="Seggelke, Klaus" w:date="2017-03-21T10:29:00Z"/>
                <w:lang w:eastAsia="zh-CN"/>
              </w:rPr>
            </w:pPr>
            <w:del w:id="8557" w:author="Seggelke, Klaus" w:date="2017-03-21T10:29:00Z">
              <w:r w:rsidDel="00FA278F">
                <w:rPr>
                  <w:lang w:eastAsia="zh-CN"/>
                </w:rPr>
                <w:delText>The command lists all the vStorage images on the system by applying the specified filter.</w:delText>
              </w:r>
            </w:del>
          </w:p>
        </w:tc>
      </w:tr>
    </w:tbl>
    <w:p w:rsidR="00C5031A" w:rsidRDefault="00DB511F" w:rsidP="00C5031A">
      <w:r>
        <w:fldChar w:fldCharType="end"/>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8558" w:name="_Toc477275776"/>
            <w:r>
              <w:t xml:space="preserve">Function: </w:t>
            </w:r>
            <w:r w:rsidR="00E7531B">
              <w:t>VIM.</w:t>
            </w:r>
            <w:r w:rsidR="00E7531B" w:rsidRPr="00E7531B">
              <w:t>Snapshot.DeleteStorageImage</w:t>
            </w:r>
            <w:r>
              <w:t>()</w:t>
            </w:r>
            <w:bookmarkEnd w:id="8558"/>
          </w:p>
        </w:tc>
      </w:tr>
    </w:tbl>
    <w:p w:rsidR="00B40BBD" w:rsidRDefault="00692870" w:rsidP="00B94DE1">
      <w:pPr>
        <w:rPr>
          <w:rFonts w:asciiTheme="minorHAnsi" w:hAnsiTheme="minorHAnsi" w:cstheme="minorBidi"/>
        </w:rPr>
      </w:pPr>
      <w:r>
        <w:t>Cross Reference</w:t>
      </w:r>
      <w:r>
        <w:fldChar w:fldCharType="begin"/>
      </w:r>
      <w:r>
        <w:instrText xml:space="preserve"> REF DeleteStorageImage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40BBD" w:rsidTr="00E7531B">
        <w:trPr>
          <w:trHeight w:val="247"/>
          <w:ins w:id="8559"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D94849">
            <w:pPr>
              <w:pStyle w:val="TestCaseDescription"/>
              <w:rPr>
                <w:ins w:id="8560" w:author="Seggelke, Klaus" w:date="2017-03-21T14:44:00Z"/>
              </w:rPr>
            </w:pPr>
            <w:ins w:id="8561" w:author="Seggelke, Klaus" w:date="2017-03-21T14:44:00Z">
              <w:r>
                <w:t>Input:</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D94849">
            <w:pPr>
              <w:pStyle w:val="TestCaseInfo"/>
              <w:rPr>
                <w:ins w:id="8562" w:author="Seggelke, Klaus" w:date="2017-03-21T14:44:00Z"/>
                <w:lang w:eastAsia="zh-CN"/>
              </w:rPr>
            </w:pPr>
            <w:ins w:id="8563" w:author="Seggelke, Klaus" w:date="2017-03-21T14:44:00Z">
              <w:r>
                <w:rPr>
                  <w:sz w:val="20"/>
                  <w:szCs w:val="20"/>
                </w:rPr>
                <w:t>vnfRecord</w:t>
              </w:r>
            </w:ins>
          </w:p>
          <w:p w:rsidR="00B40BBD" w:rsidRPr="00D67489" w:rsidRDefault="00B40BBD" w:rsidP="00D94849">
            <w:pPr>
              <w:pStyle w:val="TestCaseInfo"/>
              <w:rPr>
                <w:ins w:id="8564" w:author="Seggelke, Klaus" w:date="2017-03-21T14:44:00Z"/>
                <w:lang w:eastAsia="zh-CN"/>
              </w:rPr>
            </w:pPr>
            <w:ins w:id="8565" w:author="Seggelke, Klaus" w:date="2017-03-21T14:44:00Z">
              <w:r>
                <w:rPr>
                  <w:lang w:eastAsia="zh-CN"/>
                </w:rPr>
                <w:t>vnfSnapshotID</w:t>
              </w:r>
            </w:ins>
          </w:p>
        </w:tc>
      </w:tr>
      <w:tr w:rsidR="00B40BBD" w:rsidTr="00E7531B">
        <w:trPr>
          <w:ins w:id="8566"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D94849">
            <w:pPr>
              <w:pStyle w:val="TestCaseDescription"/>
              <w:rPr>
                <w:ins w:id="8567" w:author="Seggelke, Klaus" w:date="2017-03-21T14:44:00Z"/>
              </w:rPr>
            </w:pPr>
            <w:ins w:id="8568" w:author="Seggelke, Klaus" w:date="2017-03-21T14:44:00Z">
              <w:r>
                <w:t>Return</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D94849">
            <w:pPr>
              <w:pStyle w:val="TestCaseInfo"/>
              <w:rPr>
                <w:ins w:id="8569" w:author="Seggelke, Klaus" w:date="2017-03-21T14:44:00Z"/>
                <w:lang w:eastAsia="zh-CN"/>
              </w:rPr>
            </w:pPr>
            <w:ins w:id="8570" w:author="Seggelke, Klaus" w:date="2017-03-21T14:44:00Z">
              <w:r>
                <w:rPr>
                  <w:lang w:eastAsia="zh-CN"/>
                </w:rPr>
                <w:t>TRUE</w:t>
              </w:r>
              <w:r>
                <w:rPr>
                  <w:lang w:eastAsia="zh-CN"/>
                </w:rPr>
                <w:tab/>
              </w:r>
              <w:r>
                <w:rPr>
                  <w:lang w:eastAsia="zh-CN"/>
                </w:rPr>
                <w:tab/>
                <w:t>Success</w:t>
              </w:r>
            </w:ins>
          </w:p>
          <w:p w:rsidR="00B40BBD" w:rsidRDefault="00B40BBD" w:rsidP="00D94849">
            <w:pPr>
              <w:pStyle w:val="TestCaseInfo"/>
              <w:rPr>
                <w:ins w:id="8571" w:author="Seggelke, Klaus" w:date="2017-03-21T14:44:00Z"/>
                <w:lang w:eastAsia="zh-CN"/>
              </w:rPr>
            </w:pPr>
            <w:ins w:id="8572" w:author="Seggelke, Klaus" w:date="2017-03-21T14:44:00Z">
              <w:r>
                <w:rPr>
                  <w:lang w:eastAsia="zh-CN"/>
                </w:rPr>
                <w:t>FALSE</w:t>
              </w:r>
              <w:r>
                <w:rPr>
                  <w:lang w:eastAsia="zh-CN"/>
                </w:rPr>
                <w:tab/>
              </w:r>
              <w:r>
                <w:rPr>
                  <w:lang w:eastAsia="zh-CN"/>
                </w:rPr>
                <w:tab/>
                <w:t>Failure</w:t>
              </w:r>
            </w:ins>
          </w:p>
        </w:tc>
      </w:tr>
      <w:tr w:rsidR="00B40BBD" w:rsidTr="00E7531B">
        <w:trPr>
          <w:trHeight w:val="283"/>
          <w:ins w:id="8573"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D94849">
            <w:pPr>
              <w:pStyle w:val="TestCaseDescription"/>
              <w:rPr>
                <w:ins w:id="8574" w:author="Seggelke, Klaus" w:date="2017-03-21T14:44:00Z"/>
              </w:rPr>
            </w:pPr>
            <w:ins w:id="8575" w:author="Seggelke, Klaus" w:date="2017-03-21T14:44:00Z">
              <w:r>
                <w:t>Description</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D94849">
            <w:pPr>
              <w:pStyle w:val="TestCaseInfo"/>
              <w:rPr>
                <w:ins w:id="8576" w:author="Seggelke, Klaus" w:date="2017-03-21T14:44:00Z"/>
                <w:lang w:eastAsia="zh-CN"/>
              </w:rPr>
            </w:pPr>
            <w:ins w:id="8577" w:author="Seggelke, Klaus" w:date="2017-03-21T14:44:00Z">
              <w:r>
                <w:rPr>
                  <w:lang w:eastAsia="zh-CN"/>
                </w:rPr>
                <w:t>The command erases the specified vStorage image.</w:t>
              </w:r>
            </w:ins>
          </w:p>
        </w:tc>
      </w:tr>
    </w:tbl>
    <w:p w:rsidR="00B40BBD" w:rsidDel="00B40BBD" w:rsidRDefault="00B40BBD" w:rsidP="00B94DE1">
      <w:pPr>
        <w:rPr>
          <w:del w:id="8578" w:author="Seggelke, Klaus" w:date="2017-03-21T14:44:00Z"/>
          <w:rFonts w:asciiTheme="minorHAnsi" w:hAnsiTheme="minorHAnsi" w:cstheme="minorBidi"/>
        </w:rPr>
      </w:pPr>
    </w:p>
    <w:p w:rsidR="00B40BBD" w:rsidDel="00B40BBD" w:rsidRDefault="00B40BBD" w:rsidP="00B94DE1">
      <w:pPr>
        <w:rPr>
          <w:del w:id="8579" w:author="Seggelke, Klaus" w:date="2017-03-21T14:44:00Z"/>
          <w:rFonts w:asciiTheme="minorHAnsi" w:hAnsiTheme="minorHAnsi" w:cstheme="minorBidi"/>
        </w:rPr>
      </w:pPr>
    </w:p>
    <w:p w:rsidR="00B40BBD" w:rsidDel="00B40BBD" w:rsidRDefault="00B40BBD" w:rsidP="00B94DE1">
      <w:pPr>
        <w:rPr>
          <w:del w:id="8580" w:author="Seggelke, Klaus" w:date="2017-03-21T14:43:00Z"/>
          <w:rFonts w:asciiTheme="minorHAnsi" w:hAnsiTheme="minorHAnsi" w:cstheme="minorBidi"/>
        </w:rPr>
      </w:pPr>
    </w:p>
    <w:p w:rsidR="00FA278F" w:rsidDel="00B40BBD" w:rsidRDefault="00FA278F" w:rsidP="00B94DE1">
      <w:pPr>
        <w:rPr>
          <w:del w:id="8581" w:author="Seggelke, Klaus" w:date="2017-03-21T14:43:00Z"/>
          <w:rFonts w:asciiTheme="minorHAnsi" w:hAnsiTheme="minorHAnsi" w:cstheme="minorBidi"/>
        </w:rPr>
      </w:pPr>
    </w:p>
    <w:p w:rsidR="00FA278F" w:rsidDel="00FA278F" w:rsidRDefault="00FA278F" w:rsidP="00B94DE1">
      <w:pPr>
        <w:rPr>
          <w:del w:id="8582" w:author="Seggelke, Klaus" w:date="2017-03-21T10:32:00Z"/>
          <w:rFonts w:asciiTheme="minorHAnsi" w:hAnsiTheme="minorHAnsi" w:cstheme="minorBidi"/>
        </w:rPr>
      </w:pPr>
    </w:p>
    <w:p w:rsidR="00FA278F" w:rsidDel="00FA278F" w:rsidRDefault="00FA278F" w:rsidP="00B94DE1">
      <w:pPr>
        <w:rPr>
          <w:del w:id="8583" w:author="Seggelke, Klaus" w:date="2017-03-21T10:31:00Z"/>
          <w:rFonts w:asciiTheme="minorHAnsi" w:hAnsiTheme="minorHAnsi" w:cstheme="minorBidi"/>
        </w:rPr>
      </w:pPr>
    </w:p>
    <w:p w:rsidR="00FA278F" w:rsidDel="00FA278F" w:rsidRDefault="00FA278F" w:rsidP="00B94DE1">
      <w:pPr>
        <w:rPr>
          <w:del w:id="8584" w:author="Seggelke, Klaus" w:date="2017-03-21T10:30:00Z"/>
          <w:rFonts w:asciiTheme="minorHAnsi" w:hAnsiTheme="minorHAnsi" w:cstheme="minorBidi"/>
        </w:rPr>
      </w:pPr>
    </w:p>
    <w:p w:rsidR="00CA1CEB" w:rsidDel="00FA278F" w:rsidRDefault="00CA1CEB" w:rsidP="00C5031A">
      <w:pPr>
        <w:rPr>
          <w:del w:id="8585" w:author="Seggelke, Klaus" w:date="2017-03-21T10:29:00Z"/>
          <w:rFonts w:asciiTheme="minorHAnsi" w:hAnsiTheme="minorHAnsi" w:cstheme="minorBidi"/>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Del="00FA278F" w:rsidTr="00E7531B">
        <w:trPr>
          <w:trHeight w:val="247"/>
          <w:del w:id="8586"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FA278F" w:rsidRDefault="00CA1CEB" w:rsidP="00D94849">
            <w:pPr>
              <w:pStyle w:val="TestCaseDescription"/>
              <w:rPr>
                <w:del w:id="8587" w:author="Seggelke, Klaus" w:date="2017-03-21T10:29:00Z"/>
              </w:rPr>
            </w:pPr>
            <w:del w:id="8588" w:author="Seggelke, Klaus" w:date="2017-03-21T10:29:00Z">
              <w:r w:rsidDel="00FA278F">
                <w:delText>Input:</w:delText>
              </w:r>
            </w:del>
          </w:p>
        </w:tc>
        <w:tc>
          <w:tcPr>
            <w:tcW w:w="7979" w:type="dxa"/>
            <w:tcBorders>
              <w:top w:val="single" w:sz="2" w:space="0" w:color="auto"/>
              <w:left w:val="single" w:sz="2" w:space="0" w:color="auto"/>
              <w:bottom w:val="single" w:sz="2" w:space="0" w:color="auto"/>
              <w:right w:val="single" w:sz="2" w:space="0" w:color="auto"/>
            </w:tcBorders>
          </w:tcPr>
          <w:p w:rsidR="00CA1CEB" w:rsidRPr="00D67489" w:rsidDel="00FA278F" w:rsidRDefault="00CA1CEB" w:rsidP="00D94849">
            <w:pPr>
              <w:pStyle w:val="TestCaseInfo"/>
              <w:rPr>
                <w:del w:id="8589" w:author="Seggelke, Klaus" w:date="2017-03-21T10:29:00Z"/>
                <w:lang w:eastAsia="zh-CN"/>
              </w:rPr>
            </w:pPr>
            <w:del w:id="8590" w:author="Seggelke, Klaus" w:date="2017-03-21T10:29:00Z">
              <w:r w:rsidDel="00FA278F">
                <w:rPr>
                  <w:lang w:eastAsia="zh-CN"/>
                </w:rPr>
                <w:delText>StorageImageID</w:delText>
              </w:r>
            </w:del>
          </w:p>
        </w:tc>
      </w:tr>
      <w:tr w:rsidR="00CA1CEB" w:rsidDel="00FA278F" w:rsidTr="00E7531B">
        <w:trPr>
          <w:del w:id="8591"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FA278F" w:rsidRDefault="00CA1CEB" w:rsidP="00D94849">
            <w:pPr>
              <w:pStyle w:val="TestCaseDescription"/>
              <w:rPr>
                <w:del w:id="8592" w:author="Seggelke, Klaus" w:date="2017-03-21T10:29:00Z"/>
              </w:rPr>
            </w:pPr>
            <w:del w:id="8593" w:author="Seggelke, Klaus" w:date="2017-03-21T10:29:00Z">
              <w:r w:rsidDel="00FA278F">
                <w:delText>Return</w:delText>
              </w:r>
            </w:del>
          </w:p>
        </w:tc>
        <w:tc>
          <w:tcPr>
            <w:tcW w:w="7979" w:type="dxa"/>
            <w:tcBorders>
              <w:top w:val="single" w:sz="2" w:space="0" w:color="auto"/>
              <w:left w:val="single" w:sz="2" w:space="0" w:color="auto"/>
              <w:bottom w:val="single" w:sz="2" w:space="0" w:color="auto"/>
              <w:right w:val="single" w:sz="2" w:space="0" w:color="auto"/>
            </w:tcBorders>
          </w:tcPr>
          <w:p w:rsidR="00CA1CEB" w:rsidDel="00FA278F" w:rsidRDefault="00CA1CEB" w:rsidP="00D94849">
            <w:pPr>
              <w:pStyle w:val="TestCaseInfo"/>
              <w:rPr>
                <w:del w:id="8594" w:author="Seggelke, Klaus" w:date="2017-03-21T10:29:00Z"/>
                <w:lang w:eastAsia="zh-CN"/>
              </w:rPr>
            </w:pPr>
            <w:del w:id="8595" w:author="Seggelke, Klaus" w:date="2017-03-21T10:29:00Z">
              <w:r w:rsidDel="00FA278F">
                <w:rPr>
                  <w:lang w:eastAsia="zh-CN"/>
                </w:rPr>
                <w:delText>TRUE</w:delText>
              </w:r>
              <w:r w:rsidDel="00FA278F">
                <w:rPr>
                  <w:lang w:eastAsia="zh-CN"/>
                </w:rPr>
                <w:tab/>
              </w:r>
              <w:r w:rsidDel="00FA278F">
                <w:rPr>
                  <w:lang w:eastAsia="zh-CN"/>
                </w:rPr>
                <w:tab/>
                <w:delText>Success</w:delText>
              </w:r>
            </w:del>
          </w:p>
          <w:p w:rsidR="00CA1CEB" w:rsidDel="00FA278F" w:rsidRDefault="00CA1CEB" w:rsidP="00D94849">
            <w:pPr>
              <w:pStyle w:val="TestCaseInfo"/>
              <w:rPr>
                <w:del w:id="8596" w:author="Seggelke, Klaus" w:date="2017-03-21T10:29:00Z"/>
                <w:lang w:eastAsia="zh-CN"/>
              </w:rPr>
            </w:pPr>
            <w:del w:id="8597" w:author="Seggelke, Klaus" w:date="2017-03-21T10:29:00Z">
              <w:r w:rsidDel="00FA278F">
                <w:rPr>
                  <w:lang w:eastAsia="zh-CN"/>
                </w:rPr>
                <w:delText>FALSE</w:delText>
              </w:r>
              <w:r w:rsidDel="00FA278F">
                <w:rPr>
                  <w:lang w:eastAsia="zh-CN"/>
                </w:rPr>
                <w:tab/>
              </w:r>
              <w:r w:rsidDel="00FA278F">
                <w:rPr>
                  <w:lang w:eastAsia="zh-CN"/>
                </w:rPr>
                <w:tab/>
                <w:delText>Failure</w:delText>
              </w:r>
            </w:del>
          </w:p>
        </w:tc>
      </w:tr>
      <w:tr w:rsidR="00CA1CEB" w:rsidDel="00FA278F" w:rsidTr="00E7531B">
        <w:trPr>
          <w:trHeight w:val="283"/>
          <w:del w:id="8598"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FA278F" w:rsidRDefault="00CA1CEB" w:rsidP="00D94849">
            <w:pPr>
              <w:pStyle w:val="TestCaseDescription"/>
              <w:rPr>
                <w:del w:id="8599" w:author="Seggelke, Klaus" w:date="2017-03-21T10:29:00Z"/>
              </w:rPr>
            </w:pPr>
            <w:del w:id="8600" w:author="Seggelke, Klaus" w:date="2017-03-21T10:29:00Z">
              <w:r w:rsidDel="00FA278F">
                <w:delText>Description</w:delText>
              </w:r>
            </w:del>
          </w:p>
        </w:tc>
        <w:tc>
          <w:tcPr>
            <w:tcW w:w="7979" w:type="dxa"/>
            <w:tcBorders>
              <w:top w:val="single" w:sz="2" w:space="0" w:color="auto"/>
              <w:left w:val="single" w:sz="2" w:space="0" w:color="auto"/>
              <w:bottom w:val="single" w:sz="2" w:space="0" w:color="auto"/>
              <w:right w:val="single" w:sz="2" w:space="0" w:color="auto"/>
            </w:tcBorders>
          </w:tcPr>
          <w:p w:rsidR="00CA1CEB" w:rsidDel="00FA278F" w:rsidRDefault="00CA1CEB" w:rsidP="00D94849">
            <w:pPr>
              <w:pStyle w:val="TestCaseInfo"/>
              <w:rPr>
                <w:del w:id="8601" w:author="Seggelke, Klaus" w:date="2017-03-21T10:29:00Z"/>
                <w:lang w:eastAsia="zh-CN"/>
              </w:rPr>
            </w:pPr>
            <w:del w:id="8602" w:author="Seggelke, Klaus" w:date="2017-03-21T10:29:00Z">
              <w:r w:rsidDel="00FA278F">
                <w:rPr>
                  <w:lang w:eastAsia="zh-CN"/>
                </w:rPr>
                <w:delText>The command erases the specified vStorage image.</w:delText>
              </w:r>
            </w:del>
          </w:p>
        </w:tc>
      </w:tr>
    </w:tbl>
    <w:p w:rsidR="00C5031A" w:rsidRDefault="00692870" w:rsidP="00B94DE1">
      <w:r>
        <w:fldChar w:fldCharType="end"/>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8603" w:name="_Toc477275777"/>
            <w:r>
              <w:t xml:space="preserve">Function: </w:t>
            </w:r>
            <w:r w:rsidR="00E7531B">
              <w:t>VIM.</w:t>
            </w:r>
            <w:r w:rsidR="00E7531B" w:rsidRPr="00E7531B">
              <w:t>Fault.ListFaultNotificationRegistration</w:t>
            </w:r>
            <w:r>
              <w:t>()</w:t>
            </w:r>
            <w:bookmarkEnd w:id="8603"/>
          </w:p>
        </w:tc>
      </w:tr>
    </w:tbl>
    <w:p w:rsidR="00B40BBD" w:rsidRDefault="009848AB" w:rsidP="00C5031A">
      <w:pPr>
        <w:rPr>
          <w:rFonts w:asciiTheme="minorHAnsi" w:hAnsiTheme="minorHAnsi" w:cstheme="minorBidi"/>
        </w:rPr>
      </w:pPr>
      <w:r>
        <w:t>Cross Reference</w:t>
      </w:r>
      <w:r>
        <w:fldChar w:fldCharType="begin"/>
      </w:r>
      <w:r>
        <w:instrText xml:space="preserve"> REF ListFaultNotificationRegistration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40BBD" w:rsidTr="00E7531B">
        <w:trPr>
          <w:trHeight w:val="247"/>
          <w:ins w:id="8604"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E7531B">
            <w:pPr>
              <w:pStyle w:val="TestCaseDescription"/>
              <w:rPr>
                <w:ins w:id="8605" w:author="Seggelke, Klaus" w:date="2017-03-21T14:44:00Z"/>
              </w:rPr>
            </w:pPr>
            <w:ins w:id="8606" w:author="Seggelke, Klaus" w:date="2017-03-21T14:44:00Z">
              <w:r>
                <w:t>Input:</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5370FB">
            <w:pPr>
              <w:pStyle w:val="TestCaseInfo"/>
              <w:rPr>
                <w:ins w:id="8607" w:author="Seggelke, Klaus" w:date="2017-03-21T14:44:00Z"/>
                <w:lang w:eastAsia="zh-CN"/>
              </w:rPr>
            </w:pPr>
            <w:ins w:id="8608" w:author="Seggelke, Klaus" w:date="2017-03-21T14:44:00Z">
              <w:r>
                <w:rPr>
                  <w:sz w:val="20"/>
                  <w:szCs w:val="20"/>
                </w:rPr>
                <w:t>vnfRecord</w:t>
              </w:r>
              <w:r>
                <w:rPr>
                  <w:lang w:eastAsia="zh-CN"/>
                </w:rPr>
                <w:t xml:space="preserve"> or ANY</w:t>
              </w:r>
            </w:ins>
          </w:p>
          <w:p w:rsidR="00B40BBD" w:rsidRDefault="00B40BBD" w:rsidP="005370FB">
            <w:pPr>
              <w:pStyle w:val="TestCaseInfo"/>
              <w:rPr>
                <w:ins w:id="8609" w:author="Seggelke, Klaus" w:date="2017-03-21T14:44:00Z"/>
                <w:lang w:eastAsia="zh-CN"/>
              </w:rPr>
            </w:pPr>
            <w:ins w:id="8610" w:author="Seggelke, Klaus" w:date="2017-03-21T14:44:00Z">
              <w:r>
                <w:rPr>
                  <w:lang w:eastAsia="zh-CN"/>
                </w:rPr>
                <w:t>Type:</w:t>
              </w:r>
            </w:ins>
          </w:p>
          <w:p w:rsidR="00B40BBD" w:rsidRDefault="00B40BBD" w:rsidP="005370FB">
            <w:pPr>
              <w:pStyle w:val="TestCaseInfo"/>
              <w:numPr>
                <w:ilvl w:val="0"/>
                <w:numId w:val="155"/>
              </w:numPr>
              <w:rPr>
                <w:ins w:id="8611" w:author="Seggelke, Klaus" w:date="2017-03-21T14:44:00Z"/>
                <w:lang w:eastAsia="zh-CN"/>
              </w:rPr>
            </w:pPr>
            <w:ins w:id="8612" w:author="Seggelke, Klaus" w:date="2017-03-21T14:44:00Z">
              <w:r>
                <w:rPr>
                  <w:lang w:eastAsia="zh-CN"/>
                </w:rPr>
                <w:t>vCPU</w:t>
              </w:r>
            </w:ins>
          </w:p>
          <w:p w:rsidR="00B40BBD" w:rsidRDefault="00B40BBD" w:rsidP="005370FB">
            <w:pPr>
              <w:pStyle w:val="TestCaseInfo"/>
              <w:numPr>
                <w:ilvl w:val="0"/>
                <w:numId w:val="155"/>
              </w:numPr>
              <w:rPr>
                <w:ins w:id="8613" w:author="Seggelke, Klaus" w:date="2017-03-21T14:44:00Z"/>
                <w:lang w:eastAsia="zh-CN"/>
              </w:rPr>
            </w:pPr>
            <w:ins w:id="8614" w:author="Seggelke, Klaus" w:date="2017-03-21T14:44:00Z">
              <w:r>
                <w:rPr>
                  <w:lang w:eastAsia="zh-CN"/>
                </w:rPr>
                <w:t>vMemory</w:t>
              </w:r>
            </w:ins>
          </w:p>
          <w:p w:rsidR="00B40BBD" w:rsidRDefault="00B40BBD" w:rsidP="005370FB">
            <w:pPr>
              <w:pStyle w:val="TestCaseInfo"/>
              <w:numPr>
                <w:ilvl w:val="0"/>
                <w:numId w:val="155"/>
              </w:numPr>
              <w:rPr>
                <w:ins w:id="8615" w:author="Seggelke, Klaus" w:date="2017-03-21T14:44:00Z"/>
                <w:lang w:eastAsia="zh-CN"/>
              </w:rPr>
            </w:pPr>
            <w:ins w:id="8616" w:author="Seggelke, Klaus" w:date="2017-03-21T14:44:00Z">
              <w:r>
                <w:rPr>
                  <w:lang w:eastAsia="zh-CN"/>
                </w:rPr>
                <w:t>vNetwork</w:t>
              </w:r>
            </w:ins>
          </w:p>
          <w:p w:rsidR="00B40BBD" w:rsidRDefault="00B40BBD" w:rsidP="005370FB">
            <w:pPr>
              <w:pStyle w:val="TestCaseInfo"/>
              <w:numPr>
                <w:ilvl w:val="0"/>
                <w:numId w:val="155"/>
              </w:numPr>
              <w:rPr>
                <w:ins w:id="8617" w:author="Seggelke, Klaus" w:date="2017-03-21T14:44:00Z"/>
                <w:lang w:eastAsia="zh-CN"/>
              </w:rPr>
            </w:pPr>
            <w:ins w:id="8618" w:author="Seggelke, Klaus" w:date="2017-03-21T14:44:00Z">
              <w:r>
                <w:rPr>
                  <w:lang w:eastAsia="zh-CN"/>
                </w:rPr>
                <w:t>vStorage</w:t>
              </w:r>
            </w:ins>
          </w:p>
          <w:p w:rsidR="00B40BBD" w:rsidRDefault="00B40BBD" w:rsidP="005370FB">
            <w:pPr>
              <w:pStyle w:val="TestCaseInfo"/>
              <w:numPr>
                <w:ilvl w:val="0"/>
                <w:numId w:val="155"/>
              </w:numPr>
              <w:rPr>
                <w:ins w:id="8619" w:author="Seggelke, Klaus" w:date="2017-03-21T14:44:00Z"/>
                <w:lang w:eastAsia="zh-CN"/>
              </w:rPr>
            </w:pPr>
            <w:ins w:id="8620" w:author="Seggelke, Klaus" w:date="2017-03-21T14:44:00Z">
              <w:r>
                <w:rPr>
                  <w:lang w:eastAsia="zh-CN"/>
                </w:rPr>
                <w:t>ANY</w:t>
              </w:r>
            </w:ins>
          </w:p>
          <w:p w:rsidR="00B40BBD" w:rsidRDefault="00B40BBD" w:rsidP="005370FB">
            <w:pPr>
              <w:pStyle w:val="TestCaseInfo"/>
              <w:rPr>
                <w:ins w:id="8621" w:author="Seggelke, Klaus" w:date="2017-03-21T14:44:00Z"/>
                <w:lang w:eastAsia="zh-CN"/>
              </w:rPr>
            </w:pPr>
            <w:ins w:id="8622" w:author="Seggelke, Klaus" w:date="2017-03-21T14:44:00Z">
              <w:r>
                <w:rPr>
                  <w:lang w:eastAsia="zh-CN"/>
                </w:rPr>
                <w:t>Severity:</w:t>
              </w:r>
            </w:ins>
          </w:p>
          <w:p w:rsidR="00B40BBD" w:rsidRDefault="00B40BBD" w:rsidP="005370FB">
            <w:pPr>
              <w:pStyle w:val="TestCaseInfo"/>
              <w:numPr>
                <w:ilvl w:val="0"/>
                <w:numId w:val="154"/>
              </w:numPr>
              <w:rPr>
                <w:ins w:id="8623" w:author="Seggelke, Klaus" w:date="2017-03-21T14:44:00Z"/>
                <w:lang w:eastAsia="zh-CN"/>
              </w:rPr>
            </w:pPr>
            <w:ins w:id="8624" w:author="Seggelke, Klaus" w:date="2017-03-21T14:44:00Z">
              <w:r>
                <w:rPr>
                  <w:lang w:eastAsia="zh-CN"/>
                </w:rPr>
                <w:t>Critical</w:t>
              </w:r>
            </w:ins>
          </w:p>
          <w:p w:rsidR="00B40BBD" w:rsidRDefault="00B40BBD" w:rsidP="005370FB">
            <w:pPr>
              <w:pStyle w:val="TestCaseInfo"/>
              <w:numPr>
                <w:ilvl w:val="0"/>
                <w:numId w:val="154"/>
              </w:numPr>
              <w:rPr>
                <w:ins w:id="8625" w:author="Seggelke, Klaus" w:date="2017-03-21T14:44:00Z"/>
                <w:lang w:eastAsia="zh-CN"/>
              </w:rPr>
            </w:pPr>
            <w:ins w:id="8626" w:author="Seggelke, Klaus" w:date="2017-03-21T14:44:00Z">
              <w:r>
                <w:rPr>
                  <w:lang w:eastAsia="zh-CN"/>
                </w:rPr>
                <w:t>Major</w:t>
              </w:r>
            </w:ins>
          </w:p>
          <w:p w:rsidR="00B40BBD" w:rsidRDefault="00B40BBD" w:rsidP="005370FB">
            <w:pPr>
              <w:pStyle w:val="TestCaseInfo"/>
              <w:numPr>
                <w:ilvl w:val="0"/>
                <w:numId w:val="154"/>
              </w:numPr>
              <w:rPr>
                <w:ins w:id="8627" w:author="Seggelke, Klaus" w:date="2017-03-21T14:44:00Z"/>
                <w:lang w:eastAsia="zh-CN"/>
              </w:rPr>
            </w:pPr>
            <w:ins w:id="8628" w:author="Seggelke, Klaus" w:date="2017-03-21T14:44:00Z">
              <w:r>
                <w:rPr>
                  <w:lang w:eastAsia="zh-CN"/>
                </w:rPr>
                <w:t>Minor</w:t>
              </w:r>
            </w:ins>
          </w:p>
          <w:p w:rsidR="00B40BBD" w:rsidRDefault="00B40BBD" w:rsidP="005370FB">
            <w:pPr>
              <w:pStyle w:val="TestCaseInfo"/>
              <w:numPr>
                <w:ilvl w:val="0"/>
                <w:numId w:val="154"/>
              </w:numPr>
              <w:rPr>
                <w:ins w:id="8629" w:author="Seggelke, Klaus" w:date="2017-03-21T14:44:00Z"/>
                <w:lang w:eastAsia="zh-CN"/>
              </w:rPr>
            </w:pPr>
            <w:ins w:id="8630" w:author="Seggelke, Klaus" w:date="2017-03-21T14:44:00Z">
              <w:r>
                <w:rPr>
                  <w:lang w:eastAsia="zh-CN"/>
                </w:rPr>
                <w:t>Warning</w:t>
              </w:r>
            </w:ins>
          </w:p>
          <w:p w:rsidR="00B40BBD" w:rsidRDefault="00B40BBD" w:rsidP="005370FB">
            <w:pPr>
              <w:pStyle w:val="TestCaseInfo"/>
              <w:numPr>
                <w:ilvl w:val="0"/>
                <w:numId w:val="154"/>
              </w:numPr>
              <w:rPr>
                <w:ins w:id="8631" w:author="Seggelke, Klaus" w:date="2017-03-21T14:44:00Z"/>
                <w:lang w:eastAsia="zh-CN"/>
              </w:rPr>
            </w:pPr>
            <w:ins w:id="8632" w:author="Seggelke, Klaus" w:date="2017-03-21T14:44:00Z">
              <w:r>
                <w:rPr>
                  <w:lang w:eastAsia="zh-CN"/>
                </w:rPr>
                <w:t>Indeterminate</w:t>
              </w:r>
            </w:ins>
          </w:p>
          <w:p w:rsidR="00B40BBD" w:rsidRPr="00D67489" w:rsidRDefault="00B40BBD" w:rsidP="005370FB">
            <w:pPr>
              <w:pStyle w:val="TestCaseInfo"/>
              <w:numPr>
                <w:ilvl w:val="0"/>
                <w:numId w:val="154"/>
              </w:numPr>
              <w:rPr>
                <w:ins w:id="8633" w:author="Seggelke, Klaus" w:date="2017-03-21T14:44:00Z"/>
                <w:lang w:eastAsia="zh-CN"/>
              </w:rPr>
            </w:pPr>
            <w:ins w:id="8634" w:author="Seggelke, Klaus" w:date="2017-03-21T14:44:00Z">
              <w:r>
                <w:rPr>
                  <w:lang w:eastAsia="zh-CN"/>
                </w:rPr>
                <w:t>ANY</w:t>
              </w:r>
            </w:ins>
          </w:p>
        </w:tc>
      </w:tr>
      <w:tr w:rsidR="00B40BBD" w:rsidTr="00E7531B">
        <w:trPr>
          <w:ins w:id="8635"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E7531B">
            <w:pPr>
              <w:pStyle w:val="TestCaseDescription"/>
              <w:rPr>
                <w:ins w:id="8636" w:author="Seggelke, Klaus" w:date="2017-03-21T14:44:00Z"/>
              </w:rPr>
            </w:pPr>
            <w:ins w:id="8637" w:author="Seggelke, Klaus" w:date="2017-03-21T14:44:00Z">
              <w:r>
                <w:t>Return</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E7531B">
            <w:pPr>
              <w:pStyle w:val="TestCaseInfo"/>
              <w:rPr>
                <w:ins w:id="8638" w:author="Seggelke, Klaus" w:date="2017-03-21T14:44:00Z"/>
                <w:lang w:eastAsia="zh-CN"/>
              </w:rPr>
            </w:pPr>
            <w:ins w:id="8639" w:author="Seggelke, Klaus" w:date="2017-03-21T14:44:00Z">
              <w:r>
                <w:rPr>
                  <w:lang w:eastAsia="zh-CN"/>
                </w:rPr>
                <w:t>List of Fault Notifications passing the filter with following information:</w:t>
              </w:r>
            </w:ins>
          </w:p>
          <w:p w:rsidR="00B40BBD" w:rsidRDefault="00B40BBD" w:rsidP="004F5EAE">
            <w:pPr>
              <w:pStyle w:val="TestCaseInfo"/>
              <w:numPr>
                <w:ilvl w:val="0"/>
                <w:numId w:val="156"/>
              </w:numPr>
              <w:rPr>
                <w:ins w:id="8640" w:author="Seggelke, Klaus" w:date="2017-03-21T14:44:00Z"/>
                <w:lang w:eastAsia="zh-CN"/>
              </w:rPr>
            </w:pPr>
            <w:ins w:id="8641" w:author="Seggelke, Klaus" w:date="2017-03-21T14:44:00Z">
              <w:r>
                <w:rPr>
                  <w:lang w:eastAsia="zh-CN"/>
                </w:rPr>
                <w:t>FaultRegisterID</w:t>
              </w:r>
            </w:ins>
          </w:p>
          <w:p w:rsidR="00B40BBD" w:rsidRDefault="00B40BBD" w:rsidP="004F5EAE">
            <w:pPr>
              <w:pStyle w:val="TestCaseInfo"/>
              <w:numPr>
                <w:ilvl w:val="0"/>
                <w:numId w:val="156"/>
              </w:numPr>
              <w:rPr>
                <w:ins w:id="8642" w:author="Seggelke, Klaus" w:date="2017-03-21T14:44:00Z"/>
                <w:lang w:eastAsia="zh-CN"/>
              </w:rPr>
            </w:pPr>
            <w:ins w:id="8643" w:author="Seggelke, Klaus" w:date="2017-03-21T14:44:00Z">
              <w:r>
                <w:rPr>
                  <w:lang w:eastAsia="zh-CN"/>
                </w:rPr>
                <w:t>Type</w:t>
              </w:r>
            </w:ins>
          </w:p>
          <w:p w:rsidR="00B40BBD" w:rsidRDefault="00B40BBD" w:rsidP="004F5EAE">
            <w:pPr>
              <w:pStyle w:val="TestCaseInfo"/>
              <w:numPr>
                <w:ilvl w:val="0"/>
                <w:numId w:val="156"/>
              </w:numPr>
              <w:rPr>
                <w:ins w:id="8644" w:author="Seggelke, Klaus" w:date="2017-03-21T14:44:00Z"/>
                <w:lang w:eastAsia="zh-CN"/>
              </w:rPr>
            </w:pPr>
            <w:ins w:id="8645" w:author="Seggelke, Klaus" w:date="2017-03-21T14:44:00Z">
              <w:r>
                <w:rPr>
                  <w:lang w:eastAsia="zh-CN"/>
                </w:rPr>
                <w:t>Severity</w:t>
              </w:r>
            </w:ins>
          </w:p>
        </w:tc>
      </w:tr>
      <w:tr w:rsidR="00B40BBD" w:rsidTr="00E7531B">
        <w:trPr>
          <w:trHeight w:val="283"/>
          <w:ins w:id="8646"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E7531B">
            <w:pPr>
              <w:pStyle w:val="TestCaseDescription"/>
              <w:rPr>
                <w:ins w:id="8647" w:author="Seggelke, Klaus" w:date="2017-03-21T14:44:00Z"/>
              </w:rPr>
            </w:pPr>
            <w:ins w:id="8648" w:author="Seggelke, Klaus" w:date="2017-03-21T14:44:00Z">
              <w:r>
                <w:t>Description</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E7531B">
            <w:pPr>
              <w:pStyle w:val="TestCaseInfo"/>
              <w:rPr>
                <w:ins w:id="8649" w:author="Seggelke, Klaus" w:date="2017-03-21T14:44:00Z"/>
                <w:lang w:eastAsia="zh-CN"/>
              </w:rPr>
            </w:pPr>
            <w:ins w:id="8650" w:author="Seggelke, Klaus" w:date="2017-03-21T14:44:00Z">
              <w:r>
                <w:rPr>
                  <w:lang w:eastAsia="zh-CN"/>
                </w:rPr>
                <w:t xml:space="preserve">The command retrieves all Fault Notification registrations at the VIM passing the filter. </w:t>
              </w:r>
            </w:ins>
          </w:p>
        </w:tc>
      </w:tr>
    </w:tbl>
    <w:p w:rsidR="00B40BBD" w:rsidDel="00B40BBD" w:rsidRDefault="00B40BBD" w:rsidP="00C5031A">
      <w:pPr>
        <w:rPr>
          <w:del w:id="8651" w:author="Seggelke, Klaus" w:date="2017-03-21T14:44:00Z"/>
          <w:rFonts w:asciiTheme="minorHAnsi" w:hAnsiTheme="minorHAnsi" w:cstheme="minorBidi"/>
        </w:rPr>
      </w:pPr>
    </w:p>
    <w:p w:rsidR="00B40BBD" w:rsidDel="00B40BBD" w:rsidRDefault="00B40BBD" w:rsidP="00C5031A">
      <w:pPr>
        <w:rPr>
          <w:del w:id="8652" w:author="Seggelke, Klaus" w:date="2017-03-21T14:44:00Z"/>
          <w:rFonts w:asciiTheme="minorHAnsi" w:hAnsiTheme="minorHAnsi" w:cstheme="minorBidi"/>
        </w:rPr>
      </w:pPr>
    </w:p>
    <w:p w:rsidR="00B40BBD" w:rsidDel="00B40BBD" w:rsidRDefault="00B40BBD" w:rsidP="00C5031A">
      <w:pPr>
        <w:rPr>
          <w:del w:id="8653" w:author="Seggelke, Klaus" w:date="2017-03-21T14:43:00Z"/>
          <w:rFonts w:asciiTheme="minorHAnsi" w:hAnsiTheme="minorHAnsi" w:cstheme="minorBidi"/>
        </w:rPr>
      </w:pPr>
    </w:p>
    <w:p w:rsidR="00FA278F" w:rsidDel="00B40BBD" w:rsidRDefault="00FA278F" w:rsidP="00C5031A">
      <w:pPr>
        <w:rPr>
          <w:del w:id="8654" w:author="Seggelke, Klaus" w:date="2017-03-21T14:43:00Z"/>
          <w:rFonts w:asciiTheme="minorHAnsi" w:hAnsiTheme="minorHAnsi" w:cstheme="minorBidi"/>
        </w:rPr>
      </w:pPr>
    </w:p>
    <w:p w:rsidR="00FA278F" w:rsidDel="00FA278F" w:rsidRDefault="00FA278F" w:rsidP="00C5031A">
      <w:pPr>
        <w:rPr>
          <w:del w:id="8655" w:author="Seggelke, Klaus" w:date="2017-03-21T10:32:00Z"/>
          <w:rFonts w:asciiTheme="minorHAnsi" w:hAnsiTheme="minorHAnsi" w:cstheme="minorBidi"/>
        </w:rPr>
      </w:pPr>
    </w:p>
    <w:p w:rsidR="00FA278F" w:rsidDel="00FA278F" w:rsidRDefault="00FA278F" w:rsidP="00C5031A">
      <w:pPr>
        <w:rPr>
          <w:del w:id="8656" w:author="Seggelke, Klaus" w:date="2017-03-21T10:31:00Z"/>
          <w:rFonts w:asciiTheme="minorHAnsi" w:hAnsiTheme="minorHAnsi" w:cstheme="minorBidi"/>
        </w:rPr>
      </w:pPr>
    </w:p>
    <w:p w:rsidR="00FA278F" w:rsidDel="00FA278F" w:rsidRDefault="00FA278F" w:rsidP="00C5031A">
      <w:pPr>
        <w:rPr>
          <w:del w:id="8657" w:author="Seggelke, Klaus" w:date="2017-03-21T10:30:00Z"/>
          <w:rFonts w:asciiTheme="minorHAnsi" w:hAnsiTheme="minorHAnsi" w:cstheme="minorBidi"/>
        </w:rPr>
      </w:pPr>
    </w:p>
    <w:p w:rsidR="00CA1CEB" w:rsidDel="00FA278F" w:rsidRDefault="00CA1CEB" w:rsidP="00C5031A">
      <w:pPr>
        <w:rPr>
          <w:del w:id="8658" w:author="Seggelke, Klaus" w:date="2017-03-21T10:29:00Z"/>
          <w:rFonts w:asciiTheme="minorHAnsi" w:hAnsiTheme="minorHAnsi" w:cstheme="minorBidi"/>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Del="00FA278F" w:rsidTr="00E7531B">
        <w:trPr>
          <w:trHeight w:val="247"/>
          <w:del w:id="8659"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FA278F" w:rsidRDefault="00CA1CEB" w:rsidP="00E7531B">
            <w:pPr>
              <w:pStyle w:val="TestCaseDescription"/>
              <w:rPr>
                <w:del w:id="8660" w:author="Seggelke, Klaus" w:date="2017-03-21T10:29:00Z"/>
              </w:rPr>
            </w:pPr>
            <w:del w:id="8661" w:author="Seggelke, Klaus" w:date="2017-03-21T10:29:00Z">
              <w:r w:rsidDel="00FA278F">
                <w:delText>Input:</w:delText>
              </w:r>
            </w:del>
          </w:p>
        </w:tc>
        <w:tc>
          <w:tcPr>
            <w:tcW w:w="7979" w:type="dxa"/>
            <w:tcBorders>
              <w:top w:val="single" w:sz="2" w:space="0" w:color="auto"/>
              <w:left w:val="single" w:sz="2" w:space="0" w:color="auto"/>
              <w:bottom w:val="single" w:sz="2" w:space="0" w:color="auto"/>
              <w:right w:val="single" w:sz="2" w:space="0" w:color="auto"/>
            </w:tcBorders>
          </w:tcPr>
          <w:p w:rsidR="00CA1CEB" w:rsidDel="00FA278F" w:rsidRDefault="00CA1CEB" w:rsidP="005370FB">
            <w:pPr>
              <w:pStyle w:val="TestCaseInfo"/>
              <w:rPr>
                <w:del w:id="8662" w:author="Seggelke, Klaus" w:date="2017-03-21T10:29:00Z"/>
                <w:lang w:eastAsia="zh-CN"/>
              </w:rPr>
            </w:pPr>
            <w:del w:id="8663" w:author="Seggelke, Klaus" w:date="2017-03-21T10:29:00Z">
              <w:r w:rsidDel="00FA278F">
                <w:rPr>
                  <w:lang w:eastAsia="zh-CN"/>
                </w:rPr>
                <w:delText>Type:</w:delText>
              </w:r>
            </w:del>
          </w:p>
          <w:p w:rsidR="00CA1CEB" w:rsidDel="00FA278F" w:rsidRDefault="00CA1CEB" w:rsidP="005370FB">
            <w:pPr>
              <w:pStyle w:val="TestCaseInfo"/>
              <w:numPr>
                <w:ilvl w:val="0"/>
                <w:numId w:val="155"/>
              </w:numPr>
              <w:rPr>
                <w:del w:id="8664" w:author="Seggelke, Klaus" w:date="2017-03-21T10:29:00Z"/>
                <w:lang w:eastAsia="zh-CN"/>
              </w:rPr>
            </w:pPr>
            <w:del w:id="8665" w:author="Seggelke, Klaus" w:date="2017-03-21T10:29:00Z">
              <w:r w:rsidDel="00FA278F">
                <w:rPr>
                  <w:lang w:eastAsia="zh-CN"/>
                </w:rPr>
                <w:delText>vCPU</w:delText>
              </w:r>
            </w:del>
          </w:p>
          <w:p w:rsidR="00CA1CEB" w:rsidDel="00FA278F" w:rsidRDefault="00CA1CEB" w:rsidP="005370FB">
            <w:pPr>
              <w:pStyle w:val="TestCaseInfo"/>
              <w:numPr>
                <w:ilvl w:val="0"/>
                <w:numId w:val="155"/>
              </w:numPr>
              <w:rPr>
                <w:del w:id="8666" w:author="Seggelke, Klaus" w:date="2017-03-21T10:29:00Z"/>
                <w:lang w:eastAsia="zh-CN"/>
              </w:rPr>
            </w:pPr>
            <w:del w:id="8667" w:author="Seggelke, Klaus" w:date="2017-03-21T10:29:00Z">
              <w:r w:rsidDel="00FA278F">
                <w:rPr>
                  <w:lang w:eastAsia="zh-CN"/>
                </w:rPr>
                <w:delText>vMemory</w:delText>
              </w:r>
            </w:del>
          </w:p>
          <w:p w:rsidR="00CA1CEB" w:rsidDel="00FA278F" w:rsidRDefault="00CA1CEB" w:rsidP="005370FB">
            <w:pPr>
              <w:pStyle w:val="TestCaseInfo"/>
              <w:numPr>
                <w:ilvl w:val="0"/>
                <w:numId w:val="155"/>
              </w:numPr>
              <w:rPr>
                <w:del w:id="8668" w:author="Seggelke, Klaus" w:date="2017-03-21T10:29:00Z"/>
                <w:lang w:eastAsia="zh-CN"/>
              </w:rPr>
            </w:pPr>
            <w:del w:id="8669" w:author="Seggelke, Klaus" w:date="2017-03-21T10:29:00Z">
              <w:r w:rsidDel="00FA278F">
                <w:rPr>
                  <w:lang w:eastAsia="zh-CN"/>
                </w:rPr>
                <w:delText>vNetwork</w:delText>
              </w:r>
            </w:del>
          </w:p>
          <w:p w:rsidR="00CA1CEB" w:rsidDel="00FA278F" w:rsidRDefault="00CA1CEB" w:rsidP="005370FB">
            <w:pPr>
              <w:pStyle w:val="TestCaseInfo"/>
              <w:numPr>
                <w:ilvl w:val="0"/>
                <w:numId w:val="155"/>
              </w:numPr>
              <w:rPr>
                <w:del w:id="8670" w:author="Seggelke, Klaus" w:date="2017-03-21T10:29:00Z"/>
                <w:lang w:eastAsia="zh-CN"/>
              </w:rPr>
            </w:pPr>
            <w:del w:id="8671" w:author="Seggelke, Klaus" w:date="2017-03-21T10:29:00Z">
              <w:r w:rsidDel="00FA278F">
                <w:rPr>
                  <w:lang w:eastAsia="zh-CN"/>
                </w:rPr>
                <w:delText>vStorage</w:delText>
              </w:r>
            </w:del>
          </w:p>
          <w:p w:rsidR="00CA1CEB" w:rsidDel="00FA278F" w:rsidRDefault="00CA1CEB" w:rsidP="005370FB">
            <w:pPr>
              <w:pStyle w:val="TestCaseInfo"/>
              <w:numPr>
                <w:ilvl w:val="0"/>
                <w:numId w:val="155"/>
              </w:numPr>
              <w:rPr>
                <w:del w:id="8672" w:author="Seggelke, Klaus" w:date="2017-03-21T10:29:00Z"/>
                <w:lang w:eastAsia="zh-CN"/>
              </w:rPr>
            </w:pPr>
            <w:del w:id="8673" w:author="Seggelke, Klaus" w:date="2017-03-21T10:29:00Z">
              <w:r w:rsidDel="00FA278F">
                <w:rPr>
                  <w:lang w:eastAsia="zh-CN"/>
                </w:rPr>
                <w:delText>ANY</w:delText>
              </w:r>
            </w:del>
          </w:p>
          <w:p w:rsidR="00CA1CEB" w:rsidDel="00FA278F" w:rsidRDefault="00CA1CEB" w:rsidP="005370FB">
            <w:pPr>
              <w:pStyle w:val="TestCaseInfo"/>
              <w:rPr>
                <w:del w:id="8674" w:author="Seggelke, Klaus" w:date="2017-03-21T10:29:00Z"/>
                <w:lang w:eastAsia="zh-CN"/>
              </w:rPr>
            </w:pPr>
            <w:del w:id="8675" w:author="Seggelke, Klaus" w:date="2017-03-21T10:29:00Z">
              <w:r w:rsidDel="00FA278F">
                <w:rPr>
                  <w:lang w:eastAsia="zh-CN"/>
                </w:rPr>
                <w:delText>Severity:</w:delText>
              </w:r>
            </w:del>
          </w:p>
          <w:p w:rsidR="00CA1CEB" w:rsidDel="00FA278F" w:rsidRDefault="00CA1CEB" w:rsidP="005370FB">
            <w:pPr>
              <w:pStyle w:val="TestCaseInfo"/>
              <w:numPr>
                <w:ilvl w:val="0"/>
                <w:numId w:val="154"/>
              </w:numPr>
              <w:rPr>
                <w:del w:id="8676" w:author="Seggelke, Klaus" w:date="2017-03-21T10:29:00Z"/>
                <w:lang w:eastAsia="zh-CN"/>
              </w:rPr>
            </w:pPr>
            <w:del w:id="8677" w:author="Seggelke, Klaus" w:date="2017-03-21T10:29:00Z">
              <w:r w:rsidDel="00FA278F">
                <w:rPr>
                  <w:lang w:eastAsia="zh-CN"/>
                </w:rPr>
                <w:delText>Critical</w:delText>
              </w:r>
            </w:del>
          </w:p>
          <w:p w:rsidR="00CA1CEB" w:rsidDel="00FA278F" w:rsidRDefault="00CA1CEB" w:rsidP="005370FB">
            <w:pPr>
              <w:pStyle w:val="TestCaseInfo"/>
              <w:numPr>
                <w:ilvl w:val="0"/>
                <w:numId w:val="154"/>
              </w:numPr>
              <w:rPr>
                <w:del w:id="8678" w:author="Seggelke, Klaus" w:date="2017-03-21T10:29:00Z"/>
                <w:lang w:eastAsia="zh-CN"/>
              </w:rPr>
            </w:pPr>
            <w:del w:id="8679" w:author="Seggelke, Klaus" w:date="2017-03-21T10:29:00Z">
              <w:r w:rsidDel="00FA278F">
                <w:rPr>
                  <w:lang w:eastAsia="zh-CN"/>
                </w:rPr>
                <w:delText>Major</w:delText>
              </w:r>
            </w:del>
          </w:p>
          <w:p w:rsidR="00CA1CEB" w:rsidDel="00FA278F" w:rsidRDefault="00CA1CEB" w:rsidP="005370FB">
            <w:pPr>
              <w:pStyle w:val="TestCaseInfo"/>
              <w:numPr>
                <w:ilvl w:val="0"/>
                <w:numId w:val="154"/>
              </w:numPr>
              <w:rPr>
                <w:del w:id="8680" w:author="Seggelke, Klaus" w:date="2017-03-21T10:29:00Z"/>
                <w:lang w:eastAsia="zh-CN"/>
              </w:rPr>
            </w:pPr>
            <w:del w:id="8681" w:author="Seggelke, Klaus" w:date="2017-03-21T10:29:00Z">
              <w:r w:rsidDel="00FA278F">
                <w:rPr>
                  <w:lang w:eastAsia="zh-CN"/>
                </w:rPr>
                <w:delText>Minor</w:delText>
              </w:r>
            </w:del>
          </w:p>
          <w:p w:rsidR="00CA1CEB" w:rsidDel="00FA278F" w:rsidRDefault="00CA1CEB" w:rsidP="005370FB">
            <w:pPr>
              <w:pStyle w:val="TestCaseInfo"/>
              <w:numPr>
                <w:ilvl w:val="0"/>
                <w:numId w:val="154"/>
              </w:numPr>
              <w:rPr>
                <w:del w:id="8682" w:author="Seggelke, Klaus" w:date="2017-03-21T10:29:00Z"/>
                <w:lang w:eastAsia="zh-CN"/>
              </w:rPr>
            </w:pPr>
            <w:del w:id="8683" w:author="Seggelke, Klaus" w:date="2017-03-21T10:29:00Z">
              <w:r w:rsidDel="00FA278F">
                <w:rPr>
                  <w:lang w:eastAsia="zh-CN"/>
                </w:rPr>
                <w:delText>Warning</w:delText>
              </w:r>
            </w:del>
          </w:p>
          <w:p w:rsidR="00CA1CEB" w:rsidDel="00FA278F" w:rsidRDefault="00CA1CEB" w:rsidP="005370FB">
            <w:pPr>
              <w:pStyle w:val="TestCaseInfo"/>
              <w:numPr>
                <w:ilvl w:val="0"/>
                <w:numId w:val="154"/>
              </w:numPr>
              <w:rPr>
                <w:del w:id="8684" w:author="Seggelke, Klaus" w:date="2017-03-21T10:29:00Z"/>
                <w:lang w:eastAsia="zh-CN"/>
              </w:rPr>
            </w:pPr>
            <w:del w:id="8685" w:author="Seggelke, Klaus" w:date="2017-03-21T10:29:00Z">
              <w:r w:rsidDel="00FA278F">
                <w:rPr>
                  <w:lang w:eastAsia="zh-CN"/>
                </w:rPr>
                <w:delText>Indeterminate</w:delText>
              </w:r>
            </w:del>
          </w:p>
          <w:p w:rsidR="00CA1CEB" w:rsidRPr="00D67489" w:rsidDel="00FA278F" w:rsidRDefault="00CA1CEB" w:rsidP="005370FB">
            <w:pPr>
              <w:pStyle w:val="TestCaseInfo"/>
              <w:numPr>
                <w:ilvl w:val="0"/>
                <w:numId w:val="154"/>
              </w:numPr>
              <w:rPr>
                <w:del w:id="8686" w:author="Seggelke, Klaus" w:date="2017-03-21T10:29:00Z"/>
                <w:lang w:eastAsia="zh-CN"/>
              </w:rPr>
            </w:pPr>
            <w:del w:id="8687" w:author="Seggelke, Klaus" w:date="2017-03-21T10:29:00Z">
              <w:r w:rsidDel="00FA278F">
                <w:rPr>
                  <w:lang w:eastAsia="zh-CN"/>
                </w:rPr>
                <w:delText>ANY</w:delText>
              </w:r>
            </w:del>
          </w:p>
        </w:tc>
      </w:tr>
      <w:tr w:rsidR="00CA1CEB" w:rsidDel="00FA278F" w:rsidTr="00E7531B">
        <w:trPr>
          <w:del w:id="8688"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FA278F" w:rsidRDefault="00CA1CEB" w:rsidP="00E7531B">
            <w:pPr>
              <w:pStyle w:val="TestCaseDescription"/>
              <w:rPr>
                <w:del w:id="8689" w:author="Seggelke, Klaus" w:date="2017-03-21T10:29:00Z"/>
              </w:rPr>
            </w:pPr>
            <w:del w:id="8690" w:author="Seggelke, Klaus" w:date="2017-03-21T10:29:00Z">
              <w:r w:rsidDel="00FA278F">
                <w:delText>Return</w:delText>
              </w:r>
            </w:del>
          </w:p>
        </w:tc>
        <w:tc>
          <w:tcPr>
            <w:tcW w:w="7979" w:type="dxa"/>
            <w:tcBorders>
              <w:top w:val="single" w:sz="2" w:space="0" w:color="auto"/>
              <w:left w:val="single" w:sz="2" w:space="0" w:color="auto"/>
              <w:bottom w:val="single" w:sz="2" w:space="0" w:color="auto"/>
              <w:right w:val="single" w:sz="2" w:space="0" w:color="auto"/>
            </w:tcBorders>
          </w:tcPr>
          <w:p w:rsidR="00CA1CEB" w:rsidDel="00FA278F" w:rsidRDefault="00CA1CEB" w:rsidP="00E7531B">
            <w:pPr>
              <w:pStyle w:val="TestCaseInfo"/>
              <w:rPr>
                <w:del w:id="8691" w:author="Seggelke, Klaus" w:date="2017-03-21T10:29:00Z"/>
                <w:lang w:eastAsia="zh-CN"/>
              </w:rPr>
            </w:pPr>
            <w:del w:id="8692" w:author="Seggelke, Klaus" w:date="2017-03-21T10:29:00Z">
              <w:r w:rsidDel="00FA278F">
                <w:rPr>
                  <w:lang w:eastAsia="zh-CN"/>
                </w:rPr>
                <w:delText>List of Fault Notifications passing the filter with following information:</w:delText>
              </w:r>
            </w:del>
          </w:p>
          <w:p w:rsidR="00CA1CEB" w:rsidDel="00FA278F" w:rsidRDefault="00CA1CEB" w:rsidP="004F5EAE">
            <w:pPr>
              <w:pStyle w:val="TestCaseInfo"/>
              <w:numPr>
                <w:ilvl w:val="0"/>
                <w:numId w:val="156"/>
              </w:numPr>
              <w:rPr>
                <w:del w:id="8693" w:author="Seggelke, Klaus" w:date="2017-03-21T10:29:00Z"/>
                <w:lang w:eastAsia="zh-CN"/>
              </w:rPr>
            </w:pPr>
            <w:del w:id="8694" w:author="Seggelke, Klaus" w:date="2017-03-21T10:29:00Z">
              <w:r w:rsidDel="00FA278F">
                <w:rPr>
                  <w:lang w:eastAsia="zh-CN"/>
                </w:rPr>
                <w:delText>FaultRegisterID</w:delText>
              </w:r>
            </w:del>
          </w:p>
          <w:p w:rsidR="00CA1CEB" w:rsidDel="00FA278F" w:rsidRDefault="00CA1CEB" w:rsidP="004F5EAE">
            <w:pPr>
              <w:pStyle w:val="TestCaseInfo"/>
              <w:numPr>
                <w:ilvl w:val="0"/>
                <w:numId w:val="156"/>
              </w:numPr>
              <w:rPr>
                <w:del w:id="8695" w:author="Seggelke, Klaus" w:date="2017-03-21T10:29:00Z"/>
                <w:lang w:eastAsia="zh-CN"/>
              </w:rPr>
            </w:pPr>
            <w:del w:id="8696" w:author="Seggelke, Klaus" w:date="2017-03-21T10:29:00Z">
              <w:r w:rsidDel="00FA278F">
                <w:rPr>
                  <w:lang w:eastAsia="zh-CN"/>
                </w:rPr>
                <w:delText>Type</w:delText>
              </w:r>
            </w:del>
          </w:p>
          <w:p w:rsidR="0096611A" w:rsidDel="00FA278F" w:rsidRDefault="00CA1CEB" w:rsidP="00963FFC">
            <w:pPr>
              <w:pStyle w:val="TestCaseInfo"/>
              <w:numPr>
                <w:ilvl w:val="0"/>
                <w:numId w:val="156"/>
              </w:numPr>
              <w:rPr>
                <w:del w:id="8697" w:author="Seggelke, Klaus" w:date="2017-03-21T10:29:00Z"/>
                <w:lang w:eastAsia="zh-CN"/>
              </w:rPr>
            </w:pPr>
            <w:del w:id="8698" w:author="Seggelke, Klaus" w:date="2017-03-21T10:29:00Z">
              <w:r w:rsidDel="00FA278F">
                <w:rPr>
                  <w:lang w:eastAsia="zh-CN"/>
                </w:rPr>
                <w:delText>Severity</w:delText>
              </w:r>
            </w:del>
          </w:p>
        </w:tc>
      </w:tr>
      <w:tr w:rsidR="00CA1CEB" w:rsidDel="00FA278F" w:rsidTr="00E7531B">
        <w:trPr>
          <w:trHeight w:val="283"/>
          <w:del w:id="8699"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FA278F" w:rsidRDefault="00CA1CEB" w:rsidP="00E7531B">
            <w:pPr>
              <w:pStyle w:val="TestCaseDescription"/>
              <w:rPr>
                <w:del w:id="8700" w:author="Seggelke, Klaus" w:date="2017-03-21T10:29:00Z"/>
              </w:rPr>
            </w:pPr>
            <w:del w:id="8701" w:author="Seggelke, Klaus" w:date="2017-03-21T10:29:00Z">
              <w:r w:rsidDel="00FA278F">
                <w:delText>Description</w:delText>
              </w:r>
            </w:del>
          </w:p>
        </w:tc>
        <w:tc>
          <w:tcPr>
            <w:tcW w:w="7979" w:type="dxa"/>
            <w:tcBorders>
              <w:top w:val="single" w:sz="2" w:space="0" w:color="auto"/>
              <w:left w:val="single" w:sz="2" w:space="0" w:color="auto"/>
              <w:bottom w:val="single" w:sz="2" w:space="0" w:color="auto"/>
              <w:right w:val="single" w:sz="2" w:space="0" w:color="auto"/>
            </w:tcBorders>
          </w:tcPr>
          <w:p w:rsidR="00CA1CEB" w:rsidDel="00FA278F" w:rsidRDefault="00CA1CEB" w:rsidP="00E7531B">
            <w:pPr>
              <w:pStyle w:val="TestCaseInfo"/>
              <w:rPr>
                <w:del w:id="8702" w:author="Seggelke, Klaus" w:date="2017-03-21T10:29:00Z"/>
                <w:lang w:eastAsia="zh-CN"/>
              </w:rPr>
            </w:pPr>
            <w:del w:id="8703" w:author="Seggelke, Klaus" w:date="2017-03-21T10:29:00Z">
              <w:r w:rsidDel="00FA278F">
                <w:rPr>
                  <w:lang w:eastAsia="zh-CN"/>
                </w:rPr>
                <w:delText xml:space="preserve">The command retrieves all Fault Notification registrations at the VIM passing the filter. </w:delText>
              </w:r>
            </w:del>
          </w:p>
        </w:tc>
      </w:tr>
    </w:tbl>
    <w:p w:rsidR="00C5031A" w:rsidRDefault="009848AB" w:rsidP="00C5031A">
      <w:r>
        <w:fldChar w:fldCharType="end"/>
      </w:r>
    </w:p>
    <w:p w:rsidR="009848AB" w:rsidRDefault="009848AB"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8704" w:name="_Toc477275778"/>
            <w:r>
              <w:t xml:space="preserve">Function: </w:t>
            </w:r>
            <w:r w:rsidR="00E7531B">
              <w:t>VIM.</w:t>
            </w:r>
            <w:r w:rsidR="00E7531B" w:rsidRPr="00E7531B">
              <w:t>Fault.ListFaultNotificationInformation</w:t>
            </w:r>
            <w:r>
              <w:t>()</w:t>
            </w:r>
            <w:bookmarkEnd w:id="8704"/>
          </w:p>
        </w:tc>
      </w:tr>
    </w:tbl>
    <w:p w:rsidR="00B40BBD" w:rsidRDefault="009848AB" w:rsidP="00C5031A">
      <w:pPr>
        <w:rPr>
          <w:rFonts w:asciiTheme="minorHAnsi" w:hAnsiTheme="minorHAnsi" w:cstheme="minorBidi"/>
        </w:rPr>
      </w:pPr>
      <w:r>
        <w:t>Cross Reference</w:t>
      </w:r>
      <w:r>
        <w:fldChar w:fldCharType="begin"/>
      </w:r>
      <w:r>
        <w:instrText xml:space="preserve"> REF ListFaultNotificationInformation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40BBD" w:rsidTr="00E7531B">
        <w:trPr>
          <w:trHeight w:val="247"/>
          <w:ins w:id="8705"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E7531B">
            <w:pPr>
              <w:pStyle w:val="TestCaseDescription"/>
              <w:rPr>
                <w:ins w:id="8706" w:author="Seggelke, Klaus" w:date="2017-03-21T14:44:00Z"/>
              </w:rPr>
            </w:pPr>
            <w:ins w:id="8707" w:author="Seggelke, Klaus" w:date="2017-03-21T14:44:00Z">
              <w:r>
                <w:lastRenderedPageBreak/>
                <w:t>Input:</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52294D">
            <w:pPr>
              <w:pStyle w:val="TestCaseInfo"/>
              <w:rPr>
                <w:ins w:id="8708" w:author="Seggelke, Klaus" w:date="2017-03-21T14:44:00Z"/>
                <w:lang w:eastAsia="zh-CN"/>
              </w:rPr>
            </w:pPr>
            <w:ins w:id="8709" w:author="Seggelke, Klaus" w:date="2017-03-21T14:44:00Z">
              <w:r>
                <w:rPr>
                  <w:lang w:eastAsia="zh-CN"/>
                </w:rPr>
                <w:t>FaultRegisterID or ANY</w:t>
              </w:r>
            </w:ins>
          </w:p>
          <w:p w:rsidR="00B40BBD" w:rsidRDefault="00B40BBD" w:rsidP="0052294D">
            <w:pPr>
              <w:pStyle w:val="TestCaseInfo"/>
              <w:rPr>
                <w:ins w:id="8710" w:author="Seggelke, Klaus" w:date="2017-03-21T14:44:00Z"/>
                <w:lang w:eastAsia="zh-CN"/>
              </w:rPr>
            </w:pPr>
            <w:ins w:id="8711" w:author="Seggelke, Klaus" w:date="2017-03-21T14:44:00Z">
              <w:r>
                <w:rPr>
                  <w:sz w:val="20"/>
                  <w:szCs w:val="20"/>
                </w:rPr>
                <w:t>vnfRecord</w:t>
              </w:r>
              <w:r>
                <w:rPr>
                  <w:lang w:eastAsia="zh-CN"/>
                </w:rPr>
                <w:t xml:space="preserve"> or ANY</w:t>
              </w:r>
            </w:ins>
          </w:p>
          <w:p w:rsidR="00B40BBD" w:rsidRDefault="00B40BBD" w:rsidP="0052294D">
            <w:pPr>
              <w:pStyle w:val="TestCaseInfo"/>
              <w:rPr>
                <w:ins w:id="8712" w:author="Seggelke, Klaus" w:date="2017-03-21T14:44:00Z"/>
                <w:lang w:eastAsia="zh-CN"/>
              </w:rPr>
            </w:pPr>
          </w:p>
          <w:p w:rsidR="00B40BBD" w:rsidRDefault="00B40BBD" w:rsidP="0052294D">
            <w:pPr>
              <w:pStyle w:val="TestCaseInfo"/>
              <w:rPr>
                <w:ins w:id="8713" w:author="Seggelke, Klaus" w:date="2017-03-21T14:44:00Z"/>
                <w:lang w:eastAsia="zh-CN"/>
              </w:rPr>
            </w:pPr>
            <w:ins w:id="8714" w:author="Seggelke, Klaus" w:date="2017-03-21T14:44:00Z">
              <w:r>
                <w:rPr>
                  <w:lang w:eastAsia="zh-CN"/>
                </w:rPr>
                <w:t>Type</w:t>
              </w:r>
            </w:ins>
          </w:p>
          <w:p w:rsidR="00B40BBD" w:rsidRDefault="00B40BBD" w:rsidP="004F5EAE">
            <w:pPr>
              <w:pStyle w:val="TestCaseInfo"/>
              <w:numPr>
                <w:ilvl w:val="0"/>
                <w:numId w:val="159"/>
              </w:numPr>
              <w:rPr>
                <w:ins w:id="8715" w:author="Seggelke, Klaus" w:date="2017-03-21T14:44:00Z"/>
                <w:lang w:eastAsia="zh-CN"/>
              </w:rPr>
            </w:pPr>
            <w:ins w:id="8716" w:author="Seggelke, Klaus" w:date="2017-03-21T14:44:00Z">
              <w:r>
                <w:rPr>
                  <w:lang w:eastAsia="zh-CN"/>
                </w:rPr>
                <w:t>vCPU</w:t>
              </w:r>
            </w:ins>
          </w:p>
          <w:p w:rsidR="00B40BBD" w:rsidRDefault="00B40BBD" w:rsidP="004F5EAE">
            <w:pPr>
              <w:pStyle w:val="TestCaseInfo"/>
              <w:numPr>
                <w:ilvl w:val="0"/>
                <w:numId w:val="159"/>
              </w:numPr>
              <w:rPr>
                <w:ins w:id="8717" w:author="Seggelke, Klaus" w:date="2017-03-21T14:44:00Z"/>
                <w:lang w:eastAsia="zh-CN"/>
              </w:rPr>
            </w:pPr>
            <w:ins w:id="8718" w:author="Seggelke, Klaus" w:date="2017-03-21T14:44:00Z">
              <w:r>
                <w:rPr>
                  <w:lang w:eastAsia="zh-CN"/>
                </w:rPr>
                <w:t>vMemory</w:t>
              </w:r>
            </w:ins>
          </w:p>
          <w:p w:rsidR="00B40BBD" w:rsidRDefault="00B40BBD" w:rsidP="004F5EAE">
            <w:pPr>
              <w:pStyle w:val="TestCaseInfo"/>
              <w:numPr>
                <w:ilvl w:val="0"/>
                <w:numId w:val="159"/>
              </w:numPr>
              <w:rPr>
                <w:ins w:id="8719" w:author="Seggelke, Klaus" w:date="2017-03-21T14:44:00Z"/>
                <w:lang w:eastAsia="zh-CN"/>
              </w:rPr>
            </w:pPr>
            <w:ins w:id="8720" w:author="Seggelke, Klaus" w:date="2017-03-21T14:44:00Z">
              <w:r>
                <w:rPr>
                  <w:lang w:eastAsia="zh-CN"/>
                </w:rPr>
                <w:t>vNetwork</w:t>
              </w:r>
            </w:ins>
          </w:p>
          <w:p w:rsidR="00B40BBD" w:rsidRPr="00D67489" w:rsidRDefault="00B40BBD" w:rsidP="004F5EAE">
            <w:pPr>
              <w:pStyle w:val="TestCaseInfo"/>
              <w:numPr>
                <w:ilvl w:val="0"/>
                <w:numId w:val="159"/>
              </w:numPr>
              <w:rPr>
                <w:ins w:id="8721" w:author="Seggelke, Klaus" w:date="2017-03-21T14:44:00Z"/>
                <w:lang w:eastAsia="zh-CN"/>
              </w:rPr>
            </w:pPr>
            <w:ins w:id="8722" w:author="Seggelke, Klaus" w:date="2017-03-21T14:44:00Z">
              <w:r>
                <w:rPr>
                  <w:lang w:eastAsia="zh-CN"/>
                </w:rPr>
                <w:t>vStorage</w:t>
              </w:r>
            </w:ins>
          </w:p>
        </w:tc>
      </w:tr>
      <w:tr w:rsidR="00B40BBD" w:rsidTr="00E7531B">
        <w:trPr>
          <w:ins w:id="8723"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E7531B">
            <w:pPr>
              <w:pStyle w:val="TestCaseDescription"/>
              <w:rPr>
                <w:ins w:id="8724" w:author="Seggelke, Klaus" w:date="2017-03-21T14:44:00Z"/>
              </w:rPr>
            </w:pPr>
            <w:ins w:id="8725" w:author="Seggelke, Klaus" w:date="2017-03-21T14:44:00Z">
              <w:r>
                <w:t>Return</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52294D">
            <w:pPr>
              <w:pStyle w:val="TestCaseInfo"/>
              <w:rPr>
                <w:ins w:id="8726" w:author="Seggelke, Klaus" w:date="2017-03-21T14:44:00Z"/>
                <w:lang w:eastAsia="zh-CN"/>
              </w:rPr>
            </w:pPr>
            <w:ins w:id="8727" w:author="Seggelke, Klaus" w:date="2017-03-21T14:44:00Z">
              <w:r>
                <w:rPr>
                  <w:lang w:eastAsia="zh-CN"/>
                </w:rPr>
                <w:t>List of</w:t>
              </w:r>
            </w:ins>
          </w:p>
          <w:p w:rsidR="00B40BBD" w:rsidRDefault="00B40BBD" w:rsidP="0052294D">
            <w:pPr>
              <w:pStyle w:val="TestCaseInfo"/>
              <w:rPr>
                <w:ins w:id="8728" w:author="Seggelke, Klaus" w:date="2017-03-21T14:44:00Z"/>
                <w:lang w:eastAsia="zh-CN"/>
              </w:rPr>
            </w:pPr>
            <w:ins w:id="8729" w:author="Seggelke, Klaus" w:date="2017-03-21T14:44:00Z">
              <w:r>
                <w:rPr>
                  <w:lang w:eastAsia="zh-CN"/>
                </w:rPr>
                <w:t>FaultRegisterID</w:t>
              </w:r>
            </w:ins>
          </w:p>
          <w:p w:rsidR="00B40BBD" w:rsidRDefault="00B40BBD" w:rsidP="0052294D">
            <w:pPr>
              <w:pStyle w:val="TestCaseInfo"/>
              <w:rPr>
                <w:ins w:id="8730" w:author="Seggelke, Klaus" w:date="2017-03-21T14:44:00Z"/>
                <w:lang w:eastAsia="zh-CN"/>
              </w:rPr>
            </w:pPr>
            <w:ins w:id="8731" w:author="Seggelke, Klaus" w:date="2017-03-21T14:44:00Z">
              <w:r>
                <w:rPr>
                  <w:sz w:val="20"/>
                  <w:szCs w:val="20"/>
                </w:rPr>
                <w:t>vnfRecord</w:t>
              </w:r>
            </w:ins>
          </w:p>
          <w:p w:rsidR="00B40BBD" w:rsidRDefault="00B40BBD" w:rsidP="0052294D">
            <w:pPr>
              <w:pStyle w:val="TestCaseInfo"/>
              <w:rPr>
                <w:ins w:id="8732" w:author="Seggelke, Klaus" w:date="2017-03-21T14:44:00Z"/>
                <w:lang w:eastAsia="zh-CN"/>
              </w:rPr>
            </w:pPr>
            <w:ins w:id="8733" w:author="Seggelke, Klaus" w:date="2017-03-21T14:44:00Z">
              <w:r>
                <w:rPr>
                  <w:lang w:eastAsia="zh-CN"/>
                </w:rPr>
                <w:t>Type</w:t>
              </w:r>
            </w:ins>
          </w:p>
          <w:p w:rsidR="00B40BBD" w:rsidRDefault="00B40BBD" w:rsidP="004F5EAE">
            <w:pPr>
              <w:pStyle w:val="TestCaseInfo"/>
              <w:numPr>
                <w:ilvl w:val="0"/>
                <w:numId w:val="159"/>
              </w:numPr>
              <w:rPr>
                <w:ins w:id="8734" w:author="Seggelke, Klaus" w:date="2017-03-21T14:44:00Z"/>
                <w:lang w:eastAsia="zh-CN"/>
              </w:rPr>
            </w:pPr>
            <w:ins w:id="8735" w:author="Seggelke, Klaus" w:date="2017-03-21T14:44:00Z">
              <w:r>
                <w:rPr>
                  <w:lang w:eastAsia="zh-CN"/>
                </w:rPr>
                <w:t>vCPU</w:t>
              </w:r>
            </w:ins>
          </w:p>
          <w:p w:rsidR="00B40BBD" w:rsidRDefault="00B40BBD" w:rsidP="004F5EAE">
            <w:pPr>
              <w:pStyle w:val="TestCaseInfo"/>
              <w:numPr>
                <w:ilvl w:val="0"/>
                <w:numId w:val="159"/>
              </w:numPr>
              <w:rPr>
                <w:ins w:id="8736" w:author="Seggelke, Klaus" w:date="2017-03-21T14:44:00Z"/>
                <w:lang w:eastAsia="zh-CN"/>
              </w:rPr>
            </w:pPr>
            <w:ins w:id="8737" w:author="Seggelke, Klaus" w:date="2017-03-21T14:44:00Z">
              <w:r>
                <w:rPr>
                  <w:lang w:eastAsia="zh-CN"/>
                </w:rPr>
                <w:t>vMemory</w:t>
              </w:r>
            </w:ins>
          </w:p>
          <w:p w:rsidR="00B40BBD" w:rsidRDefault="00B40BBD" w:rsidP="004F5EAE">
            <w:pPr>
              <w:pStyle w:val="TestCaseInfo"/>
              <w:numPr>
                <w:ilvl w:val="0"/>
                <w:numId w:val="159"/>
              </w:numPr>
              <w:rPr>
                <w:ins w:id="8738" w:author="Seggelke, Klaus" w:date="2017-03-21T14:44:00Z"/>
                <w:lang w:eastAsia="zh-CN"/>
              </w:rPr>
            </w:pPr>
            <w:ins w:id="8739" w:author="Seggelke, Klaus" w:date="2017-03-21T14:44:00Z">
              <w:r>
                <w:rPr>
                  <w:lang w:eastAsia="zh-CN"/>
                </w:rPr>
                <w:t>vNetwork</w:t>
              </w:r>
            </w:ins>
          </w:p>
          <w:p w:rsidR="00B40BBD" w:rsidRDefault="00B40BBD" w:rsidP="0052294D">
            <w:pPr>
              <w:pStyle w:val="TestCaseInfo"/>
              <w:rPr>
                <w:ins w:id="8740" w:author="Seggelke, Klaus" w:date="2017-03-21T14:44:00Z"/>
                <w:lang w:eastAsia="zh-CN"/>
              </w:rPr>
            </w:pPr>
            <w:ins w:id="8741" w:author="Seggelke, Klaus" w:date="2017-03-21T14:44:00Z">
              <w:r>
                <w:rPr>
                  <w:lang w:eastAsia="zh-CN"/>
                </w:rPr>
                <w:t>vStorage Severity</w:t>
              </w:r>
            </w:ins>
          </w:p>
          <w:p w:rsidR="00B40BBD" w:rsidRDefault="00B40BBD" w:rsidP="004F5EAE">
            <w:pPr>
              <w:pStyle w:val="TestCaseInfo"/>
              <w:numPr>
                <w:ilvl w:val="0"/>
                <w:numId w:val="158"/>
              </w:numPr>
              <w:rPr>
                <w:ins w:id="8742" w:author="Seggelke, Klaus" w:date="2017-03-21T14:44:00Z"/>
                <w:lang w:eastAsia="zh-CN"/>
              </w:rPr>
            </w:pPr>
            <w:ins w:id="8743" w:author="Seggelke, Klaus" w:date="2017-03-21T14:44:00Z">
              <w:r>
                <w:rPr>
                  <w:lang w:eastAsia="zh-CN"/>
                </w:rPr>
                <w:t>Critical</w:t>
              </w:r>
            </w:ins>
          </w:p>
          <w:p w:rsidR="00B40BBD" w:rsidRDefault="00B40BBD" w:rsidP="004F5EAE">
            <w:pPr>
              <w:pStyle w:val="TestCaseInfo"/>
              <w:numPr>
                <w:ilvl w:val="0"/>
                <w:numId w:val="158"/>
              </w:numPr>
              <w:rPr>
                <w:ins w:id="8744" w:author="Seggelke, Klaus" w:date="2017-03-21T14:44:00Z"/>
                <w:lang w:eastAsia="zh-CN"/>
              </w:rPr>
            </w:pPr>
            <w:ins w:id="8745" w:author="Seggelke, Klaus" w:date="2017-03-21T14:44:00Z">
              <w:r>
                <w:rPr>
                  <w:lang w:eastAsia="zh-CN"/>
                </w:rPr>
                <w:t>Major</w:t>
              </w:r>
            </w:ins>
          </w:p>
          <w:p w:rsidR="00B40BBD" w:rsidRDefault="00B40BBD" w:rsidP="004F5EAE">
            <w:pPr>
              <w:pStyle w:val="TestCaseInfo"/>
              <w:numPr>
                <w:ilvl w:val="0"/>
                <w:numId w:val="158"/>
              </w:numPr>
              <w:rPr>
                <w:ins w:id="8746" w:author="Seggelke, Klaus" w:date="2017-03-21T14:44:00Z"/>
                <w:lang w:eastAsia="zh-CN"/>
              </w:rPr>
            </w:pPr>
            <w:ins w:id="8747" w:author="Seggelke, Klaus" w:date="2017-03-21T14:44:00Z">
              <w:r>
                <w:rPr>
                  <w:lang w:eastAsia="zh-CN"/>
                </w:rPr>
                <w:t>Minor</w:t>
              </w:r>
            </w:ins>
          </w:p>
          <w:p w:rsidR="00B40BBD" w:rsidRDefault="00B40BBD" w:rsidP="004F5EAE">
            <w:pPr>
              <w:pStyle w:val="TestCaseInfo"/>
              <w:numPr>
                <w:ilvl w:val="0"/>
                <w:numId w:val="158"/>
              </w:numPr>
              <w:rPr>
                <w:ins w:id="8748" w:author="Seggelke, Klaus" w:date="2017-03-21T14:44:00Z"/>
                <w:lang w:eastAsia="zh-CN"/>
              </w:rPr>
            </w:pPr>
            <w:ins w:id="8749" w:author="Seggelke, Klaus" w:date="2017-03-21T14:44:00Z">
              <w:r>
                <w:rPr>
                  <w:lang w:eastAsia="zh-CN"/>
                </w:rPr>
                <w:t>Warning</w:t>
              </w:r>
            </w:ins>
          </w:p>
          <w:p w:rsidR="00B40BBD" w:rsidRDefault="00B40BBD" w:rsidP="004F5EAE">
            <w:pPr>
              <w:pStyle w:val="TestCaseInfo"/>
              <w:numPr>
                <w:ilvl w:val="0"/>
                <w:numId w:val="158"/>
              </w:numPr>
              <w:rPr>
                <w:ins w:id="8750" w:author="Seggelke, Klaus" w:date="2017-03-21T14:44:00Z"/>
                <w:lang w:eastAsia="zh-CN"/>
              </w:rPr>
            </w:pPr>
            <w:ins w:id="8751" w:author="Seggelke, Klaus" w:date="2017-03-21T14:44:00Z">
              <w:r>
                <w:rPr>
                  <w:lang w:eastAsia="zh-CN"/>
                </w:rPr>
                <w:t>Indeterminate</w:t>
              </w:r>
            </w:ins>
          </w:p>
          <w:p w:rsidR="00B40BBD" w:rsidRDefault="00B40BBD" w:rsidP="0052294D">
            <w:pPr>
              <w:pStyle w:val="TestCaseInfo"/>
              <w:rPr>
                <w:ins w:id="8752" w:author="Seggelke, Klaus" w:date="2017-03-21T14:44:00Z"/>
                <w:lang w:eastAsia="zh-CN"/>
              </w:rPr>
            </w:pPr>
            <w:ins w:id="8753" w:author="Seggelke, Klaus" w:date="2017-03-21T14:44:00Z">
              <w:r>
                <w:rPr>
                  <w:lang w:eastAsia="zh-CN"/>
                </w:rPr>
                <w:t>Alarm State</w:t>
              </w:r>
            </w:ins>
          </w:p>
          <w:p w:rsidR="00B40BBD" w:rsidRDefault="00B40BBD" w:rsidP="004F5EAE">
            <w:pPr>
              <w:pStyle w:val="TestCaseInfo"/>
              <w:numPr>
                <w:ilvl w:val="0"/>
                <w:numId w:val="157"/>
              </w:numPr>
              <w:rPr>
                <w:ins w:id="8754" w:author="Seggelke, Klaus" w:date="2017-03-21T14:44:00Z"/>
                <w:lang w:eastAsia="zh-CN"/>
              </w:rPr>
            </w:pPr>
            <w:ins w:id="8755" w:author="Seggelke, Klaus" w:date="2017-03-21T14:44:00Z">
              <w:r>
                <w:rPr>
                  <w:lang w:eastAsia="zh-CN"/>
                </w:rPr>
                <w:t>Fired</w:t>
              </w:r>
            </w:ins>
          </w:p>
          <w:p w:rsidR="00B40BBD" w:rsidRDefault="00B40BBD" w:rsidP="004F5EAE">
            <w:pPr>
              <w:pStyle w:val="TestCaseInfo"/>
              <w:numPr>
                <w:ilvl w:val="0"/>
                <w:numId w:val="157"/>
              </w:numPr>
              <w:rPr>
                <w:ins w:id="8756" w:author="Seggelke, Klaus" w:date="2017-03-21T14:44:00Z"/>
                <w:lang w:eastAsia="zh-CN"/>
              </w:rPr>
            </w:pPr>
            <w:ins w:id="8757" w:author="Seggelke, Klaus" w:date="2017-03-21T14:44:00Z">
              <w:r>
                <w:rPr>
                  <w:lang w:eastAsia="zh-CN"/>
                </w:rPr>
                <w:t>Updated</w:t>
              </w:r>
            </w:ins>
          </w:p>
          <w:p w:rsidR="00B40BBD" w:rsidRDefault="00B40BBD" w:rsidP="004F5EAE">
            <w:pPr>
              <w:pStyle w:val="TestCaseInfo"/>
              <w:numPr>
                <w:ilvl w:val="0"/>
                <w:numId w:val="157"/>
              </w:numPr>
              <w:rPr>
                <w:ins w:id="8758" w:author="Seggelke, Klaus" w:date="2017-03-21T14:44:00Z"/>
                <w:lang w:eastAsia="zh-CN"/>
              </w:rPr>
            </w:pPr>
            <w:ins w:id="8759" w:author="Seggelke, Klaus" w:date="2017-03-21T14:44:00Z">
              <w:r>
                <w:rPr>
                  <w:lang w:eastAsia="zh-CN"/>
                </w:rPr>
                <w:t>Cleared</w:t>
              </w:r>
            </w:ins>
          </w:p>
        </w:tc>
      </w:tr>
      <w:tr w:rsidR="00B40BBD" w:rsidTr="00E7531B">
        <w:trPr>
          <w:trHeight w:val="283"/>
          <w:ins w:id="8760"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E7531B">
            <w:pPr>
              <w:pStyle w:val="TestCaseDescription"/>
              <w:rPr>
                <w:ins w:id="8761" w:author="Seggelke, Klaus" w:date="2017-03-21T14:44:00Z"/>
              </w:rPr>
            </w:pPr>
            <w:ins w:id="8762" w:author="Seggelke, Klaus" w:date="2017-03-21T14:44:00Z">
              <w:r>
                <w:t>Description</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E7531B">
            <w:pPr>
              <w:pStyle w:val="TestCaseInfo"/>
              <w:rPr>
                <w:ins w:id="8763" w:author="Seggelke, Klaus" w:date="2017-03-21T14:44:00Z"/>
                <w:lang w:eastAsia="zh-CN"/>
              </w:rPr>
            </w:pPr>
            <w:ins w:id="8764" w:author="Seggelke, Klaus" w:date="2017-03-21T14:44:00Z">
              <w:r>
                <w:rPr>
                  <w:lang w:eastAsia="zh-CN"/>
                </w:rPr>
                <w:t>Retrieval of Fault Notification Registration Information</w:t>
              </w:r>
            </w:ins>
          </w:p>
        </w:tc>
      </w:tr>
    </w:tbl>
    <w:p w:rsidR="00B40BBD" w:rsidDel="00B40BBD" w:rsidRDefault="00B40BBD" w:rsidP="00C5031A">
      <w:pPr>
        <w:rPr>
          <w:del w:id="8765" w:author="Seggelke, Klaus" w:date="2017-03-21T14:44:00Z"/>
          <w:rFonts w:asciiTheme="minorHAnsi" w:hAnsiTheme="minorHAnsi" w:cstheme="minorBidi"/>
        </w:rPr>
      </w:pPr>
    </w:p>
    <w:p w:rsidR="00B40BBD" w:rsidDel="00B40BBD" w:rsidRDefault="00B40BBD" w:rsidP="00C5031A">
      <w:pPr>
        <w:rPr>
          <w:del w:id="8766" w:author="Seggelke, Klaus" w:date="2017-03-21T14:44:00Z"/>
          <w:rFonts w:asciiTheme="minorHAnsi" w:hAnsiTheme="minorHAnsi" w:cstheme="minorBidi"/>
        </w:rPr>
      </w:pPr>
    </w:p>
    <w:p w:rsidR="00B40BBD" w:rsidDel="00B40BBD" w:rsidRDefault="00B40BBD" w:rsidP="00C5031A">
      <w:pPr>
        <w:rPr>
          <w:del w:id="8767" w:author="Seggelke, Klaus" w:date="2017-03-21T14:43:00Z"/>
          <w:rFonts w:asciiTheme="minorHAnsi" w:hAnsiTheme="minorHAnsi" w:cstheme="minorBidi"/>
        </w:rPr>
      </w:pPr>
    </w:p>
    <w:p w:rsidR="00FA278F" w:rsidDel="00B40BBD" w:rsidRDefault="00FA278F" w:rsidP="00C5031A">
      <w:pPr>
        <w:rPr>
          <w:del w:id="8768" w:author="Seggelke, Klaus" w:date="2017-03-21T14:43:00Z"/>
          <w:rFonts w:asciiTheme="minorHAnsi" w:hAnsiTheme="minorHAnsi" w:cstheme="minorBidi"/>
        </w:rPr>
      </w:pPr>
    </w:p>
    <w:p w:rsidR="00FA278F" w:rsidDel="00FA278F" w:rsidRDefault="00FA278F" w:rsidP="00C5031A">
      <w:pPr>
        <w:rPr>
          <w:del w:id="8769" w:author="Seggelke, Klaus" w:date="2017-03-21T10:32:00Z"/>
          <w:rFonts w:asciiTheme="minorHAnsi" w:hAnsiTheme="minorHAnsi" w:cstheme="minorBidi"/>
        </w:rPr>
      </w:pPr>
    </w:p>
    <w:p w:rsidR="00FA278F" w:rsidDel="00FA278F" w:rsidRDefault="00FA278F" w:rsidP="00C5031A">
      <w:pPr>
        <w:rPr>
          <w:del w:id="8770" w:author="Seggelke, Klaus" w:date="2017-03-21T10:31:00Z"/>
          <w:rFonts w:asciiTheme="minorHAnsi" w:hAnsiTheme="minorHAnsi" w:cstheme="minorBidi"/>
        </w:rPr>
      </w:pPr>
    </w:p>
    <w:p w:rsidR="00FA278F" w:rsidDel="00FA278F" w:rsidRDefault="00FA278F" w:rsidP="00C5031A">
      <w:pPr>
        <w:rPr>
          <w:del w:id="8771" w:author="Seggelke, Klaus" w:date="2017-03-21T10:30:00Z"/>
          <w:rFonts w:asciiTheme="minorHAnsi" w:hAnsiTheme="minorHAnsi" w:cstheme="minorBidi"/>
        </w:rPr>
      </w:pPr>
    </w:p>
    <w:p w:rsidR="00CA1CEB" w:rsidDel="00FA278F" w:rsidRDefault="00CA1CEB" w:rsidP="00C5031A">
      <w:pPr>
        <w:rPr>
          <w:del w:id="8772" w:author="Seggelke, Klaus" w:date="2017-03-21T10:29:00Z"/>
          <w:rFonts w:asciiTheme="minorHAnsi" w:hAnsiTheme="minorHAnsi" w:cstheme="minorBidi"/>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Del="00FA278F" w:rsidTr="00E7531B">
        <w:trPr>
          <w:trHeight w:val="247"/>
          <w:del w:id="8773"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FA278F" w:rsidRDefault="00CA1CEB" w:rsidP="00E7531B">
            <w:pPr>
              <w:pStyle w:val="TestCaseDescription"/>
              <w:rPr>
                <w:del w:id="8774" w:author="Seggelke, Klaus" w:date="2017-03-21T10:29:00Z"/>
              </w:rPr>
            </w:pPr>
            <w:del w:id="8775" w:author="Seggelke, Klaus" w:date="2017-03-21T10:29:00Z">
              <w:r w:rsidDel="00FA278F">
                <w:delText>Input:</w:delText>
              </w:r>
            </w:del>
          </w:p>
        </w:tc>
        <w:tc>
          <w:tcPr>
            <w:tcW w:w="7979" w:type="dxa"/>
            <w:tcBorders>
              <w:top w:val="single" w:sz="2" w:space="0" w:color="auto"/>
              <w:left w:val="single" w:sz="2" w:space="0" w:color="auto"/>
              <w:bottom w:val="single" w:sz="2" w:space="0" w:color="auto"/>
              <w:right w:val="single" w:sz="2" w:space="0" w:color="auto"/>
            </w:tcBorders>
          </w:tcPr>
          <w:p w:rsidR="00CA1CEB" w:rsidDel="00FA278F" w:rsidRDefault="00CA1CEB" w:rsidP="0052294D">
            <w:pPr>
              <w:pStyle w:val="TestCaseInfo"/>
              <w:rPr>
                <w:del w:id="8776" w:author="Seggelke, Klaus" w:date="2017-03-21T10:29:00Z"/>
                <w:lang w:eastAsia="zh-CN"/>
              </w:rPr>
            </w:pPr>
            <w:del w:id="8777" w:author="Seggelke, Klaus" w:date="2017-03-21T10:29:00Z">
              <w:r w:rsidDel="00FA278F">
                <w:rPr>
                  <w:lang w:eastAsia="zh-CN"/>
                </w:rPr>
                <w:delText>FaultRegisterID or ANY</w:delText>
              </w:r>
            </w:del>
          </w:p>
          <w:p w:rsidR="00CA1CEB" w:rsidDel="00FA278F" w:rsidRDefault="00CA1CEB" w:rsidP="0052294D">
            <w:pPr>
              <w:pStyle w:val="TestCaseInfo"/>
              <w:rPr>
                <w:del w:id="8778" w:author="Seggelke, Klaus" w:date="2017-03-21T10:29:00Z"/>
                <w:lang w:eastAsia="zh-CN"/>
              </w:rPr>
            </w:pPr>
          </w:p>
          <w:p w:rsidR="00CA1CEB" w:rsidDel="00FA278F" w:rsidRDefault="00CA1CEB" w:rsidP="0052294D">
            <w:pPr>
              <w:pStyle w:val="TestCaseInfo"/>
              <w:rPr>
                <w:del w:id="8779" w:author="Seggelke, Klaus" w:date="2017-03-21T10:29:00Z"/>
                <w:lang w:eastAsia="zh-CN"/>
              </w:rPr>
            </w:pPr>
            <w:del w:id="8780" w:author="Seggelke, Klaus" w:date="2017-03-21T10:29:00Z">
              <w:r w:rsidDel="00FA278F">
                <w:rPr>
                  <w:lang w:eastAsia="zh-CN"/>
                </w:rPr>
                <w:delText>Type</w:delText>
              </w:r>
            </w:del>
          </w:p>
          <w:p w:rsidR="00CA1CEB" w:rsidDel="00FA278F" w:rsidRDefault="00CA1CEB" w:rsidP="004F5EAE">
            <w:pPr>
              <w:pStyle w:val="TestCaseInfo"/>
              <w:numPr>
                <w:ilvl w:val="0"/>
                <w:numId w:val="159"/>
              </w:numPr>
              <w:rPr>
                <w:del w:id="8781" w:author="Seggelke, Klaus" w:date="2017-03-21T10:29:00Z"/>
                <w:lang w:eastAsia="zh-CN"/>
              </w:rPr>
            </w:pPr>
            <w:del w:id="8782" w:author="Seggelke, Klaus" w:date="2017-03-21T10:29:00Z">
              <w:r w:rsidDel="00FA278F">
                <w:rPr>
                  <w:lang w:eastAsia="zh-CN"/>
                </w:rPr>
                <w:delText>vCPU</w:delText>
              </w:r>
            </w:del>
          </w:p>
          <w:p w:rsidR="00CA1CEB" w:rsidDel="00FA278F" w:rsidRDefault="00CA1CEB" w:rsidP="004F5EAE">
            <w:pPr>
              <w:pStyle w:val="TestCaseInfo"/>
              <w:numPr>
                <w:ilvl w:val="0"/>
                <w:numId w:val="159"/>
              </w:numPr>
              <w:rPr>
                <w:del w:id="8783" w:author="Seggelke, Klaus" w:date="2017-03-21T10:29:00Z"/>
                <w:lang w:eastAsia="zh-CN"/>
              </w:rPr>
            </w:pPr>
            <w:del w:id="8784" w:author="Seggelke, Klaus" w:date="2017-03-21T10:29:00Z">
              <w:r w:rsidDel="00FA278F">
                <w:rPr>
                  <w:lang w:eastAsia="zh-CN"/>
                </w:rPr>
                <w:delText>vMemory</w:delText>
              </w:r>
            </w:del>
          </w:p>
          <w:p w:rsidR="00CA1CEB" w:rsidDel="00FA278F" w:rsidRDefault="00CA1CEB" w:rsidP="004F5EAE">
            <w:pPr>
              <w:pStyle w:val="TestCaseInfo"/>
              <w:numPr>
                <w:ilvl w:val="0"/>
                <w:numId w:val="159"/>
              </w:numPr>
              <w:rPr>
                <w:del w:id="8785" w:author="Seggelke, Klaus" w:date="2017-03-21T10:29:00Z"/>
                <w:lang w:eastAsia="zh-CN"/>
              </w:rPr>
            </w:pPr>
            <w:del w:id="8786" w:author="Seggelke, Klaus" w:date="2017-03-21T10:29:00Z">
              <w:r w:rsidDel="00FA278F">
                <w:rPr>
                  <w:lang w:eastAsia="zh-CN"/>
                </w:rPr>
                <w:delText>vNetwork</w:delText>
              </w:r>
            </w:del>
          </w:p>
          <w:p w:rsidR="00CA1CEB" w:rsidRPr="00D67489" w:rsidDel="00FA278F" w:rsidRDefault="00CA1CEB" w:rsidP="004F5EAE">
            <w:pPr>
              <w:pStyle w:val="TestCaseInfo"/>
              <w:numPr>
                <w:ilvl w:val="0"/>
                <w:numId w:val="159"/>
              </w:numPr>
              <w:rPr>
                <w:del w:id="8787" w:author="Seggelke, Klaus" w:date="2017-03-21T10:29:00Z"/>
                <w:lang w:eastAsia="zh-CN"/>
              </w:rPr>
            </w:pPr>
            <w:del w:id="8788" w:author="Seggelke, Klaus" w:date="2017-03-21T10:29:00Z">
              <w:r w:rsidDel="00FA278F">
                <w:rPr>
                  <w:lang w:eastAsia="zh-CN"/>
                </w:rPr>
                <w:delText>vStorage</w:delText>
              </w:r>
            </w:del>
          </w:p>
        </w:tc>
      </w:tr>
      <w:tr w:rsidR="00CA1CEB" w:rsidDel="00FA278F" w:rsidTr="00E7531B">
        <w:trPr>
          <w:del w:id="8789"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FA278F" w:rsidRDefault="00CA1CEB" w:rsidP="00E7531B">
            <w:pPr>
              <w:pStyle w:val="TestCaseDescription"/>
              <w:rPr>
                <w:del w:id="8790" w:author="Seggelke, Klaus" w:date="2017-03-21T10:29:00Z"/>
              </w:rPr>
            </w:pPr>
            <w:del w:id="8791" w:author="Seggelke, Klaus" w:date="2017-03-21T10:29:00Z">
              <w:r w:rsidDel="00FA278F">
                <w:delText>Return</w:delText>
              </w:r>
            </w:del>
          </w:p>
        </w:tc>
        <w:tc>
          <w:tcPr>
            <w:tcW w:w="7979" w:type="dxa"/>
            <w:tcBorders>
              <w:top w:val="single" w:sz="2" w:space="0" w:color="auto"/>
              <w:left w:val="single" w:sz="2" w:space="0" w:color="auto"/>
              <w:bottom w:val="single" w:sz="2" w:space="0" w:color="auto"/>
              <w:right w:val="single" w:sz="2" w:space="0" w:color="auto"/>
            </w:tcBorders>
          </w:tcPr>
          <w:p w:rsidR="0096611A" w:rsidDel="00FA278F" w:rsidRDefault="00CA1CEB" w:rsidP="0052294D">
            <w:pPr>
              <w:pStyle w:val="TestCaseInfo"/>
              <w:rPr>
                <w:del w:id="8792" w:author="Seggelke, Klaus" w:date="2017-03-21T10:29:00Z"/>
                <w:lang w:eastAsia="zh-CN"/>
              </w:rPr>
            </w:pPr>
            <w:del w:id="8793" w:author="Seggelke, Klaus" w:date="2017-03-21T10:29:00Z">
              <w:r w:rsidDel="00FA278F">
                <w:rPr>
                  <w:lang w:eastAsia="zh-CN"/>
                </w:rPr>
                <w:delText>FaultRegisterID</w:delText>
              </w:r>
            </w:del>
          </w:p>
          <w:p w:rsidR="00CA1CEB" w:rsidDel="00FA278F" w:rsidRDefault="00CA1CEB" w:rsidP="0052294D">
            <w:pPr>
              <w:pStyle w:val="TestCaseInfo"/>
              <w:rPr>
                <w:del w:id="8794" w:author="Seggelke, Klaus" w:date="2017-03-21T10:29:00Z"/>
                <w:lang w:eastAsia="zh-CN"/>
              </w:rPr>
            </w:pPr>
            <w:del w:id="8795" w:author="Seggelke, Klaus" w:date="2017-03-21T10:29:00Z">
              <w:r w:rsidDel="00FA278F">
                <w:rPr>
                  <w:lang w:eastAsia="zh-CN"/>
                </w:rPr>
                <w:delText>Type</w:delText>
              </w:r>
            </w:del>
          </w:p>
          <w:p w:rsidR="00CA1CEB" w:rsidDel="00FA278F" w:rsidRDefault="00CA1CEB" w:rsidP="004F5EAE">
            <w:pPr>
              <w:pStyle w:val="TestCaseInfo"/>
              <w:numPr>
                <w:ilvl w:val="0"/>
                <w:numId w:val="159"/>
              </w:numPr>
              <w:rPr>
                <w:del w:id="8796" w:author="Seggelke, Klaus" w:date="2017-03-21T10:29:00Z"/>
                <w:lang w:eastAsia="zh-CN"/>
              </w:rPr>
            </w:pPr>
            <w:del w:id="8797" w:author="Seggelke, Klaus" w:date="2017-03-21T10:29:00Z">
              <w:r w:rsidDel="00FA278F">
                <w:rPr>
                  <w:lang w:eastAsia="zh-CN"/>
                </w:rPr>
                <w:delText>vCPU</w:delText>
              </w:r>
            </w:del>
          </w:p>
          <w:p w:rsidR="00CA1CEB" w:rsidDel="00FA278F" w:rsidRDefault="00CA1CEB" w:rsidP="004F5EAE">
            <w:pPr>
              <w:pStyle w:val="TestCaseInfo"/>
              <w:numPr>
                <w:ilvl w:val="0"/>
                <w:numId w:val="159"/>
              </w:numPr>
              <w:rPr>
                <w:del w:id="8798" w:author="Seggelke, Klaus" w:date="2017-03-21T10:29:00Z"/>
                <w:lang w:eastAsia="zh-CN"/>
              </w:rPr>
            </w:pPr>
            <w:del w:id="8799" w:author="Seggelke, Klaus" w:date="2017-03-21T10:29:00Z">
              <w:r w:rsidDel="00FA278F">
                <w:rPr>
                  <w:lang w:eastAsia="zh-CN"/>
                </w:rPr>
                <w:delText>vMemory</w:delText>
              </w:r>
            </w:del>
          </w:p>
          <w:p w:rsidR="00CA1CEB" w:rsidDel="00FA278F" w:rsidRDefault="00CA1CEB" w:rsidP="004F5EAE">
            <w:pPr>
              <w:pStyle w:val="TestCaseInfo"/>
              <w:numPr>
                <w:ilvl w:val="0"/>
                <w:numId w:val="159"/>
              </w:numPr>
              <w:rPr>
                <w:del w:id="8800" w:author="Seggelke, Klaus" w:date="2017-03-21T10:29:00Z"/>
                <w:lang w:eastAsia="zh-CN"/>
              </w:rPr>
            </w:pPr>
            <w:del w:id="8801" w:author="Seggelke, Klaus" w:date="2017-03-21T10:29:00Z">
              <w:r w:rsidDel="00FA278F">
                <w:rPr>
                  <w:lang w:eastAsia="zh-CN"/>
                </w:rPr>
                <w:delText>vNetwork</w:delText>
              </w:r>
            </w:del>
          </w:p>
          <w:p w:rsidR="00CA1CEB" w:rsidDel="00FA278F" w:rsidRDefault="00CA1CEB" w:rsidP="0052294D">
            <w:pPr>
              <w:pStyle w:val="TestCaseInfo"/>
              <w:rPr>
                <w:del w:id="8802" w:author="Seggelke, Klaus" w:date="2017-03-21T10:29:00Z"/>
                <w:lang w:eastAsia="zh-CN"/>
              </w:rPr>
            </w:pPr>
            <w:del w:id="8803" w:author="Seggelke, Klaus" w:date="2017-03-21T10:29:00Z">
              <w:r w:rsidDel="00FA278F">
                <w:rPr>
                  <w:lang w:eastAsia="zh-CN"/>
                </w:rPr>
                <w:delText>vStorage Severity</w:delText>
              </w:r>
            </w:del>
          </w:p>
          <w:p w:rsidR="00CA1CEB" w:rsidDel="00FA278F" w:rsidRDefault="00CA1CEB" w:rsidP="004F5EAE">
            <w:pPr>
              <w:pStyle w:val="TestCaseInfo"/>
              <w:numPr>
                <w:ilvl w:val="0"/>
                <w:numId w:val="158"/>
              </w:numPr>
              <w:rPr>
                <w:del w:id="8804" w:author="Seggelke, Klaus" w:date="2017-03-21T10:29:00Z"/>
                <w:lang w:eastAsia="zh-CN"/>
              </w:rPr>
            </w:pPr>
            <w:del w:id="8805" w:author="Seggelke, Klaus" w:date="2017-03-21T10:29:00Z">
              <w:r w:rsidDel="00FA278F">
                <w:rPr>
                  <w:lang w:eastAsia="zh-CN"/>
                </w:rPr>
                <w:delText>Critical</w:delText>
              </w:r>
            </w:del>
          </w:p>
          <w:p w:rsidR="00CA1CEB" w:rsidDel="00FA278F" w:rsidRDefault="00CA1CEB" w:rsidP="004F5EAE">
            <w:pPr>
              <w:pStyle w:val="TestCaseInfo"/>
              <w:numPr>
                <w:ilvl w:val="0"/>
                <w:numId w:val="158"/>
              </w:numPr>
              <w:rPr>
                <w:del w:id="8806" w:author="Seggelke, Klaus" w:date="2017-03-21T10:29:00Z"/>
                <w:lang w:eastAsia="zh-CN"/>
              </w:rPr>
            </w:pPr>
            <w:del w:id="8807" w:author="Seggelke, Klaus" w:date="2017-03-21T10:29:00Z">
              <w:r w:rsidDel="00FA278F">
                <w:rPr>
                  <w:lang w:eastAsia="zh-CN"/>
                </w:rPr>
                <w:delText>Major</w:delText>
              </w:r>
            </w:del>
          </w:p>
          <w:p w:rsidR="00CA1CEB" w:rsidDel="00FA278F" w:rsidRDefault="00CA1CEB" w:rsidP="004F5EAE">
            <w:pPr>
              <w:pStyle w:val="TestCaseInfo"/>
              <w:numPr>
                <w:ilvl w:val="0"/>
                <w:numId w:val="158"/>
              </w:numPr>
              <w:rPr>
                <w:del w:id="8808" w:author="Seggelke, Klaus" w:date="2017-03-21T10:29:00Z"/>
                <w:lang w:eastAsia="zh-CN"/>
              </w:rPr>
            </w:pPr>
            <w:del w:id="8809" w:author="Seggelke, Klaus" w:date="2017-03-21T10:29:00Z">
              <w:r w:rsidDel="00FA278F">
                <w:rPr>
                  <w:lang w:eastAsia="zh-CN"/>
                </w:rPr>
                <w:delText>Minor</w:delText>
              </w:r>
            </w:del>
          </w:p>
          <w:p w:rsidR="00CA1CEB" w:rsidDel="00FA278F" w:rsidRDefault="00CA1CEB" w:rsidP="004F5EAE">
            <w:pPr>
              <w:pStyle w:val="TestCaseInfo"/>
              <w:numPr>
                <w:ilvl w:val="0"/>
                <w:numId w:val="158"/>
              </w:numPr>
              <w:rPr>
                <w:del w:id="8810" w:author="Seggelke, Klaus" w:date="2017-03-21T10:29:00Z"/>
                <w:lang w:eastAsia="zh-CN"/>
              </w:rPr>
            </w:pPr>
            <w:del w:id="8811" w:author="Seggelke, Klaus" w:date="2017-03-21T10:29:00Z">
              <w:r w:rsidDel="00FA278F">
                <w:rPr>
                  <w:lang w:eastAsia="zh-CN"/>
                </w:rPr>
                <w:delText>Warning</w:delText>
              </w:r>
            </w:del>
          </w:p>
          <w:p w:rsidR="00CA1CEB" w:rsidDel="00FA278F" w:rsidRDefault="00CA1CEB" w:rsidP="004F5EAE">
            <w:pPr>
              <w:pStyle w:val="TestCaseInfo"/>
              <w:numPr>
                <w:ilvl w:val="0"/>
                <w:numId w:val="158"/>
              </w:numPr>
              <w:rPr>
                <w:del w:id="8812" w:author="Seggelke, Klaus" w:date="2017-03-21T10:29:00Z"/>
                <w:lang w:eastAsia="zh-CN"/>
              </w:rPr>
            </w:pPr>
            <w:del w:id="8813" w:author="Seggelke, Klaus" w:date="2017-03-21T10:29:00Z">
              <w:r w:rsidDel="00FA278F">
                <w:rPr>
                  <w:lang w:eastAsia="zh-CN"/>
                </w:rPr>
                <w:delText>Indeterminate</w:delText>
              </w:r>
            </w:del>
          </w:p>
          <w:p w:rsidR="00CA1CEB" w:rsidDel="00FA278F" w:rsidRDefault="00CA1CEB" w:rsidP="0052294D">
            <w:pPr>
              <w:pStyle w:val="TestCaseInfo"/>
              <w:rPr>
                <w:del w:id="8814" w:author="Seggelke, Klaus" w:date="2017-03-21T10:29:00Z"/>
                <w:lang w:eastAsia="zh-CN"/>
              </w:rPr>
            </w:pPr>
            <w:del w:id="8815" w:author="Seggelke, Klaus" w:date="2017-03-21T10:29:00Z">
              <w:r w:rsidDel="00FA278F">
                <w:rPr>
                  <w:lang w:eastAsia="zh-CN"/>
                </w:rPr>
                <w:delText>Alarm State</w:delText>
              </w:r>
            </w:del>
          </w:p>
          <w:p w:rsidR="00CA1CEB" w:rsidDel="00FA278F" w:rsidRDefault="00CA1CEB" w:rsidP="004F5EAE">
            <w:pPr>
              <w:pStyle w:val="TestCaseInfo"/>
              <w:numPr>
                <w:ilvl w:val="0"/>
                <w:numId w:val="157"/>
              </w:numPr>
              <w:rPr>
                <w:del w:id="8816" w:author="Seggelke, Klaus" w:date="2017-03-21T10:29:00Z"/>
                <w:lang w:eastAsia="zh-CN"/>
              </w:rPr>
            </w:pPr>
            <w:del w:id="8817" w:author="Seggelke, Klaus" w:date="2017-03-21T10:29:00Z">
              <w:r w:rsidDel="00FA278F">
                <w:rPr>
                  <w:lang w:eastAsia="zh-CN"/>
                </w:rPr>
                <w:delText>Fired</w:delText>
              </w:r>
            </w:del>
          </w:p>
          <w:p w:rsidR="00CA1CEB" w:rsidDel="00FA278F" w:rsidRDefault="00CA1CEB" w:rsidP="004F5EAE">
            <w:pPr>
              <w:pStyle w:val="TestCaseInfo"/>
              <w:numPr>
                <w:ilvl w:val="0"/>
                <w:numId w:val="157"/>
              </w:numPr>
              <w:rPr>
                <w:del w:id="8818" w:author="Seggelke, Klaus" w:date="2017-03-21T10:29:00Z"/>
                <w:lang w:eastAsia="zh-CN"/>
              </w:rPr>
            </w:pPr>
            <w:del w:id="8819" w:author="Seggelke, Klaus" w:date="2017-03-21T10:29:00Z">
              <w:r w:rsidDel="00FA278F">
                <w:rPr>
                  <w:lang w:eastAsia="zh-CN"/>
                </w:rPr>
                <w:delText>Updated</w:delText>
              </w:r>
            </w:del>
          </w:p>
          <w:p w:rsidR="00CA1CEB" w:rsidDel="00FA278F" w:rsidRDefault="00CA1CEB" w:rsidP="004F5EAE">
            <w:pPr>
              <w:pStyle w:val="TestCaseInfo"/>
              <w:numPr>
                <w:ilvl w:val="0"/>
                <w:numId w:val="157"/>
              </w:numPr>
              <w:rPr>
                <w:del w:id="8820" w:author="Seggelke, Klaus" w:date="2017-03-21T10:29:00Z"/>
                <w:lang w:eastAsia="zh-CN"/>
              </w:rPr>
            </w:pPr>
            <w:del w:id="8821" w:author="Seggelke, Klaus" w:date="2017-03-21T10:29:00Z">
              <w:r w:rsidDel="00FA278F">
                <w:rPr>
                  <w:lang w:eastAsia="zh-CN"/>
                </w:rPr>
                <w:delText>Cleared</w:delText>
              </w:r>
            </w:del>
          </w:p>
        </w:tc>
      </w:tr>
      <w:tr w:rsidR="00CA1CEB" w:rsidDel="00FA278F" w:rsidTr="00E7531B">
        <w:trPr>
          <w:trHeight w:val="283"/>
          <w:del w:id="8822"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FA278F" w:rsidRDefault="00CA1CEB" w:rsidP="00E7531B">
            <w:pPr>
              <w:pStyle w:val="TestCaseDescription"/>
              <w:rPr>
                <w:del w:id="8823" w:author="Seggelke, Klaus" w:date="2017-03-21T10:29:00Z"/>
              </w:rPr>
            </w:pPr>
            <w:del w:id="8824" w:author="Seggelke, Klaus" w:date="2017-03-21T10:29:00Z">
              <w:r w:rsidDel="00FA278F">
                <w:delText>Description</w:delText>
              </w:r>
            </w:del>
          </w:p>
        </w:tc>
        <w:tc>
          <w:tcPr>
            <w:tcW w:w="7979" w:type="dxa"/>
            <w:tcBorders>
              <w:top w:val="single" w:sz="2" w:space="0" w:color="auto"/>
              <w:left w:val="single" w:sz="2" w:space="0" w:color="auto"/>
              <w:bottom w:val="single" w:sz="2" w:space="0" w:color="auto"/>
              <w:right w:val="single" w:sz="2" w:space="0" w:color="auto"/>
            </w:tcBorders>
          </w:tcPr>
          <w:p w:rsidR="00CA1CEB" w:rsidDel="00FA278F" w:rsidRDefault="00CA1CEB" w:rsidP="00E7531B">
            <w:pPr>
              <w:pStyle w:val="TestCaseInfo"/>
              <w:rPr>
                <w:del w:id="8825" w:author="Seggelke, Klaus" w:date="2017-03-21T10:29:00Z"/>
                <w:lang w:eastAsia="zh-CN"/>
              </w:rPr>
            </w:pPr>
            <w:del w:id="8826" w:author="Seggelke, Klaus" w:date="2017-03-21T10:29:00Z">
              <w:r w:rsidDel="00FA278F">
                <w:rPr>
                  <w:lang w:eastAsia="zh-CN"/>
                </w:rPr>
                <w:delText>Retrieval of Fault Notification Registration Information</w:delText>
              </w:r>
            </w:del>
          </w:p>
        </w:tc>
      </w:tr>
    </w:tbl>
    <w:p w:rsidR="00C5031A" w:rsidRDefault="009848AB" w:rsidP="00C5031A">
      <w:r>
        <w:fldChar w:fldCharType="end"/>
      </w:r>
    </w:p>
    <w:p w:rsidR="009848AB" w:rsidRDefault="009848AB"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8827" w:name="_Toc477275779"/>
            <w:r>
              <w:t xml:space="preserve">Function: </w:t>
            </w:r>
            <w:r w:rsidR="00E7531B">
              <w:t>VIM.</w:t>
            </w:r>
            <w:r w:rsidR="00E7531B" w:rsidRPr="00E7531B">
              <w:t>Fault.VNFFaultInjection</w:t>
            </w:r>
            <w:r>
              <w:t>()</w:t>
            </w:r>
            <w:bookmarkEnd w:id="8827"/>
          </w:p>
        </w:tc>
      </w:tr>
    </w:tbl>
    <w:p w:rsidR="00B40BBD" w:rsidRDefault="009848AB" w:rsidP="00C5031A">
      <w:pPr>
        <w:rPr>
          <w:rFonts w:asciiTheme="minorHAnsi" w:hAnsiTheme="minorHAnsi" w:cstheme="minorBidi"/>
        </w:rPr>
      </w:pPr>
      <w:r>
        <w:t>Cross Reference</w:t>
      </w:r>
      <w:r>
        <w:fldChar w:fldCharType="begin"/>
      </w:r>
      <w:r>
        <w:instrText xml:space="preserve"> REF VNFFaultInjection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40BBD" w:rsidTr="00E7531B">
        <w:trPr>
          <w:trHeight w:val="247"/>
          <w:ins w:id="8828"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E7531B">
            <w:pPr>
              <w:pStyle w:val="TestCaseDescription"/>
              <w:rPr>
                <w:ins w:id="8829" w:author="Seggelke, Klaus" w:date="2017-03-21T14:44:00Z"/>
              </w:rPr>
            </w:pPr>
            <w:ins w:id="8830" w:author="Seggelke, Klaus" w:date="2017-03-21T14:44:00Z">
              <w:r>
                <w:t>Input:</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52294D">
            <w:pPr>
              <w:pStyle w:val="TestCaseInfo"/>
              <w:rPr>
                <w:ins w:id="8831" w:author="Seggelke, Klaus" w:date="2017-03-21T14:44:00Z"/>
                <w:lang w:eastAsia="zh-CN"/>
              </w:rPr>
            </w:pPr>
            <w:ins w:id="8832" w:author="Seggelke, Klaus" w:date="2017-03-21T14:44:00Z">
              <w:r>
                <w:rPr>
                  <w:sz w:val="20"/>
                  <w:szCs w:val="20"/>
                </w:rPr>
                <w:t>vnfRecord</w:t>
              </w:r>
            </w:ins>
          </w:p>
          <w:p w:rsidR="00B40BBD" w:rsidRDefault="00B40BBD" w:rsidP="0052294D">
            <w:pPr>
              <w:pStyle w:val="TestCaseInfo"/>
              <w:rPr>
                <w:ins w:id="8833" w:author="Seggelke, Klaus" w:date="2017-03-21T14:44:00Z"/>
                <w:lang w:eastAsia="zh-CN"/>
              </w:rPr>
            </w:pPr>
            <w:ins w:id="8834" w:author="Seggelke, Klaus" w:date="2017-03-21T14:44:00Z">
              <w:r>
                <w:rPr>
                  <w:lang w:eastAsia="zh-CN"/>
                </w:rPr>
                <w:t>Command</w:t>
              </w:r>
            </w:ins>
          </w:p>
          <w:p w:rsidR="00B40BBD" w:rsidRDefault="00B40BBD" w:rsidP="004F5EAE">
            <w:pPr>
              <w:pStyle w:val="TestCaseInfo"/>
              <w:numPr>
                <w:ilvl w:val="0"/>
                <w:numId w:val="162"/>
              </w:numPr>
              <w:rPr>
                <w:ins w:id="8835" w:author="Seggelke, Klaus" w:date="2017-03-21T14:44:00Z"/>
                <w:lang w:eastAsia="zh-CN"/>
              </w:rPr>
            </w:pPr>
            <w:ins w:id="8836" w:author="Seggelke, Klaus" w:date="2017-03-21T14:44:00Z">
              <w:r>
                <w:rPr>
                  <w:lang w:eastAsia="zh-CN"/>
                </w:rPr>
                <w:t>VIM command to stop the VNF</w:t>
              </w:r>
            </w:ins>
          </w:p>
          <w:p w:rsidR="00B40BBD" w:rsidRDefault="00B40BBD" w:rsidP="004F5EAE">
            <w:pPr>
              <w:pStyle w:val="TestCaseInfo"/>
              <w:numPr>
                <w:ilvl w:val="0"/>
                <w:numId w:val="162"/>
              </w:numPr>
              <w:rPr>
                <w:ins w:id="8837" w:author="Seggelke, Klaus" w:date="2017-03-21T14:44:00Z"/>
                <w:lang w:eastAsia="zh-CN"/>
              </w:rPr>
            </w:pPr>
            <w:ins w:id="8838" w:author="Seggelke, Klaus" w:date="2017-03-21T14:44:00Z">
              <w:r>
                <w:rPr>
                  <w:lang w:eastAsia="zh-CN"/>
                </w:rPr>
                <w:t>VIM command to stop one of the compute notes of the VNF</w:t>
              </w:r>
            </w:ins>
          </w:p>
          <w:p w:rsidR="00B40BBD" w:rsidRDefault="00B40BBD" w:rsidP="004F5EAE">
            <w:pPr>
              <w:pStyle w:val="TestCaseInfo"/>
              <w:numPr>
                <w:ilvl w:val="0"/>
                <w:numId w:val="162"/>
              </w:numPr>
              <w:rPr>
                <w:ins w:id="8839" w:author="Seggelke, Klaus" w:date="2017-03-21T14:44:00Z"/>
                <w:lang w:eastAsia="zh-CN"/>
              </w:rPr>
            </w:pPr>
            <w:ins w:id="8840" w:author="Seggelke, Klaus" w:date="2017-03-21T14:44:00Z">
              <w:r>
                <w:rPr>
                  <w:lang w:eastAsia="zh-CN"/>
                </w:rPr>
                <w:t>VIM command to cause vStorage fault</w:t>
              </w:r>
            </w:ins>
          </w:p>
          <w:p w:rsidR="00B40BBD" w:rsidRDefault="00B40BBD" w:rsidP="004F5EAE">
            <w:pPr>
              <w:pStyle w:val="TestCaseInfo"/>
              <w:numPr>
                <w:ilvl w:val="0"/>
                <w:numId w:val="162"/>
              </w:numPr>
              <w:rPr>
                <w:ins w:id="8841" w:author="Seggelke, Klaus" w:date="2017-03-21T14:44:00Z"/>
                <w:lang w:eastAsia="zh-CN"/>
              </w:rPr>
            </w:pPr>
            <w:ins w:id="8842" w:author="Seggelke, Klaus" w:date="2017-03-21T14:44:00Z">
              <w:r>
                <w:rPr>
                  <w:lang w:eastAsia="zh-CN"/>
                </w:rPr>
                <w:t>VIM command to cause vMemory fault</w:t>
              </w:r>
            </w:ins>
          </w:p>
          <w:p w:rsidR="00B40BBD" w:rsidRDefault="00B40BBD" w:rsidP="004F5EAE">
            <w:pPr>
              <w:pStyle w:val="TestCaseInfo"/>
              <w:numPr>
                <w:ilvl w:val="0"/>
                <w:numId w:val="162"/>
              </w:numPr>
              <w:rPr>
                <w:ins w:id="8843" w:author="Seggelke, Klaus" w:date="2017-03-21T14:44:00Z"/>
                <w:lang w:eastAsia="zh-CN"/>
              </w:rPr>
            </w:pPr>
            <w:ins w:id="8844" w:author="Seggelke, Klaus" w:date="2017-03-21T14:44:00Z">
              <w:r>
                <w:rPr>
                  <w:lang w:eastAsia="zh-CN"/>
                </w:rPr>
                <w:t>VIM command to cause vNetwork fault</w:t>
              </w:r>
            </w:ins>
          </w:p>
          <w:p w:rsidR="00B40BBD" w:rsidRDefault="00B40BBD" w:rsidP="004F5EAE">
            <w:pPr>
              <w:pStyle w:val="TestCaseInfo"/>
              <w:numPr>
                <w:ilvl w:val="0"/>
                <w:numId w:val="162"/>
              </w:numPr>
              <w:rPr>
                <w:ins w:id="8845" w:author="Seggelke, Klaus" w:date="2017-03-21T14:44:00Z"/>
                <w:lang w:eastAsia="zh-CN"/>
              </w:rPr>
            </w:pPr>
            <w:ins w:id="8846" w:author="Seggelke, Klaus" w:date="2017-03-21T14:44:00Z">
              <w:r>
                <w:rPr>
                  <w:lang w:eastAsia="zh-CN"/>
                </w:rPr>
                <w:t>VIM command to cause EM communication fault</w:t>
              </w:r>
            </w:ins>
          </w:p>
          <w:p w:rsidR="00B40BBD" w:rsidRDefault="00B40BBD" w:rsidP="004F5EAE">
            <w:pPr>
              <w:pStyle w:val="TestCaseInfo"/>
              <w:numPr>
                <w:ilvl w:val="0"/>
                <w:numId w:val="162"/>
              </w:numPr>
              <w:rPr>
                <w:ins w:id="8847" w:author="Seggelke, Klaus" w:date="2017-03-21T14:44:00Z"/>
                <w:lang w:eastAsia="zh-CN"/>
              </w:rPr>
            </w:pPr>
            <w:ins w:id="8848" w:author="Seggelke, Klaus" w:date="2017-03-21T14:44:00Z">
              <w:r>
                <w:rPr>
                  <w:lang w:eastAsia="zh-CN"/>
                </w:rPr>
                <w:t>VIM command to cause VNF and VNFM communication fault</w:t>
              </w:r>
            </w:ins>
          </w:p>
          <w:p w:rsidR="00B40BBD" w:rsidRDefault="00B40BBD" w:rsidP="0052294D">
            <w:pPr>
              <w:pStyle w:val="TestCaseInfo"/>
              <w:rPr>
                <w:ins w:id="8849" w:author="Seggelke, Klaus" w:date="2017-03-21T14:44:00Z"/>
                <w:lang w:eastAsia="zh-CN"/>
              </w:rPr>
            </w:pPr>
            <w:ins w:id="8850" w:author="Seggelke, Klaus" w:date="2017-03-21T14:44:00Z">
              <w:r>
                <w:rPr>
                  <w:lang w:eastAsia="zh-CN"/>
                </w:rPr>
                <w:t>Fault Type</w:t>
              </w:r>
            </w:ins>
          </w:p>
          <w:p w:rsidR="00B40BBD" w:rsidRDefault="00B40BBD" w:rsidP="004F5EAE">
            <w:pPr>
              <w:pStyle w:val="TestCaseInfo"/>
              <w:numPr>
                <w:ilvl w:val="0"/>
                <w:numId w:val="160"/>
              </w:numPr>
              <w:rPr>
                <w:ins w:id="8851" w:author="Seggelke, Klaus" w:date="2017-03-21T14:44:00Z"/>
                <w:lang w:eastAsia="zh-CN"/>
              </w:rPr>
            </w:pPr>
            <w:ins w:id="8852" w:author="Seggelke, Klaus" w:date="2017-03-21T14:44:00Z">
              <w:r>
                <w:rPr>
                  <w:lang w:eastAsia="zh-CN"/>
                </w:rPr>
                <w:t>vCPU</w:t>
              </w:r>
            </w:ins>
          </w:p>
          <w:p w:rsidR="00B40BBD" w:rsidRDefault="00B40BBD" w:rsidP="004F5EAE">
            <w:pPr>
              <w:pStyle w:val="TestCaseInfo"/>
              <w:numPr>
                <w:ilvl w:val="0"/>
                <w:numId w:val="160"/>
              </w:numPr>
              <w:rPr>
                <w:ins w:id="8853" w:author="Seggelke, Klaus" w:date="2017-03-21T14:44:00Z"/>
                <w:lang w:eastAsia="zh-CN"/>
              </w:rPr>
            </w:pPr>
            <w:ins w:id="8854" w:author="Seggelke, Klaus" w:date="2017-03-21T14:44:00Z">
              <w:r>
                <w:rPr>
                  <w:lang w:eastAsia="zh-CN"/>
                </w:rPr>
                <w:t>vMemory</w:t>
              </w:r>
            </w:ins>
          </w:p>
          <w:p w:rsidR="00B40BBD" w:rsidRDefault="00B40BBD" w:rsidP="004F5EAE">
            <w:pPr>
              <w:pStyle w:val="TestCaseInfo"/>
              <w:numPr>
                <w:ilvl w:val="0"/>
                <w:numId w:val="160"/>
              </w:numPr>
              <w:rPr>
                <w:ins w:id="8855" w:author="Seggelke, Klaus" w:date="2017-03-21T14:44:00Z"/>
                <w:lang w:eastAsia="zh-CN"/>
              </w:rPr>
            </w:pPr>
            <w:ins w:id="8856" w:author="Seggelke, Klaus" w:date="2017-03-21T14:44:00Z">
              <w:r>
                <w:rPr>
                  <w:lang w:eastAsia="zh-CN"/>
                </w:rPr>
                <w:t>vNetwork</w:t>
              </w:r>
            </w:ins>
          </w:p>
          <w:p w:rsidR="00B40BBD" w:rsidRDefault="00B40BBD" w:rsidP="004F5EAE">
            <w:pPr>
              <w:pStyle w:val="TestCaseInfo"/>
              <w:numPr>
                <w:ilvl w:val="0"/>
                <w:numId w:val="160"/>
              </w:numPr>
              <w:rPr>
                <w:ins w:id="8857" w:author="Seggelke, Klaus" w:date="2017-03-21T14:44:00Z"/>
                <w:lang w:eastAsia="zh-CN"/>
              </w:rPr>
            </w:pPr>
            <w:ins w:id="8858" w:author="Seggelke, Klaus" w:date="2017-03-21T14:44:00Z">
              <w:r>
                <w:rPr>
                  <w:lang w:eastAsia="zh-CN"/>
                </w:rPr>
                <w:t>vStorage</w:t>
              </w:r>
            </w:ins>
          </w:p>
          <w:p w:rsidR="00B40BBD" w:rsidRDefault="00B40BBD" w:rsidP="0052294D">
            <w:pPr>
              <w:pStyle w:val="TestCaseInfo"/>
              <w:rPr>
                <w:ins w:id="8859" w:author="Seggelke, Klaus" w:date="2017-03-21T14:44:00Z"/>
                <w:lang w:eastAsia="zh-CN"/>
              </w:rPr>
            </w:pPr>
            <w:ins w:id="8860" w:author="Seggelke, Klaus" w:date="2017-03-21T14:44:00Z">
              <w:r>
                <w:rPr>
                  <w:lang w:eastAsia="zh-CN"/>
                </w:rPr>
                <w:t>Severity</w:t>
              </w:r>
            </w:ins>
          </w:p>
          <w:p w:rsidR="00B40BBD" w:rsidRDefault="00B40BBD" w:rsidP="004F5EAE">
            <w:pPr>
              <w:pStyle w:val="TestCaseInfo"/>
              <w:numPr>
                <w:ilvl w:val="0"/>
                <w:numId w:val="161"/>
              </w:numPr>
              <w:rPr>
                <w:ins w:id="8861" w:author="Seggelke, Klaus" w:date="2017-03-21T14:44:00Z"/>
                <w:lang w:eastAsia="zh-CN"/>
              </w:rPr>
            </w:pPr>
            <w:ins w:id="8862" w:author="Seggelke, Klaus" w:date="2017-03-21T14:44:00Z">
              <w:r>
                <w:rPr>
                  <w:lang w:eastAsia="zh-CN"/>
                </w:rPr>
                <w:t>Critical</w:t>
              </w:r>
            </w:ins>
          </w:p>
          <w:p w:rsidR="00B40BBD" w:rsidRDefault="00B40BBD" w:rsidP="004F5EAE">
            <w:pPr>
              <w:pStyle w:val="TestCaseInfo"/>
              <w:numPr>
                <w:ilvl w:val="0"/>
                <w:numId w:val="161"/>
              </w:numPr>
              <w:rPr>
                <w:ins w:id="8863" w:author="Seggelke, Klaus" w:date="2017-03-21T14:44:00Z"/>
                <w:lang w:eastAsia="zh-CN"/>
              </w:rPr>
            </w:pPr>
            <w:ins w:id="8864" w:author="Seggelke, Klaus" w:date="2017-03-21T14:44:00Z">
              <w:r>
                <w:rPr>
                  <w:lang w:eastAsia="zh-CN"/>
                </w:rPr>
                <w:t>Major</w:t>
              </w:r>
            </w:ins>
          </w:p>
          <w:p w:rsidR="00B40BBD" w:rsidRDefault="00B40BBD" w:rsidP="004F5EAE">
            <w:pPr>
              <w:pStyle w:val="TestCaseInfo"/>
              <w:numPr>
                <w:ilvl w:val="0"/>
                <w:numId w:val="161"/>
              </w:numPr>
              <w:rPr>
                <w:ins w:id="8865" w:author="Seggelke, Klaus" w:date="2017-03-21T14:44:00Z"/>
                <w:lang w:eastAsia="zh-CN"/>
              </w:rPr>
            </w:pPr>
            <w:ins w:id="8866" w:author="Seggelke, Klaus" w:date="2017-03-21T14:44:00Z">
              <w:r>
                <w:rPr>
                  <w:lang w:eastAsia="zh-CN"/>
                </w:rPr>
                <w:t>Minor</w:t>
              </w:r>
            </w:ins>
          </w:p>
          <w:p w:rsidR="00B40BBD" w:rsidRDefault="00B40BBD" w:rsidP="004F5EAE">
            <w:pPr>
              <w:pStyle w:val="TestCaseInfo"/>
              <w:numPr>
                <w:ilvl w:val="0"/>
                <w:numId w:val="161"/>
              </w:numPr>
              <w:rPr>
                <w:ins w:id="8867" w:author="Seggelke, Klaus" w:date="2017-03-21T14:44:00Z"/>
                <w:lang w:eastAsia="zh-CN"/>
              </w:rPr>
            </w:pPr>
            <w:ins w:id="8868" w:author="Seggelke, Klaus" w:date="2017-03-21T14:44:00Z">
              <w:r>
                <w:rPr>
                  <w:lang w:eastAsia="zh-CN"/>
                </w:rPr>
                <w:t>Warning</w:t>
              </w:r>
            </w:ins>
          </w:p>
          <w:p w:rsidR="00B40BBD" w:rsidRPr="00D67489" w:rsidRDefault="00B40BBD" w:rsidP="004F5EAE">
            <w:pPr>
              <w:pStyle w:val="TestCaseInfo"/>
              <w:numPr>
                <w:ilvl w:val="0"/>
                <w:numId w:val="161"/>
              </w:numPr>
              <w:rPr>
                <w:ins w:id="8869" w:author="Seggelke, Klaus" w:date="2017-03-21T14:44:00Z"/>
                <w:lang w:eastAsia="zh-CN"/>
              </w:rPr>
            </w:pPr>
            <w:ins w:id="8870" w:author="Seggelke, Klaus" w:date="2017-03-21T14:44:00Z">
              <w:r>
                <w:rPr>
                  <w:lang w:eastAsia="zh-CN"/>
                </w:rPr>
                <w:lastRenderedPageBreak/>
                <w:t>Indeterminate</w:t>
              </w:r>
            </w:ins>
          </w:p>
        </w:tc>
      </w:tr>
      <w:tr w:rsidR="00B40BBD" w:rsidTr="00E7531B">
        <w:trPr>
          <w:ins w:id="8871"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E7531B">
            <w:pPr>
              <w:pStyle w:val="TestCaseDescription"/>
              <w:rPr>
                <w:ins w:id="8872" w:author="Seggelke, Klaus" w:date="2017-03-21T14:44:00Z"/>
              </w:rPr>
            </w:pPr>
            <w:ins w:id="8873" w:author="Seggelke, Klaus" w:date="2017-03-21T14:44:00Z">
              <w:r>
                <w:lastRenderedPageBreak/>
                <w:t>Return</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E7531B">
            <w:pPr>
              <w:pStyle w:val="TestCaseInfo"/>
              <w:rPr>
                <w:ins w:id="8874" w:author="Seggelke, Klaus" w:date="2017-03-21T14:44:00Z"/>
                <w:lang w:eastAsia="zh-CN"/>
              </w:rPr>
            </w:pPr>
            <w:ins w:id="8875" w:author="Seggelke, Klaus" w:date="2017-03-21T14:44:00Z">
              <w:r>
                <w:rPr>
                  <w:lang w:eastAsia="zh-CN"/>
                </w:rPr>
                <w:t>faultInjectionID</w:t>
              </w:r>
              <w:r>
                <w:rPr>
                  <w:lang w:eastAsia="zh-CN"/>
                </w:rPr>
                <w:tab/>
              </w:r>
              <w:r>
                <w:rPr>
                  <w:lang w:eastAsia="zh-CN"/>
                </w:rPr>
                <w:tab/>
                <w:t>Success of fault injection</w:t>
              </w:r>
            </w:ins>
          </w:p>
          <w:p w:rsidR="00B40BBD" w:rsidRDefault="00B40BBD" w:rsidP="00E7531B">
            <w:pPr>
              <w:pStyle w:val="TestCaseInfo"/>
              <w:rPr>
                <w:ins w:id="8876" w:author="Seggelke, Klaus" w:date="2017-03-21T14:44:00Z"/>
                <w:lang w:eastAsia="zh-CN"/>
              </w:rPr>
            </w:pPr>
            <w:ins w:id="8877" w:author="Seggelke, Klaus" w:date="2017-03-21T14:44:00Z">
              <w:r>
                <w:rPr>
                  <w:lang w:eastAsia="zh-CN"/>
                </w:rPr>
                <w:t>FALSE</w:t>
              </w:r>
              <w:r>
                <w:rPr>
                  <w:lang w:eastAsia="zh-CN"/>
                </w:rPr>
                <w:tab/>
              </w:r>
              <w:r>
                <w:rPr>
                  <w:lang w:eastAsia="zh-CN"/>
                </w:rPr>
                <w:tab/>
                <w:t>Failure</w:t>
              </w:r>
            </w:ins>
          </w:p>
        </w:tc>
      </w:tr>
      <w:tr w:rsidR="00B40BBD" w:rsidTr="00E7531B">
        <w:trPr>
          <w:trHeight w:val="283"/>
          <w:ins w:id="8878"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E7531B">
            <w:pPr>
              <w:pStyle w:val="TestCaseDescription"/>
              <w:rPr>
                <w:ins w:id="8879" w:author="Seggelke, Klaus" w:date="2017-03-21T14:44:00Z"/>
              </w:rPr>
            </w:pPr>
            <w:ins w:id="8880" w:author="Seggelke, Klaus" w:date="2017-03-21T14:44:00Z">
              <w:r>
                <w:t>Description</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E7531B">
            <w:pPr>
              <w:pStyle w:val="TestCaseInfo"/>
              <w:rPr>
                <w:ins w:id="8881" w:author="Seggelke, Klaus" w:date="2017-03-21T14:44:00Z"/>
                <w:lang w:eastAsia="zh-CN"/>
              </w:rPr>
            </w:pPr>
            <w:ins w:id="8882" w:author="Seggelke, Klaus" w:date="2017-03-21T14:44:00Z">
              <w:r>
                <w:rPr>
                  <w:lang w:eastAsia="zh-CN"/>
                </w:rPr>
                <w:t>The command injects a vResource fault for the VNF.</w:t>
              </w:r>
            </w:ins>
          </w:p>
        </w:tc>
      </w:tr>
    </w:tbl>
    <w:p w:rsidR="00B40BBD" w:rsidDel="00B40BBD" w:rsidRDefault="00B40BBD" w:rsidP="00C5031A">
      <w:pPr>
        <w:rPr>
          <w:del w:id="8883" w:author="Seggelke, Klaus" w:date="2017-03-21T14:44:00Z"/>
          <w:rFonts w:asciiTheme="minorHAnsi" w:hAnsiTheme="minorHAnsi" w:cstheme="minorBidi"/>
        </w:rPr>
      </w:pPr>
    </w:p>
    <w:p w:rsidR="00B40BBD" w:rsidDel="00B40BBD" w:rsidRDefault="00B40BBD" w:rsidP="00C5031A">
      <w:pPr>
        <w:rPr>
          <w:del w:id="8884" w:author="Seggelke, Klaus" w:date="2017-03-21T14:44:00Z"/>
          <w:rFonts w:asciiTheme="minorHAnsi" w:hAnsiTheme="minorHAnsi" w:cstheme="minorBidi"/>
        </w:rPr>
      </w:pPr>
    </w:p>
    <w:p w:rsidR="00B40BBD" w:rsidDel="00B40BBD" w:rsidRDefault="00B40BBD" w:rsidP="00C5031A">
      <w:pPr>
        <w:rPr>
          <w:del w:id="8885" w:author="Seggelke, Klaus" w:date="2017-03-21T14:43:00Z"/>
          <w:rFonts w:asciiTheme="minorHAnsi" w:hAnsiTheme="minorHAnsi" w:cstheme="minorBidi"/>
        </w:rPr>
      </w:pPr>
    </w:p>
    <w:p w:rsidR="00FA278F" w:rsidDel="00B40BBD" w:rsidRDefault="00FA278F" w:rsidP="00C5031A">
      <w:pPr>
        <w:rPr>
          <w:del w:id="8886" w:author="Seggelke, Klaus" w:date="2017-03-21T14:43:00Z"/>
          <w:rFonts w:asciiTheme="minorHAnsi" w:hAnsiTheme="minorHAnsi" w:cstheme="minorBidi"/>
        </w:rPr>
      </w:pPr>
    </w:p>
    <w:p w:rsidR="00FA278F" w:rsidDel="00FA278F" w:rsidRDefault="00FA278F" w:rsidP="00C5031A">
      <w:pPr>
        <w:rPr>
          <w:del w:id="8887" w:author="Seggelke, Klaus" w:date="2017-03-21T10:32:00Z"/>
          <w:rFonts w:asciiTheme="minorHAnsi" w:hAnsiTheme="minorHAnsi" w:cstheme="minorBidi"/>
        </w:rPr>
      </w:pPr>
    </w:p>
    <w:p w:rsidR="00FA278F" w:rsidDel="00FA278F" w:rsidRDefault="00FA278F" w:rsidP="00C5031A">
      <w:pPr>
        <w:rPr>
          <w:del w:id="8888" w:author="Seggelke, Klaus" w:date="2017-03-21T10:31:00Z"/>
          <w:rFonts w:asciiTheme="minorHAnsi" w:hAnsiTheme="minorHAnsi" w:cstheme="minorBidi"/>
        </w:rPr>
      </w:pPr>
    </w:p>
    <w:p w:rsidR="00FA278F" w:rsidDel="00FA278F" w:rsidRDefault="00FA278F" w:rsidP="00C5031A">
      <w:pPr>
        <w:rPr>
          <w:del w:id="8889" w:author="Seggelke, Klaus" w:date="2017-03-21T10:30:00Z"/>
          <w:rFonts w:asciiTheme="minorHAnsi" w:hAnsiTheme="minorHAnsi" w:cstheme="minorBidi"/>
        </w:rPr>
      </w:pPr>
    </w:p>
    <w:p w:rsidR="00213DFB" w:rsidDel="00FA278F" w:rsidRDefault="00213DFB" w:rsidP="00C5031A">
      <w:pPr>
        <w:rPr>
          <w:del w:id="8890" w:author="Seggelke, Klaus" w:date="2017-03-21T10:29:00Z"/>
          <w:rFonts w:asciiTheme="minorHAnsi" w:hAnsiTheme="minorHAnsi" w:cstheme="minorBidi"/>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13DFB" w:rsidDel="00FA278F" w:rsidTr="00E7531B">
        <w:trPr>
          <w:trHeight w:val="247"/>
          <w:del w:id="8891"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Del="00FA278F" w:rsidRDefault="00213DFB" w:rsidP="00E7531B">
            <w:pPr>
              <w:pStyle w:val="TestCaseDescription"/>
              <w:rPr>
                <w:del w:id="8892" w:author="Seggelke, Klaus" w:date="2017-03-21T10:29:00Z"/>
              </w:rPr>
            </w:pPr>
            <w:del w:id="8893" w:author="Seggelke, Klaus" w:date="2017-03-21T10:29:00Z">
              <w:r w:rsidDel="00FA278F">
                <w:delText>Input:</w:delText>
              </w:r>
            </w:del>
          </w:p>
        </w:tc>
        <w:tc>
          <w:tcPr>
            <w:tcW w:w="7979" w:type="dxa"/>
            <w:tcBorders>
              <w:top w:val="single" w:sz="2" w:space="0" w:color="auto"/>
              <w:left w:val="single" w:sz="2" w:space="0" w:color="auto"/>
              <w:bottom w:val="single" w:sz="2" w:space="0" w:color="auto"/>
              <w:right w:val="single" w:sz="2" w:space="0" w:color="auto"/>
            </w:tcBorders>
          </w:tcPr>
          <w:p w:rsidR="00213DFB" w:rsidDel="00FA278F" w:rsidRDefault="00213DFB" w:rsidP="0052294D">
            <w:pPr>
              <w:pStyle w:val="TestCaseInfo"/>
              <w:rPr>
                <w:del w:id="8894" w:author="Seggelke, Klaus" w:date="2017-03-21T10:29:00Z"/>
                <w:lang w:eastAsia="zh-CN"/>
              </w:rPr>
            </w:pPr>
            <w:del w:id="8895" w:author="Seggelke, Klaus" w:date="2017-03-21T10:29:00Z">
              <w:r w:rsidDel="00FA278F">
                <w:rPr>
                  <w:sz w:val="20"/>
                  <w:szCs w:val="20"/>
                </w:rPr>
                <w:delText>vnfRecord</w:delText>
              </w:r>
            </w:del>
          </w:p>
          <w:p w:rsidR="00213DFB" w:rsidDel="00FA278F" w:rsidRDefault="00213DFB" w:rsidP="0052294D">
            <w:pPr>
              <w:pStyle w:val="TestCaseInfo"/>
              <w:rPr>
                <w:del w:id="8896" w:author="Seggelke, Klaus" w:date="2017-03-21T10:29:00Z"/>
                <w:lang w:eastAsia="zh-CN"/>
              </w:rPr>
            </w:pPr>
            <w:del w:id="8897" w:author="Seggelke, Klaus" w:date="2017-03-21T10:29:00Z">
              <w:r w:rsidDel="00FA278F">
                <w:rPr>
                  <w:lang w:eastAsia="zh-CN"/>
                </w:rPr>
                <w:delText>Command</w:delText>
              </w:r>
            </w:del>
          </w:p>
          <w:p w:rsidR="00213DFB" w:rsidDel="00FA278F" w:rsidRDefault="00213DFB" w:rsidP="004F5EAE">
            <w:pPr>
              <w:pStyle w:val="TestCaseInfo"/>
              <w:numPr>
                <w:ilvl w:val="0"/>
                <w:numId w:val="162"/>
              </w:numPr>
              <w:rPr>
                <w:del w:id="8898" w:author="Seggelke, Klaus" w:date="2017-03-21T10:29:00Z"/>
                <w:lang w:eastAsia="zh-CN"/>
              </w:rPr>
            </w:pPr>
            <w:del w:id="8899" w:author="Seggelke, Klaus" w:date="2017-03-21T10:29:00Z">
              <w:r w:rsidDel="00FA278F">
                <w:rPr>
                  <w:lang w:eastAsia="zh-CN"/>
                </w:rPr>
                <w:delText>VIM command to stop the VNF</w:delText>
              </w:r>
            </w:del>
          </w:p>
          <w:p w:rsidR="00213DFB" w:rsidDel="00FA278F" w:rsidRDefault="00213DFB" w:rsidP="004F5EAE">
            <w:pPr>
              <w:pStyle w:val="TestCaseInfo"/>
              <w:numPr>
                <w:ilvl w:val="0"/>
                <w:numId w:val="162"/>
              </w:numPr>
              <w:rPr>
                <w:del w:id="8900" w:author="Seggelke, Klaus" w:date="2017-03-21T10:29:00Z"/>
                <w:lang w:eastAsia="zh-CN"/>
              </w:rPr>
            </w:pPr>
            <w:del w:id="8901" w:author="Seggelke, Klaus" w:date="2017-03-21T10:29:00Z">
              <w:r w:rsidDel="00FA278F">
                <w:rPr>
                  <w:lang w:eastAsia="zh-CN"/>
                </w:rPr>
                <w:delText>VIM command to stop one of the compute notes of the VNF</w:delText>
              </w:r>
            </w:del>
          </w:p>
          <w:p w:rsidR="00213DFB" w:rsidDel="00FA278F" w:rsidRDefault="00213DFB" w:rsidP="004F5EAE">
            <w:pPr>
              <w:pStyle w:val="TestCaseInfo"/>
              <w:numPr>
                <w:ilvl w:val="0"/>
                <w:numId w:val="162"/>
              </w:numPr>
              <w:rPr>
                <w:del w:id="8902" w:author="Seggelke, Klaus" w:date="2017-03-21T10:29:00Z"/>
                <w:lang w:eastAsia="zh-CN"/>
              </w:rPr>
            </w:pPr>
            <w:del w:id="8903" w:author="Seggelke, Klaus" w:date="2017-03-21T10:29:00Z">
              <w:r w:rsidDel="00FA278F">
                <w:rPr>
                  <w:lang w:eastAsia="zh-CN"/>
                </w:rPr>
                <w:delText>VIM command to cause vStorage fault</w:delText>
              </w:r>
            </w:del>
          </w:p>
          <w:p w:rsidR="00213DFB" w:rsidDel="00FA278F" w:rsidRDefault="00213DFB" w:rsidP="004F5EAE">
            <w:pPr>
              <w:pStyle w:val="TestCaseInfo"/>
              <w:numPr>
                <w:ilvl w:val="0"/>
                <w:numId w:val="162"/>
              </w:numPr>
              <w:rPr>
                <w:del w:id="8904" w:author="Seggelke, Klaus" w:date="2017-03-21T10:29:00Z"/>
                <w:lang w:eastAsia="zh-CN"/>
              </w:rPr>
            </w:pPr>
            <w:del w:id="8905" w:author="Seggelke, Klaus" w:date="2017-03-21T10:29:00Z">
              <w:r w:rsidDel="00FA278F">
                <w:rPr>
                  <w:lang w:eastAsia="zh-CN"/>
                </w:rPr>
                <w:delText>VIM command to cause vMemory fault</w:delText>
              </w:r>
            </w:del>
          </w:p>
          <w:p w:rsidR="00213DFB" w:rsidDel="00FA278F" w:rsidRDefault="00213DFB" w:rsidP="004F5EAE">
            <w:pPr>
              <w:pStyle w:val="TestCaseInfo"/>
              <w:numPr>
                <w:ilvl w:val="0"/>
                <w:numId w:val="162"/>
              </w:numPr>
              <w:rPr>
                <w:del w:id="8906" w:author="Seggelke, Klaus" w:date="2017-03-21T10:29:00Z"/>
                <w:lang w:eastAsia="zh-CN"/>
              </w:rPr>
            </w:pPr>
            <w:del w:id="8907" w:author="Seggelke, Klaus" w:date="2017-03-21T10:29:00Z">
              <w:r w:rsidDel="00FA278F">
                <w:rPr>
                  <w:lang w:eastAsia="zh-CN"/>
                </w:rPr>
                <w:delText>VIM command to cause vNetwork fault</w:delText>
              </w:r>
            </w:del>
          </w:p>
          <w:p w:rsidR="00213DFB" w:rsidDel="00FA278F" w:rsidRDefault="00213DFB" w:rsidP="004F5EAE">
            <w:pPr>
              <w:pStyle w:val="TestCaseInfo"/>
              <w:numPr>
                <w:ilvl w:val="0"/>
                <w:numId w:val="162"/>
              </w:numPr>
              <w:rPr>
                <w:del w:id="8908" w:author="Seggelke, Klaus" w:date="2017-03-21T10:29:00Z"/>
                <w:lang w:eastAsia="zh-CN"/>
              </w:rPr>
            </w:pPr>
            <w:del w:id="8909" w:author="Seggelke, Klaus" w:date="2017-03-21T10:29:00Z">
              <w:r w:rsidDel="00FA278F">
                <w:rPr>
                  <w:lang w:eastAsia="zh-CN"/>
                </w:rPr>
                <w:delText>VIM command to cause EM communication fault</w:delText>
              </w:r>
            </w:del>
          </w:p>
          <w:p w:rsidR="00213DFB" w:rsidDel="00FA278F" w:rsidRDefault="00213DFB" w:rsidP="004F5EAE">
            <w:pPr>
              <w:pStyle w:val="TestCaseInfo"/>
              <w:numPr>
                <w:ilvl w:val="0"/>
                <w:numId w:val="162"/>
              </w:numPr>
              <w:rPr>
                <w:del w:id="8910" w:author="Seggelke, Klaus" w:date="2017-03-21T10:29:00Z"/>
                <w:lang w:eastAsia="zh-CN"/>
              </w:rPr>
            </w:pPr>
            <w:del w:id="8911" w:author="Seggelke, Klaus" w:date="2017-03-21T10:29:00Z">
              <w:r w:rsidDel="00FA278F">
                <w:rPr>
                  <w:lang w:eastAsia="zh-CN"/>
                </w:rPr>
                <w:delText>VIM command to cause VNF and VNFM communication fault</w:delText>
              </w:r>
            </w:del>
          </w:p>
          <w:p w:rsidR="00213DFB" w:rsidDel="00FA278F" w:rsidRDefault="00213DFB" w:rsidP="0052294D">
            <w:pPr>
              <w:pStyle w:val="TestCaseInfo"/>
              <w:rPr>
                <w:del w:id="8912" w:author="Seggelke, Klaus" w:date="2017-03-21T10:29:00Z"/>
                <w:lang w:eastAsia="zh-CN"/>
              </w:rPr>
            </w:pPr>
            <w:del w:id="8913" w:author="Seggelke, Klaus" w:date="2017-03-21T10:29:00Z">
              <w:r w:rsidDel="00FA278F">
                <w:rPr>
                  <w:lang w:eastAsia="zh-CN"/>
                </w:rPr>
                <w:delText>Fault Type</w:delText>
              </w:r>
            </w:del>
          </w:p>
          <w:p w:rsidR="00213DFB" w:rsidDel="00FA278F" w:rsidRDefault="00213DFB" w:rsidP="004F5EAE">
            <w:pPr>
              <w:pStyle w:val="TestCaseInfo"/>
              <w:numPr>
                <w:ilvl w:val="0"/>
                <w:numId w:val="160"/>
              </w:numPr>
              <w:rPr>
                <w:del w:id="8914" w:author="Seggelke, Klaus" w:date="2017-03-21T10:29:00Z"/>
                <w:lang w:eastAsia="zh-CN"/>
              </w:rPr>
            </w:pPr>
            <w:del w:id="8915" w:author="Seggelke, Klaus" w:date="2017-03-21T10:29:00Z">
              <w:r w:rsidDel="00FA278F">
                <w:rPr>
                  <w:lang w:eastAsia="zh-CN"/>
                </w:rPr>
                <w:delText>vCPU</w:delText>
              </w:r>
            </w:del>
          </w:p>
          <w:p w:rsidR="00213DFB" w:rsidDel="00FA278F" w:rsidRDefault="00213DFB" w:rsidP="004F5EAE">
            <w:pPr>
              <w:pStyle w:val="TestCaseInfo"/>
              <w:numPr>
                <w:ilvl w:val="0"/>
                <w:numId w:val="160"/>
              </w:numPr>
              <w:rPr>
                <w:del w:id="8916" w:author="Seggelke, Klaus" w:date="2017-03-21T10:29:00Z"/>
                <w:lang w:eastAsia="zh-CN"/>
              </w:rPr>
            </w:pPr>
            <w:del w:id="8917" w:author="Seggelke, Klaus" w:date="2017-03-21T10:29:00Z">
              <w:r w:rsidDel="00FA278F">
                <w:rPr>
                  <w:lang w:eastAsia="zh-CN"/>
                </w:rPr>
                <w:delText>vMemory</w:delText>
              </w:r>
            </w:del>
          </w:p>
          <w:p w:rsidR="00213DFB" w:rsidDel="00FA278F" w:rsidRDefault="00213DFB" w:rsidP="004F5EAE">
            <w:pPr>
              <w:pStyle w:val="TestCaseInfo"/>
              <w:numPr>
                <w:ilvl w:val="0"/>
                <w:numId w:val="160"/>
              </w:numPr>
              <w:rPr>
                <w:del w:id="8918" w:author="Seggelke, Klaus" w:date="2017-03-21T10:29:00Z"/>
                <w:lang w:eastAsia="zh-CN"/>
              </w:rPr>
            </w:pPr>
            <w:del w:id="8919" w:author="Seggelke, Klaus" w:date="2017-03-21T10:29:00Z">
              <w:r w:rsidDel="00FA278F">
                <w:rPr>
                  <w:lang w:eastAsia="zh-CN"/>
                </w:rPr>
                <w:delText>vNetwork</w:delText>
              </w:r>
            </w:del>
          </w:p>
          <w:p w:rsidR="00213DFB" w:rsidDel="00FA278F" w:rsidRDefault="00213DFB" w:rsidP="004F5EAE">
            <w:pPr>
              <w:pStyle w:val="TestCaseInfo"/>
              <w:numPr>
                <w:ilvl w:val="0"/>
                <w:numId w:val="160"/>
              </w:numPr>
              <w:rPr>
                <w:del w:id="8920" w:author="Seggelke, Klaus" w:date="2017-03-21T10:29:00Z"/>
                <w:lang w:eastAsia="zh-CN"/>
              </w:rPr>
            </w:pPr>
            <w:del w:id="8921" w:author="Seggelke, Klaus" w:date="2017-03-21T10:29:00Z">
              <w:r w:rsidDel="00FA278F">
                <w:rPr>
                  <w:lang w:eastAsia="zh-CN"/>
                </w:rPr>
                <w:delText>vStorage</w:delText>
              </w:r>
            </w:del>
          </w:p>
          <w:p w:rsidR="00213DFB" w:rsidDel="00FA278F" w:rsidRDefault="00213DFB" w:rsidP="0052294D">
            <w:pPr>
              <w:pStyle w:val="TestCaseInfo"/>
              <w:rPr>
                <w:del w:id="8922" w:author="Seggelke, Klaus" w:date="2017-03-21T10:29:00Z"/>
                <w:lang w:eastAsia="zh-CN"/>
              </w:rPr>
            </w:pPr>
            <w:del w:id="8923" w:author="Seggelke, Klaus" w:date="2017-03-21T10:29:00Z">
              <w:r w:rsidDel="00FA278F">
                <w:rPr>
                  <w:lang w:eastAsia="zh-CN"/>
                </w:rPr>
                <w:delText>Severity</w:delText>
              </w:r>
            </w:del>
          </w:p>
          <w:p w:rsidR="00213DFB" w:rsidDel="00FA278F" w:rsidRDefault="00213DFB" w:rsidP="004F5EAE">
            <w:pPr>
              <w:pStyle w:val="TestCaseInfo"/>
              <w:numPr>
                <w:ilvl w:val="0"/>
                <w:numId w:val="161"/>
              </w:numPr>
              <w:rPr>
                <w:del w:id="8924" w:author="Seggelke, Klaus" w:date="2017-03-21T10:29:00Z"/>
                <w:lang w:eastAsia="zh-CN"/>
              </w:rPr>
            </w:pPr>
            <w:del w:id="8925" w:author="Seggelke, Klaus" w:date="2017-03-21T10:29:00Z">
              <w:r w:rsidDel="00FA278F">
                <w:rPr>
                  <w:lang w:eastAsia="zh-CN"/>
                </w:rPr>
                <w:delText>Critical</w:delText>
              </w:r>
            </w:del>
          </w:p>
          <w:p w:rsidR="00213DFB" w:rsidDel="00FA278F" w:rsidRDefault="00213DFB" w:rsidP="004F5EAE">
            <w:pPr>
              <w:pStyle w:val="TestCaseInfo"/>
              <w:numPr>
                <w:ilvl w:val="0"/>
                <w:numId w:val="161"/>
              </w:numPr>
              <w:rPr>
                <w:del w:id="8926" w:author="Seggelke, Klaus" w:date="2017-03-21T10:29:00Z"/>
                <w:lang w:eastAsia="zh-CN"/>
              </w:rPr>
            </w:pPr>
            <w:del w:id="8927" w:author="Seggelke, Klaus" w:date="2017-03-21T10:29:00Z">
              <w:r w:rsidDel="00FA278F">
                <w:rPr>
                  <w:lang w:eastAsia="zh-CN"/>
                </w:rPr>
                <w:delText>Major</w:delText>
              </w:r>
            </w:del>
          </w:p>
          <w:p w:rsidR="00213DFB" w:rsidDel="00FA278F" w:rsidRDefault="00213DFB" w:rsidP="004F5EAE">
            <w:pPr>
              <w:pStyle w:val="TestCaseInfo"/>
              <w:numPr>
                <w:ilvl w:val="0"/>
                <w:numId w:val="161"/>
              </w:numPr>
              <w:rPr>
                <w:del w:id="8928" w:author="Seggelke, Klaus" w:date="2017-03-21T10:29:00Z"/>
                <w:lang w:eastAsia="zh-CN"/>
              </w:rPr>
            </w:pPr>
            <w:del w:id="8929" w:author="Seggelke, Klaus" w:date="2017-03-21T10:29:00Z">
              <w:r w:rsidDel="00FA278F">
                <w:rPr>
                  <w:lang w:eastAsia="zh-CN"/>
                </w:rPr>
                <w:delText>Minor</w:delText>
              </w:r>
            </w:del>
          </w:p>
          <w:p w:rsidR="00213DFB" w:rsidDel="00FA278F" w:rsidRDefault="00213DFB" w:rsidP="004F5EAE">
            <w:pPr>
              <w:pStyle w:val="TestCaseInfo"/>
              <w:numPr>
                <w:ilvl w:val="0"/>
                <w:numId w:val="161"/>
              </w:numPr>
              <w:rPr>
                <w:del w:id="8930" w:author="Seggelke, Klaus" w:date="2017-03-21T10:29:00Z"/>
                <w:lang w:eastAsia="zh-CN"/>
              </w:rPr>
            </w:pPr>
            <w:del w:id="8931" w:author="Seggelke, Klaus" w:date="2017-03-21T10:29:00Z">
              <w:r w:rsidDel="00FA278F">
                <w:rPr>
                  <w:lang w:eastAsia="zh-CN"/>
                </w:rPr>
                <w:delText>Warning</w:delText>
              </w:r>
            </w:del>
          </w:p>
          <w:p w:rsidR="00213DFB" w:rsidRPr="00D67489" w:rsidDel="00FA278F" w:rsidRDefault="00213DFB" w:rsidP="004F5EAE">
            <w:pPr>
              <w:pStyle w:val="TestCaseInfo"/>
              <w:numPr>
                <w:ilvl w:val="0"/>
                <w:numId w:val="161"/>
              </w:numPr>
              <w:rPr>
                <w:del w:id="8932" w:author="Seggelke, Klaus" w:date="2017-03-21T10:29:00Z"/>
                <w:lang w:eastAsia="zh-CN"/>
              </w:rPr>
            </w:pPr>
            <w:del w:id="8933" w:author="Seggelke, Klaus" w:date="2017-03-21T10:29:00Z">
              <w:r w:rsidDel="00FA278F">
                <w:rPr>
                  <w:lang w:eastAsia="zh-CN"/>
                </w:rPr>
                <w:delText>Indeterminate</w:delText>
              </w:r>
            </w:del>
          </w:p>
        </w:tc>
      </w:tr>
      <w:tr w:rsidR="00213DFB" w:rsidDel="00FA278F" w:rsidTr="00E7531B">
        <w:trPr>
          <w:del w:id="8934"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Del="00FA278F" w:rsidRDefault="00213DFB" w:rsidP="00E7531B">
            <w:pPr>
              <w:pStyle w:val="TestCaseDescription"/>
              <w:rPr>
                <w:del w:id="8935" w:author="Seggelke, Klaus" w:date="2017-03-21T10:29:00Z"/>
              </w:rPr>
            </w:pPr>
            <w:del w:id="8936" w:author="Seggelke, Klaus" w:date="2017-03-21T10:29:00Z">
              <w:r w:rsidDel="00FA278F">
                <w:delText>Return</w:delText>
              </w:r>
            </w:del>
          </w:p>
        </w:tc>
        <w:tc>
          <w:tcPr>
            <w:tcW w:w="7979" w:type="dxa"/>
            <w:tcBorders>
              <w:top w:val="single" w:sz="2" w:space="0" w:color="auto"/>
              <w:left w:val="single" w:sz="2" w:space="0" w:color="auto"/>
              <w:bottom w:val="single" w:sz="2" w:space="0" w:color="auto"/>
              <w:right w:val="single" w:sz="2" w:space="0" w:color="auto"/>
            </w:tcBorders>
          </w:tcPr>
          <w:p w:rsidR="00213DFB" w:rsidDel="00FA278F" w:rsidRDefault="00213DFB" w:rsidP="00E7531B">
            <w:pPr>
              <w:pStyle w:val="TestCaseInfo"/>
              <w:rPr>
                <w:del w:id="8937" w:author="Seggelke, Klaus" w:date="2017-03-21T10:29:00Z"/>
                <w:lang w:eastAsia="zh-CN"/>
              </w:rPr>
            </w:pPr>
            <w:del w:id="8938" w:author="Seggelke, Klaus" w:date="2017-03-21T10:29:00Z">
              <w:r w:rsidDel="00FA278F">
                <w:rPr>
                  <w:lang w:eastAsia="zh-CN"/>
                </w:rPr>
                <w:delText>faultInjectionID</w:delText>
              </w:r>
              <w:r w:rsidDel="00FA278F">
                <w:rPr>
                  <w:lang w:eastAsia="zh-CN"/>
                </w:rPr>
                <w:tab/>
              </w:r>
              <w:r w:rsidDel="00FA278F">
                <w:rPr>
                  <w:lang w:eastAsia="zh-CN"/>
                </w:rPr>
                <w:tab/>
                <w:delText>Success of fault injection</w:delText>
              </w:r>
            </w:del>
          </w:p>
          <w:p w:rsidR="00213DFB" w:rsidDel="00FA278F" w:rsidRDefault="00213DFB" w:rsidP="00E7531B">
            <w:pPr>
              <w:pStyle w:val="TestCaseInfo"/>
              <w:rPr>
                <w:del w:id="8939" w:author="Seggelke, Klaus" w:date="2017-03-21T10:29:00Z"/>
                <w:lang w:eastAsia="zh-CN"/>
              </w:rPr>
            </w:pPr>
            <w:del w:id="8940" w:author="Seggelke, Klaus" w:date="2017-03-21T10:29:00Z">
              <w:r w:rsidDel="00FA278F">
                <w:rPr>
                  <w:lang w:eastAsia="zh-CN"/>
                </w:rPr>
                <w:delText>FALSE</w:delText>
              </w:r>
              <w:r w:rsidDel="00FA278F">
                <w:rPr>
                  <w:lang w:eastAsia="zh-CN"/>
                </w:rPr>
                <w:tab/>
              </w:r>
              <w:r w:rsidDel="00FA278F">
                <w:rPr>
                  <w:lang w:eastAsia="zh-CN"/>
                </w:rPr>
                <w:tab/>
                <w:delText>Failure</w:delText>
              </w:r>
            </w:del>
          </w:p>
        </w:tc>
      </w:tr>
      <w:tr w:rsidR="00213DFB" w:rsidDel="00FA278F" w:rsidTr="00E7531B">
        <w:trPr>
          <w:trHeight w:val="283"/>
          <w:del w:id="8941"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Del="00FA278F" w:rsidRDefault="00213DFB" w:rsidP="00E7531B">
            <w:pPr>
              <w:pStyle w:val="TestCaseDescription"/>
              <w:rPr>
                <w:del w:id="8942" w:author="Seggelke, Klaus" w:date="2017-03-21T10:29:00Z"/>
              </w:rPr>
            </w:pPr>
            <w:del w:id="8943" w:author="Seggelke, Klaus" w:date="2017-03-21T10:29:00Z">
              <w:r w:rsidDel="00FA278F">
                <w:delText>Description</w:delText>
              </w:r>
            </w:del>
          </w:p>
        </w:tc>
        <w:tc>
          <w:tcPr>
            <w:tcW w:w="7979" w:type="dxa"/>
            <w:tcBorders>
              <w:top w:val="single" w:sz="2" w:space="0" w:color="auto"/>
              <w:left w:val="single" w:sz="2" w:space="0" w:color="auto"/>
              <w:bottom w:val="single" w:sz="2" w:space="0" w:color="auto"/>
              <w:right w:val="single" w:sz="2" w:space="0" w:color="auto"/>
            </w:tcBorders>
          </w:tcPr>
          <w:p w:rsidR="00213DFB" w:rsidDel="00FA278F" w:rsidRDefault="00213DFB" w:rsidP="00E7531B">
            <w:pPr>
              <w:pStyle w:val="TestCaseInfo"/>
              <w:rPr>
                <w:del w:id="8944" w:author="Seggelke, Klaus" w:date="2017-03-21T10:29:00Z"/>
                <w:lang w:eastAsia="zh-CN"/>
              </w:rPr>
            </w:pPr>
            <w:del w:id="8945" w:author="Seggelke, Klaus" w:date="2017-03-21T10:29:00Z">
              <w:r w:rsidDel="00FA278F">
                <w:rPr>
                  <w:lang w:eastAsia="zh-CN"/>
                </w:rPr>
                <w:delText>The command injects a vResource fault for the VNF.</w:delText>
              </w:r>
            </w:del>
          </w:p>
        </w:tc>
      </w:tr>
    </w:tbl>
    <w:p w:rsidR="00C5031A" w:rsidRDefault="009848AB" w:rsidP="00C5031A">
      <w:r>
        <w:fldChar w:fldCharType="end"/>
      </w:r>
    </w:p>
    <w:p w:rsidR="00213DFB" w:rsidRDefault="00213DFB" w:rsidP="00213DFB">
      <w:pPr>
        <w:pStyle w:val="Function"/>
      </w:pPr>
      <w:bookmarkStart w:id="8946" w:name="_Toc477275780"/>
      <w:r>
        <w:t>Function: VIM.</w:t>
      </w:r>
      <w:r w:rsidRPr="00E7531B">
        <w:t>Fault.VNFFaultInjection</w:t>
      </w:r>
      <w:r>
        <w:t>Removal()</w:t>
      </w:r>
      <w:bookmarkEnd w:id="8946"/>
    </w:p>
    <w:p w:rsidR="009848AB" w:rsidRDefault="00213DFB" w:rsidP="00C5031A">
      <w:r>
        <w:t>Cross Reference</w:t>
      </w:r>
    </w:p>
    <w:p w:rsidR="00B40BBD" w:rsidRDefault="00213DFB" w:rsidP="00C5031A">
      <w:pPr>
        <w:rPr>
          <w:rFonts w:asciiTheme="minorHAnsi" w:hAnsiTheme="minorHAnsi" w:cstheme="minorBidi"/>
        </w:rPr>
      </w:pPr>
      <w:r>
        <w:fldChar w:fldCharType="begin"/>
      </w:r>
      <w:r>
        <w:instrText xml:space="preserve"> REF VNFFaultInjectionRemoval \h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40BBD" w:rsidTr="009A25AD">
        <w:trPr>
          <w:trHeight w:val="247"/>
          <w:ins w:id="8947"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9A25AD">
            <w:pPr>
              <w:pStyle w:val="TestCaseDescription"/>
              <w:rPr>
                <w:ins w:id="8948" w:author="Seggelke, Klaus" w:date="2017-03-21T14:44:00Z"/>
              </w:rPr>
            </w:pPr>
            <w:ins w:id="8949" w:author="Seggelke, Klaus" w:date="2017-03-21T14:44:00Z">
              <w:r>
                <w:t>Input:</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9A25AD">
            <w:pPr>
              <w:pStyle w:val="TestCaseInfo"/>
              <w:rPr>
                <w:ins w:id="8950" w:author="Seggelke, Klaus" w:date="2017-03-21T14:44:00Z"/>
                <w:lang w:eastAsia="zh-CN"/>
              </w:rPr>
            </w:pPr>
            <w:ins w:id="8951" w:author="Seggelke, Klaus" w:date="2017-03-21T14:44:00Z">
              <w:r>
                <w:rPr>
                  <w:sz w:val="20"/>
                  <w:szCs w:val="20"/>
                </w:rPr>
                <w:t>vnfRecord</w:t>
              </w:r>
            </w:ins>
          </w:p>
          <w:p w:rsidR="00B40BBD" w:rsidRPr="00D67489" w:rsidRDefault="00B40BBD" w:rsidP="008528FE">
            <w:pPr>
              <w:pStyle w:val="TestCaseInfo"/>
              <w:rPr>
                <w:ins w:id="8952" w:author="Seggelke, Klaus" w:date="2017-03-21T14:44:00Z"/>
                <w:lang w:eastAsia="zh-CN"/>
              </w:rPr>
            </w:pPr>
            <w:ins w:id="8953" w:author="Seggelke, Klaus" w:date="2017-03-21T14:44:00Z">
              <w:r>
                <w:rPr>
                  <w:lang w:eastAsia="zh-CN"/>
                </w:rPr>
                <w:t>faultInjectionID</w:t>
              </w:r>
            </w:ins>
          </w:p>
        </w:tc>
      </w:tr>
      <w:tr w:rsidR="00B40BBD" w:rsidTr="009A25AD">
        <w:trPr>
          <w:ins w:id="8954"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9A25AD">
            <w:pPr>
              <w:pStyle w:val="TestCaseDescription"/>
              <w:rPr>
                <w:ins w:id="8955" w:author="Seggelke, Klaus" w:date="2017-03-21T14:44:00Z"/>
              </w:rPr>
            </w:pPr>
            <w:ins w:id="8956" w:author="Seggelke, Klaus" w:date="2017-03-21T14:44:00Z">
              <w:r>
                <w:t>Return</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9A25AD">
            <w:pPr>
              <w:pStyle w:val="TestCaseInfo"/>
              <w:rPr>
                <w:ins w:id="8957" w:author="Seggelke, Klaus" w:date="2017-03-21T14:44:00Z"/>
                <w:lang w:eastAsia="zh-CN"/>
              </w:rPr>
            </w:pPr>
            <w:ins w:id="8958" w:author="Seggelke, Klaus" w:date="2017-03-21T14:44:00Z">
              <w:r>
                <w:rPr>
                  <w:lang w:eastAsia="zh-CN"/>
                </w:rPr>
                <w:t>TRUE</w:t>
              </w:r>
              <w:r>
                <w:rPr>
                  <w:lang w:eastAsia="zh-CN"/>
                </w:rPr>
                <w:tab/>
              </w:r>
              <w:r>
                <w:rPr>
                  <w:lang w:eastAsia="zh-CN"/>
                </w:rPr>
                <w:tab/>
                <w:t>Success of fault injection removal</w:t>
              </w:r>
            </w:ins>
          </w:p>
          <w:p w:rsidR="00B40BBD" w:rsidRDefault="00B40BBD" w:rsidP="009A25AD">
            <w:pPr>
              <w:pStyle w:val="TestCaseInfo"/>
              <w:rPr>
                <w:ins w:id="8959" w:author="Seggelke, Klaus" w:date="2017-03-21T14:44:00Z"/>
                <w:lang w:eastAsia="zh-CN"/>
              </w:rPr>
            </w:pPr>
            <w:ins w:id="8960" w:author="Seggelke, Klaus" w:date="2017-03-21T14:44:00Z">
              <w:r>
                <w:rPr>
                  <w:lang w:eastAsia="zh-CN"/>
                </w:rPr>
                <w:t>FALSE</w:t>
              </w:r>
              <w:r>
                <w:rPr>
                  <w:lang w:eastAsia="zh-CN"/>
                </w:rPr>
                <w:tab/>
              </w:r>
              <w:r>
                <w:rPr>
                  <w:lang w:eastAsia="zh-CN"/>
                </w:rPr>
                <w:tab/>
                <w:t>Failure</w:t>
              </w:r>
            </w:ins>
          </w:p>
        </w:tc>
      </w:tr>
      <w:tr w:rsidR="00B40BBD" w:rsidTr="009A25AD">
        <w:trPr>
          <w:trHeight w:val="283"/>
          <w:ins w:id="8961"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9A25AD">
            <w:pPr>
              <w:pStyle w:val="TestCaseDescription"/>
              <w:rPr>
                <w:ins w:id="8962" w:author="Seggelke, Klaus" w:date="2017-03-21T14:44:00Z"/>
              </w:rPr>
            </w:pPr>
            <w:ins w:id="8963" w:author="Seggelke, Klaus" w:date="2017-03-21T14:44:00Z">
              <w:r>
                <w:t>Description</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D911D3">
            <w:pPr>
              <w:pStyle w:val="TestCaseInfo"/>
              <w:rPr>
                <w:ins w:id="8964" w:author="Seggelke, Klaus" w:date="2017-03-21T14:44:00Z"/>
                <w:lang w:eastAsia="zh-CN"/>
              </w:rPr>
            </w:pPr>
            <w:ins w:id="8965" w:author="Seggelke, Klaus" w:date="2017-03-21T14:44:00Z">
              <w:r>
                <w:rPr>
                  <w:lang w:eastAsia="zh-CN"/>
                </w:rPr>
                <w:t>The command clears or removes the previously injected vResource fault for the VNF.</w:t>
              </w:r>
            </w:ins>
          </w:p>
        </w:tc>
      </w:tr>
    </w:tbl>
    <w:p w:rsidR="00B40BBD" w:rsidDel="00B40BBD" w:rsidRDefault="00B40BBD" w:rsidP="00C5031A">
      <w:pPr>
        <w:rPr>
          <w:del w:id="8966" w:author="Seggelke, Klaus" w:date="2017-03-21T14:44:00Z"/>
          <w:rFonts w:asciiTheme="minorHAnsi" w:hAnsiTheme="minorHAnsi" w:cstheme="minorBidi"/>
        </w:rPr>
      </w:pPr>
    </w:p>
    <w:p w:rsidR="00B40BBD" w:rsidDel="00B40BBD" w:rsidRDefault="00B40BBD" w:rsidP="00C5031A">
      <w:pPr>
        <w:rPr>
          <w:del w:id="8967" w:author="Seggelke, Klaus" w:date="2017-03-21T14:44:00Z"/>
          <w:rFonts w:asciiTheme="minorHAnsi" w:hAnsiTheme="minorHAnsi" w:cstheme="minorBidi"/>
        </w:rPr>
      </w:pPr>
    </w:p>
    <w:p w:rsidR="00B40BBD" w:rsidDel="00B40BBD" w:rsidRDefault="00B40BBD" w:rsidP="00C5031A">
      <w:pPr>
        <w:rPr>
          <w:del w:id="8968" w:author="Seggelke, Klaus" w:date="2017-03-21T14:43:00Z"/>
          <w:rFonts w:asciiTheme="minorHAnsi" w:hAnsiTheme="minorHAnsi" w:cstheme="minorBidi"/>
        </w:rPr>
      </w:pPr>
    </w:p>
    <w:p w:rsidR="00FA278F" w:rsidDel="00B40BBD" w:rsidRDefault="00FA278F" w:rsidP="00C5031A">
      <w:pPr>
        <w:rPr>
          <w:del w:id="8969" w:author="Seggelke, Klaus" w:date="2017-03-21T14:43:00Z"/>
          <w:rFonts w:asciiTheme="minorHAnsi" w:hAnsiTheme="minorHAnsi" w:cstheme="minorBidi"/>
        </w:rPr>
      </w:pPr>
    </w:p>
    <w:p w:rsidR="00FA278F" w:rsidDel="00FA278F" w:rsidRDefault="00FA278F" w:rsidP="00C5031A">
      <w:pPr>
        <w:rPr>
          <w:del w:id="8970" w:author="Seggelke, Klaus" w:date="2017-03-21T10:32:00Z"/>
          <w:rFonts w:asciiTheme="minorHAnsi" w:hAnsiTheme="minorHAnsi" w:cstheme="minorBidi"/>
        </w:rPr>
      </w:pPr>
    </w:p>
    <w:p w:rsidR="00FA278F" w:rsidDel="00FA278F" w:rsidRDefault="00FA278F" w:rsidP="00C5031A">
      <w:pPr>
        <w:rPr>
          <w:del w:id="8971" w:author="Seggelke, Klaus" w:date="2017-03-21T10:31:00Z"/>
          <w:rFonts w:asciiTheme="minorHAnsi" w:hAnsiTheme="minorHAnsi" w:cstheme="minorBidi"/>
        </w:rPr>
      </w:pPr>
    </w:p>
    <w:p w:rsidR="00FA278F" w:rsidDel="00FA278F" w:rsidRDefault="00FA278F" w:rsidP="00C5031A">
      <w:pPr>
        <w:rPr>
          <w:del w:id="8972" w:author="Seggelke, Klaus" w:date="2017-03-21T10:30:00Z"/>
          <w:rFonts w:asciiTheme="minorHAnsi" w:hAnsiTheme="minorHAnsi" w:cstheme="minorBidi"/>
        </w:rPr>
      </w:pPr>
    </w:p>
    <w:p w:rsidR="00213DFB" w:rsidDel="00FA278F" w:rsidRDefault="00213DFB" w:rsidP="00C5031A">
      <w:pPr>
        <w:rPr>
          <w:del w:id="8973" w:author="Seggelke, Klaus" w:date="2017-03-21T10:29:00Z"/>
          <w:rFonts w:asciiTheme="minorHAnsi" w:hAnsiTheme="minorHAnsi" w:cstheme="minorBidi"/>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13DFB" w:rsidDel="00FA278F" w:rsidTr="009A25AD">
        <w:trPr>
          <w:trHeight w:val="247"/>
          <w:del w:id="8974"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Del="00FA278F" w:rsidRDefault="00213DFB" w:rsidP="009A25AD">
            <w:pPr>
              <w:pStyle w:val="TestCaseDescription"/>
              <w:rPr>
                <w:del w:id="8975" w:author="Seggelke, Klaus" w:date="2017-03-21T10:29:00Z"/>
              </w:rPr>
            </w:pPr>
            <w:del w:id="8976" w:author="Seggelke, Klaus" w:date="2017-03-21T10:29:00Z">
              <w:r w:rsidDel="00FA278F">
                <w:delText>Input:</w:delText>
              </w:r>
            </w:del>
          </w:p>
        </w:tc>
        <w:tc>
          <w:tcPr>
            <w:tcW w:w="7979" w:type="dxa"/>
            <w:tcBorders>
              <w:top w:val="single" w:sz="2" w:space="0" w:color="auto"/>
              <w:left w:val="single" w:sz="2" w:space="0" w:color="auto"/>
              <w:bottom w:val="single" w:sz="2" w:space="0" w:color="auto"/>
              <w:right w:val="single" w:sz="2" w:space="0" w:color="auto"/>
            </w:tcBorders>
          </w:tcPr>
          <w:p w:rsidR="00213DFB" w:rsidDel="00FA278F" w:rsidRDefault="00213DFB" w:rsidP="009A25AD">
            <w:pPr>
              <w:pStyle w:val="TestCaseInfo"/>
              <w:rPr>
                <w:del w:id="8977" w:author="Seggelke, Klaus" w:date="2017-03-21T10:29:00Z"/>
                <w:lang w:eastAsia="zh-CN"/>
              </w:rPr>
            </w:pPr>
            <w:del w:id="8978" w:author="Seggelke, Klaus" w:date="2017-03-21T10:29:00Z">
              <w:r w:rsidDel="00FA278F">
                <w:rPr>
                  <w:sz w:val="20"/>
                  <w:szCs w:val="20"/>
                </w:rPr>
                <w:delText>vnfRecord</w:delText>
              </w:r>
            </w:del>
          </w:p>
          <w:p w:rsidR="00213DFB" w:rsidRPr="00D67489" w:rsidDel="00FA278F" w:rsidRDefault="00213DFB" w:rsidP="008528FE">
            <w:pPr>
              <w:pStyle w:val="TestCaseInfo"/>
              <w:rPr>
                <w:del w:id="8979" w:author="Seggelke, Klaus" w:date="2017-03-21T10:29:00Z"/>
                <w:lang w:eastAsia="zh-CN"/>
              </w:rPr>
            </w:pPr>
            <w:del w:id="8980" w:author="Seggelke, Klaus" w:date="2017-03-21T10:29:00Z">
              <w:r w:rsidDel="00FA278F">
                <w:rPr>
                  <w:lang w:eastAsia="zh-CN"/>
                </w:rPr>
                <w:delText>faultInjectionID</w:delText>
              </w:r>
            </w:del>
          </w:p>
        </w:tc>
      </w:tr>
      <w:tr w:rsidR="00213DFB" w:rsidDel="00FA278F" w:rsidTr="009A25AD">
        <w:trPr>
          <w:del w:id="8981"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Del="00FA278F" w:rsidRDefault="00213DFB" w:rsidP="009A25AD">
            <w:pPr>
              <w:pStyle w:val="TestCaseDescription"/>
              <w:rPr>
                <w:del w:id="8982" w:author="Seggelke, Klaus" w:date="2017-03-21T10:29:00Z"/>
              </w:rPr>
            </w:pPr>
            <w:del w:id="8983" w:author="Seggelke, Klaus" w:date="2017-03-21T10:29:00Z">
              <w:r w:rsidDel="00FA278F">
                <w:delText>Return</w:delText>
              </w:r>
            </w:del>
          </w:p>
        </w:tc>
        <w:tc>
          <w:tcPr>
            <w:tcW w:w="7979" w:type="dxa"/>
            <w:tcBorders>
              <w:top w:val="single" w:sz="2" w:space="0" w:color="auto"/>
              <w:left w:val="single" w:sz="2" w:space="0" w:color="auto"/>
              <w:bottom w:val="single" w:sz="2" w:space="0" w:color="auto"/>
              <w:right w:val="single" w:sz="2" w:space="0" w:color="auto"/>
            </w:tcBorders>
          </w:tcPr>
          <w:p w:rsidR="00213DFB" w:rsidDel="00FA278F" w:rsidRDefault="00213DFB" w:rsidP="009A25AD">
            <w:pPr>
              <w:pStyle w:val="TestCaseInfo"/>
              <w:rPr>
                <w:del w:id="8984" w:author="Seggelke, Klaus" w:date="2017-03-21T10:29:00Z"/>
                <w:lang w:eastAsia="zh-CN"/>
              </w:rPr>
            </w:pPr>
            <w:del w:id="8985" w:author="Seggelke, Klaus" w:date="2017-03-21T10:29:00Z">
              <w:r w:rsidDel="00FA278F">
                <w:rPr>
                  <w:lang w:eastAsia="zh-CN"/>
                </w:rPr>
                <w:delText>TRUE</w:delText>
              </w:r>
              <w:r w:rsidDel="00FA278F">
                <w:rPr>
                  <w:lang w:eastAsia="zh-CN"/>
                </w:rPr>
                <w:tab/>
              </w:r>
              <w:r w:rsidDel="00FA278F">
                <w:rPr>
                  <w:lang w:eastAsia="zh-CN"/>
                </w:rPr>
                <w:tab/>
                <w:delText>Success of fault injection removal</w:delText>
              </w:r>
            </w:del>
          </w:p>
          <w:p w:rsidR="00213DFB" w:rsidDel="00FA278F" w:rsidRDefault="00213DFB" w:rsidP="009A25AD">
            <w:pPr>
              <w:pStyle w:val="TestCaseInfo"/>
              <w:rPr>
                <w:del w:id="8986" w:author="Seggelke, Klaus" w:date="2017-03-21T10:29:00Z"/>
                <w:lang w:eastAsia="zh-CN"/>
              </w:rPr>
            </w:pPr>
            <w:del w:id="8987" w:author="Seggelke, Klaus" w:date="2017-03-21T10:29:00Z">
              <w:r w:rsidDel="00FA278F">
                <w:rPr>
                  <w:lang w:eastAsia="zh-CN"/>
                </w:rPr>
                <w:delText>FALSE</w:delText>
              </w:r>
              <w:r w:rsidDel="00FA278F">
                <w:rPr>
                  <w:lang w:eastAsia="zh-CN"/>
                </w:rPr>
                <w:tab/>
              </w:r>
              <w:r w:rsidDel="00FA278F">
                <w:rPr>
                  <w:lang w:eastAsia="zh-CN"/>
                </w:rPr>
                <w:tab/>
                <w:delText>Failure</w:delText>
              </w:r>
            </w:del>
          </w:p>
        </w:tc>
      </w:tr>
      <w:tr w:rsidR="00213DFB" w:rsidDel="00FA278F" w:rsidTr="009A25AD">
        <w:trPr>
          <w:trHeight w:val="283"/>
          <w:del w:id="8988"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Del="00FA278F" w:rsidRDefault="00213DFB" w:rsidP="009A25AD">
            <w:pPr>
              <w:pStyle w:val="TestCaseDescription"/>
              <w:rPr>
                <w:del w:id="8989" w:author="Seggelke, Klaus" w:date="2017-03-21T10:29:00Z"/>
              </w:rPr>
            </w:pPr>
            <w:del w:id="8990" w:author="Seggelke, Klaus" w:date="2017-03-21T10:29:00Z">
              <w:r w:rsidDel="00FA278F">
                <w:delText>Description</w:delText>
              </w:r>
            </w:del>
          </w:p>
        </w:tc>
        <w:tc>
          <w:tcPr>
            <w:tcW w:w="7979" w:type="dxa"/>
            <w:tcBorders>
              <w:top w:val="single" w:sz="2" w:space="0" w:color="auto"/>
              <w:left w:val="single" w:sz="2" w:space="0" w:color="auto"/>
              <w:bottom w:val="single" w:sz="2" w:space="0" w:color="auto"/>
              <w:right w:val="single" w:sz="2" w:space="0" w:color="auto"/>
            </w:tcBorders>
          </w:tcPr>
          <w:p w:rsidR="00213DFB" w:rsidDel="00FA278F" w:rsidRDefault="00213DFB" w:rsidP="00D911D3">
            <w:pPr>
              <w:pStyle w:val="TestCaseInfo"/>
              <w:rPr>
                <w:del w:id="8991" w:author="Seggelke, Klaus" w:date="2017-03-21T10:29:00Z"/>
                <w:lang w:eastAsia="zh-CN"/>
              </w:rPr>
            </w:pPr>
            <w:del w:id="8992" w:author="Seggelke, Klaus" w:date="2017-03-21T10:29:00Z">
              <w:r w:rsidDel="00FA278F">
                <w:rPr>
                  <w:lang w:eastAsia="zh-CN"/>
                </w:rPr>
                <w:delText>The command clears or removes the previously injected vResource fault for the VNF.</w:delText>
              </w:r>
            </w:del>
          </w:p>
        </w:tc>
      </w:tr>
    </w:tbl>
    <w:p w:rsidR="00213DFB" w:rsidRDefault="00213DFB" w:rsidP="00C5031A">
      <w:r>
        <w:fldChar w:fldCharType="end"/>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290BF5" w:rsidTr="00E26EBA">
        <w:tc>
          <w:tcPr>
            <w:tcW w:w="9330" w:type="dxa"/>
            <w:tcBorders>
              <w:top w:val="single" w:sz="2" w:space="0" w:color="auto"/>
              <w:left w:val="single" w:sz="2" w:space="0" w:color="auto"/>
              <w:bottom w:val="single" w:sz="2" w:space="0" w:color="auto"/>
              <w:right w:val="single" w:sz="2" w:space="0" w:color="auto"/>
            </w:tcBorders>
            <w:hideMark/>
          </w:tcPr>
          <w:p w:rsidR="00290BF5" w:rsidRDefault="00290BF5">
            <w:pPr>
              <w:pStyle w:val="Function"/>
            </w:pPr>
            <w:bookmarkStart w:id="8993" w:name="_Toc477275781"/>
            <w:r>
              <w:t>Function: VIM.</w:t>
            </w:r>
            <w:r w:rsidRPr="00E7531B">
              <w:t>Performance.ListP</w:t>
            </w:r>
            <w:r>
              <w:t>MJobs()</w:t>
            </w:r>
            <w:bookmarkEnd w:id="8993"/>
          </w:p>
        </w:tc>
      </w:tr>
    </w:tbl>
    <w:p w:rsidR="00290BF5" w:rsidRDefault="00E26EBA" w:rsidP="00C5031A">
      <w:r>
        <w:t>Cross Reference</w:t>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36EFE" w:rsidRPr="00D67489" w:rsidTr="00707EFE">
        <w:trPr>
          <w:trHeight w:val="247"/>
        </w:trPr>
        <w:tc>
          <w:tcPr>
            <w:tcW w:w="1351" w:type="dxa"/>
            <w:tcBorders>
              <w:top w:val="single" w:sz="2" w:space="0" w:color="auto"/>
              <w:left w:val="single" w:sz="2" w:space="0" w:color="auto"/>
              <w:bottom w:val="single" w:sz="2" w:space="0" w:color="auto"/>
              <w:right w:val="single" w:sz="2" w:space="0" w:color="auto"/>
            </w:tcBorders>
            <w:vAlign w:val="center"/>
          </w:tcPr>
          <w:p w:rsidR="00136EFE" w:rsidRDefault="00136EFE" w:rsidP="00136EFE">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136EFE" w:rsidRPr="008D33D8" w:rsidRDefault="00DE6174" w:rsidP="00136EFE">
            <w:pPr>
              <w:pStyle w:val="TestCaseInfo"/>
            </w:pPr>
            <w:r>
              <w:rPr>
                <w:lang w:eastAsia="zh-CN"/>
              </w:rPr>
              <w:t>pmJobID</w:t>
            </w:r>
            <w:r w:rsidR="00136EFE" w:rsidRPr="008D33D8">
              <w:rPr>
                <w:lang w:eastAsia="zh-CN"/>
              </w:rPr>
              <w:t xml:space="preserve"> or ANY</w:t>
            </w:r>
          </w:p>
          <w:p w:rsidR="00136EFE" w:rsidRPr="008D33D8" w:rsidRDefault="00136EFE" w:rsidP="00136EFE">
            <w:pPr>
              <w:pStyle w:val="TestCaseInfo"/>
            </w:pPr>
            <w:r w:rsidRPr="008D33D8">
              <w:rPr>
                <w:lang w:eastAsia="zh-CN"/>
              </w:rPr>
              <w:t>Type</w:t>
            </w:r>
          </w:p>
          <w:p w:rsidR="00136EFE" w:rsidRPr="008D33D8" w:rsidRDefault="00136EFE" w:rsidP="00136EFE">
            <w:pPr>
              <w:pStyle w:val="TestCaseInfo"/>
              <w:numPr>
                <w:ilvl w:val="0"/>
                <w:numId w:val="204"/>
              </w:numPr>
              <w:rPr>
                <w:lang w:eastAsia="zh-CN"/>
              </w:rPr>
            </w:pPr>
            <w:r w:rsidRPr="008D33D8">
              <w:rPr>
                <w:lang w:eastAsia="zh-CN"/>
              </w:rPr>
              <w:t>vCPU</w:t>
            </w:r>
          </w:p>
          <w:p w:rsidR="00136EFE" w:rsidRPr="008D33D8" w:rsidRDefault="00136EFE" w:rsidP="00136EFE">
            <w:pPr>
              <w:pStyle w:val="TestCaseInfo"/>
              <w:numPr>
                <w:ilvl w:val="0"/>
                <w:numId w:val="204"/>
              </w:numPr>
              <w:rPr>
                <w:lang w:eastAsia="zh-CN"/>
              </w:rPr>
            </w:pPr>
            <w:r w:rsidRPr="008D33D8">
              <w:rPr>
                <w:lang w:eastAsia="zh-CN"/>
              </w:rPr>
              <w:t>vMemory</w:t>
            </w:r>
          </w:p>
          <w:p w:rsidR="00136EFE" w:rsidRPr="008D33D8" w:rsidRDefault="00136EFE" w:rsidP="00136EFE">
            <w:pPr>
              <w:pStyle w:val="TestCaseInfo"/>
              <w:numPr>
                <w:ilvl w:val="0"/>
                <w:numId w:val="204"/>
              </w:numPr>
              <w:rPr>
                <w:lang w:eastAsia="zh-CN"/>
              </w:rPr>
            </w:pPr>
            <w:r w:rsidRPr="008D33D8">
              <w:rPr>
                <w:lang w:eastAsia="zh-CN"/>
              </w:rPr>
              <w:t>vNetwork</w:t>
            </w:r>
          </w:p>
          <w:p w:rsidR="00136EFE" w:rsidRPr="008D33D8" w:rsidRDefault="00136EFE" w:rsidP="00136EFE">
            <w:pPr>
              <w:pStyle w:val="TestCaseInfo"/>
              <w:numPr>
                <w:ilvl w:val="0"/>
                <w:numId w:val="204"/>
              </w:numPr>
              <w:rPr>
                <w:lang w:eastAsia="zh-CN"/>
              </w:rPr>
            </w:pPr>
            <w:r w:rsidRPr="008D33D8">
              <w:rPr>
                <w:lang w:eastAsia="zh-CN"/>
              </w:rPr>
              <w:t>vStorage</w:t>
            </w:r>
          </w:p>
          <w:p w:rsidR="00136EFE" w:rsidRPr="00D67489" w:rsidRDefault="00136EFE" w:rsidP="00136EFE">
            <w:pPr>
              <w:pStyle w:val="TestCaseInfo"/>
              <w:numPr>
                <w:ilvl w:val="0"/>
                <w:numId w:val="204"/>
              </w:numPr>
              <w:rPr>
                <w:lang w:eastAsia="zh-CN"/>
              </w:rPr>
            </w:pPr>
            <w:r w:rsidRPr="008D33D8">
              <w:rPr>
                <w:lang w:eastAsia="zh-CN"/>
              </w:rPr>
              <w:t>ALL</w:t>
            </w:r>
          </w:p>
        </w:tc>
      </w:tr>
      <w:tr w:rsidR="00136EFE" w:rsidTr="00707EFE">
        <w:tc>
          <w:tcPr>
            <w:tcW w:w="1351" w:type="dxa"/>
            <w:tcBorders>
              <w:top w:val="single" w:sz="2" w:space="0" w:color="auto"/>
              <w:left w:val="single" w:sz="2" w:space="0" w:color="auto"/>
              <w:bottom w:val="single" w:sz="2" w:space="0" w:color="auto"/>
              <w:right w:val="single" w:sz="2" w:space="0" w:color="auto"/>
            </w:tcBorders>
            <w:vAlign w:val="center"/>
          </w:tcPr>
          <w:p w:rsidR="00136EFE" w:rsidRDefault="00136EFE" w:rsidP="00136EFE">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136EFE" w:rsidRPr="008D33D8" w:rsidRDefault="00136EFE" w:rsidP="00136EFE">
            <w:pPr>
              <w:pStyle w:val="TestCaseInfo"/>
            </w:pPr>
            <w:r w:rsidRPr="008D33D8">
              <w:rPr>
                <w:lang w:eastAsia="zh-CN"/>
              </w:rPr>
              <w:t>List of performance management jobs</w:t>
            </w:r>
          </w:p>
          <w:p w:rsidR="00136EFE" w:rsidRPr="008D33D8" w:rsidRDefault="00DE6174" w:rsidP="00136EFE">
            <w:pPr>
              <w:pStyle w:val="TestCaseInfo"/>
              <w:numPr>
                <w:ilvl w:val="0"/>
                <w:numId w:val="205"/>
              </w:numPr>
            </w:pPr>
            <w:r>
              <w:rPr>
                <w:lang w:eastAsia="zh-CN"/>
              </w:rPr>
              <w:t>pmJobID</w:t>
            </w:r>
          </w:p>
          <w:p w:rsidR="00136EFE" w:rsidRPr="008D33D8" w:rsidRDefault="00136EFE" w:rsidP="00136EFE">
            <w:pPr>
              <w:pStyle w:val="TestCaseInfo"/>
              <w:numPr>
                <w:ilvl w:val="0"/>
                <w:numId w:val="205"/>
              </w:numPr>
              <w:rPr>
                <w:lang w:eastAsia="zh-CN"/>
              </w:rPr>
            </w:pPr>
            <w:r w:rsidRPr="008D33D8">
              <w:rPr>
                <w:lang w:eastAsia="zh-CN"/>
              </w:rPr>
              <w:t>Type</w:t>
            </w:r>
          </w:p>
          <w:p w:rsidR="00136EFE" w:rsidRPr="008D33D8" w:rsidRDefault="00136EFE" w:rsidP="00136EFE">
            <w:pPr>
              <w:pStyle w:val="TestCaseInfo"/>
              <w:numPr>
                <w:ilvl w:val="0"/>
                <w:numId w:val="205"/>
              </w:numPr>
              <w:rPr>
                <w:lang w:eastAsia="zh-CN"/>
              </w:rPr>
            </w:pPr>
            <w:r w:rsidRPr="008D33D8">
              <w:rPr>
                <w:lang w:eastAsia="zh-CN"/>
              </w:rPr>
              <w:t xml:space="preserve">Collection period </w:t>
            </w:r>
          </w:p>
          <w:p w:rsidR="00136EFE" w:rsidRPr="008D33D8" w:rsidRDefault="00136EFE" w:rsidP="00136EFE">
            <w:pPr>
              <w:pStyle w:val="TestCaseInfo"/>
              <w:numPr>
                <w:ilvl w:val="0"/>
                <w:numId w:val="205"/>
              </w:numPr>
              <w:rPr>
                <w:lang w:eastAsia="zh-CN"/>
              </w:rPr>
            </w:pPr>
            <w:r w:rsidRPr="008D33D8">
              <w:rPr>
                <w:lang w:eastAsia="zh-CN"/>
              </w:rPr>
              <w:t>Reporting period</w:t>
            </w:r>
          </w:p>
          <w:p w:rsidR="00136EFE" w:rsidRDefault="00136EFE">
            <w:pPr>
              <w:pStyle w:val="TestCaseInfo"/>
              <w:numPr>
                <w:ilvl w:val="0"/>
                <w:numId w:val="205"/>
              </w:numPr>
            </w:pPr>
            <w:r w:rsidRPr="008D33D8">
              <w:rPr>
                <w:lang w:eastAsia="zh-CN"/>
              </w:rPr>
              <w:t>Reporting boundary to define the duration</w:t>
            </w:r>
          </w:p>
        </w:tc>
      </w:tr>
      <w:tr w:rsidR="00136EFE" w:rsidTr="00136EFE">
        <w:tc>
          <w:tcPr>
            <w:tcW w:w="1351" w:type="dxa"/>
            <w:tcBorders>
              <w:top w:val="single" w:sz="2" w:space="0" w:color="auto"/>
              <w:left w:val="single" w:sz="2" w:space="0" w:color="auto"/>
              <w:bottom w:val="single" w:sz="2" w:space="0" w:color="auto"/>
              <w:right w:val="single" w:sz="2" w:space="0" w:color="auto"/>
            </w:tcBorders>
            <w:vAlign w:val="center"/>
          </w:tcPr>
          <w:p w:rsidR="00136EFE" w:rsidRDefault="00136EFE" w:rsidP="00136EFE">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136EFE" w:rsidRDefault="00136EFE" w:rsidP="00707EFE">
            <w:pPr>
              <w:pStyle w:val="TestCaseInfo"/>
            </w:pPr>
            <w:r>
              <w:rPr>
                <w:lang w:eastAsia="zh-CN"/>
              </w:rPr>
              <w:t>The command lists all performance management jobs</w:t>
            </w:r>
            <w:r w:rsidR="00A22C4E">
              <w:rPr>
                <w:lang w:eastAsia="zh-CN"/>
              </w:rPr>
              <w:t xml:space="preserve"> matching the filter</w:t>
            </w:r>
            <w:r>
              <w:rPr>
                <w:lang w:eastAsia="zh-CN"/>
              </w:rPr>
              <w:t>.</w:t>
            </w:r>
          </w:p>
        </w:tc>
      </w:tr>
    </w:tbl>
    <w:p w:rsidR="00A507CD" w:rsidRDefault="00A507CD"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A507CD" w:rsidTr="005F76A6">
        <w:tc>
          <w:tcPr>
            <w:tcW w:w="9330" w:type="dxa"/>
            <w:tcBorders>
              <w:top w:val="single" w:sz="2" w:space="0" w:color="auto"/>
              <w:left w:val="single" w:sz="2" w:space="0" w:color="auto"/>
              <w:bottom w:val="single" w:sz="2" w:space="0" w:color="auto"/>
              <w:right w:val="single" w:sz="2" w:space="0" w:color="auto"/>
            </w:tcBorders>
            <w:hideMark/>
          </w:tcPr>
          <w:p w:rsidR="00A507CD" w:rsidRDefault="00A507CD">
            <w:pPr>
              <w:pStyle w:val="Function"/>
            </w:pPr>
            <w:bookmarkStart w:id="8994" w:name="_Toc477275782"/>
            <w:r>
              <w:t>Function: VIM.</w:t>
            </w:r>
            <w:r w:rsidRPr="00E7531B">
              <w:t>Performance.List</w:t>
            </w:r>
            <w:r>
              <w:t>Thresholds()</w:t>
            </w:r>
            <w:bookmarkEnd w:id="8994"/>
          </w:p>
        </w:tc>
      </w:tr>
    </w:tbl>
    <w:p w:rsidR="00A507CD" w:rsidRDefault="00A507CD" w:rsidP="00A507CD">
      <w:r>
        <w:t>Cross Reference</w:t>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507CD" w:rsidRPr="00D67489" w:rsidTr="005F76A6">
        <w:trPr>
          <w:trHeight w:val="247"/>
        </w:trPr>
        <w:tc>
          <w:tcPr>
            <w:tcW w:w="1351" w:type="dxa"/>
            <w:tcBorders>
              <w:top w:val="single" w:sz="2" w:space="0" w:color="auto"/>
              <w:left w:val="single" w:sz="2" w:space="0" w:color="auto"/>
              <w:bottom w:val="single" w:sz="2" w:space="0" w:color="auto"/>
              <w:right w:val="single" w:sz="2" w:space="0" w:color="auto"/>
            </w:tcBorders>
            <w:vAlign w:val="center"/>
          </w:tcPr>
          <w:p w:rsidR="00A507CD" w:rsidRDefault="00A507CD" w:rsidP="005F76A6">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E270C" w:rsidRPr="008D33D8" w:rsidRDefault="002E270C" w:rsidP="002E270C">
            <w:pPr>
              <w:pStyle w:val="TestCaseInfo"/>
            </w:pPr>
            <w:r>
              <w:rPr>
                <w:lang w:eastAsia="zh-CN"/>
              </w:rPr>
              <w:t>thresholdID</w:t>
            </w:r>
            <w:r w:rsidRPr="008D33D8">
              <w:rPr>
                <w:lang w:eastAsia="zh-CN"/>
              </w:rPr>
              <w:t xml:space="preserve"> or ANY</w:t>
            </w:r>
          </w:p>
          <w:p w:rsidR="002E270C" w:rsidRPr="008D33D8" w:rsidRDefault="002E270C" w:rsidP="002E270C">
            <w:pPr>
              <w:pStyle w:val="TestCaseInfo"/>
            </w:pPr>
            <w:r>
              <w:rPr>
                <w:lang w:eastAsia="zh-CN"/>
              </w:rPr>
              <w:t>metric</w:t>
            </w:r>
            <w:r w:rsidRPr="008D33D8">
              <w:rPr>
                <w:lang w:eastAsia="zh-CN"/>
              </w:rPr>
              <w:t>Type</w:t>
            </w:r>
          </w:p>
          <w:p w:rsidR="002E270C" w:rsidRPr="008D33D8" w:rsidRDefault="002E270C" w:rsidP="002E270C">
            <w:pPr>
              <w:pStyle w:val="TestCaseInfo"/>
              <w:numPr>
                <w:ilvl w:val="0"/>
                <w:numId w:val="204"/>
              </w:numPr>
              <w:rPr>
                <w:lang w:eastAsia="zh-CN"/>
              </w:rPr>
            </w:pPr>
            <w:r w:rsidRPr="008D33D8">
              <w:rPr>
                <w:lang w:eastAsia="zh-CN"/>
              </w:rPr>
              <w:t>vCPU</w:t>
            </w:r>
          </w:p>
          <w:p w:rsidR="002E270C" w:rsidRPr="008D33D8" w:rsidRDefault="002E270C" w:rsidP="002E270C">
            <w:pPr>
              <w:pStyle w:val="TestCaseInfo"/>
              <w:numPr>
                <w:ilvl w:val="0"/>
                <w:numId w:val="204"/>
              </w:numPr>
              <w:rPr>
                <w:lang w:eastAsia="zh-CN"/>
              </w:rPr>
            </w:pPr>
            <w:r w:rsidRPr="008D33D8">
              <w:rPr>
                <w:lang w:eastAsia="zh-CN"/>
              </w:rPr>
              <w:t>vMemory</w:t>
            </w:r>
          </w:p>
          <w:p w:rsidR="002E270C" w:rsidRPr="008D33D8" w:rsidRDefault="002E270C" w:rsidP="002E270C">
            <w:pPr>
              <w:pStyle w:val="TestCaseInfo"/>
              <w:numPr>
                <w:ilvl w:val="0"/>
                <w:numId w:val="204"/>
              </w:numPr>
              <w:rPr>
                <w:lang w:eastAsia="zh-CN"/>
              </w:rPr>
            </w:pPr>
            <w:r w:rsidRPr="008D33D8">
              <w:rPr>
                <w:lang w:eastAsia="zh-CN"/>
              </w:rPr>
              <w:t>vNetwork</w:t>
            </w:r>
          </w:p>
          <w:p w:rsidR="002E270C" w:rsidRPr="008D33D8" w:rsidRDefault="002E270C" w:rsidP="002E270C">
            <w:pPr>
              <w:pStyle w:val="TestCaseInfo"/>
              <w:numPr>
                <w:ilvl w:val="0"/>
                <w:numId w:val="204"/>
              </w:numPr>
              <w:rPr>
                <w:lang w:eastAsia="zh-CN"/>
              </w:rPr>
            </w:pPr>
            <w:r w:rsidRPr="008D33D8">
              <w:rPr>
                <w:lang w:eastAsia="zh-CN"/>
              </w:rPr>
              <w:t>vStorage</w:t>
            </w:r>
          </w:p>
          <w:p w:rsidR="002E270C" w:rsidRDefault="002E270C" w:rsidP="002E270C">
            <w:pPr>
              <w:pStyle w:val="TestCaseInfo"/>
              <w:numPr>
                <w:ilvl w:val="0"/>
                <w:numId w:val="204"/>
              </w:numPr>
              <w:rPr>
                <w:lang w:eastAsia="zh-CN"/>
              </w:rPr>
            </w:pPr>
            <w:r w:rsidRPr="008D33D8">
              <w:rPr>
                <w:lang w:eastAsia="zh-CN"/>
              </w:rPr>
              <w:t>ALL</w:t>
            </w:r>
          </w:p>
          <w:p w:rsidR="002E270C" w:rsidRDefault="002E270C" w:rsidP="002E270C">
            <w:pPr>
              <w:pStyle w:val="TestCaseInfo"/>
              <w:rPr>
                <w:lang w:eastAsia="zh-CN"/>
              </w:rPr>
            </w:pPr>
            <w:r>
              <w:rPr>
                <w:lang w:eastAsia="zh-CN"/>
              </w:rPr>
              <w:t>thresholdType</w:t>
            </w:r>
          </w:p>
          <w:p w:rsidR="002E270C" w:rsidRDefault="002E270C" w:rsidP="002E270C">
            <w:pPr>
              <w:pStyle w:val="TestCaseInfo"/>
              <w:numPr>
                <w:ilvl w:val="0"/>
                <w:numId w:val="213"/>
              </w:numPr>
              <w:rPr>
                <w:lang w:eastAsia="zh-CN"/>
              </w:rPr>
            </w:pPr>
            <w:r w:rsidRPr="00D11209">
              <w:rPr>
                <w:lang w:eastAsia="zh-CN"/>
              </w:rPr>
              <w:t>single/multi value threshold</w:t>
            </w:r>
          </w:p>
          <w:p w:rsidR="00A507CD" w:rsidRPr="00D67489" w:rsidRDefault="002E270C" w:rsidP="00707EFE">
            <w:pPr>
              <w:pStyle w:val="TestCaseInfo"/>
              <w:numPr>
                <w:ilvl w:val="0"/>
                <w:numId w:val="213"/>
              </w:numPr>
              <w:rPr>
                <w:lang w:eastAsia="zh-CN"/>
              </w:rPr>
            </w:pPr>
            <w:r w:rsidRPr="00D11209">
              <w:rPr>
                <w:lang w:eastAsia="zh-CN"/>
              </w:rPr>
              <w:t>static/dynamic/template base threshold</w:t>
            </w:r>
          </w:p>
        </w:tc>
      </w:tr>
      <w:tr w:rsidR="00A507CD" w:rsidTr="005F76A6">
        <w:tc>
          <w:tcPr>
            <w:tcW w:w="1351" w:type="dxa"/>
            <w:tcBorders>
              <w:top w:val="single" w:sz="2" w:space="0" w:color="auto"/>
              <w:left w:val="single" w:sz="2" w:space="0" w:color="auto"/>
              <w:bottom w:val="single" w:sz="2" w:space="0" w:color="auto"/>
              <w:right w:val="single" w:sz="2" w:space="0" w:color="auto"/>
            </w:tcBorders>
            <w:vAlign w:val="center"/>
          </w:tcPr>
          <w:p w:rsidR="00A507CD" w:rsidRDefault="00A507CD" w:rsidP="005F76A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E270C" w:rsidRPr="008D33D8" w:rsidRDefault="002E270C" w:rsidP="00707EFE">
            <w:pPr>
              <w:pStyle w:val="TestCaseInfo"/>
              <w:rPr>
                <w:lang w:eastAsia="zh-CN"/>
              </w:rPr>
            </w:pPr>
            <w:r w:rsidRPr="008D33D8">
              <w:rPr>
                <w:lang w:eastAsia="zh-CN"/>
              </w:rPr>
              <w:t xml:space="preserve">List of </w:t>
            </w:r>
            <w:r>
              <w:rPr>
                <w:lang w:eastAsia="zh-CN"/>
              </w:rPr>
              <w:t>thresholds</w:t>
            </w:r>
          </w:p>
          <w:p w:rsidR="002E270C" w:rsidRPr="008D33D8" w:rsidRDefault="002E270C" w:rsidP="002E270C">
            <w:pPr>
              <w:pStyle w:val="TestCaseInfo"/>
              <w:numPr>
                <w:ilvl w:val="0"/>
                <w:numId w:val="205"/>
              </w:numPr>
            </w:pPr>
            <w:r>
              <w:rPr>
                <w:lang w:eastAsia="zh-CN"/>
              </w:rPr>
              <w:t>thresholdID</w:t>
            </w:r>
          </w:p>
          <w:p w:rsidR="002E270C" w:rsidRPr="008D33D8" w:rsidRDefault="002E270C" w:rsidP="002E270C">
            <w:pPr>
              <w:pStyle w:val="TestCaseInfo"/>
              <w:numPr>
                <w:ilvl w:val="0"/>
                <w:numId w:val="205"/>
              </w:numPr>
              <w:rPr>
                <w:lang w:eastAsia="zh-CN"/>
              </w:rPr>
            </w:pPr>
            <w:r>
              <w:rPr>
                <w:lang w:eastAsia="zh-CN"/>
              </w:rPr>
              <w:t>metric</w:t>
            </w:r>
            <w:r w:rsidRPr="008D33D8">
              <w:rPr>
                <w:lang w:eastAsia="zh-CN"/>
              </w:rPr>
              <w:t>Type</w:t>
            </w:r>
          </w:p>
          <w:p w:rsidR="002E270C" w:rsidRDefault="002E270C" w:rsidP="002E270C">
            <w:pPr>
              <w:pStyle w:val="TestCaseInfo"/>
              <w:numPr>
                <w:ilvl w:val="0"/>
                <w:numId w:val="205"/>
              </w:numPr>
            </w:pPr>
            <w:r>
              <w:lastRenderedPageBreak/>
              <w:t>thresholdType</w:t>
            </w:r>
          </w:p>
          <w:p w:rsidR="002E270C" w:rsidRDefault="002E270C" w:rsidP="002E270C">
            <w:pPr>
              <w:pStyle w:val="TestCaseInfo"/>
              <w:numPr>
                <w:ilvl w:val="0"/>
                <w:numId w:val="205"/>
              </w:numPr>
              <w:ind w:left="1112"/>
            </w:pPr>
            <w:r>
              <w:t>single/multi value threshold</w:t>
            </w:r>
          </w:p>
          <w:p w:rsidR="002E270C" w:rsidRDefault="002E270C" w:rsidP="002E270C">
            <w:pPr>
              <w:pStyle w:val="TestCaseInfo"/>
              <w:numPr>
                <w:ilvl w:val="0"/>
                <w:numId w:val="205"/>
              </w:numPr>
              <w:ind w:left="1112"/>
            </w:pPr>
            <w:r>
              <w:t>static/dynamic/template base threshold</w:t>
            </w:r>
          </w:p>
          <w:p w:rsidR="002E270C" w:rsidRDefault="002E270C" w:rsidP="002E270C">
            <w:pPr>
              <w:pStyle w:val="TestCaseInfo"/>
              <w:numPr>
                <w:ilvl w:val="0"/>
                <w:numId w:val="205"/>
              </w:numPr>
            </w:pPr>
            <w:r>
              <w:t>thresholdDetails</w:t>
            </w:r>
          </w:p>
          <w:p w:rsidR="002E270C" w:rsidRDefault="002E270C" w:rsidP="002E270C">
            <w:pPr>
              <w:pStyle w:val="TestCaseInfo"/>
              <w:numPr>
                <w:ilvl w:val="0"/>
                <w:numId w:val="205"/>
              </w:numPr>
              <w:ind w:left="1112"/>
            </w:pPr>
            <w:r>
              <w:t>value to be crossed</w:t>
            </w:r>
          </w:p>
          <w:p w:rsidR="002E270C" w:rsidRDefault="002E270C" w:rsidP="002E270C">
            <w:pPr>
              <w:pStyle w:val="TestCaseInfo"/>
              <w:numPr>
                <w:ilvl w:val="0"/>
                <w:numId w:val="205"/>
              </w:numPr>
              <w:ind w:left="1112"/>
            </w:pPr>
            <w:r>
              <w:t>direction in which the value is crossed</w:t>
            </w:r>
          </w:p>
          <w:p w:rsidR="00A507CD" w:rsidRDefault="002E270C" w:rsidP="00707EFE">
            <w:pPr>
              <w:pStyle w:val="TestCaseInfo"/>
              <w:numPr>
                <w:ilvl w:val="0"/>
                <w:numId w:val="205"/>
              </w:numPr>
              <w:ind w:left="1112"/>
            </w:pPr>
            <w:r>
              <w:t>details on the notification to be generated</w:t>
            </w:r>
          </w:p>
        </w:tc>
      </w:tr>
      <w:tr w:rsidR="00A507CD" w:rsidTr="005F76A6">
        <w:tc>
          <w:tcPr>
            <w:tcW w:w="1351" w:type="dxa"/>
            <w:tcBorders>
              <w:top w:val="single" w:sz="2" w:space="0" w:color="auto"/>
              <w:left w:val="single" w:sz="2" w:space="0" w:color="auto"/>
              <w:bottom w:val="single" w:sz="2" w:space="0" w:color="auto"/>
              <w:right w:val="single" w:sz="2" w:space="0" w:color="auto"/>
            </w:tcBorders>
            <w:vAlign w:val="center"/>
          </w:tcPr>
          <w:p w:rsidR="00A507CD" w:rsidRDefault="00A507CD" w:rsidP="005F76A6">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A507CD" w:rsidRDefault="00A22C4E" w:rsidP="005F76A6">
            <w:pPr>
              <w:pStyle w:val="TestCaseInfo"/>
            </w:pPr>
            <w:r>
              <w:rPr>
                <w:lang w:eastAsia="zh-CN"/>
              </w:rPr>
              <w:t>The command lists all thresholds matching the filter.</w:t>
            </w:r>
          </w:p>
        </w:tc>
      </w:tr>
    </w:tbl>
    <w:p w:rsidR="00A507CD" w:rsidRDefault="00A507CD"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pPr>
              <w:pStyle w:val="Function"/>
            </w:pPr>
            <w:bookmarkStart w:id="8995" w:name="_Toc477275783"/>
            <w:r>
              <w:t xml:space="preserve">Function: </w:t>
            </w:r>
            <w:r w:rsidR="00E7531B">
              <w:t>VIM.</w:t>
            </w:r>
            <w:r w:rsidR="00E7531B" w:rsidRPr="00E7531B">
              <w:t>Performance.ListPerformanceNotification</w:t>
            </w:r>
            <w:r w:rsidR="00A82B46">
              <w:t>Subscription</w:t>
            </w:r>
            <w:r>
              <w:t>()</w:t>
            </w:r>
            <w:bookmarkEnd w:id="8995"/>
          </w:p>
        </w:tc>
      </w:tr>
    </w:tbl>
    <w:p w:rsidR="00B40BBD" w:rsidRDefault="009848AB" w:rsidP="00C5031A">
      <w:pPr>
        <w:rPr>
          <w:rFonts w:asciiTheme="minorHAnsi" w:hAnsiTheme="minorHAnsi" w:cstheme="minorBidi"/>
        </w:rPr>
      </w:pPr>
      <w:r>
        <w:t>Cross Reference:</w:t>
      </w:r>
      <w:r>
        <w:fldChar w:fldCharType="begin"/>
      </w:r>
      <w:r>
        <w:instrText xml:space="preserve"> REF ListPerformanceNotificationRegistration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40BBD" w:rsidTr="00E7531B">
        <w:trPr>
          <w:trHeight w:val="247"/>
          <w:ins w:id="8996"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E7531B">
            <w:pPr>
              <w:pStyle w:val="TestCaseDescription"/>
              <w:rPr>
                <w:ins w:id="8997" w:author="Seggelke, Klaus" w:date="2017-03-21T14:44:00Z"/>
              </w:rPr>
            </w:pPr>
            <w:ins w:id="8998" w:author="Seggelke, Klaus" w:date="2017-03-21T14:44:00Z">
              <w:r>
                <w:t>Input:</w:t>
              </w:r>
            </w:ins>
          </w:p>
        </w:tc>
        <w:tc>
          <w:tcPr>
            <w:tcW w:w="7979" w:type="dxa"/>
            <w:tcBorders>
              <w:top w:val="single" w:sz="2" w:space="0" w:color="auto"/>
              <w:left w:val="single" w:sz="2" w:space="0" w:color="auto"/>
              <w:bottom w:val="single" w:sz="2" w:space="0" w:color="auto"/>
              <w:right w:val="single" w:sz="2" w:space="0" w:color="auto"/>
            </w:tcBorders>
          </w:tcPr>
          <w:p w:rsidR="00B40BBD" w:rsidRPr="008D33D8" w:rsidRDefault="00B40BBD" w:rsidP="00921758">
            <w:pPr>
              <w:pStyle w:val="TestCaseInfo"/>
              <w:rPr>
                <w:ins w:id="8999" w:author="Seggelke, Klaus" w:date="2017-03-21T14:44:00Z"/>
              </w:rPr>
            </w:pPr>
            <w:ins w:id="9000" w:author="Seggelke, Klaus" w:date="2017-03-21T14:44:00Z">
              <w:r w:rsidRPr="00707EFE">
                <w:t>vnf</w:t>
              </w:r>
              <w:r>
                <w:t>InstanceID</w:t>
              </w:r>
              <w:r w:rsidRPr="008D33D8">
                <w:rPr>
                  <w:lang w:eastAsia="zh-CN"/>
                </w:rPr>
                <w:t xml:space="preserve"> or ANY</w:t>
              </w:r>
            </w:ins>
          </w:p>
          <w:p w:rsidR="00B40BBD" w:rsidRPr="008D33D8" w:rsidRDefault="00B40BBD" w:rsidP="00921758">
            <w:pPr>
              <w:pStyle w:val="TestCaseInfo"/>
              <w:rPr>
                <w:ins w:id="9001" w:author="Seggelke, Klaus" w:date="2017-03-21T14:44:00Z"/>
              </w:rPr>
            </w:pPr>
            <w:ins w:id="9002" w:author="Seggelke, Klaus" w:date="2017-03-21T14:44:00Z">
              <w:r>
                <w:rPr>
                  <w:lang w:eastAsia="zh-CN"/>
                </w:rPr>
                <w:t xml:space="preserve">perfSubscriptionID </w:t>
              </w:r>
              <w:r w:rsidRPr="008D33D8">
                <w:rPr>
                  <w:lang w:eastAsia="zh-CN"/>
                </w:rPr>
                <w:t>or ANY</w:t>
              </w:r>
            </w:ins>
          </w:p>
          <w:p w:rsidR="00B40BBD" w:rsidRPr="008D33D8" w:rsidRDefault="00B40BBD" w:rsidP="00707EFE">
            <w:pPr>
              <w:pStyle w:val="TestCaseInfo"/>
              <w:rPr>
                <w:ins w:id="9003" w:author="Seggelke, Klaus" w:date="2017-03-21T14:44:00Z"/>
                <w:lang w:eastAsia="zh-CN"/>
              </w:rPr>
            </w:pPr>
            <w:ins w:id="9004" w:author="Seggelke, Klaus" w:date="2017-03-21T14:44:00Z">
              <w:r>
                <w:rPr>
                  <w:lang w:eastAsia="zh-CN"/>
                </w:rPr>
                <w:t>perfNotificationType</w:t>
              </w:r>
              <w:r w:rsidRPr="008D33D8">
                <w:rPr>
                  <w:lang w:eastAsia="zh-CN"/>
                </w:rPr>
                <w:t xml:space="preserve"> or ANY</w:t>
              </w:r>
            </w:ins>
          </w:p>
        </w:tc>
      </w:tr>
      <w:tr w:rsidR="00B40BBD" w:rsidTr="00E7531B">
        <w:trPr>
          <w:ins w:id="9005"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E7531B">
            <w:pPr>
              <w:pStyle w:val="TestCaseDescription"/>
              <w:rPr>
                <w:ins w:id="9006" w:author="Seggelke, Klaus" w:date="2017-03-21T14:44:00Z"/>
              </w:rPr>
            </w:pPr>
            <w:ins w:id="9007" w:author="Seggelke, Klaus" w:date="2017-03-21T14:44:00Z">
              <w:r>
                <w:t>Return</w:t>
              </w:r>
            </w:ins>
          </w:p>
        </w:tc>
        <w:tc>
          <w:tcPr>
            <w:tcW w:w="7979" w:type="dxa"/>
            <w:tcBorders>
              <w:top w:val="single" w:sz="2" w:space="0" w:color="auto"/>
              <w:left w:val="single" w:sz="2" w:space="0" w:color="auto"/>
              <w:bottom w:val="single" w:sz="2" w:space="0" w:color="auto"/>
              <w:right w:val="single" w:sz="2" w:space="0" w:color="auto"/>
            </w:tcBorders>
          </w:tcPr>
          <w:p w:rsidR="00B40BBD" w:rsidRPr="008D33D8" w:rsidRDefault="00B40BBD" w:rsidP="00205F87">
            <w:pPr>
              <w:pStyle w:val="TestCaseInfo"/>
              <w:rPr>
                <w:ins w:id="9008" w:author="Seggelke, Klaus" w:date="2017-03-21T14:44:00Z"/>
              </w:rPr>
            </w:pPr>
            <w:ins w:id="9009" w:author="Seggelke, Klaus" w:date="2017-03-21T14:44:00Z">
              <w:r w:rsidRPr="008D33D8">
                <w:rPr>
                  <w:lang w:eastAsia="zh-CN"/>
                </w:rPr>
                <w:t xml:space="preserve">List of performance notifications </w:t>
              </w:r>
              <w:r>
                <w:rPr>
                  <w:lang w:eastAsia="zh-CN"/>
                </w:rPr>
                <w:t>subscriptions</w:t>
              </w:r>
            </w:ins>
          </w:p>
          <w:p w:rsidR="00B40BBD" w:rsidRPr="008D33D8" w:rsidRDefault="00B40BBD" w:rsidP="00205F87">
            <w:pPr>
              <w:pStyle w:val="TestCaseInfo"/>
              <w:numPr>
                <w:ilvl w:val="0"/>
                <w:numId w:val="165"/>
              </w:numPr>
              <w:rPr>
                <w:ins w:id="9010" w:author="Seggelke, Klaus" w:date="2017-03-21T14:44:00Z"/>
              </w:rPr>
            </w:pPr>
            <w:ins w:id="9011" w:author="Seggelke, Klaus" w:date="2017-03-21T14:44:00Z">
              <w:r w:rsidRPr="00022770">
                <w:t>vnf</w:t>
              </w:r>
              <w:r>
                <w:t>InstanceID</w:t>
              </w:r>
            </w:ins>
          </w:p>
          <w:p w:rsidR="00B40BBD" w:rsidRDefault="00B40BBD" w:rsidP="00205F87">
            <w:pPr>
              <w:pStyle w:val="TestCaseInfo"/>
              <w:numPr>
                <w:ilvl w:val="0"/>
                <w:numId w:val="165"/>
              </w:numPr>
              <w:rPr>
                <w:ins w:id="9012" w:author="Seggelke, Klaus" w:date="2017-03-21T14:44:00Z"/>
              </w:rPr>
            </w:pPr>
            <w:ins w:id="9013" w:author="Seggelke, Klaus" w:date="2017-03-21T14:44:00Z">
              <w:r>
                <w:rPr>
                  <w:lang w:eastAsia="zh-CN"/>
                </w:rPr>
                <w:t>perfSubscriptionID</w:t>
              </w:r>
            </w:ins>
          </w:p>
          <w:p w:rsidR="00B40BBD" w:rsidRPr="008D33D8" w:rsidRDefault="00B40BBD" w:rsidP="00205F87">
            <w:pPr>
              <w:pStyle w:val="TestCaseInfo"/>
              <w:numPr>
                <w:ilvl w:val="0"/>
                <w:numId w:val="165"/>
              </w:numPr>
              <w:rPr>
                <w:ins w:id="9014" w:author="Seggelke, Klaus" w:date="2017-03-21T14:44:00Z"/>
                <w:lang w:eastAsia="zh-CN"/>
              </w:rPr>
            </w:pPr>
            <w:ins w:id="9015" w:author="Seggelke, Klaus" w:date="2017-03-21T14:44:00Z">
              <w:r>
                <w:rPr>
                  <w:lang w:eastAsia="zh-CN"/>
                </w:rPr>
                <w:t>perfNotificationType</w:t>
              </w:r>
            </w:ins>
          </w:p>
        </w:tc>
      </w:tr>
      <w:tr w:rsidR="00B40BBD" w:rsidTr="00E7531B">
        <w:trPr>
          <w:trHeight w:val="283"/>
          <w:ins w:id="9016"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E7531B">
            <w:pPr>
              <w:pStyle w:val="TestCaseDescription"/>
              <w:rPr>
                <w:ins w:id="9017" w:author="Seggelke, Klaus" w:date="2017-03-21T14:44:00Z"/>
              </w:rPr>
            </w:pPr>
            <w:ins w:id="9018" w:author="Seggelke, Klaus" w:date="2017-03-21T14:44:00Z">
              <w:r>
                <w:t>Description</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167CF8">
            <w:pPr>
              <w:pStyle w:val="TestCaseInfo"/>
              <w:rPr>
                <w:ins w:id="9019" w:author="Seggelke, Klaus" w:date="2017-03-21T14:44:00Z"/>
                <w:lang w:eastAsia="zh-CN"/>
              </w:rPr>
            </w:pPr>
            <w:ins w:id="9020" w:author="Seggelke, Klaus" w:date="2017-03-21T14:44:00Z">
              <w:r>
                <w:rPr>
                  <w:lang w:eastAsia="zh-CN"/>
                </w:rPr>
                <w:t>The command lists all subscriptions for performance notifications matching the filter.</w:t>
              </w:r>
            </w:ins>
          </w:p>
        </w:tc>
      </w:tr>
    </w:tbl>
    <w:p w:rsidR="00B40BBD" w:rsidDel="00B40BBD" w:rsidRDefault="00B40BBD" w:rsidP="00C5031A">
      <w:pPr>
        <w:rPr>
          <w:del w:id="9021" w:author="Seggelke, Klaus" w:date="2017-03-21T14:44:00Z"/>
          <w:rFonts w:asciiTheme="minorHAnsi" w:hAnsiTheme="minorHAnsi" w:cstheme="minorBidi"/>
        </w:rPr>
      </w:pPr>
    </w:p>
    <w:p w:rsidR="00B40BBD" w:rsidDel="00B40BBD" w:rsidRDefault="00B40BBD" w:rsidP="00C5031A">
      <w:pPr>
        <w:rPr>
          <w:del w:id="9022" w:author="Seggelke, Klaus" w:date="2017-03-21T14:44:00Z"/>
          <w:rFonts w:asciiTheme="minorHAnsi" w:hAnsiTheme="minorHAnsi" w:cstheme="minorBidi"/>
        </w:rPr>
      </w:pPr>
    </w:p>
    <w:p w:rsidR="00B40BBD" w:rsidDel="00B40BBD" w:rsidRDefault="00B40BBD" w:rsidP="00C5031A">
      <w:pPr>
        <w:rPr>
          <w:del w:id="9023" w:author="Seggelke, Klaus" w:date="2017-03-21T14:43:00Z"/>
          <w:rFonts w:asciiTheme="minorHAnsi" w:hAnsiTheme="minorHAnsi" w:cstheme="minorBidi"/>
        </w:rPr>
      </w:pPr>
    </w:p>
    <w:p w:rsidR="00FA278F" w:rsidDel="00B40BBD" w:rsidRDefault="00FA278F" w:rsidP="00C5031A">
      <w:pPr>
        <w:rPr>
          <w:del w:id="9024" w:author="Seggelke, Klaus" w:date="2017-03-21T14:43:00Z"/>
          <w:rFonts w:asciiTheme="minorHAnsi" w:hAnsiTheme="minorHAnsi" w:cstheme="minorBidi"/>
        </w:rPr>
      </w:pPr>
    </w:p>
    <w:p w:rsidR="00FA278F" w:rsidDel="00FA278F" w:rsidRDefault="00FA278F" w:rsidP="00C5031A">
      <w:pPr>
        <w:rPr>
          <w:del w:id="9025" w:author="Seggelke, Klaus" w:date="2017-03-21T10:32:00Z"/>
          <w:rFonts w:asciiTheme="minorHAnsi" w:hAnsiTheme="minorHAnsi" w:cstheme="minorBidi"/>
        </w:rPr>
      </w:pPr>
    </w:p>
    <w:p w:rsidR="00FA278F" w:rsidDel="00FA278F" w:rsidRDefault="00FA278F" w:rsidP="00C5031A">
      <w:pPr>
        <w:rPr>
          <w:del w:id="9026" w:author="Seggelke, Klaus" w:date="2017-03-21T10:31:00Z"/>
          <w:rFonts w:asciiTheme="minorHAnsi" w:hAnsiTheme="minorHAnsi" w:cstheme="minorBidi"/>
        </w:rPr>
      </w:pPr>
    </w:p>
    <w:p w:rsidR="00FA278F" w:rsidDel="00FA278F" w:rsidRDefault="00FA278F" w:rsidP="00C5031A">
      <w:pPr>
        <w:rPr>
          <w:del w:id="9027" w:author="Seggelke, Klaus" w:date="2017-03-21T10:30:00Z"/>
          <w:rFonts w:asciiTheme="minorHAnsi" w:hAnsiTheme="minorHAnsi" w:cstheme="minorBidi"/>
        </w:rPr>
      </w:pPr>
    </w:p>
    <w:p w:rsidR="00CD7EC8" w:rsidDel="00FA278F" w:rsidRDefault="00CD7EC8" w:rsidP="00C5031A">
      <w:pPr>
        <w:rPr>
          <w:del w:id="9028" w:author="Seggelke, Klaus" w:date="2017-03-21T10:29:00Z"/>
          <w:rFonts w:asciiTheme="minorHAnsi" w:hAnsiTheme="minorHAnsi" w:cstheme="minorBidi"/>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F591F" w:rsidDel="00FA278F" w:rsidTr="00E7531B">
        <w:trPr>
          <w:trHeight w:val="247"/>
          <w:del w:id="9029"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2F591F" w:rsidDel="00FA278F" w:rsidRDefault="002F591F" w:rsidP="002F591F">
            <w:pPr>
              <w:pStyle w:val="TestCaseDescription"/>
              <w:rPr>
                <w:del w:id="9030" w:author="Seggelke, Klaus" w:date="2017-03-21T10:29:00Z"/>
              </w:rPr>
            </w:pPr>
            <w:del w:id="9031" w:author="Seggelke, Klaus" w:date="2017-03-21T10:29:00Z">
              <w:r w:rsidDel="00FA278F">
                <w:delText>Input:</w:delText>
              </w:r>
            </w:del>
          </w:p>
        </w:tc>
        <w:tc>
          <w:tcPr>
            <w:tcW w:w="7979" w:type="dxa"/>
            <w:tcBorders>
              <w:top w:val="single" w:sz="2" w:space="0" w:color="auto"/>
              <w:left w:val="single" w:sz="2" w:space="0" w:color="auto"/>
              <w:bottom w:val="single" w:sz="2" w:space="0" w:color="auto"/>
              <w:right w:val="single" w:sz="2" w:space="0" w:color="auto"/>
            </w:tcBorders>
          </w:tcPr>
          <w:p w:rsidR="002F591F" w:rsidRPr="008D33D8" w:rsidDel="00FA278F" w:rsidRDefault="00781CED" w:rsidP="002F591F">
            <w:pPr>
              <w:pStyle w:val="TestCaseInfo"/>
              <w:rPr>
                <w:del w:id="9032" w:author="Seggelke, Klaus" w:date="2017-03-21T10:29:00Z"/>
              </w:rPr>
            </w:pPr>
            <w:del w:id="9033" w:author="Seggelke, Klaus" w:date="2017-03-21T10:29:00Z">
              <w:r w:rsidDel="00FA278F">
                <w:rPr>
                  <w:lang w:eastAsia="zh-CN"/>
                </w:rPr>
                <w:delText>perfSubscriptionID</w:delText>
              </w:r>
              <w:r w:rsidR="002F591F" w:rsidDel="00FA278F">
                <w:rPr>
                  <w:lang w:eastAsia="zh-CN"/>
                </w:rPr>
                <w:delText xml:space="preserve"> </w:delText>
              </w:r>
              <w:r w:rsidR="002F591F" w:rsidRPr="008D33D8" w:rsidDel="00FA278F">
                <w:rPr>
                  <w:lang w:eastAsia="zh-CN"/>
                </w:rPr>
                <w:delText>or ANY</w:delText>
              </w:r>
            </w:del>
          </w:p>
          <w:p w:rsidR="002F591F" w:rsidRPr="008D33D8" w:rsidDel="00FA278F" w:rsidRDefault="000537B8" w:rsidP="00707EFE">
            <w:pPr>
              <w:pStyle w:val="TestCaseInfo"/>
              <w:rPr>
                <w:del w:id="9034" w:author="Seggelke, Klaus" w:date="2017-03-21T10:29:00Z"/>
                <w:lang w:eastAsia="zh-CN"/>
              </w:rPr>
            </w:pPr>
            <w:del w:id="9035" w:author="Seggelke, Klaus" w:date="2017-03-21T10:29:00Z">
              <w:r w:rsidDel="00FA278F">
                <w:rPr>
                  <w:lang w:eastAsia="zh-CN"/>
                </w:rPr>
                <w:delText>p</w:delText>
              </w:r>
              <w:r w:rsidR="00AF3506" w:rsidDel="00FA278F">
                <w:rPr>
                  <w:lang w:eastAsia="zh-CN"/>
                </w:rPr>
                <w:delText>erfNotificationType</w:delText>
              </w:r>
              <w:r w:rsidR="002F591F" w:rsidRPr="008D33D8" w:rsidDel="00FA278F">
                <w:rPr>
                  <w:lang w:eastAsia="zh-CN"/>
                </w:rPr>
                <w:delText xml:space="preserve"> or ANY</w:delText>
              </w:r>
            </w:del>
          </w:p>
        </w:tc>
      </w:tr>
      <w:tr w:rsidR="002F591F" w:rsidDel="00FA278F" w:rsidTr="00E7531B">
        <w:trPr>
          <w:del w:id="9036"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2F591F" w:rsidDel="00FA278F" w:rsidRDefault="002F591F" w:rsidP="002F591F">
            <w:pPr>
              <w:pStyle w:val="TestCaseDescription"/>
              <w:rPr>
                <w:del w:id="9037" w:author="Seggelke, Klaus" w:date="2017-03-21T10:29:00Z"/>
              </w:rPr>
            </w:pPr>
            <w:del w:id="9038" w:author="Seggelke, Klaus" w:date="2017-03-21T10:29:00Z">
              <w:r w:rsidDel="00FA278F">
                <w:delText>Return</w:delText>
              </w:r>
            </w:del>
          </w:p>
        </w:tc>
        <w:tc>
          <w:tcPr>
            <w:tcW w:w="7979" w:type="dxa"/>
            <w:tcBorders>
              <w:top w:val="single" w:sz="2" w:space="0" w:color="auto"/>
              <w:left w:val="single" w:sz="2" w:space="0" w:color="auto"/>
              <w:bottom w:val="single" w:sz="2" w:space="0" w:color="auto"/>
              <w:right w:val="single" w:sz="2" w:space="0" w:color="auto"/>
            </w:tcBorders>
          </w:tcPr>
          <w:p w:rsidR="002F591F" w:rsidRPr="008D33D8" w:rsidDel="00FA278F" w:rsidRDefault="002F591F" w:rsidP="00707EFE">
            <w:pPr>
              <w:pStyle w:val="TestCaseInfo"/>
              <w:rPr>
                <w:del w:id="9039" w:author="Seggelke, Klaus" w:date="2017-03-21T10:29:00Z"/>
              </w:rPr>
            </w:pPr>
            <w:del w:id="9040" w:author="Seggelke, Klaus" w:date="2017-03-21T10:29:00Z">
              <w:r w:rsidRPr="008D33D8" w:rsidDel="00FA278F">
                <w:rPr>
                  <w:lang w:eastAsia="zh-CN"/>
                </w:rPr>
                <w:delText xml:space="preserve">List of performance notifications </w:delText>
              </w:r>
              <w:r w:rsidDel="00FA278F">
                <w:rPr>
                  <w:lang w:eastAsia="zh-CN"/>
                </w:rPr>
                <w:delText>subscriptions</w:delText>
              </w:r>
            </w:del>
          </w:p>
          <w:p w:rsidR="002F591F" w:rsidDel="00FA278F" w:rsidRDefault="00781CED" w:rsidP="002F591F">
            <w:pPr>
              <w:pStyle w:val="TestCaseInfo"/>
              <w:numPr>
                <w:ilvl w:val="0"/>
                <w:numId w:val="165"/>
              </w:numPr>
              <w:rPr>
                <w:del w:id="9041" w:author="Seggelke, Klaus" w:date="2017-03-21T10:29:00Z"/>
              </w:rPr>
            </w:pPr>
            <w:del w:id="9042" w:author="Seggelke, Klaus" w:date="2017-03-21T10:29:00Z">
              <w:r w:rsidDel="00FA278F">
                <w:rPr>
                  <w:lang w:eastAsia="zh-CN"/>
                </w:rPr>
                <w:delText>perfSubscriptionID</w:delText>
              </w:r>
            </w:del>
          </w:p>
          <w:p w:rsidR="002F591F" w:rsidRPr="008D33D8" w:rsidDel="00FA278F" w:rsidRDefault="000537B8" w:rsidP="002F591F">
            <w:pPr>
              <w:pStyle w:val="TestCaseInfo"/>
              <w:numPr>
                <w:ilvl w:val="0"/>
                <w:numId w:val="165"/>
              </w:numPr>
              <w:rPr>
                <w:del w:id="9043" w:author="Seggelke, Klaus" w:date="2017-03-21T10:29:00Z"/>
                <w:lang w:eastAsia="zh-CN"/>
              </w:rPr>
            </w:pPr>
            <w:del w:id="9044" w:author="Seggelke, Klaus" w:date="2017-03-21T10:29:00Z">
              <w:r w:rsidDel="00FA278F">
                <w:rPr>
                  <w:lang w:eastAsia="zh-CN"/>
                </w:rPr>
                <w:delText>p</w:delText>
              </w:r>
              <w:r w:rsidR="00AF3506" w:rsidDel="00FA278F">
                <w:rPr>
                  <w:lang w:eastAsia="zh-CN"/>
                </w:rPr>
                <w:delText>erfNotificationType</w:delText>
              </w:r>
            </w:del>
          </w:p>
        </w:tc>
      </w:tr>
      <w:tr w:rsidR="002F591F" w:rsidDel="00FA278F" w:rsidTr="00E7531B">
        <w:trPr>
          <w:trHeight w:val="283"/>
          <w:del w:id="9045"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2F591F" w:rsidDel="00FA278F" w:rsidRDefault="002F591F" w:rsidP="002F591F">
            <w:pPr>
              <w:pStyle w:val="TestCaseDescription"/>
              <w:rPr>
                <w:del w:id="9046" w:author="Seggelke, Klaus" w:date="2017-03-21T10:29:00Z"/>
              </w:rPr>
            </w:pPr>
            <w:del w:id="9047" w:author="Seggelke, Klaus" w:date="2017-03-21T10:29:00Z">
              <w:r w:rsidDel="00FA278F">
                <w:delText>Description</w:delText>
              </w:r>
            </w:del>
          </w:p>
        </w:tc>
        <w:tc>
          <w:tcPr>
            <w:tcW w:w="7979" w:type="dxa"/>
            <w:tcBorders>
              <w:top w:val="single" w:sz="2" w:space="0" w:color="auto"/>
              <w:left w:val="single" w:sz="2" w:space="0" w:color="auto"/>
              <w:bottom w:val="single" w:sz="2" w:space="0" w:color="auto"/>
              <w:right w:val="single" w:sz="2" w:space="0" w:color="auto"/>
            </w:tcBorders>
          </w:tcPr>
          <w:p w:rsidR="002F591F" w:rsidDel="00FA278F" w:rsidRDefault="002F591F" w:rsidP="002F591F">
            <w:pPr>
              <w:pStyle w:val="TestCaseInfo"/>
              <w:rPr>
                <w:del w:id="9048" w:author="Seggelke, Klaus" w:date="2017-03-21T10:29:00Z"/>
                <w:lang w:eastAsia="zh-CN"/>
              </w:rPr>
            </w:pPr>
            <w:del w:id="9049" w:author="Seggelke, Klaus" w:date="2017-03-21T10:29:00Z">
              <w:r w:rsidDel="00FA278F">
                <w:rPr>
                  <w:lang w:eastAsia="zh-CN"/>
                </w:rPr>
                <w:delText>The command lists all subscriptions for performance notifications</w:delText>
              </w:r>
              <w:r w:rsidR="00A22C4E" w:rsidDel="00FA278F">
                <w:rPr>
                  <w:lang w:eastAsia="zh-CN"/>
                </w:rPr>
                <w:delText xml:space="preserve"> matching the filter</w:delText>
              </w:r>
              <w:r w:rsidDel="00FA278F">
                <w:rPr>
                  <w:lang w:eastAsia="zh-CN"/>
                </w:rPr>
                <w:delText>.</w:delText>
              </w:r>
            </w:del>
          </w:p>
        </w:tc>
      </w:tr>
    </w:tbl>
    <w:p w:rsidR="009848AB" w:rsidRDefault="009848AB" w:rsidP="00C5031A">
      <w:r>
        <w:fldChar w:fldCharType="end"/>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9050" w:name="_Toc477275784"/>
            <w:r>
              <w:t xml:space="preserve">Function: </w:t>
            </w:r>
            <w:r w:rsidR="00E7531B">
              <w:t>VIM.</w:t>
            </w:r>
            <w:r w:rsidR="00E7531B" w:rsidRPr="00E7531B">
              <w:t>Performance.</w:t>
            </w:r>
            <w:r w:rsidR="00F747C2">
              <w:t>ListPerformanceDataInformation</w:t>
            </w:r>
            <w:r>
              <w:t>(</w:t>
            </w:r>
            <w:r w:rsidR="002538DB">
              <w:t>)</w:t>
            </w:r>
            <w:bookmarkEnd w:id="9050"/>
          </w:p>
        </w:tc>
      </w:tr>
    </w:tbl>
    <w:p w:rsidR="00B40BBD" w:rsidRDefault="00F747C2" w:rsidP="00B94DE1">
      <w:pPr>
        <w:rPr>
          <w:rFonts w:asciiTheme="minorHAnsi" w:hAnsiTheme="minorHAnsi" w:cstheme="minorBidi"/>
        </w:rPr>
      </w:pPr>
      <w:r>
        <w:t>Cross Reference</w:t>
      </w:r>
      <w:r>
        <w:fldChar w:fldCharType="begin"/>
      </w:r>
      <w:r>
        <w:instrText xml:space="preserve"> REF ListPerformanceDataInformation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40BBD" w:rsidTr="00E7531B">
        <w:trPr>
          <w:trHeight w:val="247"/>
          <w:ins w:id="9051"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E7531B">
            <w:pPr>
              <w:pStyle w:val="TestCaseDescription"/>
              <w:rPr>
                <w:ins w:id="9052" w:author="Seggelke, Klaus" w:date="2017-03-21T14:44:00Z"/>
              </w:rPr>
            </w:pPr>
            <w:ins w:id="9053" w:author="Seggelke, Klaus" w:date="2017-03-21T14:44:00Z">
              <w:r>
                <w:t>Input:</w:t>
              </w:r>
            </w:ins>
          </w:p>
        </w:tc>
        <w:tc>
          <w:tcPr>
            <w:tcW w:w="7979" w:type="dxa"/>
            <w:tcBorders>
              <w:top w:val="single" w:sz="2" w:space="0" w:color="auto"/>
              <w:left w:val="single" w:sz="2" w:space="0" w:color="auto"/>
              <w:bottom w:val="single" w:sz="2" w:space="0" w:color="auto"/>
              <w:right w:val="single" w:sz="2" w:space="0" w:color="auto"/>
            </w:tcBorders>
          </w:tcPr>
          <w:p w:rsidR="00B40BBD" w:rsidRPr="008D33D8" w:rsidRDefault="00B40BBD" w:rsidP="00E7531B">
            <w:pPr>
              <w:pStyle w:val="TestCaseInfo"/>
              <w:rPr>
                <w:ins w:id="9054" w:author="Seggelke, Klaus" w:date="2017-03-21T14:44:00Z"/>
                <w:lang w:eastAsia="zh-CN"/>
              </w:rPr>
            </w:pPr>
            <w:ins w:id="9055" w:author="Seggelke, Klaus" w:date="2017-03-21T14:44:00Z">
              <w:r w:rsidRPr="00707EFE">
                <w:t>vnfRecord</w:t>
              </w:r>
            </w:ins>
          </w:p>
          <w:p w:rsidR="00B40BBD" w:rsidRPr="008D33D8" w:rsidRDefault="00B40BBD">
            <w:pPr>
              <w:pStyle w:val="TestCaseInfo"/>
              <w:rPr>
                <w:ins w:id="9056" w:author="Seggelke, Klaus" w:date="2017-03-21T14:44:00Z"/>
                <w:lang w:eastAsia="zh-CN"/>
              </w:rPr>
            </w:pPr>
            <w:ins w:id="9057" w:author="Seggelke, Klaus" w:date="2017-03-21T14:44:00Z">
              <w:r>
                <w:rPr>
                  <w:lang w:eastAsia="zh-CN"/>
                </w:rPr>
                <w:t>pmJobID</w:t>
              </w:r>
            </w:ins>
          </w:p>
        </w:tc>
      </w:tr>
      <w:tr w:rsidR="00B40BBD" w:rsidTr="00E7531B">
        <w:trPr>
          <w:ins w:id="9058"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E7531B">
            <w:pPr>
              <w:pStyle w:val="TestCaseDescription"/>
              <w:rPr>
                <w:ins w:id="9059" w:author="Seggelke, Klaus" w:date="2017-03-21T14:44:00Z"/>
              </w:rPr>
            </w:pPr>
            <w:ins w:id="9060" w:author="Seggelke, Klaus" w:date="2017-03-21T14:44:00Z">
              <w:r>
                <w:t>Return</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rsidP="000C4D99">
            <w:pPr>
              <w:pStyle w:val="TestCaseInfo"/>
              <w:rPr>
                <w:ins w:id="9061" w:author="Seggelke, Klaus" w:date="2017-03-21T14:44:00Z"/>
              </w:rPr>
            </w:pPr>
            <w:ins w:id="9062" w:author="Seggelke, Klaus" w:date="2017-03-21T14:44:00Z">
              <w:r>
                <w:rPr>
                  <w:lang w:eastAsia="zh-CN"/>
                </w:rPr>
                <w:t>List of performance reports:</w:t>
              </w:r>
            </w:ins>
          </w:p>
          <w:p w:rsidR="00B40BBD" w:rsidRDefault="00B40BBD" w:rsidP="000C4D99">
            <w:pPr>
              <w:pStyle w:val="TestCaseInfo"/>
              <w:numPr>
                <w:ilvl w:val="0"/>
                <w:numId w:val="209"/>
              </w:numPr>
              <w:rPr>
                <w:ins w:id="9063" w:author="Seggelke, Klaus" w:date="2017-03-21T14:44:00Z"/>
              </w:rPr>
            </w:pPr>
            <w:ins w:id="9064" w:author="Seggelke, Klaus" w:date="2017-03-21T14:44:00Z">
              <w:r>
                <w:rPr>
                  <w:lang w:eastAsia="zh-CN"/>
                </w:rPr>
                <w:t>vnfType</w:t>
              </w:r>
            </w:ins>
          </w:p>
          <w:p w:rsidR="00B40BBD" w:rsidRDefault="00B40BBD" w:rsidP="000C4D99">
            <w:pPr>
              <w:pStyle w:val="TestCaseInfo"/>
              <w:numPr>
                <w:ilvl w:val="0"/>
                <w:numId w:val="209"/>
              </w:numPr>
              <w:rPr>
                <w:ins w:id="9065" w:author="Seggelke, Klaus" w:date="2017-03-21T14:44:00Z"/>
              </w:rPr>
            </w:pPr>
            <w:ins w:id="9066" w:author="Seggelke, Klaus" w:date="2017-03-21T14:44:00Z">
              <w:r>
                <w:rPr>
                  <w:lang w:eastAsia="zh-CN"/>
                </w:rPr>
                <w:t>vnfID</w:t>
              </w:r>
            </w:ins>
          </w:p>
          <w:p w:rsidR="00B40BBD" w:rsidRDefault="00B40BBD" w:rsidP="000C4D99">
            <w:pPr>
              <w:pStyle w:val="TestCaseInfo"/>
              <w:numPr>
                <w:ilvl w:val="0"/>
                <w:numId w:val="209"/>
              </w:numPr>
              <w:rPr>
                <w:ins w:id="9067" w:author="Seggelke, Klaus" w:date="2017-03-21T14:44:00Z"/>
              </w:rPr>
            </w:pPr>
            <w:ins w:id="9068" w:author="Seggelke, Klaus" w:date="2017-03-21T14:44:00Z">
              <w:r>
                <w:rPr>
                  <w:lang w:eastAsia="zh-CN"/>
                </w:rPr>
                <w:t>metric name</w:t>
              </w:r>
            </w:ins>
          </w:p>
          <w:p w:rsidR="00B40BBD" w:rsidRDefault="00B40BBD" w:rsidP="000C4D99">
            <w:pPr>
              <w:pStyle w:val="TestCaseInfo"/>
              <w:numPr>
                <w:ilvl w:val="0"/>
                <w:numId w:val="209"/>
              </w:numPr>
              <w:rPr>
                <w:ins w:id="9069" w:author="Seggelke, Klaus" w:date="2017-03-21T14:44:00Z"/>
              </w:rPr>
            </w:pPr>
            <w:ins w:id="9070" w:author="Seggelke, Klaus" w:date="2017-03-21T14:44:00Z">
              <w:r>
                <w:rPr>
                  <w:lang w:eastAsia="zh-CN"/>
                </w:rPr>
                <w:t>list of performance values:</w:t>
              </w:r>
            </w:ins>
          </w:p>
          <w:p w:rsidR="00B40BBD" w:rsidRDefault="00B40BBD" w:rsidP="000C4D99">
            <w:pPr>
              <w:pStyle w:val="TestCaseInfo"/>
              <w:numPr>
                <w:ilvl w:val="1"/>
                <w:numId w:val="209"/>
              </w:numPr>
              <w:rPr>
                <w:ins w:id="9071" w:author="Seggelke, Klaus" w:date="2017-03-21T14:44:00Z"/>
              </w:rPr>
            </w:pPr>
            <w:ins w:id="9072" w:author="Seggelke, Klaus" w:date="2017-03-21T14:44:00Z">
              <w:r>
                <w:rPr>
                  <w:lang w:eastAsia="zh-CN"/>
                </w:rPr>
                <w:t>time stamp</w:t>
              </w:r>
            </w:ins>
          </w:p>
          <w:p w:rsidR="00B40BBD" w:rsidRDefault="00B40BBD" w:rsidP="00707EFE">
            <w:pPr>
              <w:pStyle w:val="TestCaseInfo"/>
              <w:numPr>
                <w:ilvl w:val="1"/>
                <w:numId w:val="209"/>
              </w:numPr>
              <w:rPr>
                <w:ins w:id="9073" w:author="Seggelke, Klaus" w:date="2017-03-21T14:44:00Z"/>
                <w:lang w:eastAsia="zh-CN"/>
              </w:rPr>
            </w:pPr>
            <w:ins w:id="9074" w:author="Seggelke, Klaus" w:date="2017-03-21T14:44:00Z">
              <w:r>
                <w:rPr>
                  <w:lang w:eastAsia="zh-CN"/>
                </w:rPr>
                <w:t>value</w:t>
              </w:r>
            </w:ins>
          </w:p>
          <w:p w:rsidR="00B40BBD" w:rsidRDefault="00B40BBD" w:rsidP="00707EFE">
            <w:pPr>
              <w:pStyle w:val="TestCaseInfo"/>
              <w:numPr>
                <w:ilvl w:val="1"/>
                <w:numId w:val="209"/>
              </w:numPr>
              <w:rPr>
                <w:ins w:id="9075" w:author="Seggelke, Klaus" w:date="2017-03-21T14:44:00Z"/>
                <w:lang w:eastAsia="zh-CN"/>
              </w:rPr>
            </w:pPr>
            <w:ins w:id="9076" w:author="Seggelke, Klaus" w:date="2017-03-21T14:44:00Z">
              <w:r>
                <w:rPr>
                  <w:lang w:eastAsia="zh-CN"/>
                </w:rPr>
                <w:t>unit</w:t>
              </w:r>
            </w:ins>
          </w:p>
        </w:tc>
      </w:tr>
      <w:tr w:rsidR="00B40BBD" w:rsidTr="00E7531B">
        <w:trPr>
          <w:trHeight w:val="283"/>
          <w:ins w:id="9077" w:author="Seggelke, Klaus" w:date="2017-03-21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B40BBD" w:rsidRDefault="00B40BBD" w:rsidP="00E7531B">
            <w:pPr>
              <w:pStyle w:val="TestCaseDescription"/>
              <w:rPr>
                <w:ins w:id="9078" w:author="Seggelke, Klaus" w:date="2017-03-21T14:44:00Z"/>
              </w:rPr>
            </w:pPr>
            <w:ins w:id="9079" w:author="Seggelke, Klaus" w:date="2017-03-21T14:44:00Z">
              <w:r>
                <w:t>Description</w:t>
              </w:r>
            </w:ins>
          </w:p>
        </w:tc>
        <w:tc>
          <w:tcPr>
            <w:tcW w:w="7979" w:type="dxa"/>
            <w:tcBorders>
              <w:top w:val="single" w:sz="2" w:space="0" w:color="auto"/>
              <w:left w:val="single" w:sz="2" w:space="0" w:color="auto"/>
              <w:bottom w:val="single" w:sz="2" w:space="0" w:color="auto"/>
              <w:right w:val="single" w:sz="2" w:space="0" w:color="auto"/>
            </w:tcBorders>
          </w:tcPr>
          <w:p w:rsidR="00B40BBD" w:rsidRDefault="00B40BBD">
            <w:pPr>
              <w:pStyle w:val="TestCaseInfo"/>
              <w:rPr>
                <w:ins w:id="9080" w:author="Seggelke, Klaus" w:date="2017-03-21T14:44:00Z"/>
                <w:lang w:eastAsia="zh-CN"/>
              </w:rPr>
            </w:pPr>
            <w:ins w:id="9081" w:author="Seggelke, Klaus" w:date="2017-03-21T14:44:00Z">
              <w:r>
                <w:rPr>
                  <w:lang w:eastAsia="zh-CN"/>
                </w:rPr>
                <w:t>The command retrieves the collected performance data information.</w:t>
              </w:r>
            </w:ins>
          </w:p>
        </w:tc>
      </w:tr>
    </w:tbl>
    <w:p w:rsidR="00B40BBD" w:rsidDel="00B40BBD" w:rsidRDefault="00B40BBD" w:rsidP="00B94DE1">
      <w:pPr>
        <w:rPr>
          <w:del w:id="9082" w:author="Seggelke, Klaus" w:date="2017-03-21T14:44:00Z"/>
          <w:rFonts w:asciiTheme="minorHAnsi" w:hAnsiTheme="minorHAnsi" w:cstheme="minorBidi"/>
        </w:rPr>
      </w:pPr>
    </w:p>
    <w:p w:rsidR="00B40BBD" w:rsidDel="00B40BBD" w:rsidRDefault="00B40BBD" w:rsidP="00B94DE1">
      <w:pPr>
        <w:rPr>
          <w:del w:id="9083" w:author="Seggelke, Klaus" w:date="2017-03-21T14:44:00Z"/>
          <w:rFonts w:asciiTheme="minorHAnsi" w:hAnsiTheme="minorHAnsi" w:cstheme="minorBidi"/>
        </w:rPr>
      </w:pPr>
    </w:p>
    <w:p w:rsidR="00B40BBD" w:rsidDel="00B40BBD" w:rsidRDefault="00B40BBD" w:rsidP="00B94DE1">
      <w:pPr>
        <w:rPr>
          <w:del w:id="9084" w:author="Seggelke, Klaus" w:date="2017-03-21T14:43:00Z"/>
          <w:rFonts w:asciiTheme="minorHAnsi" w:hAnsiTheme="minorHAnsi" w:cstheme="minorBidi"/>
        </w:rPr>
      </w:pPr>
    </w:p>
    <w:p w:rsidR="00FA278F" w:rsidDel="00B40BBD" w:rsidRDefault="00FA278F" w:rsidP="00B94DE1">
      <w:pPr>
        <w:rPr>
          <w:del w:id="9085" w:author="Seggelke, Klaus" w:date="2017-03-21T14:43:00Z"/>
          <w:rFonts w:asciiTheme="minorHAnsi" w:hAnsiTheme="minorHAnsi" w:cstheme="minorBidi"/>
        </w:rPr>
      </w:pPr>
    </w:p>
    <w:p w:rsidR="00FA278F" w:rsidDel="00FA278F" w:rsidRDefault="00FA278F" w:rsidP="00B94DE1">
      <w:pPr>
        <w:rPr>
          <w:del w:id="9086" w:author="Seggelke, Klaus" w:date="2017-03-21T10:32:00Z"/>
          <w:rFonts w:asciiTheme="minorHAnsi" w:hAnsiTheme="minorHAnsi" w:cstheme="minorBidi"/>
        </w:rPr>
      </w:pPr>
    </w:p>
    <w:p w:rsidR="00FA278F" w:rsidDel="00FA278F" w:rsidRDefault="00FA278F" w:rsidP="00B94DE1">
      <w:pPr>
        <w:rPr>
          <w:del w:id="9087" w:author="Seggelke, Klaus" w:date="2017-03-21T10:31:00Z"/>
          <w:rFonts w:asciiTheme="minorHAnsi" w:hAnsiTheme="minorHAnsi" w:cstheme="minorBidi"/>
        </w:rPr>
      </w:pPr>
    </w:p>
    <w:p w:rsidR="00FA278F" w:rsidDel="00FA278F" w:rsidRDefault="00FA278F" w:rsidP="00B94DE1">
      <w:pPr>
        <w:rPr>
          <w:del w:id="9088" w:author="Seggelke, Klaus" w:date="2017-03-21T10:30:00Z"/>
          <w:rFonts w:asciiTheme="minorHAnsi" w:hAnsiTheme="minorHAnsi" w:cstheme="minorBidi"/>
        </w:rPr>
      </w:pPr>
    </w:p>
    <w:p w:rsidR="00CD7EC8" w:rsidDel="00FA278F" w:rsidRDefault="00CD7EC8" w:rsidP="00B94DE1">
      <w:pPr>
        <w:rPr>
          <w:del w:id="9089" w:author="Seggelke, Klaus" w:date="2017-03-21T10:29:00Z"/>
          <w:rFonts w:asciiTheme="minorHAnsi" w:hAnsiTheme="minorHAnsi" w:cstheme="minorBidi"/>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083E64" w:rsidDel="00FA278F" w:rsidTr="00E7531B">
        <w:trPr>
          <w:trHeight w:val="247"/>
          <w:del w:id="9090"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083E64" w:rsidDel="00FA278F" w:rsidRDefault="00083E64" w:rsidP="00083E64">
            <w:pPr>
              <w:pStyle w:val="TestCaseDescription"/>
              <w:rPr>
                <w:del w:id="9091" w:author="Seggelke, Klaus" w:date="2017-03-21T10:29:00Z"/>
              </w:rPr>
            </w:pPr>
            <w:del w:id="9092" w:author="Seggelke, Klaus" w:date="2017-03-21T10:29:00Z">
              <w:r w:rsidDel="00FA278F">
                <w:delText>Input:</w:delText>
              </w:r>
            </w:del>
          </w:p>
        </w:tc>
        <w:tc>
          <w:tcPr>
            <w:tcW w:w="7979" w:type="dxa"/>
            <w:tcBorders>
              <w:top w:val="single" w:sz="2" w:space="0" w:color="auto"/>
              <w:left w:val="single" w:sz="2" w:space="0" w:color="auto"/>
              <w:bottom w:val="single" w:sz="2" w:space="0" w:color="auto"/>
              <w:right w:val="single" w:sz="2" w:space="0" w:color="auto"/>
            </w:tcBorders>
          </w:tcPr>
          <w:p w:rsidR="00083E64" w:rsidRPr="008D33D8" w:rsidDel="00FA278F" w:rsidRDefault="00DE6174">
            <w:pPr>
              <w:pStyle w:val="TestCaseInfo"/>
              <w:rPr>
                <w:del w:id="9093" w:author="Seggelke, Klaus" w:date="2017-03-21T10:29:00Z"/>
                <w:lang w:eastAsia="zh-CN"/>
              </w:rPr>
            </w:pPr>
            <w:del w:id="9094" w:author="Seggelke, Klaus" w:date="2017-03-21T10:29:00Z">
              <w:r w:rsidDel="00FA278F">
                <w:rPr>
                  <w:lang w:eastAsia="zh-CN"/>
                </w:rPr>
                <w:delText>pmJobID</w:delText>
              </w:r>
            </w:del>
          </w:p>
        </w:tc>
      </w:tr>
      <w:tr w:rsidR="00083E64" w:rsidDel="00FA278F" w:rsidTr="00E7531B">
        <w:trPr>
          <w:del w:id="9095"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083E64" w:rsidDel="00FA278F" w:rsidRDefault="00083E64" w:rsidP="00083E64">
            <w:pPr>
              <w:pStyle w:val="TestCaseDescription"/>
              <w:rPr>
                <w:del w:id="9096" w:author="Seggelke, Klaus" w:date="2017-03-21T10:29:00Z"/>
              </w:rPr>
            </w:pPr>
            <w:del w:id="9097" w:author="Seggelke, Klaus" w:date="2017-03-21T10:29:00Z">
              <w:r w:rsidDel="00FA278F">
                <w:delText>Return</w:delText>
              </w:r>
            </w:del>
          </w:p>
        </w:tc>
        <w:tc>
          <w:tcPr>
            <w:tcW w:w="7979" w:type="dxa"/>
            <w:tcBorders>
              <w:top w:val="single" w:sz="2" w:space="0" w:color="auto"/>
              <w:left w:val="single" w:sz="2" w:space="0" w:color="auto"/>
              <w:bottom w:val="single" w:sz="2" w:space="0" w:color="auto"/>
              <w:right w:val="single" w:sz="2" w:space="0" w:color="auto"/>
            </w:tcBorders>
          </w:tcPr>
          <w:p w:rsidR="00083E64" w:rsidDel="00FA278F" w:rsidRDefault="00083E64" w:rsidP="00083E64">
            <w:pPr>
              <w:pStyle w:val="TestCaseInfo"/>
              <w:rPr>
                <w:del w:id="9098" w:author="Seggelke, Klaus" w:date="2017-03-21T10:29:00Z"/>
              </w:rPr>
            </w:pPr>
            <w:del w:id="9099" w:author="Seggelke, Klaus" w:date="2017-03-21T10:29:00Z">
              <w:r w:rsidDel="00FA278F">
                <w:rPr>
                  <w:lang w:eastAsia="zh-CN"/>
                </w:rPr>
                <w:delText>List of performance reports:</w:delText>
              </w:r>
            </w:del>
          </w:p>
          <w:p w:rsidR="00083E64" w:rsidDel="00FA278F" w:rsidRDefault="00083E64" w:rsidP="00083E64">
            <w:pPr>
              <w:pStyle w:val="TestCaseInfo"/>
              <w:numPr>
                <w:ilvl w:val="0"/>
                <w:numId w:val="209"/>
              </w:numPr>
              <w:rPr>
                <w:del w:id="9100" w:author="Seggelke, Klaus" w:date="2017-03-21T10:29:00Z"/>
              </w:rPr>
            </w:pPr>
            <w:del w:id="9101" w:author="Seggelke, Klaus" w:date="2017-03-21T10:29:00Z">
              <w:r w:rsidDel="00FA278F">
                <w:rPr>
                  <w:lang w:eastAsia="zh-CN"/>
                </w:rPr>
                <w:delText>metric name</w:delText>
              </w:r>
            </w:del>
          </w:p>
          <w:p w:rsidR="00083E64" w:rsidDel="00FA278F" w:rsidRDefault="00083E64" w:rsidP="00083E64">
            <w:pPr>
              <w:pStyle w:val="TestCaseInfo"/>
              <w:numPr>
                <w:ilvl w:val="0"/>
                <w:numId w:val="209"/>
              </w:numPr>
              <w:rPr>
                <w:del w:id="9102" w:author="Seggelke, Klaus" w:date="2017-03-21T10:29:00Z"/>
              </w:rPr>
            </w:pPr>
            <w:del w:id="9103" w:author="Seggelke, Klaus" w:date="2017-03-21T10:29:00Z">
              <w:r w:rsidDel="00FA278F">
                <w:rPr>
                  <w:lang w:eastAsia="zh-CN"/>
                </w:rPr>
                <w:delText>list of performance values:</w:delText>
              </w:r>
            </w:del>
          </w:p>
          <w:p w:rsidR="00083E64" w:rsidDel="00FA278F" w:rsidRDefault="00083E64" w:rsidP="00083E64">
            <w:pPr>
              <w:pStyle w:val="TestCaseInfo"/>
              <w:numPr>
                <w:ilvl w:val="1"/>
                <w:numId w:val="209"/>
              </w:numPr>
              <w:rPr>
                <w:del w:id="9104" w:author="Seggelke, Klaus" w:date="2017-03-21T10:29:00Z"/>
              </w:rPr>
            </w:pPr>
            <w:del w:id="9105" w:author="Seggelke, Klaus" w:date="2017-03-21T10:29:00Z">
              <w:r w:rsidDel="00FA278F">
                <w:rPr>
                  <w:lang w:eastAsia="zh-CN"/>
                </w:rPr>
                <w:delText>time stamp</w:delText>
              </w:r>
            </w:del>
          </w:p>
          <w:p w:rsidR="00083E64" w:rsidDel="00FA278F" w:rsidRDefault="00083E64" w:rsidP="00083E64">
            <w:pPr>
              <w:pStyle w:val="TestCaseInfo"/>
              <w:numPr>
                <w:ilvl w:val="1"/>
                <w:numId w:val="209"/>
              </w:numPr>
              <w:rPr>
                <w:del w:id="9106" w:author="Seggelke, Klaus" w:date="2017-03-21T10:29:00Z"/>
                <w:lang w:eastAsia="zh-CN"/>
              </w:rPr>
            </w:pPr>
            <w:del w:id="9107" w:author="Seggelke, Klaus" w:date="2017-03-21T10:29:00Z">
              <w:r w:rsidDel="00FA278F">
                <w:rPr>
                  <w:lang w:eastAsia="zh-CN"/>
                </w:rPr>
                <w:delText>value</w:delText>
              </w:r>
            </w:del>
          </w:p>
          <w:p w:rsidR="00083E64" w:rsidDel="00FA278F" w:rsidRDefault="00083E64" w:rsidP="00707EFE">
            <w:pPr>
              <w:pStyle w:val="TestCaseInfo"/>
              <w:numPr>
                <w:ilvl w:val="1"/>
                <w:numId w:val="209"/>
              </w:numPr>
              <w:rPr>
                <w:del w:id="9108" w:author="Seggelke, Klaus" w:date="2017-03-21T10:29:00Z"/>
                <w:lang w:eastAsia="zh-CN"/>
              </w:rPr>
            </w:pPr>
            <w:del w:id="9109" w:author="Seggelke, Klaus" w:date="2017-03-21T10:29:00Z">
              <w:r w:rsidDel="00FA278F">
                <w:rPr>
                  <w:lang w:eastAsia="zh-CN"/>
                </w:rPr>
                <w:delText>unit</w:delText>
              </w:r>
            </w:del>
          </w:p>
        </w:tc>
      </w:tr>
      <w:tr w:rsidR="00083E64" w:rsidDel="00FA278F" w:rsidTr="00E7531B">
        <w:trPr>
          <w:trHeight w:val="283"/>
          <w:del w:id="9110" w:author="Seggelke, Klaus" w:date="2017-03-21T10:29:00Z"/>
        </w:trPr>
        <w:tc>
          <w:tcPr>
            <w:tcW w:w="1351" w:type="dxa"/>
            <w:tcBorders>
              <w:top w:val="single" w:sz="2" w:space="0" w:color="auto"/>
              <w:left w:val="single" w:sz="2" w:space="0" w:color="auto"/>
              <w:bottom w:val="single" w:sz="2" w:space="0" w:color="auto"/>
              <w:right w:val="single" w:sz="2" w:space="0" w:color="auto"/>
            </w:tcBorders>
            <w:vAlign w:val="center"/>
            <w:hideMark/>
          </w:tcPr>
          <w:p w:rsidR="00083E64" w:rsidDel="00FA278F" w:rsidRDefault="00083E64" w:rsidP="00083E64">
            <w:pPr>
              <w:pStyle w:val="TestCaseDescription"/>
              <w:rPr>
                <w:del w:id="9111" w:author="Seggelke, Klaus" w:date="2017-03-21T10:29:00Z"/>
              </w:rPr>
            </w:pPr>
            <w:del w:id="9112" w:author="Seggelke, Klaus" w:date="2017-03-21T10:29:00Z">
              <w:r w:rsidDel="00FA278F">
                <w:delText>Description</w:delText>
              </w:r>
            </w:del>
          </w:p>
        </w:tc>
        <w:tc>
          <w:tcPr>
            <w:tcW w:w="7979" w:type="dxa"/>
            <w:tcBorders>
              <w:top w:val="single" w:sz="2" w:space="0" w:color="auto"/>
              <w:left w:val="single" w:sz="2" w:space="0" w:color="auto"/>
              <w:bottom w:val="single" w:sz="2" w:space="0" w:color="auto"/>
              <w:right w:val="single" w:sz="2" w:space="0" w:color="auto"/>
            </w:tcBorders>
          </w:tcPr>
          <w:p w:rsidR="00083E64" w:rsidDel="00FA278F" w:rsidRDefault="00083E64" w:rsidP="00083E64">
            <w:pPr>
              <w:pStyle w:val="TestCaseInfo"/>
              <w:rPr>
                <w:del w:id="9113" w:author="Seggelke, Klaus" w:date="2017-03-21T10:29:00Z"/>
                <w:lang w:eastAsia="zh-CN"/>
              </w:rPr>
            </w:pPr>
            <w:del w:id="9114" w:author="Seggelke, Klaus" w:date="2017-03-21T10:29:00Z">
              <w:r w:rsidDel="00FA278F">
                <w:rPr>
                  <w:lang w:eastAsia="zh-CN"/>
                </w:rPr>
                <w:delText>The command retrieves the collected performance data information.</w:delText>
              </w:r>
            </w:del>
          </w:p>
        </w:tc>
      </w:tr>
    </w:tbl>
    <w:p w:rsidR="00C5031A" w:rsidRDefault="00F747C2" w:rsidP="00B94DE1">
      <w:r>
        <w:fldChar w:fldCharType="end"/>
      </w:r>
    </w:p>
    <w:p w:rsidR="00B94DE1" w:rsidRDefault="00B94DE1" w:rsidP="00C35DDF"/>
    <w:p w:rsidR="00C35DDF" w:rsidRDefault="00C35DDF" w:rsidP="00C35DDF">
      <w:pPr>
        <w:pStyle w:val="Heading2"/>
      </w:pPr>
      <w:bookmarkStart w:id="9115" w:name="_Toc477880938"/>
      <w:r>
        <w:t>Traffic API Module</w:t>
      </w:r>
      <w:bookmarkEnd w:id="9115"/>
    </w:p>
    <w:p w:rsidR="002A4F4F" w:rsidRDefault="002A4F4F" w:rsidP="005A676A">
      <w:r>
        <w:t>The traffic module exposes the functionality to control the test traffic.</w:t>
      </w:r>
    </w:p>
    <w:p w:rsidR="002A4F4F" w:rsidRDefault="002A4F4F" w:rsidP="005A676A"/>
    <w:p w:rsidR="00E7531B" w:rsidRDefault="00E7531B" w:rsidP="005A676A">
      <w:r>
        <w:t>class traffic:</w:t>
      </w:r>
    </w:p>
    <w:p w:rsidR="00E7531B" w:rsidRDefault="00E7531B" w:rsidP="00E7531B">
      <w:pPr>
        <w:ind w:left="720"/>
      </w:pPr>
      <w:r>
        <w:t>StartTraffic()</w:t>
      </w:r>
    </w:p>
    <w:p w:rsidR="00E7531B" w:rsidRDefault="00E7531B" w:rsidP="00E7531B">
      <w:pPr>
        <w:ind w:left="720"/>
      </w:pPr>
      <w:r>
        <w:t>StopTraffic()</w:t>
      </w:r>
    </w:p>
    <w:p w:rsidR="00E7531B" w:rsidRDefault="00E7531B" w:rsidP="00E7531B">
      <w:pPr>
        <w:ind w:left="720"/>
      </w:pPr>
      <w:r>
        <w:t>ConfigTrafficLoad()</w:t>
      </w:r>
    </w:p>
    <w:p w:rsidR="00E7531B" w:rsidRDefault="00E7531B" w:rsidP="00E7531B">
      <w:pPr>
        <w:ind w:left="720"/>
      </w:pPr>
      <w:r>
        <w:t>DoesTrafficFlow()</w:t>
      </w:r>
    </w:p>
    <w:p w:rsidR="00E7531B" w:rsidRDefault="00E7531B" w:rsidP="00E7531B">
      <w:pPr>
        <w:ind w:left="720"/>
      </w:pPr>
      <w:r>
        <w:t>AnyTrafficLoss()</w:t>
      </w:r>
    </w:p>
    <w:p w:rsidR="00E7531B" w:rsidRDefault="00E7531B" w:rsidP="00E7531B">
      <w:pPr>
        <w:ind w:left="720"/>
      </w:pPr>
      <w:r>
        <w:t>ClearCounters()</w:t>
      </w:r>
    </w:p>
    <w:p w:rsidR="00E7531B" w:rsidRDefault="00E7531B" w:rsidP="00E7531B">
      <w:pPr>
        <w:ind w:left="720"/>
      </w:pPr>
      <w:r>
        <w:t>CalculateActivationTime()</w:t>
      </w:r>
    </w:p>
    <w:p w:rsidR="00E7531B" w:rsidRDefault="00E7531B" w:rsidP="00E7531B">
      <w:pPr>
        <w:ind w:left="720"/>
      </w:pPr>
      <w:r>
        <w:lastRenderedPageBreak/>
        <w:t>CalculateDeactivationTime()</w:t>
      </w:r>
    </w:p>
    <w:p w:rsidR="00E7531B" w:rsidRDefault="00E7531B" w:rsidP="00E7531B">
      <w:pPr>
        <w:ind w:left="720"/>
      </w:pPr>
      <w:r>
        <w:t>CalculateTerminationTime()</w:t>
      </w:r>
    </w:p>
    <w:p w:rsidR="00E7531B" w:rsidRDefault="00E7531B" w:rsidP="00E7531B">
      <w:pPr>
        <w:ind w:left="720"/>
      </w:pPr>
      <w:r>
        <w:t>CalculateServiceDisruptionLength()</w:t>
      </w:r>
    </w:p>
    <w:p w:rsidR="00E7531B" w:rsidRDefault="00E7531B" w:rsidP="00E7531B">
      <w:pPr>
        <w:ind w:left="720"/>
      </w:pPr>
      <w:r>
        <w:t>CalculateResizeServiceDisruption()</w:t>
      </w:r>
    </w:p>
    <w:p w:rsidR="00E7531B" w:rsidRDefault="00E7531B"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9116" w:name="_Toc477275785"/>
            <w:r>
              <w:t xml:space="preserve">Function: </w:t>
            </w:r>
            <w:r w:rsidR="00015884">
              <w:t>Traffic.</w:t>
            </w:r>
            <w:r w:rsidR="00E7531B">
              <w:t>StartTraffic</w:t>
            </w:r>
            <w:r>
              <w:t>()</w:t>
            </w:r>
            <w:bookmarkEnd w:id="9116"/>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Default="00754F5F" w:rsidP="009C528F">
            <w:pPr>
              <w:pStyle w:val="TestCaseInfo"/>
              <w:rPr>
                <w:lang w:eastAsia="zh-CN"/>
              </w:rPr>
            </w:pPr>
            <w:r>
              <w:rPr>
                <w:lang w:eastAsia="zh-CN"/>
              </w:rPr>
              <w:t>Delay Time</w:t>
            </w:r>
          </w:p>
          <w:p w:rsidR="00754F5F" w:rsidRPr="00D67489" w:rsidRDefault="00754F5F" w:rsidP="009C528F">
            <w:pPr>
              <w:pStyle w:val="TestCaseInfo"/>
              <w:rPr>
                <w:lang w:eastAsia="zh-CN"/>
              </w:rPr>
            </w:pPr>
            <w:r>
              <w:rPr>
                <w:lang w:eastAsia="zh-CN"/>
              </w:rPr>
              <w:t>Return when emission starts: True or False</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754F5F" w:rsidP="009C528F">
            <w:pPr>
              <w:pStyle w:val="TestCaseInfo"/>
              <w:rPr>
                <w:lang w:eastAsia="zh-CN"/>
              </w:rPr>
            </w:pPr>
            <w:r>
              <w:rPr>
                <w:lang w:eastAsia="zh-CN"/>
              </w:rPr>
              <w:t>TRUE</w:t>
            </w:r>
            <w:r>
              <w:rPr>
                <w:lang w:eastAsia="zh-CN"/>
              </w:rPr>
              <w:tab/>
            </w:r>
            <w:r>
              <w:rPr>
                <w:lang w:eastAsia="zh-CN"/>
              </w:rPr>
              <w:tab/>
              <w:t>Emission started</w:t>
            </w:r>
          </w:p>
          <w:p w:rsidR="00754F5F" w:rsidRDefault="00754F5F" w:rsidP="009C528F">
            <w:pPr>
              <w:pStyle w:val="TestCaseInfo"/>
              <w:rPr>
                <w:lang w:eastAsia="zh-CN"/>
              </w:rPr>
            </w:pPr>
            <w:r>
              <w:rPr>
                <w:lang w:eastAsia="zh-CN"/>
              </w:rPr>
              <w:t>FALSE</w:t>
            </w:r>
            <w:r>
              <w:rPr>
                <w:lang w:eastAsia="zh-CN"/>
              </w:rPr>
              <w:tab/>
            </w:r>
            <w:r>
              <w:rPr>
                <w:lang w:eastAsia="zh-CN"/>
              </w:rPr>
              <w:tab/>
              <w:t>Emission not setup</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754F5F" w:rsidP="009C528F">
            <w:pPr>
              <w:pStyle w:val="TestCaseInfo"/>
              <w:rPr>
                <w:lang w:eastAsia="zh-CN"/>
              </w:rPr>
            </w:pPr>
            <w:r>
              <w:rPr>
                <w:lang w:eastAsia="zh-CN"/>
              </w:rPr>
              <w:t>The command setups the emission. The emission can be delayed by the Delay Time (in seconds). The flag “Return when emission starts” influences if the command should return only when the emission actual started or immediately should be returned back.</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9117" w:name="_Toc477275786"/>
            <w:r>
              <w:t xml:space="preserve">Function: </w:t>
            </w:r>
            <w:r w:rsidR="00015884">
              <w:t>Traffic.</w:t>
            </w:r>
            <w:r>
              <w:t>StopTraffic()</w:t>
            </w:r>
            <w:bookmarkEnd w:id="9117"/>
          </w:p>
        </w:tc>
      </w:tr>
      <w:tr w:rsidR="00754F5F"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754F5F" w:rsidRDefault="00754F5F" w:rsidP="00754F5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754F5F" w:rsidRDefault="00754F5F" w:rsidP="00754F5F">
            <w:pPr>
              <w:pStyle w:val="TestCaseInfo"/>
              <w:rPr>
                <w:lang w:eastAsia="zh-CN"/>
              </w:rPr>
            </w:pPr>
            <w:r>
              <w:rPr>
                <w:lang w:eastAsia="zh-CN"/>
              </w:rPr>
              <w:t>Delay Time</w:t>
            </w:r>
          </w:p>
          <w:p w:rsidR="00754F5F" w:rsidRPr="00D67489" w:rsidRDefault="00754F5F" w:rsidP="00754F5F">
            <w:pPr>
              <w:pStyle w:val="TestCaseInfo"/>
              <w:rPr>
                <w:lang w:eastAsia="zh-CN"/>
              </w:rPr>
            </w:pPr>
            <w:r>
              <w:rPr>
                <w:lang w:eastAsia="zh-CN"/>
              </w:rPr>
              <w:t>Return when emission stopped: True or False</w:t>
            </w:r>
          </w:p>
        </w:tc>
      </w:tr>
      <w:tr w:rsidR="00754F5F"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754F5F" w:rsidRDefault="00754F5F" w:rsidP="00754F5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54F5F" w:rsidRDefault="00754F5F" w:rsidP="00754F5F">
            <w:pPr>
              <w:pStyle w:val="TestCaseInfo"/>
              <w:rPr>
                <w:lang w:eastAsia="zh-CN"/>
              </w:rPr>
            </w:pPr>
            <w:r>
              <w:rPr>
                <w:lang w:eastAsia="zh-CN"/>
              </w:rPr>
              <w:t>TRUE</w:t>
            </w:r>
            <w:r>
              <w:rPr>
                <w:lang w:eastAsia="zh-CN"/>
              </w:rPr>
              <w:tab/>
            </w:r>
            <w:r>
              <w:rPr>
                <w:lang w:eastAsia="zh-CN"/>
              </w:rPr>
              <w:tab/>
              <w:t>Emission stopped</w:t>
            </w:r>
          </w:p>
          <w:p w:rsidR="00754F5F" w:rsidRDefault="00754F5F" w:rsidP="00754F5F">
            <w:pPr>
              <w:pStyle w:val="TestCaseInfo"/>
              <w:rPr>
                <w:lang w:eastAsia="zh-CN"/>
              </w:rPr>
            </w:pPr>
            <w:r>
              <w:rPr>
                <w:lang w:eastAsia="zh-CN"/>
              </w:rPr>
              <w:t>FALSE</w:t>
            </w:r>
            <w:r>
              <w:rPr>
                <w:lang w:eastAsia="zh-CN"/>
              </w:rPr>
              <w:tab/>
            </w:r>
            <w:r>
              <w:rPr>
                <w:lang w:eastAsia="zh-CN"/>
              </w:rPr>
              <w:tab/>
              <w:t>Emission stop not setup</w:t>
            </w:r>
          </w:p>
        </w:tc>
      </w:tr>
      <w:tr w:rsidR="00754F5F"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4F5F" w:rsidRDefault="00754F5F" w:rsidP="00754F5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754F5F" w:rsidRDefault="00754F5F" w:rsidP="00754F5F">
            <w:pPr>
              <w:pStyle w:val="TestCaseInfo"/>
              <w:rPr>
                <w:lang w:eastAsia="zh-CN"/>
              </w:rPr>
            </w:pPr>
            <w:r>
              <w:rPr>
                <w:lang w:eastAsia="zh-CN"/>
              </w:rPr>
              <w:t>The command ends the emission. The emission stop can be delayed by the Delay Time (in seconds). The flag “Return when emission starts” influences if the command should return only when the emission actual stopped or immediately should be returned back.</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9118" w:name="_Toc477275787"/>
            <w:r>
              <w:t xml:space="preserve">Function: </w:t>
            </w:r>
            <w:r w:rsidR="00015884">
              <w:t>Traffic.</w:t>
            </w:r>
            <w:r>
              <w:t>ConfigTrafficLoad()</w:t>
            </w:r>
            <w:bookmarkEnd w:id="9118"/>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Traffic Load:</w:t>
            </w:r>
          </w:p>
          <w:p w:rsidR="00AA188D" w:rsidRDefault="00AA188D" w:rsidP="00AA188D">
            <w:pPr>
              <w:pStyle w:val="TestCaseInfo"/>
              <w:numPr>
                <w:ilvl w:val="0"/>
                <w:numId w:val="166"/>
              </w:numPr>
              <w:rPr>
                <w:lang w:eastAsia="zh-CN"/>
              </w:rPr>
            </w:pPr>
            <w:r>
              <w:rPr>
                <w:lang w:eastAsia="zh-CN"/>
              </w:rPr>
              <w:t>Low traffic load</w:t>
            </w:r>
          </w:p>
          <w:p w:rsidR="00AA188D" w:rsidRDefault="00AA188D" w:rsidP="00AA188D">
            <w:pPr>
              <w:pStyle w:val="TestCaseInfo"/>
              <w:numPr>
                <w:ilvl w:val="0"/>
                <w:numId w:val="166"/>
              </w:numPr>
              <w:rPr>
                <w:lang w:eastAsia="zh-CN"/>
              </w:rPr>
            </w:pPr>
            <w:r>
              <w:rPr>
                <w:lang w:eastAsia="zh-CN"/>
              </w:rPr>
              <w:t>Normal traffic</w:t>
            </w:r>
          </w:p>
          <w:p w:rsidR="00AA188D" w:rsidRDefault="00AA188D" w:rsidP="00AA188D">
            <w:pPr>
              <w:pStyle w:val="TestCaseInfo"/>
              <w:numPr>
                <w:ilvl w:val="0"/>
                <w:numId w:val="166"/>
              </w:numPr>
              <w:rPr>
                <w:lang w:eastAsia="zh-CN"/>
              </w:rPr>
            </w:pPr>
            <w:r>
              <w:rPr>
                <w:lang w:eastAsia="zh-CN"/>
              </w:rPr>
              <w:t>Max traffic load</w:t>
            </w:r>
          </w:p>
          <w:p w:rsidR="00AA188D" w:rsidRDefault="00AA188D" w:rsidP="00AA188D">
            <w:pPr>
              <w:pStyle w:val="TestCaseInfo"/>
              <w:numPr>
                <w:ilvl w:val="0"/>
                <w:numId w:val="166"/>
              </w:numPr>
              <w:rPr>
                <w:lang w:eastAsia="zh-CN"/>
              </w:rPr>
            </w:pPr>
            <w:r>
              <w:rPr>
                <w:lang w:eastAsia="zh-CN"/>
              </w:rPr>
              <w:t>Initial</w:t>
            </w:r>
          </w:p>
          <w:p w:rsidR="00AA188D" w:rsidRDefault="00AA188D" w:rsidP="00AA188D">
            <w:pPr>
              <w:pStyle w:val="TestCaseInfo"/>
              <w:numPr>
                <w:ilvl w:val="0"/>
                <w:numId w:val="166"/>
              </w:numPr>
              <w:rPr>
                <w:lang w:eastAsia="zh-CN"/>
              </w:rPr>
            </w:pPr>
            <w:r>
              <w:rPr>
                <w:lang w:eastAsia="zh-CN"/>
              </w:rPr>
              <w:t>Percentage</w:t>
            </w:r>
          </w:p>
          <w:p w:rsidR="00AA188D" w:rsidRPr="00D67489" w:rsidRDefault="00AA188D" w:rsidP="00AA188D">
            <w:pPr>
              <w:pStyle w:val="TestCaseInfo"/>
              <w:rPr>
                <w:lang w:eastAsia="zh-CN"/>
              </w:rPr>
            </w:pPr>
            <w:r>
              <w:rPr>
                <w:lang w:eastAsia="zh-CN"/>
              </w:rPr>
              <w:t>Traffic Configuration Parameter</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TRUE</w:t>
            </w:r>
            <w:r>
              <w:rPr>
                <w:lang w:eastAsia="zh-CN"/>
              </w:rPr>
              <w:tab/>
            </w:r>
            <w:r>
              <w:rPr>
                <w:lang w:eastAsia="zh-CN"/>
              </w:rPr>
              <w:tab/>
              <w:t>Traffic load and configuration parameter applied</w:t>
            </w:r>
          </w:p>
          <w:p w:rsidR="00AA188D" w:rsidRDefault="00AA188D" w:rsidP="00E7531B">
            <w:pPr>
              <w:pStyle w:val="TestCaseInfo"/>
              <w:rPr>
                <w:lang w:eastAsia="zh-CN"/>
              </w:rPr>
            </w:pPr>
            <w:r>
              <w:rPr>
                <w:lang w:eastAsia="zh-CN"/>
              </w:rPr>
              <w:t>FALSE</w:t>
            </w:r>
            <w:r>
              <w:rPr>
                <w:lang w:eastAsia="zh-CN"/>
              </w:rPr>
              <w:tab/>
            </w:r>
            <w:r>
              <w:rPr>
                <w:lang w:eastAsia="zh-CN"/>
              </w:rPr>
              <w:tab/>
              <w:t>Nothing applied, error</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The command applies the new traffic load and traffic configurations. If traffic already flows, the parameters get applied at run time. The Traffic Configuration Parameter include any specific information that are required to run the traffic.</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9119" w:name="_Toc477275788"/>
            <w:r>
              <w:t xml:space="preserve">Function: </w:t>
            </w:r>
            <w:r w:rsidR="00015884">
              <w:t>Traffic.</w:t>
            </w:r>
            <w:r>
              <w:t>DoesTrafficFlow()</w:t>
            </w:r>
            <w:bookmarkEnd w:id="9119"/>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7531B" w:rsidRPr="00D67489" w:rsidRDefault="00AA188D" w:rsidP="00E7531B">
            <w:pPr>
              <w:pStyle w:val="TestCaseInfo"/>
              <w:rPr>
                <w:lang w:eastAsia="zh-CN"/>
              </w:rPr>
            </w:pPr>
            <w:r>
              <w:rPr>
                <w:lang w:eastAsia="zh-CN"/>
              </w:rPr>
              <w:t>None</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TRUE</w:t>
            </w:r>
            <w:r>
              <w:rPr>
                <w:lang w:eastAsia="zh-CN"/>
              </w:rPr>
              <w:tab/>
            </w:r>
            <w:r>
              <w:rPr>
                <w:lang w:eastAsia="zh-CN"/>
              </w:rPr>
              <w:tab/>
              <w:t>Traffic flow detected, VNF forwards packets</w:t>
            </w:r>
          </w:p>
          <w:p w:rsidR="00AA188D" w:rsidRDefault="00AA188D" w:rsidP="00E7531B">
            <w:pPr>
              <w:pStyle w:val="TestCaseInfo"/>
              <w:rPr>
                <w:lang w:eastAsia="zh-CN"/>
              </w:rPr>
            </w:pPr>
            <w:r>
              <w:rPr>
                <w:lang w:eastAsia="zh-CN"/>
              </w:rPr>
              <w:t>FALSE</w:t>
            </w:r>
            <w:r>
              <w:rPr>
                <w:lang w:eastAsia="zh-CN"/>
              </w:rPr>
              <w:tab/>
            </w:r>
            <w:r>
              <w:rPr>
                <w:lang w:eastAsia="zh-CN"/>
              </w:rPr>
              <w:tab/>
              <w:t>No traffic gets processed by VNF</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The command checks if the VNF processes any packets. Dropped packets may occur but are not considered as a negative outcome of the command. If all packets get dropped, the command fails.</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9120" w:name="_Toc477275789"/>
            <w:r>
              <w:lastRenderedPageBreak/>
              <w:t xml:space="preserve">Function: </w:t>
            </w:r>
            <w:r w:rsidR="00015884">
              <w:t>Traffic.</w:t>
            </w:r>
            <w:r>
              <w:t>AnyTrafficLoss()</w:t>
            </w:r>
            <w:bookmarkEnd w:id="9120"/>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7531B" w:rsidRPr="00D67489" w:rsidRDefault="00AA188D" w:rsidP="00E7531B">
            <w:pPr>
              <w:pStyle w:val="TestCaseInfo"/>
              <w:rPr>
                <w:lang w:eastAsia="zh-CN"/>
              </w:rPr>
            </w:pPr>
            <w:r>
              <w:rPr>
                <w:lang w:eastAsia="zh-CN"/>
              </w:rPr>
              <w:t>None</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TRUE</w:t>
            </w:r>
            <w:r>
              <w:rPr>
                <w:lang w:eastAsia="zh-CN"/>
              </w:rPr>
              <w:tab/>
            </w:r>
            <w:r>
              <w:rPr>
                <w:lang w:eastAsia="zh-CN"/>
              </w:rPr>
              <w:tab/>
              <w:t>Traffic flows with dropped packets</w:t>
            </w:r>
          </w:p>
          <w:p w:rsidR="00AA188D" w:rsidRDefault="00AA188D" w:rsidP="00E7531B">
            <w:pPr>
              <w:pStyle w:val="TestCaseInfo"/>
              <w:rPr>
                <w:lang w:eastAsia="zh-CN"/>
              </w:rPr>
            </w:pPr>
            <w:r>
              <w:rPr>
                <w:lang w:eastAsia="zh-CN"/>
              </w:rPr>
              <w:t>FALSE</w:t>
            </w:r>
            <w:r>
              <w:rPr>
                <w:lang w:eastAsia="zh-CN"/>
              </w:rPr>
              <w:tab/>
            </w:r>
            <w:r>
              <w:rPr>
                <w:lang w:eastAsia="zh-CN"/>
              </w:rPr>
              <w:tab/>
              <w:t>Traffic flows without packet drop</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The command checks if any packets get dropped.</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9121" w:name="_Toc477275790"/>
            <w:r>
              <w:t xml:space="preserve">Function: </w:t>
            </w:r>
            <w:r w:rsidR="00015884">
              <w:t>Traffic.</w:t>
            </w:r>
            <w:r>
              <w:t>ClearCounters()</w:t>
            </w:r>
            <w:bookmarkEnd w:id="9121"/>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A188D" w:rsidRPr="00D67489" w:rsidRDefault="00AA188D" w:rsidP="00AA188D">
            <w:pPr>
              <w:pStyle w:val="TestCaseInfo"/>
              <w:rPr>
                <w:lang w:eastAsia="zh-CN"/>
              </w:rPr>
            </w:pPr>
            <w:r>
              <w:rPr>
                <w:lang w:eastAsia="zh-CN"/>
              </w:rPr>
              <w:t>None</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TRUE</w:t>
            </w:r>
            <w:r>
              <w:rPr>
                <w:lang w:eastAsia="zh-CN"/>
              </w:rPr>
              <w:tab/>
            </w:r>
            <w:r>
              <w:rPr>
                <w:lang w:eastAsia="zh-CN"/>
              </w:rPr>
              <w:tab/>
              <w:t>All counters have been cleared</w:t>
            </w:r>
          </w:p>
          <w:p w:rsidR="00AA188D" w:rsidRDefault="00AA188D" w:rsidP="00E7531B">
            <w:pPr>
              <w:pStyle w:val="TestCaseInfo"/>
              <w:rPr>
                <w:lang w:eastAsia="zh-CN"/>
              </w:rPr>
            </w:pPr>
            <w:r>
              <w:rPr>
                <w:lang w:eastAsia="zh-CN"/>
              </w:rPr>
              <w:t>FALSE</w:t>
            </w:r>
            <w:r>
              <w:rPr>
                <w:lang w:eastAsia="zh-CN"/>
              </w:rPr>
              <w:tab/>
            </w:r>
            <w:r>
              <w:rPr>
                <w:lang w:eastAsia="zh-CN"/>
              </w:rPr>
              <w:tab/>
              <w:t>Counters could not be cleared, error</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The command gets issued to clear all counters.</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9122" w:name="_Toc477275791"/>
            <w:r>
              <w:t xml:space="preserve">Function: </w:t>
            </w:r>
            <w:r w:rsidR="00015884">
              <w:t>Traffic.</w:t>
            </w:r>
            <w:r>
              <w:t>CalculateActivationTime()</w:t>
            </w:r>
            <w:bookmarkEnd w:id="9122"/>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7531B" w:rsidRPr="00D67489" w:rsidRDefault="00FE69F2" w:rsidP="00E7531B">
            <w:pPr>
              <w:pStyle w:val="TestCaseInfo"/>
              <w:rPr>
                <w:lang w:eastAsia="zh-CN"/>
              </w:rPr>
            </w:pPr>
            <w:r>
              <w:rPr>
                <w:lang w:eastAsia="zh-CN"/>
              </w:rPr>
              <w:t>None</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FE69F2" w:rsidP="00E7531B">
            <w:pPr>
              <w:pStyle w:val="TestCaseInfo"/>
              <w:rPr>
                <w:lang w:eastAsia="zh-CN"/>
              </w:rPr>
            </w:pPr>
            <w:r>
              <w:rPr>
                <w:lang w:eastAsia="zh-CN"/>
              </w:rPr>
              <w:t xml:space="preserve">Time </w:t>
            </w:r>
            <w:r>
              <w:rPr>
                <w:lang w:eastAsia="zh-CN"/>
              </w:rPr>
              <w:tab/>
            </w:r>
            <w:r>
              <w:rPr>
                <w:lang w:eastAsia="zh-CN"/>
              </w:rPr>
              <w:tab/>
              <w:t>msec</w:t>
            </w:r>
          </w:p>
          <w:p w:rsidR="00FE69F2" w:rsidRDefault="00FE69F2" w:rsidP="00E7531B">
            <w:pPr>
              <w:pStyle w:val="TestCaseInfo"/>
              <w:rPr>
                <w:lang w:eastAsia="zh-CN"/>
              </w:rPr>
            </w:pPr>
            <w:r>
              <w:rPr>
                <w:lang w:eastAsia="zh-CN"/>
              </w:rPr>
              <w:t>FALSE</w:t>
            </w:r>
            <w:r>
              <w:rPr>
                <w:lang w:eastAsia="zh-CN"/>
              </w:rPr>
              <w:tab/>
            </w:r>
            <w:r>
              <w:rPr>
                <w:lang w:eastAsia="zh-CN"/>
              </w:rPr>
              <w:tab/>
              <w:t>No activation time available</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FE69F2" w:rsidP="00FE69F2">
            <w:pPr>
              <w:pStyle w:val="TestCaseInfo"/>
              <w:rPr>
                <w:lang w:eastAsia="zh-CN"/>
              </w:rPr>
            </w:pPr>
            <w:r>
              <w:rPr>
                <w:lang w:eastAsia="zh-CN"/>
              </w:rPr>
              <w:t>The command calculates the activation time. It is assumed that a sequence of actions has been issued that allows the calculation to occur.</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9123" w:name="_Toc477275792"/>
            <w:r>
              <w:t xml:space="preserve">Function: </w:t>
            </w:r>
            <w:r w:rsidR="00015884">
              <w:t>Traffic.</w:t>
            </w:r>
            <w:r>
              <w:t>CalculateDeactivationTime()</w:t>
            </w:r>
            <w:bookmarkEnd w:id="9123"/>
          </w:p>
        </w:tc>
      </w:tr>
      <w:tr w:rsidR="00FE69F2"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E69F2" w:rsidRPr="00D67489" w:rsidRDefault="00FE69F2" w:rsidP="00FE69F2">
            <w:pPr>
              <w:pStyle w:val="TestCaseInfo"/>
              <w:rPr>
                <w:lang w:eastAsia="zh-CN"/>
              </w:rPr>
            </w:pPr>
            <w:r>
              <w:rPr>
                <w:lang w:eastAsia="zh-CN"/>
              </w:rPr>
              <w:t>None</w:t>
            </w:r>
          </w:p>
        </w:tc>
      </w:tr>
      <w:tr w:rsidR="00FE69F2"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 xml:space="preserve">Time </w:t>
            </w:r>
            <w:r>
              <w:rPr>
                <w:lang w:eastAsia="zh-CN"/>
              </w:rPr>
              <w:tab/>
            </w:r>
            <w:r>
              <w:rPr>
                <w:lang w:eastAsia="zh-CN"/>
              </w:rPr>
              <w:tab/>
              <w:t>msec</w:t>
            </w:r>
          </w:p>
          <w:p w:rsidR="00FE69F2" w:rsidRDefault="00FE69F2" w:rsidP="00FE69F2">
            <w:pPr>
              <w:pStyle w:val="TestCaseInfo"/>
              <w:rPr>
                <w:lang w:eastAsia="zh-CN"/>
              </w:rPr>
            </w:pPr>
            <w:r>
              <w:rPr>
                <w:lang w:eastAsia="zh-CN"/>
              </w:rPr>
              <w:t>FALSE</w:t>
            </w:r>
            <w:r>
              <w:rPr>
                <w:lang w:eastAsia="zh-CN"/>
              </w:rPr>
              <w:tab/>
            </w:r>
            <w:r>
              <w:rPr>
                <w:lang w:eastAsia="zh-CN"/>
              </w:rPr>
              <w:tab/>
              <w:t>No deactivation time available</w:t>
            </w:r>
          </w:p>
        </w:tc>
      </w:tr>
      <w:tr w:rsidR="00FE69F2"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The command calculates the deactivation time. It is assumed that a sequence of actions has been issued that allows the calculation to occur.</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9124" w:name="_Toc477275793"/>
            <w:r>
              <w:t xml:space="preserve">Function: </w:t>
            </w:r>
            <w:r w:rsidR="00015884">
              <w:t>Traffic.</w:t>
            </w:r>
            <w:r w:rsidRPr="00E7531B">
              <w:t>CalculateTerminationTime</w:t>
            </w:r>
            <w:r>
              <w:t>()</w:t>
            </w:r>
            <w:bookmarkEnd w:id="9124"/>
          </w:p>
        </w:tc>
      </w:tr>
      <w:tr w:rsidR="00FE69F2"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E69F2" w:rsidRPr="00D67489" w:rsidRDefault="00FE69F2" w:rsidP="00FE69F2">
            <w:pPr>
              <w:pStyle w:val="TestCaseInfo"/>
              <w:rPr>
                <w:lang w:eastAsia="zh-CN"/>
              </w:rPr>
            </w:pPr>
            <w:r>
              <w:rPr>
                <w:lang w:eastAsia="zh-CN"/>
              </w:rPr>
              <w:t>None</w:t>
            </w:r>
          </w:p>
        </w:tc>
      </w:tr>
      <w:tr w:rsidR="00FE69F2"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 xml:space="preserve">Time </w:t>
            </w:r>
            <w:r>
              <w:rPr>
                <w:lang w:eastAsia="zh-CN"/>
              </w:rPr>
              <w:tab/>
            </w:r>
            <w:r>
              <w:rPr>
                <w:lang w:eastAsia="zh-CN"/>
              </w:rPr>
              <w:tab/>
              <w:t>msec</w:t>
            </w:r>
          </w:p>
          <w:p w:rsidR="00FE69F2" w:rsidRDefault="00FE69F2" w:rsidP="00FE69F2">
            <w:pPr>
              <w:pStyle w:val="TestCaseInfo"/>
              <w:rPr>
                <w:lang w:eastAsia="zh-CN"/>
              </w:rPr>
            </w:pPr>
            <w:r>
              <w:rPr>
                <w:lang w:eastAsia="zh-CN"/>
              </w:rPr>
              <w:t>FALSE</w:t>
            </w:r>
            <w:r>
              <w:rPr>
                <w:lang w:eastAsia="zh-CN"/>
              </w:rPr>
              <w:tab/>
            </w:r>
            <w:r>
              <w:rPr>
                <w:lang w:eastAsia="zh-CN"/>
              </w:rPr>
              <w:tab/>
              <w:t>No termination time available</w:t>
            </w:r>
          </w:p>
        </w:tc>
      </w:tr>
      <w:tr w:rsidR="00FE69F2"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The command calculates the termination time. It is assumed that a sequence of actions has been issued that allows the calculation to occur.</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9125" w:name="_Toc477275794"/>
            <w:r>
              <w:t xml:space="preserve">Function: </w:t>
            </w:r>
            <w:r w:rsidR="00015884">
              <w:t>Traffic.</w:t>
            </w:r>
            <w:r w:rsidRPr="00E7531B">
              <w:t>CalculateServiceDisruptionLength</w:t>
            </w:r>
            <w:r>
              <w:t>()</w:t>
            </w:r>
            <w:bookmarkEnd w:id="9125"/>
          </w:p>
        </w:tc>
      </w:tr>
      <w:tr w:rsidR="00FE69F2"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E69F2" w:rsidRPr="00D67489" w:rsidRDefault="00FE69F2" w:rsidP="00FE69F2">
            <w:pPr>
              <w:pStyle w:val="TestCaseInfo"/>
              <w:rPr>
                <w:lang w:eastAsia="zh-CN"/>
              </w:rPr>
            </w:pPr>
            <w:r>
              <w:rPr>
                <w:lang w:eastAsia="zh-CN"/>
              </w:rPr>
              <w:t>None</w:t>
            </w:r>
          </w:p>
        </w:tc>
      </w:tr>
      <w:tr w:rsidR="00FE69F2"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 xml:space="preserve">Time </w:t>
            </w:r>
            <w:r>
              <w:rPr>
                <w:lang w:eastAsia="zh-CN"/>
              </w:rPr>
              <w:tab/>
            </w:r>
            <w:r>
              <w:rPr>
                <w:lang w:eastAsia="zh-CN"/>
              </w:rPr>
              <w:tab/>
              <w:t>msec</w:t>
            </w:r>
          </w:p>
          <w:p w:rsidR="00FE69F2" w:rsidRDefault="00FE69F2" w:rsidP="00FE69F2">
            <w:pPr>
              <w:pStyle w:val="TestCaseInfo"/>
              <w:rPr>
                <w:lang w:eastAsia="zh-CN"/>
              </w:rPr>
            </w:pPr>
            <w:r>
              <w:rPr>
                <w:lang w:eastAsia="zh-CN"/>
              </w:rPr>
              <w:t>FALSE</w:t>
            </w:r>
            <w:r>
              <w:rPr>
                <w:lang w:eastAsia="zh-CN"/>
              </w:rPr>
              <w:tab/>
            </w:r>
            <w:r>
              <w:rPr>
                <w:lang w:eastAsia="zh-CN"/>
              </w:rPr>
              <w:tab/>
              <w:t>No service disruption length (time) available</w:t>
            </w:r>
          </w:p>
        </w:tc>
      </w:tr>
      <w:tr w:rsidR="00FE69F2"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The command calculates the service disruption length. It is assumed that a sequence of actions has been issued that allows the calculation to occur.</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9126" w:name="_Toc477275795"/>
            <w:r>
              <w:t xml:space="preserve">Function: </w:t>
            </w:r>
            <w:r w:rsidR="00015884">
              <w:t>Traffic.</w:t>
            </w:r>
            <w:r w:rsidRPr="00E7531B">
              <w:t>C</w:t>
            </w:r>
            <w:r w:rsidR="00FE69F2">
              <w:t>alculateResizeServiceDisruption</w:t>
            </w:r>
            <w:r>
              <w:t>()</w:t>
            </w:r>
            <w:bookmarkEnd w:id="9126"/>
          </w:p>
        </w:tc>
      </w:tr>
      <w:tr w:rsidR="00FE69F2"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E69F2" w:rsidRPr="00D67489" w:rsidRDefault="00FE69F2" w:rsidP="00FE69F2">
            <w:pPr>
              <w:pStyle w:val="TestCaseInfo"/>
              <w:rPr>
                <w:lang w:eastAsia="zh-CN"/>
              </w:rPr>
            </w:pPr>
            <w:r>
              <w:rPr>
                <w:lang w:eastAsia="zh-CN"/>
              </w:rPr>
              <w:t>None</w:t>
            </w:r>
          </w:p>
        </w:tc>
      </w:tr>
      <w:tr w:rsidR="00FE69F2"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 xml:space="preserve">Time </w:t>
            </w:r>
            <w:r>
              <w:rPr>
                <w:lang w:eastAsia="zh-CN"/>
              </w:rPr>
              <w:tab/>
            </w:r>
            <w:r>
              <w:rPr>
                <w:lang w:eastAsia="zh-CN"/>
              </w:rPr>
              <w:tab/>
              <w:t>msec</w:t>
            </w:r>
          </w:p>
          <w:p w:rsidR="00FE69F2" w:rsidRDefault="00FE69F2" w:rsidP="00FE69F2">
            <w:pPr>
              <w:pStyle w:val="TestCaseInfo"/>
              <w:rPr>
                <w:lang w:eastAsia="zh-CN"/>
              </w:rPr>
            </w:pPr>
            <w:r>
              <w:rPr>
                <w:lang w:eastAsia="zh-CN"/>
              </w:rPr>
              <w:t>FALSE</w:t>
            </w:r>
            <w:r>
              <w:rPr>
                <w:lang w:eastAsia="zh-CN"/>
              </w:rPr>
              <w:tab/>
            </w:r>
            <w:r>
              <w:rPr>
                <w:lang w:eastAsia="zh-CN"/>
              </w:rPr>
              <w:tab/>
              <w:t>No resize service disruption time available</w:t>
            </w:r>
          </w:p>
        </w:tc>
      </w:tr>
      <w:tr w:rsidR="00FE69F2"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The command calculates the resize service disruption time. It is assumed that a sequence of actions has been issued that allows the calculation to occur.</w:t>
            </w:r>
          </w:p>
        </w:tc>
      </w:tr>
    </w:tbl>
    <w:p w:rsidR="00E7531B" w:rsidRDefault="00E7531B" w:rsidP="00E7531B"/>
    <w:p w:rsidR="00C35DDF" w:rsidRDefault="00C35DDF" w:rsidP="005A676A"/>
    <w:p w:rsidR="00D951C9" w:rsidRDefault="00D951C9" w:rsidP="00D951C9">
      <w:pPr>
        <w:pStyle w:val="Heading1"/>
      </w:pPr>
      <w:bookmarkStart w:id="9127" w:name="_Toc477880939"/>
      <w:r>
        <w:t>Test Case Pseudo Code</w:t>
      </w:r>
      <w:bookmarkEnd w:id="9127"/>
    </w:p>
    <w:p w:rsidR="00BB6597" w:rsidRDefault="00BB6597" w:rsidP="005A676A"/>
    <w:p w:rsidR="00D951C9" w:rsidRDefault="00D951C9" w:rsidP="00D951C9">
      <w:pPr>
        <w:pStyle w:val="Heading2"/>
      </w:pPr>
      <w:bookmarkStart w:id="9128" w:name="_Toc477880940"/>
      <w:r>
        <w:t xml:space="preserve">TC.81 </w:t>
      </w:r>
      <w:r w:rsidRPr="00E95BF5">
        <w:t>Stop a max scale-up/scaled-out VNF instance in state Active under</w:t>
      </w:r>
      <w:r>
        <w:t xml:space="preserve"> max</w:t>
      </w:r>
      <w:r w:rsidRPr="00E95BF5">
        <w:t xml:space="preserve"> traffic load</w:t>
      </w:r>
      <w:bookmarkEnd w:id="9128"/>
    </w:p>
    <w:p w:rsidR="00D951C9" w:rsidRDefault="00D951C9" w:rsidP="00D951C9"/>
    <w:p w:rsidR="00D951C9" w:rsidRDefault="00D951C9" w:rsidP="00D951C9"/>
    <w:p w:rsidR="00D951C9" w:rsidRDefault="00D951C9" w:rsidP="00D951C9">
      <w:r>
        <w:t>Sequence:</w:t>
      </w:r>
    </w:p>
    <w:p w:rsidR="00D951C9" w:rsidRPr="00E95BF5" w:rsidRDefault="00D951C9" w:rsidP="00D50848">
      <w:pPr>
        <w:pStyle w:val="ListParagraph"/>
        <w:numPr>
          <w:ilvl w:val="0"/>
          <w:numId w:val="169"/>
        </w:numPr>
      </w:pPr>
      <w:r w:rsidRPr="00E95BF5">
        <w:t>Instantiate VNF</w:t>
      </w:r>
    </w:p>
    <w:p w:rsidR="00D951C9" w:rsidRPr="00E95BF5" w:rsidRDefault="00D951C9" w:rsidP="00D50848">
      <w:pPr>
        <w:pStyle w:val="ListParagraph"/>
        <w:numPr>
          <w:ilvl w:val="0"/>
          <w:numId w:val="169"/>
        </w:numPr>
      </w:pPr>
      <w:r w:rsidRPr="00E95BF5">
        <w:t>Validate VNF state is Inactive</w:t>
      </w:r>
    </w:p>
    <w:p w:rsidR="00D951C9" w:rsidRPr="00E95BF5" w:rsidRDefault="00D951C9" w:rsidP="00D50848">
      <w:pPr>
        <w:pStyle w:val="ListParagraph"/>
        <w:numPr>
          <w:ilvl w:val="0"/>
          <w:numId w:val="169"/>
        </w:numPr>
      </w:pPr>
      <w:r w:rsidRPr="00E95BF5">
        <w:t>Start VNF</w:t>
      </w:r>
    </w:p>
    <w:p w:rsidR="00D951C9" w:rsidRPr="00E95BF5" w:rsidRDefault="00D951C9" w:rsidP="00D50848">
      <w:pPr>
        <w:pStyle w:val="ListParagraph"/>
        <w:numPr>
          <w:ilvl w:val="0"/>
          <w:numId w:val="169"/>
        </w:numPr>
      </w:pPr>
      <w:r w:rsidRPr="00E95BF5">
        <w:t>Validate VNF state is Active</w:t>
      </w:r>
    </w:p>
    <w:p w:rsidR="00D951C9" w:rsidRPr="00E95BF5" w:rsidRDefault="00D951C9" w:rsidP="00D50848">
      <w:pPr>
        <w:pStyle w:val="ListParagraph"/>
        <w:numPr>
          <w:ilvl w:val="0"/>
          <w:numId w:val="169"/>
        </w:numPr>
      </w:pPr>
      <w:r w:rsidRPr="00E95BF5">
        <w:t>Generate low traffic load</w:t>
      </w:r>
    </w:p>
    <w:p w:rsidR="00D951C9" w:rsidRPr="00E95BF5" w:rsidRDefault="00D951C9" w:rsidP="00D50848">
      <w:pPr>
        <w:pStyle w:val="ListParagraph"/>
        <w:numPr>
          <w:ilvl w:val="0"/>
          <w:numId w:val="169"/>
        </w:numPr>
      </w:pPr>
      <w:r w:rsidRPr="00E95BF5">
        <w:t xml:space="preserve">Validate </w:t>
      </w:r>
      <w:r>
        <w:t>that traffic flows through without issues (</w:t>
      </w:r>
      <w:r>
        <w:sym w:font="Wingdings" w:char="F0E0"/>
      </w:r>
      <w:r w:rsidRPr="00E95BF5">
        <w:t xml:space="preserve"> no dropped packets)</w:t>
      </w:r>
    </w:p>
    <w:p w:rsidR="00D951C9" w:rsidRPr="00E95BF5" w:rsidRDefault="00D951C9" w:rsidP="00D50848">
      <w:pPr>
        <w:pStyle w:val="ListParagraph"/>
        <w:numPr>
          <w:ilvl w:val="0"/>
          <w:numId w:val="169"/>
        </w:numPr>
      </w:pPr>
      <w:r w:rsidRPr="00E95BF5">
        <w:t xml:space="preserve">Trigger a resize of the NFV resources to </w:t>
      </w:r>
      <w:r>
        <w:t xml:space="preserve">reach </w:t>
      </w:r>
      <w:r w:rsidRPr="00E95BF5">
        <w:t>the maximum</w:t>
      </w:r>
    </w:p>
    <w:p w:rsidR="00D951C9" w:rsidRPr="00E95BF5" w:rsidRDefault="00D951C9" w:rsidP="00D50848">
      <w:pPr>
        <w:pStyle w:val="ListParagraph"/>
        <w:numPr>
          <w:ilvl w:val="0"/>
          <w:numId w:val="169"/>
        </w:numPr>
      </w:pPr>
      <w:r w:rsidRPr="00E95BF5">
        <w:t xml:space="preserve">Validate VNF has resized </w:t>
      </w:r>
      <w:r>
        <w:t>to the max and has max capacity</w:t>
      </w:r>
    </w:p>
    <w:p w:rsidR="00D951C9" w:rsidRDefault="00D951C9" w:rsidP="00D50848">
      <w:pPr>
        <w:pStyle w:val="ListParagraph"/>
        <w:numPr>
          <w:ilvl w:val="0"/>
          <w:numId w:val="169"/>
        </w:numPr>
      </w:pPr>
      <w:r>
        <w:t>Generate max</w:t>
      </w:r>
      <w:r w:rsidRPr="00E95BF5">
        <w:t xml:space="preserve"> traffic load to load all VNF instances</w:t>
      </w:r>
    </w:p>
    <w:p w:rsidR="00D951C9" w:rsidRDefault="00D951C9" w:rsidP="00D50848">
      <w:pPr>
        <w:pStyle w:val="ListParagraph"/>
        <w:numPr>
          <w:ilvl w:val="0"/>
          <w:numId w:val="169"/>
        </w:numPr>
      </w:pPr>
      <w:r>
        <w:t>Validate all traffic flows through and has reached max capacity</w:t>
      </w:r>
    </w:p>
    <w:p w:rsidR="00D951C9" w:rsidRPr="00E95BF5" w:rsidRDefault="00D951C9" w:rsidP="00D50848">
      <w:pPr>
        <w:pStyle w:val="ListParagraph"/>
        <w:numPr>
          <w:ilvl w:val="0"/>
          <w:numId w:val="169"/>
        </w:numPr>
      </w:pPr>
      <w:r>
        <w:t xml:space="preserve">Clear counters </w:t>
      </w:r>
    </w:p>
    <w:p w:rsidR="00D951C9" w:rsidRPr="00E95BF5" w:rsidRDefault="00D951C9" w:rsidP="00D50848">
      <w:pPr>
        <w:pStyle w:val="ListParagraph"/>
        <w:numPr>
          <w:ilvl w:val="0"/>
          <w:numId w:val="169"/>
        </w:numPr>
      </w:pPr>
      <w:r w:rsidRPr="00E95BF5">
        <w:t>Stop the VNF (--&gt; time stamp)</w:t>
      </w:r>
    </w:p>
    <w:p w:rsidR="00D951C9" w:rsidRPr="00E95BF5" w:rsidRDefault="00D951C9" w:rsidP="00D50848">
      <w:pPr>
        <w:pStyle w:val="ListParagraph"/>
        <w:numPr>
          <w:ilvl w:val="0"/>
          <w:numId w:val="169"/>
        </w:numPr>
      </w:pPr>
      <w:r w:rsidRPr="00E95BF5">
        <w:t>Validate VNF has been stopped (--&gt; time stamp)</w:t>
      </w:r>
    </w:p>
    <w:p w:rsidR="00D951C9" w:rsidRPr="00E95BF5" w:rsidRDefault="00D951C9" w:rsidP="00D50848">
      <w:pPr>
        <w:pStyle w:val="ListParagraph"/>
        <w:numPr>
          <w:ilvl w:val="0"/>
          <w:numId w:val="169"/>
        </w:numPr>
      </w:pPr>
      <w:r w:rsidRPr="00E95BF5">
        <w:t>Validate no traffic flows through (--&gt; last arrival time stamp)</w:t>
      </w:r>
    </w:p>
    <w:p w:rsidR="00D951C9" w:rsidRPr="00E95BF5" w:rsidRDefault="00D951C9" w:rsidP="00D50848">
      <w:pPr>
        <w:pStyle w:val="ListParagraph"/>
        <w:numPr>
          <w:ilvl w:val="0"/>
          <w:numId w:val="169"/>
        </w:numPr>
      </w:pPr>
      <w:r w:rsidRPr="00E95BF5">
        <w:t>Stop traffic</w:t>
      </w:r>
    </w:p>
    <w:p w:rsidR="00D951C9" w:rsidRDefault="00D951C9" w:rsidP="00D50848">
      <w:pPr>
        <w:pStyle w:val="ListParagraph"/>
        <w:numPr>
          <w:ilvl w:val="0"/>
          <w:numId w:val="169"/>
        </w:numPr>
      </w:pPr>
      <w:r w:rsidRPr="00E95BF5">
        <w:t>Calculate the time to stop a max scaled VNF under load</w:t>
      </w:r>
      <w:r>
        <w:t xml:space="preserve"> (</w:t>
      </w:r>
      <w:r>
        <w:sym w:font="Wingdings" w:char="F0E0"/>
      </w:r>
      <w:r>
        <w:t xml:space="preserve"> last arrival time stamp)</w:t>
      </w:r>
    </w:p>
    <w:p w:rsidR="00D951C9" w:rsidRDefault="00D951C9" w:rsidP="00D951C9"/>
    <w:p w:rsidR="00D951C9" w:rsidRDefault="00D951C9" w:rsidP="00D951C9">
      <w:r>
        <w:t>Pseudo Code:</w:t>
      </w:r>
    </w:p>
    <w:p w:rsidR="00D951C9" w:rsidRDefault="00D951C9" w:rsidP="007B7B3E"/>
    <w:p w:rsidR="007B7B3E" w:rsidRDefault="007B7B3E" w:rsidP="007B7B3E">
      <w:r>
        <w:t>Input:</w:t>
      </w:r>
    </w:p>
    <w:p w:rsidR="007429DD" w:rsidRDefault="007429DD" w:rsidP="007B7B3E">
      <w:r>
        <w:tab/>
        <w:t># All required input information are stored in the test case input variable tcInput and includes following information:</w:t>
      </w:r>
    </w:p>
    <w:p w:rsidR="007B7B3E" w:rsidRDefault="007B7B3E" w:rsidP="007B7B3E">
      <w:r>
        <w:tab/>
      </w:r>
      <w:r w:rsidR="00781CED">
        <w:t>vnfPackageID</w:t>
      </w:r>
    </w:p>
    <w:p w:rsidR="007B7B3E" w:rsidRDefault="007B7B3E" w:rsidP="007B7B3E">
      <w:r>
        <w:tab/>
        <w:t>Trigger type --&gt; triggerType</w:t>
      </w:r>
    </w:p>
    <w:p w:rsidR="006411CA" w:rsidRDefault="006411CA" w:rsidP="0042061B">
      <w:pPr>
        <w:pStyle w:val="ListParagraph"/>
        <w:numPr>
          <w:ilvl w:val="1"/>
          <w:numId w:val="101"/>
        </w:numPr>
      </w:pPr>
      <w:r w:rsidRPr="006411CA">
        <w:t>VNFM/MANO generated events - Auto Scaling  ( e.g. based on monitoring of resource utilization of the VNF's VMs, upon events received from VNF, EM, VIM)</w:t>
      </w:r>
    </w:p>
    <w:p w:rsidR="006411CA" w:rsidRDefault="006411CA" w:rsidP="0042061B">
      <w:pPr>
        <w:pStyle w:val="ListParagraph"/>
        <w:numPr>
          <w:ilvl w:val="1"/>
          <w:numId w:val="101"/>
        </w:numPr>
      </w:pPr>
      <w:r w:rsidRPr="006411CA">
        <w:t>VNF generated event – On-demand  Scaling ( e.g. based on traffic, VNF generates the request internally)</w:t>
      </w:r>
    </w:p>
    <w:p w:rsidR="006411CA" w:rsidRDefault="006411CA" w:rsidP="0042061B">
      <w:pPr>
        <w:pStyle w:val="ListParagraph"/>
        <w:numPr>
          <w:ilvl w:val="1"/>
          <w:numId w:val="101"/>
        </w:numPr>
      </w:pPr>
      <w:r w:rsidRPr="006411CA">
        <w:t>VIM generated event – On-demand Scaling</w:t>
      </w:r>
    </w:p>
    <w:p w:rsidR="006411CA" w:rsidRDefault="006411CA" w:rsidP="0042061B">
      <w:pPr>
        <w:pStyle w:val="ListParagraph"/>
        <w:numPr>
          <w:ilvl w:val="1"/>
          <w:numId w:val="101"/>
        </w:numPr>
      </w:pPr>
      <w:r w:rsidRPr="006411CA">
        <w:t>EM generated event – On-demand Scaling (e.g. EM receives information from the VNF and determines the need to auto scale)</w:t>
      </w:r>
    </w:p>
    <w:p w:rsidR="006411CA" w:rsidRDefault="006411CA" w:rsidP="0042061B">
      <w:pPr>
        <w:pStyle w:val="ListParagraph"/>
        <w:numPr>
          <w:ilvl w:val="1"/>
          <w:numId w:val="101"/>
        </w:numPr>
      </w:pPr>
      <w:r w:rsidRPr="006411CA">
        <w:t>MANO generated event - Manual Scaling  (e.g. by operating the MANO interface/API)</w:t>
      </w:r>
    </w:p>
    <w:p w:rsidR="006411CA" w:rsidRDefault="006411CA" w:rsidP="0042061B">
      <w:pPr>
        <w:pStyle w:val="ListParagraph"/>
        <w:numPr>
          <w:ilvl w:val="1"/>
          <w:numId w:val="101"/>
        </w:numPr>
      </w:pPr>
      <w:r w:rsidRPr="006411CA">
        <w:t>VNF generated event - Manual Scaling</w:t>
      </w:r>
    </w:p>
    <w:p w:rsidR="007B7B3E" w:rsidRDefault="006411CA" w:rsidP="0042061B">
      <w:pPr>
        <w:pStyle w:val="ListParagraph"/>
        <w:numPr>
          <w:ilvl w:val="1"/>
          <w:numId w:val="101"/>
        </w:numPr>
      </w:pPr>
      <w:r w:rsidRPr="006411CA">
        <w:t>EM generated event – Manual Scaling</w:t>
      </w:r>
      <w:r w:rsidR="007B7B3E">
        <w:tab/>
      </w:r>
    </w:p>
    <w:p w:rsidR="007B7B3E" w:rsidRDefault="007B7B3E" w:rsidP="007B7B3E">
      <w:r>
        <w:tab/>
        <w:t>Type of vResource to be resized --&gt; vResourceType</w:t>
      </w:r>
    </w:p>
    <w:p w:rsidR="006411CA" w:rsidRDefault="006411CA" w:rsidP="0042061B">
      <w:pPr>
        <w:pStyle w:val="ListParagraph"/>
        <w:numPr>
          <w:ilvl w:val="1"/>
          <w:numId w:val="97"/>
        </w:numPr>
      </w:pPr>
      <w:r>
        <w:t>vMemory</w:t>
      </w:r>
    </w:p>
    <w:p w:rsidR="006411CA" w:rsidRDefault="006411CA" w:rsidP="0042061B">
      <w:pPr>
        <w:pStyle w:val="ListParagraph"/>
        <w:numPr>
          <w:ilvl w:val="1"/>
          <w:numId w:val="97"/>
        </w:numPr>
      </w:pPr>
      <w:r>
        <w:lastRenderedPageBreak/>
        <w:t>vCPU cores</w:t>
      </w:r>
    </w:p>
    <w:p w:rsidR="006411CA" w:rsidRDefault="006411CA" w:rsidP="0042061B">
      <w:pPr>
        <w:pStyle w:val="ListParagraph"/>
        <w:numPr>
          <w:ilvl w:val="1"/>
          <w:numId w:val="97"/>
        </w:numPr>
      </w:pPr>
      <w:r>
        <w:t>vStorage</w:t>
      </w:r>
    </w:p>
    <w:p w:rsidR="006411CA" w:rsidRDefault="006411CA" w:rsidP="0042061B">
      <w:pPr>
        <w:pStyle w:val="ListParagraph"/>
        <w:numPr>
          <w:ilvl w:val="1"/>
          <w:numId w:val="97"/>
        </w:numPr>
      </w:pPr>
      <w:r>
        <w:t>vNIC or specialized hardware</w:t>
      </w:r>
    </w:p>
    <w:p w:rsidR="007B7B3E" w:rsidRDefault="006411CA" w:rsidP="0042061B">
      <w:pPr>
        <w:pStyle w:val="ListParagraph"/>
        <w:numPr>
          <w:ilvl w:val="1"/>
          <w:numId w:val="97"/>
        </w:numPr>
      </w:pPr>
      <w:r>
        <w:t>vResource = any</w:t>
      </w:r>
      <w:r w:rsidR="007B7B3E">
        <w:tab/>
      </w:r>
      <w:r w:rsidR="007B7B3E">
        <w:tab/>
      </w:r>
    </w:p>
    <w:p w:rsidR="007B7B3E" w:rsidRDefault="00B74D70" w:rsidP="007B7B3E">
      <w:r>
        <w:tab/>
        <w:t xml:space="preserve">EM Config File Link </w:t>
      </w:r>
      <w:r>
        <w:sym w:font="Wingdings" w:char="F0E0"/>
      </w:r>
      <w:r>
        <w:t xml:space="preserve"> emConfigFile</w:t>
      </w:r>
    </w:p>
    <w:p w:rsidR="007B7B3E" w:rsidRDefault="007B7B3E" w:rsidP="007B7B3E">
      <w:r>
        <w:tab/>
      </w:r>
      <w:r w:rsidR="00B74D70">
        <w:t xml:space="preserve">VNF Config File Link </w:t>
      </w:r>
      <w:r w:rsidR="00B74D70">
        <w:sym w:font="Wingdings" w:char="F0E0"/>
      </w:r>
      <w:r w:rsidR="00B74D70">
        <w:t xml:space="preserve"> vnfConfigFile</w:t>
      </w:r>
    </w:p>
    <w:p w:rsidR="00B74D70" w:rsidRDefault="00B74D70" w:rsidP="007B7B3E">
      <w:r>
        <w:tab/>
        <w:t xml:space="preserve">VNF License File Link </w:t>
      </w:r>
      <w:r>
        <w:sym w:font="Wingdings" w:char="F0E0"/>
      </w:r>
      <w:r>
        <w:t xml:space="preserve"> vnfLicenseFile</w:t>
      </w:r>
    </w:p>
    <w:p w:rsidR="00222625" w:rsidRDefault="00222625" w:rsidP="007B7B3E">
      <w:r>
        <w:tab/>
        <w:t xml:space="preserve">Traffic Configuration Parameter </w:t>
      </w:r>
      <w:r>
        <w:sym w:font="Wingdings" w:char="F0E0"/>
      </w:r>
      <w:r>
        <w:t xml:space="preserve"> trafficConfigParameter</w:t>
      </w:r>
    </w:p>
    <w:p w:rsidR="00B74D70" w:rsidRDefault="00B74D70" w:rsidP="007B7B3E"/>
    <w:p w:rsidR="007429DD" w:rsidRDefault="007429DD" w:rsidP="007B7B3E">
      <w:r>
        <w:t xml:space="preserve"># Test Results are stored in the test case result variable tcResult </w:t>
      </w:r>
    </w:p>
    <w:p w:rsidR="000E0F0A" w:rsidRDefault="000E0F0A" w:rsidP="007B7B3E"/>
    <w:p w:rsidR="000E0F0A" w:rsidRDefault="000E0F0A" w:rsidP="007B7B3E">
      <w:r>
        <w:t>Comment: To make the pseudo code simpler to read, in a Python implementation the following code</w:t>
      </w:r>
    </w:p>
    <w:p w:rsidR="000E0F0A" w:rsidRDefault="000E0F0A" w:rsidP="007B7B3E">
      <w:r>
        <w:tab/>
        <w:t>tcResult.overallStatus = status</w:t>
      </w:r>
    </w:p>
    <w:p w:rsidR="000E0F0A" w:rsidRDefault="000E0F0A" w:rsidP="007B7B3E">
      <w:r>
        <w:tab/>
        <w:t>tcInput.emConfigFile</w:t>
      </w:r>
    </w:p>
    <w:p w:rsidR="000E0F0A" w:rsidRDefault="000E0F0A" w:rsidP="007B7B3E">
      <w:r>
        <w:t>should be translated to dictionaries</w:t>
      </w:r>
    </w:p>
    <w:p w:rsidR="000E0F0A" w:rsidRDefault="000E0F0A" w:rsidP="007B7B3E">
      <w:r>
        <w:tab/>
        <w:t>tcResult[ ‘overallStatus’ ] = status</w:t>
      </w:r>
    </w:p>
    <w:p w:rsidR="000E0F0A" w:rsidRDefault="000E0F0A" w:rsidP="007B7B3E">
      <w:r>
        <w:tab/>
        <w:t>tcInput[ ‘emConfigFile’ ]</w:t>
      </w:r>
    </w:p>
    <w:p w:rsidR="007429DD" w:rsidRDefault="007429DD" w:rsidP="007B7B3E"/>
    <w:p w:rsidR="000E0F0A" w:rsidRDefault="000E0F0A" w:rsidP="007B7B3E"/>
    <w:p w:rsidR="000E0F0A" w:rsidRDefault="000E0F0A" w:rsidP="007B7B3E"/>
    <w:p w:rsidR="007B7B3E" w:rsidRPr="00BA6621" w:rsidRDefault="007B7B3E" w:rsidP="00BA6621">
      <w:pPr>
        <w:shd w:val="clear" w:color="auto" w:fill="D9D9D9" w:themeFill="background1" w:themeFillShade="D9"/>
      </w:pPr>
      <w:r w:rsidRPr="00BA6621">
        <w:t>1.</w:t>
      </w:r>
      <w:r w:rsidRPr="00BA6621">
        <w:tab/>
        <w:t>Instantiate VNF</w:t>
      </w:r>
    </w:p>
    <w:p w:rsidR="003B66CD" w:rsidRDefault="003B66CD" w:rsidP="007B7B3E">
      <w:pPr>
        <w:rPr>
          <w:sz w:val="20"/>
        </w:rPr>
      </w:pPr>
    </w:p>
    <w:p w:rsidR="007B7B3E" w:rsidRDefault="00734B29" w:rsidP="007B7B3E">
      <w:r>
        <w:rPr>
          <w:sz w:val="20"/>
        </w:rPr>
        <w:t>vnfRecord</w:t>
      </w:r>
      <w:r w:rsidR="003B66CD">
        <w:rPr>
          <w:sz w:val="20"/>
        </w:rPr>
        <w:t xml:space="preserve"> = VNFRECORD</w:t>
      </w:r>
      <w:r w:rsidR="003B66CD">
        <w:t>.Create()</w:t>
      </w:r>
    </w:p>
    <w:p w:rsidR="003B66CD" w:rsidRDefault="003B66CD" w:rsidP="007B7B3E"/>
    <w:p w:rsidR="00FA1E77" w:rsidRDefault="00FA1E77" w:rsidP="007B7B3E">
      <w:r>
        <w:t>tcResult.overallStatus = SUCCESS</w:t>
      </w:r>
    </w:p>
    <w:p w:rsidR="00FA1E77" w:rsidRDefault="00FA1E77" w:rsidP="007B7B3E"/>
    <w:p w:rsidR="007B7B3E" w:rsidRDefault="00CD07E3" w:rsidP="007B7B3E">
      <w:r>
        <w:t xml:space="preserve"># Check </w:t>
      </w:r>
      <w:r w:rsidR="007B7B3E">
        <w:t xml:space="preserve">Element Manger or configuration file </w:t>
      </w:r>
    </w:p>
    <w:p w:rsidR="007B7B3E" w:rsidRDefault="007B7B3E" w:rsidP="007B7B3E">
      <w:r>
        <w:t>if EM_VNF_SYSTEM == TRUE :</w:t>
      </w:r>
    </w:p>
    <w:p w:rsidR="007B7B3E" w:rsidRDefault="007B7B3E" w:rsidP="007B7B3E">
      <w:r>
        <w:tab/>
      </w:r>
      <w:r w:rsidR="00250E32">
        <w:t>#</w:t>
      </w:r>
      <w:r w:rsidR="00CD07E3">
        <w:t xml:space="preserve"> </w:t>
      </w:r>
      <w:r>
        <w:t>Instantiate Element</w:t>
      </w:r>
      <w:r w:rsidR="00CD07E3">
        <w:t xml:space="preserve"> </w:t>
      </w:r>
      <w:r>
        <w:t>Management</w:t>
      </w:r>
    </w:p>
    <w:p w:rsidR="007B7B3E" w:rsidRDefault="007B7B3E" w:rsidP="007B7B3E">
      <w:r>
        <w:tab/>
        <w:t># Set the required EM configuration so that VNF can be configured by EM</w:t>
      </w:r>
    </w:p>
    <w:p w:rsidR="007B7B3E" w:rsidRDefault="007B7B3E" w:rsidP="007B7B3E">
      <w:r>
        <w:tab/>
      </w:r>
      <w:r w:rsidR="007429DD">
        <w:t xml:space="preserve">if ( status = </w:t>
      </w:r>
      <w:r>
        <w:t>ElementManagement.SetEMConfiguration(</w:t>
      </w:r>
      <w:r w:rsidR="003B66CD">
        <w:t xml:space="preserve"> </w:t>
      </w:r>
      <w:r w:rsidR="00734B29">
        <w:rPr>
          <w:sz w:val="20"/>
        </w:rPr>
        <w:t>vnfRecord</w:t>
      </w:r>
      <w:r w:rsidR="003B66CD">
        <w:rPr>
          <w:sz w:val="20"/>
        </w:rPr>
        <w:t>,</w:t>
      </w:r>
      <w:r w:rsidR="00B74D70">
        <w:t xml:space="preserve"> </w:t>
      </w:r>
      <w:r w:rsidR="007429DD">
        <w:t>tcInput.</w:t>
      </w:r>
      <w:r w:rsidR="00B74D70">
        <w:t xml:space="preserve">emConfigFile </w:t>
      </w:r>
      <w:r>
        <w:t>)</w:t>
      </w:r>
      <w:r w:rsidR="007429DD">
        <w:t>) &lt;&gt; TRUE :</w:t>
      </w:r>
    </w:p>
    <w:p w:rsidR="007429DD" w:rsidRDefault="007429DD" w:rsidP="007B7B3E">
      <w:r>
        <w:tab/>
      </w:r>
      <w:r>
        <w:tab/>
        <w:t>tcResult.overallStatus = status</w:t>
      </w:r>
    </w:p>
    <w:p w:rsidR="007429DD" w:rsidRDefault="00251DB9" w:rsidP="007B7B3E">
      <w:r>
        <w:tab/>
      </w:r>
      <w:r>
        <w:tab/>
        <w:t>return ERROR</w:t>
      </w:r>
    </w:p>
    <w:p w:rsidR="007B7B3E" w:rsidRDefault="007B7B3E" w:rsidP="007B7B3E">
      <w:r>
        <w:tab/>
        <w:t># Start the EM so that it can service the VNF</w:t>
      </w:r>
    </w:p>
    <w:p w:rsidR="007B7B3E" w:rsidRDefault="007B7B3E" w:rsidP="007B7B3E">
      <w:r>
        <w:tab/>
      </w:r>
      <w:r w:rsidR="007429DD">
        <w:t xml:space="preserve">if ( status = </w:t>
      </w:r>
      <w:r>
        <w:t>ElementManagement.StartEM(</w:t>
      </w:r>
      <w:r w:rsidR="003B66CD">
        <w:t xml:space="preserve"> </w:t>
      </w:r>
      <w:r w:rsidR="00734B29">
        <w:rPr>
          <w:sz w:val="20"/>
        </w:rPr>
        <w:t>vnfRecord</w:t>
      </w:r>
      <w:r>
        <w:t>)</w:t>
      </w:r>
      <w:r w:rsidR="007429DD">
        <w:t xml:space="preserve"> ) &lt;&gt; TRUE :</w:t>
      </w:r>
    </w:p>
    <w:p w:rsidR="007429DD" w:rsidRDefault="007429DD" w:rsidP="007429DD">
      <w:r>
        <w:tab/>
      </w:r>
      <w:r>
        <w:tab/>
      </w:r>
      <w:r w:rsidR="000E0F0A">
        <w:t>tcResult</w:t>
      </w:r>
      <w:r>
        <w:t>.overallStatus = status</w:t>
      </w:r>
    </w:p>
    <w:p w:rsidR="007429DD" w:rsidRDefault="007429DD" w:rsidP="007B7B3E">
      <w:r>
        <w:tab/>
      </w:r>
      <w:r>
        <w:tab/>
        <w:t xml:space="preserve">return </w:t>
      </w:r>
      <w:r w:rsidR="00FA1E77">
        <w:t>ERROR</w:t>
      </w:r>
    </w:p>
    <w:p w:rsidR="007B7B3E" w:rsidRDefault="007B7B3E" w:rsidP="007B7B3E">
      <w:r>
        <w:t>else:</w:t>
      </w:r>
    </w:p>
    <w:p w:rsidR="007B7B3E" w:rsidRDefault="007B7B3E" w:rsidP="007B7B3E">
      <w:r>
        <w:tab/>
        <w:t># No Element Manager required</w:t>
      </w:r>
      <w:r w:rsidR="000E0F0A">
        <w:t>, set VNF config and license</w:t>
      </w:r>
    </w:p>
    <w:p w:rsidR="007B7B3E" w:rsidRDefault="007B7B3E" w:rsidP="007B7B3E">
      <w:r>
        <w:tab/>
      </w:r>
      <w:r w:rsidR="000E0F0A">
        <w:t xml:space="preserve">if ( status = </w:t>
      </w:r>
      <w:r>
        <w:t>VNF.SetVNFConfigFile(</w:t>
      </w:r>
      <w:r w:rsidR="003B66CD">
        <w:t xml:space="preserve"> </w:t>
      </w:r>
      <w:r w:rsidR="00734B29">
        <w:rPr>
          <w:sz w:val="20"/>
        </w:rPr>
        <w:t>vnfRecord</w:t>
      </w:r>
      <w:r w:rsidR="003B66CD">
        <w:rPr>
          <w:sz w:val="20"/>
        </w:rPr>
        <w:t>,</w:t>
      </w:r>
      <w:r w:rsidR="00B74D70">
        <w:t xml:space="preserve"> </w:t>
      </w:r>
      <w:r w:rsidR="000E0F0A">
        <w:t>tcInput.</w:t>
      </w:r>
      <w:r w:rsidR="00B74D70">
        <w:t xml:space="preserve">vnfConfigFile </w:t>
      </w:r>
      <w:r>
        <w:t>)</w:t>
      </w:r>
      <w:r w:rsidR="000E0F0A">
        <w:t xml:space="preserve"> ) &lt;&gt; TRUE :</w:t>
      </w:r>
    </w:p>
    <w:p w:rsidR="000E0F0A" w:rsidRDefault="000E0F0A" w:rsidP="000E0F0A">
      <w:r>
        <w:tab/>
      </w:r>
      <w:r>
        <w:tab/>
        <w:t>tcResult.overallStatus = status</w:t>
      </w:r>
    </w:p>
    <w:p w:rsidR="000E0F0A" w:rsidRDefault="000E0F0A" w:rsidP="000E0F0A">
      <w:r>
        <w:tab/>
      </w:r>
      <w:r>
        <w:tab/>
      </w:r>
      <w:r w:rsidR="00FA1E77">
        <w:t>return ERROR</w:t>
      </w:r>
    </w:p>
    <w:p w:rsidR="000E0F0A" w:rsidRDefault="000E0F0A" w:rsidP="007B7B3E"/>
    <w:p w:rsidR="007B7B3E" w:rsidRDefault="007B7B3E" w:rsidP="007B7B3E">
      <w:r>
        <w:tab/>
      </w:r>
      <w:r w:rsidR="000E0F0A">
        <w:t xml:space="preserve">if ( status = </w:t>
      </w:r>
      <w:r>
        <w:t>VNF.SetVNFLicense(</w:t>
      </w:r>
      <w:r w:rsidR="003B66CD">
        <w:t xml:space="preserve"> </w:t>
      </w:r>
      <w:r w:rsidR="00734B29">
        <w:rPr>
          <w:sz w:val="20"/>
        </w:rPr>
        <w:t>vnfRecord</w:t>
      </w:r>
      <w:r w:rsidR="003B66CD">
        <w:rPr>
          <w:sz w:val="20"/>
        </w:rPr>
        <w:t>,</w:t>
      </w:r>
      <w:r w:rsidR="00B74D70">
        <w:t xml:space="preserve"> </w:t>
      </w:r>
      <w:r w:rsidR="000E0F0A">
        <w:t>tcInput.</w:t>
      </w:r>
      <w:r w:rsidR="00B74D70">
        <w:t xml:space="preserve">vnfLicenseFile </w:t>
      </w:r>
      <w:r>
        <w:t>)</w:t>
      </w:r>
      <w:r w:rsidR="000E0F0A">
        <w:t xml:space="preserve"> ) &lt;&gt; TRUE :</w:t>
      </w:r>
    </w:p>
    <w:p w:rsidR="000E0F0A" w:rsidRDefault="000E0F0A" w:rsidP="000E0F0A">
      <w:r>
        <w:tab/>
      </w:r>
      <w:r>
        <w:tab/>
        <w:t>tcResult.overallStatus = status</w:t>
      </w:r>
    </w:p>
    <w:p w:rsidR="000E0F0A" w:rsidRDefault="000E0F0A" w:rsidP="000E0F0A">
      <w:r>
        <w:tab/>
      </w:r>
      <w:r>
        <w:tab/>
      </w:r>
      <w:r w:rsidR="00FA1E77">
        <w:t>return ERROR</w:t>
      </w:r>
    </w:p>
    <w:p w:rsidR="000E0F0A" w:rsidRDefault="000E0F0A" w:rsidP="007B7B3E"/>
    <w:p w:rsidR="007B7B3E" w:rsidRDefault="007B7B3E" w:rsidP="007B7B3E"/>
    <w:p w:rsidR="007B7B3E" w:rsidRDefault="00FA1E77" w:rsidP="007B7B3E">
      <w:r>
        <w:t>tcR</w:t>
      </w:r>
      <w:r w:rsidR="00556203">
        <w:t>esult.</w:t>
      </w:r>
      <w:r w:rsidR="007B7B3E">
        <w:t>timeRecord.</w:t>
      </w:r>
      <w:r>
        <w:t>i</w:t>
      </w:r>
      <w:r w:rsidR="007B7B3E">
        <w:t>nstantiation</w:t>
      </w:r>
      <w:r>
        <w:t>Start</w:t>
      </w:r>
      <w:r w:rsidR="007B7B3E">
        <w:t xml:space="preserve"> = time.clock()</w:t>
      </w:r>
    </w:p>
    <w:p w:rsidR="007B7B3E" w:rsidRDefault="003B66CD" w:rsidP="007B7B3E">
      <w:r>
        <w:t>status</w:t>
      </w:r>
      <w:r w:rsidR="007B7B3E">
        <w:t xml:space="preserve"> = VNFM.VNF.Instantiate( </w:t>
      </w:r>
      <w:r w:rsidR="00734B29">
        <w:rPr>
          <w:sz w:val="20"/>
        </w:rPr>
        <w:t>vnfRecord</w:t>
      </w:r>
      <w:r>
        <w:t xml:space="preserve">, </w:t>
      </w:r>
      <w:r w:rsidR="00FA1E77">
        <w:t>tcInput.</w:t>
      </w:r>
      <w:r w:rsidR="00781CED">
        <w:t>vnfPackageID</w:t>
      </w:r>
      <w:r w:rsidR="007B7B3E">
        <w:t xml:space="preserve"> )</w:t>
      </w:r>
    </w:p>
    <w:p w:rsidR="00FA1E77" w:rsidRDefault="00FA1E77" w:rsidP="007B7B3E">
      <w:r>
        <w:t># positive computeID is success, negative computeID is unique failure code</w:t>
      </w:r>
    </w:p>
    <w:p w:rsidR="007B7B3E" w:rsidRDefault="00B74D70" w:rsidP="007B7B3E">
      <w:r>
        <w:t xml:space="preserve">if </w:t>
      </w:r>
      <w:r w:rsidR="003B66CD">
        <w:t>status &lt;&gt; TRUE</w:t>
      </w:r>
      <w:r w:rsidR="007B7B3E">
        <w:t xml:space="preserve"> :</w:t>
      </w:r>
    </w:p>
    <w:p w:rsidR="00FA1E77" w:rsidRDefault="00B74D70" w:rsidP="007B7B3E">
      <w:r>
        <w:lastRenderedPageBreak/>
        <w:tab/>
      </w:r>
      <w:r w:rsidR="00FA1E77">
        <w:t xml:space="preserve">tcResult.overallStatus = </w:t>
      </w:r>
      <w:r w:rsidR="003B66CD">
        <w:t>status</w:t>
      </w:r>
    </w:p>
    <w:p w:rsidR="007B7B3E" w:rsidRDefault="00B74D70" w:rsidP="00FA1E77">
      <w:pPr>
        <w:ind w:firstLine="720"/>
      </w:pPr>
      <w:r>
        <w:t xml:space="preserve">return </w:t>
      </w:r>
      <w:r w:rsidR="00FA1E77">
        <w:t>ERROR</w:t>
      </w:r>
    </w:p>
    <w:p w:rsidR="007B7B3E" w:rsidRDefault="007B7B3E" w:rsidP="007B7B3E"/>
    <w:p w:rsidR="007B7B3E" w:rsidRPr="00BA6621" w:rsidRDefault="007B7B3E" w:rsidP="00BA6621">
      <w:pPr>
        <w:shd w:val="clear" w:color="auto" w:fill="D9D9D9" w:themeFill="background1" w:themeFillShade="D9"/>
      </w:pPr>
      <w:r w:rsidRPr="00BA6621">
        <w:t>2.</w:t>
      </w:r>
      <w:r w:rsidRPr="00BA6621">
        <w:tab/>
        <w:t>Validate VNF state is Inactive</w:t>
      </w:r>
    </w:p>
    <w:p w:rsidR="007B7B3E" w:rsidRDefault="007B7B3E" w:rsidP="007B7B3E"/>
    <w:p w:rsidR="006169FC" w:rsidRDefault="006169FC" w:rsidP="007B7B3E">
      <w:r>
        <w:t xml:space="preserve">#allow the VNF to get into the </w:t>
      </w:r>
      <w:r w:rsidR="009440E3">
        <w:t>inactive state</w:t>
      </w:r>
    </w:p>
    <w:p w:rsidR="006169FC" w:rsidRDefault="006169FC" w:rsidP="007B7B3E">
      <w:r>
        <w:t>wait_time = MAX_VNF_INSTATIATION_TIME</w:t>
      </w:r>
    </w:p>
    <w:p w:rsidR="007B7B3E" w:rsidRDefault="007B7B3E" w:rsidP="007B7B3E">
      <w:r>
        <w:t>while ( vnfState = VNFM.VNF.GetVNFState(</w:t>
      </w:r>
      <w:r w:rsidR="00734B29">
        <w:rPr>
          <w:sz w:val="20"/>
        </w:rPr>
        <w:t>vnfRecord</w:t>
      </w:r>
      <w:r>
        <w:t>) ) &lt;&gt; VNF_STATE_INACTIVE :</w:t>
      </w:r>
    </w:p>
    <w:p w:rsidR="007B7B3E" w:rsidRDefault="007B7B3E" w:rsidP="007B7B3E">
      <w:r>
        <w:tab/>
        <w:t>if vnfState == VNF_STATE_ERROR :</w:t>
      </w:r>
    </w:p>
    <w:p w:rsidR="00FA1E77" w:rsidRDefault="007B7B3E" w:rsidP="007B7B3E">
      <w:r>
        <w:tab/>
      </w:r>
      <w:r>
        <w:tab/>
      </w:r>
      <w:r w:rsidR="00FA1E77">
        <w:t>tcResult.overallStatus = vnfState</w:t>
      </w:r>
    </w:p>
    <w:p w:rsidR="007B7B3E" w:rsidRDefault="007B7B3E" w:rsidP="00FA1E77">
      <w:pPr>
        <w:ind w:left="720" w:firstLine="720"/>
      </w:pPr>
      <w:r>
        <w:t xml:space="preserve">return </w:t>
      </w:r>
      <w:r w:rsidR="00FA1E77">
        <w:t>ERROR</w:t>
      </w:r>
    </w:p>
    <w:p w:rsidR="006169FC" w:rsidRDefault="006169FC" w:rsidP="007B7B3E">
      <w:r>
        <w:tab/>
        <w:t>if wait_time-- == 0 :</w:t>
      </w:r>
    </w:p>
    <w:p w:rsidR="00FA1E77" w:rsidRDefault="00FA1E77" w:rsidP="007B7B3E">
      <w:r>
        <w:tab/>
      </w:r>
      <w:r>
        <w:tab/>
        <w:t>tcResult.overallStatus = VNF_STATE_ERROR</w:t>
      </w:r>
    </w:p>
    <w:p w:rsidR="006169FC" w:rsidRDefault="006169FC" w:rsidP="006169FC">
      <w:pPr>
        <w:ind w:left="1440"/>
      </w:pPr>
      <w:r>
        <w:t>return ERROR</w:t>
      </w:r>
    </w:p>
    <w:p w:rsidR="007B7B3E" w:rsidRDefault="007B7B3E" w:rsidP="007B7B3E">
      <w:r>
        <w:tab/>
        <w:t>time.sleep( 1 sec )</w:t>
      </w:r>
    </w:p>
    <w:p w:rsidR="006169FC" w:rsidRDefault="006169FC" w:rsidP="006169FC">
      <w:pPr>
        <w:ind w:left="720"/>
      </w:pPr>
    </w:p>
    <w:p w:rsidR="007B7B3E" w:rsidRDefault="007B7B3E" w:rsidP="007B7B3E">
      <w:r>
        <w:tab/>
      </w:r>
    </w:p>
    <w:p w:rsidR="007B7B3E" w:rsidRDefault="00FA1E77" w:rsidP="007B7B3E">
      <w:r>
        <w:t>tcR</w:t>
      </w:r>
      <w:r w:rsidR="00556203">
        <w:t>esult.</w:t>
      </w:r>
      <w:r w:rsidR="007B7B3E">
        <w:t>timeRecord</w:t>
      </w:r>
      <w:r>
        <w:t>.i</w:t>
      </w:r>
      <w:r w:rsidR="007B7B3E">
        <w:t>nstantiation</w:t>
      </w:r>
      <w:r>
        <w:t>End</w:t>
      </w:r>
      <w:r w:rsidR="007B7B3E">
        <w:t xml:space="preserve"> = time.clock()</w:t>
      </w:r>
    </w:p>
    <w:p w:rsidR="007B7B3E" w:rsidRDefault="00FA1E77" w:rsidP="007B7B3E">
      <w:r>
        <w:t>tcR</w:t>
      </w:r>
      <w:r w:rsidR="00556203">
        <w:t>esult.</w:t>
      </w:r>
      <w:r w:rsidR="007B7B3E">
        <w:t xml:space="preserve">timeRecord.instantiationTime = </w:t>
      </w:r>
      <w:r>
        <w:t>tcResult.</w:t>
      </w:r>
      <w:r w:rsidR="00251DB9">
        <w:t>timeRecord.i</w:t>
      </w:r>
      <w:r w:rsidR="007B7B3E">
        <w:t>nstantiation</w:t>
      </w:r>
      <w:r w:rsidR="00251DB9">
        <w:t>End</w:t>
      </w:r>
      <w:r w:rsidR="007B7B3E">
        <w:t xml:space="preserve"> </w:t>
      </w:r>
      <w:r>
        <w:t>–</w:t>
      </w:r>
      <w:r w:rsidR="007B7B3E">
        <w:t xml:space="preserve"> </w:t>
      </w:r>
      <w:r>
        <w:t>tcResult.</w:t>
      </w:r>
      <w:r w:rsidR="00251DB9">
        <w:t>timeRecord.i</w:t>
      </w:r>
      <w:r w:rsidR="007B7B3E">
        <w:t>nstantiation</w:t>
      </w:r>
      <w:r w:rsidR="00251DB9">
        <w:t>Start</w:t>
      </w:r>
    </w:p>
    <w:p w:rsidR="007B7B3E" w:rsidRDefault="007B7B3E" w:rsidP="007B7B3E"/>
    <w:p w:rsidR="007B7B3E" w:rsidRDefault="005514C8" w:rsidP="007B7B3E">
      <w:r>
        <w:t>tcR</w:t>
      </w:r>
      <w:r w:rsidR="00556203">
        <w:t>esult.</w:t>
      </w:r>
      <w:r w:rsidR="007B7B3E">
        <w:t xml:space="preserve">resourceList.InitialVNFD = VNFM.VNFD.GetvResourceList( </w:t>
      </w:r>
      <w:r w:rsidR="00734B29">
        <w:rPr>
          <w:sz w:val="20"/>
        </w:rPr>
        <w:t>vnfRecord</w:t>
      </w:r>
      <w:r w:rsidR="003B66CD">
        <w:t xml:space="preserve">, </w:t>
      </w:r>
      <w:r w:rsidR="00781CED">
        <w:t>vnfPackageID</w:t>
      </w:r>
      <w:r w:rsidR="007B7B3E">
        <w:t>, INITIAL )</w:t>
      </w:r>
    </w:p>
    <w:p w:rsidR="007B7B3E" w:rsidRDefault="007B7B3E" w:rsidP="007B7B3E">
      <w:r>
        <w:tab/>
      </w:r>
    </w:p>
    <w:p w:rsidR="007B7B3E" w:rsidRPr="00BA6621" w:rsidRDefault="007B7B3E" w:rsidP="00BA6621">
      <w:pPr>
        <w:shd w:val="clear" w:color="auto" w:fill="D9D9D9" w:themeFill="background1" w:themeFillShade="D9"/>
      </w:pPr>
      <w:r w:rsidRPr="00BA6621">
        <w:t>3.</w:t>
      </w:r>
      <w:r w:rsidRPr="00BA6621">
        <w:tab/>
        <w:t>Start VNF</w:t>
      </w:r>
    </w:p>
    <w:p w:rsidR="007B7B3E" w:rsidRDefault="007B7B3E" w:rsidP="007B7B3E"/>
    <w:p w:rsidR="007B7B3E" w:rsidRDefault="005514C8" w:rsidP="007B7B3E">
      <w:r>
        <w:t>tcR</w:t>
      </w:r>
      <w:r w:rsidR="00556203">
        <w:t>esult.</w:t>
      </w:r>
      <w:r w:rsidR="007B7B3E">
        <w:t>timeRecord.startVNF</w:t>
      </w:r>
      <w:r w:rsidR="009741F4">
        <w:t>Start</w:t>
      </w:r>
      <w:r w:rsidR="007B7B3E">
        <w:t xml:space="preserve"> = time.clock()</w:t>
      </w:r>
    </w:p>
    <w:p w:rsidR="007B7B3E" w:rsidRDefault="007B7B3E" w:rsidP="007B7B3E">
      <w:r>
        <w:t>status = VNFM.VNF.Start(</w:t>
      </w:r>
      <w:r w:rsidR="00734B29">
        <w:rPr>
          <w:sz w:val="20"/>
        </w:rPr>
        <w:t>vnfRecord</w:t>
      </w:r>
      <w:r>
        <w:t>)</w:t>
      </w:r>
    </w:p>
    <w:p w:rsidR="007B7B3E" w:rsidRDefault="007B7B3E" w:rsidP="007B7B3E">
      <w:r>
        <w:t xml:space="preserve">if  status &lt;&gt; </w:t>
      </w:r>
      <w:r w:rsidR="00100008">
        <w:t>TRUE</w:t>
      </w:r>
      <w:r>
        <w:t xml:space="preserve"> :</w:t>
      </w:r>
    </w:p>
    <w:p w:rsidR="007B7B3E" w:rsidRDefault="007B7B3E" w:rsidP="007B7B3E">
      <w:r>
        <w:tab/>
        <w:t>VNFM.VNF.Terminate(</w:t>
      </w:r>
      <w:r w:rsidR="00734B29">
        <w:rPr>
          <w:sz w:val="20"/>
        </w:rPr>
        <w:t>vnfRecord</w:t>
      </w:r>
      <w:r>
        <w:t>)</w:t>
      </w:r>
    </w:p>
    <w:p w:rsidR="005514C8" w:rsidRDefault="005514C8" w:rsidP="007B7B3E">
      <w:r>
        <w:tab/>
        <w:t>tcResult.overallStatus = status</w:t>
      </w:r>
    </w:p>
    <w:p w:rsidR="007B7B3E" w:rsidRDefault="005514C8"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4.</w:t>
      </w:r>
      <w:r w:rsidRPr="00BA6621">
        <w:tab/>
        <w:t>Validate VNF state is Active</w:t>
      </w:r>
    </w:p>
    <w:p w:rsidR="007B7B3E" w:rsidRDefault="007B7B3E" w:rsidP="007B7B3E"/>
    <w:p w:rsidR="009440E3" w:rsidRDefault="009440E3" w:rsidP="009440E3">
      <w:r>
        <w:t>wait_time = MAX_VNF_ACTIVATE_TIME</w:t>
      </w:r>
    </w:p>
    <w:p w:rsidR="007B7B3E" w:rsidRDefault="007B7B3E" w:rsidP="007B7B3E">
      <w:r>
        <w:t>while ( vnfState = VNFM.VNF.GetVNFState(</w:t>
      </w:r>
      <w:r w:rsidR="00734B29">
        <w:rPr>
          <w:sz w:val="20"/>
        </w:rPr>
        <w:t>vnfRecord</w:t>
      </w:r>
      <w:r>
        <w:t>) ) &lt;&gt; VNF_STATE_ACTIVE :</w:t>
      </w:r>
    </w:p>
    <w:p w:rsidR="007B7B3E" w:rsidRDefault="007B7B3E" w:rsidP="007B7B3E">
      <w:r>
        <w:tab/>
        <w:t>if vnfState == VNF_STATE_ERROR :</w:t>
      </w:r>
    </w:p>
    <w:p w:rsidR="007B7B3E" w:rsidRDefault="007B7B3E" w:rsidP="007B7B3E">
      <w:r>
        <w:tab/>
      </w:r>
      <w:r>
        <w:tab/>
        <w:t>VNFM.VNF.Terminate(</w:t>
      </w:r>
      <w:r w:rsidR="00734B29">
        <w:rPr>
          <w:sz w:val="20"/>
        </w:rPr>
        <w:t>vnfRecord</w:t>
      </w:r>
      <w:r>
        <w:t>)</w:t>
      </w:r>
    </w:p>
    <w:p w:rsidR="007B7B3E" w:rsidRDefault="007B7B3E" w:rsidP="007B7B3E">
      <w:r>
        <w:tab/>
      </w:r>
      <w:r>
        <w:tab/>
      </w:r>
      <w:r w:rsidR="005514C8">
        <w:t xml:space="preserve">tcResult.overallStatus = </w:t>
      </w:r>
      <w:r>
        <w:t>vnfState</w:t>
      </w:r>
    </w:p>
    <w:p w:rsidR="005514C8" w:rsidRDefault="005514C8" w:rsidP="007B7B3E">
      <w:r>
        <w:tab/>
      </w:r>
      <w:r>
        <w:tab/>
        <w:t>return ERROR</w:t>
      </w:r>
    </w:p>
    <w:p w:rsidR="009440E3" w:rsidRDefault="009440E3" w:rsidP="009440E3">
      <w:r>
        <w:tab/>
        <w:t>if wait_time-- == 0 :</w:t>
      </w:r>
    </w:p>
    <w:p w:rsidR="009440E3" w:rsidRDefault="005514C8" w:rsidP="005514C8">
      <w:r>
        <w:tab/>
      </w:r>
      <w:r>
        <w:tab/>
        <w:t xml:space="preserve">tcResult.overallStatus = </w:t>
      </w:r>
      <w:r w:rsidR="009440E3">
        <w:t>VNF_STATE_ERROR</w:t>
      </w:r>
    </w:p>
    <w:p w:rsidR="005514C8" w:rsidRDefault="005514C8" w:rsidP="005514C8">
      <w:r>
        <w:tab/>
      </w:r>
      <w:r>
        <w:tab/>
        <w:t>return ERROR</w:t>
      </w:r>
    </w:p>
    <w:p w:rsidR="007B7B3E" w:rsidRDefault="007B7B3E" w:rsidP="007B7B3E">
      <w:r>
        <w:tab/>
        <w:t>time.sleep( 1 sec )</w:t>
      </w:r>
    </w:p>
    <w:p w:rsidR="009440E3" w:rsidRDefault="009440E3" w:rsidP="007B7B3E"/>
    <w:p w:rsidR="007B7B3E" w:rsidRDefault="005514C8" w:rsidP="007B7B3E">
      <w:r>
        <w:t>tcR</w:t>
      </w:r>
      <w:r w:rsidR="00556203">
        <w:t>esult.</w:t>
      </w:r>
      <w:r w:rsidR="009741F4">
        <w:t>timeRecord.startVNFEnd</w:t>
      </w:r>
      <w:r w:rsidR="007B7B3E">
        <w:t xml:space="preserve"> = time.clock()</w:t>
      </w:r>
    </w:p>
    <w:p w:rsidR="007B7B3E" w:rsidRDefault="005514C8" w:rsidP="007B7B3E">
      <w:r>
        <w:t>tcR</w:t>
      </w:r>
      <w:r w:rsidR="00556203">
        <w:t>esult.</w:t>
      </w:r>
      <w:r w:rsidR="007B7B3E">
        <w:t xml:space="preserve">timeRecord.activateTime = </w:t>
      </w:r>
      <w:r>
        <w:t>tcResult.</w:t>
      </w:r>
      <w:r w:rsidR="007B7B3E">
        <w:t>timeRecord.startVNF</w:t>
      </w:r>
      <w:r w:rsidR="009741F4">
        <w:t>Start</w:t>
      </w:r>
      <w:r w:rsidR="007B7B3E">
        <w:t xml:space="preserve"> </w:t>
      </w:r>
      <w:r>
        <w:t>–</w:t>
      </w:r>
      <w:r w:rsidR="007B7B3E">
        <w:t xml:space="preserve"> </w:t>
      </w:r>
      <w:r>
        <w:t>tcResult.</w:t>
      </w:r>
      <w:r w:rsidR="007B7B3E">
        <w:t>timeRecord.startVNF</w:t>
      </w:r>
      <w:r w:rsidR="009741F4">
        <w:t>End</w:t>
      </w:r>
    </w:p>
    <w:p w:rsidR="007B7B3E" w:rsidRDefault="007B7B3E" w:rsidP="007B7B3E"/>
    <w:p w:rsidR="007B7B3E" w:rsidRDefault="009741F4" w:rsidP="007B7B3E">
      <w:r>
        <w:t>tcR</w:t>
      </w:r>
      <w:r w:rsidR="00556203">
        <w:t>esult.</w:t>
      </w:r>
      <w:r w:rsidR="007B7B3E">
        <w:t xml:space="preserve">resourceList.activeResource = VNFM.VNF.GetvResourceList( </w:t>
      </w:r>
      <w:r w:rsidR="00734B29">
        <w:rPr>
          <w:sz w:val="20"/>
        </w:rPr>
        <w:t>vnfRecord</w:t>
      </w:r>
      <w:r w:rsidR="003B66CD">
        <w:rPr>
          <w:sz w:val="20"/>
        </w:rPr>
        <w:t xml:space="preserve"> </w:t>
      </w:r>
      <w:r w:rsidR="007B7B3E">
        <w:t>)</w:t>
      </w:r>
    </w:p>
    <w:p w:rsidR="007B7B3E" w:rsidRDefault="007B7B3E" w:rsidP="007B7B3E"/>
    <w:p w:rsidR="007B7B3E" w:rsidRDefault="007B7B3E" w:rsidP="007B7B3E">
      <w:r>
        <w:t>if (status = VNFM.VNF.ValidateAllocatedvResources(</w:t>
      </w:r>
      <w:r w:rsidR="009440E3">
        <w:t xml:space="preserve"> </w:t>
      </w:r>
      <w:r w:rsidR="00734B29">
        <w:rPr>
          <w:sz w:val="20"/>
        </w:rPr>
        <w:t>vnfRecord</w:t>
      </w:r>
      <w:r>
        <w:t xml:space="preserve">, </w:t>
      </w:r>
      <w:r w:rsidR="00781CED">
        <w:t>vnfPackageID</w:t>
      </w:r>
      <w:r w:rsidR="009440E3">
        <w:t xml:space="preserve">, </w:t>
      </w:r>
      <w:r>
        <w:t>INITIAL_VRESOURCE_LEVEL )) &lt;&gt; TRUE :</w:t>
      </w:r>
    </w:p>
    <w:p w:rsidR="007B7B3E" w:rsidRDefault="007B7B3E" w:rsidP="007B7B3E">
      <w:r>
        <w:lastRenderedPageBreak/>
        <w:tab/>
        <w:t>VNFM.VNF.Terminate(</w:t>
      </w:r>
      <w:r w:rsidR="00734B29">
        <w:rPr>
          <w:sz w:val="20"/>
        </w:rPr>
        <w:t>vnfRecord</w:t>
      </w:r>
      <w:r>
        <w:t>)</w:t>
      </w:r>
    </w:p>
    <w:p w:rsidR="007B7B3E" w:rsidRDefault="009741F4" w:rsidP="007B7B3E">
      <w:r>
        <w:tab/>
        <w:t xml:space="preserve">tcResult.overallStatus = </w:t>
      </w:r>
      <w:r w:rsidR="007B7B3E">
        <w:t>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5.</w:t>
      </w:r>
      <w:r w:rsidRPr="00BA6621">
        <w:tab/>
        <w:t>Generate low traffic load</w:t>
      </w:r>
    </w:p>
    <w:p w:rsidR="007B7B3E" w:rsidRDefault="007B7B3E" w:rsidP="007B7B3E"/>
    <w:p w:rsidR="007B7B3E" w:rsidRDefault="007B7B3E" w:rsidP="007B7B3E">
      <w:r>
        <w:t>if (status = traffic.ConfigTrafficLoad( LOW_TRAFFIC_LOAD</w:t>
      </w:r>
      <w:r w:rsidR="00222625">
        <w:t>, trafficConfigParameter</w:t>
      </w:r>
      <w:r>
        <w:t xml:space="preserve"> )) &lt;&gt; TRUE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Default="007B7B3E" w:rsidP="007B7B3E">
      <w:r>
        <w:t>if (status = traffic.StartTraffic()) &lt;&gt; TRUE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r>
        <w:tab/>
      </w:r>
    </w:p>
    <w:p w:rsidR="007B7B3E" w:rsidRPr="00BA6621" w:rsidRDefault="007B7B3E" w:rsidP="00BA6621">
      <w:pPr>
        <w:shd w:val="clear" w:color="auto" w:fill="D9D9D9" w:themeFill="background1" w:themeFillShade="D9"/>
      </w:pPr>
      <w:r w:rsidRPr="00BA6621">
        <w:t>6.</w:t>
      </w:r>
      <w:r w:rsidRPr="00BA6621">
        <w:tab/>
        <w:t>Validate that traffic flows through without issues (</w:t>
      </w:r>
      <w:r w:rsidRPr="00BA6621">
        <w:t> no dropped packets)</w:t>
      </w:r>
    </w:p>
    <w:p w:rsidR="007B7B3E" w:rsidRDefault="007B7B3E" w:rsidP="007B7B3E"/>
    <w:p w:rsidR="007B7B3E" w:rsidRDefault="007B7B3E" w:rsidP="007B7B3E">
      <w:r>
        <w:t>if (status = traffic.DoesTrafficFlow()) &lt;&gt; TRUE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Default="007B7B3E" w:rsidP="007B7B3E">
      <w:r>
        <w:t>if (status = traffic.AnyTrafficLoss()) == TRUE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Default="007B7B3E" w:rsidP="007B7B3E">
      <w:r>
        <w:t>if (status = VNFM.VNF.ValidateAllocatedvResources(</w:t>
      </w:r>
      <w:r w:rsidR="009440E3">
        <w:t xml:space="preserve"> </w:t>
      </w:r>
      <w:r w:rsidR="00734B29">
        <w:rPr>
          <w:sz w:val="20"/>
        </w:rPr>
        <w:t>vnfRecord</w:t>
      </w:r>
      <w:r w:rsidR="009440E3">
        <w:t xml:space="preserve">, </w:t>
      </w:r>
      <w:r w:rsidR="00781CED">
        <w:t>vnfPackageID</w:t>
      </w:r>
      <w:r w:rsidR="009440E3">
        <w:t xml:space="preserve">, </w:t>
      </w:r>
      <w:r>
        <w:t>NORMAL_VRESOURCE_LEVEL )) &lt;&gt; TRUE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Default="007B7B3E" w:rsidP="007B7B3E">
      <w:r>
        <w:tab/>
      </w:r>
    </w:p>
    <w:p w:rsidR="007B7B3E" w:rsidRPr="00BA6621" w:rsidRDefault="007B7B3E" w:rsidP="00BA6621">
      <w:pPr>
        <w:shd w:val="clear" w:color="auto" w:fill="D9D9D9" w:themeFill="background1" w:themeFillShade="D9"/>
      </w:pPr>
      <w:r w:rsidRPr="00BA6621">
        <w:t>7.</w:t>
      </w:r>
      <w:r w:rsidRPr="00BA6621">
        <w:tab/>
        <w:t>Trigger a resize of the NFV resources to reach the maximum</w:t>
      </w:r>
    </w:p>
    <w:p w:rsidR="007B7B3E" w:rsidRDefault="007B7B3E" w:rsidP="007B7B3E"/>
    <w:p w:rsidR="007B7B3E" w:rsidRDefault="007B7B3E" w:rsidP="007B7B3E">
      <w:r>
        <w:t>if (status = VNFM.VNF.TriggerResizevRresources(</w:t>
      </w:r>
      <w:r w:rsidR="00734B29">
        <w:rPr>
          <w:sz w:val="20"/>
        </w:rPr>
        <w:t>vnfRecord</w:t>
      </w:r>
      <w:r w:rsidR="003B66CD">
        <w:rPr>
          <w:sz w:val="20"/>
        </w:rPr>
        <w:t>,</w:t>
      </w:r>
      <w:r>
        <w:t xml:space="preserve"> triggerType, MAX_RESIZE_LEVEL, vResourceType)) &lt;&gt; TRUE :</w:t>
      </w:r>
    </w:p>
    <w:p w:rsidR="007B7B3E" w:rsidRDefault="007B7B3E" w:rsidP="007B7B3E">
      <w:r>
        <w:tab/>
        <w:t>traffic.stopTraffic()</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8.</w:t>
      </w:r>
      <w:r w:rsidRPr="00BA6621">
        <w:tab/>
        <w:t>Validate VNF has resized to the max and has max capacity</w:t>
      </w:r>
    </w:p>
    <w:p w:rsidR="007B7B3E" w:rsidRDefault="007B7B3E" w:rsidP="007B7B3E"/>
    <w:p w:rsidR="007B7B3E" w:rsidRDefault="009741F4" w:rsidP="007B7B3E">
      <w:r>
        <w:t>tcR</w:t>
      </w:r>
      <w:r w:rsidR="00556203">
        <w:t>esult.</w:t>
      </w:r>
      <w:r w:rsidR="007B7B3E">
        <w:t xml:space="preserve">resourceList.maxResource = VNFM.VNF.GetvResourceList( </w:t>
      </w:r>
      <w:r w:rsidR="00734B29">
        <w:rPr>
          <w:sz w:val="20"/>
        </w:rPr>
        <w:t>vnfRecord</w:t>
      </w:r>
      <w:r w:rsidR="007B7B3E">
        <w:t>)</w:t>
      </w:r>
    </w:p>
    <w:p w:rsidR="007B7B3E" w:rsidRDefault="007B7B3E" w:rsidP="007B7B3E"/>
    <w:p w:rsidR="007B7B3E" w:rsidRDefault="007B7B3E" w:rsidP="007B7B3E">
      <w:r>
        <w:t xml:space="preserve">if (status = VNFM.VNF.ValidateAllocatedvResources( </w:t>
      </w:r>
      <w:r w:rsidR="00734B29">
        <w:rPr>
          <w:sz w:val="20"/>
        </w:rPr>
        <w:t>vnfRecord</w:t>
      </w:r>
      <w:r w:rsidR="009440E3">
        <w:t xml:space="preserve">, </w:t>
      </w:r>
      <w:r w:rsidR="00781CED">
        <w:t>vnfPackageID</w:t>
      </w:r>
      <w:r w:rsidR="009440E3">
        <w:t xml:space="preserve">, </w:t>
      </w:r>
      <w:r>
        <w:t>MAX_RESIZE_VRESOURCE_LEVEL )) &lt;&gt; TRUE :</w:t>
      </w:r>
    </w:p>
    <w:p w:rsidR="007B7B3E" w:rsidRDefault="007B7B3E" w:rsidP="007B7B3E">
      <w:r>
        <w:tab/>
        <w:t>VNFM.VNF.Terminate(</w:t>
      </w:r>
      <w:r w:rsidR="00734B29">
        <w:rPr>
          <w:sz w:val="20"/>
        </w:rPr>
        <w:t>vnfRecord</w:t>
      </w:r>
      <w:r>
        <w:t>)</w:t>
      </w:r>
    </w:p>
    <w:p w:rsidR="007B7B3E" w:rsidRDefault="007B7B3E" w:rsidP="007B7B3E">
      <w:r>
        <w:tab/>
      </w:r>
      <w:r w:rsidR="009741F4">
        <w:t>tcResult.overallStatus =</w:t>
      </w:r>
      <w:r>
        <w:t xml:space="preserve"> status</w:t>
      </w:r>
    </w:p>
    <w:p w:rsidR="009741F4" w:rsidRDefault="009741F4" w:rsidP="007B7B3E">
      <w:r>
        <w:lastRenderedPageBreak/>
        <w:tab/>
        <w:t>return ERROR</w:t>
      </w:r>
    </w:p>
    <w:p w:rsidR="007B7B3E" w:rsidRDefault="007B7B3E" w:rsidP="007B7B3E"/>
    <w:p w:rsidR="007B7B3E" w:rsidRPr="00BA6621" w:rsidRDefault="007B7B3E" w:rsidP="00BA6621">
      <w:pPr>
        <w:shd w:val="clear" w:color="auto" w:fill="D9D9D9" w:themeFill="background1" w:themeFillShade="D9"/>
      </w:pPr>
      <w:r w:rsidRPr="00BA6621">
        <w:t>9.</w:t>
      </w:r>
      <w:r w:rsidRPr="00BA6621">
        <w:tab/>
        <w:t>Generate max traffic load to load all VNF instances</w:t>
      </w:r>
    </w:p>
    <w:p w:rsidR="007B7B3E" w:rsidRDefault="007B7B3E" w:rsidP="007B7B3E"/>
    <w:p w:rsidR="007B7B3E" w:rsidRDefault="007B7B3E" w:rsidP="007B7B3E">
      <w:r>
        <w:t>if (status = traffic.ConfigTrafficLoad( MAX_TRAFFIC_LOAD</w:t>
      </w:r>
      <w:r w:rsidR="00222625">
        <w:t>, trafficConfigParameter</w:t>
      </w:r>
      <w:r>
        <w:t xml:space="preserve"> )) &lt;&gt; TRUE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10.</w:t>
      </w:r>
      <w:r w:rsidRPr="00BA6621">
        <w:tab/>
        <w:t>Validate all traffic flows through and has reached max capacity</w:t>
      </w:r>
    </w:p>
    <w:p w:rsidR="007B7B3E" w:rsidRDefault="007B7B3E" w:rsidP="007B7B3E"/>
    <w:p w:rsidR="007B7B3E" w:rsidRDefault="007B7B3E" w:rsidP="007B7B3E">
      <w:r>
        <w:t>if (status = traffic.DoesTrafficFlow()) &lt;&gt; TRUE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Default="007B7B3E" w:rsidP="007B7B3E">
      <w:r>
        <w:t>if (status = traffic.AnyTrafficLoss()) == TRUE :</w:t>
      </w:r>
    </w:p>
    <w:p w:rsidR="007B7B3E" w:rsidRDefault="007B7B3E" w:rsidP="007B7B3E">
      <w:r>
        <w:tab/>
      </w:r>
      <w:r w:rsidR="009741F4">
        <w:t>tcR</w:t>
      </w:r>
      <w:r>
        <w:t>esult</w:t>
      </w:r>
      <w:r w:rsidR="009741F4">
        <w:t>.</w:t>
      </w:r>
      <w:r w:rsidR="00EF7A54">
        <w:t>e</w:t>
      </w:r>
      <w:r>
        <w:t>rror</w:t>
      </w:r>
      <w:r w:rsidR="009741F4">
        <w:t>Info</w:t>
      </w:r>
      <w:r>
        <w:t xml:space="preserve"> </w:t>
      </w:r>
      <w:r w:rsidR="009741F4">
        <w:t>+</w:t>
      </w:r>
      <w:r>
        <w:t>= "</w:t>
      </w:r>
      <w:r w:rsidR="00EF7A54">
        <w:t>T</w:t>
      </w:r>
      <w:r>
        <w:t xml:space="preserve">raffic </w:t>
      </w:r>
      <w:r w:rsidR="00EF7A54">
        <w:t>loss</w:t>
      </w:r>
      <w:r>
        <w:t xml:space="preserve"> when apply max traffic"</w:t>
      </w:r>
    </w:p>
    <w:p w:rsidR="00EF7A54" w:rsidRDefault="00EF7A54" w:rsidP="007B7B3E">
      <w:r>
        <w:tab/>
        <w:t>tcResult.overallStatus |= ERROR_TRAFFIC_LOSS</w:t>
      </w:r>
    </w:p>
    <w:p w:rsidR="007B7B3E" w:rsidRDefault="007B7B3E" w:rsidP="007B7B3E"/>
    <w:p w:rsidR="007B7B3E" w:rsidRDefault="007B7B3E" w:rsidP="007B7B3E">
      <w:r>
        <w:t xml:space="preserve">if (status = VNFM.VNF.ValidateAllocatedvResources( </w:t>
      </w:r>
      <w:r w:rsidR="00734B29">
        <w:rPr>
          <w:sz w:val="20"/>
        </w:rPr>
        <w:t>vnfRecord</w:t>
      </w:r>
      <w:r w:rsidR="009440E3">
        <w:t xml:space="preserve">, </w:t>
      </w:r>
      <w:r w:rsidR="00781CED">
        <w:t>vnfPackageID</w:t>
      </w:r>
      <w:r w:rsidR="009440E3">
        <w:t xml:space="preserve">, </w:t>
      </w:r>
      <w:r>
        <w:t>MAX_VRESOURCE_LEVEL )) &lt;&gt; TRUE :</w:t>
      </w:r>
    </w:p>
    <w:p w:rsidR="007B7B3E" w:rsidRDefault="007B7B3E" w:rsidP="007B7B3E">
      <w:r>
        <w:tab/>
      </w:r>
      <w:r w:rsidR="009741F4">
        <w:t>tcR</w:t>
      </w:r>
      <w:r>
        <w:t>esult</w:t>
      </w:r>
      <w:r w:rsidR="00EF7A54">
        <w:t>.errorInfo</w:t>
      </w:r>
      <w:r>
        <w:t xml:space="preserve"> </w:t>
      </w:r>
      <w:r w:rsidR="00EF7A54">
        <w:t>+</w:t>
      </w:r>
      <w:r>
        <w:t>= "vResource change when apply max traffic"</w:t>
      </w:r>
    </w:p>
    <w:p w:rsidR="00EF7A54" w:rsidRDefault="00EF7A54" w:rsidP="007B7B3E">
      <w:r>
        <w:tab/>
        <w:t>tcResult.overallStatus |= ERROR_VRESOURCE_CHANGE</w:t>
      </w:r>
    </w:p>
    <w:p w:rsidR="007B7B3E" w:rsidRDefault="007B7B3E" w:rsidP="007B7B3E"/>
    <w:p w:rsidR="007B7B3E" w:rsidRPr="00BA6621" w:rsidRDefault="007B7B3E" w:rsidP="00BA6621">
      <w:pPr>
        <w:shd w:val="clear" w:color="auto" w:fill="D9D9D9" w:themeFill="background1" w:themeFillShade="D9"/>
      </w:pPr>
      <w:r w:rsidRPr="00BA6621">
        <w:t>11.</w:t>
      </w:r>
      <w:r w:rsidRPr="00BA6621">
        <w:tab/>
        <w:t xml:space="preserve">Clear counters </w:t>
      </w:r>
    </w:p>
    <w:p w:rsidR="007B7B3E" w:rsidRDefault="007B7B3E" w:rsidP="007B7B3E"/>
    <w:p w:rsidR="007B7B3E" w:rsidRDefault="007B7B3E" w:rsidP="007B7B3E">
      <w:r>
        <w:t>traffic.ClearCounters()</w:t>
      </w:r>
    </w:p>
    <w:p w:rsidR="007B7B3E" w:rsidRDefault="007B7B3E" w:rsidP="007B7B3E"/>
    <w:p w:rsidR="007B7B3E" w:rsidRPr="00BA6621" w:rsidRDefault="007B7B3E" w:rsidP="00BA6621">
      <w:pPr>
        <w:shd w:val="clear" w:color="auto" w:fill="D9D9D9" w:themeFill="background1" w:themeFillShade="D9"/>
      </w:pPr>
      <w:r w:rsidRPr="00BA6621">
        <w:t>12.</w:t>
      </w:r>
      <w:r w:rsidRPr="00BA6621">
        <w:tab/>
        <w:t>Stop the VNF (--&gt; time stamp)</w:t>
      </w:r>
    </w:p>
    <w:p w:rsidR="007B7B3E" w:rsidRDefault="007B7B3E" w:rsidP="007B7B3E"/>
    <w:p w:rsidR="007B7B3E" w:rsidRDefault="009741F4" w:rsidP="007B7B3E">
      <w:r>
        <w:t>tcR</w:t>
      </w:r>
      <w:r w:rsidR="00556203">
        <w:t>esult.</w:t>
      </w:r>
      <w:r w:rsidR="007B7B3E">
        <w:t>timeRecord.stopVNF</w:t>
      </w:r>
      <w:r w:rsidR="00556203">
        <w:t>Start</w:t>
      </w:r>
      <w:r w:rsidR="007B7B3E">
        <w:t xml:space="preserve"> = time.clock()</w:t>
      </w:r>
    </w:p>
    <w:p w:rsidR="007B7B3E" w:rsidRDefault="007B7B3E" w:rsidP="007B7B3E">
      <w:r>
        <w:t>status = VNFM.VNF.Stop(</w:t>
      </w:r>
      <w:r w:rsidR="00734B29">
        <w:rPr>
          <w:sz w:val="20"/>
        </w:rPr>
        <w:t>vnfRecord</w:t>
      </w:r>
      <w:r>
        <w:t>)</w:t>
      </w:r>
    </w:p>
    <w:p w:rsidR="007B7B3E" w:rsidRDefault="007B7B3E" w:rsidP="007B7B3E">
      <w:r>
        <w:t>if  status &lt;&gt; SUCCESS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13.</w:t>
      </w:r>
      <w:r w:rsidRPr="00BA6621">
        <w:tab/>
        <w:t>Validate VNF has been stopped (--&gt; time stamp)</w:t>
      </w:r>
    </w:p>
    <w:p w:rsidR="007B7B3E" w:rsidRDefault="007B7B3E" w:rsidP="007B7B3E"/>
    <w:p w:rsidR="005C30E6" w:rsidRDefault="005C30E6" w:rsidP="007B7B3E">
      <w:r>
        <w:t>wait_time = MAX_VNF_INACTIVATE_TIME</w:t>
      </w:r>
    </w:p>
    <w:p w:rsidR="007B7B3E" w:rsidRDefault="007B7B3E" w:rsidP="007B7B3E">
      <w:r>
        <w:t>while ( vnfState = VNFM.VNF.GetVNFState(</w:t>
      </w:r>
      <w:r w:rsidR="00734B29">
        <w:rPr>
          <w:sz w:val="20"/>
        </w:rPr>
        <w:t>vnfRecord</w:t>
      </w:r>
      <w:r>
        <w:t>) ) &lt;&gt; VNF_STATE_</w:t>
      </w:r>
      <w:r w:rsidR="005C30E6">
        <w:t>IN</w:t>
      </w:r>
      <w:r>
        <w:t>ACTIVE :</w:t>
      </w:r>
    </w:p>
    <w:p w:rsidR="007B7B3E" w:rsidRDefault="007B7B3E" w:rsidP="007B7B3E">
      <w:r>
        <w:tab/>
        <w:t>if vnfState == VNF_STATE_ERROR :</w:t>
      </w:r>
    </w:p>
    <w:p w:rsidR="007B7B3E" w:rsidRDefault="007B7B3E" w:rsidP="007B7B3E">
      <w:r>
        <w:tab/>
      </w:r>
      <w:r>
        <w:tab/>
        <w:t>VNFM.VNF.Terminate(</w:t>
      </w:r>
      <w:r w:rsidR="00734B29">
        <w:rPr>
          <w:sz w:val="20"/>
        </w:rPr>
        <w:t>vnfRecord</w:t>
      </w:r>
      <w:r>
        <w:t>)</w:t>
      </w:r>
    </w:p>
    <w:p w:rsidR="007B7B3E" w:rsidRDefault="009741F4" w:rsidP="007B7B3E">
      <w:r>
        <w:tab/>
      </w:r>
      <w:r>
        <w:tab/>
        <w:t>tcResult.overallStatus =</w:t>
      </w:r>
      <w:r w:rsidR="007B7B3E">
        <w:t xml:space="preserve"> vnfState</w:t>
      </w:r>
    </w:p>
    <w:p w:rsidR="009741F4" w:rsidRDefault="009741F4" w:rsidP="007B7B3E">
      <w:r>
        <w:tab/>
      </w:r>
      <w:r>
        <w:tab/>
        <w:t>return ERROR</w:t>
      </w:r>
    </w:p>
    <w:p w:rsidR="005C30E6" w:rsidRDefault="005C30E6" w:rsidP="005C30E6">
      <w:r>
        <w:tab/>
        <w:t>if wait_time-- == 0 :</w:t>
      </w:r>
    </w:p>
    <w:p w:rsidR="005C30E6" w:rsidRDefault="009741F4" w:rsidP="005C30E6">
      <w:pPr>
        <w:ind w:left="1440"/>
      </w:pPr>
      <w:r>
        <w:t>tcResult.overallStatus =</w:t>
      </w:r>
      <w:r w:rsidR="005C30E6">
        <w:t xml:space="preserve"> VNF_STATE_ERROR</w:t>
      </w:r>
    </w:p>
    <w:p w:rsidR="009741F4" w:rsidRDefault="009741F4" w:rsidP="005C30E6">
      <w:pPr>
        <w:ind w:left="1440"/>
      </w:pPr>
      <w:r>
        <w:t>return ERROR</w:t>
      </w:r>
    </w:p>
    <w:p w:rsidR="007B7B3E" w:rsidRDefault="007B7B3E" w:rsidP="007B7B3E">
      <w:r>
        <w:tab/>
        <w:t>time.sleep( 1 sec )</w:t>
      </w:r>
    </w:p>
    <w:p w:rsidR="007B7B3E" w:rsidRDefault="009741F4" w:rsidP="007B7B3E">
      <w:r>
        <w:t>tcR</w:t>
      </w:r>
      <w:r w:rsidR="00556203">
        <w:t>esult.timeRecord.stop</w:t>
      </w:r>
      <w:r w:rsidR="007B7B3E">
        <w:t>VNF</w:t>
      </w:r>
      <w:r w:rsidR="00556203">
        <w:t xml:space="preserve">End </w:t>
      </w:r>
      <w:r w:rsidR="007B7B3E">
        <w:t>= time.clock()</w:t>
      </w:r>
    </w:p>
    <w:p w:rsidR="007B7B3E" w:rsidRDefault="007B7B3E" w:rsidP="007B7B3E"/>
    <w:p w:rsidR="007B7B3E" w:rsidRPr="00BA6621" w:rsidRDefault="007B7B3E" w:rsidP="00BA6621">
      <w:pPr>
        <w:shd w:val="clear" w:color="auto" w:fill="D9D9D9" w:themeFill="background1" w:themeFillShade="D9"/>
      </w:pPr>
      <w:r w:rsidRPr="00BA6621">
        <w:lastRenderedPageBreak/>
        <w:t>14.</w:t>
      </w:r>
      <w:r w:rsidRPr="00BA6621">
        <w:tab/>
        <w:t>Validate no traffic flows through (--&gt; last arrival time stamp)</w:t>
      </w:r>
    </w:p>
    <w:p w:rsidR="007B7B3E" w:rsidRDefault="007B7B3E" w:rsidP="007B7B3E"/>
    <w:p w:rsidR="007B7B3E" w:rsidRDefault="007B7B3E" w:rsidP="007B7B3E">
      <w:r>
        <w:t>if (status = traffic.DoesTrafficFlow()) == TRUE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15.</w:t>
      </w:r>
      <w:r w:rsidRPr="00BA6621">
        <w:tab/>
        <w:t>Stop traffic</w:t>
      </w:r>
    </w:p>
    <w:p w:rsidR="007B7B3E" w:rsidRDefault="007B7B3E" w:rsidP="007B7B3E"/>
    <w:p w:rsidR="007B7B3E" w:rsidRDefault="007B7B3E" w:rsidP="007B7B3E">
      <w:r>
        <w:t>if (status = traffic.Stop()) &lt;&gt; TRUE :</w:t>
      </w:r>
    </w:p>
    <w:p w:rsidR="007B7B3E" w:rsidRDefault="007B7B3E" w:rsidP="007B7B3E">
      <w:r>
        <w:tab/>
        <w:t>VNFM.VNF.Terminate(</w:t>
      </w:r>
      <w:r w:rsidR="00734B29">
        <w:rPr>
          <w:sz w:val="20"/>
        </w:rPr>
        <w:t>vnfRecord</w:t>
      </w:r>
      <w:r>
        <w:t>)</w:t>
      </w:r>
    </w:p>
    <w:p w:rsidR="007B7B3E" w:rsidRDefault="009741F4" w:rsidP="007B7B3E">
      <w:r>
        <w:tab/>
        <w:t xml:space="preserve">tcResult.overallStatus = </w:t>
      </w:r>
      <w:r w:rsidR="007B7B3E">
        <w:t>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16.</w:t>
      </w:r>
      <w:r w:rsidRPr="00BA6621">
        <w:tab/>
        <w:t>Calculate the time to stop a max scaled VNF under load (</w:t>
      </w:r>
      <w:r w:rsidRPr="00BA6621">
        <w:t> last arrival time stamp)</w:t>
      </w:r>
    </w:p>
    <w:p w:rsidR="007B7B3E" w:rsidRDefault="007B7B3E" w:rsidP="007B7B3E"/>
    <w:p w:rsidR="007B7B3E" w:rsidRDefault="009741F4" w:rsidP="007B7B3E">
      <w:r>
        <w:t>tcR</w:t>
      </w:r>
      <w:r w:rsidR="00556203">
        <w:t>esult.</w:t>
      </w:r>
      <w:r w:rsidR="007B7B3E">
        <w:t>timeRecord.deactivationTime = traffic.CalculateDeactivationTime()</w:t>
      </w:r>
    </w:p>
    <w:p w:rsidR="007B7B3E" w:rsidRDefault="009741F4" w:rsidP="007B7B3E">
      <w:r>
        <w:t>tcR</w:t>
      </w:r>
      <w:r w:rsidR="00556203">
        <w:t>esult.</w:t>
      </w:r>
      <w:r w:rsidR="007B7B3E">
        <w:t xml:space="preserve">timeRecord.StopCompletionTime = </w:t>
      </w:r>
      <w:r>
        <w:t>tcRresult.t</w:t>
      </w:r>
      <w:r w:rsidR="007B7B3E">
        <w:t>imeRecord.</w:t>
      </w:r>
      <w:r w:rsidR="00556203">
        <w:t>stop</w:t>
      </w:r>
      <w:r w:rsidR="007B7B3E">
        <w:t>VNF</w:t>
      </w:r>
      <w:r w:rsidR="00556203">
        <w:t xml:space="preserve">Start </w:t>
      </w:r>
      <w:r>
        <w:t>–</w:t>
      </w:r>
      <w:r w:rsidR="00556203">
        <w:t xml:space="preserve"> </w:t>
      </w:r>
      <w:r>
        <w:t>tcResult.</w:t>
      </w:r>
      <w:r w:rsidR="00556203">
        <w:t>timeRecord.stop</w:t>
      </w:r>
      <w:r w:rsidR="007B7B3E">
        <w:t>VNF</w:t>
      </w:r>
      <w:r w:rsidR="00556203">
        <w:t>End</w:t>
      </w:r>
    </w:p>
    <w:p w:rsidR="00D951C9" w:rsidRDefault="00D951C9" w:rsidP="005A676A"/>
    <w:p w:rsidR="003B66CD" w:rsidRDefault="00734B29" w:rsidP="005A676A">
      <w:r>
        <w:rPr>
          <w:sz w:val="20"/>
        </w:rPr>
        <w:t>vnfRecord</w:t>
      </w:r>
      <w:r w:rsidR="003B66CD">
        <w:rPr>
          <w:sz w:val="20"/>
        </w:rPr>
        <w:t>.Delete()</w:t>
      </w:r>
    </w:p>
    <w:p w:rsidR="003B66CD" w:rsidRDefault="003B66CD" w:rsidP="005A676A"/>
    <w:p w:rsidR="00556203" w:rsidRDefault="009741F4" w:rsidP="005A676A">
      <w:r>
        <w:t>return tcResult.overallStatus</w:t>
      </w:r>
    </w:p>
    <w:p w:rsidR="00D951C9" w:rsidRDefault="00D951C9" w:rsidP="005A676A"/>
    <w:p w:rsidR="00BB6597" w:rsidRDefault="00BB6597" w:rsidP="00BB6597">
      <w:pPr>
        <w:pStyle w:val="Heading1"/>
      </w:pPr>
      <w:bookmarkStart w:id="9129" w:name="_Toc477880941"/>
      <w:r>
        <w:t>List of all Functions</w:t>
      </w:r>
      <w:bookmarkEnd w:id="9129"/>
    </w:p>
    <w:p w:rsidR="00BB6597" w:rsidRPr="00BB6597" w:rsidRDefault="00BB6597" w:rsidP="00BB6597">
      <w:pPr>
        <w:pStyle w:val="BodyText"/>
        <w:rPr>
          <w:lang w:eastAsia="zh-CN"/>
        </w:rPr>
      </w:pPr>
    </w:p>
    <w:p w:rsidR="00A57497" w:rsidRDefault="00BB6597">
      <w:pPr>
        <w:pStyle w:val="TOC1"/>
        <w:rPr>
          <w:rFonts w:asciiTheme="minorHAnsi" w:eastAsiaTheme="minorEastAsia" w:hAnsiTheme="minorHAnsi" w:cstheme="minorBidi"/>
          <w:color w:val="auto"/>
          <w:sz w:val="22"/>
          <w:szCs w:val="22"/>
        </w:rPr>
      </w:pPr>
      <w:r>
        <w:fldChar w:fldCharType="begin"/>
      </w:r>
      <w:r>
        <w:instrText xml:space="preserve"> TOC \h \z \t "Function,1" </w:instrText>
      </w:r>
      <w:r>
        <w:fldChar w:fldCharType="separate"/>
      </w:r>
      <w:r w:rsidR="00FA278F">
        <w:fldChar w:fldCharType="begin"/>
      </w:r>
      <w:r w:rsidR="00FA278F">
        <w:instrText xml:space="preserve"> HYPERLINK \l "_Toc477275689" </w:instrText>
      </w:r>
      <w:r w:rsidR="00FA278F">
        <w:fldChar w:fldCharType="separate"/>
      </w:r>
      <w:r w:rsidR="00A57497" w:rsidRPr="00E54385">
        <w:rPr>
          <w:rStyle w:val="Hyperlink"/>
        </w:rPr>
        <w:t>1</w:t>
      </w:r>
      <w:r w:rsidR="00A57497">
        <w:rPr>
          <w:rFonts w:asciiTheme="minorHAnsi" w:eastAsiaTheme="minorEastAsia" w:hAnsiTheme="minorHAnsi" w:cstheme="minorBidi"/>
          <w:color w:val="auto"/>
          <w:sz w:val="22"/>
          <w:szCs w:val="22"/>
        </w:rPr>
        <w:tab/>
      </w:r>
      <w:r w:rsidR="00A57497" w:rsidRPr="00E54385">
        <w:rPr>
          <w:rStyle w:val="Hyperlink"/>
        </w:rPr>
        <w:t>Function: VNFRECORD.Create()</w:t>
      </w:r>
      <w:r w:rsidR="00A57497">
        <w:rPr>
          <w:webHidden/>
        </w:rPr>
        <w:tab/>
      </w:r>
      <w:r w:rsidR="00A57497">
        <w:rPr>
          <w:webHidden/>
        </w:rPr>
        <w:fldChar w:fldCharType="begin"/>
      </w:r>
      <w:r w:rsidR="00A57497">
        <w:rPr>
          <w:webHidden/>
        </w:rPr>
        <w:instrText xml:space="preserve"> PAGEREF _Toc477275689 \h </w:instrText>
      </w:r>
      <w:r w:rsidR="00A57497">
        <w:rPr>
          <w:webHidden/>
        </w:rPr>
      </w:r>
      <w:r w:rsidR="00A57497">
        <w:rPr>
          <w:webHidden/>
        </w:rPr>
        <w:fldChar w:fldCharType="separate"/>
      </w:r>
      <w:ins w:id="9130" w:author="Seggelke, Klaus" w:date="2017-03-21T14:44:00Z">
        <w:r w:rsidR="00B40BBD">
          <w:rPr>
            <w:webHidden/>
          </w:rPr>
          <w:t>117</w:t>
        </w:r>
      </w:ins>
      <w:del w:id="9131" w:author="Seggelke, Klaus" w:date="2017-03-21T10:30:00Z">
        <w:r w:rsidR="00A57497" w:rsidDel="00FA278F">
          <w:rPr>
            <w:webHidden/>
          </w:rPr>
          <w:delText>107</w:delText>
        </w:r>
      </w:del>
      <w:r w:rsidR="00A57497">
        <w:rPr>
          <w:webHidden/>
        </w:rPr>
        <w:fldChar w:fldCharType="end"/>
      </w:r>
      <w:r w:rsidR="00FA278F">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"_Toc477275690" </w:instrText>
      </w:r>
      <w:r>
        <w:fldChar w:fldCharType="separate"/>
      </w:r>
      <w:r w:rsidR="00A57497" w:rsidRPr="00E54385">
        <w:rPr>
          <w:rStyle w:val="Hyperlink"/>
        </w:rPr>
        <w:t>2</w:t>
      </w:r>
      <w:r w:rsidR="00A57497">
        <w:rPr>
          <w:rFonts w:asciiTheme="minorHAnsi" w:eastAsiaTheme="minorEastAsia" w:hAnsiTheme="minorHAnsi" w:cstheme="minorBidi"/>
          <w:color w:val="auto"/>
          <w:sz w:val="22"/>
          <w:szCs w:val="22"/>
        </w:rPr>
        <w:tab/>
      </w:r>
      <w:r w:rsidR="00A57497" w:rsidRPr="00E54385">
        <w:rPr>
          <w:rStyle w:val="Hyperlink"/>
        </w:rPr>
        <w:t>Function: VNFRECORD.Delete()</w:t>
      </w:r>
      <w:r w:rsidR="00A57497">
        <w:rPr>
          <w:webHidden/>
        </w:rPr>
        <w:tab/>
      </w:r>
      <w:r w:rsidR="00A57497">
        <w:rPr>
          <w:webHidden/>
        </w:rPr>
        <w:fldChar w:fldCharType="begin"/>
      </w:r>
      <w:r w:rsidR="00A57497">
        <w:rPr>
          <w:webHidden/>
        </w:rPr>
        <w:instrText xml:space="preserve"> PAGEREF _Toc477275690 \h </w:instrText>
      </w:r>
      <w:r w:rsidR="00A57497">
        <w:rPr>
          <w:webHidden/>
        </w:rPr>
      </w:r>
      <w:r w:rsidR="00A57497">
        <w:rPr>
          <w:webHidden/>
        </w:rPr>
        <w:fldChar w:fldCharType="separate"/>
      </w:r>
      <w:ins w:id="9132" w:author="Seggelke, Klaus" w:date="2017-03-21T14:44:00Z">
        <w:r w:rsidR="00B40BBD">
          <w:rPr>
            <w:webHidden/>
          </w:rPr>
          <w:t>117</w:t>
        </w:r>
      </w:ins>
      <w:del w:id="9133" w:author="Seggelke, Klaus" w:date="2017-03-21T10:30:00Z">
        <w:r w:rsidR="00A57497" w:rsidDel="00FA278F">
          <w:rPr>
            <w:webHidden/>
          </w:rPr>
          <w:delText>107</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"_Toc477275691" </w:instrText>
      </w:r>
      <w:r>
        <w:fldChar w:fldCharType="separate"/>
      </w:r>
      <w:r w:rsidR="00A57497" w:rsidRPr="00E54385">
        <w:rPr>
          <w:rStyle w:val="Hyperlink"/>
        </w:rPr>
        <w:t>3</w:t>
      </w:r>
      <w:r w:rsidR="00A57497">
        <w:rPr>
          <w:rFonts w:asciiTheme="minorHAnsi" w:eastAsiaTheme="minorEastAsia" w:hAnsiTheme="minorHAnsi" w:cstheme="minorBidi"/>
          <w:color w:val="auto"/>
          <w:sz w:val="22"/>
          <w:szCs w:val="22"/>
        </w:rPr>
        <w:tab/>
      </w:r>
      <w:r w:rsidR="00A57497" w:rsidRPr="00E54385">
        <w:rPr>
          <w:rStyle w:val="Hyperlink"/>
        </w:rPr>
        <w:t>Function: ElementManagement.GetState()</w:t>
      </w:r>
      <w:r w:rsidR="00A57497">
        <w:rPr>
          <w:webHidden/>
        </w:rPr>
        <w:tab/>
      </w:r>
      <w:r w:rsidR="00A57497">
        <w:rPr>
          <w:webHidden/>
        </w:rPr>
        <w:fldChar w:fldCharType="begin"/>
      </w:r>
      <w:r w:rsidR="00A57497">
        <w:rPr>
          <w:webHidden/>
        </w:rPr>
        <w:instrText xml:space="preserve"> PAGEREF _Toc477275691 \h </w:instrText>
      </w:r>
      <w:r w:rsidR="00A57497">
        <w:rPr>
          <w:webHidden/>
        </w:rPr>
      </w:r>
      <w:r w:rsidR="00A57497">
        <w:rPr>
          <w:webHidden/>
        </w:rPr>
        <w:fldChar w:fldCharType="separate"/>
      </w:r>
      <w:ins w:id="9134" w:author="Seggelke, Klaus" w:date="2017-03-21T14:44:00Z">
        <w:r w:rsidR="00B40BBD">
          <w:rPr>
            <w:webHidden/>
          </w:rPr>
          <w:t>117</w:t>
        </w:r>
      </w:ins>
      <w:del w:id="9135" w:author="Seggelke, Klaus" w:date="2017-03-21T10:30:00Z">
        <w:r w:rsidR="00A57497" w:rsidDel="00FA278F">
          <w:rPr>
            <w:webHidden/>
          </w:rPr>
          <w:delText>107</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"_Toc477275692" </w:instrText>
      </w:r>
      <w:r>
        <w:fldChar w:fldCharType="separate"/>
      </w:r>
      <w:r w:rsidR="00A57497" w:rsidRPr="00E54385">
        <w:rPr>
          <w:rStyle w:val="Hyperlink"/>
        </w:rPr>
        <w:t>4</w:t>
      </w:r>
      <w:r w:rsidR="00A57497">
        <w:rPr>
          <w:rFonts w:asciiTheme="minorHAnsi" w:eastAsiaTheme="minorEastAsia" w:hAnsiTheme="minorHAnsi" w:cstheme="minorBidi"/>
          <w:color w:val="auto"/>
          <w:sz w:val="22"/>
          <w:szCs w:val="22"/>
        </w:rPr>
        <w:tab/>
      </w:r>
      <w:r w:rsidR="00A57497" w:rsidRPr="00E54385">
        <w:rPr>
          <w:rStyle w:val="Hyperlink"/>
        </w:rPr>
        <w:t>Function: ElementManagement.Start()</w:t>
      </w:r>
      <w:r w:rsidR="00A57497">
        <w:rPr>
          <w:webHidden/>
        </w:rPr>
        <w:tab/>
      </w:r>
      <w:r w:rsidR="00A57497">
        <w:rPr>
          <w:webHidden/>
        </w:rPr>
        <w:fldChar w:fldCharType="begin"/>
      </w:r>
      <w:r w:rsidR="00A57497">
        <w:rPr>
          <w:webHidden/>
        </w:rPr>
        <w:instrText xml:space="preserve"> PAGEREF _Toc477275692 \h </w:instrText>
      </w:r>
      <w:r w:rsidR="00A57497">
        <w:rPr>
          <w:webHidden/>
        </w:rPr>
      </w:r>
      <w:r w:rsidR="00A57497">
        <w:rPr>
          <w:webHidden/>
        </w:rPr>
        <w:fldChar w:fldCharType="separate"/>
      </w:r>
      <w:ins w:id="9136" w:author="Seggelke, Klaus" w:date="2017-03-21T14:44:00Z">
        <w:r w:rsidR="00B40BBD">
          <w:rPr>
            <w:webHidden/>
          </w:rPr>
          <w:t>118</w:t>
        </w:r>
      </w:ins>
      <w:del w:id="9137" w:author="Seggelke, Klaus" w:date="2017-03-21T10:30:00Z">
        <w:r w:rsidR="00A57497" w:rsidDel="00FA278F">
          <w:rPr>
            <w:webHidden/>
          </w:rPr>
          <w:delText>108</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"_Toc477275693" </w:instrText>
      </w:r>
      <w:r>
        <w:fldChar w:fldCharType="separate"/>
      </w:r>
      <w:r w:rsidR="00A57497" w:rsidRPr="00E54385">
        <w:rPr>
          <w:rStyle w:val="Hyperlink"/>
        </w:rPr>
        <w:t>5</w:t>
      </w:r>
      <w:r w:rsidR="00A57497">
        <w:rPr>
          <w:rFonts w:asciiTheme="minorHAnsi" w:eastAsiaTheme="minorEastAsia" w:hAnsiTheme="minorHAnsi" w:cstheme="minorBidi"/>
          <w:color w:val="auto"/>
          <w:sz w:val="22"/>
          <w:szCs w:val="22"/>
        </w:rPr>
        <w:tab/>
      </w:r>
      <w:r w:rsidR="00A57497" w:rsidRPr="00E54385">
        <w:rPr>
          <w:rStyle w:val="Hyperlink"/>
        </w:rPr>
        <w:t>Function: ElementManagement.Stop()</w:t>
      </w:r>
      <w:r w:rsidR="00A57497">
        <w:rPr>
          <w:webHidden/>
        </w:rPr>
        <w:tab/>
      </w:r>
      <w:r w:rsidR="00A57497">
        <w:rPr>
          <w:webHidden/>
        </w:rPr>
        <w:fldChar w:fldCharType="begin"/>
      </w:r>
      <w:r w:rsidR="00A57497">
        <w:rPr>
          <w:webHidden/>
        </w:rPr>
        <w:instrText xml:space="preserve"> PAGEREF _Toc477275693 \h </w:instrText>
      </w:r>
      <w:r w:rsidR="00A57497">
        <w:rPr>
          <w:webHidden/>
        </w:rPr>
      </w:r>
      <w:r w:rsidR="00A57497">
        <w:rPr>
          <w:webHidden/>
        </w:rPr>
        <w:fldChar w:fldCharType="separate"/>
      </w:r>
      <w:ins w:id="9138" w:author="Seggelke, Klaus" w:date="2017-03-21T14:44:00Z">
        <w:r w:rsidR="00B40BBD">
          <w:rPr>
            <w:webHidden/>
          </w:rPr>
          <w:t>118</w:t>
        </w:r>
      </w:ins>
      <w:del w:id="9139" w:author="Seggelke, Klaus" w:date="2017-03-21T10:30:00Z">
        <w:r w:rsidR="00A57497" w:rsidDel="00FA278F">
          <w:rPr>
            <w:webHidden/>
          </w:rPr>
          <w:delText>108</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"_Toc477275694" </w:instrText>
      </w:r>
      <w:r>
        <w:fldChar w:fldCharType="separate"/>
      </w:r>
      <w:r w:rsidR="00A57497" w:rsidRPr="00E54385">
        <w:rPr>
          <w:rStyle w:val="Hyperlink"/>
        </w:rPr>
        <w:t>6</w:t>
      </w:r>
      <w:r w:rsidR="00A57497">
        <w:rPr>
          <w:rFonts w:asciiTheme="minorHAnsi" w:eastAsiaTheme="minorEastAsia" w:hAnsiTheme="minorHAnsi" w:cstheme="minorBidi"/>
          <w:color w:val="auto"/>
          <w:sz w:val="22"/>
          <w:szCs w:val="22"/>
        </w:rPr>
        <w:tab/>
      </w:r>
      <w:r w:rsidR="00A57497" w:rsidRPr="00E54385">
        <w:rPr>
          <w:rStyle w:val="Hyperlink"/>
        </w:rPr>
        <w:t>Function: ElementManagement.SuspendEM()</w:t>
      </w:r>
      <w:r w:rsidR="00A57497">
        <w:rPr>
          <w:webHidden/>
        </w:rPr>
        <w:tab/>
      </w:r>
      <w:r w:rsidR="00A57497">
        <w:rPr>
          <w:webHidden/>
        </w:rPr>
        <w:fldChar w:fldCharType="begin"/>
      </w:r>
      <w:r w:rsidR="00A57497">
        <w:rPr>
          <w:webHidden/>
        </w:rPr>
        <w:instrText xml:space="preserve"> PAGEREF _Toc477275694 \h </w:instrText>
      </w:r>
      <w:r w:rsidR="00A57497">
        <w:rPr>
          <w:webHidden/>
        </w:rPr>
      </w:r>
      <w:r w:rsidR="00A57497">
        <w:rPr>
          <w:webHidden/>
        </w:rPr>
        <w:fldChar w:fldCharType="separate"/>
      </w:r>
      <w:ins w:id="9140" w:author="Seggelke, Klaus" w:date="2017-03-21T14:44:00Z">
        <w:r w:rsidR="00B40BBD">
          <w:rPr>
            <w:webHidden/>
          </w:rPr>
          <w:t>118</w:t>
        </w:r>
      </w:ins>
      <w:del w:id="9141" w:author="Seggelke, Klaus" w:date="2017-03-21T10:30:00Z">
        <w:r w:rsidR="00A57497" w:rsidDel="00FA278F">
          <w:rPr>
            <w:webHidden/>
          </w:rPr>
          <w:delText>108</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"_Toc477275695" </w:instrText>
      </w:r>
      <w:r>
        <w:fldChar w:fldCharType="separate"/>
      </w:r>
      <w:r w:rsidR="00A57497" w:rsidRPr="00E54385">
        <w:rPr>
          <w:rStyle w:val="Hyperlink"/>
        </w:rPr>
        <w:t>7</w:t>
      </w:r>
      <w:r w:rsidR="00A57497">
        <w:rPr>
          <w:rFonts w:asciiTheme="minorHAnsi" w:eastAsiaTheme="minorEastAsia" w:hAnsiTheme="minorHAnsi" w:cstheme="minorBidi"/>
          <w:color w:val="auto"/>
          <w:sz w:val="22"/>
          <w:szCs w:val="22"/>
        </w:rPr>
        <w:tab/>
      </w:r>
      <w:r w:rsidR="00A57497" w:rsidRPr="00E54385">
        <w:rPr>
          <w:rStyle w:val="Hyperlink"/>
        </w:rPr>
        <w:t>Function: ElementManagement.SetEMConfiguration()</w:t>
      </w:r>
      <w:r w:rsidR="00A57497">
        <w:rPr>
          <w:webHidden/>
        </w:rPr>
        <w:tab/>
      </w:r>
      <w:r w:rsidR="00A57497">
        <w:rPr>
          <w:webHidden/>
        </w:rPr>
        <w:fldChar w:fldCharType="begin"/>
      </w:r>
      <w:r w:rsidR="00A57497">
        <w:rPr>
          <w:webHidden/>
        </w:rPr>
        <w:instrText xml:space="preserve"> PAGEREF _Toc477275695 \h </w:instrText>
      </w:r>
      <w:r w:rsidR="00A57497">
        <w:rPr>
          <w:webHidden/>
        </w:rPr>
      </w:r>
      <w:r w:rsidR="00A57497">
        <w:rPr>
          <w:webHidden/>
        </w:rPr>
        <w:fldChar w:fldCharType="separate"/>
      </w:r>
      <w:ins w:id="9142" w:author="Seggelke, Klaus" w:date="2017-03-21T14:44:00Z">
        <w:r w:rsidR="00B40BBD">
          <w:rPr>
            <w:webHidden/>
          </w:rPr>
          <w:t>118</w:t>
        </w:r>
      </w:ins>
      <w:del w:id="9143" w:author="Seggelke, Klaus" w:date="2017-03-21T10:30:00Z">
        <w:r w:rsidR="00A57497" w:rsidDel="00FA278F">
          <w:rPr>
            <w:webHidden/>
          </w:rPr>
          <w:delText>108</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"_Toc477275696" </w:instrText>
      </w:r>
      <w:r>
        <w:fldChar w:fldCharType="separate"/>
      </w:r>
      <w:r w:rsidR="00A57497" w:rsidRPr="00E54385">
        <w:rPr>
          <w:rStyle w:val="Hyperlink"/>
        </w:rPr>
        <w:t>8</w:t>
      </w:r>
      <w:r w:rsidR="00A57497">
        <w:rPr>
          <w:rFonts w:asciiTheme="minorHAnsi" w:eastAsiaTheme="minorEastAsia" w:hAnsiTheme="minorHAnsi" w:cstheme="minorBidi"/>
          <w:color w:val="auto"/>
          <w:sz w:val="22"/>
          <w:szCs w:val="22"/>
        </w:rPr>
        <w:tab/>
      </w:r>
      <w:r w:rsidR="00A57497" w:rsidRPr="00E54385">
        <w:rPr>
          <w:rStyle w:val="Hyperlink"/>
        </w:rPr>
        <w:t>Function: ElementManagement.RemoveEMConfiguration()</w:t>
      </w:r>
      <w:r w:rsidR="00A57497">
        <w:rPr>
          <w:webHidden/>
        </w:rPr>
        <w:tab/>
      </w:r>
      <w:r w:rsidR="00A57497">
        <w:rPr>
          <w:webHidden/>
        </w:rPr>
        <w:fldChar w:fldCharType="begin"/>
      </w:r>
      <w:r w:rsidR="00A57497">
        <w:rPr>
          <w:webHidden/>
        </w:rPr>
        <w:instrText xml:space="preserve"> PAGEREF _Toc477275696 \h </w:instrText>
      </w:r>
      <w:r w:rsidR="00A57497">
        <w:rPr>
          <w:webHidden/>
        </w:rPr>
      </w:r>
      <w:r w:rsidR="00A57497">
        <w:rPr>
          <w:webHidden/>
        </w:rPr>
        <w:fldChar w:fldCharType="separate"/>
      </w:r>
      <w:ins w:id="9144" w:author="Seggelke, Klaus" w:date="2017-03-21T14:44:00Z">
        <w:r w:rsidR="00B40BBD">
          <w:rPr>
            <w:webHidden/>
          </w:rPr>
          <w:t>118</w:t>
        </w:r>
      </w:ins>
      <w:del w:id="9145" w:author="Seggelke, Klaus" w:date="2017-03-21T10:30:00Z">
        <w:r w:rsidR="00A57497" w:rsidDel="00FA278F">
          <w:rPr>
            <w:webHidden/>
          </w:rPr>
          <w:delText>108</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"_Toc477275697" </w:instrText>
      </w:r>
      <w:r>
        <w:fldChar w:fldCharType="separate"/>
      </w:r>
      <w:r w:rsidR="00A57497" w:rsidRPr="00E54385">
        <w:rPr>
          <w:rStyle w:val="Hyperlink"/>
        </w:rPr>
        <w:t>9</w:t>
      </w:r>
      <w:r w:rsidR="00A57497">
        <w:rPr>
          <w:rFonts w:asciiTheme="minorHAnsi" w:eastAsiaTheme="minorEastAsia" w:hAnsiTheme="minorHAnsi" w:cstheme="minorBidi"/>
          <w:color w:val="auto"/>
          <w:sz w:val="22"/>
          <w:szCs w:val="22"/>
        </w:rPr>
        <w:tab/>
      </w:r>
      <w:r w:rsidR="00A57497" w:rsidRPr="00E54385">
        <w:rPr>
          <w:rStyle w:val="Hyperlink"/>
        </w:rPr>
        <w:t>Function: EM.RecoveryCMDtoEM()</w:t>
      </w:r>
      <w:r w:rsidR="00A57497">
        <w:rPr>
          <w:webHidden/>
        </w:rPr>
        <w:tab/>
      </w:r>
      <w:r w:rsidR="00A57497">
        <w:rPr>
          <w:webHidden/>
        </w:rPr>
        <w:fldChar w:fldCharType="begin"/>
      </w:r>
      <w:r w:rsidR="00A57497">
        <w:rPr>
          <w:webHidden/>
        </w:rPr>
        <w:instrText xml:space="preserve"> PAGEREF _Toc477275697 \h </w:instrText>
      </w:r>
      <w:r w:rsidR="00A57497">
        <w:rPr>
          <w:webHidden/>
        </w:rPr>
      </w:r>
      <w:r w:rsidR="00A57497">
        <w:rPr>
          <w:webHidden/>
        </w:rPr>
        <w:fldChar w:fldCharType="separate"/>
      </w:r>
      <w:ins w:id="9146" w:author="Seggelke, Klaus" w:date="2017-03-21T14:44:00Z">
        <w:r w:rsidR="00B40BBD">
          <w:rPr>
            <w:webHidden/>
          </w:rPr>
          <w:t>118</w:t>
        </w:r>
      </w:ins>
      <w:del w:id="9147" w:author="Seggelke, Klaus" w:date="2017-03-21T10:30:00Z">
        <w:r w:rsidR="00A57497" w:rsidDel="00FA278F">
          <w:rPr>
            <w:webHidden/>
          </w:rPr>
          <w:delText>108</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"_Toc477275698" </w:instrText>
      </w:r>
      <w:r>
        <w:fldChar w:fldCharType="separate"/>
      </w:r>
      <w:r w:rsidR="00A57497" w:rsidRPr="00E54385">
        <w:rPr>
          <w:rStyle w:val="Hyperlink"/>
        </w:rPr>
        <w:t>10</w:t>
      </w:r>
      <w:r w:rsidR="00A57497">
        <w:rPr>
          <w:rFonts w:asciiTheme="minorHAnsi" w:eastAsiaTheme="minorEastAsia" w:hAnsiTheme="minorHAnsi" w:cstheme="minorBidi"/>
          <w:color w:val="auto"/>
          <w:sz w:val="22"/>
          <w:szCs w:val="22"/>
        </w:rPr>
        <w:tab/>
      </w:r>
      <w:r w:rsidR="00A57497" w:rsidRPr="00E54385">
        <w:rPr>
          <w:rStyle w:val="Hyperlink"/>
        </w:rPr>
        <w:t>Function: NFVO.RecoveryCMDtoNFVO()</w:t>
      </w:r>
      <w:r w:rsidR="00A57497">
        <w:rPr>
          <w:webHidden/>
        </w:rPr>
        <w:tab/>
      </w:r>
      <w:r w:rsidR="00A57497">
        <w:rPr>
          <w:webHidden/>
        </w:rPr>
        <w:fldChar w:fldCharType="begin"/>
      </w:r>
      <w:r w:rsidR="00A57497">
        <w:rPr>
          <w:webHidden/>
        </w:rPr>
        <w:instrText xml:space="preserve"> PAGEREF _Toc477275698 \h </w:instrText>
      </w:r>
      <w:r w:rsidR="00A57497">
        <w:rPr>
          <w:webHidden/>
        </w:rPr>
      </w:r>
      <w:r w:rsidR="00A57497">
        <w:rPr>
          <w:webHidden/>
        </w:rPr>
        <w:fldChar w:fldCharType="separate"/>
      </w:r>
      <w:ins w:id="9148" w:author="Seggelke, Klaus" w:date="2017-03-21T14:44:00Z">
        <w:r w:rsidR="00B40BBD">
          <w:rPr>
            <w:webHidden/>
          </w:rPr>
          <w:t>119</w:t>
        </w:r>
      </w:ins>
      <w:del w:id="9149" w:author="Seggelke, Klaus" w:date="2017-03-21T10:30:00Z">
        <w:r w:rsidR="00A57497" w:rsidDel="00FA278F">
          <w:rPr>
            <w:webHidden/>
          </w:rPr>
          <w:delText>109</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"_Toc477275699" </w:instrText>
      </w:r>
      <w:r>
        <w:fldChar w:fldCharType="separate"/>
      </w:r>
      <w:r w:rsidR="00A57497" w:rsidRPr="00E54385">
        <w:rPr>
          <w:rStyle w:val="Hyperlink"/>
        </w:rPr>
        <w:t>11</w:t>
      </w:r>
      <w:r w:rsidR="00A57497">
        <w:rPr>
          <w:rFonts w:asciiTheme="minorHAnsi" w:eastAsiaTheme="minorEastAsia" w:hAnsiTheme="minorHAnsi" w:cstheme="minorBidi"/>
          <w:color w:val="auto"/>
          <w:sz w:val="22"/>
          <w:szCs w:val="22"/>
        </w:rPr>
        <w:tab/>
      </w:r>
      <w:r w:rsidR="00A57497" w:rsidRPr="00E54385">
        <w:rPr>
          <w:rStyle w:val="Hyperlink"/>
        </w:rPr>
        <w:t>Function: VNF.SetVNFConfigFile()</w:t>
      </w:r>
      <w:r w:rsidR="00A57497">
        <w:rPr>
          <w:webHidden/>
        </w:rPr>
        <w:tab/>
      </w:r>
      <w:r w:rsidR="00A57497">
        <w:rPr>
          <w:webHidden/>
        </w:rPr>
        <w:fldChar w:fldCharType="begin"/>
      </w:r>
      <w:r w:rsidR="00A57497">
        <w:rPr>
          <w:webHidden/>
        </w:rPr>
        <w:instrText xml:space="preserve"> PAGEREF _Toc477275699 \h </w:instrText>
      </w:r>
      <w:r w:rsidR="00A57497">
        <w:rPr>
          <w:webHidden/>
        </w:rPr>
      </w:r>
      <w:r w:rsidR="00A57497">
        <w:rPr>
          <w:webHidden/>
        </w:rPr>
        <w:fldChar w:fldCharType="separate"/>
      </w:r>
      <w:ins w:id="9150" w:author="Seggelke, Klaus" w:date="2017-03-21T14:44:00Z">
        <w:r w:rsidR="00B40BBD">
          <w:rPr>
            <w:webHidden/>
          </w:rPr>
          <w:t>119</w:t>
        </w:r>
      </w:ins>
      <w:del w:id="9151" w:author="Seggelke, Klaus" w:date="2017-03-21T10:30:00Z">
        <w:r w:rsidR="00A57497" w:rsidDel="00FA278F">
          <w:rPr>
            <w:webHidden/>
          </w:rPr>
          <w:delText>109</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"_Toc477275700" </w:instrText>
      </w:r>
      <w:r>
        <w:fldChar w:fldCharType="separate"/>
      </w:r>
      <w:r w:rsidR="00A57497" w:rsidRPr="00E54385">
        <w:rPr>
          <w:rStyle w:val="Hyperlink"/>
        </w:rPr>
        <w:t>12</w:t>
      </w:r>
      <w:r w:rsidR="00A57497">
        <w:rPr>
          <w:rFonts w:asciiTheme="minorHAnsi" w:eastAsiaTheme="minorEastAsia" w:hAnsiTheme="minorHAnsi" w:cstheme="minorBidi"/>
          <w:color w:val="auto"/>
          <w:sz w:val="22"/>
          <w:szCs w:val="22"/>
        </w:rPr>
        <w:tab/>
      </w:r>
      <w:r w:rsidR="00A57497" w:rsidRPr="00E54385">
        <w:rPr>
          <w:rStyle w:val="Hyperlink"/>
        </w:rPr>
        <w:t>Function: VNF.RemoveVNFConfigFile()</w:t>
      </w:r>
      <w:r w:rsidR="00A57497">
        <w:rPr>
          <w:webHidden/>
        </w:rPr>
        <w:tab/>
      </w:r>
      <w:r w:rsidR="00A57497">
        <w:rPr>
          <w:webHidden/>
        </w:rPr>
        <w:fldChar w:fldCharType="begin"/>
      </w:r>
      <w:r w:rsidR="00A57497">
        <w:rPr>
          <w:webHidden/>
        </w:rPr>
        <w:instrText xml:space="preserve"> PAGEREF _Toc477275700 \h </w:instrText>
      </w:r>
      <w:r w:rsidR="00A57497">
        <w:rPr>
          <w:webHidden/>
        </w:rPr>
      </w:r>
      <w:r w:rsidR="00A57497">
        <w:rPr>
          <w:webHidden/>
        </w:rPr>
        <w:fldChar w:fldCharType="separate"/>
      </w:r>
      <w:ins w:id="9152" w:author="Seggelke, Klaus" w:date="2017-03-21T14:44:00Z">
        <w:r w:rsidR="00B40BBD">
          <w:rPr>
            <w:webHidden/>
          </w:rPr>
          <w:t>119</w:t>
        </w:r>
      </w:ins>
      <w:del w:id="9153" w:author="Seggelke, Klaus" w:date="2017-03-21T10:30:00Z">
        <w:r w:rsidR="00A57497" w:rsidDel="00FA278F">
          <w:rPr>
            <w:webHidden/>
          </w:rPr>
          <w:delText>109</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"_Toc477275701" </w:instrText>
      </w:r>
      <w:r>
        <w:fldChar w:fldCharType="separate"/>
      </w:r>
      <w:r w:rsidR="00A57497" w:rsidRPr="00E54385">
        <w:rPr>
          <w:rStyle w:val="Hyperlink"/>
        </w:rPr>
        <w:t>13</w:t>
      </w:r>
      <w:r w:rsidR="00A57497">
        <w:rPr>
          <w:rFonts w:asciiTheme="minorHAnsi" w:eastAsiaTheme="minorEastAsia" w:hAnsiTheme="minorHAnsi" w:cstheme="minorBidi"/>
          <w:color w:val="auto"/>
          <w:sz w:val="22"/>
          <w:szCs w:val="22"/>
        </w:rPr>
        <w:tab/>
      </w:r>
      <w:r w:rsidR="00A57497" w:rsidRPr="00E54385">
        <w:rPr>
          <w:rStyle w:val="Hyperlink"/>
        </w:rPr>
        <w:t>Function: VNF.SetVNFLicense()</w:t>
      </w:r>
      <w:r w:rsidR="00A57497">
        <w:rPr>
          <w:webHidden/>
        </w:rPr>
        <w:tab/>
      </w:r>
      <w:r w:rsidR="00A57497">
        <w:rPr>
          <w:webHidden/>
        </w:rPr>
        <w:fldChar w:fldCharType="begin"/>
      </w:r>
      <w:r w:rsidR="00A57497">
        <w:rPr>
          <w:webHidden/>
        </w:rPr>
        <w:instrText xml:space="preserve"> PAGEREF _Toc477275701 \h </w:instrText>
      </w:r>
      <w:r w:rsidR="00A57497">
        <w:rPr>
          <w:webHidden/>
        </w:rPr>
      </w:r>
      <w:r w:rsidR="00A57497">
        <w:rPr>
          <w:webHidden/>
        </w:rPr>
        <w:fldChar w:fldCharType="separate"/>
      </w:r>
      <w:ins w:id="9154" w:author="Seggelke, Klaus" w:date="2017-03-21T14:44:00Z">
        <w:r w:rsidR="00B40BBD">
          <w:rPr>
            <w:webHidden/>
          </w:rPr>
          <w:t>120</w:t>
        </w:r>
      </w:ins>
      <w:del w:id="9155" w:author="Seggelke, Klaus" w:date="2017-03-21T10:30:00Z">
        <w:r w:rsidR="00A57497" w:rsidDel="00FA278F">
          <w:rPr>
            <w:webHidden/>
          </w:rPr>
          <w:delText>110</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"_Toc477275702" </w:instrText>
      </w:r>
      <w:r>
        <w:fldChar w:fldCharType="separate"/>
      </w:r>
      <w:r w:rsidR="00A57497" w:rsidRPr="00E54385">
        <w:rPr>
          <w:rStyle w:val="Hyperlink"/>
        </w:rPr>
        <w:t>14</w:t>
      </w:r>
      <w:r w:rsidR="00A57497">
        <w:rPr>
          <w:rFonts w:asciiTheme="minorHAnsi" w:eastAsiaTheme="minorEastAsia" w:hAnsiTheme="minorHAnsi" w:cstheme="minorBidi"/>
          <w:color w:val="auto"/>
          <w:sz w:val="22"/>
          <w:szCs w:val="22"/>
        </w:rPr>
        <w:tab/>
      </w:r>
      <w:r w:rsidR="00A57497" w:rsidRPr="00E54385">
        <w:rPr>
          <w:rStyle w:val="Hyperlink"/>
        </w:rPr>
        <w:t>Function: VNF.RemoveVNFLicense()</w:t>
      </w:r>
      <w:r w:rsidR="00A57497">
        <w:rPr>
          <w:webHidden/>
        </w:rPr>
        <w:tab/>
      </w:r>
      <w:r w:rsidR="00A57497">
        <w:rPr>
          <w:webHidden/>
        </w:rPr>
        <w:fldChar w:fldCharType="begin"/>
      </w:r>
      <w:r w:rsidR="00A57497">
        <w:rPr>
          <w:webHidden/>
        </w:rPr>
        <w:instrText xml:space="preserve"> PAGEREF _Toc477275702 \h </w:instrText>
      </w:r>
      <w:r w:rsidR="00A57497">
        <w:rPr>
          <w:webHidden/>
        </w:rPr>
      </w:r>
      <w:r w:rsidR="00A57497">
        <w:rPr>
          <w:webHidden/>
        </w:rPr>
        <w:fldChar w:fldCharType="separate"/>
      </w:r>
      <w:ins w:id="9156" w:author="Seggelke, Klaus" w:date="2017-03-21T14:44:00Z">
        <w:r w:rsidR="00B40BBD">
          <w:rPr>
            <w:webHidden/>
          </w:rPr>
          <w:t>120</w:t>
        </w:r>
      </w:ins>
      <w:del w:id="9157" w:author="Seggelke, Klaus" w:date="2017-03-21T10:30:00Z">
        <w:r w:rsidR="00A57497" w:rsidDel="00FA278F">
          <w:rPr>
            <w:webHidden/>
          </w:rPr>
          <w:delText>110</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"_Toc477275703" </w:instrText>
      </w:r>
      <w:r>
        <w:fldChar w:fldCharType="separate"/>
      </w:r>
      <w:r w:rsidR="00A57497" w:rsidRPr="00E54385">
        <w:rPr>
          <w:rStyle w:val="Hyperlink"/>
        </w:rPr>
        <w:t>15</w:t>
      </w:r>
      <w:r w:rsidR="00A57497">
        <w:rPr>
          <w:rFonts w:asciiTheme="minorHAnsi" w:eastAsiaTheme="minorEastAsia" w:hAnsiTheme="minorHAnsi" w:cstheme="minorBidi"/>
          <w:color w:val="auto"/>
          <w:sz w:val="22"/>
          <w:szCs w:val="22"/>
        </w:rPr>
        <w:tab/>
      </w:r>
      <w:r w:rsidR="00A57497" w:rsidRPr="00E54385">
        <w:rPr>
          <w:rStyle w:val="Hyperlink"/>
        </w:rPr>
        <w:t>Function: VNFM.swImage.ListSwImage()</w:t>
      </w:r>
      <w:r w:rsidR="00A57497">
        <w:rPr>
          <w:webHidden/>
        </w:rPr>
        <w:tab/>
      </w:r>
      <w:r w:rsidR="00A57497">
        <w:rPr>
          <w:webHidden/>
        </w:rPr>
        <w:fldChar w:fldCharType="begin"/>
      </w:r>
      <w:r w:rsidR="00A57497">
        <w:rPr>
          <w:webHidden/>
        </w:rPr>
        <w:instrText xml:space="preserve"> PAGEREF _Toc477275703 \h </w:instrText>
      </w:r>
      <w:r w:rsidR="00A57497">
        <w:rPr>
          <w:webHidden/>
        </w:rPr>
      </w:r>
      <w:r w:rsidR="00A57497">
        <w:rPr>
          <w:webHidden/>
        </w:rPr>
        <w:fldChar w:fldCharType="separate"/>
      </w:r>
      <w:ins w:id="9158" w:author="Seggelke, Klaus" w:date="2017-03-21T14:44:00Z">
        <w:r w:rsidR="00B40BBD">
          <w:rPr>
            <w:webHidden/>
          </w:rPr>
          <w:t>121</w:t>
        </w:r>
      </w:ins>
      <w:del w:id="9159" w:author="Seggelke, Klaus" w:date="2017-03-21T10:30:00Z">
        <w:r w:rsidR="00A57497" w:rsidDel="00FA278F">
          <w:rPr>
            <w:webHidden/>
          </w:rPr>
          <w:delText>111</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"_Toc477275704" </w:instrText>
      </w:r>
      <w:r>
        <w:fldChar w:fldCharType="separate"/>
      </w:r>
      <w:r w:rsidR="00A57497" w:rsidRPr="00E54385">
        <w:rPr>
          <w:rStyle w:val="Hyperlink"/>
        </w:rPr>
        <w:t>16</w:t>
      </w:r>
      <w:r w:rsidR="00A57497">
        <w:rPr>
          <w:rFonts w:asciiTheme="minorHAnsi" w:eastAsiaTheme="minorEastAsia" w:hAnsiTheme="minorHAnsi" w:cstheme="minorBidi"/>
          <w:color w:val="auto"/>
          <w:sz w:val="22"/>
          <w:szCs w:val="22"/>
        </w:rPr>
        <w:tab/>
      </w:r>
      <w:r w:rsidR="00A57497" w:rsidRPr="00E54385">
        <w:rPr>
          <w:rStyle w:val="Hyperlink"/>
        </w:rPr>
        <w:t>Function: VNFM.VNFD.GetLifecyleManagementInfo()</w:t>
      </w:r>
      <w:r w:rsidR="00A57497">
        <w:rPr>
          <w:webHidden/>
        </w:rPr>
        <w:tab/>
      </w:r>
      <w:r w:rsidR="00A57497">
        <w:rPr>
          <w:webHidden/>
        </w:rPr>
        <w:fldChar w:fldCharType="begin"/>
      </w:r>
      <w:r w:rsidR="00A57497">
        <w:rPr>
          <w:webHidden/>
        </w:rPr>
        <w:instrText xml:space="preserve"> PAGEREF _Toc477275704 \h </w:instrText>
      </w:r>
      <w:r w:rsidR="00A57497">
        <w:rPr>
          <w:webHidden/>
        </w:rPr>
      </w:r>
      <w:r w:rsidR="00A57497">
        <w:rPr>
          <w:webHidden/>
        </w:rPr>
        <w:fldChar w:fldCharType="separate"/>
      </w:r>
      <w:ins w:id="9160" w:author="Seggelke, Klaus" w:date="2017-03-21T14:44:00Z">
        <w:r w:rsidR="00B40BBD">
          <w:rPr>
            <w:webHidden/>
          </w:rPr>
          <w:t>122</w:t>
        </w:r>
      </w:ins>
      <w:del w:id="9161" w:author="Seggelke, Klaus" w:date="2017-03-21T10:30:00Z">
        <w:r w:rsidR="00A57497" w:rsidDel="00FA278F">
          <w:rPr>
            <w:webHidden/>
          </w:rPr>
          <w:delText>112</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lastRenderedPageBreak/>
        <w:fldChar w:fldCharType="begin"/>
      </w:r>
      <w:r>
        <w:instrText xml:space="preserve"> HYPERLINK \l "_Toc477275705" </w:instrText>
      </w:r>
      <w:r>
        <w:fldChar w:fldCharType="separate"/>
      </w:r>
      <w:r w:rsidR="00A57497" w:rsidRPr="00E54385">
        <w:rPr>
          <w:rStyle w:val="Hyperlink"/>
        </w:rPr>
        <w:t>17</w:t>
      </w:r>
      <w:r w:rsidR="00A57497">
        <w:rPr>
          <w:rFonts w:asciiTheme="minorHAnsi" w:eastAsiaTheme="minorEastAsia" w:hAnsiTheme="minorHAnsi" w:cstheme="minorBidi"/>
          <w:color w:val="auto"/>
          <w:sz w:val="22"/>
          <w:szCs w:val="22"/>
        </w:rPr>
        <w:tab/>
      </w:r>
      <w:r w:rsidR="00A57497" w:rsidRPr="00E54385">
        <w:rPr>
          <w:rStyle w:val="Hyperlink"/>
        </w:rPr>
        <w:t>Function: VNFM.VNFD.GetvResourceList()</w:t>
      </w:r>
      <w:r w:rsidR="00A57497">
        <w:rPr>
          <w:webHidden/>
        </w:rPr>
        <w:tab/>
      </w:r>
      <w:r w:rsidR="00A57497">
        <w:rPr>
          <w:webHidden/>
        </w:rPr>
        <w:fldChar w:fldCharType="begin"/>
      </w:r>
      <w:r w:rsidR="00A57497">
        <w:rPr>
          <w:webHidden/>
        </w:rPr>
        <w:instrText xml:space="preserve"> PAGEREF _Toc477275705 \h </w:instrText>
      </w:r>
      <w:r w:rsidR="00A57497">
        <w:rPr>
          <w:webHidden/>
        </w:rPr>
      </w:r>
      <w:r w:rsidR="00A57497">
        <w:rPr>
          <w:webHidden/>
        </w:rPr>
        <w:fldChar w:fldCharType="separate"/>
      </w:r>
      <w:ins w:id="9162" w:author="Seggelke, Klaus" w:date="2017-03-21T14:44:00Z">
        <w:r w:rsidR="00B40BBD">
          <w:rPr>
            <w:webHidden/>
          </w:rPr>
          <w:t>122</w:t>
        </w:r>
      </w:ins>
      <w:del w:id="9163" w:author="Seggelke, Klaus" w:date="2017-03-21T10:30:00Z">
        <w:r w:rsidR="00A57497" w:rsidDel="00FA278F">
          <w:rPr>
            <w:webHidden/>
          </w:rPr>
          <w:delText>112</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"_Toc477275706" </w:instrText>
      </w:r>
      <w:r>
        <w:fldChar w:fldCharType="separate"/>
      </w:r>
      <w:r w:rsidR="00A57497" w:rsidRPr="00E54385">
        <w:rPr>
          <w:rStyle w:val="Hyperlink"/>
        </w:rPr>
        <w:t>18</w:t>
      </w:r>
      <w:r w:rsidR="00A57497">
        <w:rPr>
          <w:rFonts w:asciiTheme="minorHAnsi" w:eastAsiaTheme="minorEastAsia" w:hAnsiTheme="minorHAnsi" w:cstheme="minorBidi"/>
          <w:color w:val="auto"/>
          <w:sz w:val="22"/>
          <w:szCs w:val="22"/>
        </w:rPr>
        <w:tab/>
      </w:r>
      <w:r w:rsidR="00A57497" w:rsidRPr="00E54385">
        <w:rPr>
          <w:rStyle w:val="Hyperlink"/>
        </w:rPr>
        <w:t>Function: VNFM.VNFD.GetvStorageSize()</w:t>
      </w:r>
      <w:r w:rsidR="00A57497">
        <w:rPr>
          <w:webHidden/>
        </w:rPr>
        <w:tab/>
      </w:r>
      <w:r w:rsidR="00A57497">
        <w:rPr>
          <w:webHidden/>
        </w:rPr>
        <w:fldChar w:fldCharType="begin"/>
      </w:r>
      <w:r w:rsidR="00A57497">
        <w:rPr>
          <w:webHidden/>
        </w:rPr>
        <w:instrText xml:space="preserve"> PAGEREF _Toc477275706 \h </w:instrText>
      </w:r>
      <w:r w:rsidR="00A57497">
        <w:rPr>
          <w:webHidden/>
        </w:rPr>
      </w:r>
      <w:r w:rsidR="00A57497">
        <w:rPr>
          <w:webHidden/>
        </w:rPr>
        <w:fldChar w:fldCharType="separate"/>
      </w:r>
      <w:ins w:id="9164" w:author="Seggelke, Klaus" w:date="2017-03-21T14:44:00Z">
        <w:r w:rsidR="00B40BBD">
          <w:rPr>
            <w:webHidden/>
          </w:rPr>
          <w:t>122</w:t>
        </w:r>
      </w:ins>
      <w:del w:id="9165" w:author="Seggelke, Klaus" w:date="2017-03-21T10:30:00Z">
        <w:r w:rsidR="00A57497" w:rsidDel="00FA278F">
          <w:rPr>
            <w:webHidden/>
          </w:rPr>
          <w:delText>112</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"_Toc477275707" </w:instrText>
      </w:r>
      <w:r>
        <w:fldChar w:fldCharType="separate"/>
      </w:r>
      <w:r w:rsidR="00A57497" w:rsidRPr="00E54385">
        <w:rPr>
          <w:rStyle w:val="Hyperlink"/>
        </w:rPr>
        <w:t>19</w:t>
      </w:r>
      <w:r w:rsidR="00A57497">
        <w:rPr>
          <w:rFonts w:asciiTheme="minorHAnsi" w:eastAsiaTheme="minorEastAsia" w:hAnsiTheme="minorHAnsi" w:cstheme="minorBidi"/>
          <w:color w:val="auto"/>
          <w:sz w:val="22"/>
          <w:szCs w:val="22"/>
        </w:rPr>
        <w:tab/>
      </w:r>
      <w:r w:rsidR="00A57497" w:rsidRPr="00E54385">
        <w:rPr>
          <w:rStyle w:val="Hyperlink"/>
        </w:rPr>
        <w:t>Function: VNFM.Snapshot.CreateVnfSnapshotImage()</w:t>
      </w:r>
      <w:r w:rsidR="00A57497">
        <w:rPr>
          <w:webHidden/>
        </w:rPr>
        <w:tab/>
      </w:r>
      <w:r w:rsidR="00A57497">
        <w:rPr>
          <w:webHidden/>
        </w:rPr>
        <w:fldChar w:fldCharType="begin"/>
      </w:r>
      <w:r w:rsidR="00A57497">
        <w:rPr>
          <w:webHidden/>
        </w:rPr>
        <w:instrText xml:space="preserve"> PAGEREF _Toc477275707 \h </w:instrText>
      </w:r>
      <w:r w:rsidR="00A57497">
        <w:rPr>
          <w:webHidden/>
        </w:rPr>
      </w:r>
      <w:r w:rsidR="00A57497">
        <w:rPr>
          <w:webHidden/>
        </w:rPr>
        <w:fldChar w:fldCharType="separate"/>
      </w:r>
      <w:ins w:id="9166" w:author="Seggelke, Klaus" w:date="2017-03-21T14:44:00Z">
        <w:r w:rsidR="00B40BBD">
          <w:rPr>
            <w:webHidden/>
          </w:rPr>
          <w:t>123</w:t>
        </w:r>
      </w:ins>
      <w:del w:id="9167" w:author="Seggelke, Klaus" w:date="2017-03-21T10:30:00Z">
        <w:r w:rsidR="00A57497" w:rsidDel="00FA278F">
          <w:rPr>
            <w:webHidden/>
          </w:rPr>
          <w:delText>113</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"_Toc477275708" </w:instrText>
      </w:r>
      <w:r>
        <w:fldChar w:fldCharType="separate"/>
      </w:r>
      <w:r w:rsidR="00A57497" w:rsidRPr="00E54385">
        <w:rPr>
          <w:rStyle w:val="Hyperlink"/>
        </w:rPr>
        <w:t>20</w:t>
      </w:r>
      <w:r w:rsidR="00A57497">
        <w:rPr>
          <w:rFonts w:asciiTheme="minorHAnsi" w:eastAsiaTheme="minorEastAsia" w:hAnsiTheme="minorHAnsi" w:cstheme="minorBidi"/>
          <w:color w:val="auto"/>
          <w:sz w:val="22"/>
          <w:szCs w:val="22"/>
        </w:rPr>
        <w:tab/>
      </w:r>
      <w:r w:rsidR="00A57497" w:rsidRPr="00E54385">
        <w:rPr>
          <w:rStyle w:val="Hyperlink"/>
        </w:rPr>
        <w:t>Function: VNFM.Snapshot.DeleteVnfSnapshotImage()</w:t>
      </w:r>
      <w:r w:rsidR="00A57497">
        <w:rPr>
          <w:webHidden/>
        </w:rPr>
        <w:tab/>
      </w:r>
      <w:r w:rsidR="00A57497">
        <w:rPr>
          <w:webHidden/>
        </w:rPr>
        <w:fldChar w:fldCharType="begin"/>
      </w:r>
      <w:r w:rsidR="00A57497">
        <w:rPr>
          <w:webHidden/>
        </w:rPr>
        <w:instrText xml:space="preserve"> PAGEREF _Toc477275708 \h </w:instrText>
      </w:r>
      <w:r w:rsidR="00A57497">
        <w:rPr>
          <w:webHidden/>
        </w:rPr>
      </w:r>
      <w:r w:rsidR="00A57497">
        <w:rPr>
          <w:webHidden/>
        </w:rPr>
        <w:fldChar w:fldCharType="separate"/>
      </w:r>
      <w:ins w:id="9168" w:author="Seggelke, Klaus" w:date="2017-03-21T14:44:00Z">
        <w:r w:rsidR="00B40BBD">
          <w:rPr>
            <w:webHidden/>
          </w:rPr>
          <w:t>123</w:t>
        </w:r>
      </w:ins>
      <w:del w:id="9169" w:author="Seggelke, Klaus" w:date="2017-03-21T10:30:00Z">
        <w:r w:rsidR="00A57497" w:rsidDel="00FA278F">
          <w:rPr>
            <w:webHidden/>
          </w:rPr>
          <w:delText>113</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"_Toc477275709" </w:instrText>
      </w:r>
      <w:r>
        <w:fldChar w:fldCharType="separate"/>
      </w:r>
      <w:r w:rsidR="00A57497" w:rsidRPr="00E54385">
        <w:rPr>
          <w:rStyle w:val="Hyperlink"/>
        </w:rPr>
        <w:t>21</w:t>
      </w:r>
      <w:r w:rsidR="00A57497">
        <w:rPr>
          <w:rFonts w:asciiTheme="minorHAnsi" w:eastAsiaTheme="minorEastAsia" w:hAnsiTheme="minorHAnsi" w:cstheme="minorBidi"/>
          <w:color w:val="auto"/>
          <w:sz w:val="22"/>
          <w:szCs w:val="22"/>
        </w:rPr>
        <w:tab/>
      </w:r>
      <w:r w:rsidR="00A57497" w:rsidRPr="00E54385">
        <w:rPr>
          <w:rStyle w:val="Hyperlink"/>
        </w:rPr>
        <w:t>Function: VNFM.Snapshot.GetVnfSnapshotImageList()</w:t>
      </w:r>
      <w:r w:rsidR="00A57497">
        <w:rPr>
          <w:webHidden/>
        </w:rPr>
        <w:tab/>
      </w:r>
      <w:r w:rsidR="00A57497">
        <w:rPr>
          <w:webHidden/>
        </w:rPr>
        <w:fldChar w:fldCharType="begin"/>
      </w:r>
      <w:r w:rsidR="00A57497">
        <w:rPr>
          <w:webHidden/>
        </w:rPr>
        <w:instrText xml:space="preserve"> PAGEREF _Toc477275709 \h </w:instrText>
      </w:r>
      <w:r w:rsidR="00A57497">
        <w:rPr>
          <w:webHidden/>
        </w:rPr>
      </w:r>
      <w:r w:rsidR="00A57497">
        <w:rPr>
          <w:webHidden/>
        </w:rPr>
        <w:fldChar w:fldCharType="separate"/>
      </w:r>
      <w:ins w:id="9170" w:author="Seggelke, Klaus" w:date="2017-03-21T14:44:00Z">
        <w:r w:rsidR="00B40BBD">
          <w:rPr>
            <w:webHidden/>
          </w:rPr>
          <w:t>124</w:t>
        </w:r>
      </w:ins>
      <w:del w:id="9171" w:author="Seggelke, Klaus" w:date="2017-03-21T10:30:00Z">
        <w:r w:rsidR="00A57497" w:rsidDel="00FA278F">
          <w:rPr>
            <w:webHidden/>
          </w:rPr>
          <w:delText>114</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"_Toc477275710" </w:instrText>
      </w:r>
      <w:r>
        <w:fldChar w:fldCharType="separate"/>
      </w:r>
      <w:r w:rsidR="00A57497" w:rsidRPr="00E54385">
        <w:rPr>
          <w:rStyle w:val="Hyperlink"/>
        </w:rPr>
        <w:t>22</w:t>
      </w:r>
      <w:r w:rsidR="00A57497">
        <w:rPr>
          <w:rFonts w:asciiTheme="minorHAnsi" w:eastAsiaTheme="minorEastAsia" w:hAnsiTheme="minorHAnsi" w:cstheme="minorBidi"/>
          <w:color w:val="auto"/>
          <w:sz w:val="22"/>
          <w:szCs w:val="22"/>
        </w:rPr>
        <w:tab/>
      </w:r>
      <w:r w:rsidR="00A57497" w:rsidRPr="00E54385">
        <w:rPr>
          <w:rStyle w:val="Hyperlink"/>
        </w:rPr>
        <w:t>Function: VNFM.Snapshot.InstantiateVnfSnapshotImage()</w:t>
      </w:r>
      <w:r w:rsidR="00A57497">
        <w:rPr>
          <w:webHidden/>
        </w:rPr>
        <w:tab/>
      </w:r>
      <w:r w:rsidR="00A57497">
        <w:rPr>
          <w:webHidden/>
        </w:rPr>
        <w:fldChar w:fldCharType="begin"/>
      </w:r>
      <w:r w:rsidR="00A57497">
        <w:rPr>
          <w:webHidden/>
        </w:rPr>
        <w:instrText xml:space="preserve"> PAGEREF _Toc477275710 \h </w:instrText>
      </w:r>
      <w:r w:rsidR="00A57497">
        <w:rPr>
          <w:webHidden/>
        </w:rPr>
      </w:r>
      <w:r w:rsidR="00A57497">
        <w:rPr>
          <w:webHidden/>
        </w:rPr>
        <w:fldChar w:fldCharType="separate"/>
      </w:r>
      <w:ins w:id="9172" w:author="Seggelke, Klaus" w:date="2017-03-21T14:44:00Z">
        <w:r w:rsidR="00B40BBD">
          <w:rPr>
            <w:webHidden/>
          </w:rPr>
          <w:t>124</w:t>
        </w:r>
      </w:ins>
      <w:del w:id="9173" w:author="Seggelke, Klaus" w:date="2017-03-21T10:30:00Z">
        <w:r w:rsidR="00A57497" w:rsidDel="00FA278F">
          <w:rPr>
            <w:webHidden/>
          </w:rPr>
          <w:delText>114</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"_Toc477275711" </w:instrText>
      </w:r>
      <w:r>
        <w:fldChar w:fldCharType="separate"/>
      </w:r>
      <w:r w:rsidR="00A57497" w:rsidRPr="00E54385">
        <w:rPr>
          <w:rStyle w:val="Hyperlink"/>
        </w:rPr>
        <w:t>23</w:t>
      </w:r>
      <w:r w:rsidR="00A57497">
        <w:rPr>
          <w:rFonts w:asciiTheme="minorHAnsi" w:eastAsiaTheme="minorEastAsia" w:hAnsiTheme="minorHAnsi" w:cstheme="minorBidi"/>
          <w:color w:val="auto"/>
          <w:sz w:val="22"/>
          <w:szCs w:val="22"/>
        </w:rPr>
        <w:tab/>
      </w:r>
      <w:r w:rsidR="00A57497" w:rsidRPr="00E54385">
        <w:rPr>
          <w:rStyle w:val="Hyperlink"/>
        </w:rPr>
        <w:t>Function: VNFM.Snapshot.CreateComputeImage()</w:t>
      </w:r>
      <w:r w:rsidR="00A57497">
        <w:rPr>
          <w:webHidden/>
        </w:rPr>
        <w:tab/>
      </w:r>
      <w:r w:rsidR="00A57497">
        <w:rPr>
          <w:webHidden/>
        </w:rPr>
        <w:fldChar w:fldCharType="begin"/>
      </w:r>
      <w:r w:rsidR="00A57497">
        <w:rPr>
          <w:webHidden/>
        </w:rPr>
        <w:instrText xml:space="preserve"> PAGEREF _Toc477275711 \h </w:instrText>
      </w:r>
      <w:r w:rsidR="00A57497">
        <w:rPr>
          <w:webHidden/>
        </w:rPr>
      </w:r>
      <w:r w:rsidR="00A57497">
        <w:rPr>
          <w:webHidden/>
        </w:rPr>
        <w:fldChar w:fldCharType="separate"/>
      </w:r>
      <w:ins w:id="9174" w:author="Seggelke, Klaus" w:date="2017-03-21T14:44:00Z">
        <w:r w:rsidR="00B40BBD">
          <w:rPr>
            <w:webHidden/>
          </w:rPr>
          <w:t>124</w:t>
        </w:r>
      </w:ins>
      <w:del w:id="9175" w:author="Seggelke, Klaus" w:date="2017-03-21T10:30:00Z">
        <w:r w:rsidR="00A57497" w:rsidDel="00FA278F">
          <w:rPr>
            <w:webHidden/>
          </w:rPr>
          <w:delText>114</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"_Toc477275712" </w:instrText>
      </w:r>
      <w:r>
        <w:fldChar w:fldCharType="separate"/>
      </w:r>
      <w:r w:rsidR="00A57497" w:rsidRPr="00E54385">
        <w:rPr>
          <w:rStyle w:val="Hyperlink"/>
        </w:rPr>
        <w:t>24</w:t>
      </w:r>
      <w:r w:rsidR="00A57497">
        <w:rPr>
          <w:rFonts w:asciiTheme="minorHAnsi" w:eastAsiaTheme="minorEastAsia" w:hAnsiTheme="minorHAnsi" w:cstheme="minorBidi"/>
          <w:color w:val="auto"/>
          <w:sz w:val="22"/>
          <w:szCs w:val="22"/>
        </w:rPr>
        <w:tab/>
      </w:r>
      <w:r w:rsidR="00A57497" w:rsidRPr="00E54385">
        <w:rPr>
          <w:rStyle w:val="Hyperlink"/>
        </w:rPr>
        <w:t>Function: VNFM.Snapshot.DeleteComputeImage()</w:t>
      </w:r>
      <w:r w:rsidR="00A57497">
        <w:rPr>
          <w:webHidden/>
        </w:rPr>
        <w:tab/>
      </w:r>
      <w:r w:rsidR="00A57497">
        <w:rPr>
          <w:webHidden/>
        </w:rPr>
        <w:fldChar w:fldCharType="begin"/>
      </w:r>
      <w:r w:rsidR="00A57497">
        <w:rPr>
          <w:webHidden/>
        </w:rPr>
        <w:instrText xml:space="preserve"> PAGEREF _Toc477275712 \h </w:instrText>
      </w:r>
      <w:r w:rsidR="00A57497">
        <w:rPr>
          <w:webHidden/>
        </w:rPr>
      </w:r>
      <w:r w:rsidR="00A57497">
        <w:rPr>
          <w:webHidden/>
        </w:rPr>
        <w:fldChar w:fldCharType="separate"/>
      </w:r>
      <w:ins w:id="9176" w:author="Seggelke, Klaus" w:date="2017-03-21T14:44:00Z">
        <w:r w:rsidR="00B40BBD">
          <w:rPr>
            <w:webHidden/>
          </w:rPr>
          <w:t>125</w:t>
        </w:r>
      </w:ins>
      <w:del w:id="9177" w:author="Seggelke, Klaus" w:date="2017-03-21T10:30:00Z">
        <w:r w:rsidR="00A57497" w:rsidDel="00FA278F">
          <w:rPr>
            <w:webHidden/>
          </w:rPr>
          <w:delText>115</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"_Toc477275713" </w:instrText>
      </w:r>
      <w:r>
        <w:fldChar w:fldCharType="separate"/>
      </w:r>
      <w:r w:rsidR="00A57497" w:rsidRPr="00E54385">
        <w:rPr>
          <w:rStyle w:val="Hyperlink"/>
        </w:rPr>
        <w:t>25</w:t>
      </w:r>
      <w:r w:rsidR="00A57497">
        <w:rPr>
          <w:rFonts w:asciiTheme="minorHAnsi" w:eastAsiaTheme="minorEastAsia" w:hAnsiTheme="minorHAnsi" w:cstheme="minorBidi"/>
          <w:color w:val="auto"/>
          <w:sz w:val="22"/>
          <w:szCs w:val="22"/>
        </w:rPr>
        <w:tab/>
      </w:r>
      <w:r w:rsidR="00A57497" w:rsidRPr="00E54385">
        <w:rPr>
          <w:rStyle w:val="Hyperlink"/>
        </w:rPr>
        <w:t>Function: VNFM.Snapshot.GetComputeImageList()</w:t>
      </w:r>
      <w:r w:rsidR="00A57497">
        <w:rPr>
          <w:webHidden/>
        </w:rPr>
        <w:tab/>
      </w:r>
      <w:r w:rsidR="00A57497">
        <w:rPr>
          <w:webHidden/>
        </w:rPr>
        <w:fldChar w:fldCharType="begin"/>
      </w:r>
      <w:r w:rsidR="00A57497">
        <w:rPr>
          <w:webHidden/>
        </w:rPr>
        <w:instrText xml:space="preserve"> PAGEREF _Toc477275713 \h </w:instrText>
      </w:r>
      <w:r w:rsidR="00A57497">
        <w:rPr>
          <w:webHidden/>
        </w:rPr>
      </w:r>
      <w:r w:rsidR="00A57497">
        <w:rPr>
          <w:webHidden/>
        </w:rPr>
        <w:fldChar w:fldCharType="separate"/>
      </w:r>
      <w:ins w:id="9178" w:author="Seggelke, Klaus" w:date="2017-03-21T14:44:00Z">
        <w:r w:rsidR="00B40BBD">
          <w:rPr>
            <w:webHidden/>
          </w:rPr>
          <w:t>125</w:t>
        </w:r>
      </w:ins>
      <w:del w:id="9179" w:author="Seggelke, Klaus" w:date="2017-03-21T10:30:00Z">
        <w:r w:rsidR="00A57497" w:rsidDel="00FA278F">
          <w:rPr>
            <w:webHidden/>
          </w:rPr>
          <w:delText>115</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"_Toc477275714" </w:instrText>
      </w:r>
      <w:r>
        <w:fldChar w:fldCharType="separate"/>
      </w:r>
      <w:r w:rsidR="00A57497" w:rsidRPr="00E54385">
        <w:rPr>
          <w:rStyle w:val="Hyperlink"/>
        </w:rPr>
        <w:t>26</w:t>
      </w:r>
      <w:r w:rsidR="00A57497">
        <w:rPr>
          <w:rFonts w:asciiTheme="minorHAnsi" w:eastAsiaTheme="minorEastAsia" w:hAnsiTheme="minorHAnsi" w:cstheme="minorBidi"/>
          <w:color w:val="auto"/>
          <w:sz w:val="22"/>
          <w:szCs w:val="22"/>
        </w:rPr>
        <w:tab/>
      </w:r>
      <w:r w:rsidR="00A57497" w:rsidRPr="00E54385">
        <w:rPr>
          <w:rStyle w:val="Hyperlink"/>
        </w:rPr>
        <w:t>Function: VNFM.Snapshot.InstantiateComputeImage()</w:t>
      </w:r>
      <w:r w:rsidR="00A57497">
        <w:rPr>
          <w:webHidden/>
        </w:rPr>
        <w:tab/>
      </w:r>
      <w:r w:rsidR="00A57497">
        <w:rPr>
          <w:webHidden/>
        </w:rPr>
        <w:fldChar w:fldCharType="begin"/>
      </w:r>
      <w:r w:rsidR="00A57497">
        <w:rPr>
          <w:webHidden/>
        </w:rPr>
        <w:instrText xml:space="preserve"> PAGEREF _Toc477275714 \h </w:instrText>
      </w:r>
      <w:r w:rsidR="00A57497">
        <w:rPr>
          <w:webHidden/>
        </w:rPr>
      </w:r>
      <w:r w:rsidR="00A57497">
        <w:rPr>
          <w:webHidden/>
        </w:rPr>
        <w:fldChar w:fldCharType="separate"/>
      </w:r>
      <w:ins w:id="9180" w:author="Seggelke, Klaus" w:date="2017-03-21T14:44:00Z">
        <w:r w:rsidR="00B40BBD">
          <w:rPr>
            <w:webHidden/>
          </w:rPr>
          <w:t>125</w:t>
        </w:r>
      </w:ins>
      <w:del w:id="9181" w:author="Seggelke, Klaus" w:date="2017-03-21T10:30:00Z">
        <w:r w:rsidR="00A57497" w:rsidDel="00FA278F">
          <w:rPr>
            <w:webHidden/>
          </w:rPr>
          <w:delText>115</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"_Toc477275715" </w:instrText>
      </w:r>
      <w:r>
        <w:fldChar w:fldCharType="separate"/>
      </w:r>
      <w:r w:rsidR="00A57497" w:rsidRPr="00E54385">
        <w:rPr>
          <w:rStyle w:val="Hyperlink"/>
        </w:rPr>
        <w:t>27</w:t>
      </w:r>
      <w:r w:rsidR="00A57497">
        <w:rPr>
          <w:rFonts w:asciiTheme="minorHAnsi" w:eastAsiaTheme="minorEastAsia" w:hAnsiTheme="minorHAnsi" w:cstheme="minorBidi"/>
          <w:color w:val="auto"/>
          <w:sz w:val="22"/>
          <w:szCs w:val="22"/>
        </w:rPr>
        <w:tab/>
      </w:r>
      <w:r w:rsidR="00A57497" w:rsidRPr="00E54385">
        <w:rPr>
          <w:rStyle w:val="Hyperlink"/>
        </w:rPr>
        <w:t>Function: VNFM.Snapshot.CreateStorageImage()</w:t>
      </w:r>
      <w:r w:rsidR="00A57497">
        <w:rPr>
          <w:webHidden/>
        </w:rPr>
        <w:tab/>
      </w:r>
      <w:r w:rsidR="00A57497">
        <w:rPr>
          <w:webHidden/>
        </w:rPr>
        <w:fldChar w:fldCharType="begin"/>
      </w:r>
      <w:r w:rsidR="00A57497">
        <w:rPr>
          <w:webHidden/>
        </w:rPr>
        <w:instrText xml:space="preserve"> PAGEREF _Toc477275715 \h </w:instrText>
      </w:r>
      <w:r w:rsidR="00A57497">
        <w:rPr>
          <w:webHidden/>
        </w:rPr>
      </w:r>
      <w:r w:rsidR="00A57497">
        <w:rPr>
          <w:webHidden/>
        </w:rPr>
        <w:fldChar w:fldCharType="separate"/>
      </w:r>
      <w:ins w:id="9182" w:author="Seggelke, Klaus" w:date="2017-03-21T14:44:00Z">
        <w:r w:rsidR="00B40BBD">
          <w:rPr>
            <w:webHidden/>
          </w:rPr>
          <w:t>125</w:t>
        </w:r>
      </w:ins>
      <w:del w:id="9183" w:author="Seggelke, Klaus" w:date="2017-03-21T10:30:00Z">
        <w:r w:rsidR="00A57497" w:rsidDel="00FA278F">
          <w:rPr>
            <w:webHidden/>
          </w:rPr>
          <w:delText>115</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"_Toc477275716" </w:instrText>
      </w:r>
      <w:r>
        <w:fldChar w:fldCharType="separate"/>
      </w:r>
      <w:r w:rsidR="00A57497" w:rsidRPr="00E54385">
        <w:rPr>
          <w:rStyle w:val="Hyperlink"/>
        </w:rPr>
        <w:t>28</w:t>
      </w:r>
      <w:r w:rsidR="00A57497">
        <w:rPr>
          <w:rFonts w:asciiTheme="minorHAnsi" w:eastAsiaTheme="minorEastAsia" w:hAnsiTheme="minorHAnsi" w:cstheme="minorBidi"/>
          <w:color w:val="auto"/>
          <w:sz w:val="22"/>
          <w:szCs w:val="22"/>
        </w:rPr>
        <w:tab/>
      </w:r>
      <w:r w:rsidR="00A57497" w:rsidRPr="00E54385">
        <w:rPr>
          <w:rStyle w:val="Hyperlink"/>
        </w:rPr>
        <w:t>Function: VNFM.Snapshot.DeleteStorageImage()</w:t>
      </w:r>
      <w:r w:rsidR="00A57497">
        <w:rPr>
          <w:webHidden/>
        </w:rPr>
        <w:tab/>
      </w:r>
      <w:r w:rsidR="00A57497">
        <w:rPr>
          <w:webHidden/>
        </w:rPr>
        <w:fldChar w:fldCharType="begin"/>
      </w:r>
      <w:r w:rsidR="00A57497">
        <w:rPr>
          <w:webHidden/>
        </w:rPr>
        <w:instrText xml:space="preserve"> PAGEREF _Toc477275716 \h </w:instrText>
      </w:r>
      <w:r w:rsidR="00A57497">
        <w:rPr>
          <w:webHidden/>
        </w:rPr>
      </w:r>
      <w:r w:rsidR="00A57497">
        <w:rPr>
          <w:webHidden/>
        </w:rPr>
        <w:fldChar w:fldCharType="separate"/>
      </w:r>
      <w:ins w:id="9184" w:author="Seggelke, Klaus" w:date="2017-03-21T14:44:00Z">
        <w:r w:rsidR="00B40BBD">
          <w:rPr>
            <w:webHidden/>
          </w:rPr>
          <w:t>125</w:t>
        </w:r>
      </w:ins>
      <w:del w:id="9185" w:author="Seggelke, Klaus" w:date="2017-03-21T10:30:00Z">
        <w:r w:rsidR="00A57497" w:rsidDel="00FA278F">
          <w:rPr>
            <w:webHidden/>
          </w:rPr>
          <w:delText>115</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"_Toc477275717" </w:instrText>
      </w:r>
      <w:r>
        <w:fldChar w:fldCharType="separate"/>
      </w:r>
      <w:r w:rsidR="00A57497" w:rsidRPr="00E54385">
        <w:rPr>
          <w:rStyle w:val="Hyperlink"/>
        </w:rPr>
        <w:t>29</w:t>
      </w:r>
      <w:r w:rsidR="00A57497">
        <w:rPr>
          <w:rFonts w:asciiTheme="minorHAnsi" w:eastAsiaTheme="minorEastAsia" w:hAnsiTheme="minorHAnsi" w:cstheme="minorBidi"/>
          <w:color w:val="auto"/>
          <w:sz w:val="22"/>
          <w:szCs w:val="22"/>
        </w:rPr>
        <w:tab/>
      </w:r>
      <w:r w:rsidR="00A57497" w:rsidRPr="00E54385">
        <w:rPr>
          <w:rStyle w:val="Hyperlink"/>
        </w:rPr>
        <w:t>Function: VNFM.Snapshot.GetStorageImageList()</w:t>
      </w:r>
      <w:r w:rsidR="00A57497">
        <w:rPr>
          <w:webHidden/>
        </w:rPr>
        <w:tab/>
      </w:r>
      <w:r w:rsidR="00A57497">
        <w:rPr>
          <w:webHidden/>
        </w:rPr>
        <w:fldChar w:fldCharType="begin"/>
      </w:r>
      <w:r w:rsidR="00A57497">
        <w:rPr>
          <w:webHidden/>
        </w:rPr>
        <w:instrText xml:space="preserve"> PAGEREF _Toc477275717 \h </w:instrText>
      </w:r>
      <w:r w:rsidR="00A57497">
        <w:rPr>
          <w:webHidden/>
        </w:rPr>
      </w:r>
      <w:r w:rsidR="00A57497">
        <w:rPr>
          <w:webHidden/>
        </w:rPr>
        <w:fldChar w:fldCharType="separate"/>
      </w:r>
      <w:ins w:id="9186" w:author="Seggelke, Klaus" w:date="2017-03-21T14:44:00Z">
        <w:r w:rsidR="00B40BBD">
          <w:rPr>
            <w:webHidden/>
          </w:rPr>
          <w:t>126</w:t>
        </w:r>
      </w:ins>
      <w:del w:id="9187" w:author="Seggelke, Klaus" w:date="2017-03-21T10:30:00Z">
        <w:r w:rsidR="00A57497" w:rsidDel="00FA278F">
          <w:rPr>
            <w:webHidden/>
          </w:rPr>
          <w:delText>116</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"_Toc477275718" </w:instrText>
      </w:r>
      <w:r>
        <w:fldChar w:fldCharType="separate"/>
      </w:r>
      <w:r w:rsidR="00A57497" w:rsidRPr="00E54385">
        <w:rPr>
          <w:rStyle w:val="Hyperlink"/>
        </w:rPr>
        <w:t>30</w:t>
      </w:r>
      <w:r w:rsidR="00A57497">
        <w:rPr>
          <w:rFonts w:asciiTheme="minorHAnsi" w:eastAsiaTheme="minorEastAsia" w:hAnsiTheme="minorHAnsi" w:cstheme="minorBidi"/>
          <w:color w:val="auto"/>
          <w:sz w:val="22"/>
          <w:szCs w:val="22"/>
        </w:rPr>
        <w:tab/>
      </w:r>
      <w:r w:rsidR="00A57497" w:rsidRPr="00E54385">
        <w:rPr>
          <w:rStyle w:val="Hyperlink"/>
        </w:rPr>
        <w:t>Function: VNFM.Snapshot.InstantiateStorageImage()</w:t>
      </w:r>
      <w:r w:rsidR="00A57497">
        <w:rPr>
          <w:webHidden/>
        </w:rPr>
        <w:tab/>
      </w:r>
      <w:r w:rsidR="00A57497">
        <w:rPr>
          <w:webHidden/>
        </w:rPr>
        <w:fldChar w:fldCharType="begin"/>
      </w:r>
      <w:r w:rsidR="00A57497">
        <w:rPr>
          <w:webHidden/>
        </w:rPr>
        <w:instrText xml:space="preserve"> PAGEREF _Toc477275718 \h </w:instrText>
      </w:r>
      <w:r w:rsidR="00A57497">
        <w:rPr>
          <w:webHidden/>
        </w:rPr>
      </w:r>
      <w:r w:rsidR="00A57497">
        <w:rPr>
          <w:webHidden/>
        </w:rPr>
        <w:fldChar w:fldCharType="separate"/>
      </w:r>
      <w:ins w:id="9188" w:author="Seggelke, Klaus" w:date="2017-03-21T14:44:00Z">
        <w:r w:rsidR="00B40BBD">
          <w:rPr>
            <w:webHidden/>
          </w:rPr>
          <w:t>126</w:t>
        </w:r>
      </w:ins>
      <w:del w:id="9189" w:author="Seggelke, Klaus" w:date="2017-03-21T10:30:00Z">
        <w:r w:rsidR="00A57497" w:rsidDel="00FA278F">
          <w:rPr>
            <w:webHidden/>
          </w:rPr>
          <w:delText>116</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"_Toc477275719" </w:instrText>
      </w:r>
      <w:r>
        <w:fldChar w:fldCharType="separate"/>
      </w:r>
      <w:r w:rsidR="00A57497" w:rsidRPr="00E54385">
        <w:rPr>
          <w:rStyle w:val="Hyperlink"/>
        </w:rPr>
        <w:t>31</w:t>
      </w:r>
      <w:r w:rsidR="00A57497">
        <w:rPr>
          <w:rFonts w:asciiTheme="minorHAnsi" w:eastAsiaTheme="minorEastAsia" w:hAnsiTheme="minorHAnsi" w:cstheme="minorBidi"/>
          <w:color w:val="auto"/>
          <w:sz w:val="22"/>
          <w:szCs w:val="22"/>
        </w:rPr>
        <w:tab/>
      </w:r>
      <w:r w:rsidR="00A57497" w:rsidRPr="00E54385">
        <w:rPr>
          <w:rStyle w:val="Hyperlink"/>
        </w:rPr>
        <w:t>Function: VNFM.Snapshot.EraseStorageID()</w:t>
      </w:r>
      <w:r w:rsidR="00A57497">
        <w:rPr>
          <w:webHidden/>
        </w:rPr>
        <w:tab/>
      </w:r>
      <w:r w:rsidR="00A57497">
        <w:rPr>
          <w:webHidden/>
        </w:rPr>
        <w:fldChar w:fldCharType="begin"/>
      </w:r>
      <w:r w:rsidR="00A57497">
        <w:rPr>
          <w:webHidden/>
        </w:rPr>
        <w:instrText xml:space="preserve"> PAGEREF _Toc477275719 \h </w:instrText>
      </w:r>
      <w:r w:rsidR="00A57497">
        <w:rPr>
          <w:webHidden/>
        </w:rPr>
      </w:r>
      <w:r w:rsidR="00A57497">
        <w:rPr>
          <w:webHidden/>
        </w:rPr>
        <w:fldChar w:fldCharType="separate"/>
      </w:r>
      <w:ins w:id="9190" w:author="Seggelke, Klaus" w:date="2017-03-21T14:44:00Z">
        <w:r w:rsidR="00B40BBD">
          <w:rPr>
            <w:webHidden/>
          </w:rPr>
          <w:t>126</w:t>
        </w:r>
      </w:ins>
      <w:del w:id="9191" w:author="Seggelke, Klaus" w:date="2017-03-21T10:30:00Z">
        <w:r w:rsidR="00A57497" w:rsidDel="00FA278F">
          <w:rPr>
            <w:webHidden/>
          </w:rPr>
          <w:delText>116</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"_Toc477275720" </w:instrText>
      </w:r>
      <w:r>
        <w:fldChar w:fldCharType="separate"/>
      </w:r>
      <w:r w:rsidR="00A57497" w:rsidRPr="00E54385">
        <w:rPr>
          <w:rStyle w:val="Hyperlink"/>
        </w:rPr>
        <w:t>32</w:t>
      </w:r>
      <w:r w:rsidR="00A57497">
        <w:rPr>
          <w:rFonts w:asciiTheme="minorHAnsi" w:eastAsiaTheme="minorEastAsia" w:hAnsiTheme="minorHAnsi" w:cstheme="minorBidi"/>
          <w:color w:val="auto"/>
          <w:sz w:val="22"/>
          <w:szCs w:val="22"/>
        </w:rPr>
        <w:tab/>
      </w:r>
      <w:r w:rsidR="00A57497" w:rsidRPr="00E54385">
        <w:rPr>
          <w:rStyle w:val="Hyperlink"/>
        </w:rPr>
        <w:t>Function: VNFM.Snapshot.MountStorageImage()</w:t>
      </w:r>
      <w:r w:rsidR="00A57497">
        <w:rPr>
          <w:webHidden/>
        </w:rPr>
        <w:tab/>
      </w:r>
      <w:r w:rsidR="00A57497">
        <w:rPr>
          <w:webHidden/>
        </w:rPr>
        <w:fldChar w:fldCharType="begin"/>
      </w:r>
      <w:r w:rsidR="00A57497">
        <w:rPr>
          <w:webHidden/>
        </w:rPr>
        <w:instrText xml:space="preserve"> PAGEREF _Toc477275720 \h </w:instrText>
      </w:r>
      <w:r w:rsidR="00A57497">
        <w:rPr>
          <w:webHidden/>
        </w:rPr>
      </w:r>
      <w:r w:rsidR="00A57497">
        <w:rPr>
          <w:webHidden/>
        </w:rPr>
        <w:fldChar w:fldCharType="separate"/>
      </w:r>
      <w:ins w:id="9192" w:author="Seggelke, Klaus" w:date="2017-03-21T14:44:00Z">
        <w:r w:rsidR="00B40BBD">
          <w:rPr>
            <w:webHidden/>
          </w:rPr>
          <w:t>126</w:t>
        </w:r>
      </w:ins>
      <w:del w:id="9193" w:author="Seggelke, Klaus" w:date="2017-03-21T10:30:00Z">
        <w:r w:rsidR="00A57497" w:rsidDel="00FA278F">
          <w:rPr>
            <w:webHidden/>
          </w:rPr>
          <w:delText>116</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"_Toc477275721" </w:instrText>
      </w:r>
      <w:r>
        <w:fldChar w:fldCharType="separate"/>
      </w:r>
      <w:r w:rsidR="00A57497" w:rsidRPr="00E54385">
        <w:rPr>
          <w:rStyle w:val="Hyperlink"/>
        </w:rPr>
        <w:t>33</w:t>
      </w:r>
      <w:r w:rsidR="00A57497">
        <w:rPr>
          <w:rFonts w:asciiTheme="minorHAnsi" w:eastAsiaTheme="minorEastAsia" w:hAnsiTheme="minorHAnsi" w:cstheme="minorBidi"/>
          <w:color w:val="auto"/>
          <w:sz w:val="22"/>
          <w:szCs w:val="22"/>
        </w:rPr>
        <w:tab/>
      </w:r>
      <w:r w:rsidR="00A57497" w:rsidRPr="00E54385">
        <w:rPr>
          <w:rStyle w:val="Hyperlink"/>
        </w:rPr>
        <w:t>Function: VNFM.Snapshot.ValidateStorageIsMounted()</w:t>
      </w:r>
      <w:r w:rsidR="00A57497">
        <w:rPr>
          <w:webHidden/>
        </w:rPr>
        <w:tab/>
      </w:r>
      <w:r w:rsidR="00A57497">
        <w:rPr>
          <w:webHidden/>
        </w:rPr>
        <w:fldChar w:fldCharType="begin"/>
      </w:r>
      <w:r w:rsidR="00A57497">
        <w:rPr>
          <w:webHidden/>
        </w:rPr>
        <w:instrText xml:space="preserve"> PAGEREF _Toc477275721 \h </w:instrText>
      </w:r>
      <w:r w:rsidR="00A57497">
        <w:rPr>
          <w:webHidden/>
        </w:rPr>
      </w:r>
      <w:r w:rsidR="00A57497">
        <w:rPr>
          <w:webHidden/>
        </w:rPr>
        <w:fldChar w:fldCharType="separate"/>
      </w:r>
      <w:ins w:id="9194" w:author="Seggelke, Klaus" w:date="2017-03-21T14:44:00Z">
        <w:r w:rsidR="00B40BBD">
          <w:rPr>
            <w:webHidden/>
          </w:rPr>
          <w:t>126</w:t>
        </w:r>
      </w:ins>
      <w:del w:id="9195" w:author="Seggelke, Klaus" w:date="2017-03-21T10:30:00Z">
        <w:r w:rsidR="00A57497" w:rsidDel="00FA278F">
          <w:rPr>
            <w:webHidden/>
          </w:rPr>
          <w:delText>116</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"_Toc477275722" </w:instrText>
      </w:r>
      <w:r>
        <w:fldChar w:fldCharType="separate"/>
      </w:r>
      <w:r w:rsidR="00A57497" w:rsidRPr="00E54385">
        <w:rPr>
          <w:rStyle w:val="Hyperlink"/>
        </w:rPr>
        <w:t>34</w:t>
      </w:r>
      <w:r w:rsidR="00A57497">
        <w:rPr>
          <w:rFonts w:asciiTheme="minorHAnsi" w:eastAsiaTheme="minorEastAsia" w:hAnsiTheme="minorHAnsi" w:cstheme="minorBidi"/>
          <w:color w:val="auto"/>
          <w:sz w:val="22"/>
          <w:szCs w:val="22"/>
        </w:rPr>
        <w:tab/>
      </w:r>
      <w:r w:rsidR="00A57497" w:rsidRPr="00E54385">
        <w:rPr>
          <w:rStyle w:val="Hyperlink"/>
        </w:rPr>
        <w:t>Function: VNFM.Snapshot.ValidateComputeIsInstantiated()</w:t>
      </w:r>
      <w:r w:rsidR="00A57497">
        <w:rPr>
          <w:webHidden/>
        </w:rPr>
        <w:tab/>
      </w:r>
      <w:r w:rsidR="00A57497">
        <w:rPr>
          <w:webHidden/>
        </w:rPr>
        <w:fldChar w:fldCharType="begin"/>
      </w:r>
      <w:r w:rsidR="00A57497">
        <w:rPr>
          <w:webHidden/>
        </w:rPr>
        <w:instrText xml:space="preserve"> PAGEREF _Toc477275722 \h </w:instrText>
      </w:r>
      <w:r w:rsidR="00A57497">
        <w:rPr>
          <w:webHidden/>
        </w:rPr>
      </w:r>
      <w:r w:rsidR="00A57497">
        <w:rPr>
          <w:webHidden/>
        </w:rPr>
        <w:fldChar w:fldCharType="separate"/>
      </w:r>
      <w:ins w:id="9196" w:author="Seggelke, Klaus" w:date="2017-03-21T14:44:00Z">
        <w:r w:rsidR="00B40BBD">
          <w:rPr>
            <w:webHidden/>
          </w:rPr>
          <w:t>127</w:t>
        </w:r>
      </w:ins>
      <w:del w:id="9197" w:author="Seggelke, Klaus" w:date="2017-03-21T10:30:00Z">
        <w:r w:rsidR="00A57497" w:rsidDel="00FA278F">
          <w:rPr>
            <w:webHidden/>
          </w:rPr>
          <w:delText>117</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"_Toc477275723" </w:instrText>
      </w:r>
      <w:r>
        <w:fldChar w:fldCharType="separate"/>
      </w:r>
      <w:r w:rsidR="00A57497" w:rsidRPr="00E54385">
        <w:rPr>
          <w:rStyle w:val="Hyperlink"/>
        </w:rPr>
        <w:t>35</w:t>
      </w:r>
      <w:r w:rsidR="00A57497">
        <w:rPr>
          <w:rFonts w:asciiTheme="minorHAnsi" w:eastAsiaTheme="minorEastAsia" w:hAnsiTheme="minorHAnsi" w:cstheme="minorBidi"/>
          <w:color w:val="auto"/>
          <w:sz w:val="22"/>
          <w:szCs w:val="22"/>
        </w:rPr>
        <w:tab/>
      </w:r>
      <w:r w:rsidR="00A57497" w:rsidRPr="00E54385">
        <w:rPr>
          <w:rStyle w:val="Hyperlink"/>
        </w:rPr>
        <w:t>Function: VNFM.VNF.GetComputeID()</w:t>
      </w:r>
      <w:r w:rsidR="00A57497">
        <w:rPr>
          <w:webHidden/>
        </w:rPr>
        <w:tab/>
      </w:r>
      <w:r w:rsidR="00A57497">
        <w:rPr>
          <w:webHidden/>
        </w:rPr>
        <w:fldChar w:fldCharType="begin"/>
      </w:r>
      <w:r w:rsidR="00A57497">
        <w:rPr>
          <w:webHidden/>
        </w:rPr>
        <w:instrText xml:space="preserve"> PAGEREF _Toc477275723 \h </w:instrText>
      </w:r>
      <w:r w:rsidR="00A57497">
        <w:rPr>
          <w:webHidden/>
        </w:rPr>
      </w:r>
      <w:r w:rsidR="00A57497">
        <w:rPr>
          <w:webHidden/>
        </w:rPr>
        <w:fldChar w:fldCharType="separate"/>
      </w:r>
      <w:ins w:id="9198" w:author="Seggelke, Klaus" w:date="2017-03-21T14:44:00Z">
        <w:r w:rsidR="00B40BBD">
          <w:rPr>
            <w:webHidden/>
          </w:rPr>
          <w:t>127</w:t>
        </w:r>
      </w:ins>
      <w:del w:id="9199" w:author="Seggelke, Klaus" w:date="2017-03-21T10:30:00Z">
        <w:r w:rsidR="00A57497" w:rsidDel="00FA278F">
          <w:rPr>
            <w:webHidden/>
          </w:rPr>
          <w:delText>117</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"_Toc477275724" </w:instrText>
      </w:r>
      <w:r>
        <w:fldChar w:fldCharType="separate"/>
      </w:r>
      <w:r w:rsidR="00A57497" w:rsidRPr="00E54385">
        <w:rPr>
          <w:rStyle w:val="Hyperlink"/>
        </w:rPr>
        <w:t>36</w:t>
      </w:r>
      <w:r w:rsidR="00A57497">
        <w:rPr>
          <w:rFonts w:asciiTheme="minorHAnsi" w:eastAsiaTheme="minorEastAsia" w:hAnsiTheme="minorHAnsi" w:cstheme="minorBidi"/>
          <w:color w:val="auto"/>
          <w:sz w:val="22"/>
          <w:szCs w:val="22"/>
        </w:rPr>
        <w:tab/>
      </w:r>
      <w:r w:rsidR="00A57497" w:rsidRPr="00E54385">
        <w:rPr>
          <w:rStyle w:val="Hyperlink"/>
        </w:rPr>
        <w:t>Function: VNFM.VNF.GetStorageID()</w:t>
      </w:r>
      <w:r w:rsidR="00A57497">
        <w:rPr>
          <w:webHidden/>
        </w:rPr>
        <w:tab/>
      </w:r>
      <w:r w:rsidR="00A57497">
        <w:rPr>
          <w:webHidden/>
        </w:rPr>
        <w:fldChar w:fldCharType="begin"/>
      </w:r>
      <w:r w:rsidR="00A57497">
        <w:rPr>
          <w:webHidden/>
        </w:rPr>
        <w:instrText xml:space="preserve"> PAGEREF _Toc477275724 \h </w:instrText>
      </w:r>
      <w:r w:rsidR="00A57497">
        <w:rPr>
          <w:webHidden/>
        </w:rPr>
      </w:r>
      <w:r w:rsidR="00A57497">
        <w:rPr>
          <w:webHidden/>
        </w:rPr>
        <w:fldChar w:fldCharType="separate"/>
      </w:r>
      <w:ins w:id="9200" w:author="Seggelke, Klaus" w:date="2017-03-21T14:44:00Z">
        <w:r w:rsidR="00B40BBD">
          <w:rPr>
            <w:webHidden/>
          </w:rPr>
          <w:t>127</w:t>
        </w:r>
      </w:ins>
      <w:del w:id="9201" w:author="Seggelke, Klaus" w:date="2017-03-21T10:30:00Z">
        <w:r w:rsidR="00A57497" w:rsidDel="00FA278F">
          <w:rPr>
            <w:webHidden/>
          </w:rPr>
          <w:delText>117</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"_Toc477275725" </w:instrText>
      </w:r>
      <w:r>
        <w:fldChar w:fldCharType="separate"/>
      </w:r>
      <w:r w:rsidR="00A57497" w:rsidRPr="00E54385">
        <w:rPr>
          <w:rStyle w:val="Hyperlink"/>
        </w:rPr>
        <w:t>37</w:t>
      </w:r>
      <w:r w:rsidR="00A57497">
        <w:rPr>
          <w:rFonts w:asciiTheme="minorHAnsi" w:eastAsiaTheme="minorEastAsia" w:hAnsiTheme="minorHAnsi" w:cstheme="minorBidi"/>
          <w:color w:val="auto"/>
          <w:sz w:val="22"/>
          <w:szCs w:val="22"/>
        </w:rPr>
        <w:tab/>
      </w:r>
      <w:r w:rsidR="00A57497" w:rsidRPr="00E54385">
        <w:rPr>
          <w:rStyle w:val="Hyperlink"/>
        </w:rPr>
        <w:t>Function: VNFM.VNF.Instantiate()</w:t>
      </w:r>
      <w:r w:rsidR="00A57497">
        <w:rPr>
          <w:webHidden/>
        </w:rPr>
        <w:tab/>
      </w:r>
      <w:r w:rsidR="00A57497">
        <w:rPr>
          <w:webHidden/>
        </w:rPr>
        <w:fldChar w:fldCharType="begin"/>
      </w:r>
      <w:r w:rsidR="00A57497">
        <w:rPr>
          <w:webHidden/>
        </w:rPr>
        <w:instrText xml:space="preserve"> PAGEREF _Toc477275725 \h </w:instrText>
      </w:r>
      <w:r w:rsidR="00A57497">
        <w:rPr>
          <w:webHidden/>
        </w:rPr>
      </w:r>
      <w:r w:rsidR="00A57497">
        <w:rPr>
          <w:webHidden/>
        </w:rPr>
        <w:fldChar w:fldCharType="separate"/>
      </w:r>
      <w:ins w:id="9202" w:author="Seggelke, Klaus" w:date="2017-03-21T14:44:00Z">
        <w:r w:rsidR="00B40BBD">
          <w:rPr>
            <w:webHidden/>
          </w:rPr>
          <w:t>127</w:t>
        </w:r>
      </w:ins>
      <w:del w:id="9203" w:author="Seggelke, Klaus" w:date="2017-03-21T10:30:00Z">
        <w:r w:rsidR="00A57497" w:rsidDel="00FA278F">
          <w:rPr>
            <w:webHidden/>
          </w:rPr>
          <w:delText>117</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"_Toc477275726" </w:instrText>
      </w:r>
      <w:r>
        <w:fldChar w:fldCharType="separate"/>
      </w:r>
      <w:r w:rsidR="00A57497" w:rsidRPr="00E54385">
        <w:rPr>
          <w:rStyle w:val="Hyperlink"/>
        </w:rPr>
        <w:t>38</w:t>
      </w:r>
      <w:r w:rsidR="00A57497">
        <w:rPr>
          <w:rFonts w:asciiTheme="minorHAnsi" w:eastAsiaTheme="minorEastAsia" w:hAnsiTheme="minorHAnsi" w:cstheme="minorBidi"/>
          <w:color w:val="auto"/>
          <w:sz w:val="22"/>
          <w:szCs w:val="22"/>
        </w:rPr>
        <w:tab/>
      </w:r>
      <w:r w:rsidR="00A57497" w:rsidRPr="00E54385">
        <w:rPr>
          <w:rStyle w:val="Hyperlink"/>
        </w:rPr>
        <w:t>Function: VNFM.VNF.Terminate()</w:t>
      </w:r>
      <w:r w:rsidR="00A57497">
        <w:rPr>
          <w:webHidden/>
        </w:rPr>
        <w:tab/>
      </w:r>
      <w:r w:rsidR="00A57497">
        <w:rPr>
          <w:webHidden/>
        </w:rPr>
        <w:fldChar w:fldCharType="begin"/>
      </w:r>
      <w:r w:rsidR="00A57497">
        <w:rPr>
          <w:webHidden/>
        </w:rPr>
        <w:instrText xml:space="preserve"> PAGEREF _Toc477275726 \h </w:instrText>
      </w:r>
      <w:r w:rsidR="00A57497">
        <w:rPr>
          <w:webHidden/>
        </w:rPr>
      </w:r>
      <w:r w:rsidR="00A57497">
        <w:rPr>
          <w:webHidden/>
        </w:rPr>
        <w:fldChar w:fldCharType="separate"/>
      </w:r>
      <w:ins w:id="9204" w:author="Seggelke, Klaus" w:date="2017-03-21T14:44:00Z">
        <w:r w:rsidR="00B40BBD">
          <w:rPr>
            <w:webHidden/>
          </w:rPr>
          <w:t>127</w:t>
        </w:r>
      </w:ins>
      <w:del w:id="9205" w:author="Seggelke, Klaus" w:date="2017-03-21T10:30:00Z">
        <w:r w:rsidR="00A57497" w:rsidDel="00FA278F">
          <w:rPr>
            <w:webHidden/>
          </w:rPr>
          <w:delText>117</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"_Toc477275727" </w:instrText>
      </w:r>
      <w:r>
        <w:fldChar w:fldCharType="separate"/>
      </w:r>
      <w:r w:rsidR="00A57497" w:rsidRPr="00E54385">
        <w:rPr>
          <w:rStyle w:val="Hyperlink"/>
        </w:rPr>
        <w:t>39</w:t>
      </w:r>
      <w:r w:rsidR="00A57497">
        <w:rPr>
          <w:rFonts w:asciiTheme="minorHAnsi" w:eastAsiaTheme="minorEastAsia" w:hAnsiTheme="minorHAnsi" w:cstheme="minorBidi"/>
          <w:color w:val="auto"/>
          <w:sz w:val="22"/>
          <w:szCs w:val="22"/>
        </w:rPr>
        <w:tab/>
      </w:r>
      <w:r w:rsidR="00A57497" w:rsidRPr="00E54385">
        <w:rPr>
          <w:rStyle w:val="Hyperlink"/>
        </w:rPr>
        <w:t>Function: VNFM.VNF.Start()</w:t>
      </w:r>
      <w:r w:rsidR="00A57497">
        <w:rPr>
          <w:webHidden/>
        </w:rPr>
        <w:tab/>
      </w:r>
      <w:r w:rsidR="00A57497">
        <w:rPr>
          <w:webHidden/>
        </w:rPr>
        <w:fldChar w:fldCharType="begin"/>
      </w:r>
      <w:r w:rsidR="00A57497">
        <w:rPr>
          <w:webHidden/>
        </w:rPr>
        <w:instrText xml:space="preserve"> PAGEREF _Toc477275727 \h </w:instrText>
      </w:r>
      <w:r w:rsidR="00A57497">
        <w:rPr>
          <w:webHidden/>
        </w:rPr>
      </w:r>
      <w:r w:rsidR="00A57497">
        <w:rPr>
          <w:webHidden/>
        </w:rPr>
        <w:fldChar w:fldCharType="separate"/>
      </w:r>
      <w:ins w:id="9206" w:author="Seggelke, Klaus" w:date="2017-03-21T14:44:00Z">
        <w:r w:rsidR="00B40BBD">
          <w:rPr>
            <w:webHidden/>
          </w:rPr>
          <w:t>127</w:t>
        </w:r>
      </w:ins>
      <w:del w:id="9207" w:author="Seggelke, Klaus" w:date="2017-03-21T10:30:00Z">
        <w:r w:rsidR="00A57497" w:rsidDel="00FA278F">
          <w:rPr>
            <w:webHidden/>
          </w:rPr>
          <w:delText>117</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"_Toc477275728" </w:instrText>
      </w:r>
      <w:r>
        <w:fldChar w:fldCharType="separate"/>
      </w:r>
      <w:r w:rsidR="00A57497" w:rsidRPr="00E54385">
        <w:rPr>
          <w:rStyle w:val="Hyperlink"/>
        </w:rPr>
        <w:t>40</w:t>
      </w:r>
      <w:r w:rsidR="00A57497">
        <w:rPr>
          <w:rFonts w:asciiTheme="minorHAnsi" w:eastAsiaTheme="minorEastAsia" w:hAnsiTheme="minorHAnsi" w:cstheme="minorBidi"/>
          <w:color w:val="auto"/>
          <w:sz w:val="22"/>
          <w:szCs w:val="22"/>
        </w:rPr>
        <w:tab/>
      </w:r>
      <w:r w:rsidR="00A57497" w:rsidRPr="00E54385">
        <w:rPr>
          <w:rStyle w:val="Hyperlink"/>
        </w:rPr>
        <w:t>Function: VNFM.VNF.Stop()</w:t>
      </w:r>
      <w:r w:rsidR="00A57497">
        <w:rPr>
          <w:webHidden/>
        </w:rPr>
        <w:tab/>
      </w:r>
      <w:r w:rsidR="00A57497">
        <w:rPr>
          <w:webHidden/>
        </w:rPr>
        <w:fldChar w:fldCharType="begin"/>
      </w:r>
      <w:r w:rsidR="00A57497">
        <w:rPr>
          <w:webHidden/>
        </w:rPr>
        <w:instrText xml:space="preserve"> PAGEREF _Toc477275728 \h </w:instrText>
      </w:r>
      <w:r w:rsidR="00A57497">
        <w:rPr>
          <w:webHidden/>
        </w:rPr>
      </w:r>
      <w:r w:rsidR="00A57497">
        <w:rPr>
          <w:webHidden/>
        </w:rPr>
        <w:fldChar w:fldCharType="separate"/>
      </w:r>
      <w:ins w:id="9208" w:author="Seggelke, Klaus" w:date="2017-03-21T14:44:00Z">
        <w:r w:rsidR="00B40BBD">
          <w:rPr>
            <w:webHidden/>
          </w:rPr>
          <w:t>128</w:t>
        </w:r>
      </w:ins>
      <w:del w:id="9209" w:author="Seggelke, Klaus" w:date="2017-03-21T10:30:00Z">
        <w:r w:rsidR="00A57497" w:rsidDel="00FA278F">
          <w:rPr>
            <w:webHidden/>
          </w:rPr>
          <w:delText>118</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"_Toc477275729" </w:instrText>
      </w:r>
      <w:r>
        <w:fldChar w:fldCharType="separate"/>
      </w:r>
      <w:r w:rsidR="00A57497" w:rsidRPr="00E54385">
        <w:rPr>
          <w:rStyle w:val="Hyperlink"/>
        </w:rPr>
        <w:t>41</w:t>
      </w:r>
      <w:r w:rsidR="00A57497">
        <w:rPr>
          <w:rFonts w:asciiTheme="minorHAnsi" w:eastAsiaTheme="minorEastAsia" w:hAnsiTheme="minorHAnsi" w:cstheme="minorBidi"/>
          <w:color w:val="auto"/>
          <w:sz w:val="22"/>
          <w:szCs w:val="22"/>
        </w:rPr>
        <w:tab/>
      </w:r>
      <w:r w:rsidR="00A57497" w:rsidRPr="00E54385">
        <w:rPr>
          <w:rStyle w:val="Hyperlink"/>
        </w:rPr>
        <w:t>Function: VNFM.VNF.Upgrade()</w:t>
      </w:r>
      <w:r w:rsidR="00A57497">
        <w:rPr>
          <w:webHidden/>
        </w:rPr>
        <w:tab/>
      </w:r>
      <w:r w:rsidR="00A57497">
        <w:rPr>
          <w:webHidden/>
        </w:rPr>
        <w:fldChar w:fldCharType="begin"/>
      </w:r>
      <w:r w:rsidR="00A57497">
        <w:rPr>
          <w:webHidden/>
        </w:rPr>
        <w:instrText xml:space="preserve"> PAGEREF _Toc477275729 \h </w:instrText>
      </w:r>
      <w:r w:rsidR="00A57497">
        <w:rPr>
          <w:webHidden/>
        </w:rPr>
      </w:r>
      <w:r w:rsidR="00A57497">
        <w:rPr>
          <w:webHidden/>
        </w:rPr>
        <w:fldChar w:fldCharType="separate"/>
      </w:r>
      <w:ins w:id="9210" w:author="Seggelke, Klaus" w:date="2017-03-21T14:44:00Z">
        <w:r w:rsidR="00B40BBD">
          <w:rPr>
            <w:webHidden/>
          </w:rPr>
          <w:t>128</w:t>
        </w:r>
      </w:ins>
      <w:del w:id="9211" w:author="Seggelke, Klaus" w:date="2017-03-21T10:30:00Z">
        <w:r w:rsidR="00A57497" w:rsidDel="00FA278F">
          <w:rPr>
            <w:webHidden/>
          </w:rPr>
          <w:delText>118</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"_Toc477275730" </w:instrText>
      </w:r>
      <w:r>
        <w:fldChar w:fldCharType="separate"/>
      </w:r>
      <w:r w:rsidR="00A57497" w:rsidRPr="00E54385">
        <w:rPr>
          <w:rStyle w:val="Hyperlink"/>
        </w:rPr>
        <w:t>42</w:t>
      </w:r>
      <w:r w:rsidR="00A57497">
        <w:rPr>
          <w:rFonts w:asciiTheme="minorHAnsi" w:eastAsiaTheme="minorEastAsia" w:hAnsiTheme="minorHAnsi" w:cstheme="minorBidi"/>
          <w:color w:val="auto"/>
          <w:sz w:val="22"/>
          <w:szCs w:val="22"/>
        </w:rPr>
        <w:tab/>
      </w:r>
      <w:r w:rsidR="00A57497" w:rsidRPr="00E54385">
        <w:rPr>
          <w:rStyle w:val="Hyperlink"/>
        </w:rPr>
        <w:t>Function: VNFM.VNF.Update()</w:t>
      </w:r>
      <w:r w:rsidR="00A57497">
        <w:rPr>
          <w:webHidden/>
        </w:rPr>
        <w:tab/>
      </w:r>
      <w:r w:rsidR="00A57497">
        <w:rPr>
          <w:webHidden/>
        </w:rPr>
        <w:fldChar w:fldCharType="begin"/>
      </w:r>
      <w:r w:rsidR="00A57497">
        <w:rPr>
          <w:webHidden/>
        </w:rPr>
        <w:instrText xml:space="preserve"> PAGEREF _Toc477275730 \h </w:instrText>
      </w:r>
      <w:r w:rsidR="00A57497">
        <w:rPr>
          <w:webHidden/>
        </w:rPr>
      </w:r>
      <w:r w:rsidR="00A57497">
        <w:rPr>
          <w:webHidden/>
        </w:rPr>
        <w:fldChar w:fldCharType="separate"/>
      </w:r>
      <w:ins w:id="9212" w:author="Seggelke, Klaus" w:date="2017-03-21T14:44:00Z">
        <w:r w:rsidR="00B40BBD">
          <w:rPr>
            <w:webHidden/>
          </w:rPr>
          <w:t>128</w:t>
        </w:r>
      </w:ins>
      <w:del w:id="9213" w:author="Seggelke, Klaus" w:date="2017-03-21T10:30:00Z">
        <w:r w:rsidR="00A57497" w:rsidDel="00FA278F">
          <w:rPr>
            <w:webHidden/>
          </w:rPr>
          <w:delText>118</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"_Toc477275731" </w:instrText>
      </w:r>
      <w:r>
        <w:fldChar w:fldCharType="separate"/>
      </w:r>
      <w:r w:rsidR="00A57497" w:rsidRPr="00E54385">
        <w:rPr>
          <w:rStyle w:val="Hyperlink"/>
        </w:rPr>
        <w:t>43</w:t>
      </w:r>
      <w:r w:rsidR="00A57497">
        <w:rPr>
          <w:rFonts w:asciiTheme="minorHAnsi" w:eastAsiaTheme="minorEastAsia" w:hAnsiTheme="minorHAnsi" w:cstheme="minorBidi"/>
          <w:color w:val="auto"/>
          <w:sz w:val="22"/>
          <w:szCs w:val="22"/>
        </w:rPr>
        <w:tab/>
      </w:r>
      <w:r w:rsidR="00A57497" w:rsidRPr="00E54385">
        <w:rPr>
          <w:rStyle w:val="Hyperlink"/>
        </w:rPr>
        <w:t>Function: VNFM.VNF.Rollback()</w:t>
      </w:r>
      <w:r w:rsidR="00A57497">
        <w:rPr>
          <w:webHidden/>
        </w:rPr>
        <w:tab/>
      </w:r>
      <w:r w:rsidR="00A57497">
        <w:rPr>
          <w:webHidden/>
        </w:rPr>
        <w:fldChar w:fldCharType="begin"/>
      </w:r>
      <w:r w:rsidR="00A57497">
        <w:rPr>
          <w:webHidden/>
        </w:rPr>
        <w:instrText xml:space="preserve"> PAGEREF _Toc477275731 \h </w:instrText>
      </w:r>
      <w:r w:rsidR="00A57497">
        <w:rPr>
          <w:webHidden/>
        </w:rPr>
      </w:r>
      <w:r w:rsidR="00A57497">
        <w:rPr>
          <w:webHidden/>
        </w:rPr>
        <w:fldChar w:fldCharType="separate"/>
      </w:r>
      <w:ins w:id="9214" w:author="Seggelke, Klaus" w:date="2017-03-21T14:44:00Z">
        <w:r w:rsidR="00B40BBD">
          <w:rPr>
            <w:webHidden/>
          </w:rPr>
          <w:t>128</w:t>
        </w:r>
      </w:ins>
      <w:del w:id="9215" w:author="Seggelke, Klaus" w:date="2017-03-21T10:30:00Z">
        <w:r w:rsidR="00A57497" w:rsidDel="00FA278F">
          <w:rPr>
            <w:webHidden/>
          </w:rPr>
          <w:delText>118</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"_Toc477275732" </w:instrText>
      </w:r>
      <w:r>
        <w:fldChar w:fldCharType="separate"/>
      </w:r>
      <w:r w:rsidR="00A57497" w:rsidRPr="00E54385">
        <w:rPr>
          <w:rStyle w:val="Hyperlink"/>
        </w:rPr>
        <w:t>44</w:t>
      </w:r>
      <w:r w:rsidR="00A57497">
        <w:rPr>
          <w:rFonts w:asciiTheme="minorHAnsi" w:eastAsiaTheme="minorEastAsia" w:hAnsiTheme="minorHAnsi" w:cstheme="minorBidi"/>
          <w:color w:val="auto"/>
          <w:sz w:val="22"/>
          <w:szCs w:val="22"/>
        </w:rPr>
        <w:tab/>
      </w:r>
      <w:r w:rsidR="00A57497" w:rsidRPr="00E54385">
        <w:rPr>
          <w:rStyle w:val="Hyperlink"/>
        </w:rPr>
        <w:t>Function: VNFM.VNF.GetVNFstate()</w:t>
      </w:r>
      <w:r w:rsidR="00A57497">
        <w:rPr>
          <w:webHidden/>
        </w:rPr>
        <w:tab/>
      </w:r>
      <w:r w:rsidR="00A57497">
        <w:rPr>
          <w:webHidden/>
        </w:rPr>
        <w:fldChar w:fldCharType="begin"/>
      </w:r>
      <w:r w:rsidR="00A57497">
        <w:rPr>
          <w:webHidden/>
        </w:rPr>
        <w:instrText xml:space="preserve"> PAGEREF _Toc477275732 \h </w:instrText>
      </w:r>
      <w:r w:rsidR="00A57497">
        <w:rPr>
          <w:webHidden/>
        </w:rPr>
      </w:r>
      <w:r w:rsidR="00A57497">
        <w:rPr>
          <w:webHidden/>
        </w:rPr>
        <w:fldChar w:fldCharType="separate"/>
      </w:r>
      <w:ins w:id="9216" w:author="Seggelke, Klaus" w:date="2017-03-21T14:44:00Z">
        <w:r w:rsidR="00B40BBD">
          <w:rPr>
            <w:webHidden/>
          </w:rPr>
          <w:t>128</w:t>
        </w:r>
      </w:ins>
      <w:del w:id="9217" w:author="Seggelke, Klaus" w:date="2017-03-21T10:30:00Z">
        <w:r w:rsidR="00A57497" w:rsidDel="00FA278F">
          <w:rPr>
            <w:webHidden/>
          </w:rPr>
          <w:delText>118</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"_Toc477275733" </w:instrText>
      </w:r>
      <w:r>
        <w:fldChar w:fldCharType="separate"/>
      </w:r>
      <w:r w:rsidR="00A57497" w:rsidRPr="00E54385">
        <w:rPr>
          <w:rStyle w:val="Hyperlink"/>
        </w:rPr>
        <w:t>45</w:t>
      </w:r>
      <w:r w:rsidR="00A57497">
        <w:rPr>
          <w:rFonts w:asciiTheme="minorHAnsi" w:eastAsiaTheme="minorEastAsia" w:hAnsiTheme="minorHAnsi" w:cstheme="minorBidi"/>
          <w:color w:val="auto"/>
          <w:sz w:val="22"/>
          <w:szCs w:val="22"/>
        </w:rPr>
        <w:tab/>
      </w:r>
      <w:r w:rsidR="00A57497" w:rsidRPr="00E54385">
        <w:rPr>
          <w:rStyle w:val="Hyperlink"/>
        </w:rPr>
        <w:t>Function: VNFM.VNF.GetvResourceList()</w:t>
      </w:r>
      <w:r w:rsidR="00A57497">
        <w:rPr>
          <w:webHidden/>
        </w:rPr>
        <w:tab/>
      </w:r>
      <w:r w:rsidR="00A57497">
        <w:rPr>
          <w:webHidden/>
        </w:rPr>
        <w:fldChar w:fldCharType="begin"/>
      </w:r>
      <w:r w:rsidR="00A57497">
        <w:rPr>
          <w:webHidden/>
        </w:rPr>
        <w:instrText xml:space="preserve"> PAGEREF _Toc477275733 \h </w:instrText>
      </w:r>
      <w:r w:rsidR="00A57497">
        <w:rPr>
          <w:webHidden/>
        </w:rPr>
      </w:r>
      <w:r w:rsidR="00A57497">
        <w:rPr>
          <w:webHidden/>
        </w:rPr>
        <w:fldChar w:fldCharType="separate"/>
      </w:r>
      <w:ins w:id="9218" w:author="Seggelke, Klaus" w:date="2017-03-21T14:44:00Z">
        <w:r w:rsidR="00B40BBD">
          <w:rPr>
            <w:webHidden/>
          </w:rPr>
          <w:t>129</w:t>
        </w:r>
      </w:ins>
      <w:del w:id="9219" w:author="Seggelke, Klaus" w:date="2017-03-21T10:30:00Z">
        <w:r w:rsidR="00A57497" w:rsidDel="00FA278F">
          <w:rPr>
            <w:webHidden/>
          </w:rPr>
          <w:delText>119</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"_Toc477275734" </w:instrText>
      </w:r>
      <w:r>
        <w:fldChar w:fldCharType="separate"/>
      </w:r>
      <w:r w:rsidR="00A57497" w:rsidRPr="00E54385">
        <w:rPr>
          <w:rStyle w:val="Hyperlink"/>
        </w:rPr>
        <w:t>46</w:t>
      </w:r>
      <w:r w:rsidR="00A57497">
        <w:rPr>
          <w:rFonts w:asciiTheme="minorHAnsi" w:eastAsiaTheme="minorEastAsia" w:hAnsiTheme="minorHAnsi" w:cstheme="minorBidi"/>
          <w:color w:val="auto"/>
          <w:sz w:val="22"/>
          <w:szCs w:val="22"/>
        </w:rPr>
        <w:tab/>
      </w:r>
      <w:r w:rsidR="00A57497" w:rsidRPr="00E54385">
        <w:rPr>
          <w:rStyle w:val="Hyperlink"/>
        </w:rPr>
        <w:t>Function: VNFM.VNF.ValidateAllocatedvResources()</w:t>
      </w:r>
      <w:r w:rsidR="00A57497">
        <w:rPr>
          <w:webHidden/>
        </w:rPr>
        <w:tab/>
      </w:r>
      <w:r w:rsidR="00A57497">
        <w:rPr>
          <w:webHidden/>
        </w:rPr>
        <w:fldChar w:fldCharType="begin"/>
      </w:r>
      <w:r w:rsidR="00A57497">
        <w:rPr>
          <w:webHidden/>
        </w:rPr>
        <w:instrText xml:space="preserve"> PAGEREF _Toc477275734 \h </w:instrText>
      </w:r>
      <w:r w:rsidR="00A57497">
        <w:rPr>
          <w:webHidden/>
        </w:rPr>
      </w:r>
      <w:r w:rsidR="00A57497">
        <w:rPr>
          <w:webHidden/>
        </w:rPr>
        <w:fldChar w:fldCharType="separate"/>
      </w:r>
      <w:ins w:id="9220" w:author="Seggelke, Klaus" w:date="2017-03-21T14:44:00Z">
        <w:r w:rsidR="00B40BBD">
          <w:rPr>
            <w:webHidden/>
          </w:rPr>
          <w:t>129</w:t>
        </w:r>
      </w:ins>
      <w:del w:id="9221" w:author="Seggelke, Klaus" w:date="2017-03-21T10:30:00Z">
        <w:r w:rsidR="00A57497" w:rsidDel="00FA278F">
          <w:rPr>
            <w:webHidden/>
          </w:rPr>
          <w:delText>119</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"_Toc477275735" </w:instrText>
      </w:r>
      <w:r>
        <w:fldChar w:fldCharType="separate"/>
      </w:r>
      <w:r w:rsidR="00A57497" w:rsidRPr="00E54385">
        <w:rPr>
          <w:rStyle w:val="Hyperlink"/>
        </w:rPr>
        <w:t>47</w:t>
      </w:r>
      <w:r w:rsidR="00A57497">
        <w:rPr>
          <w:rFonts w:asciiTheme="minorHAnsi" w:eastAsiaTheme="minorEastAsia" w:hAnsiTheme="minorHAnsi" w:cstheme="minorBidi"/>
          <w:color w:val="auto"/>
          <w:sz w:val="22"/>
          <w:szCs w:val="22"/>
        </w:rPr>
        <w:tab/>
      </w:r>
      <w:r w:rsidR="00A57497" w:rsidRPr="00E54385">
        <w:rPr>
          <w:rStyle w:val="Hyperlink"/>
        </w:rPr>
        <w:t>Function: VNFM.VNF.AllvResourcesReleased()</w:t>
      </w:r>
      <w:r w:rsidR="00A57497">
        <w:rPr>
          <w:webHidden/>
        </w:rPr>
        <w:tab/>
      </w:r>
      <w:r w:rsidR="00A57497">
        <w:rPr>
          <w:webHidden/>
        </w:rPr>
        <w:fldChar w:fldCharType="begin"/>
      </w:r>
      <w:r w:rsidR="00A57497">
        <w:rPr>
          <w:webHidden/>
        </w:rPr>
        <w:instrText xml:space="preserve"> PAGEREF _Toc477275735 \h </w:instrText>
      </w:r>
      <w:r w:rsidR="00A57497">
        <w:rPr>
          <w:webHidden/>
        </w:rPr>
      </w:r>
      <w:r w:rsidR="00A57497">
        <w:rPr>
          <w:webHidden/>
        </w:rPr>
        <w:fldChar w:fldCharType="separate"/>
      </w:r>
      <w:ins w:id="9222" w:author="Seggelke, Klaus" w:date="2017-03-21T14:44:00Z">
        <w:r w:rsidR="00B40BBD">
          <w:rPr>
            <w:webHidden/>
          </w:rPr>
          <w:t>129</w:t>
        </w:r>
      </w:ins>
      <w:del w:id="9223" w:author="Seggelke, Klaus" w:date="2017-03-21T10:30:00Z">
        <w:r w:rsidR="00A57497" w:rsidDel="00FA278F">
          <w:rPr>
            <w:webHidden/>
          </w:rPr>
          <w:delText>119</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"_Toc477275736" </w:instrText>
      </w:r>
      <w:r>
        <w:fldChar w:fldCharType="separate"/>
      </w:r>
      <w:r w:rsidR="00A57497" w:rsidRPr="00E54385">
        <w:rPr>
          <w:rStyle w:val="Hyperlink"/>
        </w:rPr>
        <w:t>48</w:t>
      </w:r>
      <w:r w:rsidR="00A57497">
        <w:rPr>
          <w:rFonts w:asciiTheme="minorHAnsi" w:eastAsiaTheme="minorEastAsia" w:hAnsiTheme="minorHAnsi" w:cstheme="minorBidi"/>
          <w:color w:val="auto"/>
          <w:sz w:val="22"/>
          <w:szCs w:val="22"/>
        </w:rPr>
        <w:tab/>
      </w:r>
      <w:r w:rsidR="00A57497" w:rsidRPr="00E54385">
        <w:rPr>
          <w:rStyle w:val="Hyperlink"/>
        </w:rPr>
        <w:t>Function: VNFM.VNF.GetScalingLevel()</w:t>
      </w:r>
      <w:r w:rsidR="00A57497">
        <w:rPr>
          <w:webHidden/>
        </w:rPr>
        <w:tab/>
      </w:r>
      <w:r w:rsidR="00A57497">
        <w:rPr>
          <w:webHidden/>
        </w:rPr>
        <w:fldChar w:fldCharType="begin"/>
      </w:r>
      <w:r w:rsidR="00A57497">
        <w:rPr>
          <w:webHidden/>
        </w:rPr>
        <w:instrText xml:space="preserve"> PAGEREF _Toc477275736 \h </w:instrText>
      </w:r>
      <w:r w:rsidR="00A57497">
        <w:rPr>
          <w:webHidden/>
        </w:rPr>
      </w:r>
      <w:r w:rsidR="00A57497">
        <w:rPr>
          <w:webHidden/>
        </w:rPr>
        <w:fldChar w:fldCharType="separate"/>
      </w:r>
      <w:ins w:id="9224" w:author="Seggelke, Klaus" w:date="2017-03-21T14:44:00Z">
        <w:r w:rsidR="00B40BBD">
          <w:rPr>
            <w:webHidden/>
          </w:rPr>
          <w:t>129</w:t>
        </w:r>
      </w:ins>
      <w:del w:id="9225" w:author="Seggelke, Klaus" w:date="2017-03-21T10:30:00Z">
        <w:r w:rsidR="00A57497" w:rsidDel="00FA278F">
          <w:rPr>
            <w:webHidden/>
          </w:rPr>
          <w:delText>119</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"_Toc477275737" </w:instrText>
      </w:r>
      <w:r>
        <w:fldChar w:fldCharType="separate"/>
      </w:r>
      <w:r w:rsidR="00A57497" w:rsidRPr="00E54385">
        <w:rPr>
          <w:rStyle w:val="Hyperlink"/>
        </w:rPr>
        <w:t>49</w:t>
      </w:r>
      <w:r w:rsidR="00A57497">
        <w:rPr>
          <w:rFonts w:asciiTheme="minorHAnsi" w:eastAsiaTheme="minorEastAsia" w:hAnsiTheme="minorHAnsi" w:cstheme="minorBidi"/>
          <w:color w:val="auto"/>
          <w:sz w:val="22"/>
          <w:szCs w:val="22"/>
        </w:rPr>
        <w:tab/>
      </w:r>
      <w:r w:rsidR="00A57497" w:rsidRPr="00E54385">
        <w:rPr>
          <w:rStyle w:val="Hyperlink"/>
        </w:rPr>
        <w:t>Function: VNFM.VNF.ScaleUpOrDown()</w:t>
      </w:r>
      <w:r w:rsidR="00A57497">
        <w:rPr>
          <w:webHidden/>
        </w:rPr>
        <w:tab/>
      </w:r>
      <w:r w:rsidR="00A57497">
        <w:rPr>
          <w:webHidden/>
        </w:rPr>
        <w:fldChar w:fldCharType="begin"/>
      </w:r>
      <w:r w:rsidR="00A57497">
        <w:rPr>
          <w:webHidden/>
        </w:rPr>
        <w:instrText xml:space="preserve"> PAGEREF _Toc477275737 \h </w:instrText>
      </w:r>
      <w:r w:rsidR="00A57497">
        <w:rPr>
          <w:webHidden/>
        </w:rPr>
      </w:r>
      <w:r w:rsidR="00A57497">
        <w:rPr>
          <w:webHidden/>
        </w:rPr>
        <w:fldChar w:fldCharType="separate"/>
      </w:r>
      <w:ins w:id="9226" w:author="Seggelke, Klaus" w:date="2017-03-21T14:44:00Z">
        <w:r w:rsidR="00B40BBD">
          <w:rPr>
            <w:webHidden/>
          </w:rPr>
          <w:t>130</w:t>
        </w:r>
      </w:ins>
      <w:del w:id="9227" w:author="Seggelke, Klaus" w:date="2017-03-21T10:30:00Z">
        <w:r w:rsidR="00A57497" w:rsidDel="00FA278F">
          <w:rPr>
            <w:webHidden/>
          </w:rPr>
          <w:delText>120</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"_Toc477275738" </w:instrText>
      </w:r>
      <w:r>
        <w:fldChar w:fldCharType="separate"/>
      </w:r>
      <w:r w:rsidR="00A57497" w:rsidRPr="00E54385">
        <w:rPr>
          <w:rStyle w:val="Hyperlink"/>
        </w:rPr>
        <w:t>50</w:t>
      </w:r>
      <w:r w:rsidR="00A57497">
        <w:rPr>
          <w:rFonts w:asciiTheme="minorHAnsi" w:eastAsiaTheme="minorEastAsia" w:hAnsiTheme="minorHAnsi" w:cstheme="minorBidi"/>
          <w:color w:val="auto"/>
          <w:sz w:val="22"/>
          <w:szCs w:val="22"/>
        </w:rPr>
        <w:tab/>
      </w:r>
      <w:r w:rsidR="00A57497" w:rsidRPr="00E54385">
        <w:rPr>
          <w:rStyle w:val="Hyperlink"/>
        </w:rPr>
        <w:t>Function: VNFM.VNF.ScaleInOrOut()</w:t>
      </w:r>
      <w:r w:rsidR="00A57497">
        <w:rPr>
          <w:webHidden/>
        </w:rPr>
        <w:tab/>
      </w:r>
      <w:r w:rsidR="00A57497">
        <w:rPr>
          <w:webHidden/>
        </w:rPr>
        <w:fldChar w:fldCharType="begin"/>
      </w:r>
      <w:r w:rsidR="00A57497">
        <w:rPr>
          <w:webHidden/>
        </w:rPr>
        <w:instrText xml:space="preserve"> PAGEREF _Toc477275738 \h </w:instrText>
      </w:r>
      <w:r w:rsidR="00A57497">
        <w:rPr>
          <w:webHidden/>
        </w:rPr>
      </w:r>
      <w:r w:rsidR="00A57497">
        <w:rPr>
          <w:webHidden/>
        </w:rPr>
        <w:fldChar w:fldCharType="separate"/>
      </w:r>
      <w:ins w:id="9228" w:author="Seggelke, Klaus" w:date="2017-03-21T14:44:00Z">
        <w:r w:rsidR="00B40BBD">
          <w:rPr>
            <w:webHidden/>
          </w:rPr>
          <w:t>130</w:t>
        </w:r>
      </w:ins>
      <w:del w:id="9229" w:author="Seggelke, Klaus" w:date="2017-03-21T10:30:00Z">
        <w:r w:rsidR="00A57497" w:rsidDel="00FA278F">
          <w:rPr>
            <w:webHidden/>
          </w:rPr>
          <w:delText>120</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"_Toc477275739" </w:instrText>
      </w:r>
      <w:r>
        <w:fldChar w:fldCharType="separate"/>
      </w:r>
      <w:r w:rsidR="00A57497" w:rsidRPr="00E54385">
        <w:rPr>
          <w:rStyle w:val="Hyperlink"/>
        </w:rPr>
        <w:t>51</w:t>
      </w:r>
      <w:r w:rsidR="00A57497">
        <w:rPr>
          <w:rFonts w:asciiTheme="minorHAnsi" w:eastAsiaTheme="minorEastAsia" w:hAnsiTheme="minorHAnsi" w:cstheme="minorBidi"/>
          <w:color w:val="auto"/>
          <w:sz w:val="22"/>
          <w:szCs w:val="22"/>
        </w:rPr>
        <w:tab/>
      </w:r>
      <w:r w:rsidR="00A57497" w:rsidRPr="00E54385">
        <w:rPr>
          <w:rStyle w:val="Hyperlink"/>
        </w:rPr>
        <w:t>Function: VNFM.VNF.TriggerResizevResources()</w:t>
      </w:r>
      <w:r w:rsidR="00A57497">
        <w:rPr>
          <w:webHidden/>
        </w:rPr>
        <w:tab/>
      </w:r>
      <w:r w:rsidR="00A57497">
        <w:rPr>
          <w:webHidden/>
        </w:rPr>
        <w:fldChar w:fldCharType="begin"/>
      </w:r>
      <w:r w:rsidR="00A57497">
        <w:rPr>
          <w:webHidden/>
        </w:rPr>
        <w:instrText xml:space="preserve"> PAGEREF _Toc477275739 \h </w:instrText>
      </w:r>
      <w:r w:rsidR="00A57497">
        <w:rPr>
          <w:webHidden/>
        </w:rPr>
      </w:r>
      <w:r w:rsidR="00A57497">
        <w:rPr>
          <w:webHidden/>
        </w:rPr>
        <w:fldChar w:fldCharType="separate"/>
      </w:r>
      <w:ins w:id="9230" w:author="Seggelke, Klaus" w:date="2017-03-21T14:44:00Z">
        <w:r w:rsidR="00B40BBD">
          <w:rPr>
            <w:webHidden/>
          </w:rPr>
          <w:t>130</w:t>
        </w:r>
      </w:ins>
      <w:del w:id="9231" w:author="Seggelke, Klaus" w:date="2017-03-21T10:30:00Z">
        <w:r w:rsidR="00A57497" w:rsidDel="00FA278F">
          <w:rPr>
            <w:webHidden/>
          </w:rPr>
          <w:delText>120</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"_Toc477275740" </w:instrText>
      </w:r>
      <w:r>
        <w:fldChar w:fldCharType="separate"/>
      </w:r>
      <w:r w:rsidR="00A57497" w:rsidRPr="00E54385">
        <w:rPr>
          <w:rStyle w:val="Hyperlink"/>
        </w:rPr>
        <w:t>52</w:t>
      </w:r>
      <w:r w:rsidR="00A57497">
        <w:rPr>
          <w:rFonts w:asciiTheme="minorHAnsi" w:eastAsiaTheme="minorEastAsia" w:hAnsiTheme="minorHAnsi" w:cstheme="minorBidi"/>
          <w:color w:val="auto"/>
          <w:sz w:val="22"/>
          <w:szCs w:val="22"/>
        </w:rPr>
        <w:tab/>
      </w:r>
      <w:r w:rsidR="00A57497" w:rsidRPr="00E54385">
        <w:rPr>
          <w:rStyle w:val="Hyperlink"/>
        </w:rPr>
        <w:t>Function: VNFM.Migration.GetMigrationType ()</w:t>
      </w:r>
      <w:r w:rsidR="00A57497">
        <w:rPr>
          <w:webHidden/>
        </w:rPr>
        <w:tab/>
      </w:r>
      <w:r w:rsidR="00A57497">
        <w:rPr>
          <w:webHidden/>
        </w:rPr>
        <w:fldChar w:fldCharType="begin"/>
      </w:r>
      <w:r w:rsidR="00A57497">
        <w:rPr>
          <w:webHidden/>
        </w:rPr>
        <w:instrText xml:space="preserve"> PAGEREF _Toc477275740 \h </w:instrText>
      </w:r>
      <w:r w:rsidR="00A57497">
        <w:rPr>
          <w:webHidden/>
        </w:rPr>
      </w:r>
      <w:r w:rsidR="00A57497">
        <w:rPr>
          <w:webHidden/>
        </w:rPr>
        <w:fldChar w:fldCharType="separate"/>
      </w:r>
      <w:ins w:id="9232" w:author="Seggelke, Klaus" w:date="2017-03-21T14:44:00Z">
        <w:r w:rsidR="00B40BBD">
          <w:rPr>
            <w:webHidden/>
          </w:rPr>
          <w:t>131</w:t>
        </w:r>
      </w:ins>
      <w:del w:id="9233" w:author="Seggelke, Klaus" w:date="2017-03-21T10:30:00Z">
        <w:r w:rsidR="00A57497" w:rsidDel="00FA278F">
          <w:rPr>
            <w:webHidden/>
          </w:rPr>
          <w:delText>121</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"_Toc477275741" </w:instrText>
      </w:r>
      <w:r>
        <w:fldChar w:fldCharType="separate"/>
      </w:r>
      <w:r w:rsidR="00A57497" w:rsidRPr="00E54385">
        <w:rPr>
          <w:rStyle w:val="Hyperlink"/>
        </w:rPr>
        <w:t>53</w:t>
      </w:r>
      <w:r w:rsidR="00A57497">
        <w:rPr>
          <w:rFonts w:asciiTheme="minorHAnsi" w:eastAsiaTheme="minorEastAsia" w:hAnsiTheme="minorHAnsi" w:cstheme="minorBidi"/>
          <w:color w:val="auto"/>
          <w:sz w:val="22"/>
          <w:szCs w:val="22"/>
        </w:rPr>
        <w:tab/>
      </w:r>
      <w:r w:rsidR="00A57497" w:rsidRPr="00E54385">
        <w:rPr>
          <w:rStyle w:val="Hyperlink"/>
        </w:rPr>
        <w:t>Function: VNFM.Migration.TriggerMigration()</w:t>
      </w:r>
      <w:r w:rsidR="00A57497">
        <w:rPr>
          <w:webHidden/>
        </w:rPr>
        <w:tab/>
      </w:r>
      <w:r w:rsidR="00A57497">
        <w:rPr>
          <w:webHidden/>
        </w:rPr>
        <w:fldChar w:fldCharType="begin"/>
      </w:r>
      <w:r w:rsidR="00A57497">
        <w:rPr>
          <w:webHidden/>
        </w:rPr>
        <w:instrText xml:space="preserve"> PAGEREF _Toc477275741 \h </w:instrText>
      </w:r>
      <w:r w:rsidR="00A57497">
        <w:rPr>
          <w:webHidden/>
        </w:rPr>
      </w:r>
      <w:r w:rsidR="00A57497">
        <w:rPr>
          <w:webHidden/>
        </w:rPr>
        <w:fldChar w:fldCharType="separate"/>
      </w:r>
      <w:ins w:id="9234" w:author="Seggelke, Klaus" w:date="2017-03-21T14:44:00Z">
        <w:r w:rsidR="00B40BBD">
          <w:rPr>
            <w:webHidden/>
          </w:rPr>
          <w:t>131</w:t>
        </w:r>
      </w:ins>
      <w:del w:id="9235" w:author="Seggelke, Klaus" w:date="2017-03-21T10:30:00Z">
        <w:r w:rsidR="00A57497" w:rsidDel="00FA278F">
          <w:rPr>
            <w:webHidden/>
          </w:rPr>
          <w:delText>121</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"_Toc477275742" </w:instrText>
      </w:r>
      <w:r>
        <w:fldChar w:fldCharType="separate"/>
      </w:r>
      <w:r w:rsidR="00A57497" w:rsidRPr="00E54385">
        <w:rPr>
          <w:rStyle w:val="Hyperlink"/>
        </w:rPr>
        <w:t>54</w:t>
      </w:r>
      <w:r w:rsidR="00A57497">
        <w:rPr>
          <w:rFonts w:asciiTheme="minorHAnsi" w:eastAsiaTheme="minorEastAsia" w:hAnsiTheme="minorHAnsi" w:cstheme="minorBidi"/>
          <w:color w:val="auto"/>
          <w:sz w:val="22"/>
          <w:szCs w:val="22"/>
        </w:rPr>
        <w:tab/>
      </w:r>
      <w:r w:rsidR="00A57497" w:rsidRPr="00E54385">
        <w:rPr>
          <w:rStyle w:val="Hyperlink"/>
        </w:rPr>
        <w:t>Function: VNFM.Migration.ValidateMigrationSuccess()</w:t>
      </w:r>
      <w:r w:rsidR="00A57497">
        <w:rPr>
          <w:webHidden/>
        </w:rPr>
        <w:tab/>
      </w:r>
      <w:r w:rsidR="00A57497">
        <w:rPr>
          <w:webHidden/>
        </w:rPr>
        <w:fldChar w:fldCharType="begin"/>
      </w:r>
      <w:r w:rsidR="00A57497">
        <w:rPr>
          <w:webHidden/>
        </w:rPr>
        <w:instrText xml:space="preserve"> PAGEREF _Toc477275742 \h </w:instrText>
      </w:r>
      <w:r w:rsidR="00A57497">
        <w:rPr>
          <w:webHidden/>
        </w:rPr>
      </w:r>
      <w:r w:rsidR="00A57497">
        <w:rPr>
          <w:webHidden/>
        </w:rPr>
        <w:fldChar w:fldCharType="separate"/>
      </w:r>
      <w:ins w:id="9236" w:author="Seggelke, Klaus" w:date="2017-03-21T14:44:00Z">
        <w:r w:rsidR="00B40BBD">
          <w:rPr>
            <w:webHidden/>
          </w:rPr>
          <w:t>131</w:t>
        </w:r>
      </w:ins>
      <w:del w:id="9237" w:author="Seggelke, Klaus" w:date="2017-03-21T10:30:00Z">
        <w:r w:rsidR="00A57497" w:rsidDel="00FA278F">
          <w:rPr>
            <w:webHidden/>
          </w:rPr>
          <w:delText>121</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lastRenderedPageBreak/>
        <w:fldChar w:fldCharType="begin"/>
      </w:r>
      <w:r>
        <w:instrText xml:space="preserve"> HYPERLINK \l "_Toc477275743" </w:instrText>
      </w:r>
      <w:r>
        <w:fldChar w:fldCharType="separate"/>
      </w:r>
      <w:r w:rsidR="00A57497" w:rsidRPr="00E54385">
        <w:rPr>
          <w:rStyle w:val="Hyperlink"/>
        </w:rPr>
        <w:t>55</w:t>
      </w:r>
      <w:r w:rsidR="00A57497">
        <w:rPr>
          <w:rFonts w:asciiTheme="minorHAnsi" w:eastAsiaTheme="minorEastAsia" w:hAnsiTheme="minorHAnsi" w:cstheme="minorBidi"/>
          <w:color w:val="auto"/>
          <w:sz w:val="22"/>
          <w:szCs w:val="22"/>
        </w:rPr>
        <w:tab/>
      </w:r>
      <w:r w:rsidR="00A57497" w:rsidRPr="00E54385">
        <w:rPr>
          <w:rStyle w:val="Hyperlink"/>
        </w:rPr>
        <w:t>Function: VNFM.VNF.RecoveryCMDtoVNF()</w:t>
      </w:r>
      <w:r w:rsidR="00A57497">
        <w:rPr>
          <w:webHidden/>
        </w:rPr>
        <w:tab/>
      </w:r>
      <w:r w:rsidR="00A57497">
        <w:rPr>
          <w:webHidden/>
        </w:rPr>
        <w:fldChar w:fldCharType="begin"/>
      </w:r>
      <w:r w:rsidR="00A57497">
        <w:rPr>
          <w:webHidden/>
        </w:rPr>
        <w:instrText xml:space="preserve"> PAGEREF _Toc477275743 \h </w:instrText>
      </w:r>
      <w:r w:rsidR="00A57497">
        <w:rPr>
          <w:webHidden/>
        </w:rPr>
      </w:r>
      <w:r w:rsidR="00A57497">
        <w:rPr>
          <w:webHidden/>
        </w:rPr>
        <w:fldChar w:fldCharType="separate"/>
      </w:r>
      <w:ins w:id="9238" w:author="Seggelke, Klaus" w:date="2017-03-21T14:44:00Z">
        <w:r w:rsidR="00B40BBD">
          <w:rPr>
            <w:webHidden/>
          </w:rPr>
          <w:t>132</w:t>
        </w:r>
      </w:ins>
      <w:del w:id="9239" w:author="Seggelke, Klaus" w:date="2017-03-21T10:30:00Z">
        <w:r w:rsidR="00A57497" w:rsidDel="00FA278F">
          <w:rPr>
            <w:webHidden/>
          </w:rPr>
          <w:delText>122</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"_Toc477275744" </w:instrText>
      </w:r>
      <w:r>
        <w:fldChar w:fldCharType="separate"/>
      </w:r>
      <w:r w:rsidR="00A57497" w:rsidRPr="00E54385">
        <w:rPr>
          <w:rStyle w:val="Hyperlink"/>
        </w:rPr>
        <w:t>56</w:t>
      </w:r>
      <w:r w:rsidR="00A57497">
        <w:rPr>
          <w:rFonts w:asciiTheme="minorHAnsi" w:eastAsiaTheme="minorEastAsia" w:hAnsiTheme="minorHAnsi" w:cstheme="minorBidi"/>
          <w:color w:val="auto"/>
          <w:sz w:val="22"/>
          <w:szCs w:val="22"/>
        </w:rPr>
        <w:tab/>
      </w:r>
      <w:r w:rsidR="00A57497" w:rsidRPr="00E54385">
        <w:rPr>
          <w:rStyle w:val="Hyperlink"/>
        </w:rPr>
        <w:t>Function: VNFM.RecoveryCMDtoVNFM()</w:t>
      </w:r>
      <w:r w:rsidR="00A57497">
        <w:rPr>
          <w:webHidden/>
        </w:rPr>
        <w:tab/>
      </w:r>
      <w:r w:rsidR="00A57497">
        <w:rPr>
          <w:webHidden/>
        </w:rPr>
        <w:fldChar w:fldCharType="begin"/>
      </w:r>
      <w:r w:rsidR="00A57497">
        <w:rPr>
          <w:webHidden/>
        </w:rPr>
        <w:instrText xml:space="preserve"> PAGEREF _Toc477275744 \h </w:instrText>
      </w:r>
      <w:r w:rsidR="00A57497">
        <w:rPr>
          <w:webHidden/>
        </w:rPr>
      </w:r>
      <w:r w:rsidR="00A57497">
        <w:rPr>
          <w:webHidden/>
        </w:rPr>
        <w:fldChar w:fldCharType="separate"/>
      </w:r>
      <w:ins w:id="9240" w:author="Seggelke, Klaus" w:date="2017-03-21T14:44:00Z">
        <w:r w:rsidR="00B40BBD">
          <w:rPr>
            <w:webHidden/>
          </w:rPr>
          <w:t>132</w:t>
        </w:r>
      </w:ins>
      <w:del w:id="9241" w:author="Seggelke, Klaus" w:date="2017-03-21T10:30:00Z">
        <w:r w:rsidR="00A57497" w:rsidDel="00FA278F">
          <w:rPr>
            <w:webHidden/>
          </w:rPr>
          <w:delText>122</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"_Toc477275745" </w:instrText>
      </w:r>
      <w:r>
        <w:fldChar w:fldCharType="separate"/>
      </w:r>
      <w:r w:rsidR="00A57497" w:rsidRPr="00E54385">
        <w:rPr>
          <w:rStyle w:val="Hyperlink"/>
        </w:rPr>
        <w:t>57</w:t>
      </w:r>
      <w:r w:rsidR="00A57497">
        <w:rPr>
          <w:rFonts w:asciiTheme="minorHAnsi" w:eastAsiaTheme="minorEastAsia" w:hAnsiTheme="minorHAnsi" w:cstheme="minorBidi"/>
          <w:color w:val="auto"/>
          <w:sz w:val="22"/>
          <w:szCs w:val="22"/>
        </w:rPr>
        <w:tab/>
      </w:r>
      <w:r w:rsidR="00A57497" w:rsidRPr="00E54385">
        <w:rPr>
          <w:rStyle w:val="Hyperlink"/>
        </w:rPr>
        <w:t>Function: VNFM.VNetwork.ValidatevNetworkResourceAllocation()</w:t>
      </w:r>
      <w:r w:rsidR="00A57497">
        <w:rPr>
          <w:webHidden/>
        </w:rPr>
        <w:tab/>
      </w:r>
      <w:r w:rsidR="00A57497">
        <w:rPr>
          <w:webHidden/>
        </w:rPr>
        <w:fldChar w:fldCharType="begin"/>
      </w:r>
      <w:r w:rsidR="00A57497">
        <w:rPr>
          <w:webHidden/>
        </w:rPr>
        <w:instrText xml:space="preserve"> PAGEREF _Toc477275745 \h </w:instrText>
      </w:r>
      <w:r w:rsidR="00A57497">
        <w:rPr>
          <w:webHidden/>
        </w:rPr>
      </w:r>
      <w:r w:rsidR="00A57497">
        <w:rPr>
          <w:webHidden/>
        </w:rPr>
        <w:fldChar w:fldCharType="separate"/>
      </w:r>
      <w:ins w:id="9242" w:author="Seggelke, Klaus" w:date="2017-03-21T14:44:00Z">
        <w:r w:rsidR="00B40BBD">
          <w:rPr>
            <w:webHidden/>
          </w:rPr>
          <w:t>132</w:t>
        </w:r>
      </w:ins>
      <w:del w:id="9243" w:author="Seggelke, Klaus" w:date="2017-03-21T10:30:00Z">
        <w:r w:rsidR="00A57497" w:rsidDel="00FA278F">
          <w:rPr>
            <w:webHidden/>
          </w:rPr>
          <w:delText>122</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"_Toc477275746" </w:instrText>
      </w:r>
      <w:r>
        <w:fldChar w:fldCharType="separate"/>
      </w:r>
      <w:r w:rsidR="00A57497" w:rsidRPr="00E54385">
        <w:rPr>
          <w:rStyle w:val="Hyperlink"/>
        </w:rPr>
        <w:t>58</w:t>
      </w:r>
      <w:r w:rsidR="00A57497">
        <w:rPr>
          <w:rFonts w:asciiTheme="minorHAnsi" w:eastAsiaTheme="minorEastAsia" w:hAnsiTheme="minorHAnsi" w:cstheme="minorBidi"/>
          <w:color w:val="auto"/>
          <w:sz w:val="22"/>
          <w:szCs w:val="22"/>
        </w:rPr>
        <w:tab/>
      </w:r>
      <w:r w:rsidR="00A57497" w:rsidRPr="00E54385">
        <w:rPr>
          <w:rStyle w:val="Hyperlink"/>
        </w:rPr>
        <w:t>Function: VNFM.VNetwork.ValidatevNetworkResourceRelease()</w:t>
      </w:r>
      <w:r w:rsidR="00A57497">
        <w:rPr>
          <w:webHidden/>
        </w:rPr>
        <w:tab/>
      </w:r>
      <w:r w:rsidR="00A57497">
        <w:rPr>
          <w:webHidden/>
        </w:rPr>
        <w:fldChar w:fldCharType="begin"/>
      </w:r>
      <w:r w:rsidR="00A57497">
        <w:rPr>
          <w:webHidden/>
        </w:rPr>
        <w:instrText xml:space="preserve"> PAGEREF _Toc477275746 \h </w:instrText>
      </w:r>
      <w:r w:rsidR="00A57497">
        <w:rPr>
          <w:webHidden/>
        </w:rPr>
      </w:r>
      <w:r w:rsidR="00A57497">
        <w:rPr>
          <w:webHidden/>
        </w:rPr>
        <w:fldChar w:fldCharType="separate"/>
      </w:r>
      <w:ins w:id="9244" w:author="Seggelke, Klaus" w:date="2017-03-21T14:44:00Z">
        <w:r w:rsidR="00B40BBD">
          <w:rPr>
            <w:webHidden/>
          </w:rPr>
          <w:t>132</w:t>
        </w:r>
      </w:ins>
      <w:del w:id="9245" w:author="Seggelke, Klaus" w:date="2017-03-21T10:30:00Z">
        <w:r w:rsidR="00A57497" w:rsidDel="00FA278F">
          <w:rPr>
            <w:webHidden/>
          </w:rPr>
          <w:delText>122</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"_Toc477275747" </w:instrText>
      </w:r>
      <w:r>
        <w:fldChar w:fldCharType="separate"/>
      </w:r>
      <w:r w:rsidR="00A57497" w:rsidRPr="00E54385">
        <w:rPr>
          <w:rStyle w:val="Hyperlink"/>
        </w:rPr>
        <w:t>59</w:t>
      </w:r>
      <w:r w:rsidR="00A57497">
        <w:rPr>
          <w:rFonts w:asciiTheme="minorHAnsi" w:eastAsiaTheme="minorEastAsia" w:hAnsiTheme="minorHAnsi" w:cstheme="minorBidi"/>
          <w:color w:val="auto"/>
          <w:sz w:val="22"/>
          <w:szCs w:val="22"/>
        </w:rPr>
        <w:tab/>
      </w:r>
      <w:r w:rsidR="00A57497" w:rsidRPr="00E54385">
        <w:rPr>
          <w:rStyle w:val="Hyperlink"/>
        </w:rPr>
        <w:t>Function: VNFM.VNetwork.SetBandwidth()</w:t>
      </w:r>
      <w:r w:rsidR="00A57497">
        <w:rPr>
          <w:webHidden/>
        </w:rPr>
        <w:tab/>
      </w:r>
      <w:r w:rsidR="00A57497">
        <w:rPr>
          <w:webHidden/>
        </w:rPr>
        <w:fldChar w:fldCharType="begin"/>
      </w:r>
      <w:r w:rsidR="00A57497">
        <w:rPr>
          <w:webHidden/>
        </w:rPr>
        <w:instrText xml:space="preserve"> PAGEREF _Toc477275747 \h </w:instrText>
      </w:r>
      <w:r w:rsidR="00A57497">
        <w:rPr>
          <w:webHidden/>
        </w:rPr>
      </w:r>
      <w:r w:rsidR="00A57497">
        <w:rPr>
          <w:webHidden/>
        </w:rPr>
        <w:fldChar w:fldCharType="separate"/>
      </w:r>
      <w:ins w:id="9246" w:author="Seggelke, Klaus" w:date="2017-03-21T14:44:00Z">
        <w:r w:rsidR="00B40BBD">
          <w:rPr>
            <w:webHidden/>
          </w:rPr>
          <w:t>132</w:t>
        </w:r>
      </w:ins>
      <w:del w:id="9247" w:author="Seggelke, Klaus" w:date="2017-03-21T10:30:00Z">
        <w:r w:rsidR="00A57497" w:rsidDel="00FA278F">
          <w:rPr>
            <w:webHidden/>
          </w:rPr>
          <w:delText>122</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"_Toc477275748" </w:instrText>
      </w:r>
      <w:r>
        <w:fldChar w:fldCharType="separate"/>
      </w:r>
      <w:r w:rsidR="00A57497" w:rsidRPr="00E54385">
        <w:rPr>
          <w:rStyle w:val="Hyperlink"/>
        </w:rPr>
        <w:t>60</w:t>
      </w:r>
      <w:r w:rsidR="00A57497">
        <w:rPr>
          <w:rFonts w:asciiTheme="minorHAnsi" w:eastAsiaTheme="minorEastAsia" w:hAnsiTheme="minorHAnsi" w:cstheme="minorBidi"/>
          <w:color w:val="auto"/>
          <w:sz w:val="22"/>
          <w:szCs w:val="22"/>
        </w:rPr>
        <w:tab/>
      </w:r>
      <w:r w:rsidR="00A57497" w:rsidRPr="00E54385">
        <w:rPr>
          <w:rStyle w:val="Hyperlink"/>
        </w:rPr>
        <w:t>Function: VNFM.VStorage.GetvStorageSize()</w:t>
      </w:r>
      <w:r w:rsidR="00A57497">
        <w:rPr>
          <w:webHidden/>
        </w:rPr>
        <w:tab/>
      </w:r>
      <w:r w:rsidR="00A57497">
        <w:rPr>
          <w:webHidden/>
        </w:rPr>
        <w:fldChar w:fldCharType="begin"/>
      </w:r>
      <w:r w:rsidR="00A57497">
        <w:rPr>
          <w:webHidden/>
        </w:rPr>
        <w:instrText xml:space="preserve"> PAGEREF _Toc477275748 \h </w:instrText>
      </w:r>
      <w:r w:rsidR="00A57497">
        <w:rPr>
          <w:webHidden/>
        </w:rPr>
      </w:r>
      <w:r w:rsidR="00A57497">
        <w:rPr>
          <w:webHidden/>
        </w:rPr>
        <w:fldChar w:fldCharType="separate"/>
      </w:r>
      <w:ins w:id="9248" w:author="Seggelke, Klaus" w:date="2017-03-21T14:44:00Z">
        <w:r w:rsidR="00B40BBD">
          <w:rPr>
            <w:webHidden/>
          </w:rPr>
          <w:t>133</w:t>
        </w:r>
      </w:ins>
      <w:del w:id="9249" w:author="Seggelke, Klaus" w:date="2017-03-21T10:30:00Z">
        <w:r w:rsidR="00A57497" w:rsidDel="00FA278F">
          <w:rPr>
            <w:webHidden/>
          </w:rPr>
          <w:delText>123</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"_Toc477275749" </w:instrText>
      </w:r>
      <w:r>
        <w:fldChar w:fldCharType="separate"/>
      </w:r>
      <w:r w:rsidR="00A57497" w:rsidRPr="00E54385">
        <w:rPr>
          <w:rStyle w:val="Hyperlink"/>
        </w:rPr>
        <w:t>61</w:t>
      </w:r>
      <w:r w:rsidR="00A57497">
        <w:rPr>
          <w:rFonts w:asciiTheme="minorHAnsi" w:eastAsiaTheme="minorEastAsia" w:hAnsiTheme="minorHAnsi" w:cstheme="minorBidi"/>
          <w:color w:val="auto"/>
          <w:sz w:val="22"/>
          <w:szCs w:val="22"/>
        </w:rPr>
        <w:tab/>
      </w:r>
      <w:r w:rsidR="00A57497" w:rsidRPr="00E54385">
        <w:rPr>
          <w:rStyle w:val="Hyperlink"/>
        </w:rPr>
        <w:t>Function: VNFM.VStorage.TriggerIncreasevStorage()</w:t>
      </w:r>
      <w:r w:rsidR="00A57497">
        <w:rPr>
          <w:webHidden/>
        </w:rPr>
        <w:tab/>
      </w:r>
      <w:r w:rsidR="00A57497">
        <w:rPr>
          <w:webHidden/>
        </w:rPr>
        <w:fldChar w:fldCharType="begin"/>
      </w:r>
      <w:r w:rsidR="00A57497">
        <w:rPr>
          <w:webHidden/>
        </w:rPr>
        <w:instrText xml:space="preserve"> PAGEREF _Toc477275749 \h </w:instrText>
      </w:r>
      <w:r w:rsidR="00A57497">
        <w:rPr>
          <w:webHidden/>
        </w:rPr>
      </w:r>
      <w:r w:rsidR="00A57497">
        <w:rPr>
          <w:webHidden/>
        </w:rPr>
        <w:fldChar w:fldCharType="separate"/>
      </w:r>
      <w:ins w:id="9250" w:author="Seggelke, Klaus" w:date="2017-03-21T14:44:00Z">
        <w:r w:rsidR="00B40BBD">
          <w:rPr>
            <w:webHidden/>
          </w:rPr>
          <w:t>133</w:t>
        </w:r>
      </w:ins>
      <w:del w:id="9251" w:author="Seggelke, Klaus" w:date="2017-03-21T10:30:00Z">
        <w:r w:rsidR="00A57497" w:rsidDel="00FA278F">
          <w:rPr>
            <w:webHidden/>
          </w:rPr>
          <w:delText>123</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"_Toc477275750" </w:instrText>
      </w:r>
      <w:r>
        <w:fldChar w:fldCharType="separate"/>
      </w:r>
      <w:r w:rsidR="00A57497" w:rsidRPr="00E54385">
        <w:rPr>
          <w:rStyle w:val="Hyperlink"/>
        </w:rPr>
        <w:t>62</w:t>
      </w:r>
      <w:r w:rsidR="00A57497">
        <w:rPr>
          <w:rFonts w:asciiTheme="minorHAnsi" w:eastAsiaTheme="minorEastAsia" w:hAnsiTheme="minorHAnsi" w:cstheme="minorBidi"/>
          <w:color w:val="auto"/>
          <w:sz w:val="22"/>
          <w:szCs w:val="22"/>
        </w:rPr>
        <w:tab/>
      </w:r>
      <w:r w:rsidR="00A57497" w:rsidRPr="00E54385">
        <w:rPr>
          <w:rStyle w:val="Hyperlink"/>
        </w:rPr>
        <w:t>Function: VNFM.VStorage.DecreasevStorage()</w:t>
      </w:r>
      <w:r w:rsidR="00A57497">
        <w:rPr>
          <w:webHidden/>
        </w:rPr>
        <w:tab/>
      </w:r>
      <w:r w:rsidR="00A57497">
        <w:rPr>
          <w:webHidden/>
        </w:rPr>
        <w:fldChar w:fldCharType="begin"/>
      </w:r>
      <w:r w:rsidR="00A57497">
        <w:rPr>
          <w:webHidden/>
        </w:rPr>
        <w:instrText xml:space="preserve"> PAGEREF _Toc477275750 \h </w:instrText>
      </w:r>
      <w:r w:rsidR="00A57497">
        <w:rPr>
          <w:webHidden/>
        </w:rPr>
      </w:r>
      <w:r w:rsidR="00A57497">
        <w:rPr>
          <w:webHidden/>
        </w:rPr>
        <w:fldChar w:fldCharType="separate"/>
      </w:r>
      <w:ins w:id="9252" w:author="Seggelke, Klaus" w:date="2017-03-21T14:44:00Z">
        <w:r w:rsidR="00B40BBD">
          <w:rPr>
            <w:webHidden/>
          </w:rPr>
          <w:t>133</w:t>
        </w:r>
      </w:ins>
      <w:del w:id="9253" w:author="Seggelke, Klaus" w:date="2017-03-21T10:30:00Z">
        <w:r w:rsidR="00A57497" w:rsidDel="00FA278F">
          <w:rPr>
            <w:webHidden/>
          </w:rPr>
          <w:delText>123</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"_Toc477275751" </w:instrText>
      </w:r>
      <w:r>
        <w:fldChar w:fldCharType="separate"/>
      </w:r>
      <w:r w:rsidR="00A57497" w:rsidRPr="00E54385">
        <w:rPr>
          <w:rStyle w:val="Hyperlink"/>
        </w:rPr>
        <w:t>63</w:t>
      </w:r>
      <w:r w:rsidR="00A57497">
        <w:rPr>
          <w:rFonts w:asciiTheme="minorHAnsi" w:eastAsiaTheme="minorEastAsia" w:hAnsiTheme="minorHAnsi" w:cstheme="minorBidi"/>
          <w:color w:val="auto"/>
          <w:sz w:val="22"/>
          <w:szCs w:val="22"/>
        </w:rPr>
        <w:tab/>
      </w:r>
      <w:r w:rsidR="00A57497" w:rsidRPr="00E54385">
        <w:rPr>
          <w:rStyle w:val="Hyperlink"/>
        </w:rPr>
        <w:t>Function: VNFM.Fault.RegisterForNotification()</w:t>
      </w:r>
      <w:r w:rsidR="00A57497">
        <w:rPr>
          <w:webHidden/>
        </w:rPr>
        <w:tab/>
      </w:r>
      <w:r w:rsidR="00A57497">
        <w:rPr>
          <w:webHidden/>
        </w:rPr>
        <w:fldChar w:fldCharType="begin"/>
      </w:r>
      <w:r w:rsidR="00A57497">
        <w:rPr>
          <w:webHidden/>
        </w:rPr>
        <w:instrText xml:space="preserve"> PAGEREF _Toc477275751 \h </w:instrText>
      </w:r>
      <w:r w:rsidR="00A57497">
        <w:rPr>
          <w:webHidden/>
        </w:rPr>
      </w:r>
      <w:r w:rsidR="00A57497">
        <w:rPr>
          <w:webHidden/>
        </w:rPr>
        <w:fldChar w:fldCharType="separate"/>
      </w:r>
      <w:ins w:id="9254" w:author="Seggelke, Klaus" w:date="2017-03-21T14:44:00Z">
        <w:r w:rsidR="00B40BBD">
          <w:rPr>
            <w:webHidden/>
          </w:rPr>
          <w:t>133</w:t>
        </w:r>
      </w:ins>
      <w:del w:id="9255" w:author="Seggelke, Klaus" w:date="2017-03-21T10:30:00Z">
        <w:r w:rsidR="00A57497" w:rsidDel="00FA278F">
          <w:rPr>
            <w:webHidden/>
          </w:rPr>
          <w:delText>123</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"_Toc477275752" </w:instrText>
      </w:r>
      <w:r>
        <w:fldChar w:fldCharType="separate"/>
      </w:r>
      <w:r w:rsidR="00A57497" w:rsidRPr="00E54385">
        <w:rPr>
          <w:rStyle w:val="Hyperlink"/>
        </w:rPr>
        <w:t>64</w:t>
      </w:r>
      <w:r w:rsidR="00A57497">
        <w:rPr>
          <w:rFonts w:asciiTheme="minorHAnsi" w:eastAsiaTheme="minorEastAsia" w:hAnsiTheme="minorHAnsi" w:cstheme="minorBidi"/>
          <w:color w:val="auto"/>
          <w:sz w:val="22"/>
          <w:szCs w:val="22"/>
        </w:rPr>
        <w:tab/>
      </w:r>
      <w:r w:rsidR="00A57497" w:rsidRPr="00E54385">
        <w:rPr>
          <w:rStyle w:val="Hyperlink"/>
        </w:rPr>
        <w:t>Function: VNFM.Fault.DeregisterForNotification()</w:t>
      </w:r>
      <w:r w:rsidR="00A57497">
        <w:rPr>
          <w:webHidden/>
        </w:rPr>
        <w:tab/>
      </w:r>
      <w:r w:rsidR="00A57497">
        <w:rPr>
          <w:webHidden/>
        </w:rPr>
        <w:fldChar w:fldCharType="begin"/>
      </w:r>
      <w:r w:rsidR="00A57497">
        <w:rPr>
          <w:webHidden/>
        </w:rPr>
        <w:instrText xml:space="preserve"> PAGEREF _Toc477275752 \h </w:instrText>
      </w:r>
      <w:r w:rsidR="00A57497">
        <w:rPr>
          <w:webHidden/>
        </w:rPr>
      </w:r>
      <w:r w:rsidR="00A57497">
        <w:rPr>
          <w:webHidden/>
        </w:rPr>
        <w:fldChar w:fldCharType="separate"/>
      </w:r>
      <w:ins w:id="9256" w:author="Seggelke, Klaus" w:date="2017-03-21T14:44:00Z">
        <w:r w:rsidR="00B40BBD">
          <w:rPr>
            <w:webHidden/>
          </w:rPr>
          <w:t>134</w:t>
        </w:r>
      </w:ins>
      <w:del w:id="9257" w:author="Seggelke, Klaus" w:date="2017-03-21T10:30:00Z">
        <w:r w:rsidR="00A57497" w:rsidDel="00FA278F">
          <w:rPr>
            <w:webHidden/>
          </w:rPr>
          <w:delText>124</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"_Toc477275753" </w:instrText>
      </w:r>
      <w:r>
        <w:fldChar w:fldCharType="separate"/>
      </w:r>
      <w:r w:rsidR="00A57497" w:rsidRPr="00E54385">
        <w:rPr>
          <w:rStyle w:val="Hyperlink"/>
        </w:rPr>
        <w:t>65</w:t>
      </w:r>
      <w:r w:rsidR="00A57497">
        <w:rPr>
          <w:rFonts w:asciiTheme="minorHAnsi" w:eastAsiaTheme="minorEastAsia" w:hAnsiTheme="minorHAnsi" w:cstheme="minorBidi"/>
          <w:color w:val="auto"/>
          <w:sz w:val="22"/>
          <w:szCs w:val="22"/>
        </w:rPr>
        <w:tab/>
      </w:r>
      <w:r w:rsidR="00A57497" w:rsidRPr="00E54385">
        <w:rPr>
          <w:rStyle w:val="Hyperlink"/>
        </w:rPr>
        <w:t>Function: VNFM.Fault.ListFaultNotificationRegistration()</w:t>
      </w:r>
      <w:r w:rsidR="00A57497">
        <w:rPr>
          <w:webHidden/>
        </w:rPr>
        <w:tab/>
      </w:r>
      <w:r w:rsidR="00A57497">
        <w:rPr>
          <w:webHidden/>
        </w:rPr>
        <w:fldChar w:fldCharType="begin"/>
      </w:r>
      <w:r w:rsidR="00A57497">
        <w:rPr>
          <w:webHidden/>
        </w:rPr>
        <w:instrText xml:space="preserve"> PAGEREF _Toc477275753 \h </w:instrText>
      </w:r>
      <w:r w:rsidR="00A57497">
        <w:rPr>
          <w:webHidden/>
        </w:rPr>
      </w:r>
      <w:r w:rsidR="00A57497">
        <w:rPr>
          <w:webHidden/>
        </w:rPr>
        <w:fldChar w:fldCharType="separate"/>
      </w:r>
      <w:ins w:id="9258" w:author="Seggelke, Klaus" w:date="2017-03-21T14:44:00Z">
        <w:r w:rsidR="00B40BBD">
          <w:rPr>
            <w:webHidden/>
          </w:rPr>
          <w:t>134</w:t>
        </w:r>
      </w:ins>
      <w:del w:id="9259" w:author="Seggelke, Klaus" w:date="2017-03-21T10:30:00Z">
        <w:r w:rsidR="00A57497" w:rsidDel="00FA278F">
          <w:rPr>
            <w:webHidden/>
          </w:rPr>
          <w:delText>124</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"_Toc477275754" </w:instrText>
      </w:r>
      <w:r>
        <w:fldChar w:fldCharType="separate"/>
      </w:r>
      <w:r w:rsidR="00A57497" w:rsidRPr="00E54385">
        <w:rPr>
          <w:rStyle w:val="Hyperlink"/>
        </w:rPr>
        <w:t>66</w:t>
      </w:r>
      <w:r w:rsidR="00A57497">
        <w:rPr>
          <w:rFonts w:asciiTheme="minorHAnsi" w:eastAsiaTheme="minorEastAsia" w:hAnsiTheme="minorHAnsi" w:cstheme="minorBidi"/>
          <w:color w:val="auto"/>
          <w:sz w:val="22"/>
          <w:szCs w:val="22"/>
        </w:rPr>
        <w:tab/>
      </w:r>
      <w:r w:rsidR="00A57497" w:rsidRPr="00E54385">
        <w:rPr>
          <w:rStyle w:val="Hyperlink"/>
        </w:rPr>
        <w:t>Function: VNFM.Fault.ListFaultNotificationInformation()</w:t>
      </w:r>
      <w:r w:rsidR="00A57497">
        <w:rPr>
          <w:webHidden/>
        </w:rPr>
        <w:tab/>
      </w:r>
      <w:r w:rsidR="00A57497">
        <w:rPr>
          <w:webHidden/>
        </w:rPr>
        <w:fldChar w:fldCharType="begin"/>
      </w:r>
      <w:r w:rsidR="00A57497">
        <w:rPr>
          <w:webHidden/>
        </w:rPr>
        <w:instrText xml:space="preserve"> PAGEREF _Toc477275754 \h </w:instrText>
      </w:r>
      <w:r w:rsidR="00A57497">
        <w:rPr>
          <w:webHidden/>
        </w:rPr>
      </w:r>
      <w:r w:rsidR="00A57497">
        <w:rPr>
          <w:webHidden/>
        </w:rPr>
        <w:fldChar w:fldCharType="separate"/>
      </w:r>
      <w:ins w:id="9260" w:author="Seggelke, Klaus" w:date="2017-03-21T14:44:00Z">
        <w:r w:rsidR="00B40BBD">
          <w:rPr>
            <w:webHidden/>
          </w:rPr>
          <w:t>135</w:t>
        </w:r>
      </w:ins>
      <w:del w:id="9261" w:author="Seggelke, Klaus" w:date="2017-03-21T10:30:00Z">
        <w:r w:rsidR="00A57497" w:rsidDel="00FA278F">
          <w:rPr>
            <w:webHidden/>
          </w:rPr>
          <w:delText>125</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"_Toc477275755" </w:instrText>
      </w:r>
      <w:r>
        <w:fldChar w:fldCharType="separate"/>
      </w:r>
      <w:r w:rsidR="00A57497" w:rsidRPr="00E54385">
        <w:rPr>
          <w:rStyle w:val="Hyperlink"/>
        </w:rPr>
        <w:t>67</w:t>
      </w:r>
      <w:r w:rsidR="00A57497">
        <w:rPr>
          <w:rFonts w:asciiTheme="minorHAnsi" w:eastAsiaTheme="minorEastAsia" w:hAnsiTheme="minorHAnsi" w:cstheme="minorBidi"/>
          <w:color w:val="auto"/>
          <w:sz w:val="22"/>
          <w:szCs w:val="22"/>
        </w:rPr>
        <w:tab/>
      </w:r>
      <w:r w:rsidR="00A57497" w:rsidRPr="00E54385">
        <w:rPr>
          <w:rStyle w:val="Hyperlink"/>
        </w:rPr>
        <w:t>Function: VNFM.Fault.VNFFaultInjection()</w:t>
      </w:r>
      <w:r w:rsidR="00A57497">
        <w:rPr>
          <w:webHidden/>
        </w:rPr>
        <w:tab/>
      </w:r>
      <w:r w:rsidR="00A57497">
        <w:rPr>
          <w:webHidden/>
        </w:rPr>
        <w:fldChar w:fldCharType="begin"/>
      </w:r>
      <w:r w:rsidR="00A57497">
        <w:rPr>
          <w:webHidden/>
        </w:rPr>
        <w:instrText xml:space="preserve"> PAGEREF _Toc477275755 \h </w:instrText>
      </w:r>
      <w:r w:rsidR="00A57497">
        <w:rPr>
          <w:webHidden/>
        </w:rPr>
      </w:r>
      <w:r w:rsidR="00A57497">
        <w:rPr>
          <w:webHidden/>
        </w:rPr>
        <w:fldChar w:fldCharType="separate"/>
      </w:r>
      <w:ins w:id="9262" w:author="Seggelke, Klaus" w:date="2017-03-21T14:44:00Z">
        <w:r w:rsidR="00B40BBD">
          <w:rPr>
            <w:webHidden/>
          </w:rPr>
          <w:t>135</w:t>
        </w:r>
      </w:ins>
      <w:del w:id="9263" w:author="Seggelke, Klaus" w:date="2017-03-21T10:30:00Z">
        <w:r w:rsidR="00A57497" w:rsidDel="00FA278F">
          <w:rPr>
            <w:webHidden/>
          </w:rPr>
          <w:delText>125</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"_Toc477275756" </w:instrText>
      </w:r>
      <w:r>
        <w:fldChar w:fldCharType="separate"/>
      </w:r>
      <w:r w:rsidR="00A57497" w:rsidRPr="00E54385">
        <w:rPr>
          <w:rStyle w:val="Hyperlink"/>
        </w:rPr>
        <w:t>68</w:t>
      </w:r>
      <w:r w:rsidR="00A57497">
        <w:rPr>
          <w:rFonts w:asciiTheme="minorHAnsi" w:eastAsiaTheme="minorEastAsia" w:hAnsiTheme="minorHAnsi" w:cstheme="minorBidi"/>
          <w:color w:val="auto"/>
          <w:sz w:val="22"/>
          <w:szCs w:val="22"/>
        </w:rPr>
        <w:tab/>
      </w:r>
      <w:r w:rsidR="00A57497" w:rsidRPr="00E54385">
        <w:rPr>
          <w:rStyle w:val="Hyperlink"/>
        </w:rPr>
        <w:t>Function: VNFM.Fault.VNFFaultInjectionRemoval()</w:t>
      </w:r>
      <w:r w:rsidR="00A57497">
        <w:rPr>
          <w:webHidden/>
        </w:rPr>
        <w:tab/>
      </w:r>
      <w:r w:rsidR="00A57497">
        <w:rPr>
          <w:webHidden/>
        </w:rPr>
        <w:fldChar w:fldCharType="begin"/>
      </w:r>
      <w:r w:rsidR="00A57497">
        <w:rPr>
          <w:webHidden/>
        </w:rPr>
        <w:instrText xml:space="preserve"> PAGEREF _Toc477275756 \h </w:instrText>
      </w:r>
      <w:r w:rsidR="00A57497">
        <w:rPr>
          <w:webHidden/>
        </w:rPr>
      </w:r>
      <w:r w:rsidR="00A57497">
        <w:rPr>
          <w:webHidden/>
        </w:rPr>
        <w:fldChar w:fldCharType="separate"/>
      </w:r>
      <w:ins w:id="9264" w:author="Seggelke, Klaus" w:date="2017-03-21T14:44:00Z">
        <w:r w:rsidR="00B40BBD">
          <w:rPr>
            <w:webHidden/>
          </w:rPr>
          <w:t>136</w:t>
        </w:r>
      </w:ins>
      <w:del w:id="9265" w:author="Seggelke, Klaus" w:date="2017-03-21T10:30:00Z">
        <w:r w:rsidR="00A57497" w:rsidDel="00FA278F">
          <w:rPr>
            <w:webHidden/>
          </w:rPr>
          <w:delText>126</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"_Toc477275757" </w:instrText>
      </w:r>
      <w:r>
        <w:fldChar w:fldCharType="separate"/>
      </w:r>
      <w:r w:rsidR="00A57497" w:rsidRPr="00E54385">
        <w:rPr>
          <w:rStyle w:val="Hyperlink"/>
        </w:rPr>
        <w:t>69</w:t>
      </w:r>
      <w:r w:rsidR="00A57497">
        <w:rPr>
          <w:rFonts w:asciiTheme="minorHAnsi" w:eastAsiaTheme="minorEastAsia" w:hAnsiTheme="minorHAnsi" w:cstheme="minorBidi"/>
          <w:color w:val="auto"/>
          <w:sz w:val="22"/>
          <w:szCs w:val="22"/>
        </w:rPr>
        <w:tab/>
      </w:r>
      <w:r w:rsidR="00A57497" w:rsidRPr="00E54385">
        <w:rPr>
          <w:rStyle w:val="Hyperlink"/>
        </w:rPr>
        <w:t>Function: VNFM.Performance.ListPMJobs()</w:t>
      </w:r>
      <w:r w:rsidR="00A57497">
        <w:rPr>
          <w:webHidden/>
        </w:rPr>
        <w:tab/>
      </w:r>
      <w:r w:rsidR="00A57497">
        <w:rPr>
          <w:webHidden/>
        </w:rPr>
        <w:fldChar w:fldCharType="begin"/>
      </w:r>
      <w:r w:rsidR="00A57497">
        <w:rPr>
          <w:webHidden/>
        </w:rPr>
        <w:instrText xml:space="preserve"> PAGEREF _Toc477275757 \h </w:instrText>
      </w:r>
      <w:r w:rsidR="00A57497">
        <w:rPr>
          <w:webHidden/>
        </w:rPr>
      </w:r>
      <w:r w:rsidR="00A57497">
        <w:rPr>
          <w:webHidden/>
        </w:rPr>
        <w:fldChar w:fldCharType="separate"/>
      </w:r>
      <w:ins w:id="9266" w:author="Seggelke, Klaus" w:date="2017-03-21T14:44:00Z">
        <w:r w:rsidR="00B40BBD">
          <w:rPr>
            <w:webHidden/>
          </w:rPr>
          <w:t>136</w:t>
        </w:r>
      </w:ins>
      <w:del w:id="9267" w:author="Seggelke, Klaus" w:date="2017-03-21T10:30:00Z">
        <w:r w:rsidR="00A57497" w:rsidDel="00FA278F">
          <w:rPr>
            <w:webHidden/>
          </w:rPr>
          <w:delText>126</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"_Toc477275758" </w:instrText>
      </w:r>
      <w:r>
        <w:fldChar w:fldCharType="separate"/>
      </w:r>
      <w:r w:rsidR="00A57497" w:rsidRPr="00E54385">
        <w:rPr>
          <w:rStyle w:val="Hyperlink"/>
        </w:rPr>
        <w:t>70</w:t>
      </w:r>
      <w:r w:rsidR="00A57497">
        <w:rPr>
          <w:rFonts w:asciiTheme="minorHAnsi" w:eastAsiaTheme="minorEastAsia" w:hAnsiTheme="minorHAnsi" w:cstheme="minorBidi"/>
          <w:color w:val="auto"/>
          <w:sz w:val="22"/>
          <w:szCs w:val="22"/>
        </w:rPr>
        <w:tab/>
      </w:r>
      <w:r w:rsidR="00A57497" w:rsidRPr="00E54385">
        <w:rPr>
          <w:rStyle w:val="Hyperlink"/>
        </w:rPr>
        <w:t>Function: VNFM.Performance.CreatePMJob()</w:t>
      </w:r>
      <w:r w:rsidR="00A57497">
        <w:rPr>
          <w:webHidden/>
        </w:rPr>
        <w:tab/>
      </w:r>
      <w:r w:rsidR="00A57497">
        <w:rPr>
          <w:webHidden/>
        </w:rPr>
        <w:fldChar w:fldCharType="begin"/>
      </w:r>
      <w:r w:rsidR="00A57497">
        <w:rPr>
          <w:webHidden/>
        </w:rPr>
        <w:instrText xml:space="preserve"> PAGEREF _Toc477275758 \h </w:instrText>
      </w:r>
      <w:r w:rsidR="00A57497">
        <w:rPr>
          <w:webHidden/>
        </w:rPr>
      </w:r>
      <w:r w:rsidR="00A57497">
        <w:rPr>
          <w:webHidden/>
        </w:rPr>
        <w:fldChar w:fldCharType="separate"/>
      </w:r>
      <w:ins w:id="9268" w:author="Seggelke, Klaus" w:date="2017-03-21T14:44:00Z">
        <w:r w:rsidR="00B40BBD">
          <w:rPr>
            <w:webHidden/>
          </w:rPr>
          <w:t>136</w:t>
        </w:r>
      </w:ins>
      <w:del w:id="9269" w:author="Seggelke, Klaus" w:date="2017-03-21T10:30:00Z">
        <w:r w:rsidR="00A57497" w:rsidDel="00FA278F">
          <w:rPr>
            <w:webHidden/>
          </w:rPr>
          <w:delText>126</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"_Toc477275759" </w:instrText>
      </w:r>
      <w:r>
        <w:fldChar w:fldCharType="separate"/>
      </w:r>
      <w:r w:rsidR="00A57497" w:rsidRPr="00E54385">
        <w:rPr>
          <w:rStyle w:val="Hyperlink"/>
        </w:rPr>
        <w:t>71</w:t>
      </w:r>
      <w:r w:rsidR="00A57497">
        <w:rPr>
          <w:rFonts w:asciiTheme="minorHAnsi" w:eastAsiaTheme="minorEastAsia" w:hAnsiTheme="minorHAnsi" w:cstheme="minorBidi"/>
          <w:color w:val="auto"/>
          <w:sz w:val="22"/>
          <w:szCs w:val="22"/>
        </w:rPr>
        <w:tab/>
      </w:r>
      <w:r w:rsidR="00A57497" w:rsidRPr="00E54385">
        <w:rPr>
          <w:rStyle w:val="Hyperlink"/>
        </w:rPr>
        <w:t>Function: VNFM.Performance.DeletePMJob()</w:t>
      </w:r>
      <w:r w:rsidR="00A57497">
        <w:rPr>
          <w:webHidden/>
        </w:rPr>
        <w:tab/>
      </w:r>
      <w:r w:rsidR="00A57497">
        <w:rPr>
          <w:webHidden/>
        </w:rPr>
        <w:fldChar w:fldCharType="begin"/>
      </w:r>
      <w:r w:rsidR="00A57497">
        <w:rPr>
          <w:webHidden/>
        </w:rPr>
        <w:instrText xml:space="preserve"> PAGEREF _Toc477275759 \h </w:instrText>
      </w:r>
      <w:r w:rsidR="00A57497">
        <w:rPr>
          <w:webHidden/>
        </w:rPr>
      </w:r>
      <w:r w:rsidR="00A57497">
        <w:rPr>
          <w:webHidden/>
        </w:rPr>
        <w:fldChar w:fldCharType="separate"/>
      </w:r>
      <w:ins w:id="9270" w:author="Seggelke, Klaus" w:date="2017-03-21T14:44:00Z">
        <w:r w:rsidR="00B40BBD">
          <w:rPr>
            <w:webHidden/>
          </w:rPr>
          <w:t>137</w:t>
        </w:r>
      </w:ins>
      <w:del w:id="9271" w:author="Seggelke, Klaus" w:date="2017-03-21T10:30:00Z">
        <w:r w:rsidR="00A57497" w:rsidDel="00FA278F">
          <w:rPr>
            <w:webHidden/>
          </w:rPr>
          <w:delText>127</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"_Toc477275760" </w:instrText>
      </w:r>
      <w:r>
        <w:fldChar w:fldCharType="separate"/>
      </w:r>
      <w:r w:rsidR="00A57497" w:rsidRPr="00E54385">
        <w:rPr>
          <w:rStyle w:val="Hyperlink"/>
        </w:rPr>
        <w:t>72</w:t>
      </w:r>
      <w:r w:rsidR="00A57497">
        <w:rPr>
          <w:rFonts w:asciiTheme="minorHAnsi" w:eastAsiaTheme="minorEastAsia" w:hAnsiTheme="minorHAnsi" w:cstheme="minorBidi"/>
          <w:color w:val="auto"/>
          <w:sz w:val="22"/>
          <w:szCs w:val="22"/>
        </w:rPr>
        <w:tab/>
      </w:r>
      <w:r w:rsidR="00A57497" w:rsidRPr="00E54385">
        <w:rPr>
          <w:rStyle w:val="Hyperlink"/>
        </w:rPr>
        <w:t>Function: VNFM.Performance.ListThresholds()</w:t>
      </w:r>
      <w:r w:rsidR="00A57497">
        <w:rPr>
          <w:webHidden/>
        </w:rPr>
        <w:tab/>
      </w:r>
      <w:r w:rsidR="00A57497">
        <w:rPr>
          <w:webHidden/>
        </w:rPr>
        <w:fldChar w:fldCharType="begin"/>
      </w:r>
      <w:r w:rsidR="00A57497">
        <w:rPr>
          <w:webHidden/>
        </w:rPr>
        <w:instrText xml:space="preserve"> PAGEREF _Toc477275760 \h </w:instrText>
      </w:r>
      <w:r w:rsidR="00A57497">
        <w:rPr>
          <w:webHidden/>
        </w:rPr>
      </w:r>
      <w:r w:rsidR="00A57497">
        <w:rPr>
          <w:webHidden/>
        </w:rPr>
        <w:fldChar w:fldCharType="separate"/>
      </w:r>
      <w:ins w:id="9272" w:author="Seggelke, Klaus" w:date="2017-03-21T14:44:00Z">
        <w:r w:rsidR="00B40BBD">
          <w:rPr>
            <w:webHidden/>
          </w:rPr>
          <w:t>137</w:t>
        </w:r>
      </w:ins>
      <w:del w:id="9273" w:author="Seggelke, Klaus" w:date="2017-03-21T10:30:00Z">
        <w:r w:rsidR="00A57497" w:rsidDel="00FA278F">
          <w:rPr>
            <w:webHidden/>
          </w:rPr>
          <w:delText>127</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"_Toc477275761" </w:instrText>
      </w:r>
      <w:r>
        <w:fldChar w:fldCharType="separate"/>
      </w:r>
      <w:r w:rsidR="00A57497" w:rsidRPr="00E54385">
        <w:rPr>
          <w:rStyle w:val="Hyperlink"/>
        </w:rPr>
        <w:t>73</w:t>
      </w:r>
      <w:r w:rsidR="00A57497">
        <w:rPr>
          <w:rFonts w:asciiTheme="minorHAnsi" w:eastAsiaTheme="minorEastAsia" w:hAnsiTheme="minorHAnsi" w:cstheme="minorBidi"/>
          <w:color w:val="auto"/>
          <w:sz w:val="22"/>
          <w:szCs w:val="22"/>
        </w:rPr>
        <w:tab/>
      </w:r>
      <w:r w:rsidR="00A57497" w:rsidRPr="00E54385">
        <w:rPr>
          <w:rStyle w:val="Hyperlink"/>
        </w:rPr>
        <w:t>Function: VNFM.Performance.CreateThreshold()</w:t>
      </w:r>
      <w:r w:rsidR="00A57497">
        <w:rPr>
          <w:webHidden/>
        </w:rPr>
        <w:tab/>
      </w:r>
      <w:r w:rsidR="00A57497">
        <w:rPr>
          <w:webHidden/>
        </w:rPr>
        <w:fldChar w:fldCharType="begin"/>
      </w:r>
      <w:r w:rsidR="00A57497">
        <w:rPr>
          <w:webHidden/>
        </w:rPr>
        <w:instrText xml:space="preserve"> PAGEREF _Toc477275761 \h </w:instrText>
      </w:r>
      <w:r w:rsidR="00A57497">
        <w:rPr>
          <w:webHidden/>
        </w:rPr>
      </w:r>
      <w:r w:rsidR="00A57497">
        <w:rPr>
          <w:webHidden/>
        </w:rPr>
        <w:fldChar w:fldCharType="separate"/>
      </w:r>
      <w:ins w:id="9274" w:author="Seggelke, Klaus" w:date="2017-03-21T14:44:00Z">
        <w:r w:rsidR="00B40BBD">
          <w:rPr>
            <w:webHidden/>
          </w:rPr>
          <w:t>137</w:t>
        </w:r>
      </w:ins>
      <w:del w:id="9275" w:author="Seggelke, Klaus" w:date="2017-03-21T10:30:00Z">
        <w:r w:rsidR="00A57497" w:rsidDel="00FA278F">
          <w:rPr>
            <w:webHidden/>
          </w:rPr>
          <w:delText>127</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"_Toc477275762" </w:instrText>
      </w:r>
      <w:r>
        <w:fldChar w:fldCharType="separate"/>
      </w:r>
      <w:r w:rsidR="00A57497" w:rsidRPr="00E54385">
        <w:rPr>
          <w:rStyle w:val="Hyperlink"/>
        </w:rPr>
        <w:t>74</w:t>
      </w:r>
      <w:r w:rsidR="00A57497">
        <w:rPr>
          <w:rFonts w:asciiTheme="minorHAnsi" w:eastAsiaTheme="minorEastAsia" w:hAnsiTheme="minorHAnsi" w:cstheme="minorBidi"/>
          <w:color w:val="auto"/>
          <w:sz w:val="22"/>
          <w:szCs w:val="22"/>
        </w:rPr>
        <w:tab/>
      </w:r>
      <w:r w:rsidR="00A57497" w:rsidRPr="00E54385">
        <w:rPr>
          <w:rStyle w:val="Hyperlink"/>
        </w:rPr>
        <w:t>Function: VNFM.Performance.DeleteThreshold()</w:t>
      </w:r>
      <w:r w:rsidR="00A57497">
        <w:rPr>
          <w:webHidden/>
        </w:rPr>
        <w:tab/>
      </w:r>
      <w:r w:rsidR="00A57497">
        <w:rPr>
          <w:webHidden/>
        </w:rPr>
        <w:fldChar w:fldCharType="begin"/>
      </w:r>
      <w:r w:rsidR="00A57497">
        <w:rPr>
          <w:webHidden/>
        </w:rPr>
        <w:instrText xml:space="preserve"> PAGEREF _Toc477275762 \h </w:instrText>
      </w:r>
      <w:r w:rsidR="00A57497">
        <w:rPr>
          <w:webHidden/>
        </w:rPr>
      </w:r>
      <w:r w:rsidR="00A57497">
        <w:rPr>
          <w:webHidden/>
        </w:rPr>
        <w:fldChar w:fldCharType="separate"/>
      </w:r>
      <w:ins w:id="9276" w:author="Seggelke, Klaus" w:date="2017-03-21T14:44:00Z">
        <w:r w:rsidR="00B40BBD">
          <w:rPr>
            <w:webHidden/>
          </w:rPr>
          <w:t>138</w:t>
        </w:r>
      </w:ins>
      <w:del w:id="9277" w:author="Seggelke, Klaus" w:date="2017-03-21T10:30:00Z">
        <w:r w:rsidR="00A57497" w:rsidDel="00FA278F">
          <w:rPr>
            <w:webHidden/>
          </w:rPr>
          <w:delText>128</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"_Toc477275763" </w:instrText>
      </w:r>
      <w:r>
        <w:fldChar w:fldCharType="separate"/>
      </w:r>
      <w:r w:rsidR="00A57497" w:rsidRPr="00E54385">
        <w:rPr>
          <w:rStyle w:val="Hyperlink"/>
        </w:rPr>
        <w:t>75</w:t>
      </w:r>
      <w:r w:rsidR="00A57497">
        <w:rPr>
          <w:rFonts w:asciiTheme="minorHAnsi" w:eastAsiaTheme="minorEastAsia" w:hAnsiTheme="minorHAnsi" w:cstheme="minorBidi"/>
          <w:color w:val="auto"/>
          <w:sz w:val="22"/>
          <w:szCs w:val="22"/>
        </w:rPr>
        <w:tab/>
      </w:r>
      <w:r w:rsidR="00A57497" w:rsidRPr="00E54385">
        <w:rPr>
          <w:rStyle w:val="Hyperlink"/>
        </w:rPr>
        <w:t>Function: VNFM.Performance.ListPerformanceNotificationSubscription()</w:t>
      </w:r>
      <w:r w:rsidR="00A57497">
        <w:rPr>
          <w:webHidden/>
        </w:rPr>
        <w:tab/>
      </w:r>
      <w:r w:rsidR="00A57497">
        <w:rPr>
          <w:webHidden/>
        </w:rPr>
        <w:fldChar w:fldCharType="begin"/>
      </w:r>
      <w:r w:rsidR="00A57497">
        <w:rPr>
          <w:webHidden/>
        </w:rPr>
        <w:instrText xml:space="preserve"> PAGEREF _Toc477275763 \h </w:instrText>
      </w:r>
      <w:r w:rsidR="00A57497">
        <w:rPr>
          <w:webHidden/>
        </w:rPr>
      </w:r>
      <w:r w:rsidR="00A57497">
        <w:rPr>
          <w:webHidden/>
        </w:rPr>
        <w:fldChar w:fldCharType="separate"/>
      </w:r>
      <w:ins w:id="9278" w:author="Seggelke, Klaus" w:date="2017-03-21T14:44:00Z">
        <w:r w:rsidR="00B40BBD">
          <w:rPr>
            <w:webHidden/>
          </w:rPr>
          <w:t>138</w:t>
        </w:r>
      </w:ins>
      <w:del w:id="9279" w:author="Seggelke, Klaus" w:date="2017-03-21T10:30:00Z">
        <w:r w:rsidR="00A57497" w:rsidDel="00FA278F">
          <w:rPr>
            <w:webHidden/>
          </w:rPr>
          <w:delText>128</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"_Toc477275764" </w:instrText>
      </w:r>
      <w:r>
        <w:fldChar w:fldCharType="separate"/>
      </w:r>
      <w:r w:rsidR="00A57497" w:rsidRPr="00E54385">
        <w:rPr>
          <w:rStyle w:val="Hyperlink"/>
        </w:rPr>
        <w:t>76</w:t>
      </w:r>
      <w:r w:rsidR="00A57497">
        <w:rPr>
          <w:rFonts w:asciiTheme="minorHAnsi" w:eastAsiaTheme="minorEastAsia" w:hAnsiTheme="minorHAnsi" w:cstheme="minorBidi"/>
          <w:color w:val="auto"/>
          <w:sz w:val="22"/>
          <w:szCs w:val="22"/>
        </w:rPr>
        <w:tab/>
      </w:r>
      <w:r w:rsidR="00A57497" w:rsidRPr="00E54385">
        <w:rPr>
          <w:rStyle w:val="Hyperlink"/>
        </w:rPr>
        <w:t>Function: VNFM.Performance.SubscribePerformanceNotification()</w:t>
      </w:r>
      <w:r w:rsidR="00A57497">
        <w:rPr>
          <w:webHidden/>
        </w:rPr>
        <w:tab/>
      </w:r>
      <w:r w:rsidR="00A57497">
        <w:rPr>
          <w:webHidden/>
        </w:rPr>
        <w:fldChar w:fldCharType="begin"/>
      </w:r>
      <w:r w:rsidR="00A57497">
        <w:rPr>
          <w:webHidden/>
        </w:rPr>
        <w:instrText xml:space="preserve"> PAGEREF _Toc477275764 \h </w:instrText>
      </w:r>
      <w:r w:rsidR="00A57497">
        <w:rPr>
          <w:webHidden/>
        </w:rPr>
      </w:r>
      <w:r w:rsidR="00A57497">
        <w:rPr>
          <w:webHidden/>
        </w:rPr>
        <w:fldChar w:fldCharType="separate"/>
      </w:r>
      <w:ins w:id="9280" w:author="Seggelke, Klaus" w:date="2017-03-21T14:44:00Z">
        <w:r w:rsidR="00B40BBD">
          <w:rPr>
            <w:webHidden/>
          </w:rPr>
          <w:t>138</w:t>
        </w:r>
      </w:ins>
      <w:del w:id="9281" w:author="Seggelke, Klaus" w:date="2017-03-21T10:30:00Z">
        <w:r w:rsidR="00A57497" w:rsidDel="00FA278F">
          <w:rPr>
            <w:webHidden/>
          </w:rPr>
          <w:delText>128</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"_Toc477275765" </w:instrText>
      </w:r>
      <w:r>
        <w:fldChar w:fldCharType="separate"/>
      </w:r>
      <w:r w:rsidR="00A57497" w:rsidRPr="00E54385">
        <w:rPr>
          <w:rStyle w:val="Hyperlink"/>
        </w:rPr>
        <w:t>77</w:t>
      </w:r>
      <w:r w:rsidR="00A57497">
        <w:rPr>
          <w:rFonts w:asciiTheme="minorHAnsi" w:eastAsiaTheme="minorEastAsia" w:hAnsiTheme="minorHAnsi" w:cstheme="minorBidi"/>
          <w:color w:val="auto"/>
          <w:sz w:val="22"/>
          <w:szCs w:val="22"/>
        </w:rPr>
        <w:tab/>
      </w:r>
      <w:r w:rsidR="00A57497" w:rsidRPr="00E54385">
        <w:rPr>
          <w:rStyle w:val="Hyperlink"/>
        </w:rPr>
        <w:t>Function: VNFM.Performance.UnsubscribePerformanceNotification()</w:t>
      </w:r>
      <w:r w:rsidR="00A57497">
        <w:rPr>
          <w:webHidden/>
        </w:rPr>
        <w:tab/>
      </w:r>
      <w:r w:rsidR="00A57497">
        <w:rPr>
          <w:webHidden/>
        </w:rPr>
        <w:fldChar w:fldCharType="begin"/>
      </w:r>
      <w:r w:rsidR="00A57497">
        <w:rPr>
          <w:webHidden/>
        </w:rPr>
        <w:instrText xml:space="preserve"> PAGEREF _Toc477275765 \h </w:instrText>
      </w:r>
      <w:r w:rsidR="00A57497">
        <w:rPr>
          <w:webHidden/>
        </w:rPr>
      </w:r>
      <w:r w:rsidR="00A57497">
        <w:rPr>
          <w:webHidden/>
        </w:rPr>
        <w:fldChar w:fldCharType="separate"/>
      </w:r>
      <w:ins w:id="9282" w:author="Seggelke, Klaus" w:date="2017-03-21T14:44:00Z">
        <w:r w:rsidR="00B40BBD">
          <w:rPr>
            <w:webHidden/>
          </w:rPr>
          <w:t>138</w:t>
        </w:r>
      </w:ins>
      <w:del w:id="9283" w:author="Seggelke, Klaus" w:date="2017-03-21T10:30:00Z">
        <w:r w:rsidR="00A57497" w:rsidDel="00FA278F">
          <w:rPr>
            <w:webHidden/>
          </w:rPr>
          <w:delText>128</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"_Toc477275766" </w:instrText>
      </w:r>
      <w:r>
        <w:fldChar w:fldCharType="separate"/>
      </w:r>
      <w:r w:rsidR="00A57497" w:rsidRPr="00E54385">
        <w:rPr>
          <w:rStyle w:val="Hyperlink"/>
        </w:rPr>
        <w:t>78</w:t>
      </w:r>
      <w:r w:rsidR="00A57497">
        <w:rPr>
          <w:rFonts w:asciiTheme="minorHAnsi" w:eastAsiaTheme="minorEastAsia" w:hAnsiTheme="minorHAnsi" w:cstheme="minorBidi"/>
          <w:color w:val="auto"/>
          <w:sz w:val="22"/>
          <w:szCs w:val="22"/>
        </w:rPr>
        <w:tab/>
      </w:r>
      <w:r w:rsidR="00A57497" w:rsidRPr="00E54385">
        <w:rPr>
          <w:rStyle w:val="Hyperlink"/>
        </w:rPr>
        <w:t>Function: VNFM.Performance.ListPerformanceDataInformation()</w:t>
      </w:r>
      <w:r w:rsidR="00A57497">
        <w:rPr>
          <w:webHidden/>
        </w:rPr>
        <w:tab/>
      </w:r>
      <w:r w:rsidR="00A57497">
        <w:rPr>
          <w:webHidden/>
        </w:rPr>
        <w:fldChar w:fldCharType="begin"/>
      </w:r>
      <w:r w:rsidR="00A57497">
        <w:rPr>
          <w:webHidden/>
        </w:rPr>
        <w:instrText xml:space="preserve"> PAGEREF _Toc477275766 \h </w:instrText>
      </w:r>
      <w:r w:rsidR="00A57497">
        <w:rPr>
          <w:webHidden/>
        </w:rPr>
      </w:r>
      <w:r w:rsidR="00A57497">
        <w:rPr>
          <w:webHidden/>
        </w:rPr>
        <w:fldChar w:fldCharType="separate"/>
      </w:r>
      <w:ins w:id="9284" w:author="Seggelke, Klaus" w:date="2017-03-21T14:44:00Z">
        <w:r w:rsidR="00B40BBD">
          <w:rPr>
            <w:webHidden/>
          </w:rPr>
          <w:t>139</w:t>
        </w:r>
      </w:ins>
      <w:del w:id="9285" w:author="Seggelke, Klaus" w:date="2017-03-21T10:30:00Z">
        <w:r w:rsidR="00A57497" w:rsidDel="00FA278F">
          <w:rPr>
            <w:webHidden/>
          </w:rPr>
          <w:delText>129</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"_Toc477275767" </w:instrText>
      </w:r>
      <w:r>
        <w:fldChar w:fldCharType="separate"/>
      </w:r>
      <w:r w:rsidR="00A57497" w:rsidRPr="00E54385">
        <w:rPr>
          <w:rStyle w:val="Hyperlink"/>
        </w:rPr>
        <w:t>79</w:t>
      </w:r>
      <w:r w:rsidR="00A57497">
        <w:rPr>
          <w:rFonts w:asciiTheme="minorHAnsi" w:eastAsiaTheme="minorEastAsia" w:hAnsiTheme="minorHAnsi" w:cstheme="minorBidi"/>
          <w:color w:val="auto"/>
          <w:sz w:val="22"/>
          <w:szCs w:val="22"/>
        </w:rPr>
        <w:tab/>
      </w:r>
      <w:r w:rsidR="00A57497" w:rsidRPr="00E54385">
        <w:rPr>
          <w:rStyle w:val="Hyperlink"/>
        </w:rPr>
        <w:t>Function: ()</w:t>
      </w:r>
      <w:r w:rsidR="00A57497">
        <w:rPr>
          <w:webHidden/>
        </w:rPr>
        <w:tab/>
      </w:r>
      <w:r w:rsidR="00A57497">
        <w:rPr>
          <w:webHidden/>
        </w:rPr>
        <w:fldChar w:fldCharType="begin"/>
      </w:r>
      <w:r w:rsidR="00A57497">
        <w:rPr>
          <w:webHidden/>
        </w:rPr>
        <w:instrText xml:space="preserve"> PAGEREF _Toc477275767 \h </w:instrText>
      </w:r>
      <w:r w:rsidR="00A57497">
        <w:rPr>
          <w:webHidden/>
        </w:rPr>
      </w:r>
      <w:r w:rsidR="00A57497">
        <w:rPr>
          <w:webHidden/>
        </w:rPr>
        <w:fldChar w:fldCharType="separate"/>
      </w:r>
      <w:ins w:id="9286" w:author="Seggelke, Klaus" w:date="2017-03-21T14:44:00Z">
        <w:r w:rsidR="00B40BBD">
          <w:rPr>
            <w:webHidden/>
          </w:rPr>
          <w:t>139</w:t>
        </w:r>
      </w:ins>
      <w:del w:id="9287" w:author="Seggelke, Klaus" w:date="2017-03-21T10:30:00Z">
        <w:r w:rsidR="00A57497" w:rsidDel="00FA278F">
          <w:rPr>
            <w:webHidden/>
          </w:rPr>
          <w:delText>129</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"_Toc477275768" </w:instrText>
      </w:r>
      <w:r>
        <w:fldChar w:fldCharType="separate"/>
      </w:r>
      <w:r w:rsidR="00A57497" w:rsidRPr="00E54385">
        <w:rPr>
          <w:rStyle w:val="Hyperlink"/>
        </w:rPr>
        <w:t>80</w:t>
      </w:r>
      <w:r w:rsidR="00A57497">
        <w:rPr>
          <w:rFonts w:asciiTheme="minorHAnsi" w:eastAsiaTheme="minorEastAsia" w:hAnsiTheme="minorHAnsi" w:cstheme="minorBidi"/>
          <w:color w:val="auto"/>
          <w:sz w:val="22"/>
          <w:szCs w:val="22"/>
        </w:rPr>
        <w:tab/>
      </w:r>
      <w:r w:rsidR="00A57497" w:rsidRPr="00E54385">
        <w:rPr>
          <w:rStyle w:val="Hyperlink"/>
        </w:rPr>
        <w:t>Function: VIM.swImage.ListSwImage()</w:t>
      </w:r>
      <w:r w:rsidR="00A57497">
        <w:rPr>
          <w:webHidden/>
        </w:rPr>
        <w:tab/>
      </w:r>
      <w:r w:rsidR="00A57497">
        <w:rPr>
          <w:webHidden/>
        </w:rPr>
        <w:fldChar w:fldCharType="begin"/>
      </w:r>
      <w:r w:rsidR="00A57497">
        <w:rPr>
          <w:webHidden/>
        </w:rPr>
        <w:instrText xml:space="preserve"> PAGEREF _Toc477275768 \h </w:instrText>
      </w:r>
      <w:r w:rsidR="00A57497">
        <w:rPr>
          <w:webHidden/>
        </w:rPr>
      </w:r>
      <w:r w:rsidR="00A57497">
        <w:rPr>
          <w:webHidden/>
        </w:rPr>
        <w:fldChar w:fldCharType="separate"/>
      </w:r>
      <w:ins w:id="9288" w:author="Seggelke, Klaus" w:date="2017-03-21T14:44:00Z">
        <w:r w:rsidR="00B40BBD">
          <w:rPr>
            <w:webHidden/>
          </w:rPr>
          <w:t>140</w:t>
        </w:r>
      </w:ins>
      <w:del w:id="9289" w:author="Seggelke, Klaus" w:date="2017-03-21T10:30:00Z">
        <w:r w:rsidR="00A57497" w:rsidDel="00FA278F">
          <w:rPr>
            <w:webHidden/>
          </w:rPr>
          <w:delText>130</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"_Toc477275769" </w:instrText>
      </w:r>
      <w:r>
        <w:fldChar w:fldCharType="separate"/>
      </w:r>
      <w:r w:rsidR="00A57497" w:rsidRPr="00E54385">
        <w:rPr>
          <w:rStyle w:val="Hyperlink"/>
        </w:rPr>
        <w:t>81</w:t>
      </w:r>
      <w:r w:rsidR="00A57497">
        <w:rPr>
          <w:rFonts w:asciiTheme="minorHAnsi" w:eastAsiaTheme="minorEastAsia" w:hAnsiTheme="minorHAnsi" w:cstheme="minorBidi"/>
          <w:color w:val="auto"/>
          <w:sz w:val="22"/>
          <w:szCs w:val="22"/>
        </w:rPr>
        <w:tab/>
      </w:r>
      <w:r w:rsidR="00A57497" w:rsidRPr="00E54385">
        <w:rPr>
          <w:rStyle w:val="Hyperlink"/>
        </w:rPr>
        <w:t>Function: VIM.swImage.Installation()</w:t>
      </w:r>
      <w:r w:rsidR="00A57497">
        <w:rPr>
          <w:webHidden/>
        </w:rPr>
        <w:tab/>
      </w:r>
      <w:r w:rsidR="00A57497">
        <w:rPr>
          <w:webHidden/>
        </w:rPr>
        <w:fldChar w:fldCharType="begin"/>
      </w:r>
      <w:r w:rsidR="00A57497">
        <w:rPr>
          <w:webHidden/>
        </w:rPr>
        <w:instrText xml:space="preserve"> PAGEREF _Toc477275769 \h </w:instrText>
      </w:r>
      <w:r w:rsidR="00A57497">
        <w:rPr>
          <w:webHidden/>
        </w:rPr>
      </w:r>
      <w:r w:rsidR="00A57497">
        <w:rPr>
          <w:webHidden/>
        </w:rPr>
        <w:fldChar w:fldCharType="separate"/>
      </w:r>
      <w:ins w:id="9290" w:author="Seggelke, Klaus" w:date="2017-03-21T14:44:00Z">
        <w:r w:rsidR="00B40BBD">
          <w:rPr>
            <w:webHidden/>
          </w:rPr>
          <w:t>140</w:t>
        </w:r>
      </w:ins>
      <w:del w:id="9291" w:author="Seggelke, Klaus" w:date="2017-03-21T10:30:00Z">
        <w:r w:rsidR="00A57497" w:rsidDel="00FA278F">
          <w:rPr>
            <w:webHidden/>
          </w:rPr>
          <w:delText>130</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"_Toc477275770" </w:instrText>
      </w:r>
      <w:r>
        <w:fldChar w:fldCharType="separate"/>
      </w:r>
      <w:r w:rsidR="00A57497" w:rsidRPr="00E54385">
        <w:rPr>
          <w:rStyle w:val="Hyperlink"/>
        </w:rPr>
        <w:t>82</w:t>
      </w:r>
      <w:r w:rsidR="00A57497">
        <w:rPr>
          <w:rFonts w:asciiTheme="minorHAnsi" w:eastAsiaTheme="minorEastAsia" w:hAnsiTheme="minorHAnsi" w:cstheme="minorBidi"/>
          <w:color w:val="auto"/>
          <w:sz w:val="22"/>
          <w:szCs w:val="22"/>
        </w:rPr>
        <w:tab/>
      </w:r>
      <w:r w:rsidR="00A57497" w:rsidRPr="00E54385">
        <w:rPr>
          <w:rStyle w:val="Hyperlink"/>
        </w:rPr>
        <w:t>Function: VIM.swImage.Deletion()</w:t>
      </w:r>
      <w:r w:rsidR="00A57497">
        <w:rPr>
          <w:webHidden/>
        </w:rPr>
        <w:tab/>
      </w:r>
      <w:r w:rsidR="00A57497">
        <w:rPr>
          <w:webHidden/>
        </w:rPr>
        <w:fldChar w:fldCharType="begin"/>
      </w:r>
      <w:r w:rsidR="00A57497">
        <w:rPr>
          <w:webHidden/>
        </w:rPr>
        <w:instrText xml:space="preserve"> PAGEREF _Toc477275770 \h </w:instrText>
      </w:r>
      <w:r w:rsidR="00A57497">
        <w:rPr>
          <w:webHidden/>
        </w:rPr>
      </w:r>
      <w:r w:rsidR="00A57497">
        <w:rPr>
          <w:webHidden/>
        </w:rPr>
        <w:fldChar w:fldCharType="separate"/>
      </w:r>
      <w:ins w:id="9292" w:author="Seggelke, Klaus" w:date="2017-03-21T14:44:00Z">
        <w:r w:rsidR="00B40BBD">
          <w:rPr>
            <w:webHidden/>
          </w:rPr>
          <w:t>141</w:t>
        </w:r>
      </w:ins>
      <w:del w:id="9293" w:author="Seggelke, Klaus" w:date="2017-03-21T10:30:00Z">
        <w:r w:rsidR="00A57497" w:rsidDel="00FA278F">
          <w:rPr>
            <w:webHidden/>
          </w:rPr>
          <w:delText>131</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"_Toc477275771" </w:instrText>
      </w:r>
      <w:r>
        <w:fldChar w:fldCharType="separate"/>
      </w:r>
      <w:r w:rsidR="00A57497" w:rsidRPr="00E54385">
        <w:rPr>
          <w:rStyle w:val="Hyperlink"/>
        </w:rPr>
        <w:t>83</w:t>
      </w:r>
      <w:r w:rsidR="00A57497">
        <w:rPr>
          <w:rFonts w:asciiTheme="minorHAnsi" w:eastAsiaTheme="minorEastAsia" w:hAnsiTheme="minorHAnsi" w:cstheme="minorBidi"/>
          <w:color w:val="auto"/>
          <w:sz w:val="22"/>
          <w:szCs w:val="22"/>
        </w:rPr>
        <w:tab/>
      </w:r>
      <w:r w:rsidR="00A57497" w:rsidRPr="00E54385">
        <w:rPr>
          <w:rStyle w:val="Hyperlink"/>
        </w:rPr>
        <w:t>Function: VIM.AddvResourceCapability()</w:t>
      </w:r>
      <w:r w:rsidR="00A57497">
        <w:rPr>
          <w:webHidden/>
        </w:rPr>
        <w:tab/>
      </w:r>
      <w:r w:rsidR="00A57497">
        <w:rPr>
          <w:webHidden/>
        </w:rPr>
        <w:fldChar w:fldCharType="begin"/>
      </w:r>
      <w:r w:rsidR="00A57497">
        <w:rPr>
          <w:webHidden/>
        </w:rPr>
        <w:instrText xml:space="preserve"> PAGEREF _Toc477275771 \h </w:instrText>
      </w:r>
      <w:r w:rsidR="00A57497">
        <w:rPr>
          <w:webHidden/>
        </w:rPr>
      </w:r>
      <w:r w:rsidR="00A57497">
        <w:rPr>
          <w:webHidden/>
        </w:rPr>
        <w:fldChar w:fldCharType="separate"/>
      </w:r>
      <w:ins w:id="9294" w:author="Seggelke, Klaus" w:date="2017-03-21T14:44:00Z">
        <w:r w:rsidR="00B40BBD">
          <w:rPr>
            <w:webHidden/>
          </w:rPr>
          <w:t>141</w:t>
        </w:r>
      </w:ins>
      <w:del w:id="9295" w:author="Seggelke, Klaus" w:date="2017-03-21T10:30:00Z">
        <w:r w:rsidR="00A57497" w:rsidDel="00FA278F">
          <w:rPr>
            <w:webHidden/>
          </w:rPr>
          <w:delText>131</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"_Toc477275772" </w:instrText>
      </w:r>
      <w:r>
        <w:fldChar w:fldCharType="separate"/>
      </w:r>
      <w:r w:rsidR="00A57497" w:rsidRPr="00E54385">
        <w:rPr>
          <w:rStyle w:val="Hyperlink"/>
        </w:rPr>
        <w:t>84</w:t>
      </w:r>
      <w:r w:rsidR="00A57497">
        <w:rPr>
          <w:rFonts w:asciiTheme="minorHAnsi" w:eastAsiaTheme="minorEastAsia" w:hAnsiTheme="minorHAnsi" w:cstheme="minorBidi"/>
          <w:color w:val="auto"/>
          <w:sz w:val="22"/>
          <w:szCs w:val="22"/>
        </w:rPr>
        <w:tab/>
      </w:r>
      <w:r w:rsidR="00A57497" w:rsidRPr="00E54385">
        <w:rPr>
          <w:rStyle w:val="Hyperlink"/>
        </w:rPr>
        <w:t>Function: VIM.RemovevResourceCapability()</w:t>
      </w:r>
      <w:r w:rsidR="00A57497">
        <w:rPr>
          <w:webHidden/>
        </w:rPr>
        <w:tab/>
      </w:r>
      <w:r w:rsidR="00A57497">
        <w:rPr>
          <w:webHidden/>
        </w:rPr>
        <w:fldChar w:fldCharType="begin"/>
      </w:r>
      <w:r w:rsidR="00A57497">
        <w:rPr>
          <w:webHidden/>
        </w:rPr>
        <w:instrText xml:space="preserve"> PAGEREF _Toc477275772 \h </w:instrText>
      </w:r>
      <w:r w:rsidR="00A57497">
        <w:rPr>
          <w:webHidden/>
        </w:rPr>
      </w:r>
      <w:r w:rsidR="00A57497">
        <w:rPr>
          <w:webHidden/>
        </w:rPr>
        <w:fldChar w:fldCharType="separate"/>
      </w:r>
      <w:ins w:id="9296" w:author="Seggelke, Klaus" w:date="2017-03-21T14:44:00Z">
        <w:r w:rsidR="00B40BBD">
          <w:rPr>
            <w:webHidden/>
          </w:rPr>
          <w:t>141</w:t>
        </w:r>
      </w:ins>
      <w:del w:id="9297" w:author="Seggelke, Klaus" w:date="2017-03-21T10:30:00Z">
        <w:r w:rsidR="00A57497" w:rsidDel="00FA278F">
          <w:rPr>
            <w:webHidden/>
          </w:rPr>
          <w:delText>131</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"_Toc477275773" </w:instrText>
      </w:r>
      <w:r>
        <w:fldChar w:fldCharType="separate"/>
      </w:r>
      <w:r w:rsidR="00A57497" w:rsidRPr="00E54385">
        <w:rPr>
          <w:rStyle w:val="Hyperlink"/>
        </w:rPr>
        <w:t>85</w:t>
      </w:r>
      <w:r w:rsidR="00A57497">
        <w:rPr>
          <w:rFonts w:asciiTheme="minorHAnsi" w:eastAsiaTheme="minorEastAsia" w:hAnsiTheme="minorHAnsi" w:cstheme="minorBidi"/>
          <w:color w:val="auto"/>
          <w:sz w:val="22"/>
          <w:szCs w:val="22"/>
        </w:rPr>
        <w:tab/>
      </w:r>
      <w:r w:rsidR="00A57497" w:rsidRPr="00E54385">
        <w:rPr>
          <w:rStyle w:val="Hyperlink"/>
        </w:rPr>
        <w:t>Function: VIM.Snapshot.GetComputeImageList()</w:t>
      </w:r>
      <w:r w:rsidR="00A57497">
        <w:rPr>
          <w:webHidden/>
        </w:rPr>
        <w:tab/>
      </w:r>
      <w:r w:rsidR="00A57497">
        <w:rPr>
          <w:webHidden/>
        </w:rPr>
        <w:fldChar w:fldCharType="begin"/>
      </w:r>
      <w:r w:rsidR="00A57497">
        <w:rPr>
          <w:webHidden/>
        </w:rPr>
        <w:instrText xml:space="preserve"> PAGEREF _Toc477275773 \h </w:instrText>
      </w:r>
      <w:r w:rsidR="00A57497">
        <w:rPr>
          <w:webHidden/>
        </w:rPr>
      </w:r>
      <w:r w:rsidR="00A57497">
        <w:rPr>
          <w:webHidden/>
        </w:rPr>
        <w:fldChar w:fldCharType="separate"/>
      </w:r>
      <w:ins w:id="9298" w:author="Seggelke, Klaus" w:date="2017-03-21T14:44:00Z">
        <w:r w:rsidR="00B40BBD">
          <w:rPr>
            <w:webHidden/>
          </w:rPr>
          <w:t>141</w:t>
        </w:r>
      </w:ins>
      <w:del w:id="9299" w:author="Seggelke, Klaus" w:date="2017-03-21T10:30:00Z">
        <w:r w:rsidR="00A57497" w:rsidDel="00FA278F">
          <w:rPr>
            <w:webHidden/>
          </w:rPr>
          <w:delText>131</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"_Toc477275774" </w:instrText>
      </w:r>
      <w:r>
        <w:fldChar w:fldCharType="separate"/>
      </w:r>
      <w:r w:rsidR="00A57497" w:rsidRPr="00E54385">
        <w:rPr>
          <w:rStyle w:val="Hyperlink"/>
        </w:rPr>
        <w:t>86</w:t>
      </w:r>
      <w:r w:rsidR="00A57497">
        <w:rPr>
          <w:rFonts w:asciiTheme="minorHAnsi" w:eastAsiaTheme="minorEastAsia" w:hAnsiTheme="minorHAnsi" w:cstheme="minorBidi"/>
          <w:color w:val="auto"/>
          <w:sz w:val="22"/>
          <w:szCs w:val="22"/>
        </w:rPr>
        <w:tab/>
      </w:r>
      <w:r w:rsidR="00A57497" w:rsidRPr="00E54385">
        <w:rPr>
          <w:rStyle w:val="Hyperlink"/>
        </w:rPr>
        <w:t>Function: VIM.Snapshot.DeleteComputeImage()</w:t>
      </w:r>
      <w:r w:rsidR="00A57497">
        <w:rPr>
          <w:webHidden/>
        </w:rPr>
        <w:tab/>
      </w:r>
      <w:r w:rsidR="00A57497">
        <w:rPr>
          <w:webHidden/>
        </w:rPr>
        <w:fldChar w:fldCharType="begin"/>
      </w:r>
      <w:r w:rsidR="00A57497">
        <w:rPr>
          <w:webHidden/>
        </w:rPr>
        <w:instrText xml:space="preserve"> PAGEREF _Toc477275774 \h </w:instrText>
      </w:r>
      <w:r w:rsidR="00A57497">
        <w:rPr>
          <w:webHidden/>
        </w:rPr>
      </w:r>
      <w:r w:rsidR="00A57497">
        <w:rPr>
          <w:webHidden/>
        </w:rPr>
        <w:fldChar w:fldCharType="separate"/>
      </w:r>
      <w:ins w:id="9300" w:author="Seggelke, Klaus" w:date="2017-03-21T14:44:00Z">
        <w:r w:rsidR="00B40BBD">
          <w:rPr>
            <w:webHidden/>
          </w:rPr>
          <w:t>141</w:t>
        </w:r>
      </w:ins>
      <w:del w:id="9301" w:author="Seggelke, Klaus" w:date="2017-03-21T10:30:00Z">
        <w:r w:rsidR="00A57497" w:rsidDel="00FA278F">
          <w:rPr>
            <w:webHidden/>
          </w:rPr>
          <w:delText>131</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"_Toc477275775" </w:instrText>
      </w:r>
      <w:r>
        <w:fldChar w:fldCharType="separate"/>
      </w:r>
      <w:r w:rsidR="00A57497" w:rsidRPr="00E54385">
        <w:rPr>
          <w:rStyle w:val="Hyperlink"/>
        </w:rPr>
        <w:t>87</w:t>
      </w:r>
      <w:r w:rsidR="00A57497">
        <w:rPr>
          <w:rFonts w:asciiTheme="minorHAnsi" w:eastAsiaTheme="minorEastAsia" w:hAnsiTheme="minorHAnsi" w:cstheme="minorBidi"/>
          <w:color w:val="auto"/>
          <w:sz w:val="22"/>
          <w:szCs w:val="22"/>
        </w:rPr>
        <w:tab/>
      </w:r>
      <w:r w:rsidR="00A57497" w:rsidRPr="00E54385">
        <w:rPr>
          <w:rStyle w:val="Hyperlink"/>
        </w:rPr>
        <w:t>Function: VIM.Snapshot.GetStorageImageList()</w:t>
      </w:r>
      <w:r w:rsidR="00A57497">
        <w:rPr>
          <w:webHidden/>
        </w:rPr>
        <w:tab/>
      </w:r>
      <w:r w:rsidR="00A57497">
        <w:rPr>
          <w:webHidden/>
        </w:rPr>
        <w:fldChar w:fldCharType="begin"/>
      </w:r>
      <w:r w:rsidR="00A57497">
        <w:rPr>
          <w:webHidden/>
        </w:rPr>
        <w:instrText xml:space="preserve"> PAGEREF _Toc477275775 \h </w:instrText>
      </w:r>
      <w:r w:rsidR="00A57497">
        <w:rPr>
          <w:webHidden/>
        </w:rPr>
      </w:r>
      <w:r w:rsidR="00A57497">
        <w:rPr>
          <w:webHidden/>
        </w:rPr>
        <w:fldChar w:fldCharType="separate"/>
      </w:r>
      <w:ins w:id="9302" w:author="Seggelke, Klaus" w:date="2017-03-21T14:44:00Z">
        <w:r w:rsidR="00B40BBD">
          <w:rPr>
            <w:webHidden/>
          </w:rPr>
          <w:t>142</w:t>
        </w:r>
      </w:ins>
      <w:del w:id="9303" w:author="Seggelke, Klaus" w:date="2017-03-21T10:30:00Z">
        <w:r w:rsidR="00A57497" w:rsidDel="00FA278F">
          <w:rPr>
            <w:webHidden/>
          </w:rPr>
          <w:delText>132</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"_Toc477275776" </w:instrText>
      </w:r>
      <w:r>
        <w:fldChar w:fldCharType="separate"/>
      </w:r>
      <w:r w:rsidR="00A57497" w:rsidRPr="00E54385">
        <w:rPr>
          <w:rStyle w:val="Hyperlink"/>
        </w:rPr>
        <w:t>88</w:t>
      </w:r>
      <w:r w:rsidR="00A57497">
        <w:rPr>
          <w:rFonts w:asciiTheme="minorHAnsi" w:eastAsiaTheme="minorEastAsia" w:hAnsiTheme="minorHAnsi" w:cstheme="minorBidi"/>
          <w:color w:val="auto"/>
          <w:sz w:val="22"/>
          <w:szCs w:val="22"/>
        </w:rPr>
        <w:tab/>
      </w:r>
      <w:r w:rsidR="00A57497" w:rsidRPr="00E54385">
        <w:rPr>
          <w:rStyle w:val="Hyperlink"/>
        </w:rPr>
        <w:t>Function: VIM.Snapshot.DeleteStorageImage()</w:t>
      </w:r>
      <w:r w:rsidR="00A57497">
        <w:rPr>
          <w:webHidden/>
        </w:rPr>
        <w:tab/>
      </w:r>
      <w:r w:rsidR="00A57497">
        <w:rPr>
          <w:webHidden/>
        </w:rPr>
        <w:fldChar w:fldCharType="begin"/>
      </w:r>
      <w:r w:rsidR="00A57497">
        <w:rPr>
          <w:webHidden/>
        </w:rPr>
        <w:instrText xml:space="preserve"> PAGEREF _Toc477275776 \h </w:instrText>
      </w:r>
      <w:r w:rsidR="00A57497">
        <w:rPr>
          <w:webHidden/>
        </w:rPr>
      </w:r>
      <w:r w:rsidR="00A57497">
        <w:rPr>
          <w:webHidden/>
        </w:rPr>
        <w:fldChar w:fldCharType="separate"/>
      </w:r>
      <w:ins w:id="9304" w:author="Seggelke, Klaus" w:date="2017-03-21T14:44:00Z">
        <w:r w:rsidR="00B40BBD">
          <w:rPr>
            <w:webHidden/>
          </w:rPr>
          <w:t>142</w:t>
        </w:r>
      </w:ins>
      <w:del w:id="9305" w:author="Seggelke, Klaus" w:date="2017-03-21T10:30:00Z">
        <w:r w:rsidR="00A57497" w:rsidDel="00FA278F">
          <w:rPr>
            <w:webHidden/>
          </w:rPr>
          <w:delText>132</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"_Toc477275777" </w:instrText>
      </w:r>
      <w:r>
        <w:fldChar w:fldCharType="separate"/>
      </w:r>
      <w:r w:rsidR="00A57497" w:rsidRPr="00E54385">
        <w:rPr>
          <w:rStyle w:val="Hyperlink"/>
        </w:rPr>
        <w:t>89</w:t>
      </w:r>
      <w:r w:rsidR="00A57497">
        <w:rPr>
          <w:rFonts w:asciiTheme="minorHAnsi" w:eastAsiaTheme="minorEastAsia" w:hAnsiTheme="minorHAnsi" w:cstheme="minorBidi"/>
          <w:color w:val="auto"/>
          <w:sz w:val="22"/>
          <w:szCs w:val="22"/>
        </w:rPr>
        <w:tab/>
      </w:r>
      <w:r w:rsidR="00A57497" w:rsidRPr="00E54385">
        <w:rPr>
          <w:rStyle w:val="Hyperlink"/>
        </w:rPr>
        <w:t>Function: VIM.Fault.ListFaultNotificationRegistration()</w:t>
      </w:r>
      <w:r w:rsidR="00A57497">
        <w:rPr>
          <w:webHidden/>
        </w:rPr>
        <w:tab/>
      </w:r>
      <w:r w:rsidR="00A57497">
        <w:rPr>
          <w:webHidden/>
        </w:rPr>
        <w:fldChar w:fldCharType="begin"/>
      </w:r>
      <w:r w:rsidR="00A57497">
        <w:rPr>
          <w:webHidden/>
        </w:rPr>
        <w:instrText xml:space="preserve"> PAGEREF _Toc477275777 \h </w:instrText>
      </w:r>
      <w:r w:rsidR="00A57497">
        <w:rPr>
          <w:webHidden/>
        </w:rPr>
      </w:r>
      <w:r w:rsidR="00A57497">
        <w:rPr>
          <w:webHidden/>
        </w:rPr>
        <w:fldChar w:fldCharType="separate"/>
      </w:r>
      <w:ins w:id="9306" w:author="Seggelke, Klaus" w:date="2017-03-21T14:44:00Z">
        <w:r w:rsidR="00B40BBD">
          <w:rPr>
            <w:webHidden/>
          </w:rPr>
          <w:t>142</w:t>
        </w:r>
      </w:ins>
      <w:del w:id="9307" w:author="Seggelke, Klaus" w:date="2017-03-21T10:30:00Z">
        <w:r w:rsidR="00A57497" w:rsidDel="00FA278F">
          <w:rPr>
            <w:webHidden/>
          </w:rPr>
          <w:delText>132</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"_Toc477275778" </w:instrText>
      </w:r>
      <w:r>
        <w:fldChar w:fldCharType="separate"/>
      </w:r>
      <w:r w:rsidR="00A57497" w:rsidRPr="00E54385">
        <w:rPr>
          <w:rStyle w:val="Hyperlink"/>
        </w:rPr>
        <w:t>90</w:t>
      </w:r>
      <w:r w:rsidR="00A57497">
        <w:rPr>
          <w:rFonts w:asciiTheme="minorHAnsi" w:eastAsiaTheme="minorEastAsia" w:hAnsiTheme="minorHAnsi" w:cstheme="minorBidi"/>
          <w:color w:val="auto"/>
          <w:sz w:val="22"/>
          <w:szCs w:val="22"/>
        </w:rPr>
        <w:tab/>
      </w:r>
      <w:r w:rsidR="00A57497" w:rsidRPr="00E54385">
        <w:rPr>
          <w:rStyle w:val="Hyperlink"/>
        </w:rPr>
        <w:t>Function: VIM.Fault.ListFaultNotificationInformation()</w:t>
      </w:r>
      <w:r w:rsidR="00A57497">
        <w:rPr>
          <w:webHidden/>
        </w:rPr>
        <w:tab/>
      </w:r>
      <w:r w:rsidR="00A57497">
        <w:rPr>
          <w:webHidden/>
        </w:rPr>
        <w:fldChar w:fldCharType="begin"/>
      </w:r>
      <w:r w:rsidR="00A57497">
        <w:rPr>
          <w:webHidden/>
        </w:rPr>
        <w:instrText xml:space="preserve"> PAGEREF _Toc477275778 \h </w:instrText>
      </w:r>
      <w:r w:rsidR="00A57497">
        <w:rPr>
          <w:webHidden/>
        </w:rPr>
      </w:r>
      <w:r w:rsidR="00A57497">
        <w:rPr>
          <w:webHidden/>
        </w:rPr>
        <w:fldChar w:fldCharType="separate"/>
      </w:r>
      <w:ins w:id="9308" w:author="Seggelke, Klaus" w:date="2017-03-21T14:44:00Z">
        <w:r w:rsidR="00B40BBD">
          <w:rPr>
            <w:webHidden/>
          </w:rPr>
          <w:t>143</w:t>
        </w:r>
      </w:ins>
      <w:del w:id="9309" w:author="Seggelke, Klaus" w:date="2017-03-21T10:30:00Z">
        <w:r w:rsidR="00A57497" w:rsidDel="00FA278F">
          <w:rPr>
            <w:webHidden/>
          </w:rPr>
          <w:delText>133</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"_Toc477275779" </w:instrText>
      </w:r>
      <w:r>
        <w:fldChar w:fldCharType="separate"/>
      </w:r>
      <w:r w:rsidR="00A57497" w:rsidRPr="00E54385">
        <w:rPr>
          <w:rStyle w:val="Hyperlink"/>
        </w:rPr>
        <w:t>91</w:t>
      </w:r>
      <w:r w:rsidR="00A57497">
        <w:rPr>
          <w:rFonts w:asciiTheme="minorHAnsi" w:eastAsiaTheme="minorEastAsia" w:hAnsiTheme="minorHAnsi" w:cstheme="minorBidi"/>
          <w:color w:val="auto"/>
          <w:sz w:val="22"/>
          <w:szCs w:val="22"/>
        </w:rPr>
        <w:tab/>
      </w:r>
      <w:r w:rsidR="00A57497" w:rsidRPr="00E54385">
        <w:rPr>
          <w:rStyle w:val="Hyperlink"/>
        </w:rPr>
        <w:t>Function: VIM.Fault.VNFFaultInjection()</w:t>
      </w:r>
      <w:r w:rsidR="00A57497">
        <w:rPr>
          <w:webHidden/>
        </w:rPr>
        <w:tab/>
      </w:r>
      <w:r w:rsidR="00A57497">
        <w:rPr>
          <w:webHidden/>
        </w:rPr>
        <w:fldChar w:fldCharType="begin"/>
      </w:r>
      <w:r w:rsidR="00A57497">
        <w:rPr>
          <w:webHidden/>
        </w:rPr>
        <w:instrText xml:space="preserve"> PAGEREF _Toc477275779 \h </w:instrText>
      </w:r>
      <w:r w:rsidR="00A57497">
        <w:rPr>
          <w:webHidden/>
        </w:rPr>
      </w:r>
      <w:r w:rsidR="00A57497">
        <w:rPr>
          <w:webHidden/>
        </w:rPr>
        <w:fldChar w:fldCharType="separate"/>
      </w:r>
      <w:ins w:id="9310" w:author="Seggelke, Klaus" w:date="2017-03-21T14:44:00Z">
        <w:r w:rsidR="00B40BBD">
          <w:rPr>
            <w:webHidden/>
          </w:rPr>
          <w:t>143</w:t>
        </w:r>
      </w:ins>
      <w:del w:id="9311" w:author="Seggelke, Klaus" w:date="2017-03-21T10:30:00Z">
        <w:r w:rsidR="00A57497" w:rsidDel="00FA278F">
          <w:rPr>
            <w:webHidden/>
          </w:rPr>
          <w:delText>133</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"_Toc477275780" </w:instrText>
      </w:r>
      <w:r>
        <w:fldChar w:fldCharType="separate"/>
      </w:r>
      <w:r w:rsidR="00A57497" w:rsidRPr="00E54385">
        <w:rPr>
          <w:rStyle w:val="Hyperlink"/>
        </w:rPr>
        <w:t>92</w:t>
      </w:r>
      <w:r w:rsidR="00A57497">
        <w:rPr>
          <w:rFonts w:asciiTheme="minorHAnsi" w:eastAsiaTheme="minorEastAsia" w:hAnsiTheme="minorHAnsi" w:cstheme="minorBidi"/>
          <w:color w:val="auto"/>
          <w:sz w:val="22"/>
          <w:szCs w:val="22"/>
        </w:rPr>
        <w:tab/>
      </w:r>
      <w:r w:rsidR="00A57497" w:rsidRPr="00E54385">
        <w:rPr>
          <w:rStyle w:val="Hyperlink"/>
        </w:rPr>
        <w:t>Function: VIM.Fault.VNFFaultInjectionRemoval()</w:t>
      </w:r>
      <w:r w:rsidR="00A57497">
        <w:rPr>
          <w:webHidden/>
        </w:rPr>
        <w:tab/>
      </w:r>
      <w:r w:rsidR="00A57497">
        <w:rPr>
          <w:webHidden/>
        </w:rPr>
        <w:fldChar w:fldCharType="begin"/>
      </w:r>
      <w:r w:rsidR="00A57497">
        <w:rPr>
          <w:webHidden/>
        </w:rPr>
        <w:instrText xml:space="preserve"> PAGEREF _Toc477275780 \h </w:instrText>
      </w:r>
      <w:r w:rsidR="00A57497">
        <w:rPr>
          <w:webHidden/>
        </w:rPr>
      </w:r>
      <w:r w:rsidR="00A57497">
        <w:rPr>
          <w:webHidden/>
        </w:rPr>
        <w:fldChar w:fldCharType="separate"/>
      </w:r>
      <w:ins w:id="9312" w:author="Seggelke, Klaus" w:date="2017-03-21T14:44:00Z">
        <w:r w:rsidR="00B40BBD">
          <w:rPr>
            <w:webHidden/>
          </w:rPr>
          <w:t>144</w:t>
        </w:r>
      </w:ins>
      <w:del w:id="9313" w:author="Seggelke, Klaus" w:date="2017-03-21T10:30:00Z">
        <w:r w:rsidR="00A57497" w:rsidDel="00FA278F">
          <w:rPr>
            <w:webHidden/>
          </w:rPr>
          <w:delText>134</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lastRenderedPageBreak/>
        <w:fldChar w:fldCharType="begin"/>
      </w:r>
      <w:r>
        <w:instrText xml:space="preserve"> HYPERLINK \l "_Toc477275781" </w:instrText>
      </w:r>
      <w:r>
        <w:fldChar w:fldCharType="separate"/>
      </w:r>
      <w:r w:rsidR="00A57497" w:rsidRPr="00E54385">
        <w:rPr>
          <w:rStyle w:val="Hyperlink"/>
        </w:rPr>
        <w:t>93</w:t>
      </w:r>
      <w:r w:rsidR="00A57497">
        <w:rPr>
          <w:rFonts w:asciiTheme="minorHAnsi" w:eastAsiaTheme="minorEastAsia" w:hAnsiTheme="minorHAnsi" w:cstheme="minorBidi"/>
          <w:color w:val="auto"/>
          <w:sz w:val="22"/>
          <w:szCs w:val="22"/>
        </w:rPr>
        <w:tab/>
      </w:r>
      <w:r w:rsidR="00A57497" w:rsidRPr="00E54385">
        <w:rPr>
          <w:rStyle w:val="Hyperlink"/>
        </w:rPr>
        <w:t>Function: VIM.Performance.ListPMJobs()</w:t>
      </w:r>
      <w:r w:rsidR="00A57497">
        <w:rPr>
          <w:webHidden/>
        </w:rPr>
        <w:tab/>
      </w:r>
      <w:r w:rsidR="00A57497">
        <w:rPr>
          <w:webHidden/>
        </w:rPr>
        <w:fldChar w:fldCharType="begin"/>
      </w:r>
      <w:r w:rsidR="00A57497">
        <w:rPr>
          <w:webHidden/>
        </w:rPr>
        <w:instrText xml:space="preserve"> PAGEREF _Toc477275781 \h </w:instrText>
      </w:r>
      <w:r w:rsidR="00A57497">
        <w:rPr>
          <w:webHidden/>
        </w:rPr>
      </w:r>
      <w:r w:rsidR="00A57497">
        <w:rPr>
          <w:webHidden/>
        </w:rPr>
        <w:fldChar w:fldCharType="separate"/>
      </w:r>
      <w:ins w:id="9314" w:author="Seggelke, Klaus" w:date="2017-03-21T14:44:00Z">
        <w:r w:rsidR="00B40BBD">
          <w:rPr>
            <w:webHidden/>
          </w:rPr>
          <w:t>144</w:t>
        </w:r>
      </w:ins>
      <w:del w:id="9315" w:author="Seggelke, Klaus" w:date="2017-03-21T10:30:00Z">
        <w:r w:rsidR="00A57497" w:rsidDel="00FA278F">
          <w:rPr>
            <w:webHidden/>
          </w:rPr>
          <w:delText>134</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"_Toc477275782" </w:instrText>
      </w:r>
      <w:r>
        <w:fldChar w:fldCharType="separate"/>
      </w:r>
      <w:r w:rsidR="00A57497" w:rsidRPr="00E54385">
        <w:rPr>
          <w:rStyle w:val="Hyperlink"/>
        </w:rPr>
        <w:t>94</w:t>
      </w:r>
      <w:r w:rsidR="00A57497">
        <w:rPr>
          <w:rFonts w:asciiTheme="minorHAnsi" w:eastAsiaTheme="minorEastAsia" w:hAnsiTheme="minorHAnsi" w:cstheme="minorBidi"/>
          <w:color w:val="auto"/>
          <w:sz w:val="22"/>
          <w:szCs w:val="22"/>
        </w:rPr>
        <w:tab/>
      </w:r>
      <w:r w:rsidR="00A57497" w:rsidRPr="00E54385">
        <w:rPr>
          <w:rStyle w:val="Hyperlink"/>
        </w:rPr>
        <w:t>Function: VIM.Performance.ListThresholds()</w:t>
      </w:r>
      <w:r w:rsidR="00A57497">
        <w:rPr>
          <w:webHidden/>
        </w:rPr>
        <w:tab/>
      </w:r>
      <w:r w:rsidR="00A57497">
        <w:rPr>
          <w:webHidden/>
        </w:rPr>
        <w:fldChar w:fldCharType="begin"/>
      </w:r>
      <w:r w:rsidR="00A57497">
        <w:rPr>
          <w:webHidden/>
        </w:rPr>
        <w:instrText xml:space="preserve"> PAGEREF _Toc477275782 \h </w:instrText>
      </w:r>
      <w:r w:rsidR="00A57497">
        <w:rPr>
          <w:webHidden/>
        </w:rPr>
      </w:r>
      <w:r w:rsidR="00A57497">
        <w:rPr>
          <w:webHidden/>
        </w:rPr>
        <w:fldChar w:fldCharType="separate"/>
      </w:r>
      <w:ins w:id="9316" w:author="Seggelke, Klaus" w:date="2017-03-21T14:44:00Z">
        <w:r w:rsidR="00B40BBD">
          <w:rPr>
            <w:webHidden/>
          </w:rPr>
          <w:t>144</w:t>
        </w:r>
      </w:ins>
      <w:del w:id="9317" w:author="Seggelke, Klaus" w:date="2017-03-21T10:30:00Z">
        <w:r w:rsidR="00A57497" w:rsidDel="00FA278F">
          <w:rPr>
            <w:webHidden/>
          </w:rPr>
          <w:delText>134</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"_Toc477275783" </w:instrText>
      </w:r>
      <w:r>
        <w:fldChar w:fldCharType="separate"/>
      </w:r>
      <w:r w:rsidR="00A57497" w:rsidRPr="00E54385">
        <w:rPr>
          <w:rStyle w:val="Hyperlink"/>
        </w:rPr>
        <w:t>95</w:t>
      </w:r>
      <w:r w:rsidR="00A57497">
        <w:rPr>
          <w:rFonts w:asciiTheme="minorHAnsi" w:eastAsiaTheme="minorEastAsia" w:hAnsiTheme="minorHAnsi" w:cstheme="minorBidi"/>
          <w:color w:val="auto"/>
          <w:sz w:val="22"/>
          <w:szCs w:val="22"/>
        </w:rPr>
        <w:tab/>
      </w:r>
      <w:r w:rsidR="00A57497" w:rsidRPr="00E54385">
        <w:rPr>
          <w:rStyle w:val="Hyperlink"/>
        </w:rPr>
        <w:t>Function: VIM.Performance.ListPerformanceNotificationSubscription()</w:t>
      </w:r>
      <w:r w:rsidR="00A57497">
        <w:rPr>
          <w:webHidden/>
        </w:rPr>
        <w:tab/>
      </w:r>
      <w:r w:rsidR="00A57497">
        <w:rPr>
          <w:webHidden/>
        </w:rPr>
        <w:fldChar w:fldCharType="begin"/>
      </w:r>
      <w:r w:rsidR="00A57497">
        <w:rPr>
          <w:webHidden/>
        </w:rPr>
        <w:instrText xml:space="preserve"> PAGEREF _Toc477275783 \h </w:instrText>
      </w:r>
      <w:r w:rsidR="00A57497">
        <w:rPr>
          <w:webHidden/>
        </w:rPr>
      </w:r>
      <w:r w:rsidR="00A57497">
        <w:rPr>
          <w:webHidden/>
        </w:rPr>
        <w:fldChar w:fldCharType="separate"/>
      </w:r>
      <w:ins w:id="9318" w:author="Seggelke, Klaus" w:date="2017-03-21T14:44:00Z">
        <w:r w:rsidR="00B40BBD">
          <w:rPr>
            <w:webHidden/>
          </w:rPr>
          <w:t>145</w:t>
        </w:r>
      </w:ins>
      <w:del w:id="9319" w:author="Seggelke, Klaus" w:date="2017-03-21T10:30:00Z">
        <w:r w:rsidR="00A57497" w:rsidDel="00FA278F">
          <w:rPr>
            <w:webHidden/>
          </w:rPr>
          <w:delText>135</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"_Toc477275784" </w:instrText>
      </w:r>
      <w:r>
        <w:fldChar w:fldCharType="separate"/>
      </w:r>
      <w:r w:rsidR="00A57497" w:rsidRPr="00E54385">
        <w:rPr>
          <w:rStyle w:val="Hyperlink"/>
        </w:rPr>
        <w:t>96</w:t>
      </w:r>
      <w:r w:rsidR="00A57497">
        <w:rPr>
          <w:rFonts w:asciiTheme="minorHAnsi" w:eastAsiaTheme="minorEastAsia" w:hAnsiTheme="minorHAnsi" w:cstheme="minorBidi"/>
          <w:color w:val="auto"/>
          <w:sz w:val="22"/>
          <w:szCs w:val="22"/>
        </w:rPr>
        <w:tab/>
      </w:r>
      <w:r w:rsidR="00A57497" w:rsidRPr="00E54385">
        <w:rPr>
          <w:rStyle w:val="Hyperlink"/>
        </w:rPr>
        <w:t>Function: VIM.Performance.ListPerformanceDataInformation()</w:t>
      </w:r>
      <w:r w:rsidR="00A57497">
        <w:rPr>
          <w:webHidden/>
        </w:rPr>
        <w:tab/>
      </w:r>
      <w:r w:rsidR="00A57497">
        <w:rPr>
          <w:webHidden/>
        </w:rPr>
        <w:fldChar w:fldCharType="begin"/>
      </w:r>
      <w:r w:rsidR="00A57497">
        <w:rPr>
          <w:webHidden/>
        </w:rPr>
        <w:instrText xml:space="preserve"> PAGEREF _Toc477275784 \h </w:instrText>
      </w:r>
      <w:r w:rsidR="00A57497">
        <w:rPr>
          <w:webHidden/>
        </w:rPr>
      </w:r>
      <w:r w:rsidR="00A57497">
        <w:rPr>
          <w:webHidden/>
        </w:rPr>
        <w:fldChar w:fldCharType="separate"/>
      </w:r>
      <w:ins w:id="9320" w:author="Seggelke, Klaus" w:date="2017-03-21T14:44:00Z">
        <w:r w:rsidR="00B40BBD">
          <w:rPr>
            <w:webHidden/>
          </w:rPr>
          <w:t>145</w:t>
        </w:r>
      </w:ins>
      <w:del w:id="9321" w:author="Seggelke, Klaus" w:date="2017-03-21T10:30:00Z">
        <w:r w:rsidR="00A57497" w:rsidDel="00FA278F">
          <w:rPr>
            <w:webHidden/>
          </w:rPr>
          <w:delText>135</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"_Toc477275785" </w:instrText>
      </w:r>
      <w:r>
        <w:fldChar w:fldCharType="separate"/>
      </w:r>
      <w:r w:rsidR="00A57497" w:rsidRPr="00E54385">
        <w:rPr>
          <w:rStyle w:val="Hyperlink"/>
        </w:rPr>
        <w:t>97</w:t>
      </w:r>
      <w:r w:rsidR="00A57497">
        <w:rPr>
          <w:rFonts w:asciiTheme="minorHAnsi" w:eastAsiaTheme="minorEastAsia" w:hAnsiTheme="minorHAnsi" w:cstheme="minorBidi"/>
          <w:color w:val="auto"/>
          <w:sz w:val="22"/>
          <w:szCs w:val="22"/>
        </w:rPr>
        <w:tab/>
      </w:r>
      <w:r w:rsidR="00A57497" w:rsidRPr="00E54385">
        <w:rPr>
          <w:rStyle w:val="Hyperlink"/>
        </w:rPr>
        <w:t>Function: Traffic.StartTraffic()</w:t>
      </w:r>
      <w:r w:rsidR="00A57497">
        <w:rPr>
          <w:webHidden/>
        </w:rPr>
        <w:tab/>
      </w:r>
      <w:r w:rsidR="00A57497">
        <w:rPr>
          <w:webHidden/>
        </w:rPr>
        <w:fldChar w:fldCharType="begin"/>
      </w:r>
      <w:r w:rsidR="00A57497">
        <w:rPr>
          <w:webHidden/>
        </w:rPr>
        <w:instrText xml:space="preserve"> PAGEREF _Toc477275785 \h </w:instrText>
      </w:r>
      <w:r w:rsidR="00A57497">
        <w:rPr>
          <w:webHidden/>
        </w:rPr>
      </w:r>
      <w:r w:rsidR="00A57497">
        <w:rPr>
          <w:webHidden/>
        </w:rPr>
        <w:fldChar w:fldCharType="separate"/>
      </w:r>
      <w:ins w:id="9322" w:author="Seggelke, Klaus" w:date="2017-03-21T14:44:00Z">
        <w:r w:rsidR="00B40BBD">
          <w:rPr>
            <w:webHidden/>
          </w:rPr>
          <w:t>146</w:t>
        </w:r>
      </w:ins>
      <w:del w:id="9323" w:author="Seggelke, Klaus" w:date="2017-03-21T10:30:00Z">
        <w:r w:rsidR="00A57497" w:rsidDel="00FA278F">
          <w:rPr>
            <w:webHidden/>
          </w:rPr>
          <w:delText>136</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"_Toc477275786" </w:instrText>
      </w:r>
      <w:r>
        <w:fldChar w:fldCharType="separate"/>
      </w:r>
      <w:r w:rsidR="00A57497" w:rsidRPr="00E54385">
        <w:rPr>
          <w:rStyle w:val="Hyperlink"/>
        </w:rPr>
        <w:t>98</w:t>
      </w:r>
      <w:r w:rsidR="00A57497">
        <w:rPr>
          <w:rFonts w:asciiTheme="minorHAnsi" w:eastAsiaTheme="minorEastAsia" w:hAnsiTheme="minorHAnsi" w:cstheme="minorBidi"/>
          <w:color w:val="auto"/>
          <w:sz w:val="22"/>
          <w:szCs w:val="22"/>
        </w:rPr>
        <w:tab/>
      </w:r>
      <w:r w:rsidR="00A57497" w:rsidRPr="00E54385">
        <w:rPr>
          <w:rStyle w:val="Hyperlink"/>
        </w:rPr>
        <w:t>Function: Traffic.StopTraffic()</w:t>
      </w:r>
      <w:r w:rsidR="00A57497">
        <w:rPr>
          <w:webHidden/>
        </w:rPr>
        <w:tab/>
      </w:r>
      <w:r w:rsidR="00A57497">
        <w:rPr>
          <w:webHidden/>
        </w:rPr>
        <w:fldChar w:fldCharType="begin"/>
      </w:r>
      <w:r w:rsidR="00A57497">
        <w:rPr>
          <w:webHidden/>
        </w:rPr>
        <w:instrText xml:space="preserve"> PAGEREF _Toc477275786 \h </w:instrText>
      </w:r>
      <w:r w:rsidR="00A57497">
        <w:rPr>
          <w:webHidden/>
        </w:rPr>
      </w:r>
      <w:r w:rsidR="00A57497">
        <w:rPr>
          <w:webHidden/>
        </w:rPr>
        <w:fldChar w:fldCharType="separate"/>
      </w:r>
      <w:ins w:id="9324" w:author="Seggelke, Klaus" w:date="2017-03-21T14:44:00Z">
        <w:r w:rsidR="00B40BBD">
          <w:rPr>
            <w:webHidden/>
          </w:rPr>
          <w:t>146</w:t>
        </w:r>
      </w:ins>
      <w:del w:id="9325" w:author="Seggelke, Klaus" w:date="2017-03-21T10:30:00Z">
        <w:r w:rsidR="00A57497" w:rsidDel="00FA278F">
          <w:rPr>
            <w:webHidden/>
          </w:rPr>
          <w:delText>136</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"_Toc477275787" </w:instrText>
      </w:r>
      <w:r>
        <w:fldChar w:fldCharType="separate"/>
      </w:r>
      <w:r w:rsidR="00A57497" w:rsidRPr="00E54385">
        <w:rPr>
          <w:rStyle w:val="Hyperlink"/>
        </w:rPr>
        <w:t>99</w:t>
      </w:r>
      <w:r w:rsidR="00A57497">
        <w:rPr>
          <w:rFonts w:asciiTheme="minorHAnsi" w:eastAsiaTheme="minorEastAsia" w:hAnsiTheme="minorHAnsi" w:cstheme="minorBidi"/>
          <w:color w:val="auto"/>
          <w:sz w:val="22"/>
          <w:szCs w:val="22"/>
        </w:rPr>
        <w:tab/>
      </w:r>
      <w:r w:rsidR="00A57497" w:rsidRPr="00E54385">
        <w:rPr>
          <w:rStyle w:val="Hyperlink"/>
        </w:rPr>
        <w:t>Function: Traffic.ConfigTrafficLoad()</w:t>
      </w:r>
      <w:r w:rsidR="00A57497">
        <w:rPr>
          <w:webHidden/>
        </w:rPr>
        <w:tab/>
      </w:r>
      <w:r w:rsidR="00A57497">
        <w:rPr>
          <w:webHidden/>
        </w:rPr>
        <w:fldChar w:fldCharType="begin"/>
      </w:r>
      <w:r w:rsidR="00A57497">
        <w:rPr>
          <w:webHidden/>
        </w:rPr>
        <w:instrText xml:space="preserve"> PAGEREF _Toc477275787 \h </w:instrText>
      </w:r>
      <w:r w:rsidR="00A57497">
        <w:rPr>
          <w:webHidden/>
        </w:rPr>
      </w:r>
      <w:r w:rsidR="00A57497">
        <w:rPr>
          <w:webHidden/>
        </w:rPr>
        <w:fldChar w:fldCharType="separate"/>
      </w:r>
      <w:ins w:id="9326" w:author="Seggelke, Klaus" w:date="2017-03-21T14:44:00Z">
        <w:r w:rsidR="00B40BBD">
          <w:rPr>
            <w:webHidden/>
          </w:rPr>
          <w:t>146</w:t>
        </w:r>
      </w:ins>
      <w:del w:id="9327" w:author="Seggelke, Klaus" w:date="2017-03-21T10:30:00Z">
        <w:r w:rsidR="00A57497" w:rsidDel="00FA278F">
          <w:rPr>
            <w:webHidden/>
          </w:rPr>
          <w:delText>136</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"_Toc477275788" </w:instrText>
      </w:r>
      <w:r>
        <w:fldChar w:fldCharType="separate"/>
      </w:r>
      <w:r w:rsidR="00A57497" w:rsidRPr="00E54385">
        <w:rPr>
          <w:rStyle w:val="Hyperlink"/>
        </w:rPr>
        <w:t>100</w:t>
      </w:r>
      <w:r w:rsidR="00A57497">
        <w:rPr>
          <w:rFonts w:asciiTheme="minorHAnsi" w:eastAsiaTheme="minorEastAsia" w:hAnsiTheme="minorHAnsi" w:cstheme="minorBidi"/>
          <w:color w:val="auto"/>
          <w:sz w:val="22"/>
          <w:szCs w:val="22"/>
        </w:rPr>
        <w:tab/>
      </w:r>
      <w:r w:rsidR="00A57497" w:rsidRPr="00E54385">
        <w:rPr>
          <w:rStyle w:val="Hyperlink"/>
        </w:rPr>
        <w:t>Function: Traffic.DoesTrafficFlow()</w:t>
      </w:r>
      <w:r w:rsidR="00A57497">
        <w:rPr>
          <w:webHidden/>
        </w:rPr>
        <w:tab/>
      </w:r>
      <w:r w:rsidR="00A57497">
        <w:rPr>
          <w:webHidden/>
        </w:rPr>
        <w:fldChar w:fldCharType="begin"/>
      </w:r>
      <w:r w:rsidR="00A57497">
        <w:rPr>
          <w:webHidden/>
        </w:rPr>
        <w:instrText xml:space="preserve"> PAGEREF _Toc477275788 \h </w:instrText>
      </w:r>
      <w:r w:rsidR="00A57497">
        <w:rPr>
          <w:webHidden/>
        </w:rPr>
      </w:r>
      <w:r w:rsidR="00A57497">
        <w:rPr>
          <w:webHidden/>
        </w:rPr>
        <w:fldChar w:fldCharType="separate"/>
      </w:r>
      <w:ins w:id="9328" w:author="Seggelke, Klaus" w:date="2017-03-21T14:44:00Z">
        <w:r w:rsidR="00B40BBD">
          <w:rPr>
            <w:webHidden/>
          </w:rPr>
          <w:t>147</w:t>
        </w:r>
      </w:ins>
      <w:del w:id="9329" w:author="Seggelke, Klaus" w:date="2017-03-21T10:30:00Z">
        <w:r w:rsidR="00A57497" w:rsidDel="00FA278F">
          <w:rPr>
            <w:webHidden/>
          </w:rPr>
          <w:delText>136</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"_Toc477275789" </w:instrText>
      </w:r>
      <w:r>
        <w:fldChar w:fldCharType="separate"/>
      </w:r>
      <w:r w:rsidR="00A57497" w:rsidRPr="00E54385">
        <w:rPr>
          <w:rStyle w:val="Hyperlink"/>
        </w:rPr>
        <w:t>101</w:t>
      </w:r>
      <w:r w:rsidR="00A57497">
        <w:rPr>
          <w:rFonts w:asciiTheme="minorHAnsi" w:eastAsiaTheme="minorEastAsia" w:hAnsiTheme="minorHAnsi" w:cstheme="minorBidi"/>
          <w:color w:val="auto"/>
          <w:sz w:val="22"/>
          <w:szCs w:val="22"/>
        </w:rPr>
        <w:tab/>
      </w:r>
      <w:r w:rsidR="00A57497" w:rsidRPr="00E54385">
        <w:rPr>
          <w:rStyle w:val="Hyperlink"/>
        </w:rPr>
        <w:t>Function: Traffic.AnyTrafficLoss()</w:t>
      </w:r>
      <w:r w:rsidR="00A57497">
        <w:rPr>
          <w:webHidden/>
        </w:rPr>
        <w:tab/>
      </w:r>
      <w:r w:rsidR="00A57497">
        <w:rPr>
          <w:webHidden/>
        </w:rPr>
        <w:fldChar w:fldCharType="begin"/>
      </w:r>
      <w:r w:rsidR="00A57497">
        <w:rPr>
          <w:webHidden/>
        </w:rPr>
        <w:instrText xml:space="preserve"> PAGEREF _Toc477275789 \h </w:instrText>
      </w:r>
      <w:r w:rsidR="00A57497">
        <w:rPr>
          <w:webHidden/>
        </w:rPr>
      </w:r>
      <w:r w:rsidR="00A57497">
        <w:rPr>
          <w:webHidden/>
        </w:rPr>
        <w:fldChar w:fldCharType="separate"/>
      </w:r>
      <w:ins w:id="9330" w:author="Seggelke, Klaus" w:date="2017-03-21T14:44:00Z">
        <w:r w:rsidR="00B40BBD">
          <w:rPr>
            <w:webHidden/>
          </w:rPr>
          <w:t>147</w:t>
        </w:r>
      </w:ins>
      <w:del w:id="9331" w:author="Seggelke, Klaus" w:date="2017-03-21T10:30:00Z">
        <w:r w:rsidR="00A57497" w:rsidDel="00FA278F">
          <w:rPr>
            <w:webHidden/>
          </w:rPr>
          <w:delText>137</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"_Toc477275790" </w:instrText>
      </w:r>
      <w:r>
        <w:fldChar w:fldCharType="separate"/>
      </w:r>
      <w:r w:rsidR="00A57497" w:rsidRPr="00E54385">
        <w:rPr>
          <w:rStyle w:val="Hyperlink"/>
        </w:rPr>
        <w:t>102</w:t>
      </w:r>
      <w:r w:rsidR="00A57497">
        <w:rPr>
          <w:rFonts w:asciiTheme="minorHAnsi" w:eastAsiaTheme="minorEastAsia" w:hAnsiTheme="minorHAnsi" w:cstheme="minorBidi"/>
          <w:color w:val="auto"/>
          <w:sz w:val="22"/>
          <w:szCs w:val="22"/>
        </w:rPr>
        <w:tab/>
      </w:r>
      <w:r w:rsidR="00A57497" w:rsidRPr="00E54385">
        <w:rPr>
          <w:rStyle w:val="Hyperlink"/>
        </w:rPr>
        <w:t>Function: Traffic.ClearCounters()</w:t>
      </w:r>
      <w:r w:rsidR="00A57497">
        <w:rPr>
          <w:webHidden/>
        </w:rPr>
        <w:tab/>
      </w:r>
      <w:r w:rsidR="00A57497">
        <w:rPr>
          <w:webHidden/>
        </w:rPr>
        <w:fldChar w:fldCharType="begin"/>
      </w:r>
      <w:r w:rsidR="00A57497">
        <w:rPr>
          <w:webHidden/>
        </w:rPr>
        <w:instrText xml:space="preserve"> PAGEREF _Toc477275790 \h </w:instrText>
      </w:r>
      <w:r w:rsidR="00A57497">
        <w:rPr>
          <w:webHidden/>
        </w:rPr>
      </w:r>
      <w:r w:rsidR="00A57497">
        <w:rPr>
          <w:webHidden/>
        </w:rPr>
        <w:fldChar w:fldCharType="separate"/>
      </w:r>
      <w:ins w:id="9332" w:author="Seggelke, Klaus" w:date="2017-03-21T14:44:00Z">
        <w:r w:rsidR="00B40BBD">
          <w:rPr>
            <w:webHidden/>
          </w:rPr>
          <w:t>147</w:t>
        </w:r>
      </w:ins>
      <w:del w:id="9333" w:author="Seggelke, Klaus" w:date="2017-03-21T10:30:00Z">
        <w:r w:rsidR="00A57497" w:rsidDel="00FA278F">
          <w:rPr>
            <w:webHidden/>
          </w:rPr>
          <w:delText>137</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"_Toc477275791" </w:instrText>
      </w:r>
      <w:r>
        <w:fldChar w:fldCharType="separate"/>
      </w:r>
      <w:r w:rsidR="00A57497" w:rsidRPr="00E54385">
        <w:rPr>
          <w:rStyle w:val="Hyperlink"/>
        </w:rPr>
        <w:t>103</w:t>
      </w:r>
      <w:r w:rsidR="00A57497">
        <w:rPr>
          <w:rFonts w:asciiTheme="minorHAnsi" w:eastAsiaTheme="minorEastAsia" w:hAnsiTheme="minorHAnsi" w:cstheme="minorBidi"/>
          <w:color w:val="auto"/>
          <w:sz w:val="22"/>
          <w:szCs w:val="22"/>
        </w:rPr>
        <w:tab/>
      </w:r>
      <w:r w:rsidR="00A57497" w:rsidRPr="00E54385">
        <w:rPr>
          <w:rStyle w:val="Hyperlink"/>
        </w:rPr>
        <w:t>Function: Traffic.CalculateActivationTime()</w:t>
      </w:r>
      <w:r w:rsidR="00A57497">
        <w:rPr>
          <w:webHidden/>
        </w:rPr>
        <w:tab/>
      </w:r>
      <w:r w:rsidR="00A57497">
        <w:rPr>
          <w:webHidden/>
        </w:rPr>
        <w:fldChar w:fldCharType="begin"/>
      </w:r>
      <w:r w:rsidR="00A57497">
        <w:rPr>
          <w:webHidden/>
        </w:rPr>
        <w:instrText xml:space="preserve"> PAGEREF _Toc477275791 \h </w:instrText>
      </w:r>
      <w:r w:rsidR="00A57497">
        <w:rPr>
          <w:webHidden/>
        </w:rPr>
      </w:r>
      <w:r w:rsidR="00A57497">
        <w:rPr>
          <w:webHidden/>
        </w:rPr>
        <w:fldChar w:fldCharType="separate"/>
      </w:r>
      <w:ins w:id="9334" w:author="Seggelke, Klaus" w:date="2017-03-21T14:44:00Z">
        <w:r w:rsidR="00B40BBD">
          <w:rPr>
            <w:webHidden/>
          </w:rPr>
          <w:t>147</w:t>
        </w:r>
      </w:ins>
      <w:del w:id="9335" w:author="Seggelke, Klaus" w:date="2017-03-21T10:30:00Z">
        <w:r w:rsidR="00A57497" w:rsidDel="00FA278F">
          <w:rPr>
            <w:webHidden/>
          </w:rPr>
          <w:delText>137</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"_Toc477275792" </w:instrText>
      </w:r>
      <w:r>
        <w:fldChar w:fldCharType="separate"/>
      </w:r>
      <w:r w:rsidR="00A57497" w:rsidRPr="00E54385">
        <w:rPr>
          <w:rStyle w:val="Hyperlink"/>
        </w:rPr>
        <w:t>104</w:t>
      </w:r>
      <w:r w:rsidR="00A57497">
        <w:rPr>
          <w:rFonts w:asciiTheme="minorHAnsi" w:eastAsiaTheme="minorEastAsia" w:hAnsiTheme="minorHAnsi" w:cstheme="minorBidi"/>
          <w:color w:val="auto"/>
          <w:sz w:val="22"/>
          <w:szCs w:val="22"/>
        </w:rPr>
        <w:tab/>
      </w:r>
      <w:r w:rsidR="00A57497" w:rsidRPr="00E54385">
        <w:rPr>
          <w:rStyle w:val="Hyperlink"/>
        </w:rPr>
        <w:t>Function: Traffic.CalculateDeactivationTime()</w:t>
      </w:r>
      <w:r w:rsidR="00A57497">
        <w:rPr>
          <w:webHidden/>
        </w:rPr>
        <w:tab/>
      </w:r>
      <w:r w:rsidR="00A57497">
        <w:rPr>
          <w:webHidden/>
        </w:rPr>
        <w:fldChar w:fldCharType="begin"/>
      </w:r>
      <w:r w:rsidR="00A57497">
        <w:rPr>
          <w:webHidden/>
        </w:rPr>
        <w:instrText xml:space="preserve"> PAGEREF _Toc477275792 \h </w:instrText>
      </w:r>
      <w:r w:rsidR="00A57497">
        <w:rPr>
          <w:webHidden/>
        </w:rPr>
      </w:r>
      <w:r w:rsidR="00A57497">
        <w:rPr>
          <w:webHidden/>
        </w:rPr>
        <w:fldChar w:fldCharType="separate"/>
      </w:r>
      <w:ins w:id="9336" w:author="Seggelke, Klaus" w:date="2017-03-21T14:44:00Z">
        <w:r w:rsidR="00B40BBD">
          <w:rPr>
            <w:webHidden/>
          </w:rPr>
          <w:t>147</w:t>
        </w:r>
      </w:ins>
      <w:del w:id="9337" w:author="Seggelke, Klaus" w:date="2017-03-21T10:30:00Z">
        <w:r w:rsidR="00A57497" w:rsidDel="00FA278F">
          <w:rPr>
            <w:webHidden/>
          </w:rPr>
          <w:delText>137</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"_Toc477275793" </w:instrText>
      </w:r>
      <w:r>
        <w:fldChar w:fldCharType="separate"/>
      </w:r>
      <w:r w:rsidR="00A57497" w:rsidRPr="00E54385">
        <w:rPr>
          <w:rStyle w:val="Hyperlink"/>
        </w:rPr>
        <w:t>105</w:t>
      </w:r>
      <w:r w:rsidR="00A57497">
        <w:rPr>
          <w:rFonts w:asciiTheme="minorHAnsi" w:eastAsiaTheme="minorEastAsia" w:hAnsiTheme="minorHAnsi" w:cstheme="minorBidi"/>
          <w:color w:val="auto"/>
          <w:sz w:val="22"/>
          <w:szCs w:val="22"/>
        </w:rPr>
        <w:tab/>
      </w:r>
      <w:r w:rsidR="00A57497" w:rsidRPr="00E54385">
        <w:rPr>
          <w:rStyle w:val="Hyperlink"/>
        </w:rPr>
        <w:t>Function: Traffic.CalculateTerminationTime()</w:t>
      </w:r>
      <w:r w:rsidR="00A57497">
        <w:rPr>
          <w:webHidden/>
        </w:rPr>
        <w:tab/>
      </w:r>
      <w:r w:rsidR="00A57497">
        <w:rPr>
          <w:webHidden/>
        </w:rPr>
        <w:fldChar w:fldCharType="begin"/>
      </w:r>
      <w:r w:rsidR="00A57497">
        <w:rPr>
          <w:webHidden/>
        </w:rPr>
        <w:instrText xml:space="preserve"> PAGEREF _Toc477275793 \h </w:instrText>
      </w:r>
      <w:r w:rsidR="00A57497">
        <w:rPr>
          <w:webHidden/>
        </w:rPr>
      </w:r>
      <w:r w:rsidR="00A57497">
        <w:rPr>
          <w:webHidden/>
        </w:rPr>
        <w:fldChar w:fldCharType="separate"/>
      </w:r>
      <w:ins w:id="9338" w:author="Seggelke, Klaus" w:date="2017-03-21T14:44:00Z">
        <w:r w:rsidR="00B40BBD">
          <w:rPr>
            <w:webHidden/>
          </w:rPr>
          <w:t>147</w:t>
        </w:r>
      </w:ins>
      <w:del w:id="9339" w:author="Seggelke, Klaus" w:date="2017-03-21T10:30:00Z">
        <w:r w:rsidR="00A57497" w:rsidDel="00FA278F">
          <w:rPr>
            <w:webHidden/>
          </w:rPr>
          <w:delText>137</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"_Toc477275794" </w:instrText>
      </w:r>
      <w:r>
        <w:fldChar w:fldCharType="separate"/>
      </w:r>
      <w:r w:rsidR="00A57497" w:rsidRPr="00E54385">
        <w:rPr>
          <w:rStyle w:val="Hyperlink"/>
        </w:rPr>
        <w:t>106</w:t>
      </w:r>
      <w:r w:rsidR="00A57497">
        <w:rPr>
          <w:rFonts w:asciiTheme="minorHAnsi" w:eastAsiaTheme="minorEastAsia" w:hAnsiTheme="minorHAnsi" w:cstheme="minorBidi"/>
          <w:color w:val="auto"/>
          <w:sz w:val="22"/>
          <w:szCs w:val="22"/>
        </w:rPr>
        <w:tab/>
      </w:r>
      <w:r w:rsidR="00A57497" w:rsidRPr="00E54385">
        <w:rPr>
          <w:rStyle w:val="Hyperlink"/>
        </w:rPr>
        <w:t>Function: Traffic.CalculateServiceDisruptionLength()</w:t>
      </w:r>
      <w:r w:rsidR="00A57497">
        <w:rPr>
          <w:webHidden/>
        </w:rPr>
        <w:tab/>
      </w:r>
      <w:r w:rsidR="00A57497">
        <w:rPr>
          <w:webHidden/>
        </w:rPr>
        <w:fldChar w:fldCharType="begin"/>
      </w:r>
      <w:r w:rsidR="00A57497">
        <w:rPr>
          <w:webHidden/>
        </w:rPr>
        <w:instrText xml:space="preserve"> PAGEREF _Toc477275794 \h </w:instrText>
      </w:r>
      <w:r w:rsidR="00A57497">
        <w:rPr>
          <w:webHidden/>
        </w:rPr>
      </w:r>
      <w:r w:rsidR="00A57497">
        <w:rPr>
          <w:webHidden/>
        </w:rPr>
        <w:fldChar w:fldCharType="separate"/>
      </w:r>
      <w:ins w:id="9340" w:author="Seggelke, Klaus" w:date="2017-03-21T14:44:00Z">
        <w:r w:rsidR="00B40BBD">
          <w:rPr>
            <w:webHidden/>
          </w:rPr>
          <w:t>147</w:t>
        </w:r>
      </w:ins>
      <w:del w:id="9341" w:author="Seggelke, Klaus" w:date="2017-03-21T10:30:00Z">
        <w:r w:rsidR="00A57497" w:rsidDel="00FA278F">
          <w:rPr>
            <w:webHidden/>
          </w:rPr>
          <w:delText>137</w:delText>
        </w:r>
      </w:del>
      <w:r w:rsidR="00A57497">
        <w:rPr>
          <w:webHidden/>
        </w:rPr>
        <w:fldChar w:fldCharType="end"/>
      </w:r>
      <w:r>
        <w:fldChar w:fldCharType="end"/>
      </w:r>
    </w:p>
    <w:p w:rsidR="00A57497" w:rsidRDefault="00FA278F">
      <w:pPr>
        <w:pStyle w:val="TOC1"/>
        <w:rPr>
          <w:rFonts w:asciiTheme="minorHAnsi" w:eastAsiaTheme="minorEastAsia" w:hAnsiTheme="minorHAnsi" w:cstheme="minorBidi"/>
          <w:color w:val="auto"/>
          <w:sz w:val="22"/>
          <w:szCs w:val="22"/>
        </w:rPr>
      </w:pPr>
      <w:r>
        <w:fldChar w:fldCharType="begin"/>
      </w:r>
      <w:r>
        <w:instrText xml:space="preserve"> HYPERLINK \l "_Toc477275795" </w:instrText>
      </w:r>
      <w:r>
        <w:fldChar w:fldCharType="separate"/>
      </w:r>
      <w:r w:rsidR="00A57497" w:rsidRPr="00E54385">
        <w:rPr>
          <w:rStyle w:val="Hyperlink"/>
        </w:rPr>
        <w:t>107</w:t>
      </w:r>
      <w:r w:rsidR="00A57497">
        <w:rPr>
          <w:rFonts w:asciiTheme="minorHAnsi" w:eastAsiaTheme="minorEastAsia" w:hAnsiTheme="minorHAnsi" w:cstheme="minorBidi"/>
          <w:color w:val="auto"/>
          <w:sz w:val="22"/>
          <w:szCs w:val="22"/>
        </w:rPr>
        <w:tab/>
      </w:r>
      <w:r w:rsidR="00A57497" w:rsidRPr="00E54385">
        <w:rPr>
          <w:rStyle w:val="Hyperlink"/>
        </w:rPr>
        <w:t>Function: Traffic.CalculateResizeServiceDisruption()</w:t>
      </w:r>
      <w:r w:rsidR="00A57497">
        <w:rPr>
          <w:webHidden/>
        </w:rPr>
        <w:tab/>
      </w:r>
      <w:r w:rsidR="00A57497">
        <w:rPr>
          <w:webHidden/>
        </w:rPr>
        <w:fldChar w:fldCharType="begin"/>
      </w:r>
      <w:r w:rsidR="00A57497">
        <w:rPr>
          <w:webHidden/>
        </w:rPr>
        <w:instrText xml:space="preserve"> PAGEREF _Toc477275795 \h </w:instrText>
      </w:r>
      <w:r w:rsidR="00A57497">
        <w:rPr>
          <w:webHidden/>
        </w:rPr>
      </w:r>
      <w:r w:rsidR="00A57497">
        <w:rPr>
          <w:webHidden/>
        </w:rPr>
        <w:fldChar w:fldCharType="separate"/>
      </w:r>
      <w:ins w:id="9342" w:author="Seggelke, Klaus" w:date="2017-03-21T14:44:00Z">
        <w:r w:rsidR="00B40BBD">
          <w:rPr>
            <w:webHidden/>
          </w:rPr>
          <w:t>148</w:t>
        </w:r>
      </w:ins>
      <w:del w:id="9343" w:author="Seggelke, Klaus" w:date="2017-03-21T10:30:00Z">
        <w:r w:rsidR="00A57497" w:rsidDel="00FA278F">
          <w:rPr>
            <w:webHidden/>
          </w:rPr>
          <w:delText>137</w:delText>
        </w:r>
      </w:del>
      <w:r w:rsidR="00A57497">
        <w:rPr>
          <w:webHidden/>
        </w:rPr>
        <w:fldChar w:fldCharType="end"/>
      </w:r>
      <w:r>
        <w:fldChar w:fldCharType="end"/>
      </w:r>
    </w:p>
    <w:p w:rsidR="00BB6597" w:rsidRDefault="00BB6597" w:rsidP="00BB6597">
      <w:r>
        <w:fldChar w:fldCharType="end"/>
      </w:r>
    </w:p>
    <w:p w:rsidR="005A676A" w:rsidRDefault="005A676A" w:rsidP="00AF2A29">
      <w:pPr>
        <w:pStyle w:val="Heading1"/>
      </w:pPr>
      <w:bookmarkStart w:id="9344" w:name="_Toc454184375"/>
      <w:bookmarkStart w:id="9345" w:name="_Toc477880942"/>
      <w:r>
        <w:t>References</w:t>
      </w:r>
      <w:bookmarkEnd w:id="9344"/>
      <w:bookmarkEnd w:id="9345"/>
    </w:p>
    <w:p w:rsidR="005A676A" w:rsidRDefault="005A676A" w:rsidP="005A676A"/>
    <w:p w:rsidR="005A676A" w:rsidRDefault="005A676A" w:rsidP="005A676A">
      <w:pPr>
        <w:pStyle w:val="Caption"/>
      </w:pPr>
      <w:bookmarkStart w:id="9346" w:name="_Ref500913873"/>
      <w:r>
        <w:t xml:space="preserve">Table </w:t>
      </w:r>
      <w:r w:rsidR="00EF3B70">
        <w:fldChar w:fldCharType="begin"/>
      </w:r>
      <w:r w:rsidR="00EF3B70">
        <w:instrText xml:space="preserve"> STYLEREF 1 \s </w:instrText>
      </w:r>
      <w:r w:rsidR="00EF3B70">
        <w:fldChar w:fldCharType="separate"/>
      </w:r>
      <w:r w:rsidR="00B40BBD">
        <w:rPr>
          <w:noProof/>
        </w:rPr>
        <w:t>18</w:t>
      </w:r>
      <w:r w:rsidR="00EF3B70">
        <w:rPr>
          <w:noProof/>
        </w:rPr>
        <w:fldChar w:fldCharType="end"/>
      </w:r>
      <w:r>
        <w:noBreakHyphen/>
      </w:r>
      <w:r w:rsidR="00EF3B70">
        <w:fldChar w:fldCharType="begin"/>
      </w:r>
      <w:r w:rsidR="00EF3B70">
        <w:instrText xml:space="preserve"> SEQ Table \* ARABIC \s 1 </w:instrText>
      </w:r>
      <w:r w:rsidR="00EF3B70">
        <w:fldChar w:fldCharType="separate"/>
      </w:r>
      <w:r w:rsidR="00B40BBD">
        <w:rPr>
          <w:noProof/>
        </w:rPr>
        <w:t>1</w:t>
      </w:r>
      <w:r w:rsidR="00EF3B70">
        <w:rPr>
          <w:noProof/>
        </w:rPr>
        <w:fldChar w:fldCharType="end"/>
      </w:r>
      <w:bookmarkEnd w:id="9346"/>
      <w:r>
        <w:t>. Applicable Documents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7470"/>
      </w:tblGrid>
      <w:tr w:rsidR="005A676A" w:rsidTr="005A676A">
        <w:trPr>
          <w:tblHeader/>
        </w:trPr>
        <w:tc>
          <w:tcPr>
            <w:tcW w:w="2178" w:type="dxa"/>
          </w:tcPr>
          <w:p w:rsidR="005A676A" w:rsidRDefault="005A676A" w:rsidP="005A676A">
            <w:pPr>
              <w:pStyle w:val="TableHeader"/>
            </w:pPr>
            <w:r>
              <w:t>Reference</w:t>
            </w:r>
          </w:p>
        </w:tc>
        <w:tc>
          <w:tcPr>
            <w:tcW w:w="7470" w:type="dxa"/>
          </w:tcPr>
          <w:p w:rsidR="005A676A" w:rsidRDefault="005A676A" w:rsidP="005A676A">
            <w:pPr>
              <w:pStyle w:val="TableHeader"/>
            </w:pPr>
            <w:r>
              <w:t>Title</w:t>
            </w:r>
          </w:p>
        </w:tc>
      </w:tr>
      <w:tr w:rsidR="005A676A" w:rsidTr="005A676A">
        <w:trPr>
          <w:trHeight w:val="296"/>
        </w:trPr>
        <w:tc>
          <w:tcPr>
            <w:tcW w:w="2178" w:type="dxa"/>
          </w:tcPr>
          <w:p w:rsidR="005A676A" w:rsidRDefault="005A676A" w:rsidP="005A676A">
            <w:pPr>
              <w:pStyle w:val="TableText"/>
              <w:rPr>
                <w:lang w:eastAsia="zh-CN"/>
              </w:rPr>
            </w:pPr>
            <w:r>
              <w:rPr>
                <w:rFonts w:hint="eastAsia"/>
                <w:lang w:eastAsia="zh-CN"/>
              </w:rPr>
              <w:t>None</w:t>
            </w:r>
          </w:p>
        </w:tc>
        <w:tc>
          <w:tcPr>
            <w:tcW w:w="7470" w:type="dxa"/>
          </w:tcPr>
          <w:p w:rsidR="005A676A" w:rsidRDefault="005A676A" w:rsidP="005A676A">
            <w:pPr>
              <w:pStyle w:val="TableText"/>
              <w:rPr>
                <w:b/>
              </w:rPr>
            </w:pPr>
          </w:p>
        </w:tc>
      </w:tr>
      <w:tr w:rsidR="005A676A" w:rsidTr="005A676A">
        <w:tc>
          <w:tcPr>
            <w:tcW w:w="2178" w:type="dxa"/>
          </w:tcPr>
          <w:p w:rsidR="005A676A" w:rsidRDefault="005A676A" w:rsidP="005A676A">
            <w:pPr>
              <w:pStyle w:val="TableText"/>
            </w:pPr>
          </w:p>
        </w:tc>
        <w:tc>
          <w:tcPr>
            <w:tcW w:w="7470" w:type="dxa"/>
          </w:tcPr>
          <w:p w:rsidR="005A676A" w:rsidRDefault="005A676A" w:rsidP="005A676A">
            <w:pPr>
              <w:pStyle w:val="TableText"/>
            </w:pPr>
          </w:p>
        </w:tc>
      </w:tr>
    </w:tbl>
    <w:p w:rsidR="005A676A" w:rsidRDefault="005A676A" w:rsidP="005A676A"/>
    <w:p w:rsidR="00BB6597" w:rsidRDefault="00BB6597" w:rsidP="005A676A"/>
    <w:p w:rsidR="002A4F4F" w:rsidRPr="00F85402" w:rsidRDefault="002A4F4F" w:rsidP="005A676A"/>
    <w:p w:rsidR="005A676A" w:rsidRDefault="005A676A" w:rsidP="001C5F01">
      <w:pPr>
        <w:pStyle w:val="Heading1"/>
      </w:pPr>
      <w:bookmarkStart w:id="9347" w:name="_Toc454184381"/>
      <w:bookmarkStart w:id="9348" w:name="_Toc477880943"/>
      <w:r>
        <w:t>DESIGN CONSIDERATIONS</w:t>
      </w:r>
      <w:bookmarkEnd w:id="9347"/>
      <w:bookmarkEnd w:id="9348"/>
    </w:p>
    <w:p w:rsidR="005A676A" w:rsidRDefault="005A676A" w:rsidP="005A676A">
      <w:pPr>
        <w:rPr>
          <w:lang w:eastAsia="zh-CN"/>
        </w:rPr>
      </w:pPr>
    </w:p>
    <w:p w:rsidR="005A676A" w:rsidRDefault="005A676A" w:rsidP="00C35DDF">
      <w:pPr>
        <w:pStyle w:val="Heading2"/>
      </w:pPr>
      <w:bookmarkStart w:id="9349" w:name="_Toc454184388"/>
      <w:bookmarkStart w:id="9350" w:name="_Toc477880944"/>
      <w:r>
        <w:t>Troubleshooting Aids</w:t>
      </w:r>
      <w:bookmarkEnd w:id="9349"/>
      <w:bookmarkEnd w:id="9350"/>
    </w:p>
    <w:p w:rsidR="00155BD6" w:rsidRDefault="00155BD6" w:rsidP="00155BD6">
      <w:pPr>
        <w:pStyle w:val="BodyText"/>
      </w:pPr>
    </w:p>
    <w:p w:rsidR="00155BD6" w:rsidRDefault="00155BD6">
      <w:pPr>
        <w:rPr>
          <w:color w:val="45525A" w:themeColor="text1"/>
          <w:sz w:val="24"/>
          <w:szCs w:val="24"/>
        </w:rPr>
      </w:pPr>
    </w:p>
    <w:p w:rsidR="0022609E" w:rsidRDefault="0022609E" w:rsidP="00155BD6">
      <w:pPr>
        <w:pStyle w:val="Numberedlist-roman"/>
        <w:numPr>
          <w:ilvl w:val="0"/>
          <w:numId w:val="0"/>
        </w:numPr>
      </w:pPr>
    </w:p>
    <w:p w:rsidR="00302357" w:rsidRPr="00A171EF" w:rsidRDefault="00302357" w:rsidP="0022609E">
      <w:pPr>
        <w:pStyle w:val="Numberedlist-roman"/>
        <w:numPr>
          <w:ilvl w:val="0"/>
          <w:numId w:val="0"/>
        </w:numPr>
        <w:ind w:left="864"/>
        <w:sectPr w:rsidR="00302357" w:rsidRPr="00A171EF" w:rsidSect="003F0404">
          <w:footerReference w:type="default" r:id="rId43"/>
          <w:pgSz w:w="12240" w:h="15840" w:code="1"/>
          <w:pgMar w:top="720" w:right="720" w:bottom="720" w:left="720" w:header="720" w:footer="432" w:gutter="0"/>
          <w:pgNumType w:start="1"/>
          <w:cols w:space="720"/>
          <w:docGrid w:linePitch="360"/>
        </w:sectPr>
      </w:pPr>
    </w:p>
    <w:p w:rsidR="00F24503" w:rsidRDefault="00F24503" w:rsidP="002A4F4F">
      <w:pPr>
        <w:pStyle w:val="Heading1"/>
      </w:pPr>
      <w:bookmarkStart w:id="9351" w:name="_Toc477880945"/>
      <w:r w:rsidRPr="00F24503">
        <w:lastRenderedPageBreak/>
        <w:t>Revision history</w:t>
      </w:r>
      <w:bookmarkEnd w:id="9351"/>
    </w:p>
    <w:p w:rsidR="00F24503" w:rsidRPr="00F24503" w:rsidRDefault="00F24503" w:rsidP="00F24503">
      <w:pPr>
        <w:rPr>
          <w:b/>
        </w:rPr>
      </w:pPr>
    </w:p>
    <w:tbl>
      <w:tblPr>
        <w:tblpPr w:leftFromText="180" w:rightFromText="180" w:vertAnchor="text" w:horzAnchor="margin" w:tblpY="147"/>
        <w:tblW w:w="983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720"/>
        <w:gridCol w:w="1278"/>
        <w:gridCol w:w="1782"/>
        <w:gridCol w:w="6057"/>
      </w:tblGrid>
      <w:tr w:rsidR="00F24503" w:rsidRPr="00F24503" w:rsidTr="005A676A">
        <w:trPr>
          <w:tblHeader/>
        </w:trPr>
        <w:tc>
          <w:tcPr>
            <w:tcW w:w="720" w:type="dxa"/>
          </w:tcPr>
          <w:p w:rsidR="00F24503" w:rsidRPr="00F24503" w:rsidRDefault="00F24503" w:rsidP="005A676A">
            <w:pPr>
              <w:rPr>
                <w:b/>
                <w:color w:val="45525A" w:themeColor="text1"/>
                <w:sz w:val="20"/>
                <w:szCs w:val="24"/>
              </w:rPr>
            </w:pPr>
            <w:r w:rsidRPr="00F24503">
              <w:rPr>
                <w:b/>
                <w:color w:val="45525A" w:themeColor="text1"/>
                <w:sz w:val="20"/>
                <w:szCs w:val="24"/>
              </w:rPr>
              <w:t>Rev</w:t>
            </w:r>
          </w:p>
        </w:tc>
        <w:tc>
          <w:tcPr>
            <w:tcW w:w="1278" w:type="dxa"/>
          </w:tcPr>
          <w:p w:rsidR="00F24503" w:rsidRPr="00F24503" w:rsidRDefault="00F24503" w:rsidP="005A676A">
            <w:pPr>
              <w:rPr>
                <w:b/>
                <w:color w:val="45525A" w:themeColor="text1"/>
                <w:sz w:val="20"/>
                <w:szCs w:val="24"/>
              </w:rPr>
            </w:pPr>
            <w:r w:rsidRPr="00F24503">
              <w:rPr>
                <w:b/>
                <w:color w:val="45525A" w:themeColor="text1"/>
                <w:sz w:val="20"/>
                <w:szCs w:val="24"/>
              </w:rPr>
              <w:t>Date</w:t>
            </w:r>
          </w:p>
        </w:tc>
        <w:tc>
          <w:tcPr>
            <w:tcW w:w="1782" w:type="dxa"/>
          </w:tcPr>
          <w:p w:rsidR="00F24503" w:rsidRPr="00F24503" w:rsidRDefault="00F24503" w:rsidP="005A676A">
            <w:pPr>
              <w:rPr>
                <w:b/>
                <w:color w:val="45525A" w:themeColor="text1"/>
                <w:sz w:val="20"/>
                <w:szCs w:val="24"/>
              </w:rPr>
            </w:pPr>
            <w:r w:rsidRPr="00F24503">
              <w:rPr>
                <w:b/>
                <w:color w:val="45525A" w:themeColor="text1"/>
                <w:sz w:val="20"/>
                <w:szCs w:val="24"/>
              </w:rPr>
              <w:t>Rev by / Req by</w:t>
            </w:r>
          </w:p>
        </w:tc>
        <w:tc>
          <w:tcPr>
            <w:tcW w:w="6057" w:type="dxa"/>
          </w:tcPr>
          <w:p w:rsidR="00F24503" w:rsidRPr="00F24503" w:rsidRDefault="00F24503" w:rsidP="005A676A">
            <w:pPr>
              <w:rPr>
                <w:b/>
                <w:color w:val="45525A" w:themeColor="text1"/>
                <w:sz w:val="20"/>
                <w:szCs w:val="24"/>
              </w:rPr>
            </w:pPr>
            <w:r w:rsidRPr="00F24503">
              <w:rPr>
                <w:b/>
                <w:color w:val="45525A" w:themeColor="text1"/>
                <w:sz w:val="20"/>
                <w:szCs w:val="24"/>
              </w:rPr>
              <w:t>Purpose  for Each Revision</w:t>
            </w:r>
          </w:p>
          <w:p w:rsidR="00F24503" w:rsidRPr="00F24503" w:rsidRDefault="00F24503" w:rsidP="005A676A">
            <w:pPr>
              <w:rPr>
                <w:color w:val="45525A" w:themeColor="text1"/>
                <w:sz w:val="20"/>
                <w:szCs w:val="24"/>
              </w:rPr>
            </w:pPr>
            <w:r w:rsidRPr="00F24503">
              <w:rPr>
                <w:color w:val="45525A" w:themeColor="text1"/>
                <w:sz w:val="20"/>
                <w:szCs w:val="24"/>
              </w:rPr>
              <w:t>E.g. First Draft, Working draft and reason, Released, etc..</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1</w:t>
            </w:r>
          </w:p>
        </w:tc>
        <w:tc>
          <w:tcPr>
            <w:tcW w:w="1278" w:type="dxa"/>
          </w:tcPr>
          <w:p w:rsidR="00F24503" w:rsidRPr="00F24503" w:rsidRDefault="00E62566" w:rsidP="005A676A">
            <w:pPr>
              <w:rPr>
                <w:color w:val="45525A" w:themeColor="text1"/>
                <w:sz w:val="20"/>
                <w:szCs w:val="24"/>
              </w:rPr>
            </w:pPr>
            <w:r>
              <w:rPr>
                <w:color w:val="45525A" w:themeColor="text1"/>
                <w:sz w:val="20"/>
                <w:szCs w:val="24"/>
              </w:rPr>
              <w:t>06/23</w:t>
            </w:r>
            <w:r w:rsidR="00F24503" w:rsidRPr="00F24503">
              <w:rPr>
                <w:color w:val="45525A" w:themeColor="text1"/>
                <w:sz w:val="20"/>
                <w:szCs w:val="24"/>
              </w:rPr>
              <w:t>/2016</w:t>
            </w:r>
          </w:p>
        </w:tc>
        <w:tc>
          <w:tcPr>
            <w:tcW w:w="1782" w:type="dxa"/>
          </w:tcPr>
          <w:p w:rsidR="00F24503" w:rsidRPr="00F24503" w:rsidRDefault="00F24503" w:rsidP="005A676A">
            <w:pPr>
              <w:rPr>
                <w:color w:val="45525A" w:themeColor="text1"/>
                <w:sz w:val="20"/>
                <w:szCs w:val="24"/>
              </w:rPr>
            </w:pPr>
            <w:r w:rsidRPr="00F24503">
              <w:rPr>
                <w:color w:val="45525A" w:themeColor="text1"/>
                <w:sz w:val="20"/>
                <w:szCs w:val="24"/>
              </w:rPr>
              <w:t>Klaus Seggelke</w:t>
            </w:r>
          </w:p>
        </w:tc>
        <w:tc>
          <w:tcPr>
            <w:tcW w:w="6057" w:type="dxa"/>
          </w:tcPr>
          <w:p w:rsidR="00F24503" w:rsidRPr="00F24503" w:rsidRDefault="00F24503" w:rsidP="005A676A">
            <w:pPr>
              <w:rPr>
                <w:color w:val="45525A" w:themeColor="text1"/>
                <w:sz w:val="20"/>
                <w:szCs w:val="24"/>
              </w:rPr>
            </w:pPr>
            <w:r w:rsidRPr="00F24503">
              <w:rPr>
                <w:color w:val="45525A" w:themeColor="text1"/>
                <w:sz w:val="20"/>
                <w:szCs w:val="24"/>
              </w:rPr>
              <w:t>Initial Draft</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2</w:t>
            </w:r>
          </w:p>
        </w:tc>
        <w:tc>
          <w:tcPr>
            <w:tcW w:w="1278" w:type="dxa"/>
          </w:tcPr>
          <w:p w:rsidR="00F24503" w:rsidRPr="00F24503" w:rsidRDefault="002A4F4F" w:rsidP="002A4F4F">
            <w:pPr>
              <w:rPr>
                <w:color w:val="45525A" w:themeColor="text1"/>
                <w:sz w:val="20"/>
                <w:szCs w:val="24"/>
              </w:rPr>
            </w:pPr>
            <w:r>
              <w:rPr>
                <w:color w:val="45525A" w:themeColor="text1"/>
                <w:sz w:val="20"/>
                <w:szCs w:val="24"/>
              </w:rPr>
              <w:t>08</w:t>
            </w:r>
            <w:r w:rsidR="00F24503" w:rsidRPr="00F24503">
              <w:rPr>
                <w:color w:val="45525A" w:themeColor="text1"/>
                <w:sz w:val="20"/>
                <w:szCs w:val="24"/>
              </w:rPr>
              <w:t>/</w:t>
            </w:r>
            <w:r>
              <w:rPr>
                <w:color w:val="45525A" w:themeColor="text1"/>
                <w:sz w:val="20"/>
                <w:szCs w:val="24"/>
              </w:rPr>
              <w:t>24</w:t>
            </w:r>
            <w:r w:rsidR="00F24503" w:rsidRPr="00F24503">
              <w:rPr>
                <w:color w:val="45525A" w:themeColor="text1"/>
                <w:sz w:val="20"/>
                <w:szCs w:val="24"/>
              </w:rPr>
              <w:t>/</w:t>
            </w:r>
            <w:r>
              <w:rPr>
                <w:color w:val="45525A" w:themeColor="text1"/>
                <w:sz w:val="20"/>
                <w:szCs w:val="24"/>
              </w:rPr>
              <w:t>2016</w:t>
            </w:r>
          </w:p>
        </w:tc>
        <w:tc>
          <w:tcPr>
            <w:tcW w:w="1782" w:type="dxa"/>
          </w:tcPr>
          <w:p w:rsidR="00F24503" w:rsidRPr="00F24503" w:rsidRDefault="002A4F4F" w:rsidP="005A676A">
            <w:pPr>
              <w:rPr>
                <w:color w:val="45525A" w:themeColor="text1"/>
                <w:sz w:val="20"/>
                <w:szCs w:val="24"/>
              </w:rPr>
            </w:pPr>
            <w:r>
              <w:rPr>
                <w:color w:val="45525A" w:themeColor="text1"/>
                <w:sz w:val="20"/>
                <w:szCs w:val="24"/>
              </w:rPr>
              <w:t>Klaus Seggelke</w:t>
            </w:r>
          </w:p>
        </w:tc>
        <w:tc>
          <w:tcPr>
            <w:tcW w:w="6057" w:type="dxa"/>
          </w:tcPr>
          <w:p w:rsidR="00F24503" w:rsidRPr="00F24503" w:rsidRDefault="002A4F4F" w:rsidP="005A676A">
            <w:pPr>
              <w:rPr>
                <w:color w:val="45525A" w:themeColor="text1"/>
                <w:sz w:val="20"/>
                <w:szCs w:val="24"/>
              </w:rPr>
            </w:pPr>
            <w:r>
              <w:rPr>
                <w:color w:val="45525A" w:themeColor="text1"/>
                <w:sz w:val="20"/>
                <w:szCs w:val="24"/>
              </w:rPr>
              <w:t>Working draft 0.1</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3</w:t>
            </w:r>
          </w:p>
        </w:tc>
        <w:tc>
          <w:tcPr>
            <w:tcW w:w="1278" w:type="dxa"/>
          </w:tcPr>
          <w:p w:rsidR="00F24503" w:rsidRPr="00F24503" w:rsidRDefault="00AE3B6B" w:rsidP="00AE3B6B">
            <w:pPr>
              <w:rPr>
                <w:color w:val="45525A" w:themeColor="text1"/>
                <w:sz w:val="20"/>
                <w:szCs w:val="24"/>
              </w:rPr>
            </w:pPr>
            <w:r>
              <w:rPr>
                <w:color w:val="45525A" w:themeColor="text1"/>
                <w:sz w:val="20"/>
                <w:szCs w:val="24"/>
              </w:rPr>
              <w:t>10</w:t>
            </w:r>
            <w:r w:rsidR="00F24503" w:rsidRPr="00F24503">
              <w:rPr>
                <w:color w:val="45525A" w:themeColor="text1"/>
                <w:sz w:val="20"/>
                <w:szCs w:val="24"/>
              </w:rPr>
              <w:t>/</w:t>
            </w:r>
            <w:r>
              <w:rPr>
                <w:color w:val="45525A" w:themeColor="text1"/>
                <w:sz w:val="20"/>
                <w:szCs w:val="24"/>
              </w:rPr>
              <w:t>20</w:t>
            </w:r>
            <w:r w:rsidR="00F24503" w:rsidRPr="00F24503">
              <w:rPr>
                <w:color w:val="45525A" w:themeColor="text1"/>
                <w:sz w:val="20"/>
                <w:szCs w:val="24"/>
              </w:rPr>
              <w:t>/</w:t>
            </w:r>
            <w:r>
              <w:rPr>
                <w:color w:val="45525A" w:themeColor="text1"/>
                <w:sz w:val="20"/>
                <w:szCs w:val="24"/>
              </w:rPr>
              <w:t>16</w:t>
            </w:r>
          </w:p>
        </w:tc>
        <w:tc>
          <w:tcPr>
            <w:tcW w:w="1782" w:type="dxa"/>
          </w:tcPr>
          <w:p w:rsidR="00F24503" w:rsidRPr="00F24503" w:rsidRDefault="00AE3B6B" w:rsidP="005A676A">
            <w:pPr>
              <w:rPr>
                <w:color w:val="45525A" w:themeColor="text1"/>
                <w:sz w:val="20"/>
                <w:szCs w:val="24"/>
              </w:rPr>
            </w:pPr>
            <w:r>
              <w:rPr>
                <w:color w:val="45525A" w:themeColor="text1"/>
                <w:sz w:val="20"/>
                <w:szCs w:val="24"/>
              </w:rPr>
              <w:t>Klaus Seggelke</w:t>
            </w:r>
          </w:p>
        </w:tc>
        <w:tc>
          <w:tcPr>
            <w:tcW w:w="6057" w:type="dxa"/>
          </w:tcPr>
          <w:p w:rsidR="00F24503" w:rsidRDefault="00AE3B6B" w:rsidP="005A676A">
            <w:pPr>
              <w:rPr>
                <w:color w:val="45525A" w:themeColor="text1"/>
                <w:sz w:val="20"/>
                <w:szCs w:val="24"/>
              </w:rPr>
            </w:pPr>
            <w:r>
              <w:rPr>
                <w:color w:val="45525A" w:themeColor="text1"/>
                <w:sz w:val="20"/>
                <w:szCs w:val="24"/>
              </w:rPr>
              <w:t xml:space="preserve">New ID </w:t>
            </w:r>
            <w:r w:rsidR="00BD2587">
              <w:rPr>
                <w:color w:val="45525A" w:themeColor="text1"/>
                <w:sz w:val="20"/>
                <w:szCs w:val="24"/>
              </w:rPr>
              <w:t>hierarchy</w:t>
            </w:r>
            <w:r>
              <w:rPr>
                <w:color w:val="45525A" w:themeColor="text1"/>
                <w:sz w:val="20"/>
                <w:szCs w:val="24"/>
              </w:rPr>
              <w:t>: vnfID is the top followed by computeID and storageID</w:t>
            </w:r>
          </w:p>
          <w:p w:rsidR="00CC4690" w:rsidRPr="00F24503" w:rsidRDefault="00CC4690" w:rsidP="005A676A">
            <w:pPr>
              <w:rPr>
                <w:color w:val="45525A" w:themeColor="text1"/>
                <w:sz w:val="20"/>
                <w:szCs w:val="24"/>
              </w:rPr>
            </w:pPr>
            <w:r>
              <w:rPr>
                <w:color w:val="45525A" w:themeColor="text1"/>
                <w:sz w:val="20"/>
                <w:szCs w:val="24"/>
              </w:rPr>
              <w:t>Packaging chapter added</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4</w:t>
            </w:r>
          </w:p>
        </w:tc>
        <w:tc>
          <w:tcPr>
            <w:tcW w:w="1278" w:type="dxa"/>
          </w:tcPr>
          <w:p w:rsidR="00F24503" w:rsidRPr="00F24503" w:rsidRDefault="00DA1CED" w:rsidP="00DA1CED">
            <w:pPr>
              <w:rPr>
                <w:color w:val="45525A" w:themeColor="text1"/>
                <w:sz w:val="20"/>
                <w:szCs w:val="24"/>
              </w:rPr>
            </w:pPr>
            <w:r>
              <w:rPr>
                <w:color w:val="45525A" w:themeColor="text1"/>
                <w:sz w:val="20"/>
                <w:szCs w:val="24"/>
              </w:rPr>
              <w:t>10</w:t>
            </w:r>
            <w:r w:rsidR="00F24503" w:rsidRPr="00F24503">
              <w:rPr>
                <w:color w:val="45525A" w:themeColor="text1"/>
                <w:sz w:val="20"/>
                <w:szCs w:val="24"/>
              </w:rPr>
              <w:t>/</w:t>
            </w:r>
            <w:r>
              <w:rPr>
                <w:color w:val="45525A" w:themeColor="text1"/>
                <w:sz w:val="20"/>
                <w:szCs w:val="24"/>
              </w:rPr>
              <w:t>20</w:t>
            </w:r>
            <w:r w:rsidR="00F24503" w:rsidRPr="00F24503">
              <w:rPr>
                <w:color w:val="45525A" w:themeColor="text1"/>
                <w:sz w:val="20"/>
                <w:szCs w:val="24"/>
              </w:rPr>
              <w:t>/</w:t>
            </w:r>
            <w:r>
              <w:rPr>
                <w:color w:val="45525A" w:themeColor="text1"/>
                <w:sz w:val="20"/>
                <w:szCs w:val="24"/>
              </w:rPr>
              <w:t>16</w:t>
            </w:r>
          </w:p>
        </w:tc>
        <w:tc>
          <w:tcPr>
            <w:tcW w:w="1782" w:type="dxa"/>
          </w:tcPr>
          <w:p w:rsidR="00F24503" w:rsidRPr="00F24503" w:rsidRDefault="00F24503" w:rsidP="005A676A">
            <w:pPr>
              <w:rPr>
                <w:color w:val="45525A" w:themeColor="text1"/>
                <w:sz w:val="20"/>
                <w:szCs w:val="24"/>
              </w:rPr>
            </w:pPr>
          </w:p>
        </w:tc>
        <w:tc>
          <w:tcPr>
            <w:tcW w:w="6057" w:type="dxa"/>
          </w:tcPr>
          <w:p w:rsidR="00F24503" w:rsidRPr="00F24503" w:rsidRDefault="00963FFC" w:rsidP="005A676A">
            <w:pPr>
              <w:rPr>
                <w:color w:val="45525A" w:themeColor="text1"/>
                <w:sz w:val="20"/>
                <w:szCs w:val="24"/>
              </w:rPr>
            </w:pPr>
            <w:r>
              <w:rPr>
                <w:color w:val="45525A" w:themeColor="text1"/>
                <w:sz w:val="20"/>
                <w:szCs w:val="24"/>
              </w:rPr>
              <w:t xml:space="preserve">Introduction of </w:t>
            </w:r>
            <w:r>
              <w:rPr>
                <w:sz w:val="20"/>
                <w:szCs w:val="20"/>
              </w:rPr>
              <w:t>v</w:t>
            </w:r>
            <w:r w:rsidRPr="00C6061A">
              <w:rPr>
                <w:color w:val="45525A" w:themeColor="text1"/>
                <w:sz w:val="20"/>
                <w:szCs w:val="24"/>
              </w:rPr>
              <w:t>nfRecord</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5</w:t>
            </w:r>
          </w:p>
        </w:tc>
        <w:tc>
          <w:tcPr>
            <w:tcW w:w="1278" w:type="dxa"/>
          </w:tcPr>
          <w:p w:rsidR="00F24503" w:rsidRPr="00F24503" w:rsidRDefault="00DA1CED" w:rsidP="00DA1CED">
            <w:pPr>
              <w:rPr>
                <w:color w:val="45525A" w:themeColor="text1"/>
                <w:sz w:val="20"/>
                <w:szCs w:val="24"/>
              </w:rPr>
            </w:pPr>
            <w:r>
              <w:rPr>
                <w:color w:val="45525A" w:themeColor="text1"/>
                <w:sz w:val="20"/>
                <w:szCs w:val="24"/>
              </w:rPr>
              <w:t>10</w:t>
            </w:r>
            <w:r w:rsidR="00F24503" w:rsidRPr="00F24503">
              <w:rPr>
                <w:color w:val="45525A" w:themeColor="text1"/>
                <w:sz w:val="20"/>
                <w:szCs w:val="24"/>
              </w:rPr>
              <w:t>/</w:t>
            </w:r>
            <w:r>
              <w:rPr>
                <w:color w:val="45525A" w:themeColor="text1"/>
                <w:sz w:val="20"/>
                <w:szCs w:val="24"/>
              </w:rPr>
              <w:t>20</w:t>
            </w:r>
            <w:r w:rsidR="00F24503" w:rsidRPr="00F24503">
              <w:rPr>
                <w:color w:val="45525A" w:themeColor="text1"/>
                <w:sz w:val="20"/>
                <w:szCs w:val="24"/>
              </w:rPr>
              <w:t>/</w:t>
            </w:r>
            <w:r>
              <w:rPr>
                <w:color w:val="45525A" w:themeColor="text1"/>
                <w:sz w:val="20"/>
                <w:szCs w:val="24"/>
              </w:rPr>
              <w:t>16</w:t>
            </w:r>
          </w:p>
        </w:tc>
        <w:tc>
          <w:tcPr>
            <w:tcW w:w="1782" w:type="dxa"/>
          </w:tcPr>
          <w:p w:rsidR="00F24503" w:rsidRPr="00F24503" w:rsidRDefault="00F24503" w:rsidP="005A676A">
            <w:pPr>
              <w:rPr>
                <w:color w:val="45525A" w:themeColor="text1"/>
                <w:sz w:val="20"/>
                <w:szCs w:val="24"/>
              </w:rPr>
            </w:pPr>
          </w:p>
        </w:tc>
        <w:tc>
          <w:tcPr>
            <w:tcW w:w="6057" w:type="dxa"/>
          </w:tcPr>
          <w:p w:rsidR="00F24503" w:rsidRPr="00F24503" w:rsidRDefault="009E6DD1" w:rsidP="005A676A">
            <w:pPr>
              <w:rPr>
                <w:color w:val="45525A" w:themeColor="text1"/>
                <w:sz w:val="20"/>
                <w:szCs w:val="24"/>
              </w:rPr>
            </w:pPr>
            <w:r>
              <w:rPr>
                <w:color w:val="45525A" w:themeColor="text1"/>
                <w:sz w:val="20"/>
                <w:szCs w:val="24"/>
              </w:rPr>
              <w:t xml:space="preserve">VNF Snapshot modification including the adding of </w:t>
            </w:r>
            <w:r>
              <w:rPr>
                <w:lang w:eastAsia="zh-CN"/>
              </w:rPr>
              <w:t xml:space="preserve"> v</w:t>
            </w:r>
            <w:r w:rsidRPr="00C6061A">
              <w:rPr>
                <w:color w:val="45525A" w:themeColor="text1"/>
                <w:sz w:val="20"/>
                <w:szCs w:val="24"/>
              </w:rPr>
              <w:t>nfSnapshotID</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6</w:t>
            </w:r>
          </w:p>
        </w:tc>
        <w:tc>
          <w:tcPr>
            <w:tcW w:w="1278" w:type="dxa"/>
          </w:tcPr>
          <w:p w:rsidR="00F24503" w:rsidRPr="00F24503" w:rsidRDefault="00BD2587" w:rsidP="00BD2587">
            <w:pPr>
              <w:rPr>
                <w:color w:val="45525A" w:themeColor="text1"/>
                <w:sz w:val="20"/>
                <w:szCs w:val="24"/>
              </w:rPr>
            </w:pPr>
            <w:r>
              <w:rPr>
                <w:color w:val="45525A" w:themeColor="text1"/>
                <w:sz w:val="20"/>
                <w:szCs w:val="24"/>
              </w:rPr>
              <w:t>10</w:t>
            </w:r>
            <w:r w:rsidR="00F24503" w:rsidRPr="00F24503">
              <w:rPr>
                <w:color w:val="45525A" w:themeColor="text1"/>
                <w:sz w:val="20"/>
                <w:szCs w:val="24"/>
              </w:rPr>
              <w:t>/</w:t>
            </w:r>
            <w:r w:rsidR="00CB6EF3">
              <w:rPr>
                <w:color w:val="45525A" w:themeColor="text1"/>
                <w:sz w:val="20"/>
                <w:szCs w:val="24"/>
              </w:rPr>
              <w:t>25</w:t>
            </w:r>
            <w:r w:rsidR="00F24503" w:rsidRPr="00F24503">
              <w:rPr>
                <w:color w:val="45525A" w:themeColor="text1"/>
                <w:sz w:val="20"/>
                <w:szCs w:val="24"/>
              </w:rPr>
              <w:t>/</w:t>
            </w:r>
            <w:r>
              <w:rPr>
                <w:color w:val="45525A" w:themeColor="text1"/>
                <w:sz w:val="20"/>
                <w:szCs w:val="24"/>
              </w:rPr>
              <w:t>16</w:t>
            </w:r>
          </w:p>
        </w:tc>
        <w:tc>
          <w:tcPr>
            <w:tcW w:w="1782" w:type="dxa"/>
          </w:tcPr>
          <w:p w:rsidR="00F24503" w:rsidRPr="00F24503" w:rsidRDefault="00F24503" w:rsidP="005A676A">
            <w:pPr>
              <w:rPr>
                <w:color w:val="45525A" w:themeColor="text1"/>
                <w:sz w:val="20"/>
                <w:szCs w:val="24"/>
              </w:rPr>
            </w:pPr>
          </w:p>
        </w:tc>
        <w:tc>
          <w:tcPr>
            <w:tcW w:w="6057" w:type="dxa"/>
          </w:tcPr>
          <w:p w:rsidR="00F24503" w:rsidRDefault="00BD2587" w:rsidP="00BD2587">
            <w:pPr>
              <w:rPr>
                <w:color w:val="45525A" w:themeColor="text1"/>
                <w:sz w:val="20"/>
                <w:szCs w:val="24"/>
              </w:rPr>
            </w:pPr>
            <w:r>
              <w:rPr>
                <w:color w:val="45525A" w:themeColor="text1"/>
                <w:sz w:val="20"/>
                <w:szCs w:val="24"/>
              </w:rPr>
              <w:t>Up</w:t>
            </w:r>
            <w:r w:rsidR="00CB6EF3">
              <w:rPr>
                <w:color w:val="45525A" w:themeColor="text1"/>
                <w:sz w:val="20"/>
                <w:szCs w:val="24"/>
              </w:rPr>
              <w:t>dated Pseudo code to reflect the</w:t>
            </w:r>
            <w:r>
              <w:rPr>
                <w:color w:val="45525A" w:themeColor="text1"/>
                <w:sz w:val="20"/>
                <w:szCs w:val="24"/>
              </w:rPr>
              <w:t xml:space="preserve"> </w:t>
            </w:r>
            <w:r w:rsidR="00CB6EF3">
              <w:rPr>
                <w:color w:val="45525A" w:themeColor="text1"/>
                <w:sz w:val="20"/>
                <w:szCs w:val="24"/>
              </w:rPr>
              <w:t>previous</w:t>
            </w:r>
            <w:r>
              <w:rPr>
                <w:color w:val="45525A" w:themeColor="text1"/>
                <w:sz w:val="20"/>
                <w:szCs w:val="24"/>
              </w:rPr>
              <w:t xml:space="preserve"> changes</w:t>
            </w:r>
          </w:p>
          <w:p w:rsidR="00CB6EF3" w:rsidRPr="00F24503" w:rsidRDefault="00CB6EF3" w:rsidP="00BD2587">
            <w:pPr>
              <w:rPr>
                <w:color w:val="45525A" w:themeColor="text1"/>
                <w:sz w:val="20"/>
                <w:szCs w:val="24"/>
              </w:rPr>
            </w:pPr>
            <w:r>
              <w:rPr>
                <w:color w:val="45525A" w:themeColor="text1"/>
                <w:sz w:val="20"/>
                <w:szCs w:val="24"/>
              </w:rPr>
              <w:t xml:space="preserve">Add new snapshot functions with type </w:t>
            </w:r>
            <w:r>
              <w:rPr>
                <w:color w:val="1F497D"/>
                <w:sz w:val="20"/>
                <w:szCs w:val="20"/>
              </w:rPr>
              <w:t xml:space="preserve"> Delete/Get/Instantiate VnfSnapshotImage</w:t>
            </w:r>
          </w:p>
        </w:tc>
      </w:tr>
      <w:tr w:rsidR="00E77B51" w:rsidRPr="00F24503" w:rsidTr="005A676A">
        <w:tc>
          <w:tcPr>
            <w:tcW w:w="720" w:type="dxa"/>
          </w:tcPr>
          <w:p w:rsidR="00E77B51" w:rsidRPr="00F24503" w:rsidRDefault="00E77B51" w:rsidP="005A676A">
            <w:pPr>
              <w:rPr>
                <w:color w:val="45525A" w:themeColor="text1"/>
                <w:sz w:val="20"/>
                <w:szCs w:val="24"/>
              </w:rPr>
            </w:pPr>
            <w:r>
              <w:rPr>
                <w:color w:val="45525A" w:themeColor="text1"/>
                <w:sz w:val="20"/>
                <w:szCs w:val="24"/>
              </w:rPr>
              <w:t>7</w:t>
            </w:r>
          </w:p>
        </w:tc>
        <w:tc>
          <w:tcPr>
            <w:tcW w:w="1278" w:type="dxa"/>
          </w:tcPr>
          <w:p w:rsidR="00E77B51" w:rsidRDefault="008528FE" w:rsidP="00BD2587">
            <w:pPr>
              <w:rPr>
                <w:color w:val="45525A" w:themeColor="text1"/>
                <w:sz w:val="20"/>
                <w:szCs w:val="24"/>
              </w:rPr>
            </w:pPr>
            <w:r>
              <w:rPr>
                <w:color w:val="45525A" w:themeColor="text1"/>
                <w:sz w:val="20"/>
                <w:szCs w:val="24"/>
              </w:rPr>
              <w:t>10/28/2016</w:t>
            </w:r>
          </w:p>
        </w:tc>
        <w:tc>
          <w:tcPr>
            <w:tcW w:w="1782" w:type="dxa"/>
          </w:tcPr>
          <w:p w:rsidR="00E77B51" w:rsidRPr="00F24503" w:rsidRDefault="00E77B51" w:rsidP="005A676A">
            <w:pPr>
              <w:rPr>
                <w:color w:val="45525A" w:themeColor="text1"/>
                <w:sz w:val="20"/>
                <w:szCs w:val="24"/>
              </w:rPr>
            </w:pPr>
          </w:p>
        </w:tc>
        <w:tc>
          <w:tcPr>
            <w:tcW w:w="6057" w:type="dxa"/>
          </w:tcPr>
          <w:p w:rsidR="00E77B51" w:rsidRDefault="008528FE" w:rsidP="00BD2587">
            <w:pPr>
              <w:rPr>
                <w:color w:val="45525A" w:themeColor="text1"/>
                <w:sz w:val="20"/>
                <w:szCs w:val="24"/>
              </w:rPr>
            </w:pPr>
            <w:r w:rsidRPr="00C6061A">
              <w:rPr>
                <w:color w:val="45525A" w:themeColor="text1"/>
                <w:sz w:val="20"/>
                <w:szCs w:val="24"/>
              </w:rPr>
              <w:t>VIM.Fault.VNFFaultInjectionRemoval() and VNFM.Fault.VNFFaultInjectionRemoval() added</w:t>
            </w:r>
          </w:p>
        </w:tc>
      </w:tr>
      <w:tr w:rsidR="00F24503" w:rsidRPr="00F24503" w:rsidTr="005A676A">
        <w:tc>
          <w:tcPr>
            <w:tcW w:w="720" w:type="dxa"/>
          </w:tcPr>
          <w:p w:rsidR="00F24503" w:rsidRPr="00F24503" w:rsidRDefault="009A25AD" w:rsidP="005A676A">
            <w:pPr>
              <w:rPr>
                <w:color w:val="45525A" w:themeColor="text1"/>
                <w:sz w:val="20"/>
                <w:szCs w:val="24"/>
              </w:rPr>
            </w:pPr>
            <w:r>
              <w:rPr>
                <w:color w:val="45525A" w:themeColor="text1"/>
                <w:sz w:val="20"/>
                <w:szCs w:val="24"/>
              </w:rPr>
              <w:t>8</w:t>
            </w:r>
          </w:p>
        </w:tc>
        <w:tc>
          <w:tcPr>
            <w:tcW w:w="1278" w:type="dxa"/>
          </w:tcPr>
          <w:p w:rsidR="00F24503" w:rsidRPr="00F24503" w:rsidRDefault="00F24503" w:rsidP="005A676A">
            <w:pPr>
              <w:rPr>
                <w:color w:val="45525A" w:themeColor="text1"/>
                <w:sz w:val="20"/>
                <w:szCs w:val="24"/>
              </w:rPr>
            </w:pPr>
            <w:r w:rsidRPr="00F24503">
              <w:rPr>
                <w:color w:val="45525A" w:themeColor="text1"/>
                <w:sz w:val="20"/>
                <w:szCs w:val="24"/>
              </w:rPr>
              <w:t>mm/dd/yy</w:t>
            </w:r>
          </w:p>
        </w:tc>
        <w:tc>
          <w:tcPr>
            <w:tcW w:w="1782" w:type="dxa"/>
          </w:tcPr>
          <w:p w:rsidR="00F24503" w:rsidRPr="00F24503" w:rsidRDefault="00F24503" w:rsidP="005A676A">
            <w:pPr>
              <w:rPr>
                <w:color w:val="45525A" w:themeColor="text1"/>
                <w:sz w:val="20"/>
                <w:szCs w:val="24"/>
              </w:rPr>
            </w:pPr>
          </w:p>
        </w:tc>
        <w:tc>
          <w:tcPr>
            <w:tcW w:w="6057" w:type="dxa"/>
          </w:tcPr>
          <w:p w:rsidR="00F24503" w:rsidRDefault="00040288" w:rsidP="005A676A">
            <w:pPr>
              <w:rPr>
                <w:color w:val="45525A" w:themeColor="text1"/>
                <w:sz w:val="20"/>
                <w:szCs w:val="24"/>
              </w:rPr>
            </w:pPr>
            <w:r>
              <w:rPr>
                <w:color w:val="45525A" w:themeColor="text1"/>
                <w:sz w:val="20"/>
                <w:szCs w:val="24"/>
              </w:rPr>
              <w:t xml:space="preserve">Sequence change for </w:t>
            </w:r>
            <w:r>
              <w:t>“</w:t>
            </w:r>
            <w:r w:rsidRPr="00040288">
              <w:rPr>
                <w:color w:val="45525A" w:themeColor="text1"/>
                <w:sz w:val="20"/>
                <w:szCs w:val="24"/>
              </w:rPr>
              <w:t>VNF Start and Scaling with max traffic load</w:t>
            </w:r>
            <w:r>
              <w:rPr>
                <w:color w:val="45525A" w:themeColor="text1"/>
                <w:sz w:val="20"/>
                <w:szCs w:val="24"/>
              </w:rPr>
              <w:t>” and “</w:t>
            </w:r>
            <w:r w:rsidRPr="00040288">
              <w:rPr>
                <w:color w:val="45525A" w:themeColor="text1"/>
                <w:sz w:val="20"/>
                <w:szCs w:val="24"/>
              </w:rPr>
              <w:t>vCPU resource fault notification subscription and notification</w:t>
            </w:r>
            <w:r>
              <w:rPr>
                <w:color w:val="45525A" w:themeColor="text1"/>
                <w:sz w:val="20"/>
                <w:szCs w:val="24"/>
              </w:rPr>
              <w:t>”</w:t>
            </w:r>
          </w:p>
          <w:p w:rsidR="00040288" w:rsidRPr="00F24503" w:rsidRDefault="00040288" w:rsidP="00C6061A">
            <w:pPr>
              <w:rPr>
                <w:color w:val="45525A" w:themeColor="text1"/>
                <w:sz w:val="20"/>
                <w:szCs w:val="24"/>
              </w:rPr>
            </w:pPr>
            <w:r>
              <w:rPr>
                <w:color w:val="45525A" w:themeColor="text1"/>
                <w:sz w:val="20"/>
                <w:szCs w:val="24"/>
              </w:rPr>
              <w:t>New Test Case added “</w:t>
            </w:r>
            <w:r w:rsidRPr="00040288">
              <w:rPr>
                <w:color w:val="45525A" w:themeColor="text1"/>
                <w:sz w:val="20"/>
                <w:szCs w:val="24"/>
              </w:rPr>
              <w:t>Double vCPU resource fault notification subscription and notification</w:t>
            </w:r>
            <w:r>
              <w:rPr>
                <w:color w:val="45525A" w:themeColor="text1"/>
                <w:sz w:val="20"/>
                <w:szCs w:val="24"/>
              </w:rPr>
              <w:t>”</w:t>
            </w:r>
          </w:p>
        </w:tc>
      </w:tr>
      <w:tr w:rsidR="00F24503" w:rsidRPr="00F24503" w:rsidTr="005A676A">
        <w:tc>
          <w:tcPr>
            <w:tcW w:w="720" w:type="dxa"/>
          </w:tcPr>
          <w:p w:rsidR="00F24503" w:rsidRPr="00F24503" w:rsidRDefault="00C6061A" w:rsidP="00C6061A">
            <w:pPr>
              <w:rPr>
                <w:color w:val="45525A" w:themeColor="text1"/>
                <w:sz w:val="20"/>
                <w:szCs w:val="24"/>
              </w:rPr>
            </w:pPr>
            <w:r>
              <w:rPr>
                <w:color w:val="45525A" w:themeColor="text1"/>
                <w:sz w:val="20"/>
                <w:szCs w:val="24"/>
              </w:rPr>
              <w:t>9</w:t>
            </w:r>
          </w:p>
        </w:tc>
        <w:tc>
          <w:tcPr>
            <w:tcW w:w="1278" w:type="dxa"/>
          </w:tcPr>
          <w:p w:rsidR="00F24503" w:rsidRPr="00F24503" w:rsidRDefault="00F24503" w:rsidP="005A676A">
            <w:pPr>
              <w:rPr>
                <w:color w:val="45525A" w:themeColor="text1"/>
                <w:sz w:val="20"/>
                <w:szCs w:val="24"/>
              </w:rPr>
            </w:pPr>
            <w:r w:rsidRPr="00F24503">
              <w:rPr>
                <w:color w:val="45525A" w:themeColor="text1"/>
                <w:sz w:val="20"/>
                <w:szCs w:val="24"/>
              </w:rPr>
              <w:t>mm/dd/yy</w:t>
            </w:r>
          </w:p>
        </w:tc>
        <w:tc>
          <w:tcPr>
            <w:tcW w:w="1782" w:type="dxa"/>
          </w:tcPr>
          <w:p w:rsidR="00F24503" w:rsidRPr="00F24503" w:rsidRDefault="00F24503" w:rsidP="005A676A">
            <w:pPr>
              <w:rPr>
                <w:color w:val="45525A" w:themeColor="text1"/>
                <w:sz w:val="20"/>
                <w:szCs w:val="24"/>
              </w:rPr>
            </w:pPr>
          </w:p>
        </w:tc>
        <w:tc>
          <w:tcPr>
            <w:tcW w:w="6057" w:type="dxa"/>
          </w:tcPr>
          <w:p w:rsidR="00F24503" w:rsidRPr="00F24503" w:rsidRDefault="00F24503" w:rsidP="005A676A">
            <w:pPr>
              <w:rPr>
                <w:color w:val="45525A" w:themeColor="text1"/>
                <w:sz w:val="20"/>
                <w:szCs w:val="24"/>
              </w:rPr>
            </w:pPr>
          </w:p>
        </w:tc>
      </w:tr>
      <w:tr w:rsidR="00E6622B" w:rsidRPr="00F24503" w:rsidTr="005A676A">
        <w:tc>
          <w:tcPr>
            <w:tcW w:w="720" w:type="dxa"/>
          </w:tcPr>
          <w:p w:rsidR="00E6622B" w:rsidRDefault="00E6622B" w:rsidP="00C6061A">
            <w:pPr>
              <w:rPr>
                <w:color w:val="45525A" w:themeColor="text1"/>
                <w:sz w:val="20"/>
                <w:szCs w:val="24"/>
              </w:rPr>
            </w:pPr>
            <w:r>
              <w:rPr>
                <w:color w:val="45525A" w:themeColor="text1"/>
                <w:sz w:val="20"/>
                <w:szCs w:val="24"/>
              </w:rPr>
              <w:t>10</w:t>
            </w:r>
          </w:p>
        </w:tc>
        <w:tc>
          <w:tcPr>
            <w:tcW w:w="1278" w:type="dxa"/>
          </w:tcPr>
          <w:p w:rsidR="00E6622B" w:rsidRPr="00F24503" w:rsidRDefault="00E6622B" w:rsidP="005A676A">
            <w:pPr>
              <w:rPr>
                <w:color w:val="45525A" w:themeColor="text1"/>
                <w:sz w:val="20"/>
                <w:szCs w:val="24"/>
              </w:rPr>
            </w:pPr>
            <w:r w:rsidRPr="00F24503">
              <w:rPr>
                <w:color w:val="45525A" w:themeColor="text1"/>
                <w:sz w:val="20"/>
                <w:szCs w:val="24"/>
              </w:rPr>
              <w:t>mm/dd/yy</w:t>
            </w:r>
          </w:p>
        </w:tc>
        <w:tc>
          <w:tcPr>
            <w:tcW w:w="1782" w:type="dxa"/>
          </w:tcPr>
          <w:p w:rsidR="00E6622B" w:rsidRPr="00F24503" w:rsidRDefault="00E6622B" w:rsidP="005A676A">
            <w:pPr>
              <w:rPr>
                <w:color w:val="45525A" w:themeColor="text1"/>
                <w:sz w:val="20"/>
                <w:szCs w:val="24"/>
              </w:rPr>
            </w:pPr>
          </w:p>
        </w:tc>
        <w:tc>
          <w:tcPr>
            <w:tcW w:w="6057" w:type="dxa"/>
          </w:tcPr>
          <w:p w:rsidR="00E6622B" w:rsidRPr="00F24503" w:rsidRDefault="00E6622B" w:rsidP="005A676A">
            <w:pPr>
              <w:rPr>
                <w:color w:val="45525A" w:themeColor="text1"/>
                <w:sz w:val="20"/>
                <w:szCs w:val="24"/>
              </w:rPr>
            </w:pPr>
          </w:p>
        </w:tc>
      </w:tr>
      <w:tr w:rsidR="00E6622B" w:rsidRPr="00F24503" w:rsidTr="005A676A">
        <w:tc>
          <w:tcPr>
            <w:tcW w:w="720" w:type="dxa"/>
          </w:tcPr>
          <w:p w:rsidR="00E6622B" w:rsidRDefault="00E6622B" w:rsidP="00C6061A">
            <w:pPr>
              <w:rPr>
                <w:color w:val="45525A" w:themeColor="text1"/>
                <w:sz w:val="20"/>
                <w:szCs w:val="24"/>
              </w:rPr>
            </w:pPr>
            <w:r>
              <w:rPr>
                <w:color w:val="45525A" w:themeColor="text1"/>
                <w:sz w:val="20"/>
                <w:szCs w:val="24"/>
              </w:rPr>
              <w:t>11</w:t>
            </w:r>
          </w:p>
        </w:tc>
        <w:tc>
          <w:tcPr>
            <w:tcW w:w="1278" w:type="dxa"/>
          </w:tcPr>
          <w:p w:rsidR="00E6622B" w:rsidRPr="00F24503" w:rsidRDefault="00E6622B" w:rsidP="005A676A">
            <w:pPr>
              <w:rPr>
                <w:color w:val="45525A" w:themeColor="text1"/>
                <w:sz w:val="20"/>
                <w:szCs w:val="24"/>
              </w:rPr>
            </w:pPr>
            <w:r w:rsidRPr="00F24503">
              <w:rPr>
                <w:color w:val="45525A" w:themeColor="text1"/>
                <w:sz w:val="20"/>
                <w:szCs w:val="24"/>
              </w:rPr>
              <w:t>mm/dd/yy</w:t>
            </w:r>
          </w:p>
        </w:tc>
        <w:tc>
          <w:tcPr>
            <w:tcW w:w="1782" w:type="dxa"/>
          </w:tcPr>
          <w:p w:rsidR="00E6622B" w:rsidRPr="00F24503" w:rsidRDefault="00E6622B" w:rsidP="005A676A">
            <w:pPr>
              <w:rPr>
                <w:color w:val="45525A" w:themeColor="text1"/>
                <w:sz w:val="20"/>
                <w:szCs w:val="24"/>
              </w:rPr>
            </w:pPr>
          </w:p>
        </w:tc>
        <w:tc>
          <w:tcPr>
            <w:tcW w:w="6057" w:type="dxa"/>
          </w:tcPr>
          <w:p w:rsidR="00E6622B" w:rsidRPr="00F24503" w:rsidRDefault="00E6622B" w:rsidP="005A676A">
            <w:pPr>
              <w:rPr>
                <w:color w:val="45525A" w:themeColor="text1"/>
                <w:sz w:val="20"/>
                <w:szCs w:val="24"/>
              </w:rPr>
            </w:pPr>
          </w:p>
        </w:tc>
      </w:tr>
      <w:tr w:rsidR="00E6622B" w:rsidRPr="00F24503" w:rsidTr="005A676A">
        <w:tc>
          <w:tcPr>
            <w:tcW w:w="720" w:type="dxa"/>
          </w:tcPr>
          <w:p w:rsidR="00E6622B" w:rsidRDefault="00E6622B" w:rsidP="00C6061A">
            <w:pPr>
              <w:rPr>
                <w:color w:val="45525A" w:themeColor="text1"/>
                <w:sz w:val="20"/>
                <w:szCs w:val="24"/>
              </w:rPr>
            </w:pPr>
            <w:r>
              <w:rPr>
                <w:color w:val="45525A" w:themeColor="text1"/>
                <w:sz w:val="20"/>
                <w:szCs w:val="24"/>
              </w:rPr>
              <w:t>12</w:t>
            </w:r>
          </w:p>
        </w:tc>
        <w:tc>
          <w:tcPr>
            <w:tcW w:w="1278" w:type="dxa"/>
          </w:tcPr>
          <w:p w:rsidR="00E6622B" w:rsidRPr="00F24503" w:rsidRDefault="00E6622B" w:rsidP="005A676A">
            <w:pPr>
              <w:rPr>
                <w:color w:val="45525A" w:themeColor="text1"/>
                <w:sz w:val="20"/>
                <w:szCs w:val="24"/>
              </w:rPr>
            </w:pPr>
            <w:r w:rsidRPr="00F24503">
              <w:rPr>
                <w:color w:val="45525A" w:themeColor="text1"/>
                <w:sz w:val="20"/>
                <w:szCs w:val="24"/>
              </w:rPr>
              <w:t>mm/dd/yy</w:t>
            </w:r>
          </w:p>
        </w:tc>
        <w:tc>
          <w:tcPr>
            <w:tcW w:w="1782" w:type="dxa"/>
          </w:tcPr>
          <w:p w:rsidR="00E6622B" w:rsidRPr="00F24503" w:rsidRDefault="00E6622B" w:rsidP="005A676A">
            <w:pPr>
              <w:rPr>
                <w:color w:val="45525A" w:themeColor="text1"/>
                <w:sz w:val="20"/>
                <w:szCs w:val="24"/>
              </w:rPr>
            </w:pPr>
          </w:p>
        </w:tc>
        <w:tc>
          <w:tcPr>
            <w:tcW w:w="6057" w:type="dxa"/>
          </w:tcPr>
          <w:p w:rsidR="00E6622B" w:rsidRPr="00F24503" w:rsidRDefault="00E6622B" w:rsidP="005A676A">
            <w:pPr>
              <w:rPr>
                <w:color w:val="45525A" w:themeColor="text1"/>
                <w:sz w:val="20"/>
                <w:szCs w:val="24"/>
              </w:rPr>
            </w:pPr>
          </w:p>
        </w:tc>
      </w:tr>
      <w:tr w:rsidR="00F24503" w:rsidRPr="00F24503" w:rsidTr="005A676A">
        <w:tc>
          <w:tcPr>
            <w:tcW w:w="720" w:type="dxa"/>
          </w:tcPr>
          <w:p w:rsidR="00F24503" w:rsidRPr="00F24503" w:rsidRDefault="00E6622B" w:rsidP="005A676A">
            <w:pPr>
              <w:rPr>
                <w:color w:val="45525A" w:themeColor="text1"/>
                <w:sz w:val="20"/>
                <w:szCs w:val="24"/>
              </w:rPr>
            </w:pPr>
            <w:r>
              <w:rPr>
                <w:color w:val="45525A" w:themeColor="text1"/>
                <w:sz w:val="20"/>
                <w:szCs w:val="24"/>
              </w:rPr>
              <w:t>13</w:t>
            </w:r>
          </w:p>
        </w:tc>
        <w:tc>
          <w:tcPr>
            <w:tcW w:w="1278" w:type="dxa"/>
          </w:tcPr>
          <w:p w:rsidR="00F24503" w:rsidRPr="00F24503" w:rsidRDefault="00E6622B" w:rsidP="00650FBB">
            <w:pPr>
              <w:rPr>
                <w:color w:val="45525A" w:themeColor="text1"/>
                <w:sz w:val="20"/>
                <w:szCs w:val="24"/>
              </w:rPr>
            </w:pPr>
            <w:r>
              <w:rPr>
                <w:color w:val="45525A" w:themeColor="text1"/>
                <w:sz w:val="20"/>
                <w:szCs w:val="24"/>
              </w:rPr>
              <w:t>02</w:t>
            </w:r>
            <w:r w:rsidR="00F24503" w:rsidRPr="00F24503">
              <w:rPr>
                <w:color w:val="45525A" w:themeColor="text1"/>
                <w:sz w:val="20"/>
                <w:szCs w:val="24"/>
              </w:rPr>
              <w:t>/</w:t>
            </w:r>
            <w:r>
              <w:rPr>
                <w:color w:val="45525A" w:themeColor="text1"/>
                <w:sz w:val="20"/>
                <w:szCs w:val="24"/>
              </w:rPr>
              <w:t>21</w:t>
            </w:r>
            <w:r w:rsidR="00F24503" w:rsidRPr="00F24503">
              <w:rPr>
                <w:color w:val="45525A" w:themeColor="text1"/>
                <w:sz w:val="20"/>
                <w:szCs w:val="24"/>
              </w:rPr>
              <w:t>/</w:t>
            </w:r>
            <w:r>
              <w:rPr>
                <w:color w:val="45525A" w:themeColor="text1"/>
                <w:sz w:val="20"/>
                <w:szCs w:val="24"/>
              </w:rPr>
              <w:t>2017</w:t>
            </w:r>
          </w:p>
        </w:tc>
        <w:tc>
          <w:tcPr>
            <w:tcW w:w="1782" w:type="dxa"/>
          </w:tcPr>
          <w:p w:rsidR="00F24503" w:rsidRPr="00F24503" w:rsidRDefault="00F24503" w:rsidP="005A676A">
            <w:pPr>
              <w:rPr>
                <w:color w:val="45525A" w:themeColor="text1"/>
                <w:sz w:val="20"/>
                <w:szCs w:val="24"/>
              </w:rPr>
            </w:pPr>
          </w:p>
        </w:tc>
        <w:tc>
          <w:tcPr>
            <w:tcW w:w="6057" w:type="dxa"/>
          </w:tcPr>
          <w:p w:rsidR="00E6622B" w:rsidRPr="00122212" w:rsidRDefault="00E6622B" w:rsidP="00650FBB">
            <w:pPr>
              <w:rPr>
                <w:color w:val="45525A" w:themeColor="text1"/>
                <w:sz w:val="20"/>
                <w:szCs w:val="20"/>
              </w:rPr>
            </w:pPr>
            <w:r w:rsidRPr="00650FBB">
              <w:rPr>
                <w:color w:val="45525A" w:themeColor="text1"/>
                <w:sz w:val="20"/>
                <w:szCs w:val="20"/>
              </w:rPr>
              <w:t>Updated scaling triggers.</w:t>
            </w:r>
          </w:p>
          <w:p w:rsidR="00F24503" w:rsidRPr="00F24503" w:rsidRDefault="00E6622B" w:rsidP="00650FBB">
            <w:pPr>
              <w:rPr>
                <w:color w:val="45525A" w:themeColor="text1"/>
                <w:sz w:val="20"/>
                <w:szCs w:val="24"/>
              </w:rPr>
            </w:pPr>
            <w:r w:rsidRPr="00122212">
              <w:rPr>
                <w:color w:val="45525A" w:themeColor="text1"/>
                <w:sz w:val="20"/>
                <w:szCs w:val="20"/>
              </w:rPr>
              <w:t xml:space="preserve">Updated steps for test cases </w:t>
            </w:r>
            <w:r w:rsidRPr="0042061B">
              <w:rPr>
                <w:rStyle w:val="final-path"/>
                <w:sz w:val="20"/>
                <w:szCs w:val="20"/>
              </w:rPr>
              <w:t>TC_VNF_STATE_INST_001, TC_VNF_STATE_INST_002</w:t>
            </w:r>
            <w:r w:rsidRPr="0042061B">
              <w:rPr>
                <w:sz w:val="20"/>
                <w:szCs w:val="20"/>
              </w:rPr>
              <w:t xml:space="preserve"> and </w:t>
            </w:r>
            <w:r w:rsidRPr="0042061B">
              <w:rPr>
                <w:rStyle w:val="final-path"/>
                <w:sz w:val="20"/>
                <w:szCs w:val="20"/>
              </w:rPr>
              <w:t>TC_VNF_STATE_TERM_002</w:t>
            </w:r>
            <w:r w:rsidRPr="0042061B">
              <w:rPr>
                <w:sz w:val="20"/>
                <w:szCs w:val="20"/>
              </w:rPr>
              <w:t xml:space="preserve"> to</w:t>
            </w:r>
            <w:r>
              <w:rPr>
                <w:sz w:val="20"/>
                <w:szCs w:val="20"/>
              </w:rPr>
              <w:t xml:space="preserve"> match</w:t>
            </w:r>
            <w:r w:rsidRPr="0042061B">
              <w:rPr>
                <w:sz w:val="20"/>
                <w:szCs w:val="20"/>
              </w:rPr>
              <w:t xml:space="preserve"> the Python OpenStack implementation.</w:t>
            </w:r>
          </w:p>
        </w:tc>
      </w:tr>
    </w:tbl>
    <w:p w:rsidR="00F130A9" w:rsidRDefault="00F130A9">
      <w:pPr>
        <w:rPr>
          <w:rFonts w:ascii="Proxima Nova Rg" w:hAnsi="Proxima Nova Rg"/>
          <w:color w:val="45525A" w:themeColor="text1"/>
          <w:sz w:val="24"/>
          <w:szCs w:val="24"/>
        </w:rPr>
      </w:pPr>
    </w:p>
    <w:sectPr w:rsidR="00F130A9" w:rsidSect="00630008">
      <w:headerReference w:type="even" r:id="rId44"/>
      <w:headerReference w:type="default" r:id="rId45"/>
      <w:footerReference w:type="even" r:id="rId46"/>
      <w:footerReference w:type="default" r:id="rId47"/>
      <w:pgSz w:w="12240" w:h="15840" w:code="1"/>
      <w:pgMar w:top="2304" w:right="1080" w:bottom="4320" w:left="1440" w:header="720" w:footer="37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49C8" w:rsidRDefault="009C49C8" w:rsidP="00555EE5">
      <w:r>
        <w:separator/>
      </w:r>
    </w:p>
    <w:p w:rsidR="009C49C8" w:rsidRDefault="009C49C8" w:rsidP="00555EE5"/>
  </w:endnote>
  <w:endnote w:type="continuationSeparator" w:id="0">
    <w:p w:rsidR="009C49C8" w:rsidRDefault="009C49C8" w:rsidP="00555EE5">
      <w:r>
        <w:continuationSeparator/>
      </w:r>
    </w:p>
    <w:p w:rsidR="009C49C8" w:rsidRDefault="009C49C8" w:rsidP="00555E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OpenSymbol">
    <w:altName w:val="Courier New"/>
    <w:charset w:val="00"/>
    <w:family w:val="auto"/>
    <w:pitch w:val="variable"/>
    <w:sig w:usb0="00000003"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Proxima Nova Lt">
    <w:altName w:val="Arial"/>
    <w:panose1 w:val="00000000000000000000"/>
    <w:charset w:val="00"/>
    <w:family w:val="modern"/>
    <w:notTrueType/>
    <w:pitch w:val="variable"/>
    <w:sig w:usb0="A00002EF" w:usb1="5000E0F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New York">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Proxima Nova Rg">
    <w:altName w:val="Arial"/>
    <w:panose1 w:val="00000000000000000000"/>
    <w:charset w:val="00"/>
    <w:family w:val="modern"/>
    <w:notTrueType/>
    <w:pitch w:val="variable"/>
    <w:sig w:usb0="00000001" w:usb1="5000E0F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F9" w:rsidRPr="001D1EDF" w:rsidRDefault="001542F9" w:rsidP="00E80B8E">
    <w:pPr>
      <w:pStyle w:val="Footer"/>
      <w:tabs>
        <w:tab w:val="right" w:pos="11520"/>
      </w:tabs>
      <w:jc w:val="both"/>
      <w:rPr>
        <w:sz w:val="16"/>
      </w:rPr>
    </w:pPr>
    <w:r w:rsidRPr="001D1EDF">
      <w:rPr>
        <w:rStyle w:val="PageNumber"/>
      </w:rPr>
      <w:fldChar w:fldCharType="begin"/>
    </w:r>
    <w:r w:rsidRPr="001D1EDF">
      <w:rPr>
        <w:rStyle w:val="PageNumber"/>
      </w:rPr>
      <w:instrText xml:space="preserve"> PAGE </w:instrText>
    </w:r>
    <w:r w:rsidRPr="001D1EDF">
      <w:rPr>
        <w:rStyle w:val="PageNumber"/>
      </w:rPr>
      <w:fldChar w:fldCharType="separate"/>
    </w:r>
    <w:r>
      <w:rPr>
        <w:rStyle w:val="PageNumber"/>
        <w:noProof/>
      </w:rPr>
      <w:t>2</w:t>
    </w:r>
    <w:r w:rsidRPr="001D1EDF">
      <w:rPr>
        <w:rStyle w:val="PageNumber"/>
      </w:rPr>
      <w:fldChar w:fldCharType="end"/>
    </w:r>
    <w:r w:rsidRPr="001D1EDF">
      <w:rPr>
        <w:rStyle w:val="PageNumber"/>
      </w:rPr>
      <w:t xml:space="preserve">  |  </w:t>
    </w:r>
    <w:r w:rsidRPr="001D1EDF">
      <w:rPr>
        <w:rStyle w:val="PageNumber"/>
        <w:b/>
      </w:rPr>
      <w:t>spirent</w:t>
    </w:r>
    <w:r w:rsidRPr="001D1EDF">
      <w:rPr>
        <w:rStyle w:val="PageNumber"/>
      </w:rPr>
      <w:t>.com</w:t>
    </w:r>
    <w:r w:rsidRPr="001D1EDF">
      <w:rPr>
        <w:rStyle w:val="PageNumber"/>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F9" w:rsidRPr="00C806A9" w:rsidRDefault="001542F9" w:rsidP="00F50A76">
    <w:pPr>
      <w:pStyle w:val="Footer"/>
      <w:rPr>
        <w:sz w:val="16"/>
      </w:rPr>
    </w:pPr>
    <w:r w:rsidRPr="004412A8">
      <w:rPr>
        <w:rStyle w:val="PageNumber"/>
        <w:b/>
      </w:rPr>
      <w:t>spirent</w:t>
    </w:r>
    <w:r w:rsidRPr="004412A8">
      <w:rPr>
        <w:rStyle w:val="PageNumber"/>
      </w:rPr>
      <w:t>.com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F9" w:rsidRPr="00C806A9" w:rsidRDefault="001542F9" w:rsidP="00F50A76">
    <w:pPr>
      <w:pStyle w:val="Footer"/>
      <w:rPr>
        <w:sz w:val="16"/>
      </w:rPr>
    </w:pPr>
    <w:r w:rsidRPr="004412A8">
      <w:rPr>
        <w:rStyle w:val="PageNumber"/>
        <w:b/>
      </w:rPr>
      <w:t>spirent</w:t>
    </w:r>
    <w:r w:rsidRPr="004412A8">
      <w:rPr>
        <w:rStyle w:val="PageNumber"/>
      </w:rPr>
      <w:t xml:space="preserve">.com  |  </w:t>
    </w:r>
    <w:r w:rsidRPr="004412A8">
      <w:rPr>
        <w:rStyle w:val="PageNumber"/>
      </w:rPr>
      <w:fldChar w:fldCharType="begin"/>
    </w:r>
    <w:r w:rsidRPr="004412A8">
      <w:rPr>
        <w:rStyle w:val="PageNumber"/>
      </w:rPr>
      <w:instrText xml:space="preserve"> PAGE </w:instrText>
    </w:r>
    <w:r w:rsidRPr="004412A8">
      <w:rPr>
        <w:rStyle w:val="PageNumber"/>
      </w:rPr>
      <w:fldChar w:fldCharType="separate"/>
    </w:r>
    <w:r w:rsidR="00FE6CD4">
      <w:rPr>
        <w:rStyle w:val="PageNumber"/>
        <w:noProof/>
      </w:rPr>
      <w:t>iv</w:t>
    </w:r>
    <w:r w:rsidRPr="004412A8">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F9" w:rsidRPr="00C806A9" w:rsidRDefault="001542F9" w:rsidP="00672A4B">
    <w:pPr>
      <w:pStyle w:val="Footer"/>
      <w:rPr>
        <w:sz w:val="16"/>
      </w:rPr>
    </w:pPr>
    <w:r w:rsidRPr="001451EE">
      <w:rPr>
        <w:rStyle w:val="PageNumber"/>
        <w:b/>
      </w:rPr>
      <w:t>www.spirent.com</w:t>
    </w:r>
    <w:r w:rsidRPr="004412A8">
      <w:rPr>
        <w:rStyle w:val="PageNumber"/>
      </w:rPr>
      <w:t xml:space="preserve">  |  </w:t>
    </w:r>
    <w:r w:rsidRPr="004412A8">
      <w:rPr>
        <w:rStyle w:val="PageNumber"/>
      </w:rPr>
      <w:fldChar w:fldCharType="begin"/>
    </w:r>
    <w:r w:rsidRPr="004412A8">
      <w:rPr>
        <w:rStyle w:val="PageNumber"/>
      </w:rPr>
      <w:instrText xml:space="preserve"> PAGE </w:instrText>
    </w:r>
    <w:r w:rsidRPr="004412A8">
      <w:rPr>
        <w:rStyle w:val="PageNumber"/>
      </w:rPr>
      <w:fldChar w:fldCharType="separate"/>
    </w:r>
    <w:r w:rsidR="00FE6CD4">
      <w:rPr>
        <w:rStyle w:val="PageNumber"/>
        <w:noProof/>
      </w:rPr>
      <w:t>6</w:t>
    </w:r>
    <w:r w:rsidRPr="004412A8">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F9" w:rsidRDefault="001542F9" w:rsidP="00F130A9">
    <w:pPr>
      <w:pStyle w:val="Footer"/>
      <w:rPr>
        <w:rFonts w:ascii="Proxima Nova Rg" w:hAnsi="Proxima Nova Rg"/>
      </w:rPr>
    </w:pPr>
    <w:r w:rsidRPr="00B23F44">
      <w:rPr>
        <w:noProof/>
      </w:rPr>
      <mc:AlternateContent>
        <mc:Choice Requires="wps">
          <w:drawing>
            <wp:anchor distT="0" distB="0" distL="114300" distR="114300" simplePos="0" relativeHeight="251662336" behindDoc="0" locked="0" layoutInCell="1" allowOverlap="1" wp14:anchorId="4ED38620" wp14:editId="23CD568A">
              <wp:simplePos x="0" y="0"/>
              <wp:positionH relativeFrom="margin">
                <wp:posOffset>5885180</wp:posOffset>
              </wp:positionH>
              <wp:positionV relativeFrom="margin">
                <wp:posOffset>6042025</wp:posOffset>
              </wp:positionV>
              <wp:extent cx="972820" cy="2553335"/>
              <wp:effectExtent l="0" t="0" r="0" b="0"/>
              <wp:wrapNone/>
              <wp:docPr id="11337" name="Rectangle 11337"/>
              <wp:cNvGraphicFramePr/>
              <a:graphic xmlns:a="http://schemas.openxmlformats.org/drawingml/2006/main">
                <a:graphicData uri="http://schemas.microsoft.com/office/word/2010/wordprocessingShape">
                  <wps:wsp>
                    <wps:cNvSpPr/>
                    <wps:spPr>
                      <a:xfrm>
                        <a:off x="0" y="0"/>
                        <a:ext cx="972820" cy="25533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542F9" w:rsidRPr="008E5AB9" w:rsidRDefault="001542F9" w:rsidP="008E5AB9">
                          <w:pPr>
                            <w:jc w:val="right"/>
                            <w:rPr>
                              <w:color w:val="009EDB" w:themeColor="accent2"/>
                              <w:sz w:val="14"/>
                              <w:szCs w:val="18"/>
                            </w:rPr>
                          </w:pPr>
                          <w:r w:rsidRPr="008E5AB9">
                            <w:rPr>
                              <w:sz w:val="14"/>
                            </w:rPr>
                            <w:t>R</w:t>
                          </w:r>
                          <w:r>
                            <w:rPr>
                              <w:sz w:val="14"/>
                            </w:rPr>
                            <w:t>ev. A 01</w:t>
                          </w:r>
                          <w:r w:rsidRPr="008E5AB9">
                            <w:rPr>
                              <w:sz w:val="14"/>
                            </w:rPr>
                            <w:t>/15</w:t>
                          </w:r>
                        </w:p>
                      </w:txbxContent>
                    </wps:txbx>
                    <wps:bodyPr rot="0" spcFirstLastPara="0" vertOverflow="overflow" horzOverflow="overflow" vert="horz" wrap="square" lIns="0" tIns="0" rIns="384048" bIns="9144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38620" id="Rectangle 11337" o:spid="_x0000_s1047" style="position:absolute;left:0;text-align:left;margin-left:463.4pt;margin-top:475.75pt;width:76.6pt;height:201.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" filled="f" stroked="f" strokeweight="2pt">
              <v:textbox inset="0,0,30.24pt,7.2pt">
                <w:txbxContent>
                  <w:p w:rsidR="001542F9" w:rsidRPr="008E5AB9" w:rsidRDefault="001542F9" w:rsidP="008E5AB9">
                    <w:pPr>
                      <w:jc w:val="right"/>
                      <w:rPr>
                        <w:color w:val="009EDB" w:themeColor="accent2"/>
                        <w:sz w:val="14"/>
                        <w:szCs w:val="18"/>
                      </w:rPr>
                    </w:pPr>
                    <w:r w:rsidRPr="008E5AB9">
                      <w:rPr>
                        <w:sz w:val="14"/>
                      </w:rPr>
                      <w:t>R</w:t>
                    </w:r>
                    <w:r>
                      <w:rPr>
                        <w:sz w:val="14"/>
                      </w:rPr>
                      <w:t>ev. A 01</w:t>
                    </w:r>
                    <w:r w:rsidRPr="008E5AB9">
                      <w:rPr>
                        <w:sz w:val="14"/>
                      </w:rPr>
                      <w:t>/15</w:t>
                    </w:r>
                  </w:p>
                </w:txbxContent>
              </v:textbox>
              <w10:wrap anchorx="margin" anchory="margin"/>
            </v:rect>
          </w:pict>
        </mc:Fallback>
      </mc:AlternateContent>
    </w:r>
  </w:p>
  <w:p w:rsidR="001542F9" w:rsidRDefault="001542F9" w:rsidP="00F130A9">
    <w:pPr>
      <w:pStyle w:val="Footer"/>
      <w:rPr>
        <w:rFonts w:ascii="Proxima Nova Rg" w:hAnsi="Proxima Nova Rg"/>
      </w:rPr>
    </w:pPr>
    <w:r w:rsidRPr="00B23F44">
      <w:rPr>
        <w:noProof/>
      </w:rPr>
      <mc:AlternateContent>
        <mc:Choice Requires="wps">
          <w:drawing>
            <wp:anchor distT="0" distB="0" distL="114300" distR="114300" simplePos="0" relativeHeight="251656192" behindDoc="0" locked="0" layoutInCell="1" allowOverlap="1" wp14:anchorId="177DA89A" wp14:editId="4AB9E5D3">
              <wp:simplePos x="0" y="0"/>
              <wp:positionH relativeFrom="margin">
                <wp:posOffset>-685800</wp:posOffset>
              </wp:positionH>
              <wp:positionV relativeFrom="margin">
                <wp:posOffset>6047740</wp:posOffset>
              </wp:positionV>
              <wp:extent cx="7315200" cy="2547620"/>
              <wp:effectExtent l="0" t="0" r="0" b="5080"/>
              <wp:wrapNone/>
              <wp:docPr id="10" name="Rectangle 10"/>
              <wp:cNvGraphicFramePr/>
              <a:graphic xmlns:a="http://schemas.openxmlformats.org/drawingml/2006/main">
                <a:graphicData uri="http://schemas.microsoft.com/office/word/2010/wordprocessingShape">
                  <wps:wsp>
                    <wps:cNvSpPr/>
                    <wps:spPr>
                      <a:xfrm>
                        <a:off x="0" y="0"/>
                        <a:ext cx="7315200" cy="2547620"/>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542F9" w:rsidRPr="008E5AB9" w:rsidRDefault="001542F9" w:rsidP="009B570F">
                          <w:pPr>
                            <w:spacing w:after="120"/>
                            <w:rPr>
                              <w:sz w:val="16"/>
                            </w:rPr>
                          </w:pPr>
                          <w:r w:rsidRPr="008E5AB9">
                            <w:rPr>
                              <w:sz w:val="16"/>
                            </w:rPr>
                            <w:t>spirent.com</w:t>
                          </w:r>
                        </w:p>
                        <w:p w:rsidR="001542F9" w:rsidRPr="008E5AB9" w:rsidRDefault="001542F9" w:rsidP="008E5AB9">
                          <w:pPr>
                            <w:rPr>
                              <w:sz w:val="16"/>
                            </w:rPr>
                          </w:pPr>
                        </w:p>
                        <w:p w:rsidR="001542F9" w:rsidRPr="008E5AB9" w:rsidRDefault="001542F9" w:rsidP="009B570F">
                          <w:pPr>
                            <w:spacing w:after="120"/>
                            <w:rPr>
                              <w:sz w:val="16"/>
                            </w:rPr>
                          </w:pPr>
                          <w:r w:rsidRPr="008E5AB9">
                            <w:rPr>
                              <w:sz w:val="16"/>
                            </w:rPr>
                            <w:t xml:space="preserve">AMERICAS 1-800-SPIRENT </w:t>
                          </w:r>
                          <w:r w:rsidRPr="008E5AB9">
                            <w:rPr>
                              <w:sz w:val="16"/>
                            </w:rPr>
                            <w:br/>
                            <w:t>+1-818-676-2683 | sales@spirent.com</w:t>
                          </w:r>
                        </w:p>
                        <w:p w:rsidR="001542F9" w:rsidRPr="008E5AB9" w:rsidRDefault="001542F9" w:rsidP="009B570F">
                          <w:pPr>
                            <w:spacing w:after="120"/>
                            <w:rPr>
                              <w:sz w:val="16"/>
                            </w:rPr>
                          </w:pPr>
                          <w:r w:rsidRPr="008E5AB9">
                            <w:rPr>
                              <w:sz w:val="16"/>
                            </w:rPr>
                            <w:t xml:space="preserve">EUROPE AND THE MIDDLE EAST </w:t>
                          </w:r>
                          <w:r w:rsidRPr="008E5AB9">
                            <w:rPr>
                              <w:sz w:val="16"/>
                            </w:rPr>
                            <w:br/>
                            <w:t>+44 (0) 1293 767979 | emeainfo@spirent.com</w:t>
                          </w:r>
                        </w:p>
                        <w:p w:rsidR="001542F9" w:rsidRPr="008E5AB9" w:rsidRDefault="001542F9" w:rsidP="009B570F">
                          <w:pPr>
                            <w:spacing w:after="120"/>
                            <w:rPr>
                              <w:sz w:val="16"/>
                            </w:rPr>
                          </w:pPr>
                          <w:r w:rsidRPr="008E5AB9">
                            <w:rPr>
                              <w:sz w:val="16"/>
                            </w:rPr>
                            <w:t xml:space="preserve">ASIA AND THE PACIFIC </w:t>
                          </w:r>
                          <w:r w:rsidRPr="008E5AB9">
                            <w:rPr>
                              <w:sz w:val="16"/>
                            </w:rPr>
                            <w:br/>
                            <w:t>+86-10-8518-2539 | salesasia@spirent.com</w:t>
                          </w:r>
                        </w:p>
                        <w:p w:rsidR="001542F9" w:rsidRPr="008E5AB9" w:rsidRDefault="001542F9" w:rsidP="008E5AB9">
                          <w:pPr>
                            <w:rPr>
                              <w:sz w:val="16"/>
                            </w:rPr>
                          </w:pPr>
                        </w:p>
                        <w:p w:rsidR="001542F9" w:rsidRDefault="001542F9" w:rsidP="008E5AB9">
                          <w:pPr>
                            <w:spacing w:before="60"/>
                            <w:rPr>
                              <w:sz w:val="14"/>
                            </w:rPr>
                          </w:pPr>
                          <w:r w:rsidRPr="008E5AB9">
                            <w:rPr>
                              <w:sz w:val="14"/>
                            </w:rPr>
                            <w:t>© 2015 Spirent. All Rights Reserved.</w:t>
                          </w:r>
                          <w:r w:rsidRPr="008E5AB9">
                            <w:rPr>
                              <w:sz w:val="14"/>
                            </w:rPr>
                            <w:br/>
                            <w:t xml:space="preserve">All of the company names and/or brand names and/or product names referred to in this document, in particular, the name “Spirent” </w:t>
                          </w:r>
                          <w:r>
                            <w:rPr>
                              <w:sz w:val="14"/>
                            </w:rPr>
                            <w:t xml:space="preserve">and its logo device, are either </w:t>
                          </w:r>
                          <w:r w:rsidRPr="008E5AB9">
                            <w:rPr>
                              <w:sz w:val="14"/>
                            </w:rPr>
                            <w:t>registered trademarks or trademarks of Spirent plc and its subsidiaries, pending registration in accordan</w:t>
                          </w:r>
                          <w:r>
                            <w:rPr>
                              <w:sz w:val="14"/>
                            </w:rPr>
                            <w:t>ce with relevant national laws.</w:t>
                          </w:r>
                        </w:p>
                        <w:p w:rsidR="001542F9" w:rsidRPr="008E5AB9" w:rsidRDefault="001542F9" w:rsidP="008E5AB9">
                          <w:pPr>
                            <w:spacing w:before="60"/>
                            <w:rPr>
                              <w:sz w:val="14"/>
                            </w:rPr>
                          </w:pPr>
                          <w:r w:rsidRPr="008E5AB9">
                            <w:rPr>
                              <w:sz w:val="14"/>
                            </w:rPr>
                            <w:t>All other registered trademarks or trademarks are the property of their respective owners.</w:t>
                          </w:r>
                        </w:p>
                        <w:p w:rsidR="001542F9" w:rsidRPr="008E5AB9" w:rsidRDefault="001542F9" w:rsidP="008E5AB9">
                          <w:pPr>
                            <w:spacing w:before="60"/>
                            <w:rPr>
                              <w:sz w:val="8"/>
                            </w:rPr>
                          </w:pPr>
                          <w:r w:rsidRPr="008E5AB9">
                            <w:rPr>
                              <w:sz w:val="14"/>
                            </w:rPr>
                            <w:t>The information contained in this document is subject to change without notice and does not represent a commitment on the part of Spirent. The information in this document is believed to be accurate and reliable; however, Spirent assumes no responsibility or liability for any errors or inaccuracies that may appear in the document.</w:t>
                          </w:r>
                        </w:p>
                      </w:txbxContent>
                    </wps:txbx>
                    <wps:bodyPr rot="0" spcFirstLastPara="0" vertOverflow="overflow" horzOverflow="overflow" vert="horz" wrap="square" lIns="91440" tIns="0" rIns="1188720" bIns="9144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DA89A" id="Rectangle 10" o:spid="_x0000_s1048" style="position:absolute;left:0;text-align:left;margin-left:-54pt;margin-top:476.2pt;width:8in;height:200.6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" fillcolor="#255aa7" stroked="f" strokeweight="2pt">
              <v:textbox inset=",0,93.6pt,7.2pt">
                <w:txbxContent>
                  <w:p w:rsidR="001542F9" w:rsidRPr="008E5AB9" w:rsidRDefault="001542F9" w:rsidP="009B570F">
                    <w:pPr>
                      <w:spacing w:after="120"/>
                      <w:rPr>
                        <w:sz w:val="16"/>
                      </w:rPr>
                    </w:pPr>
                    <w:r w:rsidRPr="008E5AB9">
                      <w:rPr>
                        <w:sz w:val="16"/>
                      </w:rPr>
                      <w:t>spirent.com</w:t>
                    </w:r>
                  </w:p>
                  <w:p w:rsidR="001542F9" w:rsidRPr="008E5AB9" w:rsidRDefault="001542F9" w:rsidP="008E5AB9">
                    <w:pPr>
                      <w:rPr>
                        <w:sz w:val="16"/>
                      </w:rPr>
                    </w:pPr>
                  </w:p>
                  <w:p w:rsidR="001542F9" w:rsidRPr="008E5AB9" w:rsidRDefault="001542F9" w:rsidP="009B570F">
                    <w:pPr>
                      <w:spacing w:after="120"/>
                      <w:rPr>
                        <w:sz w:val="16"/>
                      </w:rPr>
                    </w:pPr>
                    <w:r w:rsidRPr="008E5AB9">
                      <w:rPr>
                        <w:sz w:val="16"/>
                      </w:rPr>
                      <w:t xml:space="preserve">AMERICAS 1-800-SPIRENT </w:t>
                    </w:r>
                    <w:r w:rsidRPr="008E5AB9">
                      <w:rPr>
                        <w:sz w:val="16"/>
                      </w:rPr>
                      <w:br/>
                      <w:t>+1-818-676-2683 | sales@spirent.com</w:t>
                    </w:r>
                  </w:p>
                  <w:p w:rsidR="001542F9" w:rsidRPr="008E5AB9" w:rsidRDefault="001542F9" w:rsidP="009B570F">
                    <w:pPr>
                      <w:spacing w:after="120"/>
                      <w:rPr>
                        <w:sz w:val="16"/>
                      </w:rPr>
                    </w:pPr>
                    <w:r w:rsidRPr="008E5AB9">
                      <w:rPr>
                        <w:sz w:val="16"/>
                      </w:rPr>
                      <w:t xml:space="preserve">EUROPE AND THE MIDDLE EAST </w:t>
                    </w:r>
                    <w:r w:rsidRPr="008E5AB9">
                      <w:rPr>
                        <w:sz w:val="16"/>
                      </w:rPr>
                      <w:br/>
                      <w:t>+44 (0) 1293 767979 | emeainfo@spirent.com</w:t>
                    </w:r>
                  </w:p>
                  <w:p w:rsidR="001542F9" w:rsidRPr="008E5AB9" w:rsidRDefault="001542F9" w:rsidP="009B570F">
                    <w:pPr>
                      <w:spacing w:after="120"/>
                      <w:rPr>
                        <w:sz w:val="16"/>
                      </w:rPr>
                    </w:pPr>
                    <w:r w:rsidRPr="008E5AB9">
                      <w:rPr>
                        <w:sz w:val="16"/>
                      </w:rPr>
                      <w:t xml:space="preserve">ASIA AND THE PACIFIC </w:t>
                    </w:r>
                    <w:r w:rsidRPr="008E5AB9">
                      <w:rPr>
                        <w:sz w:val="16"/>
                      </w:rPr>
                      <w:br/>
                      <w:t>+86-10-8518-2539 | salesasia@spirent.com</w:t>
                    </w:r>
                  </w:p>
                  <w:p w:rsidR="001542F9" w:rsidRPr="008E5AB9" w:rsidRDefault="001542F9" w:rsidP="008E5AB9">
                    <w:pPr>
                      <w:rPr>
                        <w:sz w:val="16"/>
                      </w:rPr>
                    </w:pPr>
                  </w:p>
                  <w:p w:rsidR="001542F9" w:rsidRDefault="001542F9" w:rsidP="008E5AB9">
                    <w:pPr>
                      <w:spacing w:before="60"/>
                      <w:rPr>
                        <w:sz w:val="14"/>
                      </w:rPr>
                    </w:pPr>
                    <w:r w:rsidRPr="008E5AB9">
                      <w:rPr>
                        <w:sz w:val="14"/>
                      </w:rPr>
                      <w:t>© 2015 Spirent. All Rights Reserved.</w:t>
                    </w:r>
                    <w:r w:rsidRPr="008E5AB9">
                      <w:rPr>
                        <w:sz w:val="14"/>
                      </w:rPr>
                      <w:br/>
                      <w:t xml:space="preserve">All of the company names and/or brand names and/or product names referred to in this document, in particular, the name “Spirent” </w:t>
                    </w:r>
                    <w:r>
                      <w:rPr>
                        <w:sz w:val="14"/>
                      </w:rPr>
                      <w:t xml:space="preserve">and its logo device, are either </w:t>
                    </w:r>
                    <w:r w:rsidRPr="008E5AB9">
                      <w:rPr>
                        <w:sz w:val="14"/>
                      </w:rPr>
                      <w:t>registered trademarks or trademarks of Spirent plc and its subsidiaries, pending registration in accordan</w:t>
                    </w:r>
                    <w:r>
                      <w:rPr>
                        <w:sz w:val="14"/>
                      </w:rPr>
                      <w:t>ce with relevant national laws.</w:t>
                    </w:r>
                  </w:p>
                  <w:p w:rsidR="001542F9" w:rsidRPr="008E5AB9" w:rsidRDefault="001542F9" w:rsidP="008E5AB9">
                    <w:pPr>
                      <w:spacing w:before="60"/>
                      <w:rPr>
                        <w:sz w:val="14"/>
                      </w:rPr>
                    </w:pPr>
                    <w:r w:rsidRPr="008E5AB9">
                      <w:rPr>
                        <w:sz w:val="14"/>
                      </w:rPr>
                      <w:t>All other registered trademarks or trademarks are the property of their respective owners.</w:t>
                    </w:r>
                  </w:p>
                  <w:p w:rsidR="001542F9" w:rsidRPr="008E5AB9" w:rsidRDefault="001542F9" w:rsidP="008E5AB9">
                    <w:pPr>
                      <w:spacing w:before="60"/>
                      <w:rPr>
                        <w:sz w:val="8"/>
                      </w:rPr>
                    </w:pPr>
                    <w:r w:rsidRPr="008E5AB9">
                      <w:rPr>
                        <w:sz w:val="14"/>
                      </w:rPr>
                      <w:t>The information contained in this document is subject to change without notice and does not represent a commitment on the part of Spirent. The information in this document is believed to be accurate and reliable; however, Spirent assumes no responsibility or liability for any errors or inaccuracies that may appear in the document.</w:t>
                    </w:r>
                  </w:p>
                </w:txbxContent>
              </v:textbox>
              <w10:wrap anchorx="margin" anchory="margin"/>
            </v:rect>
          </w:pict>
        </mc:Fallback>
      </mc:AlternateContent>
    </w:r>
  </w:p>
  <w:p w:rsidR="001542F9" w:rsidRDefault="001542F9" w:rsidP="00F130A9">
    <w:pPr>
      <w:pStyle w:val="Footer"/>
      <w:rPr>
        <w:rFonts w:ascii="Proxima Nova Rg" w:hAnsi="Proxima Nova Rg"/>
      </w:rPr>
    </w:pPr>
  </w:p>
  <w:p w:rsidR="001542F9" w:rsidRDefault="001542F9" w:rsidP="00F130A9">
    <w:pPr>
      <w:pStyle w:val="Footer"/>
      <w:rPr>
        <w:rFonts w:ascii="Proxima Nova Rg" w:hAnsi="Proxima Nova Rg"/>
      </w:rPr>
    </w:pPr>
  </w:p>
  <w:p w:rsidR="001542F9" w:rsidRDefault="001542F9" w:rsidP="00F130A9">
    <w:pPr>
      <w:pStyle w:val="Footer"/>
      <w:rPr>
        <w:rFonts w:ascii="Proxima Nova Rg" w:hAnsi="Proxima Nova Rg"/>
      </w:rPr>
    </w:pPr>
  </w:p>
  <w:p w:rsidR="001542F9" w:rsidRDefault="001542F9" w:rsidP="00F130A9">
    <w:pPr>
      <w:pStyle w:val="Footer"/>
      <w:rPr>
        <w:rFonts w:ascii="Proxima Nova Rg" w:hAnsi="Proxima Nova Rg"/>
      </w:rPr>
    </w:pPr>
  </w:p>
  <w:p w:rsidR="001542F9" w:rsidRDefault="001542F9" w:rsidP="00F130A9">
    <w:pPr>
      <w:pStyle w:val="Footer"/>
      <w:rPr>
        <w:rFonts w:ascii="Proxima Nova Rg" w:hAnsi="Proxima Nova Rg"/>
      </w:rPr>
    </w:pPr>
  </w:p>
  <w:p w:rsidR="001542F9" w:rsidRDefault="001542F9" w:rsidP="00F130A9">
    <w:pPr>
      <w:pStyle w:val="Footer"/>
      <w:rPr>
        <w:rFonts w:ascii="Proxima Nova Rg" w:hAnsi="Proxima Nova Rg"/>
      </w:rPr>
    </w:pPr>
  </w:p>
  <w:p w:rsidR="001542F9" w:rsidRDefault="001542F9" w:rsidP="00F130A9">
    <w:pPr>
      <w:pStyle w:val="Footer"/>
      <w:rPr>
        <w:rFonts w:ascii="Proxima Nova Rg" w:hAnsi="Proxima Nova Rg"/>
      </w:rPr>
    </w:pPr>
  </w:p>
  <w:p w:rsidR="001542F9" w:rsidRDefault="001542F9" w:rsidP="00F130A9">
    <w:pPr>
      <w:pStyle w:val="Footer"/>
      <w:rPr>
        <w:rFonts w:ascii="Proxima Nova Rg" w:hAnsi="Proxima Nova Rg"/>
      </w:rPr>
    </w:pPr>
  </w:p>
  <w:p w:rsidR="001542F9" w:rsidRDefault="001542F9" w:rsidP="00F130A9">
    <w:pPr>
      <w:pStyle w:val="Footer"/>
      <w:rPr>
        <w:rFonts w:ascii="Proxima Nova Rg" w:hAnsi="Proxima Nova Rg"/>
      </w:rPr>
    </w:pPr>
  </w:p>
  <w:p w:rsidR="001542F9" w:rsidRDefault="001542F9" w:rsidP="00F130A9">
    <w:pPr>
      <w:pStyle w:val="Footer"/>
      <w:rPr>
        <w:rFonts w:ascii="Proxima Nova Rg" w:hAnsi="Proxima Nova Rg"/>
      </w:rPr>
    </w:pPr>
  </w:p>
  <w:p w:rsidR="001542F9" w:rsidRDefault="001542F9" w:rsidP="00F130A9">
    <w:pPr>
      <w:pStyle w:val="Footer"/>
      <w:rPr>
        <w:rFonts w:ascii="Proxima Nova Rg" w:hAnsi="Proxima Nova Rg"/>
      </w:rPr>
    </w:pPr>
  </w:p>
  <w:p w:rsidR="001542F9" w:rsidRDefault="001542F9" w:rsidP="00F130A9">
    <w:pPr>
      <w:pStyle w:val="Footer"/>
      <w:rPr>
        <w:rFonts w:ascii="Proxima Nova Rg" w:hAnsi="Proxima Nova Rg"/>
      </w:rPr>
    </w:pPr>
  </w:p>
  <w:p w:rsidR="001542F9" w:rsidRDefault="001542F9" w:rsidP="00F130A9">
    <w:pPr>
      <w:pStyle w:val="Footer"/>
      <w:rPr>
        <w:rFonts w:ascii="Proxima Nova Rg" w:hAnsi="Proxima Nova Rg"/>
      </w:rPr>
    </w:pPr>
  </w:p>
  <w:p w:rsidR="001542F9" w:rsidRDefault="001542F9" w:rsidP="00F130A9">
    <w:pPr>
      <w:pStyle w:val="Footer"/>
      <w:rPr>
        <w:rFonts w:ascii="Proxima Nova Rg" w:hAnsi="Proxima Nova Rg"/>
      </w:rPr>
    </w:pPr>
  </w:p>
  <w:p w:rsidR="001542F9" w:rsidRDefault="001542F9" w:rsidP="00F130A9">
    <w:pPr>
      <w:pStyle w:val="Footer"/>
      <w:rPr>
        <w:rFonts w:ascii="Proxima Nova Rg" w:hAnsi="Proxima Nova Rg"/>
      </w:rPr>
    </w:pPr>
  </w:p>
  <w:p w:rsidR="001542F9" w:rsidRDefault="001542F9" w:rsidP="00F130A9">
    <w:pPr>
      <w:pStyle w:val="Footer"/>
      <w:rPr>
        <w:rFonts w:ascii="Proxima Nova Rg" w:hAnsi="Proxima Nova Rg"/>
      </w:rPr>
    </w:pPr>
  </w:p>
  <w:p w:rsidR="001542F9" w:rsidRDefault="001542F9" w:rsidP="00F130A9">
    <w:pPr>
      <w:pStyle w:val="Footer"/>
      <w:rPr>
        <w:rFonts w:ascii="Proxima Nova Rg" w:hAnsi="Proxima Nova Rg"/>
      </w:rPr>
    </w:pPr>
  </w:p>
  <w:p w:rsidR="001542F9" w:rsidRDefault="001542F9" w:rsidP="00F130A9">
    <w:pPr>
      <w:pStyle w:val="Footer"/>
      <w:rPr>
        <w:rFonts w:ascii="Proxima Nova Rg" w:hAnsi="Proxima Nova Rg"/>
      </w:rPr>
    </w:pPr>
  </w:p>
  <w:p w:rsidR="001542F9" w:rsidRDefault="001542F9" w:rsidP="00F130A9">
    <w:pPr>
      <w:pStyle w:val="Footer"/>
      <w:rPr>
        <w:rFonts w:ascii="Proxima Nova Rg" w:hAnsi="Proxima Nova Rg"/>
      </w:rPr>
    </w:pPr>
  </w:p>
  <w:p w:rsidR="001542F9" w:rsidRPr="00F130A9" w:rsidRDefault="001542F9" w:rsidP="00F130A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F9" w:rsidRPr="00C806A9" w:rsidRDefault="001542F9" w:rsidP="00C806A9">
    <w:pPr>
      <w:pStyle w:val="Footer"/>
    </w:pPr>
    <w:r w:rsidRPr="00B23F44">
      <w:rPr>
        <w:noProof/>
      </w:rPr>
      <mc:AlternateContent>
        <mc:Choice Requires="wps">
          <w:drawing>
            <wp:anchor distT="0" distB="0" distL="114300" distR="114300" simplePos="0" relativeHeight="251663360" behindDoc="0" locked="0" layoutInCell="1" allowOverlap="1" wp14:anchorId="58B2AD3D" wp14:editId="59ACD1FA">
              <wp:simplePos x="0" y="0"/>
              <wp:positionH relativeFrom="margin">
                <wp:posOffset>-1024569</wp:posOffset>
              </wp:positionH>
              <wp:positionV relativeFrom="margin">
                <wp:posOffset>5943600</wp:posOffset>
              </wp:positionV>
              <wp:extent cx="8573242" cy="2918797"/>
              <wp:effectExtent l="0" t="0" r="0" b="0"/>
              <wp:wrapNone/>
              <wp:docPr id="7" name="Boiler plate"/>
              <wp:cNvGraphicFramePr/>
              <a:graphic xmlns:a="http://schemas.openxmlformats.org/drawingml/2006/main">
                <a:graphicData uri="http://schemas.microsoft.com/office/word/2010/wordprocessingShape">
                  <wps:wsp>
                    <wps:cNvSpPr/>
                    <wps:spPr>
                      <a:xfrm>
                        <a:off x="0" y="0"/>
                        <a:ext cx="8573242" cy="2918797"/>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542F9" w:rsidRPr="00C806A9" w:rsidRDefault="001542F9" w:rsidP="00630008">
                          <w:pPr>
                            <w:spacing w:before="225" w:after="120"/>
                            <w:ind w:left="1440"/>
                            <w:rPr>
                              <w:color w:val="FFFFFF" w:themeColor="background1"/>
                              <w:sz w:val="16"/>
                            </w:rPr>
                          </w:pPr>
                          <w:r w:rsidRPr="00C806A9">
                            <w:rPr>
                              <w:color w:val="FFFFFF" w:themeColor="background1"/>
                              <w:sz w:val="16"/>
                            </w:rPr>
                            <w:t>spirent.com</w:t>
                          </w:r>
                        </w:p>
                        <w:p w:rsidR="001542F9" w:rsidRPr="00C806A9" w:rsidRDefault="001542F9" w:rsidP="00630008">
                          <w:pPr>
                            <w:spacing w:after="120"/>
                            <w:ind w:left="1440"/>
                            <w:rPr>
                              <w:color w:val="FFFFFF" w:themeColor="background1"/>
                              <w:sz w:val="16"/>
                            </w:rPr>
                          </w:pPr>
                          <w:r w:rsidRPr="00C806A9">
                            <w:rPr>
                              <w:color w:val="FFFFFF" w:themeColor="background1"/>
                              <w:sz w:val="16"/>
                            </w:rPr>
                            <w:t xml:space="preserve">AMERICAS 1-800-SPIRENT </w:t>
                          </w:r>
                          <w:r w:rsidRPr="00C806A9">
                            <w:rPr>
                              <w:color w:val="FFFFFF" w:themeColor="background1"/>
                              <w:sz w:val="16"/>
                            </w:rPr>
                            <w:br/>
                            <w:t>+1-818-676-2683 | sales@spirent.com</w:t>
                          </w:r>
                        </w:p>
                        <w:p w:rsidR="001542F9" w:rsidRPr="00C806A9" w:rsidRDefault="001542F9" w:rsidP="00630008">
                          <w:pPr>
                            <w:spacing w:after="120"/>
                            <w:ind w:left="1440"/>
                            <w:rPr>
                              <w:color w:val="FFFFFF" w:themeColor="background1"/>
                              <w:sz w:val="16"/>
                            </w:rPr>
                          </w:pPr>
                          <w:r w:rsidRPr="00C806A9">
                            <w:rPr>
                              <w:color w:val="FFFFFF" w:themeColor="background1"/>
                              <w:sz w:val="16"/>
                            </w:rPr>
                            <w:t xml:space="preserve">EUROPE AND THE MIDDLE EAST </w:t>
                          </w:r>
                          <w:r w:rsidRPr="00C806A9">
                            <w:rPr>
                              <w:color w:val="FFFFFF" w:themeColor="background1"/>
                              <w:sz w:val="16"/>
                            </w:rPr>
                            <w:br/>
                            <w:t>+44 (0) 1293 767979 | emeainfo@spirent.com</w:t>
                          </w:r>
                        </w:p>
                        <w:p w:rsidR="001542F9" w:rsidRPr="00C806A9" w:rsidRDefault="001542F9" w:rsidP="00630008">
                          <w:pPr>
                            <w:spacing w:after="120"/>
                            <w:ind w:left="1440"/>
                            <w:rPr>
                              <w:color w:val="FFFFFF" w:themeColor="background1"/>
                              <w:sz w:val="16"/>
                            </w:rPr>
                          </w:pPr>
                          <w:r w:rsidRPr="00C806A9">
                            <w:rPr>
                              <w:color w:val="FFFFFF" w:themeColor="background1"/>
                              <w:sz w:val="16"/>
                            </w:rPr>
                            <w:t xml:space="preserve">ASIA AND THE PACIFIC </w:t>
                          </w:r>
                          <w:r w:rsidRPr="00C806A9">
                            <w:rPr>
                              <w:color w:val="FFFFFF" w:themeColor="background1"/>
                              <w:sz w:val="16"/>
                            </w:rPr>
                            <w:br/>
                            <w:t>+86-10-8518-2539 | salesasia@spirent.com</w:t>
                          </w:r>
                        </w:p>
                        <w:p w:rsidR="001542F9" w:rsidRPr="00C806A9" w:rsidRDefault="001542F9" w:rsidP="00630008">
                          <w:pPr>
                            <w:spacing w:before="60"/>
                            <w:ind w:left="1440" w:right="1550"/>
                            <w:rPr>
                              <w:color w:val="FFFFFF" w:themeColor="background1"/>
                              <w:sz w:val="14"/>
                            </w:rPr>
                          </w:pPr>
                          <w:r w:rsidRPr="00C806A9">
                            <w:rPr>
                              <w:color w:val="FFFFFF" w:themeColor="background1"/>
                              <w:sz w:val="14"/>
                            </w:rPr>
                            <w:t>© 2015 Spirent. All Rights Reserved.</w:t>
                          </w:r>
                          <w:r w:rsidRPr="00C806A9">
                            <w:rPr>
                              <w:color w:val="FFFFFF" w:themeColor="background1"/>
                              <w:sz w:val="14"/>
                            </w:rPr>
                            <w:br/>
                            <w:t>All of the company names and/or brand names and/or product names referred to in this document, in particular, the name “Spirent” and its logo device, are either registered trademarks or trademarks of Spirent plc and its subsidiaries, pending registration in accordance with relevant national laws.</w:t>
                          </w:r>
                        </w:p>
                        <w:p w:rsidR="001542F9" w:rsidRPr="00C806A9" w:rsidRDefault="001542F9" w:rsidP="00630008">
                          <w:pPr>
                            <w:spacing w:before="60"/>
                            <w:ind w:left="1440" w:right="1550"/>
                            <w:rPr>
                              <w:color w:val="FFFFFF" w:themeColor="background1"/>
                              <w:sz w:val="14"/>
                            </w:rPr>
                          </w:pPr>
                          <w:r w:rsidRPr="00C806A9">
                            <w:rPr>
                              <w:color w:val="FFFFFF" w:themeColor="background1"/>
                              <w:sz w:val="14"/>
                            </w:rPr>
                            <w:t>All other registered trademarks or trademarks are the property of their respective owners.</w:t>
                          </w:r>
                        </w:p>
                        <w:p w:rsidR="001542F9" w:rsidRDefault="001542F9" w:rsidP="00630008">
                          <w:pPr>
                            <w:pStyle w:val="BodyText2"/>
                            <w:tabs>
                              <w:tab w:val="clear" w:pos="10080"/>
                              <w:tab w:val="right" w:pos="10800"/>
                            </w:tabs>
                            <w:ind w:left="1440" w:right="1550"/>
                          </w:pPr>
                          <w:r w:rsidRPr="00C806A9">
                            <w:t>The information contained in this document is subject to change without notice and does not represent a commitment on the part of Spirent. The information in this document is believed to be accurate and reliable; however, Spirent assumes no responsibility or liability for any errors or inaccuracies that may appear in the document.</w:t>
                          </w:r>
                        </w:p>
                        <w:p w:rsidR="001542F9" w:rsidRPr="00C806A9" w:rsidRDefault="001542F9" w:rsidP="00630008">
                          <w:pPr>
                            <w:pStyle w:val="BodyText2"/>
                            <w:tabs>
                              <w:tab w:val="clear" w:pos="10080"/>
                              <w:tab w:val="right" w:pos="10800"/>
                            </w:tabs>
                            <w:ind w:left="900" w:right="1550"/>
                            <w:rPr>
                              <w:sz w:val="8"/>
                            </w:rPr>
                          </w:pPr>
                          <w:r>
                            <w:tab/>
                            <w:t>Rev # MM/yy</w:t>
                          </w:r>
                        </w:p>
                      </w:txbxContent>
                    </wps:txbx>
                    <wps:bodyPr rot="0" spcFirstLastPara="0" vertOverflow="overflow" horzOverflow="overflow" vert="horz" wrap="square" lIns="91440" tIns="0" rIns="118872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2AD3D" id="Boiler plate" o:spid="_x0000_s1049" style="position:absolute;left:0;text-align:left;margin-left:-80.65pt;margin-top:468pt;width:675.05pt;height:229.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" fillcolor="#255aa7" stroked="f" strokeweight="2pt">
              <v:textbox inset=",0,93.6pt,7.2pt">
                <w:txbxContent>
                  <w:p w:rsidR="001542F9" w:rsidRPr="00C806A9" w:rsidRDefault="001542F9" w:rsidP="00630008">
                    <w:pPr>
                      <w:spacing w:before="225" w:after="120"/>
                      <w:ind w:left="1440"/>
                      <w:rPr>
                        <w:color w:val="FFFFFF" w:themeColor="background1"/>
                        <w:sz w:val="16"/>
                      </w:rPr>
                    </w:pPr>
                    <w:r w:rsidRPr="00C806A9">
                      <w:rPr>
                        <w:color w:val="FFFFFF" w:themeColor="background1"/>
                        <w:sz w:val="16"/>
                      </w:rPr>
                      <w:t>spirent.com</w:t>
                    </w:r>
                  </w:p>
                  <w:p w:rsidR="001542F9" w:rsidRPr="00C806A9" w:rsidRDefault="001542F9" w:rsidP="00630008">
                    <w:pPr>
                      <w:spacing w:after="120"/>
                      <w:ind w:left="1440"/>
                      <w:rPr>
                        <w:color w:val="FFFFFF" w:themeColor="background1"/>
                        <w:sz w:val="16"/>
                      </w:rPr>
                    </w:pPr>
                    <w:r w:rsidRPr="00C806A9">
                      <w:rPr>
                        <w:color w:val="FFFFFF" w:themeColor="background1"/>
                        <w:sz w:val="16"/>
                      </w:rPr>
                      <w:t xml:space="preserve">AMERICAS 1-800-SPIRENT </w:t>
                    </w:r>
                    <w:r w:rsidRPr="00C806A9">
                      <w:rPr>
                        <w:color w:val="FFFFFF" w:themeColor="background1"/>
                        <w:sz w:val="16"/>
                      </w:rPr>
                      <w:br/>
                      <w:t>+1-818-676-2683 | sales@spirent.com</w:t>
                    </w:r>
                  </w:p>
                  <w:p w:rsidR="001542F9" w:rsidRPr="00C806A9" w:rsidRDefault="001542F9" w:rsidP="00630008">
                    <w:pPr>
                      <w:spacing w:after="120"/>
                      <w:ind w:left="1440"/>
                      <w:rPr>
                        <w:color w:val="FFFFFF" w:themeColor="background1"/>
                        <w:sz w:val="16"/>
                      </w:rPr>
                    </w:pPr>
                    <w:r w:rsidRPr="00C806A9">
                      <w:rPr>
                        <w:color w:val="FFFFFF" w:themeColor="background1"/>
                        <w:sz w:val="16"/>
                      </w:rPr>
                      <w:t xml:space="preserve">EUROPE AND THE MIDDLE EAST </w:t>
                    </w:r>
                    <w:r w:rsidRPr="00C806A9">
                      <w:rPr>
                        <w:color w:val="FFFFFF" w:themeColor="background1"/>
                        <w:sz w:val="16"/>
                      </w:rPr>
                      <w:br/>
                      <w:t>+44 (0) 1293 767979 | emeainfo@spirent.com</w:t>
                    </w:r>
                  </w:p>
                  <w:p w:rsidR="001542F9" w:rsidRPr="00C806A9" w:rsidRDefault="001542F9" w:rsidP="00630008">
                    <w:pPr>
                      <w:spacing w:after="120"/>
                      <w:ind w:left="1440"/>
                      <w:rPr>
                        <w:color w:val="FFFFFF" w:themeColor="background1"/>
                        <w:sz w:val="16"/>
                      </w:rPr>
                    </w:pPr>
                    <w:r w:rsidRPr="00C806A9">
                      <w:rPr>
                        <w:color w:val="FFFFFF" w:themeColor="background1"/>
                        <w:sz w:val="16"/>
                      </w:rPr>
                      <w:t xml:space="preserve">ASIA AND THE PACIFIC </w:t>
                    </w:r>
                    <w:r w:rsidRPr="00C806A9">
                      <w:rPr>
                        <w:color w:val="FFFFFF" w:themeColor="background1"/>
                        <w:sz w:val="16"/>
                      </w:rPr>
                      <w:br/>
                      <w:t>+86-10-8518-2539 | salesasia@spirent.com</w:t>
                    </w:r>
                  </w:p>
                  <w:p w:rsidR="001542F9" w:rsidRPr="00C806A9" w:rsidRDefault="001542F9" w:rsidP="00630008">
                    <w:pPr>
                      <w:spacing w:before="60"/>
                      <w:ind w:left="1440" w:right="1550"/>
                      <w:rPr>
                        <w:color w:val="FFFFFF" w:themeColor="background1"/>
                        <w:sz w:val="14"/>
                      </w:rPr>
                    </w:pPr>
                    <w:r w:rsidRPr="00C806A9">
                      <w:rPr>
                        <w:color w:val="FFFFFF" w:themeColor="background1"/>
                        <w:sz w:val="14"/>
                      </w:rPr>
                      <w:t>© 2015 Spirent. All Rights Reserved.</w:t>
                    </w:r>
                    <w:r w:rsidRPr="00C806A9">
                      <w:rPr>
                        <w:color w:val="FFFFFF" w:themeColor="background1"/>
                        <w:sz w:val="14"/>
                      </w:rPr>
                      <w:br/>
                      <w:t>All of the company names and/or brand names and/or product names referred to in this document, in particular, the name “Spirent” and its logo device, are either registered trademarks or trademarks of Spirent plc and its subsidiaries, pending registration in accordance with relevant national laws.</w:t>
                    </w:r>
                  </w:p>
                  <w:p w:rsidR="001542F9" w:rsidRPr="00C806A9" w:rsidRDefault="001542F9" w:rsidP="00630008">
                    <w:pPr>
                      <w:spacing w:before="60"/>
                      <w:ind w:left="1440" w:right="1550"/>
                      <w:rPr>
                        <w:color w:val="FFFFFF" w:themeColor="background1"/>
                        <w:sz w:val="14"/>
                      </w:rPr>
                    </w:pPr>
                    <w:r w:rsidRPr="00C806A9">
                      <w:rPr>
                        <w:color w:val="FFFFFF" w:themeColor="background1"/>
                        <w:sz w:val="14"/>
                      </w:rPr>
                      <w:t>All other registered trademarks or trademarks are the property of their respective owners.</w:t>
                    </w:r>
                  </w:p>
                  <w:p w:rsidR="001542F9" w:rsidRDefault="001542F9" w:rsidP="00630008">
                    <w:pPr>
                      <w:pStyle w:val="BodyText2"/>
                      <w:tabs>
                        <w:tab w:val="clear" w:pos="10080"/>
                        <w:tab w:val="right" w:pos="10800"/>
                      </w:tabs>
                      <w:ind w:left="1440" w:right="1550"/>
                    </w:pPr>
                    <w:r w:rsidRPr="00C806A9">
                      <w:t>The information contained in this document is subject to change without notice and does not represent a commitment on the part of Spirent. The information in this document is believed to be accurate and reliable; however, Spirent assumes no responsibility or liability for any errors or inaccuracies that may appear in the document.</w:t>
                    </w:r>
                  </w:p>
                  <w:p w:rsidR="001542F9" w:rsidRPr="00C806A9" w:rsidRDefault="001542F9" w:rsidP="00630008">
                    <w:pPr>
                      <w:pStyle w:val="BodyText2"/>
                      <w:tabs>
                        <w:tab w:val="clear" w:pos="10080"/>
                        <w:tab w:val="right" w:pos="10800"/>
                      </w:tabs>
                      <w:ind w:left="900" w:right="1550"/>
                      <w:rPr>
                        <w:sz w:val="8"/>
                      </w:rPr>
                    </w:pPr>
                    <w:r>
                      <w:tab/>
                      <w:t>Rev # MM/yy</w:t>
                    </w: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49C8" w:rsidRDefault="009C49C8" w:rsidP="00555EE5">
      <w:r>
        <w:separator/>
      </w:r>
    </w:p>
    <w:p w:rsidR="009C49C8" w:rsidRDefault="009C49C8" w:rsidP="00555EE5"/>
  </w:footnote>
  <w:footnote w:type="continuationSeparator" w:id="0">
    <w:p w:rsidR="009C49C8" w:rsidRDefault="009C49C8" w:rsidP="00555EE5">
      <w:r>
        <w:continuationSeparator/>
      </w:r>
    </w:p>
    <w:p w:rsidR="009C49C8" w:rsidRDefault="009C49C8" w:rsidP="00555E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F9" w:rsidRPr="00B808CC" w:rsidRDefault="001542F9" w:rsidP="00050569">
    <w:pPr>
      <w:pStyle w:val="Header"/>
      <w:ind w:left="720"/>
    </w:pPr>
    <w:r>
      <w:rPr>
        <w:noProof/>
      </w:rPr>
      <mc:AlternateContent>
        <mc:Choice Requires="wpg">
          <w:drawing>
            <wp:anchor distT="0" distB="0" distL="114300" distR="114300" simplePos="0" relativeHeight="251652096" behindDoc="0" locked="0" layoutInCell="1" allowOverlap="1" wp14:anchorId="3625F178" wp14:editId="68AD6A99">
              <wp:simplePos x="0" y="0"/>
              <wp:positionH relativeFrom="column">
                <wp:posOffset>-228600</wp:posOffset>
              </wp:positionH>
              <wp:positionV relativeFrom="paragraph">
                <wp:posOffset>-457200</wp:posOffset>
              </wp:positionV>
              <wp:extent cx="7772400" cy="1162050"/>
              <wp:effectExtent l="0" t="0" r="0" b="0"/>
              <wp:wrapNone/>
              <wp:docPr id="8" name="Odd Page Header"/>
              <wp:cNvGraphicFramePr/>
              <a:graphic xmlns:a="http://schemas.openxmlformats.org/drawingml/2006/main">
                <a:graphicData uri="http://schemas.microsoft.com/office/word/2010/wordprocessingGroup">
                  <wpg:wgp>
                    <wpg:cNvGrpSpPr/>
                    <wpg:grpSpPr>
                      <a:xfrm>
                        <a:off x="0" y="0"/>
                        <a:ext cx="7772400" cy="1162050"/>
                        <a:chOff x="0" y="0"/>
                        <a:chExt cx="7772400" cy="1162251"/>
                      </a:xfrm>
                    </wpg:grpSpPr>
                    <wps:wsp>
                      <wps:cNvPr id="15" name="Blank Text Box for positioning"/>
                      <wps:cNvSpPr/>
                      <wps:spPr>
                        <a:xfrm>
                          <a:off x="0" y="0"/>
                          <a:ext cx="7772400" cy="11614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542F9" w:rsidRPr="00CD35D5" w:rsidRDefault="001542F9" w:rsidP="00050569">
                            <w:pPr>
                              <w:rPr>
                                <w:rFonts w:ascii="Proxima Nova Lt" w:hAnsi="Proxima Nova Lt"/>
                                <w:b/>
                                <w:color w:val="45525A" w:themeColor="text1"/>
                                <w:sz w:val="28"/>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pic:pic xmlns:pic="http://schemas.openxmlformats.org/drawingml/2006/picture">
                      <pic:nvPicPr>
                        <pic:cNvPr id="37" name="Logo"/>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6853187" y="231006"/>
                          <a:ext cx="683394" cy="683394"/>
                        </a:xfrm>
                        <a:prstGeom prst="rect">
                          <a:avLst/>
                        </a:prstGeom>
                      </pic:spPr>
                    </pic:pic>
                    <wps:wsp>
                      <wps:cNvPr id="41" name="Blue Rule"/>
                      <wps:cNvSpPr/>
                      <wps:spPr>
                        <a:xfrm>
                          <a:off x="231006" y="1116531"/>
                          <a:ext cx="7315200" cy="45720"/>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542F9" w:rsidRPr="006D4060" w:rsidRDefault="001542F9" w:rsidP="00050569"/>
                          <w:p w:rsidR="001542F9" w:rsidRPr="006D4060" w:rsidRDefault="001542F9" w:rsidP="00050569"/>
                          <w:p w:rsidR="001542F9" w:rsidRPr="006D4060" w:rsidRDefault="001542F9" w:rsidP="00050569"/>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wpg:wgp>
                </a:graphicData>
              </a:graphic>
            </wp:anchor>
          </w:drawing>
        </mc:Choice>
        <mc:Fallback>
          <w:pict>
            <v:group w14:anchorId="3625F178" id="Odd Page Header" o:spid="_x0000_s1026" style="position:absolute;left:0;text-align:left;margin-left:-18pt;margin-top:-36pt;width:612pt;height:91.5pt;z-index:251652096" coordsize="77724,11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">
              <v:rect id="Blank Text Box for positioning" o:spid="_x0000_s1027" style="position:absolute;width:77724;height:1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" fillcolor="white [3212]" stroked="f" strokeweight="2pt">
                <v:textbox inset="18pt,18pt,0,7.2pt">
                  <w:txbxContent>
                    <w:p w:rsidR="001542F9" w:rsidRPr="00CD35D5" w:rsidRDefault="001542F9" w:rsidP="00050569">
                      <w:pPr>
                        <w:rPr>
                          <w:rFonts w:ascii="Proxima Nova Lt" w:hAnsi="Proxima Nova Lt"/>
                          <w:b/>
                          <w:color w:val="45525A" w:themeColor="text1"/>
                          <w:sz w:val="28"/>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Logo" o:spid="_x0000_s1028" type="#_x0000_t75" style="position:absolute;left:68531;top:2310;width:6834;height:6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">
                <v:imagedata r:id="rId2" o:title=""/>
                <v:path arrowok="t"/>
              </v:shape>
              <v:rect id="_x0000_s1029" style="position:absolute;left:2310;top:11165;width:73152;height:45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" fillcolor="#255aa7" stroked="f" strokeweight="2pt">
                <v:textbox inset="18pt,25.2pt,0,0">
                  <w:txbxContent>
                    <w:p w:rsidR="001542F9" w:rsidRPr="006D4060" w:rsidRDefault="001542F9" w:rsidP="00050569"/>
                    <w:p w:rsidR="001542F9" w:rsidRPr="006D4060" w:rsidRDefault="001542F9" w:rsidP="00050569"/>
                    <w:p w:rsidR="001542F9" w:rsidRPr="006D4060" w:rsidRDefault="001542F9" w:rsidP="00050569"/>
                  </w:txbxContent>
                </v:textbox>
              </v:rect>
            </v:group>
          </w:pict>
        </mc:Fallback>
      </mc:AlternateContent>
    </w:r>
  </w:p>
  <w:p w:rsidR="001542F9" w:rsidRDefault="001542F9" w:rsidP="00555EE5">
    <w:pPr>
      <w:pStyle w:val="Header"/>
    </w:pPr>
    <w:r>
      <w:rPr>
        <w:noProof/>
      </w:rPr>
      <mc:AlternateContent>
        <mc:Choice Requires="wpg">
          <w:drawing>
            <wp:anchor distT="0" distB="0" distL="114300" distR="114300" simplePos="0" relativeHeight="251653120" behindDoc="0" locked="0" layoutInCell="1" allowOverlap="1" wp14:anchorId="5FDF6B5D" wp14:editId="1926AB53">
              <wp:simplePos x="0" y="0"/>
              <wp:positionH relativeFrom="column">
                <wp:posOffset>-228600</wp:posOffset>
              </wp:positionH>
              <wp:positionV relativeFrom="paragraph">
                <wp:posOffset>-617855</wp:posOffset>
              </wp:positionV>
              <wp:extent cx="7772400" cy="1160145"/>
              <wp:effectExtent l="0" t="0" r="0" b="0"/>
              <wp:wrapNone/>
              <wp:docPr id="11279" name="Even Page Header"/>
              <wp:cNvGraphicFramePr/>
              <a:graphic xmlns:a="http://schemas.openxmlformats.org/drawingml/2006/main">
                <a:graphicData uri="http://schemas.microsoft.com/office/word/2010/wordprocessingGroup">
                  <wpg:wgp>
                    <wpg:cNvGrpSpPr/>
                    <wpg:grpSpPr>
                      <a:xfrm>
                        <a:off x="0" y="0"/>
                        <a:ext cx="7772400" cy="1160145"/>
                        <a:chOff x="0" y="0"/>
                        <a:chExt cx="7772400" cy="1160780"/>
                      </a:xfrm>
                    </wpg:grpSpPr>
                    <wps:wsp>
                      <wps:cNvPr id="11277" name="Title Box"/>
                      <wps:cNvSpPr/>
                      <wps:spPr>
                        <a:xfrm>
                          <a:off x="0" y="0"/>
                          <a:ext cx="7767955" cy="11607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542F9" w:rsidRPr="00143C94" w:rsidRDefault="001542F9"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1542F9" w:rsidRPr="00143C94" w:rsidRDefault="001542F9" w:rsidP="003A64F4">
                            <w:pPr>
                              <w:spacing w:before="60"/>
                              <w:rPr>
                                <w:color w:val="255AA7" w:themeColor="accent1"/>
                                <w:sz w:val="18"/>
                                <w:szCs w:val="18"/>
                              </w:rPr>
                            </w:pPr>
                            <w:r>
                              <w:rPr>
                                <w:color w:val="255AA7" w:themeColor="accent1"/>
                                <w:sz w:val="18"/>
                                <w:szCs w:val="18"/>
                              </w:rPr>
                              <w:t>Subtitle</w:t>
                            </w:r>
                          </w:p>
                        </w:txbxContent>
                      </wps:txbx>
                      <wps:bodyPr rot="0" spcFirstLastPara="0" vertOverflow="overflow" horzOverflow="overflow" vert="horz" wrap="square" lIns="228600" tIns="0" rIns="0" bIns="91440" numCol="1" spcCol="0" rtlCol="0" fromWordArt="0" anchor="b" anchorCtr="0" forceAA="0" compatLnSpc="1">
                        <a:prstTxWarp prst="textNoShape">
                          <a:avLst/>
                        </a:prstTxWarp>
                        <a:noAutofit/>
                      </wps:bodyPr>
                    </wps:wsp>
                    <wps:wsp>
                      <wps:cNvPr id="11275" name="Application Note"/>
                      <wps:cNvSpPr/>
                      <wps:spPr>
                        <a:xfrm>
                          <a:off x="0" y="0"/>
                          <a:ext cx="7772400" cy="5677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542F9" w:rsidRPr="007A5F5E" w:rsidRDefault="001542F9" w:rsidP="007A5F5E">
                            <w:pPr>
                              <w:rPr>
                                <w:color w:val="45525A" w:themeColor="text1"/>
                                <w:sz w:val="20"/>
                              </w:rPr>
                            </w:pPr>
                            <w:r w:rsidRPr="007A5F5E">
                              <w:rPr>
                                <w:color w:val="45525A" w:themeColor="text1"/>
                                <w:sz w:val="20"/>
                              </w:rPr>
                              <w:t>Proprietary &amp; Confidential</w:t>
                            </w:r>
                          </w:p>
                          <w:p w:rsidR="001542F9" w:rsidRPr="003A64F4" w:rsidRDefault="001542F9" w:rsidP="003A64F4">
                            <w:pPr>
                              <w:rPr>
                                <w:b/>
                                <w:color w:val="45525A" w:themeColor="text1"/>
                                <w:sz w:val="20"/>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wpg:wgp>
                </a:graphicData>
              </a:graphic>
            </wp:anchor>
          </w:drawing>
        </mc:Choice>
        <mc:Fallback>
          <w:pict>
            <v:group w14:anchorId="5FDF6B5D" id="Even Page Header" o:spid="_x0000_s1030" style="position:absolute;margin-left:-18pt;margin-top:-48.65pt;width:612pt;height:91.35pt;z-index:251653120" coordsize="77724,11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">
              <v:rect id="Title Box" o:spid="_x0000_s1031" style="position:absolute;width:77679;height:1160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" filled="f" stroked="f" strokeweight="2pt">
                <v:textbox inset="18pt,0,0,7.2pt">
                  <w:txbxContent>
                    <w:p w:rsidR="001542F9" w:rsidRPr="00143C94" w:rsidRDefault="001542F9"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1542F9" w:rsidRPr="00143C94" w:rsidRDefault="001542F9" w:rsidP="003A64F4">
                      <w:pPr>
                        <w:spacing w:before="60"/>
                        <w:rPr>
                          <w:color w:val="255AA7" w:themeColor="accent1"/>
                          <w:sz w:val="18"/>
                          <w:szCs w:val="18"/>
                        </w:rPr>
                      </w:pPr>
                      <w:r>
                        <w:rPr>
                          <w:color w:val="255AA7" w:themeColor="accent1"/>
                          <w:sz w:val="18"/>
                          <w:szCs w:val="18"/>
                        </w:rPr>
                        <w:t>Subtitle</w:t>
                      </w:r>
                    </w:p>
                  </w:txbxContent>
                </v:textbox>
              </v:rect>
              <v:rect id="Application Note" o:spid="_x0000_s1032" style="position:absolute;width:77724;height:5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" filled="f" stroked="f" strokeweight="2pt">
                <v:textbox inset="18pt,18pt,0,7.2pt">
                  <w:txbxContent>
                    <w:p w:rsidR="001542F9" w:rsidRPr="007A5F5E" w:rsidRDefault="001542F9" w:rsidP="007A5F5E">
                      <w:pPr>
                        <w:rPr>
                          <w:color w:val="45525A" w:themeColor="text1"/>
                          <w:sz w:val="20"/>
                        </w:rPr>
                      </w:pPr>
                      <w:r w:rsidRPr="007A5F5E">
                        <w:rPr>
                          <w:color w:val="45525A" w:themeColor="text1"/>
                          <w:sz w:val="20"/>
                        </w:rPr>
                        <w:t>Proprietary &amp; Confidential</w:t>
                      </w:r>
                    </w:p>
                    <w:p w:rsidR="001542F9" w:rsidRPr="003A64F4" w:rsidRDefault="001542F9" w:rsidP="003A64F4">
                      <w:pPr>
                        <w:rPr>
                          <w:b/>
                          <w:color w:val="45525A" w:themeColor="text1"/>
                          <w:sz w:val="20"/>
                        </w:rPr>
                      </w:pPr>
                    </w:p>
                  </w:txbxContent>
                </v:textbox>
              </v:rect>
            </v:group>
          </w:pict>
        </mc:Fallback>
      </mc:AlternateContent>
    </w:r>
  </w:p>
  <w:p w:rsidR="001542F9" w:rsidRDefault="001542F9" w:rsidP="00555EE5">
    <w:pPr>
      <w:pStyle w:val="Header"/>
    </w:pPr>
  </w:p>
  <w:p w:rsidR="001542F9" w:rsidRDefault="001542F9" w:rsidP="00555EE5">
    <w:pPr>
      <w:pStyle w:val="Header"/>
    </w:pPr>
  </w:p>
  <w:p w:rsidR="001542F9" w:rsidRDefault="001542F9" w:rsidP="00555EE5">
    <w:pPr>
      <w:pStyle w:val="Header"/>
    </w:pPr>
  </w:p>
  <w:p w:rsidR="001542F9" w:rsidRDefault="001542F9" w:rsidP="00555E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F9" w:rsidRPr="00A969F4" w:rsidRDefault="001542F9" w:rsidP="00A969F4">
    <w:pPr>
      <w:pStyle w:val="Header"/>
      <w:tabs>
        <w:tab w:val="clear" w:pos="9360"/>
      </w:tabs>
    </w:pPr>
    <w:r w:rsidRPr="00A969F4">
      <w:rPr>
        <w:noProof/>
      </w:rPr>
      <w:drawing>
        <wp:anchor distT="0" distB="0" distL="114300" distR="114300" simplePos="0" relativeHeight="251654144" behindDoc="1" locked="1" layoutInCell="0" allowOverlap="0" wp14:anchorId="7B874F23" wp14:editId="10F3F691">
          <wp:simplePos x="0" y="0"/>
          <wp:positionH relativeFrom="column">
            <wp:posOffset>5339687</wp:posOffset>
          </wp:positionH>
          <wp:positionV relativeFrom="page">
            <wp:posOffset>307075</wp:posOffset>
          </wp:positionV>
          <wp:extent cx="1038225" cy="1038225"/>
          <wp:effectExtent l="0" t="0" r="9525" b="9525"/>
          <wp:wrapNone/>
          <wp:docPr id="1" name="Spri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38225" cy="1038225"/>
                  </a:xfrm>
                  <a:prstGeom prst="rect">
                    <a:avLst/>
                  </a:prstGeom>
                </pic:spPr>
              </pic:pic>
            </a:graphicData>
          </a:graphic>
          <wp14:sizeRelH relativeFrom="margin">
            <wp14:pctWidth>0</wp14:pctWidth>
          </wp14:sizeRelH>
          <wp14:sizeRelV relativeFrom="margin">
            <wp14:pctHeight>0</wp14:pctHeight>
          </wp14:sizeRelV>
        </wp:anchor>
      </w:drawing>
    </w:r>
    <w:r>
      <w:t>Product Evolution Process</w:t>
    </w:r>
  </w:p>
  <w:p w:rsidR="001542F9" w:rsidRPr="00A969F4" w:rsidRDefault="001542F9" w:rsidP="00F93F63">
    <w:pPr>
      <w:pStyle w:val="Header"/>
      <w:tabs>
        <w:tab w:val="clear" w:pos="9360"/>
      </w:tabs>
      <w:spacing w:before="2250" w:after="120"/>
      <w:rPr>
        <w:b/>
        <w:color w:val="255AA7"/>
        <w:sz w:val="68"/>
        <w:szCs w:val="68"/>
      </w:rPr>
    </w:pPr>
    <w:r>
      <w:rPr>
        <w:b/>
        <w:color w:val="255AA7"/>
        <w:sz w:val="68"/>
        <w:szCs w:val="68"/>
      </w:rPr>
      <w:t>High Level Design:</w:t>
    </w:r>
  </w:p>
  <w:p w:rsidR="001542F9" w:rsidRDefault="001542F9" w:rsidP="00F93F63">
    <w:pPr>
      <w:pStyle w:val="Header"/>
      <w:rPr>
        <w:color w:val="255AA7"/>
        <w:sz w:val="36"/>
        <w:szCs w:val="36"/>
      </w:rPr>
    </w:pPr>
    <w:r w:rsidRPr="001F5FC7">
      <w:rPr>
        <w:noProof/>
        <w:u w:val="single"/>
      </w:rPr>
      <mc:AlternateContent>
        <mc:Choice Requires="wps">
          <w:drawing>
            <wp:anchor distT="0" distB="0" distL="114300" distR="114300" simplePos="0" relativeHeight="251660288" behindDoc="1" locked="1" layoutInCell="0" allowOverlap="0" wp14:anchorId="7A46CE19" wp14:editId="095D827B">
              <wp:simplePos x="0" y="0"/>
              <wp:positionH relativeFrom="margin">
                <wp:align>center</wp:align>
              </wp:positionH>
              <wp:positionV relativeFrom="margin">
                <wp:posOffset>-436880</wp:posOffset>
              </wp:positionV>
              <wp:extent cx="6400800" cy="45085"/>
              <wp:effectExtent l="0" t="0" r="0" b="0"/>
              <wp:wrapNone/>
              <wp:docPr id="6" name="Blue Rule"/>
              <wp:cNvGraphicFramePr/>
              <a:graphic xmlns:a="http://schemas.openxmlformats.org/drawingml/2006/main">
                <a:graphicData uri="http://schemas.microsoft.com/office/word/2010/wordprocessingShape">
                  <wps:wsp>
                    <wps:cNvSpPr/>
                    <wps:spPr>
                      <a:xfrm>
                        <a:off x="0" y="0"/>
                        <a:ext cx="6400800" cy="45085"/>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542F9" w:rsidRPr="006D4060" w:rsidRDefault="001542F9" w:rsidP="009B570F"/>
                        <w:p w:rsidR="001542F9" w:rsidRPr="006D4060" w:rsidRDefault="001542F9" w:rsidP="009B570F"/>
                        <w:p w:rsidR="001542F9" w:rsidRPr="006D4060" w:rsidRDefault="001542F9" w:rsidP="009B570F"/>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6CE19" id="Blue Rule" o:spid="_x0000_s1033" style="position:absolute;margin-left:0;margin-top:-34.4pt;width:7in;height:3.55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" o:allowincell="f" o:allowoverlap="f" fillcolor="#255aa7" stroked="f" strokeweight="2pt">
              <v:textbox inset="18pt,25.2pt,0,0">
                <w:txbxContent>
                  <w:p w:rsidR="001542F9" w:rsidRPr="006D4060" w:rsidRDefault="001542F9" w:rsidP="009B570F"/>
                  <w:p w:rsidR="001542F9" w:rsidRPr="006D4060" w:rsidRDefault="001542F9" w:rsidP="009B570F"/>
                  <w:p w:rsidR="001542F9" w:rsidRPr="006D4060" w:rsidRDefault="001542F9" w:rsidP="009B570F"/>
                </w:txbxContent>
              </v:textbox>
              <w10:wrap anchorx="margin" anchory="margin"/>
              <w10:anchorlock/>
            </v:rect>
          </w:pict>
        </mc:Fallback>
      </mc:AlternateContent>
    </w:r>
    <w:r>
      <w:rPr>
        <w:color w:val="255AA7"/>
        <w:sz w:val="36"/>
        <w:szCs w:val="36"/>
      </w:rPr>
      <w:t>VNF Lifecycle Management</w:t>
    </w:r>
  </w:p>
  <w:p w:rsidR="001542F9" w:rsidRDefault="001542F9" w:rsidP="00F93F63">
    <w:pPr>
      <w:pStyle w:val="Header"/>
      <w:rPr>
        <w:color w:val="255AA7"/>
        <w:sz w:val="20"/>
        <w:szCs w:val="36"/>
      </w:rPr>
    </w:pPr>
  </w:p>
  <w:p w:rsidR="001542F9" w:rsidRPr="00F93F63" w:rsidRDefault="001542F9" w:rsidP="00F93F63">
    <w:pPr>
      <w:pStyle w:val="Header"/>
      <w:rPr>
        <w:color w:val="255AA7"/>
        <w:sz w:val="20"/>
        <w:szCs w:val="36"/>
      </w:rPr>
    </w:pPr>
    <w:r w:rsidRPr="00F93F63">
      <w:rPr>
        <w:color w:val="255AA7"/>
        <w:sz w:val="20"/>
        <w:szCs w:val="36"/>
      </w:rPr>
      <w:t>Revi</w:t>
    </w:r>
    <w:r>
      <w:rPr>
        <w:color w:val="255AA7"/>
        <w:sz w:val="20"/>
        <w:szCs w:val="36"/>
      </w:rPr>
      <w:t>sion 0</w:t>
    </w:r>
    <w:r w:rsidRPr="00F93F63">
      <w:rPr>
        <w:color w:val="255AA7"/>
        <w:sz w:val="20"/>
        <w:szCs w:val="36"/>
      </w:rPr>
      <w:t>.</w:t>
    </w:r>
    <w:r>
      <w:rPr>
        <w:color w:val="255AA7"/>
        <w:sz w:val="20"/>
        <w:szCs w:val="36"/>
      </w:rPr>
      <w:t>1</w:t>
    </w:r>
    <w:r w:rsidRPr="00F93F63">
      <w:rPr>
        <w:color w:val="255AA7"/>
        <w:sz w:val="20"/>
        <w:szCs w:val="36"/>
      </w:rPr>
      <w:t>0</w:t>
    </w:r>
  </w:p>
  <w:p w:rsidR="001542F9" w:rsidRPr="00F93F63" w:rsidRDefault="001542F9" w:rsidP="00F93F63">
    <w:pPr>
      <w:pStyle w:val="Header"/>
      <w:rPr>
        <w:color w:val="255AA7"/>
        <w:sz w:val="20"/>
        <w:szCs w:val="36"/>
      </w:rPr>
    </w:pPr>
    <w:r>
      <w:rPr>
        <w:color w:val="255AA7"/>
        <w:sz w:val="20"/>
        <w:szCs w:val="36"/>
      </w:rPr>
      <w:t>8/24</w:t>
    </w:r>
    <w:r w:rsidRPr="00F93F63">
      <w:rPr>
        <w:color w:val="255AA7"/>
        <w:sz w:val="20"/>
        <w:szCs w:val="36"/>
      </w:rPr>
      <w:t>/2016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F9" w:rsidRPr="00B808CC" w:rsidRDefault="001542F9" w:rsidP="00555EE5">
    <w:pPr>
      <w:pStyle w:val="Header"/>
    </w:pPr>
    <w:r>
      <w:rPr>
        <w:noProof/>
      </w:rPr>
      <mc:AlternateContent>
        <mc:Choice Requires="wpg">
          <w:drawing>
            <wp:anchor distT="0" distB="0" distL="114300" distR="114300" simplePos="0" relativeHeight="251661312" behindDoc="0" locked="0" layoutInCell="1" allowOverlap="1" wp14:anchorId="34D76BC5" wp14:editId="474E42FA">
              <wp:simplePos x="0" y="0"/>
              <wp:positionH relativeFrom="column">
                <wp:posOffset>-914400</wp:posOffset>
              </wp:positionH>
              <wp:positionV relativeFrom="paragraph">
                <wp:posOffset>-457200</wp:posOffset>
              </wp:positionV>
              <wp:extent cx="7772400" cy="1162050"/>
              <wp:effectExtent l="0" t="0" r="0" b="0"/>
              <wp:wrapNone/>
              <wp:docPr id="11329" name="Even Page Header"/>
              <wp:cNvGraphicFramePr/>
              <a:graphic xmlns:a="http://schemas.openxmlformats.org/drawingml/2006/main">
                <a:graphicData uri="http://schemas.microsoft.com/office/word/2010/wordprocessingGroup">
                  <wpg:wgp>
                    <wpg:cNvGrpSpPr/>
                    <wpg:grpSpPr>
                      <a:xfrm>
                        <a:off x="0" y="0"/>
                        <a:ext cx="7772400" cy="1162050"/>
                        <a:chOff x="0" y="0"/>
                        <a:chExt cx="7772400" cy="1162243"/>
                      </a:xfrm>
                    </wpg:grpSpPr>
                    <wps:wsp>
                      <wps:cNvPr id="11330" name="Title Box"/>
                      <wps:cNvSpPr/>
                      <wps:spPr>
                        <a:xfrm>
                          <a:off x="0" y="0"/>
                          <a:ext cx="7767955" cy="11607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542F9" w:rsidRPr="00143C94" w:rsidRDefault="001542F9"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1542F9" w:rsidRPr="00143C94" w:rsidRDefault="001542F9" w:rsidP="003A64F4">
                            <w:pPr>
                              <w:spacing w:before="60"/>
                              <w:rPr>
                                <w:color w:val="255AA7" w:themeColor="accent1"/>
                                <w:sz w:val="18"/>
                                <w:szCs w:val="18"/>
                              </w:rPr>
                            </w:pPr>
                            <w:r>
                              <w:rPr>
                                <w:color w:val="255AA7" w:themeColor="accent1"/>
                                <w:sz w:val="18"/>
                                <w:szCs w:val="18"/>
                              </w:rPr>
                              <w:t>Subtitle</w:t>
                            </w:r>
                          </w:p>
                        </w:txbxContent>
                      </wps:txbx>
                      <wps:bodyPr rot="0" spcFirstLastPara="0" vertOverflow="overflow" horzOverflow="overflow" vert="horz" wrap="square" lIns="228600" tIns="0" rIns="0" bIns="91440" numCol="1" spcCol="0" rtlCol="0" fromWordArt="0" anchor="b" anchorCtr="0" forceAA="0" compatLnSpc="1">
                        <a:prstTxWarp prst="textNoShape">
                          <a:avLst/>
                        </a:prstTxWarp>
                        <a:noAutofit/>
                      </wps:bodyPr>
                    </wps:wsp>
                    <wps:wsp>
                      <wps:cNvPr id="11331" name="Application Note"/>
                      <wps:cNvSpPr/>
                      <wps:spPr>
                        <a:xfrm>
                          <a:off x="0" y="0"/>
                          <a:ext cx="7772400" cy="5677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542F9" w:rsidRPr="007A5F5E" w:rsidRDefault="001542F9" w:rsidP="007A5F5E">
                            <w:pPr>
                              <w:rPr>
                                <w:color w:val="45525A" w:themeColor="text1"/>
                                <w:sz w:val="20"/>
                              </w:rPr>
                            </w:pPr>
                            <w:r w:rsidRPr="007A5F5E">
                              <w:rPr>
                                <w:color w:val="45525A" w:themeColor="text1"/>
                                <w:sz w:val="20"/>
                              </w:rPr>
                              <w:t>Proprietary &amp; Confidential</w:t>
                            </w:r>
                          </w:p>
                          <w:p w:rsidR="001542F9" w:rsidRPr="003A64F4" w:rsidRDefault="001542F9" w:rsidP="003A64F4">
                            <w:pPr>
                              <w:rPr>
                                <w:b/>
                                <w:color w:val="45525A" w:themeColor="text1"/>
                                <w:sz w:val="20"/>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wps:wsp>
                      <wps:cNvPr id="11332" name="Blue Rule"/>
                      <wps:cNvSpPr/>
                      <wps:spPr>
                        <a:xfrm>
                          <a:off x="231006" y="1116531"/>
                          <a:ext cx="7315200" cy="45712"/>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542F9" w:rsidRPr="006D4060" w:rsidRDefault="001542F9" w:rsidP="003A64F4"/>
                          <w:p w:rsidR="001542F9" w:rsidRPr="006D4060" w:rsidRDefault="001542F9" w:rsidP="003A64F4"/>
                          <w:p w:rsidR="001542F9" w:rsidRPr="006D4060" w:rsidRDefault="001542F9" w:rsidP="003A64F4"/>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wpg:wgp>
                </a:graphicData>
              </a:graphic>
            </wp:anchor>
          </w:drawing>
        </mc:Choice>
        <mc:Fallback>
          <w:pict>
            <v:group w14:anchorId="34D76BC5" id="_x0000_s1034" style="position:absolute;margin-left:-1in;margin-top:-36pt;width:612pt;height:91.5pt;z-index:251661312" coordsize="77724,11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">
              <v:rect id="Title Box" o:spid="_x0000_s1035" style="position:absolute;width:77679;height:1160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" filled="f" stroked="f" strokeweight="2pt">
                <v:textbox inset="18pt,0,0,7.2pt">
                  <w:txbxContent>
                    <w:p w:rsidR="001542F9" w:rsidRPr="00143C94" w:rsidRDefault="001542F9"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1542F9" w:rsidRPr="00143C94" w:rsidRDefault="001542F9" w:rsidP="003A64F4">
                      <w:pPr>
                        <w:spacing w:before="60"/>
                        <w:rPr>
                          <w:color w:val="255AA7" w:themeColor="accent1"/>
                          <w:sz w:val="18"/>
                          <w:szCs w:val="18"/>
                        </w:rPr>
                      </w:pPr>
                      <w:r>
                        <w:rPr>
                          <w:color w:val="255AA7" w:themeColor="accent1"/>
                          <w:sz w:val="18"/>
                          <w:szCs w:val="18"/>
                        </w:rPr>
                        <w:t>Subtitle</w:t>
                      </w:r>
                    </w:p>
                  </w:txbxContent>
                </v:textbox>
              </v:rect>
              <v:rect id="Application Note" o:spid="_x0000_s1036" style="position:absolute;width:77724;height:5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" filled="f" stroked="f" strokeweight="2pt">
                <v:textbox inset="18pt,18pt,0,7.2pt">
                  <w:txbxContent>
                    <w:p w:rsidR="001542F9" w:rsidRPr="007A5F5E" w:rsidRDefault="001542F9" w:rsidP="007A5F5E">
                      <w:pPr>
                        <w:rPr>
                          <w:color w:val="45525A" w:themeColor="text1"/>
                          <w:sz w:val="20"/>
                        </w:rPr>
                      </w:pPr>
                      <w:r w:rsidRPr="007A5F5E">
                        <w:rPr>
                          <w:color w:val="45525A" w:themeColor="text1"/>
                          <w:sz w:val="20"/>
                        </w:rPr>
                        <w:t>Proprietary &amp; Confidential</w:t>
                      </w:r>
                    </w:p>
                    <w:p w:rsidR="001542F9" w:rsidRPr="003A64F4" w:rsidRDefault="001542F9" w:rsidP="003A64F4">
                      <w:pPr>
                        <w:rPr>
                          <w:b/>
                          <w:color w:val="45525A" w:themeColor="text1"/>
                          <w:sz w:val="20"/>
                        </w:rPr>
                      </w:pPr>
                    </w:p>
                  </w:txbxContent>
                </v:textbox>
              </v:rect>
              <v:rect id="_x0000_s1037" style="position:absolute;left:2310;top:11165;width:73152;height:45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" fillcolor="#255aa7" stroked="f" strokeweight="2pt">
                <v:textbox inset="18pt,25.2pt,0,0">
                  <w:txbxContent>
                    <w:p w:rsidR="001542F9" w:rsidRPr="006D4060" w:rsidRDefault="001542F9" w:rsidP="003A64F4"/>
                    <w:p w:rsidR="001542F9" w:rsidRPr="006D4060" w:rsidRDefault="001542F9" w:rsidP="003A64F4"/>
                    <w:p w:rsidR="001542F9" w:rsidRPr="006D4060" w:rsidRDefault="001542F9" w:rsidP="003A64F4"/>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F9" w:rsidRPr="00B808CC" w:rsidRDefault="001542F9" w:rsidP="008609DC">
    <w:pPr>
      <w:pStyle w:val="Header"/>
      <w:tabs>
        <w:tab w:val="clear" w:pos="4680"/>
        <w:tab w:val="clear" w:pos="9360"/>
      </w:tabs>
    </w:pPr>
    <w:r w:rsidRPr="00A969F4">
      <w:rPr>
        <w:noProof/>
      </w:rPr>
      <w:drawing>
        <wp:anchor distT="0" distB="0" distL="114300" distR="114300" simplePos="0" relativeHeight="251655168" behindDoc="1" locked="1" layoutInCell="0" allowOverlap="0" wp14:anchorId="206C4591" wp14:editId="74B58FDC">
          <wp:simplePos x="0" y="0"/>
          <wp:positionH relativeFrom="column">
            <wp:posOffset>5427980</wp:posOffset>
          </wp:positionH>
          <wp:positionV relativeFrom="page">
            <wp:posOffset>340995</wp:posOffset>
          </wp:positionV>
          <wp:extent cx="727075" cy="727075"/>
          <wp:effectExtent l="0" t="0" r="0" b="0"/>
          <wp:wrapNone/>
          <wp:docPr id="27" name="Spri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7075" cy="727075"/>
                  </a:xfrm>
                  <a:prstGeom prst="rect">
                    <a:avLst/>
                  </a:prstGeom>
                </pic:spPr>
              </pic:pic>
            </a:graphicData>
          </a:graphic>
          <wp14:sizeRelH relativeFrom="margin">
            <wp14:pctWidth>0</wp14:pctWidth>
          </wp14:sizeRelH>
          <wp14:sizeRelV relativeFrom="margin">
            <wp14:pctHeight>0</wp14:pctHeight>
          </wp14:sizeRelV>
        </wp:anchor>
      </w:drawing>
    </w:r>
    <w:r>
      <w:t>Proprietary &amp; Confidential</w:t>
    </w:r>
  </w:p>
  <w:p w:rsidR="001542F9" w:rsidRDefault="001542F9" w:rsidP="008609DC">
    <w:pPr>
      <w:pStyle w:val="Header"/>
      <w:tabs>
        <w:tab w:val="clear" w:pos="4680"/>
        <w:tab w:val="clear" w:pos="9360"/>
      </w:tabs>
    </w:pPr>
  </w:p>
  <w:p w:rsidR="001542F9" w:rsidRDefault="001542F9" w:rsidP="0042061B">
    <w:pPr>
      <w:pStyle w:val="Header"/>
      <w:tabs>
        <w:tab w:val="clear" w:pos="4680"/>
        <w:tab w:val="clear" w:pos="9360"/>
      </w:tabs>
      <w:rPr>
        <w:color w:val="255AA7"/>
        <w:sz w:val="40"/>
        <w:szCs w:val="40"/>
      </w:rPr>
    </w:pPr>
    <w:r w:rsidRPr="008609DC">
      <w:rPr>
        <w:color w:val="255AA7"/>
        <w:sz w:val="40"/>
        <w:szCs w:val="40"/>
      </w:rPr>
      <w:t xml:space="preserve">Spirent </w:t>
    </w:r>
    <w:r w:rsidRPr="00AA308E">
      <w:rPr>
        <w:color w:val="255AA7"/>
        <w:sz w:val="40"/>
        <w:szCs w:val="40"/>
      </w:rPr>
      <w:t>VNF Lifecycle Management</w:t>
    </w:r>
  </w:p>
  <w:p w:rsidR="001542F9" w:rsidRPr="002B66BF" w:rsidRDefault="001542F9" w:rsidP="0042061B">
    <w:pPr>
      <w:pStyle w:val="Header"/>
      <w:tabs>
        <w:tab w:val="clear" w:pos="4680"/>
        <w:tab w:val="clear" w:pos="9360"/>
      </w:tabs>
      <w:rPr>
        <w:sz w:val="18"/>
        <w:szCs w:val="18"/>
      </w:rPr>
    </w:pPr>
    <w:r w:rsidRPr="001F5FC7">
      <w:rPr>
        <w:noProof/>
        <w:u w:val="single"/>
      </w:rPr>
      <mc:AlternateContent>
        <mc:Choice Requires="wps">
          <w:drawing>
            <wp:anchor distT="0" distB="0" distL="114300" distR="114300" simplePos="0" relativeHeight="251657216" behindDoc="1" locked="1" layoutInCell="0" allowOverlap="0" wp14:anchorId="745CCFFF" wp14:editId="27A46B31">
              <wp:simplePos x="0" y="0"/>
              <wp:positionH relativeFrom="margin">
                <wp:posOffset>-9525</wp:posOffset>
              </wp:positionH>
              <wp:positionV relativeFrom="margin">
                <wp:posOffset>-401320</wp:posOffset>
              </wp:positionV>
              <wp:extent cx="6175375" cy="48895"/>
              <wp:effectExtent l="0" t="0" r="0" b="8255"/>
              <wp:wrapNone/>
              <wp:docPr id="12" name="Blue Rule"/>
              <wp:cNvGraphicFramePr/>
              <a:graphic xmlns:a="http://schemas.openxmlformats.org/drawingml/2006/main">
                <a:graphicData uri="http://schemas.microsoft.com/office/word/2010/wordprocessingShape">
                  <wps:wsp>
                    <wps:cNvSpPr/>
                    <wps:spPr>
                      <a:xfrm flipV="1">
                        <a:off x="0" y="0"/>
                        <a:ext cx="6175375" cy="48895"/>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542F9" w:rsidRPr="006D4060" w:rsidRDefault="001542F9" w:rsidP="00630008">
                          <w:pPr>
                            <w:ind w:right="11"/>
                          </w:pPr>
                        </w:p>
                        <w:p w:rsidR="001542F9" w:rsidRPr="006D4060" w:rsidRDefault="001542F9" w:rsidP="00630008">
                          <w:pPr>
                            <w:ind w:right="11"/>
                          </w:pPr>
                        </w:p>
                        <w:p w:rsidR="001542F9" w:rsidRPr="006D4060" w:rsidRDefault="001542F9" w:rsidP="00630008">
                          <w:pPr>
                            <w:ind w:right="11"/>
                          </w:pPr>
                        </w:p>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CCFFF" id="_x0000_s1038" style="position:absolute;margin-left:-.75pt;margin-top:-31.6pt;width:486.25pt;height:3.85pt;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" o:allowincell="f" o:allowoverlap="f" fillcolor="#255aa7" stroked="f" strokeweight="2pt">
              <v:textbox inset="18pt,25.2pt,0,0">
                <w:txbxContent>
                  <w:p w:rsidR="001542F9" w:rsidRPr="006D4060" w:rsidRDefault="001542F9" w:rsidP="00630008">
                    <w:pPr>
                      <w:ind w:right="11"/>
                    </w:pPr>
                  </w:p>
                  <w:p w:rsidR="001542F9" w:rsidRPr="006D4060" w:rsidRDefault="001542F9" w:rsidP="00630008">
                    <w:pPr>
                      <w:ind w:right="11"/>
                    </w:pPr>
                  </w:p>
                  <w:p w:rsidR="001542F9" w:rsidRPr="006D4060" w:rsidRDefault="001542F9" w:rsidP="00630008">
                    <w:pPr>
                      <w:ind w:right="11"/>
                    </w:pPr>
                  </w:p>
                </w:txbxContent>
              </v:textbox>
              <w10:wrap anchorx="margin" anchory="margin"/>
              <w10:anchorlock/>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F9" w:rsidRDefault="001542F9" w:rsidP="00555EE5">
    <w:pPr>
      <w:pStyle w:val="Header"/>
    </w:pPr>
    <w:r>
      <w:rPr>
        <w:noProof/>
      </w:rPr>
      <mc:AlternateContent>
        <mc:Choice Requires="wpg">
          <w:drawing>
            <wp:anchor distT="0" distB="0" distL="114300" distR="114300" simplePos="0" relativeHeight="251658240" behindDoc="0" locked="0" layoutInCell="1" allowOverlap="1" wp14:anchorId="039C8FB4" wp14:editId="2841AFD4">
              <wp:simplePos x="0" y="0"/>
              <wp:positionH relativeFrom="margin">
                <wp:posOffset>-914400</wp:posOffset>
              </wp:positionH>
              <wp:positionV relativeFrom="paragraph">
                <wp:posOffset>-457200</wp:posOffset>
              </wp:positionV>
              <wp:extent cx="7772400" cy="1162050"/>
              <wp:effectExtent l="0" t="0" r="0" b="0"/>
              <wp:wrapNone/>
              <wp:docPr id="17" name="Odd Page Header"/>
              <wp:cNvGraphicFramePr/>
              <a:graphic xmlns:a="http://schemas.openxmlformats.org/drawingml/2006/main">
                <a:graphicData uri="http://schemas.microsoft.com/office/word/2010/wordprocessingGroup">
                  <wpg:wgp>
                    <wpg:cNvGrpSpPr/>
                    <wpg:grpSpPr>
                      <a:xfrm>
                        <a:off x="0" y="0"/>
                        <a:ext cx="7772400" cy="1162050"/>
                        <a:chOff x="0" y="0"/>
                        <a:chExt cx="7772400" cy="1162251"/>
                      </a:xfrm>
                    </wpg:grpSpPr>
                    <wps:wsp>
                      <wps:cNvPr id="20" name="Blank Text Box for positioning"/>
                      <wps:cNvSpPr/>
                      <wps:spPr>
                        <a:xfrm>
                          <a:off x="0" y="0"/>
                          <a:ext cx="7772400" cy="11614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542F9" w:rsidRPr="00CD35D5" w:rsidRDefault="001542F9" w:rsidP="004E5546">
                            <w:pPr>
                              <w:rPr>
                                <w:rFonts w:ascii="Proxima Nova Lt" w:hAnsi="Proxima Nova Lt"/>
                                <w:b/>
                                <w:color w:val="45525A" w:themeColor="text1"/>
                                <w:sz w:val="28"/>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pic:pic xmlns:pic="http://schemas.openxmlformats.org/drawingml/2006/picture">
                      <pic:nvPicPr>
                        <pic:cNvPr id="21" name="Logo"/>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6853187" y="231006"/>
                          <a:ext cx="683394" cy="683394"/>
                        </a:xfrm>
                        <a:prstGeom prst="rect">
                          <a:avLst/>
                        </a:prstGeom>
                      </pic:spPr>
                    </pic:pic>
                    <wps:wsp>
                      <wps:cNvPr id="26" name="Blue Rule"/>
                      <wps:cNvSpPr/>
                      <wps:spPr>
                        <a:xfrm>
                          <a:off x="231006" y="1116531"/>
                          <a:ext cx="7315200" cy="45720"/>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542F9" w:rsidRPr="006D4060" w:rsidRDefault="001542F9" w:rsidP="004E5546"/>
                          <w:p w:rsidR="001542F9" w:rsidRPr="006D4060" w:rsidRDefault="001542F9" w:rsidP="004E5546"/>
                          <w:p w:rsidR="001542F9" w:rsidRPr="006D4060" w:rsidRDefault="001542F9" w:rsidP="004E5546"/>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wpg:wgp>
                </a:graphicData>
              </a:graphic>
            </wp:anchor>
          </w:drawing>
        </mc:Choice>
        <mc:Fallback>
          <w:pict>
            <v:group w14:anchorId="039C8FB4" id="_x0000_s1039" style="position:absolute;margin-left:-1in;margin-top:-36pt;width:612pt;height:91.5pt;z-index:251658240;mso-position-horizontal-relative:margin" coordsize="77724,11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">
              <v:rect id="Blank Text Box for positioning" o:spid="_x0000_s1040" style="position:absolute;width:77724;height:1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" fillcolor="white [3212]" stroked="f" strokeweight="2pt">
                <v:textbox inset="18pt,18pt,0,7.2pt">
                  <w:txbxContent>
                    <w:p w:rsidR="001542F9" w:rsidRPr="00CD35D5" w:rsidRDefault="001542F9" w:rsidP="004E5546">
                      <w:pPr>
                        <w:rPr>
                          <w:rFonts w:ascii="Proxima Nova Lt" w:hAnsi="Proxima Nova Lt"/>
                          <w:b/>
                          <w:color w:val="45525A" w:themeColor="text1"/>
                          <w:sz w:val="28"/>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Logo" o:spid="_x0000_s1041" type="#_x0000_t75" style="position:absolute;left:68531;top:2310;width:6834;height:6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">
                <v:imagedata r:id="rId2" o:title=""/>
                <v:path arrowok="t"/>
              </v:shape>
              <v:rect id="_x0000_s1042" style="position:absolute;left:2310;top:11165;width:73152;height:45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" fillcolor="#255aa7" stroked="f" strokeweight="2pt">
                <v:textbox inset="18pt,25.2pt,0,0">
                  <w:txbxContent>
                    <w:p w:rsidR="001542F9" w:rsidRPr="006D4060" w:rsidRDefault="001542F9" w:rsidP="004E5546"/>
                    <w:p w:rsidR="001542F9" w:rsidRPr="006D4060" w:rsidRDefault="001542F9" w:rsidP="004E5546"/>
                    <w:p w:rsidR="001542F9" w:rsidRPr="006D4060" w:rsidRDefault="001542F9" w:rsidP="004E5546"/>
                  </w:txbxContent>
                </v:textbox>
              </v:rect>
              <w10:wrap anchorx="margin"/>
            </v:group>
          </w:pict>
        </mc:Fallback>
      </mc:AlternateContent>
    </w:r>
    <w:r>
      <w:rPr>
        <w:noProof/>
      </w:rPr>
      <mc:AlternateContent>
        <mc:Choice Requires="wpg">
          <w:drawing>
            <wp:anchor distT="0" distB="0" distL="114300" distR="114300" simplePos="0" relativeHeight="251659264" behindDoc="0" locked="0" layoutInCell="1" allowOverlap="1" wp14:anchorId="7B031DC5" wp14:editId="419A12E4">
              <wp:simplePos x="0" y="0"/>
              <wp:positionH relativeFrom="column">
                <wp:posOffset>-914400</wp:posOffset>
              </wp:positionH>
              <wp:positionV relativeFrom="paragraph">
                <wp:posOffset>-457200</wp:posOffset>
              </wp:positionV>
              <wp:extent cx="7772400" cy="1162050"/>
              <wp:effectExtent l="0" t="0" r="0" b="0"/>
              <wp:wrapNone/>
              <wp:docPr id="11333" name="Even Page Header"/>
              <wp:cNvGraphicFramePr/>
              <a:graphic xmlns:a="http://schemas.openxmlformats.org/drawingml/2006/main">
                <a:graphicData uri="http://schemas.microsoft.com/office/word/2010/wordprocessingGroup">
                  <wpg:wgp>
                    <wpg:cNvGrpSpPr/>
                    <wpg:grpSpPr>
                      <a:xfrm>
                        <a:off x="0" y="0"/>
                        <a:ext cx="7772400" cy="1162050"/>
                        <a:chOff x="0" y="0"/>
                        <a:chExt cx="7772400" cy="1162243"/>
                      </a:xfrm>
                    </wpg:grpSpPr>
                    <wps:wsp>
                      <wps:cNvPr id="11334" name="Title Box"/>
                      <wps:cNvSpPr/>
                      <wps:spPr>
                        <a:xfrm>
                          <a:off x="0" y="0"/>
                          <a:ext cx="7767955" cy="11607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542F9" w:rsidRPr="00143C94" w:rsidRDefault="001542F9"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1542F9" w:rsidRPr="00143C94" w:rsidRDefault="001542F9" w:rsidP="003A64F4">
                            <w:pPr>
                              <w:spacing w:before="60"/>
                              <w:rPr>
                                <w:color w:val="255AA7" w:themeColor="accent1"/>
                                <w:sz w:val="18"/>
                                <w:szCs w:val="18"/>
                              </w:rPr>
                            </w:pPr>
                            <w:r>
                              <w:rPr>
                                <w:color w:val="255AA7" w:themeColor="accent1"/>
                                <w:sz w:val="18"/>
                                <w:szCs w:val="18"/>
                              </w:rPr>
                              <w:t>Subtitle</w:t>
                            </w:r>
                          </w:p>
                        </w:txbxContent>
                      </wps:txbx>
                      <wps:bodyPr rot="0" spcFirstLastPara="0" vertOverflow="overflow" horzOverflow="overflow" vert="horz" wrap="square" lIns="228600" tIns="0" rIns="0" bIns="91440" numCol="1" spcCol="0" rtlCol="0" fromWordArt="0" anchor="b" anchorCtr="0" forceAA="0" compatLnSpc="1">
                        <a:prstTxWarp prst="textNoShape">
                          <a:avLst/>
                        </a:prstTxWarp>
                        <a:noAutofit/>
                      </wps:bodyPr>
                    </wps:wsp>
                    <wps:wsp>
                      <wps:cNvPr id="11335" name="Application Note"/>
                      <wps:cNvSpPr/>
                      <wps:spPr>
                        <a:xfrm>
                          <a:off x="0" y="0"/>
                          <a:ext cx="7772400" cy="5677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542F9" w:rsidRPr="007A5F5E" w:rsidRDefault="001542F9" w:rsidP="007A5F5E">
                            <w:pPr>
                              <w:rPr>
                                <w:color w:val="45525A" w:themeColor="text1"/>
                                <w:sz w:val="20"/>
                              </w:rPr>
                            </w:pPr>
                            <w:r w:rsidRPr="007A5F5E">
                              <w:rPr>
                                <w:color w:val="45525A" w:themeColor="text1"/>
                                <w:sz w:val="20"/>
                              </w:rPr>
                              <w:t>Proprietary &amp; Confidential</w:t>
                            </w:r>
                          </w:p>
                          <w:p w:rsidR="001542F9" w:rsidRPr="003A64F4" w:rsidRDefault="001542F9" w:rsidP="003A64F4">
                            <w:pPr>
                              <w:rPr>
                                <w:b/>
                                <w:color w:val="45525A" w:themeColor="text1"/>
                                <w:sz w:val="20"/>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wps:wsp>
                      <wps:cNvPr id="11336" name="Blue Rule"/>
                      <wps:cNvSpPr/>
                      <wps:spPr>
                        <a:xfrm>
                          <a:off x="231006" y="1116531"/>
                          <a:ext cx="7315200" cy="45712"/>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542F9" w:rsidRPr="006D4060" w:rsidRDefault="001542F9" w:rsidP="003A64F4"/>
                          <w:p w:rsidR="001542F9" w:rsidRPr="006D4060" w:rsidRDefault="001542F9" w:rsidP="003A64F4"/>
                          <w:p w:rsidR="001542F9" w:rsidRPr="006D4060" w:rsidRDefault="001542F9" w:rsidP="003A64F4"/>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wpg:wgp>
                </a:graphicData>
              </a:graphic>
            </wp:anchor>
          </w:drawing>
        </mc:Choice>
        <mc:Fallback>
          <w:pict>
            <v:group w14:anchorId="7B031DC5" id="_x0000_s1043" style="position:absolute;margin-left:-1in;margin-top:-36pt;width:612pt;height:91.5pt;z-index:251659264" coordsize="77724,11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">
              <v:rect id="Title Box" o:spid="_x0000_s1044" style="position:absolute;width:77679;height:1160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" filled="f" stroked="f" strokeweight="2pt">
                <v:textbox inset="18pt,0,0,7.2pt">
                  <w:txbxContent>
                    <w:p w:rsidR="001542F9" w:rsidRPr="00143C94" w:rsidRDefault="001542F9"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1542F9" w:rsidRPr="00143C94" w:rsidRDefault="001542F9" w:rsidP="003A64F4">
                      <w:pPr>
                        <w:spacing w:before="60"/>
                        <w:rPr>
                          <w:color w:val="255AA7" w:themeColor="accent1"/>
                          <w:sz w:val="18"/>
                          <w:szCs w:val="18"/>
                        </w:rPr>
                      </w:pPr>
                      <w:r>
                        <w:rPr>
                          <w:color w:val="255AA7" w:themeColor="accent1"/>
                          <w:sz w:val="18"/>
                          <w:szCs w:val="18"/>
                        </w:rPr>
                        <w:t>Subtitle</w:t>
                      </w:r>
                    </w:p>
                  </w:txbxContent>
                </v:textbox>
              </v:rect>
              <v:rect id="Application Note" o:spid="_x0000_s1045" style="position:absolute;width:77724;height:5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" filled="f" stroked="f" strokeweight="2pt">
                <v:textbox inset="18pt,18pt,0,7.2pt">
                  <w:txbxContent>
                    <w:p w:rsidR="001542F9" w:rsidRPr="007A5F5E" w:rsidRDefault="001542F9" w:rsidP="007A5F5E">
                      <w:pPr>
                        <w:rPr>
                          <w:color w:val="45525A" w:themeColor="text1"/>
                          <w:sz w:val="20"/>
                        </w:rPr>
                      </w:pPr>
                      <w:r w:rsidRPr="007A5F5E">
                        <w:rPr>
                          <w:color w:val="45525A" w:themeColor="text1"/>
                          <w:sz w:val="20"/>
                        </w:rPr>
                        <w:t>Proprietary &amp; Confidential</w:t>
                      </w:r>
                    </w:p>
                    <w:p w:rsidR="001542F9" w:rsidRPr="003A64F4" w:rsidRDefault="001542F9" w:rsidP="003A64F4">
                      <w:pPr>
                        <w:rPr>
                          <w:b/>
                          <w:color w:val="45525A" w:themeColor="text1"/>
                          <w:sz w:val="20"/>
                        </w:rPr>
                      </w:pPr>
                    </w:p>
                  </w:txbxContent>
                </v:textbox>
              </v:rect>
              <v:rect id="_x0000_s1046" style="position:absolute;left:2310;top:11165;width:73152;height:45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" fillcolor="#255aa7" stroked="f" strokeweight="2pt">
                <v:textbox inset="18pt,25.2pt,0,0">
                  <w:txbxContent>
                    <w:p w:rsidR="001542F9" w:rsidRPr="006D4060" w:rsidRDefault="001542F9" w:rsidP="003A64F4"/>
                    <w:p w:rsidR="001542F9" w:rsidRPr="006D4060" w:rsidRDefault="001542F9" w:rsidP="003A64F4"/>
                    <w:p w:rsidR="001542F9" w:rsidRPr="006D4060" w:rsidRDefault="001542F9" w:rsidP="003A64F4"/>
                  </w:txbxContent>
                </v:textbox>
              </v:rect>
            </v:group>
          </w:pict>
        </mc:Fallback>
      </mc:AlternateContent>
    </w:r>
  </w:p>
  <w:p w:rsidR="001542F9" w:rsidRDefault="001542F9" w:rsidP="00555EE5">
    <w:pPr>
      <w:pStyle w:val="Header"/>
    </w:pPr>
  </w:p>
  <w:p w:rsidR="001542F9" w:rsidRDefault="001542F9" w:rsidP="00555EE5">
    <w:pPr>
      <w:pStyle w:val="Header"/>
    </w:pPr>
  </w:p>
  <w:p w:rsidR="001542F9" w:rsidRDefault="001542F9" w:rsidP="00555EE5">
    <w:pPr>
      <w:pStyle w:val="Header"/>
    </w:pPr>
  </w:p>
  <w:p w:rsidR="001542F9" w:rsidRPr="00B808CC" w:rsidRDefault="001542F9" w:rsidP="00555EE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F9" w:rsidRPr="00155BD6" w:rsidRDefault="001542F9" w:rsidP="00155B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39F2733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0032F40"/>
    <w:multiLevelType w:val="hybridMultilevel"/>
    <w:tmpl w:val="B69C1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1E311A"/>
    <w:multiLevelType w:val="hybridMultilevel"/>
    <w:tmpl w:val="BC602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45024A"/>
    <w:multiLevelType w:val="hybridMultilevel"/>
    <w:tmpl w:val="21FAC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A867BA"/>
    <w:multiLevelType w:val="hybridMultilevel"/>
    <w:tmpl w:val="1D92CDFE"/>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EA49DD"/>
    <w:multiLevelType w:val="hybridMultilevel"/>
    <w:tmpl w:val="963C16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15B2A27"/>
    <w:multiLevelType w:val="hybridMultilevel"/>
    <w:tmpl w:val="A5262468"/>
    <w:lvl w:ilvl="0" w:tplc="462211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636BC6"/>
    <w:multiLevelType w:val="hybridMultilevel"/>
    <w:tmpl w:val="A852F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18C0964"/>
    <w:multiLevelType w:val="hybridMultilevel"/>
    <w:tmpl w:val="8AE019E6"/>
    <w:lvl w:ilvl="0" w:tplc="04090001">
      <w:start w:val="1"/>
      <w:numFmt w:val="bullet"/>
      <w:lvlText w:val=""/>
      <w:lvlJc w:val="left"/>
      <w:pPr>
        <w:ind w:left="720" w:hanging="360"/>
      </w:pPr>
      <w:rPr>
        <w:rFonts w:ascii="Symbol" w:hAnsi="Symbol" w:hint="default"/>
      </w:rPr>
    </w:lvl>
    <w:lvl w:ilvl="1" w:tplc="2622514A">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1B8317C"/>
    <w:multiLevelType w:val="hybridMultilevel"/>
    <w:tmpl w:val="44003B64"/>
    <w:lvl w:ilvl="0" w:tplc="F97804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1FB22FD"/>
    <w:multiLevelType w:val="hybridMultilevel"/>
    <w:tmpl w:val="14CC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552CD1"/>
    <w:multiLevelType w:val="hybridMultilevel"/>
    <w:tmpl w:val="B6987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27E4BBD"/>
    <w:multiLevelType w:val="hybridMultilevel"/>
    <w:tmpl w:val="BD56F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3657A7E"/>
    <w:multiLevelType w:val="hybridMultilevel"/>
    <w:tmpl w:val="F0A8179A"/>
    <w:lvl w:ilvl="0" w:tplc="89D2A2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4C077C6"/>
    <w:multiLevelType w:val="hybridMultilevel"/>
    <w:tmpl w:val="7CB242CC"/>
    <w:lvl w:ilvl="0" w:tplc="E0CC747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5302244"/>
    <w:multiLevelType w:val="hybridMultilevel"/>
    <w:tmpl w:val="A1522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530428A"/>
    <w:multiLevelType w:val="hybridMultilevel"/>
    <w:tmpl w:val="C89EC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5745835"/>
    <w:multiLevelType w:val="hybridMultilevel"/>
    <w:tmpl w:val="1668D4A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5C63E1E"/>
    <w:multiLevelType w:val="multilevel"/>
    <w:tmpl w:val="6A1AC58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05E26FC8"/>
    <w:multiLevelType w:val="hybridMultilevel"/>
    <w:tmpl w:val="49DAB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6D8494F"/>
    <w:multiLevelType w:val="hybridMultilevel"/>
    <w:tmpl w:val="9384B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6FF1BA2"/>
    <w:multiLevelType w:val="hybridMultilevel"/>
    <w:tmpl w:val="B20AC74A"/>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75D1E71"/>
    <w:multiLevelType w:val="hybridMultilevel"/>
    <w:tmpl w:val="2F7AA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7AC0713"/>
    <w:multiLevelType w:val="hybridMultilevel"/>
    <w:tmpl w:val="4E2205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80B301E"/>
    <w:multiLevelType w:val="hybridMultilevel"/>
    <w:tmpl w:val="F6E680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8AA179A"/>
    <w:multiLevelType w:val="hybridMultilevel"/>
    <w:tmpl w:val="38E28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9A6528A"/>
    <w:multiLevelType w:val="hybridMultilevel"/>
    <w:tmpl w:val="9E98B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9B634A9"/>
    <w:multiLevelType w:val="hybridMultilevel"/>
    <w:tmpl w:val="DAFCAE50"/>
    <w:lvl w:ilvl="0" w:tplc="5914EE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9D84851"/>
    <w:multiLevelType w:val="hybridMultilevel"/>
    <w:tmpl w:val="0A98C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9E07EBA"/>
    <w:multiLevelType w:val="hybridMultilevel"/>
    <w:tmpl w:val="0F266C6C"/>
    <w:lvl w:ilvl="0" w:tplc="A12A5E4C">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9E54CEC"/>
    <w:multiLevelType w:val="hybridMultilevel"/>
    <w:tmpl w:val="83BE8400"/>
    <w:lvl w:ilvl="0" w:tplc="CF2E94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0A191EAB"/>
    <w:multiLevelType w:val="hybridMultilevel"/>
    <w:tmpl w:val="6E448142"/>
    <w:lvl w:ilvl="0" w:tplc="2B606D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0AAC1B5F"/>
    <w:multiLevelType w:val="hybridMultilevel"/>
    <w:tmpl w:val="630C1D9E"/>
    <w:lvl w:ilvl="0" w:tplc="7BF29A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0B056290"/>
    <w:multiLevelType w:val="hybridMultilevel"/>
    <w:tmpl w:val="E56E5AE0"/>
    <w:lvl w:ilvl="0" w:tplc="8D881B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0B2775F4"/>
    <w:multiLevelType w:val="hybridMultilevel"/>
    <w:tmpl w:val="E3D62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BB00414"/>
    <w:multiLevelType w:val="hybridMultilevel"/>
    <w:tmpl w:val="A238E4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0BCA7195"/>
    <w:multiLevelType w:val="hybridMultilevel"/>
    <w:tmpl w:val="802EF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C012D7C"/>
    <w:multiLevelType w:val="hybridMultilevel"/>
    <w:tmpl w:val="60DA0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C37522E"/>
    <w:multiLevelType w:val="hybridMultilevel"/>
    <w:tmpl w:val="0EC29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0C566262"/>
    <w:multiLevelType w:val="hybridMultilevel"/>
    <w:tmpl w:val="270A3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0D0D5804"/>
    <w:multiLevelType w:val="hybridMultilevel"/>
    <w:tmpl w:val="911C8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0D2E56DF"/>
    <w:multiLevelType w:val="hybridMultilevel"/>
    <w:tmpl w:val="E0941C2C"/>
    <w:lvl w:ilvl="0" w:tplc="1D56EE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0DCD10C9"/>
    <w:multiLevelType w:val="hybridMultilevel"/>
    <w:tmpl w:val="37AE6592"/>
    <w:lvl w:ilvl="0" w:tplc="DDA000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0DDC6A14"/>
    <w:multiLevelType w:val="hybridMultilevel"/>
    <w:tmpl w:val="B1BAD7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0E7A2104"/>
    <w:multiLevelType w:val="multilevel"/>
    <w:tmpl w:val="8EEC634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5" w15:restartNumberingAfterBreak="0">
    <w:nsid w:val="0F345FB7"/>
    <w:multiLevelType w:val="hybridMultilevel"/>
    <w:tmpl w:val="FBFC9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0F98627B"/>
    <w:multiLevelType w:val="hybridMultilevel"/>
    <w:tmpl w:val="89CE2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0FF555CF"/>
    <w:multiLevelType w:val="hybridMultilevel"/>
    <w:tmpl w:val="5D981E22"/>
    <w:lvl w:ilvl="0" w:tplc="83A00242">
      <w:start w:val="1"/>
      <w:numFmt w:val="bullet"/>
      <w:lvlText w:val=""/>
      <w:lvlJc w:val="left"/>
      <w:pPr>
        <w:tabs>
          <w:tab w:val="num" w:pos="720"/>
        </w:tabs>
        <w:ind w:left="720" w:hanging="360"/>
      </w:pPr>
      <w:rPr>
        <w:rFonts w:ascii="Wingdings 2" w:hAnsi="Wingdings 2" w:hint="default"/>
      </w:rPr>
    </w:lvl>
    <w:lvl w:ilvl="1" w:tplc="EAF67D38">
      <w:start w:val="21"/>
      <w:numFmt w:val="bullet"/>
      <w:lvlText w:val=""/>
      <w:lvlJc w:val="left"/>
      <w:pPr>
        <w:tabs>
          <w:tab w:val="num" w:pos="1440"/>
        </w:tabs>
        <w:ind w:left="1440" w:hanging="360"/>
      </w:pPr>
      <w:rPr>
        <w:rFonts w:ascii="Wingdings 2" w:hAnsi="Wingdings 2" w:hint="default"/>
      </w:rPr>
    </w:lvl>
    <w:lvl w:ilvl="2" w:tplc="43C8B526" w:tentative="1">
      <w:start w:val="1"/>
      <w:numFmt w:val="bullet"/>
      <w:lvlText w:val=""/>
      <w:lvlJc w:val="left"/>
      <w:pPr>
        <w:tabs>
          <w:tab w:val="num" w:pos="2160"/>
        </w:tabs>
        <w:ind w:left="2160" w:hanging="360"/>
      </w:pPr>
      <w:rPr>
        <w:rFonts w:ascii="Wingdings 2" w:hAnsi="Wingdings 2" w:hint="default"/>
      </w:rPr>
    </w:lvl>
    <w:lvl w:ilvl="3" w:tplc="1A160B6E" w:tentative="1">
      <w:start w:val="1"/>
      <w:numFmt w:val="bullet"/>
      <w:lvlText w:val=""/>
      <w:lvlJc w:val="left"/>
      <w:pPr>
        <w:tabs>
          <w:tab w:val="num" w:pos="2880"/>
        </w:tabs>
        <w:ind w:left="2880" w:hanging="360"/>
      </w:pPr>
      <w:rPr>
        <w:rFonts w:ascii="Wingdings 2" w:hAnsi="Wingdings 2" w:hint="default"/>
      </w:rPr>
    </w:lvl>
    <w:lvl w:ilvl="4" w:tplc="F1C82D98" w:tentative="1">
      <w:start w:val="1"/>
      <w:numFmt w:val="bullet"/>
      <w:lvlText w:val=""/>
      <w:lvlJc w:val="left"/>
      <w:pPr>
        <w:tabs>
          <w:tab w:val="num" w:pos="3600"/>
        </w:tabs>
        <w:ind w:left="3600" w:hanging="360"/>
      </w:pPr>
      <w:rPr>
        <w:rFonts w:ascii="Wingdings 2" w:hAnsi="Wingdings 2" w:hint="default"/>
      </w:rPr>
    </w:lvl>
    <w:lvl w:ilvl="5" w:tplc="9BE2BEF0" w:tentative="1">
      <w:start w:val="1"/>
      <w:numFmt w:val="bullet"/>
      <w:lvlText w:val=""/>
      <w:lvlJc w:val="left"/>
      <w:pPr>
        <w:tabs>
          <w:tab w:val="num" w:pos="4320"/>
        </w:tabs>
        <w:ind w:left="4320" w:hanging="360"/>
      </w:pPr>
      <w:rPr>
        <w:rFonts w:ascii="Wingdings 2" w:hAnsi="Wingdings 2" w:hint="default"/>
      </w:rPr>
    </w:lvl>
    <w:lvl w:ilvl="6" w:tplc="6FA8EF1C" w:tentative="1">
      <w:start w:val="1"/>
      <w:numFmt w:val="bullet"/>
      <w:lvlText w:val=""/>
      <w:lvlJc w:val="left"/>
      <w:pPr>
        <w:tabs>
          <w:tab w:val="num" w:pos="5040"/>
        </w:tabs>
        <w:ind w:left="5040" w:hanging="360"/>
      </w:pPr>
      <w:rPr>
        <w:rFonts w:ascii="Wingdings 2" w:hAnsi="Wingdings 2" w:hint="default"/>
      </w:rPr>
    </w:lvl>
    <w:lvl w:ilvl="7" w:tplc="C686B900" w:tentative="1">
      <w:start w:val="1"/>
      <w:numFmt w:val="bullet"/>
      <w:lvlText w:val=""/>
      <w:lvlJc w:val="left"/>
      <w:pPr>
        <w:tabs>
          <w:tab w:val="num" w:pos="5760"/>
        </w:tabs>
        <w:ind w:left="5760" w:hanging="360"/>
      </w:pPr>
      <w:rPr>
        <w:rFonts w:ascii="Wingdings 2" w:hAnsi="Wingdings 2" w:hint="default"/>
      </w:rPr>
    </w:lvl>
    <w:lvl w:ilvl="8" w:tplc="E4F067DA" w:tentative="1">
      <w:start w:val="1"/>
      <w:numFmt w:val="bullet"/>
      <w:lvlText w:val=""/>
      <w:lvlJc w:val="left"/>
      <w:pPr>
        <w:tabs>
          <w:tab w:val="num" w:pos="6480"/>
        </w:tabs>
        <w:ind w:left="6480" w:hanging="360"/>
      </w:pPr>
      <w:rPr>
        <w:rFonts w:ascii="Wingdings 2" w:hAnsi="Wingdings 2" w:hint="default"/>
      </w:rPr>
    </w:lvl>
  </w:abstractNum>
  <w:abstractNum w:abstractNumId="48" w15:restartNumberingAfterBreak="0">
    <w:nsid w:val="106946AF"/>
    <w:multiLevelType w:val="hybridMultilevel"/>
    <w:tmpl w:val="FC00140E"/>
    <w:lvl w:ilvl="0" w:tplc="5EFC4B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0B51D02"/>
    <w:multiLevelType w:val="hybridMultilevel"/>
    <w:tmpl w:val="064AB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0FB2C79"/>
    <w:multiLevelType w:val="hybridMultilevel"/>
    <w:tmpl w:val="FA30A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11A05D8B"/>
    <w:multiLevelType w:val="hybridMultilevel"/>
    <w:tmpl w:val="AA3A1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2E46495"/>
    <w:multiLevelType w:val="hybridMultilevel"/>
    <w:tmpl w:val="99166E56"/>
    <w:lvl w:ilvl="0" w:tplc="0A0CB3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12F44201"/>
    <w:multiLevelType w:val="hybridMultilevel"/>
    <w:tmpl w:val="A4D28E68"/>
    <w:lvl w:ilvl="0" w:tplc="4BFA21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131F2FB5"/>
    <w:multiLevelType w:val="hybridMultilevel"/>
    <w:tmpl w:val="DD5C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330571E"/>
    <w:multiLevelType w:val="hybridMultilevel"/>
    <w:tmpl w:val="A4C4A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13706106"/>
    <w:multiLevelType w:val="hybridMultilevel"/>
    <w:tmpl w:val="F67A2E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14646A46"/>
    <w:multiLevelType w:val="hybridMultilevel"/>
    <w:tmpl w:val="B0E82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149B3ABD"/>
    <w:multiLevelType w:val="hybridMultilevel"/>
    <w:tmpl w:val="9384B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15593ACF"/>
    <w:multiLevelType w:val="hybridMultilevel"/>
    <w:tmpl w:val="B17C9910"/>
    <w:lvl w:ilvl="0" w:tplc="E5F464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15935B53"/>
    <w:multiLevelType w:val="hybridMultilevel"/>
    <w:tmpl w:val="6DB06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15B03F05"/>
    <w:multiLevelType w:val="hybridMultilevel"/>
    <w:tmpl w:val="E522D6F8"/>
    <w:lvl w:ilvl="0" w:tplc="3B8A98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63A5CCA"/>
    <w:multiLevelType w:val="hybridMultilevel"/>
    <w:tmpl w:val="85DA7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164F7C97"/>
    <w:multiLevelType w:val="hybridMultilevel"/>
    <w:tmpl w:val="45EE2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165730D9"/>
    <w:multiLevelType w:val="hybridMultilevel"/>
    <w:tmpl w:val="5B949E4C"/>
    <w:lvl w:ilvl="0" w:tplc="AC1404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16BA0384"/>
    <w:multiLevelType w:val="hybridMultilevel"/>
    <w:tmpl w:val="2472B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16C122A5"/>
    <w:multiLevelType w:val="hybridMultilevel"/>
    <w:tmpl w:val="82324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16F97A10"/>
    <w:multiLevelType w:val="hybridMultilevel"/>
    <w:tmpl w:val="10FE2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173748FA"/>
    <w:multiLevelType w:val="hybridMultilevel"/>
    <w:tmpl w:val="A2C60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1784639D"/>
    <w:multiLevelType w:val="hybridMultilevel"/>
    <w:tmpl w:val="0890B878"/>
    <w:lvl w:ilvl="0" w:tplc="673ABAB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18CC0D51"/>
    <w:multiLevelType w:val="hybridMultilevel"/>
    <w:tmpl w:val="1480C826"/>
    <w:lvl w:ilvl="0" w:tplc="48BA9B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192967FE"/>
    <w:multiLevelType w:val="hybridMultilevel"/>
    <w:tmpl w:val="9A94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19853708"/>
    <w:multiLevelType w:val="hybridMultilevel"/>
    <w:tmpl w:val="E244C52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19C72823"/>
    <w:multiLevelType w:val="hybridMultilevel"/>
    <w:tmpl w:val="E5A45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1A0A36B9"/>
    <w:multiLevelType w:val="hybridMultilevel"/>
    <w:tmpl w:val="298AE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1A9C7855"/>
    <w:multiLevelType w:val="hybridMultilevel"/>
    <w:tmpl w:val="5A6C7B40"/>
    <w:lvl w:ilvl="0" w:tplc="96280582">
      <w:numFmt w:val="bullet"/>
      <w:lvlText w:val="-"/>
      <w:lvlJc w:val="left"/>
      <w:pPr>
        <w:ind w:left="360" w:hanging="360"/>
      </w:pPr>
      <w:rPr>
        <w:rFonts w:ascii="Arial" w:eastAsiaTheme="minorHAnsi" w:hAnsi="Arial" w:cs="Aria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6" w15:restartNumberingAfterBreak="0">
    <w:nsid w:val="1B320D75"/>
    <w:multiLevelType w:val="hybridMultilevel"/>
    <w:tmpl w:val="0200134C"/>
    <w:lvl w:ilvl="0" w:tplc="0CEE4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1B914E8A"/>
    <w:multiLevelType w:val="hybridMultilevel"/>
    <w:tmpl w:val="B7249050"/>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1B9B3491"/>
    <w:multiLevelType w:val="hybridMultilevel"/>
    <w:tmpl w:val="C24A0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1D6F5C44"/>
    <w:multiLevelType w:val="hybridMultilevel"/>
    <w:tmpl w:val="D30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1D9B7EE1"/>
    <w:multiLevelType w:val="hybridMultilevel"/>
    <w:tmpl w:val="6F7A03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1DB609A3"/>
    <w:multiLevelType w:val="hybridMultilevel"/>
    <w:tmpl w:val="AD146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1E2E0F60"/>
    <w:multiLevelType w:val="hybridMultilevel"/>
    <w:tmpl w:val="8DE030AA"/>
    <w:lvl w:ilvl="0" w:tplc="68284CFA">
      <w:start w:val="1"/>
      <w:numFmt w:val="bullet"/>
      <w:pStyle w:val="Bullet2"/>
      <w:lvlText w:val=""/>
      <w:lvlJc w:val="left"/>
      <w:pPr>
        <w:ind w:left="504" w:hanging="360"/>
      </w:pPr>
      <w:rPr>
        <w:rFonts w:ascii="Wingdings 2" w:hAnsi="Wingdings 2" w:hint="default"/>
        <w:color w:val="45525A" w:themeColor="text1"/>
        <w:sz w:val="16"/>
      </w:rPr>
    </w:lvl>
    <w:lvl w:ilvl="1" w:tplc="B60EDC98">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1E4A3EF4"/>
    <w:multiLevelType w:val="multilevel"/>
    <w:tmpl w:val="A872BA7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4" w15:restartNumberingAfterBreak="0">
    <w:nsid w:val="1E4E56D7"/>
    <w:multiLevelType w:val="hybridMultilevel"/>
    <w:tmpl w:val="159AF7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1E875AD3"/>
    <w:multiLevelType w:val="hybridMultilevel"/>
    <w:tmpl w:val="208AA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1E8E55FF"/>
    <w:multiLevelType w:val="hybridMultilevel"/>
    <w:tmpl w:val="C28C2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1E987735"/>
    <w:multiLevelType w:val="multilevel"/>
    <w:tmpl w:val="E3048BE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8" w15:restartNumberingAfterBreak="0">
    <w:nsid w:val="1ED514D8"/>
    <w:multiLevelType w:val="hybridMultilevel"/>
    <w:tmpl w:val="D0667282"/>
    <w:lvl w:ilvl="0" w:tplc="D19E41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1FA52A42"/>
    <w:multiLevelType w:val="hybridMultilevel"/>
    <w:tmpl w:val="2E70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1FB35052"/>
    <w:multiLevelType w:val="hybridMultilevel"/>
    <w:tmpl w:val="632AD1EA"/>
    <w:lvl w:ilvl="0" w:tplc="8B9E8D7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1FE009B0"/>
    <w:multiLevelType w:val="hybridMultilevel"/>
    <w:tmpl w:val="99C24A3A"/>
    <w:lvl w:ilvl="0" w:tplc="006EF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20C0138C"/>
    <w:multiLevelType w:val="hybridMultilevel"/>
    <w:tmpl w:val="9384B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218F2B16"/>
    <w:multiLevelType w:val="hybridMultilevel"/>
    <w:tmpl w:val="53101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219F122F"/>
    <w:multiLevelType w:val="hybridMultilevel"/>
    <w:tmpl w:val="AEAC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21C824BA"/>
    <w:multiLevelType w:val="hybridMultilevel"/>
    <w:tmpl w:val="39C21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226063CB"/>
    <w:multiLevelType w:val="hybridMultilevel"/>
    <w:tmpl w:val="4B38F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23577879"/>
    <w:multiLevelType w:val="hybridMultilevel"/>
    <w:tmpl w:val="2AD22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24D06B40"/>
    <w:multiLevelType w:val="hybridMultilevel"/>
    <w:tmpl w:val="5AB2E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263D2F6E"/>
    <w:multiLevelType w:val="hybridMultilevel"/>
    <w:tmpl w:val="9BDE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26496A67"/>
    <w:multiLevelType w:val="hybridMultilevel"/>
    <w:tmpl w:val="9384B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26902F24"/>
    <w:multiLevelType w:val="hybridMultilevel"/>
    <w:tmpl w:val="54301C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26D5011C"/>
    <w:multiLevelType w:val="hybridMultilevel"/>
    <w:tmpl w:val="605075DA"/>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280D2E42"/>
    <w:multiLevelType w:val="hybridMultilevel"/>
    <w:tmpl w:val="54301C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28283FCB"/>
    <w:multiLevelType w:val="hybridMultilevel"/>
    <w:tmpl w:val="10922BAC"/>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28CA0948"/>
    <w:multiLevelType w:val="hybridMultilevel"/>
    <w:tmpl w:val="C99054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A9D0293A">
      <w:numFmt w:val="bullet"/>
      <w:lvlText w:val="-"/>
      <w:lvlJc w:val="left"/>
      <w:pPr>
        <w:ind w:left="2340" w:hanging="36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28EC2F47"/>
    <w:multiLevelType w:val="hybridMultilevel"/>
    <w:tmpl w:val="CEB0E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2A094A0D"/>
    <w:multiLevelType w:val="hybridMultilevel"/>
    <w:tmpl w:val="42CE6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2A48458E"/>
    <w:multiLevelType w:val="hybridMultilevel"/>
    <w:tmpl w:val="573ACBF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2A80279A"/>
    <w:multiLevelType w:val="hybridMultilevel"/>
    <w:tmpl w:val="7CA0A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2AD43771"/>
    <w:multiLevelType w:val="hybridMultilevel"/>
    <w:tmpl w:val="4596F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2ADD16C3"/>
    <w:multiLevelType w:val="hybridMultilevel"/>
    <w:tmpl w:val="FC32B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2B564B1D"/>
    <w:multiLevelType w:val="hybridMultilevel"/>
    <w:tmpl w:val="6F7A03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2BF924A2"/>
    <w:multiLevelType w:val="hybridMultilevel"/>
    <w:tmpl w:val="6A944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2D235B18"/>
    <w:multiLevelType w:val="hybridMultilevel"/>
    <w:tmpl w:val="EEDE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2D8D37A1"/>
    <w:multiLevelType w:val="hybridMultilevel"/>
    <w:tmpl w:val="D1C28984"/>
    <w:lvl w:ilvl="0" w:tplc="822C5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2DC46A5C"/>
    <w:multiLevelType w:val="hybridMultilevel"/>
    <w:tmpl w:val="20187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2E03606E"/>
    <w:multiLevelType w:val="hybridMultilevel"/>
    <w:tmpl w:val="334675C0"/>
    <w:lvl w:ilvl="0" w:tplc="62A81E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2E6E6401"/>
    <w:multiLevelType w:val="hybridMultilevel"/>
    <w:tmpl w:val="8FD08532"/>
    <w:lvl w:ilvl="0" w:tplc="67D4A7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2E8B355C"/>
    <w:multiLevelType w:val="hybridMultilevel"/>
    <w:tmpl w:val="A09E7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2F6E5994"/>
    <w:multiLevelType w:val="hybridMultilevel"/>
    <w:tmpl w:val="AB601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2FA3420C"/>
    <w:multiLevelType w:val="hybridMultilevel"/>
    <w:tmpl w:val="C2469960"/>
    <w:lvl w:ilvl="0" w:tplc="979E0912">
      <w:start w:val="1"/>
      <w:numFmt w:val="bullet"/>
      <w:pStyle w:val="BodyTextBullet"/>
      <w:lvlText w:val=""/>
      <w:lvlJc w:val="left"/>
      <w:pPr>
        <w:ind w:left="504" w:hanging="360"/>
      </w:pPr>
      <w:rPr>
        <w:rFonts w:ascii="Wingdings 2" w:hAnsi="Wingdings 2" w:hint="default"/>
        <w:caps w:val="0"/>
        <w:strike w:val="0"/>
        <w:dstrike w:val="0"/>
        <w:vanish w:val="0"/>
        <w:color w:val="45525A" w:themeColor="text1"/>
        <w:sz w:val="16"/>
        <w:u w:val="none"/>
        <w:vertAlign w:val="baseline"/>
      </w:rPr>
    </w:lvl>
    <w:lvl w:ilvl="1" w:tplc="B60EDC98">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15:restartNumberingAfterBreak="0">
    <w:nsid w:val="303F1CCD"/>
    <w:multiLevelType w:val="hybridMultilevel"/>
    <w:tmpl w:val="A058C558"/>
    <w:lvl w:ilvl="0" w:tplc="E90AC8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30986F10"/>
    <w:multiLevelType w:val="hybridMultilevel"/>
    <w:tmpl w:val="02920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31262DB3"/>
    <w:multiLevelType w:val="hybridMultilevel"/>
    <w:tmpl w:val="2E0289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32DD05F9"/>
    <w:multiLevelType w:val="hybridMultilevel"/>
    <w:tmpl w:val="9FC61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32E82266"/>
    <w:multiLevelType w:val="hybridMultilevel"/>
    <w:tmpl w:val="95DA67DE"/>
    <w:lvl w:ilvl="0" w:tplc="67CEB0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33411234"/>
    <w:multiLevelType w:val="hybridMultilevel"/>
    <w:tmpl w:val="6EE6F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336C712A"/>
    <w:multiLevelType w:val="hybridMultilevel"/>
    <w:tmpl w:val="5C685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33B314C8"/>
    <w:multiLevelType w:val="hybridMultilevel"/>
    <w:tmpl w:val="F2FC3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34C1049E"/>
    <w:multiLevelType w:val="hybridMultilevel"/>
    <w:tmpl w:val="10FE2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359D0C4A"/>
    <w:multiLevelType w:val="hybridMultilevel"/>
    <w:tmpl w:val="2A822BB4"/>
    <w:lvl w:ilvl="0" w:tplc="5A68E1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35D73741"/>
    <w:multiLevelType w:val="hybridMultilevel"/>
    <w:tmpl w:val="02221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365C32B2"/>
    <w:multiLevelType w:val="hybridMultilevel"/>
    <w:tmpl w:val="256AA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367F5958"/>
    <w:multiLevelType w:val="hybridMultilevel"/>
    <w:tmpl w:val="B90ECDDE"/>
    <w:lvl w:ilvl="0" w:tplc="DBD03B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36884B25"/>
    <w:multiLevelType w:val="hybridMultilevel"/>
    <w:tmpl w:val="1486C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36E34F67"/>
    <w:multiLevelType w:val="hybridMultilevel"/>
    <w:tmpl w:val="034011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38280AEF"/>
    <w:multiLevelType w:val="hybridMultilevel"/>
    <w:tmpl w:val="5D26E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3A06493A"/>
    <w:multiLevelType w:val="hybridMultilevel"/>
    <w:tmpl w:val="CCBA9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3AA33307"/>
    <w:multiLevelType w:val="hybridMultilevel"/>
    <w:tmpl w:val="931AC11E"/>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3B0D2BC5"/>
    <w:multiLevelType w:val="hybridMultilevel"/>
    <w:tmpl w:val="992A8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3B904740"/>
    <w:multiLevelType w:val="hybridMultilevel"/>
    <w:tmpl w:val="6BE835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2" w15:restartNumberingAfterBreak="0">
    <w:nsid w:val="3C0261BC"/>
    <w:multiLevelType w:val="hybridMultilevel"/>
    <w:tmpl w:val="6DCEDE24"/>
    <w:lvl w:ilvl="0" w:tplc="62DE63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3D4D6F9C"/>
    <w:multiLevelType w:val="hybridMultilevel"/>
    <w:tmpl w:val="6EE6F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3D6F005A"/>
    <w:multiLevelType w:val="hybridMultilevel"/>
    <w:tmpl w:val="410850C2"/>
    <w:lvl w:ilvl="0" w:tplc="C42C8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3D84265A"/>
    <w:multiLevelType w:val="hybridMultilevel"/>
    <w:tmpl w:val="2A0EB9A0"/>
    <w:lvl w:ilvl="0" w:tplc="4B8CC992">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3DBF7DAE"/>
    <w:multiLevelType w:val="hybridMultilevel"/>
    <w:tmpl w:val="A34E6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3E772268"/>
    <w:multiLevelType w:val="hybridMultilevel"/>
    <w:tmpl w:val="3BDCE2DE"/>
    <w:lvl w:ilvl="0" w:tplc="23F03B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3ECC4C3F"/>
    <w:multiLevelType w:val="hybridMultilevel"/>
    <w:tmpl w:val="49605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3F4D39DA"/>
    <w:multiLevelType w:val="hybridMultilevel"/>
    <w:tmpl w:val="240073BE"/>
    <w:lvl w:ilvl="0" w:tplc="A3244E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400252A3"/>
    <w:multiLevelType w:val="hybridMultilevel"/>
    <w:tmpl w:val="54828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400950D5"/>
    <w:multiLevelType w:val="hybridMultilevel"/>
    <w:tmpl w:val="35E2704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42736E94"/>
    <w:multiLevelType w:val="hybridMultilevel"/>
    <w:tmpl w:val="04F6CB9A"/>
    <w:lvl w:ilvl="0" w:tplc="127A40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43B40D78"/>
    <w:multiLevelType w:val="hybridMultilevel"/>
    <w:tmpl w:val="B1442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44232FDB"/>
    <w:multiLevelType w:val="hybridMultilevel"/>
    <w:tmpl w:val="23C24E92"/>
    <w:lvl w:ilvl="0" w:tplc="FA52E1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44540C1D"/>
    <w:multiLevelType w:val="hybridMultilevel"/>
    <w:tmpl w:val="BA340D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448310ED"/>
    <w:multiLevelType w:val="hybridMultilevel"/>
    <w:tmpl w:val="25242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44912FE7"/>
    <w:multiLevelType w:val="hybridMultilevel"/>
    <w:tmpl w:val="C3B0A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44925C30"/>
    <w:multiLevelType w:val="hybridMultilevel"/>
    <w:tmpl w:val="B636AFE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44FA78B2"/>
    <w:multiLevelType w:val="hybridMultilevel"/>
    <w:tmpl w:val="D79E6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46074AD9"/>
    <w:multiLevelType w:val="hybridMultilevel"/>
    <w:tmpl w:val="7AF0E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46643AF6"/>
    <w:multiLevelType w:val="multilevel"/>
    <w:tmpl w:val="CDC0BDEE"/>
    <w:lvl w:ilvl="0">
      <w:start w:val="1"/>
      <w:numFmt w:val="decimal"/>
      <w:pStyle w:val="UseCase"/>
      <w:lvlText w:val="Test Case.%1"/>
      <w:lvlJc w:val="left"/>
      <w:pPr>
        <w:tabs>
          <w:tab w:val="num" w:pos="72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62" w15:restartNumberingAfterBreak="0">
    <w:nsid w:val="46A01DE0"/>
    <w:multiLevelType w:val="hybridMultilevel"/>
    <w:tmpl w:val="84680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470D0B98"/>
    <w:multiLevelType w:val="hybridMultilevel"/>
    <w:tmpl w:val="0980E84E"/>
    <w:lvl w:ilvl="0" w:tplc="0C7C5D1C">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48CC71AC"/>
    <w:multiLevelType w:val="hybridMultilevel"/>
    <w:tmpl w:val="3C3C177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4971278F"/>
    <w:multiLevelType w:val="hybridMultilevel"/>
    <w:tmpl w:val="8C82B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49F03978"/>
    <w:multiLevelType w:val="hybridMultilevel"/>
    <w:tmpl w:val="3EC45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4AAC6CC3"/>
    <w:multiLevelType w:val="hybridMultilevel"/>
    <w:tmpl w:val="AAB45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4B4F50AF"/>
    <w:multiLevelType w:val="hybridMultilevel"/>
    <w:tmpl w:val="0C242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4B694E7B"/>
    <w:multiLevelType w:val="hybridMultilevel"/>
    <w:tmpl w:val="14846532"/>
    <w:lvl w:ilvl="0" w:tplc="CFB01AE2">
      <w:start w:val="1"/>
      <w:numFmt w:val="bullet"/>
      <w:lvlText w:val=""/>
      <w:lvlJc w:val="left"/>
      <w:pPr>
        <w:tabs>
          <w:tab w:val="num" w:pos="720"/>
        </w:tabs>
        <w:ind w:left="720" w:hanging="360"/>
      </w:pPr>
      <w:rPr>
        <w:rFonts w:ascii="Wingdings 2" w:hAnsi="Wingdings 2" w:hint="default"/>
      </w:rPr>
    </w:lvl>
    <w:lvl w:ilvl="1" w:tplc="C0C6E68E">
      <w:start w:val="1"/>
      <w:numFmt w:val="bullet"/>
      <w:lvlText w:val=""/>
      <w:lvlJc w:val="left"/>
      <w:pPr>
        <w:tabs>
          <w:tab w:val="num" w:pos="1440"/>
        </w:tabs>
        <w:ind w:left="1440" w:hanging="360"/>
      </w:pPr>
      <w:rPr>
        <w:rFonts w:ascii="Wingdings 2" w:hAnsi="Wingdings 2" w:hint="default"/>
      </w:rPr>
    </w:lvl>
    <w:lvl w:ilvl="2" w:tplc="8166B338" w:tentative="1">
      <w:start w:val="1"/>
      <w:numFmt w:val="bullet"/>
      <w:lvlText w:val=""/>
      <w:lvlJc w:val="left"/>
      <w:pPr>
        <w:tabs>
          <w:tab w:val="num" w:pos="2160"/>
        </w:tabs>
        <w:ind w:left="2160" w:hanging="360"/>
      </w:pPr>
      <w:rPr>
        <w:rFonts w:ascii="Wingdings 2" w:hAnsi="Wingdings 2" w:hint="default"/>
      </w:rPr>
    </w:lvl>
    <w:lvl w:ilvl="3" w:tplc="F488C1E6" w:tentative="1">
      <w:start w:val="1"/>
      <w:numFmt w:val="bullet"/>
      <w:lvlText w:val=""/>
      <w:lvlJc w:val="left"/>
      <w:pPr>
        <w:tabs>
          <w:tab w:val="num" w:pos="2880"/>
        </w:tabs>
        <w:ind w:left="2880" w:hanging="360"/>
      </w:pPr>
      <w:rPr>
        <w:rFonts w:ascii="Wingdings 2" w:hAnsi="Wingdings 2" w:hint="default"/>
      </w:rPr>
    </w:lvl>
    <w:lvl w:ilvl="4" w:tplc="513E4E9A" w:tentative="1">
      <w:start w:val="1"/>
      <w:numFmt w:val="bullet"/>
      <w:lvlText w:val=""/>
      <w:lvlJc w:val="left"/>
      <w:pPr>
        <w:tabs>
          <w:tab w:val="num" w:pos="3600"/>
        </w:tabs>
        <w:ind w:left="3600" w:hanging="360"/>
      </w:pPr>
      <w:rPr>
        <w:rFonts w:ascii="Wingdings 2" w:hAnsi="Wingdings 2" w:hint="default"/>
      </w:rPr>
    </w:lvl>
    <w:lvl w:ilvl="5" w:tplc="C354101E" w:tentative="1">
      <w:start w:val="1"/>
      <w:numFmt w:val="bullet"/>
      <w:lvlText w:val=""/>
      <w:lvlJc w:val="left"/>
      <w:pPr>
        <w:tabs>
          <w:tab w:val="num" w:pos="4320"/>
        </w:tabs>
        <w:ind w:left="4320" w:hanging="360"/>
      </w:pPr>
      <w:rPr>
        <w:rFonts w:ascii="Wingdings 2" w:hAnsi="Wingdings 2" w:hint="default"/>
      </w:rPr>
    </w:lvl>
    <w:lvl w:ilvl="6" w:tplc="8AEC0124" w:tentative="1">
      <w:start w:val="1"/>
      <w:numFmt w:val="bullet"/>
      <w:lvlText w:val=""/>
      <w:lvlJc w:val="left"/>
      <w:pPr>
        <w:tabs>
          <w:tab w:val="num" w:pos="5040"/>
        </w:tabs>
        <w:ind w:left="5040" w:hanging="360"/>
      </w:pPr>
      <w:rPr>
        <w:rFonts w:ascii="Wingdings 2" w:hAnsi="Wingdings 2" w:hint="default"/>
      </w:rPr>
    </w:lvl>
    <w:lvl w:ilvl="7" w:tplc="3A7C33A2" w:tentative="1">
      <w:start w:val="1"/>
      <w:numFmt w:val="bullet"/>
      <w:lvlText w:val=""/>
      <w:lvlJc w:val="left"/>
      <w:pPr>
        <w:tabs>
          <w:tab w:val="num" w:pos="5760"/>
        </w:tabs>
        <w:ind w:left="5760" w:hanging="360"/>
      </w:pPr>
      <w:rPr>
        <w:rFonts w:ascii="Wingdings 2" w:hAnsi="Wingdings 2" w:hint="default"/>
      </w:rPr>
    </w:lvl>
    <w:lvl w:ilvl="8" w:tplc="5BCC0086" w:tentative="1">
      <w:start w:val="1"/>
      <w:numFmt w:val="bullet"/>
      <w:lvlText w:val=""/>
      <w:lvlJc w:val="left"/>
      <w:pPr>
        <w:tabs>
          <w:tab w:val="num" w:pos="6480"/>
        </w:tabs>
        <w:ind w:left="6480" w:hanging="360"/>
      </w:pPr>
      <w:rPr>
        <w:rFonts w:ascii="Wingdings 2" w:hAnsi="Wingdings 2" w:hint="default"/>
      </w:rPr>
    </w:lvl>
  </w:abstractNum>
  <w:abstractNum w:abstractNumId="170" w15:restartNumberingAfterBreak="0">
    <w:nsid w:val="4BBE7F49"/>
    <w:multiLevelType w:val="hybridMultilevel"/>
    <w:tmpl w:val="4FC239D0"/>
    <w:lvl w:ilvl="0" w:tplc="30C8E19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4BD0296B"/>
    <w:multiLevelType w:val="hybridMultilevel"/>
    <w:tmpl w:val="4738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4BDF6E47"/>
    <w:multiLevelType w:val="hybridMultilevel"/>
    <w:tmpl w:val="C608A83C"/>
    <w:lvl w:ilvl="0" w:tplc="8C9815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4C0238F1"/>
    <w:multiLevelType w:val="hybridMultilevel"/>
    <w:tmpl w:val="86063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4CC44D32"/>
    <w:multiLevelType w:val="hybridMultilevel"/>
    <w:tmpl w:val="69E04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4D5D33B0"/>
    <w:multiLevelType w:val="hybridMultilevel"/>
    <w:tmpl w:val="4128E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4E334840"/>
    <w:multiLevelType w:val="hybridMultilevel"/>
    <w:tmpl w:val="29EA3E56"/>
    <w:lvl w:ilvl="0" w:tplc="630AD5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4E3F0252"/>
    <w:multiLevelType w:val="hybridMultilevel"/>
    <w:tmpl w:val="C100C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4EDD4165"/>
    <w:multiLevelType w:val="hybridMultilevel"/>
    <w:tmpl w:val="23C6AC5A"/>
    <w:lvl w:ilvl="0" w:tplc="08168C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4F827D66"/>
    <w:multiLevelType w:val="hybridMultilevel"/>
    <w:tmpl w:val="8BEAF77E"/>
    <w:lvl w:ilvl="0" w:tplc="461E49AA">
      <w:start w:val="1"/>
      <w:numFmt w:val="bullet"/>
      <w:pStyle w:val="TableBullet4"/>
      <w:lvlText w:val="−"/>
      <w:lvlJc w:val="left"/>
      <w:pPr>
        <w:ind w:left="720" w:hanging="360"/>
      </w:pPr>
      <w:rPr>
        <w:rFonts w:ascii="Proxima Nova Lt" w:hAnsi="Proxima Nova Lt" w:hint="default"/>
        <w:sz w:val="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50285CFB"/>
    <w:multiLevelType w:val="hybridMultilevel"/>
    <w:tmpl w:val="8F4CD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50E23DC5"/>
    <w:multiLevelType w:val="hybridMultilevel"/>
    <w:tmpl w:val="D6201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512A702E"/>
    <w:multiLevelType w:val="hybridMultilevel"/>
    <w:tmpl w:val="BEDA6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51770A32"/>
    <w:multiLevelType w:val="hybridMultilevel"/>
    <w:tmpl w:val="8A00B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518A56BF"/>
    <w:multiLevelType w:val="hybridMultilevel"/>
    <w:tmpl w:val="784C8B9A"/>
    <w:lvl w:ilvl="0" w:tplc="104CB332">
      <w:start w:val="1"/>
      <w:numFmt w:val="bullet"/>
      <w:pStyle w:val="Bullet4"/>
      <w:lvlText w:val="−"/>
      <w:lvlJc w:val="left"/>
      <w:pPr>
        <w:ind w:left="720" w:hanging="360"/>
      </w:pPr>
      <w:rPr>
        <w:rFonts w:ascii="Proxima Nova Lt" w:hAnsi="Proxima Nova Lt"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51CC44B0"/>
    <w:multiLevelType w:val="hybridMultilevel"/>
    <w:tmpl w:val="BBB80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51D63BE6"/>
    <w:multiLevelType w:val="hybridMultilevel"/>
    <w:tmpl w:val="43C44BDA"/>
    <w:lvl w:ilvl="0" w:tplc="685859C0">
      <w:start w:val="1"/>
      <w:numFmt w:val="bullet"/>
      <w:lvlText w:val=""/>
      <w:lvlJc w:val="left"/>
      <w:pPr>
        <w:tabs>
          <w:tab w:val="num" w:pos="720"/>
        </w:tabs>
        <w:ind w:left="720" w:hanging="360"/>
      </w:pPr>
      <w:rPr>
        <w:rFonts w:ascii="Wingdings 2" w:hAnsi="Wingdings 2" w:hint="default"/>
      </w:rPr>
    </w:lvl>
    <w:lvl w:ilvl="1" w:tplc="80E8B34C">
      <w:start w:val="21"/>
      <w:numFmt w:val="bullet"/>
      <w:lvlText w:val=""/>
      <w:lvlJc w:val="left"/>
      <w:pPr>
        <w:tabs>
          <w:tab w:val="num" w:pos="1440"/>
        </w:tabs>
        <w:ind w:left="1440" w:hanging="360"/>
      </w:pPr>
      <w:rPr>
        <w:rFonts w:ascii="Wingdings 2" w:hAnsi="Wingdings 2" w:hint="default"/>
      </w:rPr>
    </w:lvl>
    <w:lvl w:ilvl="2" w:tplc="1C3EF61E" w:tentative="1">
      <w:start w:val="1"/>
      <w:numFmt w:val="bullet"/>
      <w:lvlText w:val=""/>
      <w:lvlJc w:val="left"/>
      <w:pPr>
        <w:tabs>
          <w:tab w:val="num" w:pos="2160"/>
        </w:tabs>
        <w:ind w:left="2160" w:hanging="360"/>
      </w:pPr>
      <w:rPr>
        <w:rFonts w:ascii="Wingdings 2" w:hAnsi="Wingdings 2" w:hint="default"/>
      </w:rPr>
    </w:lvl>
    <w:lvl w:ilvl="3" w:tplc="6AF6DE0C" w:tentative="1">
      <w:start w:val="1"/>
      <w:numFmt w:val="bullet"/>
      <w:lvlText w:val=""/>
      <w:lvlJc w:val="left"/>
      <w:pPr>
        <w:tabs>
          <w:tab w:val="num" w:pos="2880"/>
        </w:tabs>
        <w:ind w:left="2880" w:hanging="360"/>
      </w:pPr>
      <w:rPr>
        <w:rFonts w:ascii="Wingdings 2" w:hAnsi="Wingdings 2" w:hint="default"/>
      </w:rPr>
    </w:lvl>
    <w:lvl w:ilvl="4" w:tplc="11DC6DD8" w:tentative="1">
      <w:start w:val="1"/>
      <w:numFmt w:val="bullet"/>
      <w:lvlText w:val=""/>
      <w:lvlJc w:val="left"/>
      <w:pPr>
        <w:tabs>
          <w:tab w:val="num" w:pos="3600"/>
        </w:tabs>
        <w:ind w:left="3600" w:hanging="360"/>
      </w:pPr>
      <w:rPr>
        <w:rFonts w:ascii="Wingdings 2" w:hAnsi="Wingdings 2" w:hint="default"/>
      </w:rPr>
    </w:lvl>
    <w:lvl w:ilvl="5" w:tplc="738C4D92" w:tentative="1">
      <w:start w:val="1"/>
      <w:numFmt w:val="bullet"/>
      <w:lvlText w:val=""/>
      <w:lvlJc w:val="left"/>
      <w:pPr>
        <w:tabs>
          <w:tab w:val="num" w:pos="4320"/>
        </w:tabs>
        <w:ind w:left="4320" w:hanging="360"/>
      </w:pPr>
      <w:rPr>
        <w:rFonts w:ascii="Wingdings 2" w:hAnsi="Wingdings 2" w:hint="default"/>
      </w:rPr>
    </w:lvl>
    <w:lvl w:ilvl="6" w:tplc="3C04E210" w:tentative="1">
      <w:start w:val="1"/>
      <w:numFmt w:val="bullet"/>
      <w:lvlText w:val=""/>
      <w:lvlJc w:val="left"/>
      <w:pPr>
        <w:tabs>
          <w:tab w:val="num" w:pos="5040"/>
        </w:tabs>
        <w:ind w:left="5040" w:hanging="360"/>
      </w:pPr>
      <w:rPr>
        <w:rFonts w:ascii="Wingdings 2" w:hAnsi="Wingdings 2" w:hint="default"/>
      </w:rPr>
    </w:lvl>
    <w:lvl w:ilvl="7" w:tplc="12E43102" w:tentative="1">
      <w:start w:val="1"/>
      <w:numFmt w:val="bullet"/>
      <w:lvlText w:val=""/>
      <w:lvlJc w:val="left"/>
      <w:pPr>
        <w:tabs>
          <w:tab w:val="num" w:pos="5760"/>
        </w:tabs>
        <w:ind w:left="5760" w:hanging="360"/>
      </w:pPr>
      <w:rPr>
        <w:rFonts w:ascii="Wingdings 2" w:hAnsi="Wingdings 2" w:hint="default"/>
      </w:rPr>
    </w:lvl>
    <w:lvl w:ilvl="8" w:tplc="A392C51E" w:tentative="1">
      <w:start w:val="1"/>
      <w:numFmt w:val="bullet"/>
      <w:lvlText w:val=""/>
      <w:lvlJc w:val="left"/>
      <w:pPr>
        <w:tabs>
          <w:tab w:val="num" w:pos="6480"/>
        </w:tabs>
        <w:ind w:left="6480" w:hanging="360"/>
      </w:pPr>
      <w:rPr>
        <w:rFonts w:ascii="Wingdings 2" w:hAnsi="Wingdings 2" w:hint="default"/>
      </w:rPr>
    </w:lvl>
  </w:abstractNum>
  <w:abstractNum w:abstractNumId="187" w15:restartNumberingAfterBreak="0">
    <w:nsid w:val="527C2CB4"/>
    <w:multiLevelType w:val="hybridMultilevel"/>
    <w:tmpl w:val="85CC8852"/>
    <w:lvl w:ilvl="0" w:tplc="1ABE6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52961D3A"/>
    <w:multiLevelType w:val="hybridMultilevel"/>
    <w:tmpl w:val="D3527CF0"/>
    <w:lvl w:ilvl="0" w:tplc="4F363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529F7728"/>
    <w:multiLevelType w:val="hybridMultilevel"/>
    <w:tmpl w:val="1C425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538A160A"/>
    <w:multiLevelType w:val="hybridMultilevel"/>
    <w:tmpl w:val="3EB29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53B749F4"/>
    <w:multiLevelType w:val="hybridMultilevel"/>
    <w:tmpl w:val="97C6EF0E"/>
    <w:lvl w:ilvl="0" w:tplc="47FCDF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54B02B6A"/>
    <w:multiLevelType w:val="hybridMultilevel"/>
    <w:tmpl w:val="8D7A150C"/>
    <w:lvl w:ilvl="0" w:tplc="E7E4D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565C3E2A"/>
    <w:multiLevelType w:val="hybridMultilevel"/>
    <w:tmpl w:val="0F1060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4" w15:restartNumberingAfterBreak="0">
    <w:nsid w:val="57A87F01"/>
    <w:multiLevelType w:val="hybridMultilevel"/>
    <w:tmpl w:val="4E905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57AC3950"/>
    <w:multiLevelType w:val="hybridMultilevel"/>
    <w:tmpl w:val="BE262ACA"/>
    <w:lvl w:ilvl="0" w:tplc="A32EB8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587E13D2"/>
    <w:multiLevelType w:val="hybridMultilevel"/>
    <w:tmpl w:val="39C0E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59060679"/>
    <w:multiLevelType w:val="hybridMultilevel"/>
    <w:tmpl w:val="FEE2D8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59303F0A"/>
    <w:multiLevelType w:val="hybridMultilevel"/>
    <w:tmpl w:val="59407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59BA798B"/>
    <w:multiLevelType w:val="hybridMultilevel"/>
    <w:tmpl w:val="43CAF69C"/>
    <w:lvl w:ilvl="0" w:tplc="2E20F4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59D468F0"/>
    <w:multiLevelType w:val="hybridMultilevel"/>
    <w:tmpl w:val="0DAE4F66"/>
    <w:lvl w:ilvl="0" w:tplc="052815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5A547F6A"/>
    <w:multiLevelType w:val="hybridMultilevel"/>
    <w:tmpl w:val="E54AF060"/>
    <w:lvl w:ilvl="0" w:tplc="886AF41E">
      <w:start w:val="1"/>
      <w:numFmt w:val="decimal"/>
      <w:lvlText w:val="TC.%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2" w15:restartNumberingAfterBreak="0">
    <w:nsid w:val="5B3141E5"/>
    <w:multiLevelType w:val="hybridMultilevel"/>
    <w:tmpl w:val="48CE5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5C125AA0"/>
    <w:multiLevelType w:val="hybridMultilevel"/>
    <w:tmpl w:val="9384B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5C334A40"/>
    <w:multiLevelType w:val="hybridMultilevel"/>
    <w:tmpl w:val="6AA25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5C3A6CE9"/>
    <w:multiLevelType w:val="hybridMultilevel"/>
    <w:tmpl w:val="60BC7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5CE57E29"/>
    <w:multiLevelType w:val="hybridMultilevel"/>
    <w:tmpl w:val="6BF03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5CE632E4"/>
    <w:multiLevelType w:val="hybridMultilevel"/>
    <w:tmpl w:val="7D886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5D4265F0"/>
    <w:multiLevelType w:val="hybridMultilevel"/>
    <w:tmpl w:val="DBDE5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15:restartNumberingAfterBreak="0">
    <w:nsid w:val="5D583A43"/>
    <w:multiLevelType w:val="hybridMultilevel"/>
    <w:tmpl w:val="ADD68682"/>
    <w:lvl w:ilvl="0" w:tplc="04090001">
      <w:start w:val="1"/>
      <w:numFmt w:val="bullet"/>
      <w:lvlText w:val=""/>
      <w:lvlJc w:val="left"/>
      <w:pPr>
        <w:ind w:left="720" w:hanging="360"/>
      </w:pPr>
      <w:rPr>
        <w:rFonts w:ascii="Symbol" w:hAnsi="Symbol" w:hint="default"/>
      </w:rPr>
    </w:lvl>
    <w:lvl w:ilvl="1" w:tplc="2622514A">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15:restartNumberingAfterBreak="0">
    <w:nsid w:val="5D891EE2"/>
    <w:multiLevelType w:val="hybridMultilevel"/>
    <w:tmpl w:val="DB2CC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5DA36D8E"/>
    <w:multiLevelType w:val="hybridMultilevel"/>
    <w:tmpl w:val="71683580"/>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15:restartNumberingAfterBreak="0">
    <w:nsid w:val="5DD87985"/>
    <w:multiLevelType w:val="hybridMultilevel"/>
    <w:tmpl w:val="4E7A2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13" w15:restartNumberingAfterBreak="0">
    <w:nsid w:val="5E1753A3"/>
    <w:multiLevelType w:val="hybridMultilevel"/>
    <w:tmpl w:val="D34ED44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5EDB3AC2"/>
    <w:multiLevelType w:val="hybridMultilevel"/>
    <w:tmpl w:val="E6889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5F9D5E87"/>
    <w:multiLevelType w:val="hybridMultilevel"/>
    <w:tmpl w:val="4AA2A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6063793A"/>
    <w:multiLevelType w:val="hybridMultilevel"/>
    <w:tmpl w:val="1B1C7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615D06EF"/>
    <w:multiLevelType w:val="hybridMultilevel"/>
    <w:tmpl w:val="015EE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61750B24"/>
    <w:multiLevelType w:val="hybridMultilevel"/>
    <w:tmpl w:val="263E7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618B6215"/>
    <w:multiLevelType w:val="hybridMultilevel"/>
    <w:tmpl w:val="F03A9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15:restartNumberingAfterBreak="0">
    <w:nsid w:val="61FE0B23"/>
    <w:multiLevelType w:val="hybridMultilevel"/>
    <w:tmpl w:val="E74AB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15:restartNumberingAfterBreak="0">
    <w:nsid w:val="627F776E"/>
    <w:multiLevelType w:val="hybridMultilevel"/>
    <w:tmpl w:val="1E668D0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15:restartNumberingAfterBreak="0">
    <w:nsid w:val="654A079B"/>
    <w:multiLevelType w:val="hybridMultilevel"/>
    <w:tmpl w:val="DE32BD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15:restartNumberingAfterBreak="0">
    <w:nsid w:val="65EA7FF9"/>
    <w:multiLevelType w:val="hybridMultilevel"/>
    <w:tmpl w:val="86C00CAC"/>
    <w:lvl w:ilvl="0" w:tplc="17C06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15:restartNumberingAfterBreak="0">
    <w:nsid w:val="66005866"/>
    <w:multiLevelType w:val="hybridMultilevel"/>
    <w:tmpl w:val="27A8C32E"/>
    <w:lvl w:ilvl="0" w:tplc="716840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662028ED"/>
    <w:multiLevelType w:val="hybridMultilevel"/>
    <w:tmpl w:val="AE8CC97A"/>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15:restartNumberingAfterBreak="0">
    <w:nsid w:val="666E4836"/>
    <w:multiLevelType w:val="hybridMultilevel"/>
    <w:tmpl w:val="E9CE2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671556E3"/>
    <w:multiLevelType w:val="hybridMultilevel"/>
    <w:tmpl w:val="26D4D8BE"/>
    <w:lvl w:ilvl="0" w:tplc="17A436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15:restartNumberingAfterBreak="0">
    <w:nsid w:val="672C4AFE"/>
    <w:multiLevelType w:val="hybridMultilevel"/>
    <w:tmpl w:val="7EF05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15:restartNumberingAfterBreak="0">
    <w:nsid w:val="67BC5579"/>
    <w:multiLevelType w:val="hybridMultilevel"/>
    <w:tmpl w:val="2F7AA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15:restartNumberingAfterBreak="0">
    <w:nsid w:val="67D52665"/>
    <w:multiLevelType w:val="hybridMultilevel"/>
    <w:tmpl w:val="6D3AEC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15:restartNumberingAfterBreak="0">
    <w:nsid w:val="6806734F"/>
    <w:multiLevelType w:val="hybridMultilevel"/>
    <w:tmpl w:val="C26069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15:restartNumberingAfterBreak="0">
    <w:nsid w:val="68CF2A41"/>
    <w:multiLevelType w:val="hybridMultilevel"/>
    <w:tmpl w:val="936E5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15:restartNumberingAfterBreak="0">
    <w:nsid w:val="68D34459"/>
    <w:multiLevelType w:val="hybridMultilevel"/>
    <w:tmpl w:val="A680E9B0"/>
    <w:lvl w:ilvl="0" w:tplc="D60665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15:restartNumberingAfterBreak="0">
    <w:nsid w:val="692342A8"/>
    <w:multiLevelType w:val="hybridMultilevel"/>
    <w:tmpl w:val="F828C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69343104"/>
    <w:multiLevelType w:val="hybridMultilevel"/>
    <w:tmpl w:val="4118B72A"/>
    <w:lvl w:ilvl="0" w:tplc="5C048EF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15:restartNumberingAfterBreak="0">
    <w:nsid w:val="6A686A43"/>
    <w:multiLevelType w:val="hybridMultilevel"/>
    <w:tmpl w:val="5B44A1C2"/>
    <w:lvl w:ilvl="0" w:tplc="6330A31E">
      <w:start w:val="1"/>
      <w:numFmt w:val="lowerRoman"/>
      <w:pStyle w:val="Numberedlist-roman"/>
      <w:lvlText w:val="%1."/>
      <w:lvlJc w:val="left"/>
      <w:pPr>
        <w:ind w:left="864" w:hanging="504"/>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7" w15:restartNumberingAfterBreak="0">
    <w:nsid w:val="6A725E7E"/>
    <w:multiLevelType w:val="hybridMultilevel"/>
    <w:tmpl w:val="89BC6B84"/>
    <w:lvl w:ilvl="0" w:tplc="4A807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15:restartNumberingAfterBreak="0">
    <w:nsid w:val="6B295B39"/>
    <w:multiLevelType w:val="hybridMultilevel"/>
    <w:tmpl w:val="BFD87158"/>
    <w:lvl w:ilvl="0" w:tplc="35E4C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15:restartNumberingAfterBreak="0">
    <w:nsid w:val="6B974DF5"/>
    <w:multiLevelType w:val="hybridMultilevel"/>
    <w:tmpl w:val="E2D47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15:restartNumberingAfterBreak="0">
    <w:nsid w:val="6BE626E9"/>
    <w:multiLevelType w:val="hybridMultilevel"/>
    <w:tmpl w:val="C1124BE8"/>
    <w:lvl w:ilvl="0" w:tplc="62000D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15:restartNumberingAfterBreak="0">
    <w:nsid w:val="6C2E6171"/>
    <w:multiLevelType w:val="hybridMultilevel"/>
    <w:tmpl w:val="FC6E8F2E"/>
    <w:lvl w:ilvl="0" w:tplc="F10259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15:restartNumberingAfterBreak="0">
    <w:nsid w:val="6C425E65"/>
    <w:multiLevelType w:val="hybridMultilevel"/>
    <w:tmpl w:val="38881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15:restartNumberingAfterBreak="0">
    <w:nsid w:val="6CB82AB1"/>
    <w:multiLevelType w:val="hybridMultilevel"/>
    <w:tmpl w:val="F698E29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6CC87A55"/>
    <w:multiLevelType w:val="hybridMultilevel"/>
    <w:tmpl w:val="A984C2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15:restartNumberingAfterBreak="0">
    <w:nsid w:val="6CFE13BE"/>
    <w:multiLevelType w:val="hybridMultilevel"/>
    <w:tmpl w:val="1512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15:restartNumberingAfterBreak="0">
    <w:nsid w:val="6DCF6BB0"/>
    <w:multiLevelType w:val="hybridMultilevel"/>
    <w:tmpl w:val="997249CC"/>
    <w:lvl w:ilvl="0" w:tplc="9E361F56">
      <w:start w:val="1"/>
      <w:numFmt w:val="bullet"/>
      <w:pStyle w:val="Bullet3"/>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15:restartNumberingAfterBreak="0">
    <w:nsid w:val="6DD13DDC"/>
    <w:multiLevelType w:val="hybridMultilevel"/>
    <w:tmpl w:val="DEDC272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6E2D7445"/>
    <w:multiLevelType w:val="hybridMultilevel"/>
    <w:tmpl w:val="72F8F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15:restartNumberingAfterBreak="0">
    <w:nsid w:val="6E626941"/>
    <w:multiLevelType w:val="hybridMultilevel"/>
    <w:tmpl w:val="7B9C911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15:restartNumberingAfterBreak="0">
    <w:nsid w:val="6EA21238"/>
    <w:multiLevelType w:val="hybridMultilevel"/>
    <w:tmpl w:val="82FA1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15:restartNumberingAfterBreak="0">
    <w:nsid w:val="6F7A7BA5"/>
    <w:multiLevelType w:val="hybridMultilevel"/>
    <w:tmpl w:val="5406B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2" w15:restartNumberingAfterBreak="0">
    <w:nsid w:val="6F957308"/>
    <w:multiLevelType w:val="hybridMultilevel"/>
    <w:tmpl w:val="9ED00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15:restartNumberingAfterBreak="0">
    <w:nsid w:val="6F962AF1"/>
    <w:multiLevelType w:val="hybridMultilevel"/>
    <w:tmpl w:val="A2089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4" w15:restartNumberingAfterBreak="0">
    <w:nsid w:val="6FA60B46"/>
    <w:multiLevelType w:val="hybridMultilevel"/>
    <w:tmpl w:val="7C86B478"/>
    <w:lvl w:ilvl="0" w:tplc="4DBA46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15:restartNumberingAfterBreak="0">
    <w:nsid w:val="6FD046DB"/>
    <w:multiLevelType w:val="hybridMultilevel"/>
    <w:tmpl w:val="1BA04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15:restartNumberingAfterBreak="0">
    <w:nsid w:val="7057787C"/>
    <w:multiLevelType w:val="hybridMultilevel"/>
    <w:tmpl w:val="D8CC8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70DF6793"/>
    <w:multiLevelType w:val="multilevel"/>
    <w:tmpl w:val="6F3CA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8" w15:restartNumberingAfterBreak="0">
    <w:nsid w:val="70F07958"/>
    <w:multiLevelType w:val="hybridMultilevel"/>
    <w:tmpl w:val="EE1A0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9" w15:restartNumberingAfterBreak="0">
    <w:nsid w:val="70F40FE3"/>
    <w:multiLevelType w:val="hybridMultilevel"/>
    <w:tmpl w:val="3A842D3C"/>
    <w:lvl w:ilvl="0" w:tplc="208E35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0" w15:restartNumberingAfterBreak="0">
    <w:nsid w:val="71CD1A53"/>
    <w:multiLevelType w:val="hybridMultilevel"/>
    <w:tmpl w:val="129667F8"/>
    <w:lvl w:ilvl="0" w:tplc="FDD8E866">
      <w:start w:val="1"/>
      <w:numFmt w:val="decimal"/>
      <w:lvlText w:val="%1."/>
      <w:lvlJc w:val="left"/>
      <w:pPr>
        <w:ind w:left="720" w:hanging="360"/>
      </w:pPr>
      <w:rPr>
        <w:rFonts w:hint="default"/>
        <w:color w:val="auto"/>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1" w15:restartNumberingAfterBreak="0">
    <w:nsid w:val="721E37A3"/>
    <w:multiLevelType w:val="hybridMultilevel"/>
    <w:tmpl w:val="5C5A66BE"/>
    <w:lvl w:ilvl="0" w:tplc="889A11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15:restartNumberingAfterBreak="0">
    <w:nsid w:val="723C2EC9"/>
    <w:multiLevelType w:val="hybridMultilevel"/>
    <w:tmpl w:val="FC781558"/>
    <w:lvl w:ilvl="0" w:tplc="0360F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3" w15:restartNumberingAfterBreak="0">
    <w:nsid w:val="72766467"/>
    <w:multiLevelType w:val="hybridMultilevel"/>
    <w:tmpl w:val="FC5A8C14"/>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15:restartNumberingAfterBreak="0">
    <w:nsid w:val="736D5F4B"/>
    <w:multiLevelType w:val="hybridMultilevel"/>
    <w:tmpl w:val="0F266C6C"/>
    <w:lvl w:ilvl="0" w:tplc="A12A5E4C">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15:restartNumberingAfterBreak="0">
    <w:nsid w:val="7398693F"/>
    <w:multiLevelType w:val="hybridMultilevel"/>
    <w:tmpl w:val="6F7A03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15:restartNumberingAfterBreak="0">
    <w:nsid w:val="74262CE8"/>
    <w:multiLevelType w:val="hybridMultilevel"/>
    <w:tmpl w:val="1068E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15:restartNumberingAfterBreak="0">
    <w:nsid w:val="744F4485"/>
    <w:multiLevelType w:val="hybridMultilevel"/>
    <w:tmpl w:val="DDC0C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15:restartNumberingAfterBreak="0">
    <w:nsid w:val="749B2D12"/>
    <w:multiLevelType w:val="hybridMultilevel"/>
    <w:tmpl w:val="99F0F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15:restartNumberingAfterBreak="0">
    <w:nsid w:val="74A36031"/>
    <w:multiLevelType w:val="hybridMultilevel"/>
    <w:tmpl w:val="A1CA402E"/>
    <w:lvl w:ilvl="0" w:tplc="8CF03B4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0" w15:restartNumberingAfterBreak="0">
    <w:nsid w:val="74AE0E14"/>
    <w:multiLevelType w:val="hybridMultilevel"/>
    <w:tmpl w:val="9384B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15:restartNumberingAfterBreak="0">
    <w:nsid w:val="74B47F4F"/>
    <w:multiLevelType w:val="hybridMultilevel"/>
    <w:tmpl w:val="7C0C64AC"/>
    <w:lvl w:ilvl="0" w:tplc="EE968B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2" w15:restartNumberingAfterBreak="0">
    <w:nsid w:val="74DA13C6"/>
    <w:multiLevelType w:val="hybridMultilevel"/>
    <w:tmpl w:val="744E5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3" w15:restartNumberingAfterBreak="0">
    <w:nsid w:val="74DF6B1F"/>
    <w:multiLevelType w:val="multilevel"/>
    <w:tmpl w:val="92AC4B4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4" w15:restartNumberingAfterBreak="0">
    <w:nsid w:val="74FC3588"/>
    <w:multiLevelType w:val="hybridMultilevel"/>
    <w:tmpl w:val="BE041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5" w15:restartNumberingAfterBreak="0">
    <w:nsid w:val="75435A4B"/>
    <w:multiLevelType w:val="hybridMultilevel"/>
    <w:tmpl w:val="8B166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15:restartNumberingAfterBreak="0">
    <w:nsid w:val="755B7FF8"/>
    <w:multiLevelType w:val="hybridMultilevel"/>
    <w:tmpl w:val="0FDE30D0"/>
    <w:lvl w:ilvl="0" w:tplc="04090001">
      <w:start w:val="1"/>
      <w:numFmt w:val="bullet"/>
      <w:lvlText w:val=""/>
      <w:lvlJc w:val="left"/>
      <w:pPr>
        <w:ind w:left="720" w:hanging="360"/>
      </w:pPr>
      <w:rPr>
        <w:rFonts w:ascii="Symbol" w:hAnsi="Symbol" w:hint="default"/>
      </w:rPr>
    </w:lvl>
    <w:lvl w:ilvl="1" w:tplc="96280582">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7" w15:restartNumberingAfterBreak="0">
    <w:nsid w:val="771B069F"/>
    <w:multiLevelType w:val="hybridMultilevel"/>
    <w:tmpl w:val="5B58B924"/>
    <w:lvl w:ilvl="0" w:tplc="D75096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15:restartNumberingAfterBreak="0">
    <w:nsid w:val="78DC7129"/>
    <w:multiLevelType w:val="hybridMultilevel"/>
    <w:tmpl w:val="22E8A88A"/>
    <w:lvl w:ilvl="0" w:tplc="530687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9" w15:restartNumberingAfterBreak="0">
    <w:nsid w:val="795B57A7"/>
    <w:multiLevelType w:val="hybridMultilevel"/>
    <w:tmpl w:val="F5B6FA5C"/>
    <w:lvl w:ilvl="0" w:tplc="070CA3FE">
      <w:start w:val="1"/>
      <w:numFmt w:val="decimal"/>
      <w:pStyle w:val="Functio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0" w15:restartNumberingAfterBreak="0">
    <w:nsid w:val="7AA1576B"/>
    <w:multiLevelType w:val="hybridMultilevel"/>
    <w:tmpl w:val="354E3770"/>
    <w:lvl w:ilvl="0" w:tplc="30386494">
      <w:start w:val="1"/>
      <w:numFmt w:val="bullet"/>
      <w:pStyle w:val="Bullet1"/>
      <w:lvlText w:val=""/>
      <w:lvlJc w:val="left"/>
      <w:pPr>
        <w:ind w:left="504" w:hanging="360"/>
      </w:pPr>
      <w:rPr>
        <w:rFonts w:ascii="Wingdings 2" w:hAnsi="Wingdings 2" w:hint="default"/>
        <w:caps w:val="0"/>
        <w:strike w:val="0"/>
        <w:dstrike w:val="0"/>
        <w:vanish w:val="0"/>
        <w:color w:val="45525A" w:themeColor="text1"/>
        <w:sz w:val="16"/>
        <w:u w:val="none"/>
        <w:vertAlign w:val="baseline"/>
      </w:rPr>
    </w:lvl>
    <w:lvl w:ilvl="1" w:tplc="B60EDC98">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15:restartNumberingAfterBreak="0">
    <w:nsid w:val="7B0B3663"/>
    <w:multiLevelType w:val="hybridMultilevel"/>
    <w:tmpl w:val="8B1AE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15:restartNumberingAfterBreak="0">
    <w:nsid w:val="7BE9746D"/>
    <w:multiLevelType w:val="hybridMultilevel"/>
    <w:tmpl w:val="9AA67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3" w15:restartNumberingAfterBreak="0">
    <w:nsid w:val="7C133C01"/>
    <w:multiLevelType w:val="multilevel"/>
    <w:tmpl w:val="0DE8B92C"/>
    <w:lvl w:ilvl="0">
      <w:start w:val="1"/>
      <w:numFmt w:val="decimal"/>
      <w:pStyle w:val="UseCasesteps"/>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4" w15:restartNumberingAfterBreak="0">
    <w:nsid w:val="7C551A09"/>
    <w:multiLevelType w:val="hybridMultilevel"/>
    <w:tmpl w:val="F4FC0A2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15:restartNumberingAfterBreak="0">
    <w:nsid w:val="7C592681"/>
    <w:multiLevelType w:val="hybridMultilevel"/>
    <w:tmpl w:val="C5D03768"/>
    <w:lvl w:ilvl="0" w:tplc="B56683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6" w15:restartNumberingAfterBreak="0">
    <w:nsid w:val="7D102913"/>
    <w:multiLevelType w:val="hybridMultilevel"/>
    <w:tmpl w:val="9384B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7" w15:restartNumberingAfterBreak="0">
    <w:nsid w:val="7EA67C0B"/>
    <w:multiLevelType w:val="hybridMultilevel"/>
    <w:tmpl w:val="43B4C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8" w15:restartNumberingAfterBreak="0">
    <w:nsid w:val="7EE9116B"/>
    <w:multiLevelType w:val="hybridMultilevel"/>
    <w:tmpl w:val="F6F82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9" w15:restartNumberingAfterBreak="0">
    <w:nsid w:val="7EFA0724"/>
    <w:multiLevelType w:val="hybridMultilevel"/>
    <w:tmpl w:val="2004BC30"/>
    <w:lvl w:ilvl="0" w:tplc="628AC9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15:restartNumberingAfterBreak="0">
    <w:nsid w:val="7FA52C1F"/>
    <w:multiLevelType w:val="hybridMultilevel"/>
    <w:tmpl w:val="432202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1" w15:restartNumberingAfterBreak="0">
    <w:nsid w:val="7FDA329D"/>
    <w:multiLevelType w:val="hybridMultilevel"/>
    <w:tmpl w:val="C7FA804E"/>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6"/>
  </w:num>
  <w:num w:numId="2">
    <w:abstractNumId w:val="280"/>
  </w:num>
  <w:num w:numId="3">
    <w:abstractNumId w:val="121"/>
  </w:num>
  <w:num w:numId="4">
    <w:abstractNumId w:val="82"/>
  </w:num>
  <w:num w:numId="5">
    <w:abstractNumId w:val="246"/>
  </w:num>
  <w:num w:numId="6">
    <w:abstractNumId w:val="179"/>
  </w:num>
  <w:num w:numId="7">
    <w:abstractNumId w:val="184"/>
  </w:num>
  <w:num w:numId="8">
    <w:abstractNumId w:val="0"/>
  </w:num>
  <w:num w:numId="9">
    <w:abstractNumId w:val="2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4"/>
  </w:num>
  <w:num w:numId="11">
    <w:abstractNumId w:val="105"/>
  </w:num>
  <w:num w:numId="12">
    <w:abstractNumId w:val="222"/>
  </w:num>
  <w:num w:numId="13">
    <w:abstractNumId w:val="161"/>
  </w:num>
  <w:num w:numId="14">
    <w:abstractNumId w:val="186"/>
  </w:num>
  <w:num w:numId="15">
    <w:abstractNumId w:val="47"/>
  </w:num>
  <w:num w:numId="16">
    <w:abstractNumId w:val="54"/>
  </w:num>
  <w:num w:numId="17">
    <w:abstractNumId w:val="201"/>
  </w:num>
  <w:num w:numId="18">
    <w:abstractNumId w:val="202"/>
  </w:num>
  <w:num w:numId="19">
    <w:abstractNumId w:val="62"/>
  </w:num>
  <w:num w:numId="20">
    <w:abstractNumId w:val="177"/>
  </w:num>
  <w:num w:numId="21">
    <w:abstractNumId w:val="50"/>
  </w:num>
  <w:num w:numId="22">
    <w:abstractNumId w:val="276"/>
  </w:num>
  <w:num w:numId="23">
    <w:abstractNumId w:val="5"/>
  </w:num>
  <w:num w:numId="24">
    <w:abstractNumId w:val="216"/>
  </w:num>
  <w:num w:numId="25">
    <w:abstractNumId w:val="22"/>
  </w:num>
  <w:num w:numId="26">
    <w:abstractNumId w:val="190"/>
  </w:num>
  <w:num w:numId="27">
    <w:abstractNumId w:val="101"/>
  </w:num>
  <w:num w:numId="28">
    <w:abstractNumId w:val="183"/>
  </w:num>
  <w:num w:numId="29">
    <w:abstractNumId w:val="111"/>
  </w:num>
  <w:num w:numId="30">
    <w:abstractNumId w:val="219"/>
  </w:num>
  <w:num w:numId="31">
    <w:abstractNumId w:val="38"/>
  </w:num>
  <w:num w:numId="32">
    <w:abstractNumId w:val="218"/>
  </w:num>
  <w:num w:numId="33">
    <w:abstractNumId w:val="156"/>
  </w:num>
  <w:num w:numId="34">
    <w:abstractNumId w:val="239"/>
  </w:num>
  <w:num w:numId="35">
    <w:abstractNumId w:val="51"/>
  </w:num>
  <w:num w:numId="36">
    <w:abstractNumId w:val="181"/>
  </w:num>
  <w:num w:numId="37">
    <w:abstractNumId w:val="244"/>
  </w:num>
  <w:num w:numId="38">
    <w:abstractNumId w:val="37"/>
  </w:num>
  <w:num w:numId="39">
    <w:abstractNumId w:val="228"/>
  </w:num>
  <w:num w:numId="40">
    <w:abstractNumId w:val="7"/>
  </w:num>
  <w:num w:numId="41">
    <w:abstractNumId w:val="174"/>
  </w:num>
  <w:num w:numId="42">
    <w:abstractNumId w:val="15"/>
  </w:num>
  <w:num w:numId="43">
    <w:abstractNumId w:val="196"/>
  </w:num>
  <w:num w:numId="44">
    <w:abstractNumId w:val="267"/>
  </w:num>
  <w:num w:numId="45">
    <w:abstractNumId w:val="253"/>
  </w:num>
  <w:num w:numId="46">
    <w:abstractNumId w:val="96"/>
  </w:num>
  <w:num w:numId="47">
    <w:abstractNumId w:val="185"/>
  </w:num>
  <w:num w:numId="48">
    <w:abstractNumId w:val="282"/>
  </w:num>
  <w:num w:numId="49">
    <w:abstractNumId w:val="57"/>
  </w:num>
  <w:num w:numId="50">
    <w:abstractNumId w:val="220"/>
  </w:num>
  <w:num w:numId="51">
    <w:abstractNumId w:val="60"/>
  </w:num>
  <w:num w:numId="52">
    <w:abstractNumId w:val="173"/>
  </w:num>
  <w:num w:numId="53">
    <w:abstractNumId w:val="215"/>
  </w:num>
  <w:num w:numId="54">
    <w:abstractNumId w:val="245"/>
  </w:num>
  <w:num w:numId="55">
    <w:abstractNumId w:val="208"/>
  </w:num>
  <w:num w:numId="56">
    <w:abstractNumId w:val="268"/>
  </w:num>
  <w:num w:numId="57">
    <w:abstractNumId w:val="106"/>
  </w:num>
  <w:num w:numId="58">
    <w:abstractNumId w:val="73"/>
  </w:num>
  <w:num w:numId="59">
    <w:abstractNumId w:val="110"/>
  </w:num>
  <w:num w:numId="60">
    <w:abstractNumId w:val="128"/>
  </w:num>
  <w:num w:numId="61">
    <w:abstractNumId w:val="39"/>
  </w:num>
  <w:num w:numId="62">
    <w:abstractNumId w:val="135"/>
  </w:num>
  <w:num w:numId="63">
    <w:abstractNumId w:val="275"/>
  </w:num>
  <w:num w:numId="64">
    <w:abstractNumId w:val="43"/>
  </w:num>
  <w:num w:numId="65">
    <w:abstractNumId w:val="26"/>
  </w:num>
  <w:num w:numId="66">
    <w:abstractNumId w:val="71"/>
  </w:num>
  <w:num w:numId="67">
    <w:abstractNumId w:val="189"/>
  </w:num>
  <w:num w:numId="68">
    <w:abstractNumId w:val="137"/>
  </w:num>
  <w:num w:numId="69">
    <w:abstractNumId w:val="46"/>
  </w:num>
  <w:num w:numId="70">
    <w:abstractNumId w:val="153"/>
  </w:num>
  <w:num w:numId="71">
    <w:abstractNumId w:val="125"/>
  </w:num>
  <w:num w:numId="72">
    <w:abstractNumId w:val="133"/>
  </w:num>
  <w:num w:numId="73">
    <w:abstractNumId w:val="3"/>
  </w:num>
  <w:num w:numId="74">
    <w:abstractNumId w:val="119"/>
  </w:num>
  <w:num w:numId="75">
    <w:abstractNumId w:val="252"/>
  </w:num>
  <w:num w:numId="76">
    <w:abstractNumId w:val="256"/>
  </w:num>
  <w:num w:numId="77">
    <w:abstractNumId w:val="272"/>
  </w:num>
  <w:num w:numId="78">
    <w:abstractNumId w:val="109"/>
  </w:num>
  <w:num w:numId="79">
    <w:abstractNumId w:val="118"/>
  </w:num>
  <w:num w:numId="80">
    <w:abstractNumId w:val="100"/>
  </w:num>
  <w:num w:numId="81">
    <w:abstractNumId w:val="206"/>
  </w:num>
  <w:num w:numId="82">
    <w:abstractNumId w:val="138"/>
  </w:num>
  <w:num w:numId="83">
    <w:abstractNumId w:val="11"/>
  </w:num>
  <w:num w:numId="84">
    <w:abstractNumId w:val="72"/>
  </w:num>
  <w:num w:numId="85">
    <w:abstractNumId w:val="81"/>
  </w:num>
  <w:num w:numId="86">
    <w:abstractNumId w:val="197"/>
  </w:num>
  <w:num w:numId="87">
    <w:abstractNumId w:val="262"/>
  </w:num>
  <w:num w:numId="88">
    <w:abstractNumId w:val="8"/>
  </w:num>
  <w:num w:numId="89">
    <w:abstractNumId w:val="243"/>
  </w:num>
  <w:num w:numId="90">
    <w:abstractNumId w:val="35"/>
  </w:num>
  <w:num w:numId="91">
    <w:abstractNumId w:val="155"/>
  </w:num>
  <w:num w:numId="92">
    <w:abstractNumId w:val="122"/>
  </w:num>
  <w:num w:numId="93">
    <w:abstractNumId w:val="158"/>
  </w:num>
  <w:num w:numId="94">
    <w:abstractNumId w:val="76"/>
  </w:num>
  <w:num w:numId="95">
    <w:abstractNumId w:val="227"/>
  </w:num>
  <w:num w:numId="96">
    <w:abstractNumId w:val="187"/>
  </w:num>
  <w:num w:numId="97">
    <w:abstractNumId w:val="145"/>
  </w:num>
  <w:num w:numId="98">
    <w:abstractNumId w:val="291"/>
  </w:num>
  <w:num w:numId="99">
    <w:abstractNumId w:val="1"/>
  </w:num>
  <w:num w:numId="100">
    <w:abstractNumId w:val="4"/>
  </w:num>
  <w:num w:numId="101">
    <w:abstractNumId w:val="17"/>
  </w:num>
  <w:num w:numId="102">
    <w:abstractNumId w:val="85"/>
  </w:num>
  <w:num w:numId="103">
    <w:abstractNumId w:val="263"/>
  </w:num>
  <w:num w:numId="104">
    <w:abstractNumId w:val="169"/>
  </w:num>
  <w:num w:numId="105">
    <w:abstractNumId w:val="94"/>
  </w:num>
  <w:num w:numId="106">
    <w:abstractNumId w:val="98"/>
  </w:num>
  <w:num w:numId="107">
    <w:abstractNumId w:val="225"/>
  </w:num>
  <w:num w:numId="108">
    <w:abstractNumId w:val="234"/>
  </w:num>
  <w:num w:numId="109">
    <w:abstractNumId w:val="65"/>
  </w:num>
  <w:num w:numId="110">
    <w:abstractNumId w:val="226"/>
  </w:num>
  <w:num w:numId="111">
    <w:abstractNumId w:val="63"/>
  </w:num>
  <w:num w:numId="112">
    <w:abstractNumId w:val="21"/>
  </w:num>
  <w:num w:numId="113">
    <w:abstractNumId w:val="77"/>
  </w:num>
  <w:num w:numId="114">
    <w:abstractNumId w:val="139"/>
  </w:num>
  <w:num w:numId="115">
    <w:abstractNumId w:val="242"/>
  </w:num>
  <w:num w:numId="116">
    <w:abstractNumId w:val="204"/>
  </w:num>
  <w:num w:numId="117">
    <w:abstractNumId w:val="104"/>
  </w:num>
  <w:num w:numId="118">
    <w:abstractNumId w:val="211"/>
  </w:num>
  <w:num w:numId="119">
    <w:abstractNumId w:val="129"/>
  </w:num>
  <w:num w:numId="120">
    <w:abstractNumId w:val="120"/>
  </w:num>
  <w:num w:numId="121">
    <w:abstractNumId w:val="102"/>
  </w:num>
  <w:num w:numId="122">
    <w:abstractNumId w:val="230"/>
  </w:num>
  <w:num w:numId="123">
    <w:abstractNumId w:val="64"/>
  </w:num>
  <w:num w:numId="124">
    <w:abstractNumId w:val="165"/>
  </w:num>
  <w:num w:numId="125">
    <w:abstractNumId w:val="86"/>
  </w:num>
  <w:num w:numId="126">
    <w:abstractNumId w:val="217"/>
  </w:num>
  <w:num w:numId="127">
    <w:abstractNumId w:val="146"/>
  </w:num>
  <w:num w:numId="128">
    <w:abstractNumId w:val="164"/>
  </w:num>
  <w:num w:numId="129">
    <w:abstractNumId w:val="221"/>
  </w:num>
  <w:num w:numId="130">
    <w:abstractNumId w:val="231"/>
  </w:num>
  <w:num w:numId="131">
    <w:abstractNumId w:val="16"/>
  </w:num>
  <w:num w:numId="132">
    <w:abstractNumId w:val="249"/>
  </w:num>
  <w:num w:numId="133">
    <w:abstractNumId w:val="108"/>
  </w:num>
  <w:num w:numId="134">
    <w:abstractNumId w:val="209"/>
  </w:num>
  <w:num w:numId="135">
    <w:abstractNumId w:val="247"/>
  </w:num>
  <w:num w:numId="136">
    <w:abstractNumId w:val="213"/>
  </w:num>
  <w:num w:numId="137">
    <w:abstractNumId w:val="2"/>
  </w:num>
  <w:num w:numId="138">
    <w:abstractNumId w:val="255"/>
  </w:num>
  <w:num w:numId="139">
    <w:abstractNumId w:val="143"/>
  </w:num>
  <w:num w:numId="140">
    <w:abstractNumId w:val="127"/>
  </w:num>
  <w:num w:numId="141">
    <w:abstractNumId w:val="34"/>
  </w:num>
  <w:num w:numId="142">
    <w:abstractNumId w:val="248"/>
  </w:num>
  <w:num w:numId="143">
    <w:abstractNumId w:val="148"/>
  </w:num>
  <w:num w:numId="144">
    <w:abstractNumId w:val="93"/>
  </w:num>
  <w:num w:numId="145">
    <w:abstractNumId w:val="84"/>
  </w:num>
  <w:num w:numId="146">
    <w:abstractNumId w:val="232"/>
  </w:num>
  <w:num w:numId="147">
    <w:abstractNumId w:val="167"/>
  </w:num>
  <w:num w:numId="148">
    <w:abstractNumId w:val="288"/>
  </w:num>
  <w:num w:numId="149">
    <w:abstractNumId w:val="279"/>
  </w:num>
  <w:num w:numId="150">
    <w:abstractNumId w:val="66"/>
  </w:num>
  <w:num w:numId="151">
    <w:abstractNumId w:val="10"/>
  </w:num>
  <w:num w:numId="152">
    <w:abstractNumId w:val="78"/>
  </w:num>
  <w:num w:numId="153">
    <w:abstractNumId w:val="116"/>
  </w:num>
  <w:num w:numId="154">
    <w:abstractNumId w:val="162"/>
  </w:num>
  <w:num w:numId="155">
    <w:abstractNumId w:val="132"/>
  </w:num>
  <w:num w:numId="156">
    <w:abstractNumId w:val="214"/>
  </w:num>
  <w:num w:numId="157">
    <w:abstractNumId w:val="74"/>
  </w:num>
  <w:num w:numId="158">
    <w:abstractNumId w:val="95"/>
  </w:num>
  <w:num w:numId="159">
    <w:abstractNumId w:val="168"/>
  </w:num>
  <w:num w:numId="160">
    <w:abstractNumId w:val="157"/>
  </w:num>
  <w:num w:numId="161">
    <w:abstractNumId w:val="79"/>
  </w:num>
  <w:num w:numId="162">
    <w:abstractNumId w:val="266"/>
  </w:num>
  <w:num w:numId="163">
    <w:abstractNumId w:val="171"/>
  </w:num>
  <w:num w:numId="164">
    <w:abstractNumId w:val="123"/>
  </w:num>
  <w:num w:numId="165">
    <w:abstractNumId w:val="250"/>
  </w:num>
  <w:num w:numId="166">
    <w:abstractNumId w:val="140"/>
  </w:num>
  <w:num w:numId="167">
    <w:abstractNumId w:val="166"/>
  </w:num>
  <w:num w:numId="168">
    <w:abstractNumId w:val="194"/>
  </w:num>
  <w:num w:numId="169">
    <w:abstractNumId w:val="12"/>
  </w:num>
  <w:num w:numId="170">
    <w:abstractNumId w:val="126"/>
  </w:num>
  <w:num w:numId="171">
    <w:abstractNumId w:val="33"/>
  </w:num>
  <w:num w:numId="172">
    <w:abstractNumId w:val="147"/>
  </w:num>
  <w:num w:numId="173">
    <w:abstractNumId w:val="172"/>
  </w:num>
  <w:num w:numId="174">
    <w:abstractNumId w:val="238"/>
  </w:num>
  <w:num w:numId="175">
    <w:abstractNumId w:val="97"/>
  </w:num>
  <w:num w:numId="176">
    <w:abstractNumId w:val="193"/>
  </w:num>
  <w:num w:numId="177">
    <w:abstractNumId w:val="19"/>
  </w:num>
  <w:num w:numId="178">
    <w:abstractNumId w:val="205"/>
  </w:num>
  <w:num w:numId="179">
    <w:abstractNumId w:val="159"/>
  </w:num>
  <w:num w:numId="180">
    <w:abstractNumId w:val="287"/>
  </w:num>
  <w:num w:numId="181">
    <w:abstractNumId w:val="182"/>
  </w:num>
  <w:num w:numId="182">
    <w:abstractNumId w:val="114"/>
  </w:num>
  <w:num w:numId="183">
    <w:abstractNumId w:val="290"/>
  </w:num>
  <w:num w:numId="184">
    <w:abstractNumId w:val="281"/>
  </w:num>
  <w:num w:numId="185">
    <w:abstractNumId w:val="207"/>
  </w:num>
  <w:num w:numId="186">
    <w:abstractNumId w:val="52"/>
  </w:num>
  <w:num w:numId="187">
    <w:abstractNumId w:val="56"/>
  </w:num>
  <w:num w:numId="188">
    <w:abstractNumId w:val="23"/>
  </w:num>
  <w:num w:numId="189">
    <w:abstractNumId w:val="264"/>
  </w:num>
  <w:num w:numId="190">
    <w:abstractNumId w:val="29"/>
  </w:num>
  <w:num w:numId="191">
    <w:abstractNumId w:val="274"/>
  </w:num>
  <w:num w:numId="192">
    <w:abstractNumId w:val="260"/>
  </w:num>
  <w:num w:numId="193">
    <w:abstractNumId w:val="136"/>
  </w:num>
  <w:num w:numId="194">
    <w:abstractNumId w:val="14"/>
  </w:num>
  <w:num w:numId="195">
    <w:abstractNumId w:val="151"/>
  </w:num>
  <w:num w:numId="196">
    <w:abstractNumId w:val="45"/>
  </w:num>
  <w:num w:numId="197">
    <w:abstractNumId w:val="235"/>
  </w:num>
  <w:num w:numId="198">
    <w:abstractNumId w:val="269"/>
  </w:num>
  <w:num w:numId="199">
    <w:abstractNumId w:val="67"/>
  </w:num>
  <w:num w:numId="200">
    <w:abstractNumId w:val="130"/>
  </w:num>
  <w:num w:numId="201">
    <w:abstractNumId w:val="170"/>
  </w:num>
  <w:num w:numId="202">
    <w:abstractNumId w:val="69"/>
  </w:num>
  <w:num w:numId="203">
    <w:abstractNumId w:val="90"/>
  </w:num>
  <w:num w:numId="204">
    <w:abstractNumId w:val="18"/>
  </w:num>
  <w:num w:numId="205">
    <w:abstractNumId w:val="83"/>
  </w:num>
  <w:num w:numId="206">
    <w:abstractNumId w:val="257"/>
  </w:num>
  <w:num w:numId="207">
    <w:abstractNumId w:val="273"/>
  </w:num>
  <w:num w:numId="208">
    <w:abstractNumId w:val="87"/>
  </w:num>
  <w:num w:numId="209">
    <w:abstractNumId w:val="44"/>
  </w:num>
  <w:num w:numId="210">
    <w:abstractNumId w:val="210"/>
  </w:num>
  <w:num w:numId="211">
    <w:abstractNumId w:val="89"/>
  </w:num>
  <w:num w:numId="212">
    <w:abstractNumId w:val="160"/>
  </w:num>
  <w:num w:numId="213">
    <w:abstractNumId w:val="113"/>
  </w:num>
  <w:num w:numId="214">
    <w:abstractNumId w:val="284"/>
  </w:num>
  <w:num w:numId="215">
    <w:abstractNumId w:val="258"/>
  </w:num>
  <w:num w:numId="216">
    <w:abstractNumId w:val="68"/>
  </w:num>
  <w:num w:numId="217">
    <w:abstractNumId w:val="107"/>
  </w:num>
  <w:num w:numId="218">
    <w:abstractNumId w:val="25"/>
  </w:num>
  <w:num w:numId="219">
    <w:abstractNumId w:val="40"/>
  </w:num>
  <w:num w:numId="220">
    <w:abstractNumId w:val="55"/>
  </w:num>
  <w:num w:numId="221">
    <w:abstractNumId w:val="180"/>
  </w:num>
  <w:num w:numId="222">
    <w:abstractNumId w:val="24"/>
  </w:num>
  <w:num w:numId="223">
    <w:abstractNumId w:val="75"/>
  </w:num>
  <w:num w:numId="224">
    <w:abstractNumId w:val="212"/>
  </w:num>
  <w:num w:numId="225">
    <w:abstractNumId w:val="141"/>
  </w:num>
  <w:num w:numId="226">
    <w:abstractNumId w:val="251"/>
  </w:num>
  <w:num w:numId="227">
    <w:abstractNumId w:val="28"/>
  </w:num>
  <w:num w:numId="228">
    <w:abstractNumId w:val="265"/>
  </w:num>
  <w:num w:numId="229">
    <w:abstractNumId w:val="112"/>
  </w:num>
  <w:num w:numId="230">
    <w:abstractNumId w:val="80"/>
  </w:num>
  <w:num w:numId="231">
    <w:abstractNumId w:val="203"/>
  </w:num>
  <w:num w:numId="232">
    <w:abstractNumId w:val="20"/>
  </w:num>
  <w:num w:numId="233">
    <w:abstractNumId w:val="92"/>
  </w:num>
  <w:num w:numId="234">
    <w:abstractNumId w:val="58"/>
  </w:num>
  <w:num w:numId="235">
    <w:abstractNumId w:val="286"/>
  </w:num>
  <w:num w:numId="236">
    <w:abstractNumId w:val="270"/>
  </w:num>
  <w:num w:numId="237">
    <w:abstractNumId w:val="198"/>
  </w:num>
  <w:num w:numId="238">
    <w:abstractNumId w:val="150"/>
  </w:num>
  <w:num w:numId="239">
    <w:abstractNumId w:val="144"/>
  </w:num>
  <w:num w:numId="240">
    <w:abstractNumId w:val="91"/>
  </w:num>
  <w:num w:numId="241">
    <w:abstractNumId w:val="115"/>
  </w:num>
  <w:num w:numId="242">
    <w:abstractNumId w:val="59"/>
  </w:num>
  <w:num w:numId="243">
    <w:abstractNumId w:val="117"/>
  </w:num>
  <w:num w:numId="244">
    <w:abstractNumId w:val="178"/>
  </w:num>
  <w:num w:numId="245">
    <w:abstractNumId w:val="192"/>
  </w:num>
  <w:num w:numId="246">
    <w:abstractNumId w:val="229"/>
  </w:num>
  <w:num w:numId="247">
    <w:abstractNumId w:val="103"/>
  </w:num>
  <w:num w:numId="248">
    <w:abstractNumId w:val="278"/>
  </w:num>
  <w:num w:numId="249">
    <w:abstractNumId w:val="131"/>
  </w:num>
  <w:num w:numId="250">
    <w:abstractNumId w:val="285"/>
  </w:num>
  <w:num w:numId="251">
    <w:abstractNumId w:val="271"/>
  </w:num>
  <w:num w:numId="252">
    <w:abstractNumId w:val="53"/>
  </w:num>
  <w:num w:numId="253">
    <w:abstractNumId w:val="254"/>
  </w:num>
  <w:num w:numId="254">
    <w:abstractNumId w:val="241"/>
  </w:num>
  <w:num w:numId="255">
    <w:abstractNumId w:val="27"/>
  </w:num>
  <w:num w:numId="256">
    <w:abstractNumId w:val="163"/>
  </w:num>
  <w:num w:numId="257">
    <w:abstractNumId w:val="233"/>
  </w:num>
  <w:num w:numId="258">
    <w:abstractNumId w:val="6"/>
  </w:num>
  <w:num w:numId="259">
    <w:abstractNumId w:val="9"/>
  </w:num>
  <w:num w:numId="260">
    <w:abstractNumId w:val="195"/>
  </w:num>
  <w:num w:numId="261">
    <w:abstractNumId w:val="199"/>
  </w:num>
  <w:num w:numId="262">
    <w:abstractNumId w:val="31"/>
  </w:num>
  <w:num w:numId="263">
    <w:abstractNumId w:val="41"/>
  </w:num>
  <w:num w:numId="264">
    <w:abstractNumId w:val="149"/>
  </w:num>
  <w:num w:numId="265">
    <w:abstractNumId w:val="224"/>
  </w:num>
  <w:num w:numId="266">
    <w:abstractNumId w:val="88"/>
  </w:num>
  <w:num w:numId="267">
    <w:abstractNumId w:val="259"/>
  </w:num>
  <w:num w:numId="268">
    <w:abstractNumId w:val="61"/>
  </w:num>
  <w:num w:numId="269">
    <w:abstractNumId w:val="152"/>
  </w:num>
  <w:num w:numId="270">
    <w:abstractNumId w:val="48"/>
  </w:num>
  <w:num w:numId="271">
    <w:abstractNumId w:val="176"/>
  </w:num>
  <w:num w:numId="272">
    <w:abstractNumId w:val="277"/>
  </w:num>
  <w:num w:numId="273">
    <w:abstractNumId w:val="240"/>
  </w:num>
  <w:num w:numId="274">
    <w:abstractNumId w:val="30"/>
  </w:num>
  <w:num w:numId="275">
    <w:abstractNumId w:val="154"/>
  </w:num>
  <w:num w:numId="276">
    <w:abstractNumId w:val="70"/>
  </w:num>
  <w:num w:numId="277">
    <w:abstractNumId w:val="289"/>
  </w:num>
  <w:num w:numId="278">
    <w:abstractNumId w:val="42"/>
  </w:num>
  <w:num w:numId="279">
    <w:abstractNumId w:val="142"/>
  </w:num>
  <w:num w:numId="280">
    <w:abstractNumId w:val="32"/>
  </w:num>
  <w:num w:numId="281">
    <w:abstractNumId w:val="191"/>
  </w:num>
  <w:num w:numId="282">
    <w:abstractNumId w:val="237"/>
  </w:num>
  <w:num w:numId="283">
    <w:abstractNumId w:val="36"/>
  </w:num>
  <w:num w:numId="284">
    <w:abstractNumId w:val="134"/>
  </w:num>
  <w:num w:numId="285">
    <w:abstractNumId w:val="99"/>
  </w:num>
  <w:num w:numId="286">
    <w:abstractNumId w:val="188"/>
  </w:num>
  <w:num w:numId="287">
    <w:abstractNumId w:val="49"/>
  </w:num>
  <w:num w:numId="288">
    <w:abstractNumId w:val="223"/>
  </w:num>
  <w:num w:numId="289">
    <w:abstractNumId w:val="175"/>
  </w:num>
  <w:num w:numId="290">
    <w:abstractNumId w:val="13"/>
  </w:num>
  <w:num w:numId="291">
    <w:abstractNumId w:val="261"/>
  </w:num>
  <w:num w:numId="292">
    <w:abstractNumId w:val="200"/>
  </w:num>
  <w:numIdMacAtCleanup w:val="29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eggelke, Klaus">
    <w15:presenceInfo w15:providerId="AD" w15:userId="S-1-5-21-1398725692-1323991405-1626188944-80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CDF"/>
    <w:rsid w:val="0000094F"/>
    <w:rsid w:val="000039FF"/>
    <w:rsid w:val="00007D94"/>
    <w:rsid w:val="00011F87"/>
    <w:rsid w:val="000140A4"/>
    <w:rsid w:val="000157F9"/>
    <w:rsid w:val="00015884"/>
    <w:rsid w:val="00015E9C"/>
    <w:rsid w:val="00016E46"/>
    <w:rsid w:val="000206EB"/>
    <w:rsid w:val="00021C73"/>
    <w:rsid w:val="000252B4"/>
    <w:rsid w:val="000256ED"/>
    <w:rsid w:val="00025F99"/>
    <w:rsid w:val="00027E65"/>
    <w:rsid w:val="00030D80"/>
    <w:rsid w:val="00031B1F"/>
    <w:rsid w:val="000337A8"/>
    <w:rsid w:val="000344C2"/>
    <w:rsid w:val="00040288"/>
    <w:rsid w:val="0004053A"/>
    <w:rsid w:val="00042CD9"/>
    <w:rsid w:val="00046106"/>
    <w:rsid w:val="00046B64"/>
    <w:rsid w:val="000477E2"/>
    <w:rsid w:val="00047EC9"/>
    <w:rsid w:val="00050569"/>
    <w:rsid w:val="000537B8"/>
    <w:rsid w:val="000559D7"/>
    <w:rsid w:val="00055F35"/>
    <w:rsid w:val="00056B59"/>
    <w:rsid w:val="000571E5"/>
    <w:rsid w:val="00062857"/>
    <w:rsid w:val="000745CD"/>
    <w:rsid w:val="00074BEF"/>
    <w:rsid w:val="00083D7D"/>
    <w:rsid w:val="00083E64"/>
    <w:rsid w:val="000928E8"/>
    <w:rsid w:val="00092933"/>
    <w:rsid w:val="00096D2A"/>
    <w:rsid w:val="00097F4E"/>
    <w:rsid w:val="000C3D4C"/>
    <w:rsid w:val="000C4D99"/>
    <w:rsid w:val="000C7C7B"/>
    <w:rsid w:val="000D6E3E"/>
    <w:rsid w:val="000D7CBA"/>
    <w:rsid w:val="000E0F0A"/>
    <w:rsid w:val="000F314E"/>
    <w:rsid w:val="00100008"/>
    <w:rsid w:val="001038F9"/>
    <w:rsid w:val="00104AF3"/>
    <w:rsid w:val="0010796C"/>
    <w:rsid w:val="001102E7"/>
    <w:rsid w:val="00117A7C"/>
    <w:rsid w:val="00120B25"/>
    <w:rsid w:val="00122212"/>
    <w:rsid w:val="00124E50"/>
    <w:rsid w:val="00130F6A"/>
    <w:rsid w:val="00136A15"/>
    <w:rsid w:val="00136EFE"/>
    <w:rsid w:val="00137995"/>
    <w:rsid w:val="00143687"/>
    <w:rsid w:val="00143C0C"/>
    <w:rsid w:val="00143C94"/>
    <w:rsid w:val="00144559"/>
    <w:rsid w:val="001451EE"/>
    <w:rsid w:val="001460F4"/>
    <w:rsid w:val="0014756A"/>
    <w:rsid w:val="001542F9"/>
    <w:rsid w:val="0015581B"/>
    <w:rsid w:val="00155BD6"/>
    <w:rsid w:val="00164958"/>
    <w:rsid w:val="00167CF8"/>
    <w:rsid w:val="00172C0A"/>
    <w:rsid w:val="00174D5B"/>
    <w:rsid w:val="00175E11"/>
    <w:rsid w:val="001817DA"/>
    <w:rsid w:val="00182AC6"/>
    <w:rsid w:val="00184631"/>
    <w:rsid w:val="001909E3"/>
    <w:rsid w:val="0019479C"/>
    <w:rsid w:val="00195B81"/>
    <w:rsid w:val="001A02D7"/>
    <w:rsid w:val="001A6A91"/>
    <w:rsid w:val="001A715C"/>
    <w:rsid w:val="001A7562"/>
    <w:rsid w:val="001B495E"/>
    <w:rsid w:val="001C4B28"/>
    <w:rsid w:val="001C4ECC"/>
    <w:rsid w:val="001C5F01"/>
    <w:rsid w:val="001D1EDF"/>
    <w:rsid w:val="001D22DE"/>
    <w:rsid w:val="001D5714"/>
    <w:rsid w:val="001D690A"/>
    <w:rsid w:val="001E0B14"/>
    <w:rsid w:val="001E4A43"/>
    <w:rsid w:val="001E6CEC"/>
    <w:rsid w:val="001E77D3"/>
    <w:rsid w:val="001E7953"/>
    <w:rsid w:val="001F092D"/>
    <w:rsid w:val="001F4B66"/>
    <w:rsid w:val="001F504E"/>
    <w:rsid w:val="001F5FC7"/>
    <w:rsid w:val="00204FA0"/>
    <w:rsid w:val="00205F87"/>
    <w:rsid w:val="0021365C"/>
    <w:rsid w:val="00213DFB"/>
    <w:rsid w:val="00214DB3"/>
    <w:rsid w:val="002150E1"/>
    <w:rsid w:val="0021719D"/>
    <w:rsid w:val="00217BE2"/>
    <w:rsid w:val="00222439"/>
    <w:rsid w:val="00222625"/>
    <w:rsid w:val="00226070"/>
    <w:rsid w:val="0022609E"/>
    <w:rsid w:val="002274F8"/>
    <w:rsid w:val="00231EFD"/>
    <w:rsid w:val="002330E3"/>
    <w:rsid w:val="00243174"/>
    <w:rsid w:val="002477B1"/>
    <w:rsid w:val="00247DAB"/>
    <w:rsid w:val="002500F2"/>
    <w:rsid w:val="00250A16"/>
    <w:rsid w:val="00250E32"/>
    <w:rsid w:val="00251DB9"/>
    <w:rsid w:val="00252ACA"/>
    <w:rsid w:val="002538DB"/>
    <w:rsid w:val="00254091"/>
    <w:rsid w:val="00261035"/>
    <w:rsid w:val="00262874"/>
    <w:rsid w:val="00265705"/>
    <w:rsid w:val="00266BD2"/>
    <w:rsid w:val="00271624"/>
    <w:rsid w:val="00276BE2"/>
    <w:rsid w:val="00282989"/>
    <w:rsid w:val="00290BF5"/>
    <w:rsid w:val="00292340"/>
    <w:rsid w:val="00296122"/>
    <w:rsid w:val="00296123"/>
    <w:rsid w:val="002A4F4F"/>
    <w:rsid w:val="002B0CDC"/>
    <w:rsid w:val="002B66BF"/>
    <w:rsid w:val="002C3667"/>
    <w:rsid w:val="002C4391"/>
    <w:rsid w:val="002C4607"/>
    <w:rsid w:val="002C75BB"/>
    <w:rsid w:val="002D0E32"/>
    <w:rsid w:val="002D256A"/>
    <w:rsid w:val="002D27D4"/>
    <w:rsid w:val="002D4DC1"/>
    <w:rsid w:val="002D554E"/>
    <w:rsid w:val="002E270C"/>
    <w:rsid w:val="002F301A"/>
    <w:rsid w:val="002F591F"/>
    <w:rsid w:val="002F6112"/>
    <w:rsid w:val="00302357"/>
    <w:rsid w:val="00302C8A"/>
    <w:rsid w:val="00303937"/>
    <w:rsid w:val="003045B4"/>
    <w:rsid w:val="00306D65"/>
    <w:rsid w:val="00313DE0"/>
    <w:rsid w:val="003142B6"/>
    <w:rsid w:val="00315147"/>
    <w:rsid w:val="00315D9B"/>
    <w:rsid w:val="00324BC5"/>
    <w:rsid w:val="00326F0A"/>
    <w:rsid w:val="00331A46"/>
    <w:rsid w:val="00336242"/>
    <w:rsid w:val="00342313"/>
    <w:rsid w:val="003564DD"/>
    <w:rsid w:val="003620C5"/>
    <w:rsid w:val="003672DD"/>
    <w:rsid w:val="003677C2"/>
    <w:rsid w:val="0037058B"/>
    <w:rsid w:val="00371932"/>
    <w:rsid w:val="00374764"/>
    <w:rsid w:val="00381A34"/>
    <w:rsid w:val="003825FD"/>
    <w:rsid w:val="0038372C"/>
    <w:rsid w:val="00384132"/>
    <w:rsid w:val="00392A8B"/>
    <w:rsid w:val="003A4C43"/>
    <w:rsid w:val="003A64F4"/>
    <w:rsid w:val="003A6CF3"/>
    <w:rsid w:val="003B51F9"/>
    <w:rsid w:val="003B57B6"/>
    <w:rsid w:val="003B62E5"/>
    <w:rsid w:val="003B66CD"/>
    <w:rsid w:val="003B6EB0"/>
    <w:rsid w:val="003B7CBC"/>
    <w:rsid w:val="003C2372"/>
    <w:rsid w:val="003C43A1"/>
    <w:rsid w:val="003C7962"/>
    <w:rsid w:val="003D1D20"/>
    <w:rsid w:val="003D1DD0"/>
    <w:rsid w:val="003E1172"/>
    <w:rsid w:val="003E3148"/>
    <w:rsid w:val="003E5569"/>
    <w:rsid w:val="003F0404"/>
    <w:rsid w:val="003F07D4"/>
    <w:rsid w:val="004006A9"/>
    <w:rsid w:val="00406D81"/>
    <w:rsid w:val="00407A81"/>
    <w:rsid w:val="0042061B"/>
    <w:rsid w:val="004215B1"/>
    <w:rsid w:val="0042317D"/>
    <w:rsid w:val="00425BA9"/>
    <w:rsid w:val="00427ACF"/>
    <w:rsid w:val="00432562"/>
    <w:rsid w:val="00434020"/>
    <w:rsid w:val="0043455E"/>
    <w:rsid w:val="004412A8"/>
    <w:rsid w:val="00441EC7"/>
    <w:rsid w:val="004459B6"/>
    <w:rsid w:val="00450BE5"/>
    <w:rsid w:val="00453C89"/>
    <w:rsid w:val="004568CC"/>
    <w:rsid w:val="00460B39"/>
    <w:rsid w:val="004661AD"/>
    <w:rsid w:val="00472779"/>
    <w:rsid w:val="004753C3"/>
    <w:rsid w:val="0048222C"/>
    <w:rsid w:val="004830A9"/>
    <w:rsid w:val="00485412"/>
    <w:rsid w:val="00497CB2"/>
    <w:rsid w:val="004A1DF4"/>
    <w:rsid w:val="004A41A4"/>
    <w:rsid w:val="004A4636"/>
    <w:rsid w:val="004A51BE"/>
    <w:rsid w:val="004A6A35"/>
    <w:rsid w:val="004A7E07"/>
    <w:rsid w:val="004B12C9"/>
    <w:rsid w:val="004B5674"/>
    <w:rsid w:val="004B765F"/>
    <w:rsid w:val="004C0265"/>
    <w:rsid w:val="004C6106"/>
    <w:rsid w:val="004C67A8"/>
    <w:rsid w:val="004D2FFF"/>
    <w:rsid w:val="004D66F5"/>
    <w:rsid w:val="004E07F3"/>
    <w:rsid w:val="004E5546"/>
    <w:rsid w:val="004E766F"/>
    <w:rsid w:val="004F05C4"/>
    <w:rsid w:val="004F5EAE"/>
    <w:rsid w:val="004F61ED"/>
    <w:rsid w:val="0050646D"/>
    <w:rsid w:val="00506878"/>
    <w:rsid w:val="00506AB2"/>
    <w:rsid w:val="00506AF4"/>
    <w:rsid w:val="0051033C"/>
    <w:rsid w:val="005106AE"/>
    <w:rsid w:val="00510C4A"/>
    <w:rsid w:val="00512477"/>
    <w:rsid w:val="0052294D"/>
    <w:rsid w:val="005232FA"/>
    <w:rsid w:val="00524689"/>
    <w:rsid w:val="00526848"/>
    <w:rsid w:val="0052787E"/>
    <w:rsid w:val="00530B3D"/>
    <w:rsid w:val="00530F69"/>
    <w:rsid w:val="00536362"/>
    <w:rsid w:val="005370FB"/>
    <w:rsid w:val="00537D69"/>
    <w:rsid w:val="00542DF4"/>
    <w:rsid w:val="005445BC"/>
    <w:rsid w:val="0054767B"/>
    <w:rsid w:val="00547D49"/>
    <w:rsid w:val="00551014"/>
    <w:rsid w:val="005514C8"/>
    <w:rsid w:val="005545F0"/>
    <w:rsid w:val="00555EE5"/>
    <w:rsid w:val="00556203"/>
    <w:rsid w:val="005714BD"/>
    <w:rsid w:val="00573610"/>
    <w:rsid w:val="005771B1"/>
    <w:rsid w:val="005848A2"/>
    <w:rsid w:val="00591F87"/>
    <w:rsid w:val="00592307"/>
    <w:rsid w:val="0059418B"/>
    <w:rsid w:val="00594F45"/>
    <w:rsid w:val="005A1D48"/>
    <w:rsid w:val="005A301A"/>
    <w:rsid w:val="005A3058"/>
    <w:rsid w:val="005A676A"/>
    <w:rsid w:val="005A6784"/>
    <w:rsid w:val="005B271A"/>
    <w:rsid w:val="005B35EE"/>
    <w:rsid w:val="005B4275"/>
    <w:rsid w:val="005B4AE3"/>
    <w:rsid w:val="005C0C08"/>
    <w:rsid w:val="005C30E6"/>
    <w:rsid w:val="005C4DFA"/>
    <w:rsid w:val="005D4871"/>
    <w:rsid w:val="005E0AA1"/>
    <w:rsid w:val="005E3F2D"/>
    <w:rsid w:val="005E480F"/>
    <w:rsid w:val="005E6135"/>
    <w:rsid w:val="005F0130"/>
    <w:rsid w:val="005F76A6"/>
    <w:rsid w:val="005F7E72"/>
    <w:rsid w:val="006035B4"/>
    <w:rsid w:val="006042E8"/>
    <w:rsid w:val="00604731"/>
    <w:rsid w:val="006069DF"/>
    <w:rsid w:val="00613C0C"/>
    <w:rsid w:val="006169FC"/>
    <w:rsid w:val="00616AC4"/>
    <w:rsid w:val="00624283"/>
    <w:rsid w:val="00630008"/>
    <w:rsid w:val="006308C2"/>
    <w:rsid w:val="00633B6D"/>
    <w:rsid w:val="00634B0C"/>
    <w:rsid w:val="006350CF"/>
    <w:rsid w:val="00635B53"/>
    <w:rsid w:val="006369D8"/>
    <w:rsid w:val="00637153"/>
    <w:rsid w:val="006411CA"/>
    <w:rsid w:val="0064499D"/>
    <w:rsid w:val="0064510A"/>
    <w:rsid w:val="006453A3"/>
    <w:rsid w:val="00647583"/>
    <w:rsid w:val="00650FBB"/>
    <w:rsid w:val="00656F33"/>
    <w:rsid w:val="0066180A"/>
    <w:rsid w:val="006624F2"/>
    <w:rsid w:val="00663415"/>
    <w:rsid w:val="00672A4B"/>
    <w:rsid w:val="00685CAE"/>
    <w:rsid w:val="00686FDE"/>
    <w:rsid w:val="00690F04"/>
    <w:rsid w:val="00692870"/>
    <w:rsid w:val="00695469"/>
    <w:rsid w:val="006967DB"/>
    <w:rsid w:val="00696881"/>
    <w:rsid w:val="00697A7B"/>
    <w:rsid w:val="006A0074"/>
    <w:rsid w:val="006A6934"/>
    <w:rsid w:val="006B6C60"/>
    <w:rsid w:val="006C1188"/>
    <w:rsid w:val="006C2BE7"/>
    <w:rsid w:val="006C43B3"/>
    <w:rsid w:val="006C4764"/>
    <w:rsid w:val="006C4CB7"/>
    <w:rsid w:val="006D15F3"/>
    <w:rsid w:val="006D3AE3"/>
    <w:rsid w:val="006D4060"/>
    <w:rsid w:val="006D4511"/>
    <w:rsid w:val="006D7CB6"/>
    <w:rsid w:val="006E70F4"/>
    <w:rsid w:val="00700955"/>
    <w:rsid w:val="007013A2"/>
    <w:rsid w:val="00704B7E"/>
    <w:rsid w:val="00706B36"/>
    <w:rsid w:val="0070734D"/>
    <w:rsid w:val="00707EFE"/>
    <w:rsid w:val="00713553"/>
    <w:rsid w:val="00716A8C"/>
    <w:rsid w:val="00721571"/>
    <w:rsid w:val="0072520A"/>
    <w:rsid w:val="007263DA"/>
    <w:rsid w:val="00734B29"/>
    <w:rsid w:val="007401FF"/>
    <w:rsid w:val="007412E9"/>
    <w:rsid w:val="007429DD"/>
    <w:rsid w:val="00743395"/>
    <w:rsid w:val="00753D2D"/>
    <w:rsid w:val="0075406E"/>
    <w:rsid w:val="00754F5F"/>
    <w:rsid w:val="00756A91"/>
    <w:rsid w:val="00770228"/>
    <w:rsid w:val="00771820"/>
    <w:rsid w:val="007724FC"/>
    <w:rsid w:val="00772584"/>
    <w:rsid w:val="007734E9"/>
    <w:rsid w:val="00775B9D"/>
    <w:rsid w:val="00777B5D"/>
    <w:rsid w:val="0078178A"/>
    <w:rsid w:val="00781CED"/>
    <w:rsid w:val="00791E07"/>
    <w:rsid w:val="0079200B"/>
    <w:rsid w:val="00797416"/>
    <w:rsid w:val="007A1AEC"/>
    <w:rsid w:val="007A1CF2"/>
    <w:rsid w:val="007A5F5E"/>
    <w:rsid w:val="007A660C"/>
    <w:rsid w:val="007B0788"/>
    <w:rsid w:val="007B1F7E"/>
    <w:rsid w:val="007B4D84"/>
    <w:rsid w:val="007B7B3E"/>
    <w:rsid w:val="007C1EF9"/>
    <w:rsid w:val="007C4C56"/>
    <w:rsid w:val="007C6962"/>
    <w:rsid w:val="007D0F6A"/>
    <w:rsid w:val="007D5A75"/>
    <w:rsid w:val="007D5F20"/>
    <w:rsid w:val="007E179F"/>
    <w:rsid w:val="007E3F8D"/>
    <w:rsid w:val="007F25E7"/>
    <w:rsid w:val="007F52E8"/>
    <w:rsid w:val="007F7611"/>
    <w:rsid w:val="007F7D05"/>
    <w:rsid w:val="008006DC"/>
    <w:rsid w:val="00802ED5"/>
    <w:rsid w:val="00803C19"/>
    <w:rsid w:val="00805DF7"/>
    <w:rsid w:val="00811FCA"/>
    <w:rsid w:val="008152E5"/>
    <w:rsid w:val="008166A2"/>
    <w:rsid w:val="00820129"/>
    <w:rsid w:val="00820319"/>
    <w:rsid w:val="00822B5A"/>
    <w:rsid w:val="008232DA"/>
    <w:rsid w:val="00823A7A"/>
    <w:rsid w:val="008264BB"/>
    <w:rsid w:val="00830CDF"/>
    <w:rsid w:val="008312B4"/>
    <w:rsid w:val="00835F07"/>
    <w:rsid w:val="008415EF"/>
    <w:rsid w:val="00846385"/>
    <w:rsid w:val="00850282"/>
    <w:rsid w:val="00851715"/>
    <w:rsid w:val="008528FE"/>
    <w:rsid w:val="00853666"/>
    <w:rsid w:val="008609DC"/>
    <w:rsid w:val="0086215F"/>
    <w:rsid w:val="008625E0"/>
    <w:rsid w:val="008641E7"/>
    <w:rsid w:val="0087193F"/>
    <w:rsid w:val="00872335"/>
    <w:rsid w:val="00874651"/>
    <w:rsid w:val="00874974"/>
    <w:rsid w:val="00875A45"/>
    <w:rsid w:val="00883598"/>
    <w:rsid w:val="00885139"/>
    <w:rsid w:val="00886384"/>
    <w:rsid w:val="00891F43"/>
    <w:rsid w:val="00893362"/>
    <w:rsid w:val="008B50BA"/>
    <w:rsid w:val="008C3034"/>
    <w:rsid w:val="008C5356"/>
    <w:rsid w:val="008C664F"/>
    <w:rsid w:val="008D33D8"/>
    <w:rsid w:val="008D4BEC"/>
    <w:rsid w:val="008D7F11"/>
    <w:rsid w:val="008E2D32"/>
    <w:rsid w:val="008E3D01"/>
    <w:rsid w:val="008E5AB9"/>
    <w:rsid w:val="008F359C"/>
    <w:rsid w:val="008F5270"/>
    <w:rsid w:val="008F577D"/>
    <w:rsid w:val="009048FC"/>
    <w:rsid w:val="00913607"/>
    <w:rsid w:val="00913B33"/>
    <w:rsid w:val="00913B7B"/>
    <w:rsid w:val="00916AD4"/>
    <w:rsid w:val="00921758"/>
    <w:rsid w:val="00922242"/>
    <w:rsid w:val="009238BC"/>
    <w:rsid w:val="00933BAE"/>
    <w:rsid w:val="00934D26"/>
    <w:rsid w:val="009353A6"/>
    <w:rsid w:val="009362AA"/>
    <w:rsid w:val="00936656"/>
    <w:rsid w:val="00943AEF"/>
    <w:rsid w:val="009440E3"/>
    <w:rsid w:val="009459FF"/>
    <w:rsid w:val="009461E8"/>
    <w:rsid w:val="009561BB"/>
    <w:rsid w:val="00956FC1"/>
    <w:rsid w:val="00960AF2"/>
    <w:rsid w:val="0096271B"/>
    <w:rsid w:val="00963FFC"/>
    <w:rsid w:val="0096611A"/>
    <w:rsid w:val="009741F4"/>
    <w:rsid w:val="00974CCF"/>
    <w:rsid w:val="0098348B"/>
    <w:rsid w:val="009848AB"/>
    <w:rsid w:val="00984A89"/>
    <w:rsid w:val="00990DCD"/>
    <w:rsid w:val="00994A88"/>
    <w:rsid w:val="009A0DFD"/>
    <w:rsid w:val="009A25AD"/>
    <w:rsid w:val="009A27DD"/>
    <w:rsid w:val="009A3CAC"/>
    <w:rsid w:val="009A7952"/>
    <w:rsid w:val="009A7FAF"/>
    <w:rsid w:val="009B24BA"/>
    <w:rsid w:val="009B570F"/>
    <w:rsid w:val="009B59E7"/>
    <w:rsid w:val="009C20E8"/>
    <w:rsid w:val="009C49C8"/>
    <w:rsid w:val="009C528F"/>
    <w:rsid w:val="009C558A"/>
    <w:rsid w:val="009C7798"/>
    <w:rsid w:val="009D41C4"/>
    <w:rsid w:val="009D60E9"/>
    <w:rsid w:val="009E3155"/>
    <w:rsid w:val="009E5F99"/>
    <w:rsid w:val="009E696B"/>
    <w:rsid w:val="009E6DD1"/>
    <w:rsid w:val="009F12F5"/>
    <w:rsid w:val="009F14EF"/>
    <w:rsid w:val="009F17BB"/>
    <w:rsid w:val="009F2D87"/>
    <w:rsid w:val="009F4743"/>
    <w:rsid w:val="009F7D0F"/>
    <w:rsid w:val="00A07A84"/>
    <w:rsid w:val="00A117BB"/>
    <w:rsid w:val="00A13DA5"/>
    <w:rsid w:val="00A160C9"/>
    <w:rsid w:val="00A171EF"/>
    <w:rsid w:val="00A20874"/>
    <w:rsid w:val="00A20F47"/>
    <w:rsid w:val="00A22C4E"/>
    <w:rsid w:val="00A312A4"/>
    <w:rsid w:val="00A3254F"/>
    <w:rsid w:val="00A44500"/>
    <w:rsid w:val="00A45455"/>
    <w:rsid w:val="00A461F8"/>
    <w:rsid w:val="00A507CD"/>
    <w:rsid w:val="00A50B11"/>
    <w:rsid w:val="00A50BB5"/>
    <w:rsid w:val="00A512BE"/>
    <w:rsid w:val="00A51AA9"/>
    <w:rsid w:val="00A559DA"/>
    <w:rsid w:val="00A57497"/>
    <w:rsid w:val="00A62AAA"/>
    <w:rsid w:val="00A662A8"/>
    <w:rsid w:val="00A6781E"/>
    <w:rsid w:val="00A80116"/>
    <w:rsid w:val="00A81F68"/>
    <w:rsid w:val="00A82B46"/>
    <w:rsid w:val="00A879B5"/>
    <w:rsid w:val="00A90E48"/>
    <w:rsid w:val="00A93854"/>
    <w:rsid w:val="00A955AB"/>
    <w:rsid w:val="00A969F4"/>
    <w:rsid w:val="00AA188D"/>
    <w:rsid w:val="00AA308E"/>
    <w:rsid w:val="00AB3935"/>
    <w:rsid w:val="00AC4273"/>
    <w:rsid w:val="00AC7057"/>
    <w:rsid w:val="00AD4465"/>
    <w:rsid w:val="00AE230F"/>
    <w:rsid w:val="00AE3B6B"/>
    <w:rsid w:val="00AE4F3A"/>
    <w:rsid w:val="00AF20BC"/>
    <w:rsid w:val="00AF272D"/>
    <w:rsid w:val="00AF2A29"/>
    <w:rsid w:val="00AF3506"/>
    <w:rsid w:val="00AF3DA0"/>
    <w:rsid w:val="00AF60E5"/>
    <w:rsid w:val="00AF61F9"/>
    <w:rsid w:val="00AF688C"/>
    <w:rsid w:val="00B0118B"/>
    <w:rsid w:val="00B018A6"/>
    <w:rsid w:val="00B0412D"/>
    <w:rsid w:val="00B0436E"/>
    <w:rsid w:val="00B11E2A"/>
    <w:rsid w:val="00B1351F"/>
    <w:rsid w:val="00B14929"/>
    <w:rsid w:val="00B15CF2"/>
    <w:rsid w:val="00B16169"/>
    <w:rsid w:val="00B2090A"/>
    <w:rsid w:val="00B23F44"/>
    <w:rsid w:val="00B30A8C"/>
    <w:rsid w:val="00B37D60"/>
    <w:rsid w:val="00B40BBD"/>
    <w:rsid w:val="00B41016"/>
    <w:rsid w:val="00B478C4"/>
    <w:rsid w:val="00B52009"/>
    <w:rsid w:val="00B56E26"/>
    <w:rsid w:val="00B61AFC"/>
    <w:rsid w:val="00B65386"/>
    <w:rsid w:val="00B74D70"/>
    <w:rsid w:val="00B808CC"/>
    <w:rsid w:val="00B846D4"/>
    <w:rsid w:val="00B94DE1"/>
    <w:rsid w:val="00BA0A09"/>
    <w:rsid w:val="00BA2C50"/>
    <w:rsid w:val="00BA6621"/>
    <w:rsid w:val="00BB3C9E"/>
    <w:rsid w:val="00BB4781"/>
    <w:rsid w:val="00BB6597"/>
    <w:rsid w:val="00BB7A8B"/>
    <w:rsid w:val="00BC3C57"/>
    <w:rsid w:val="00BC5BA8"/>
    <w:rsid w:val="00BC7D6D"/>
    <w:rsid w:val="00BD0ECF"/>
    <w:rsid w:val="00BD20BE"/>
    <w:rsid w:val="00BD2587"/>
    <w:rsid w:val="00BE3793"/>
    <w:rsid w:val="00BF21FF"/>
    <w:rsid w:val="00BF23AB"/>
    <w:rsid w:val="00BF6D7A"/>
    <w:rsid w:val="00C01418"/>
    <w:rsid w:val="00C07A7F"/>
    <w:rsid w:val="00C121DF"/>
    <w:rsid w:val="00C15F05"/>
    <w:rsid w:val="00C16CCA"/>
    <w:rsid w:val="00C239CB"/>
    <w:rsid w:val="00C23D64"/>
    <w:rsid w:val="00C252D5"/>
    <w:rsid w:val="00C309DB"/>
    <w:rsid w:val="00C3320A"/>
    <w:rsid w:val="00C35DDF"/>
    <w:rsid w:val="00C415D4"/>
    <w:rsid w:val="00C42266"/>
    <w:rsid w:val="00C47117"/>
    <w:rsid w:val="00C5031A"/>
    <w:rsid w:val="00C53C0C"/>
    <w:rsid w:val="00C57A83"/>
    <w:rsid w:val="00C6061A"/>
    <w:rsid w:val="00C63160"/>
    <w:rsid w:val="00C65A1A"/>
    <w:rsid w:val="00C6760A"/>
    <w:rsid w:val="00C747B2"/>
    <w:rsid w:val="00C75581"/>
    <w:rsid w:val="00C806A9"/>
    <w:rsid w:val="00C80710"/>
    <w:rsid w:val="00C82C0F"/>
    <w:rsid w:val="00C83FF2"/>
    <w:rsid w:val="00C91AFD"/>
    <w:rsid w:val="00C94D82"/>
    <w:rsid w:val="00C95082"/>
    <w:rsid w:val="00C95BFC"/>
    <w:rsid w:val="00CA1CEB"/>
    <w:rsid w:val="00CA4FD6"/>
    <w:rsid w:val="00CA7F99"/>
    <w:rsid w:val="00CB027C"/>
    <w:rsid w:val="00CB2518"/>
    <w:rsid w:val="00CB3D88"/>
    <w:rsid w:val="00CB6EF3"/>
    <w:rsid w:val="00CC2D29"/>
    <w:rsid w:val="00CC4690"/>
    <w:rsid w:val="00CC4F96"/>
    <w:rsid w:val="00CC7FCD"/>
    <w:rsid w:val="00CD07E3"/>
    <w:rsid w:val="00CD7EC8"/>
    <w:rsid w:val="00CF0019"/>
    <w:rsid w:val="00CF1120"/>
    <w:rsid w:val="00CF2619"/>
    <w:rsid w:val="00CF3569"/>
    <w:rsid w:val="00CF3F7A"/>
    <w:rsid w:val="00CF777D"/>
    <w:rsid w:val="00CF7AFC"/>
    <w:rsid w:val="00D00751"/>
    <w:rsid w:val="00D05AB8"/>
    <w:rsid w:val="00D11209"/>
    <w:rsid w:val="00D125C3"/>
    <w:rsid w:val="00D14E98"/>
    <w:rsid w:val="00D26E5D"/>
    <w:rsid w:val="00D42BF6"/>
    <w:rsid w:val="00D45270"/>
    <w:rsid w:val="00D4726E"/>
    <w:rsid w:val="00D50848"/>
    <w:rsid w:val="00D53E8A"/>
    <w:rsid w:val="00D57855"/>
    <w:rsid w:val="00D60C5F"/>
    <w:rsid w:val="00D621C8"/>
    <w:rsid w:val="00D6647B"/>
    <w:rsid w:val="00D72E35"/>
    <w:rsid w:val="00D805D0"/>
    <w:rsid w:val="00D84D1C"/>
    <w:rsid w:val="00D85FA2"/>
    <w:rsid w:val="00D87595"/>
    <w:rsid w:val="00D879D2"/>
    <w:rsid w:val="00D90BB8"/>
    <w:rsid w:val="00D911D3"/>
    <w:rsid w:val="00D94849"/>
    <w:rsid w:val="00D951C9"/>
    <w:rsid w:val="00D96D1C"/>
    <w:rsid w:val="00DA1CED"/>
    <w:rsid w:val="00DA6CC7"/>
    <w:rsid w:val="00DB17B2"/>
    <w:rsid w:val="00DB50B0"/>
    <w:rsid w:val="00DB511F"/>
    <w:rsid w:val="00DB720B"/>
    <w:rsid w:val="00DC051A"/>
    <w:rsid w:val="00DC1C88"/>
    <w:rsid w:val="00DC2083"/>
    <w:rsid w:val="00DD24DC"/>
    <w:rsid w:val="00DD26D7"/>
    <w:rsid w:val="00DD51E8"/>
    <w:rsid w:val="00DE48C9"/>
    <w:rsid w:val="00DE6174"/>
    <w:rsid w:val="00DE6966"/>
    <w:rsid w:val="00DF0A42"/>
    <w:rsid w:val="00DF2D87"/>
    <w:rsid w:val="00DF3650"/>
    <w:rsid w:val="00E168C7"/>
    <w:rsid w:val="00E16BA7"/>
    <w:rsid w:val="00E17FBA"/>
    <w:rsid w:val="00E26EBA"/>
    <w:rsid w:val="00E3138C"/>
    <w:rsid w:val="00E36CAD"/>
    <w:rsid w:val="00E43176"/>
    <w:rsid w:val="00E47B15"/>
    <w:rsid w:val="00E50D2E"/>
    <w:rsid w:val="00E62566"/>
    <w:rsid w:val="00E62E72"/>
    <w:rsid w:val="00E6622B"/>
    <w:rsid w:val="00E666D7"/>
    <w:rsid w:val="00E7164F"/>
    <w:rsid w:val="00E74C7B"/>
    <w:rsid w:val="00E7531B"/>
    <w:rsid w:val="00E77B51"/>
    <w:rsid w:val="00E80943"/>
    <w:rsid w:val="00E80B8E"/>
    <w:rsid w:val="00E84DEB"/>
    <w:rsid w:val="00E85E56"/>
    <w:rsid w:val="00E86BBC"/>
    <w:rsid w:val="00E91271"/>
    <w:rsid w:val="00E91AB5"/>
    <w:rsid w:val="00E92B00"/>
    <w:rsid w:val="00E95B04"/>
    <w:rsid w:val="00EA34FB"/>
    <w:rsid w:val="00EA5FD5"/>
    <w:rsid w:val="00EB1A11"/>
    <w:rsid w:val="00EB50CC"/>
    <w:rsid w:val="00EB642E"/>
    <w:rsid w:val="00EB6907"/>
    <w:rsid w:val="00EC160E"/>
    <w:rsid w:val="00ED030C"/>
    <w:rsid w:val="00ED4205"/>
    <w:rsid w:val="00ED743E"/>
    <w:rsid w:val="00EE18EA"/>
    <w:rsid w:val="00EF0D52"/>
    <w:rsid w:val="00EF1B18"/>
    <w:rsid w:val="00EF252F"/>
    <w:rsid w:val="00EF31C8"/>
    <w:rsid w:val="00EF3B70"/>
    <w:rsid w:val="00EF6E15"/>
    <w:rsid w:val="00EF7A54"/>
    <w:rsid w:val="00F040A2"/>
    <w:rsid w:val="00F11708"/>
    <w:rsid w:val="00F130A9"/>
    <w:rsid w:val="00F143DA"/>
    <w:rsid w:val="00F14CA6"/>
    <w:rsid w:val="00F14EE2"/>
    <w:rsid w:val="00F220D9"/>
    <w:rsid w:val="00F24503"/>
    <w:rsid w:val="00F248D9"/>
    <w:rsid w:val="00F26CA0"/>
    <w:rsid w:val="00F26F95"/>
    <w:rsid w:val="00F3163D"/>
    <w:rsid w:val="00F35D82"/>
    <w:rsid w:val="00F36772"/>
    <w:rsid w:val="00F401C0"/>
    <w:rsid w:val="00F44670"/>
    <w:rsid w:val="00F471D5"/>
    <w:rsid w:val="00F50A76"/>
    <w:rsid w:val="00F511EF"/>
    <w:rsid w:val="00F53272"/>
    <w:rsid w:val="00F54A9C"/>
    <w:rsid w:val="00F60D1D"/>
    <w:rsid w:val="00F61FCD"/>
    <w:rsid w:val="00F706FC"/>
    <w:rsid w:val="00F71410"/>
    <w:rsid w:val="00F747C2"/>
    <w:rsid w:val="00F74E90"/>
    <w:rsid w:val="00F80DC4"/>
    <w:rsid w:val="00F83551"/>
    <w:rsid w:val="00F86278"/>
    <w:rsid w:val="00F93F63"/>
    <w:rsid w:val="00F97C46"/>
    <w:rsid w:val="00FA1257"/>
    <w:rsid w:val="00FA1E77"/>
    <w:rsid w:val="00FA278F"/>
    <w:rsid w:val="00FA7887"/>
    <w:rsid w:val="00FB0AE5"/>
    <w:rsid w:val="00FB22E5"/>
    <w:rsid w:val="00FB6000"/>
    <w:rsid w:val="00FC0518"/>
    <w:rsid w:val="00FC10C6"/>
    <w:rsid w:val="00FC28EB"/>
    <w:rsid w:val="00FC37A4"/>
    <w:rsid w:val="00FC4EF3"/>
    <w:rsid w:val="00FD1849"/>
    <w:rsid w:val="00FD1EDA"/>
    <w:rsid w:val="00FD4435"/>
    <w:rsid w:val="00FD6C0C"/>
    <w:rsid w:val="00FD6FBD"/>
    <w:rsid w:val="00FE2547"/>
    <w:rsid w:val="00FE48CA"/>
    <w:rsid w:val="00FE69F2"/>
    <w:rsid w:val="00FE6C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CB962"/>
  <w15:docId w15:val="{1B13592B-727E-4C14-8A56-A7FB0A5C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1351F"/>
    <w:rPr>
      <w:rFonts w:ascii="Arial" w:hAnsi="Arial" w:cs="Arial"/>
    </w:rPr>
  </w:style>
  <w:style w:type="paragraph" w:styleId="Heading1">
    <w:name w:val="heading 1"/>
    <w:basedOn w:val="Normal"/>
    <w:next w:val="BodyText"/>
    <w:link w:val="Heading1Char"/>
    <w:autoRedefine/>
    <w:qFormat/>
    <w:rsid w:val="001C5F01"/>
    <w:pPr>
      <w:widowControl w:val="0"/>
      <w:numPr>
        <w:numId w:val="8"/>
      </w:numPr>
      <w:spacing w:before="240" w:after="120"/>
      <w:outlineLvl w:val="0"/>
    </w:pPr>
    <w:rPr>
      <w:rFonts w:eastAsia="Times New Roman"/>
      <w:b/>
      <w:bCs/>
      <w:color w:val="255AA7" w:themeColor="accent1"/>
      <w:sz w:val="32"/>
      <w:szCs w:val="28"/>
      <w:lang w:eastAsia="zh-CN"/>
    </w:rPr>
  </w:style>
  <w:style w:type="paragraph" w:styleId="Heading2">
    <w:name w:val="heading 2"/>
    <w:basedOn w:val="Normal"/>
    <w:next w:val="Normal"/>
    <w:link w:val="Heading2Char"/>
    <w:unhideWhenUsed/>
    <w:qFormat/>
    <w:rsid w:val="00C35DDF"/>
    <w:pPr>
      <w:keepNext/>
      <w:keepLines/>
      <w:numPr>
        <w:ilvl w:val="1"/>
        <w:numId w:val="8"/>
      </w:numPr>
      <w:spacing w:before="240" w:after="120"/>
      <w:outlineLvl w:val="1"/>
    </w:pPr>
    <w:rPr>
      <w:rFonts w:eastAsiaTheme="majorEastAsia"/>
      <w:bCs/>
      <w:color w:val="255AA7" w:themeColor="accent1"/>
      <w:sz w:val="28"/>
      <w:szCs w:val="26"/>
      <w:lang w:eastAsia="zh-CN"/>
    </w:rPr>
  </w:style>
  <w:style w:type="paragraph" w:styleId="Heading3">
    <w:name w:val="heading 3"/>
    <w:basedOn w:val="Normal"/>
    <w:next w:val="Normal"/>
    <w:link w:val="Heading3Char"/>
    <w:unhideWhenUsed/>
    <w:qFormat/>
    <w:rsid w:val="00874974"/>
    <w:pPr>
      <w:keepNext/>
      <w:numPr>
        <w:ilvl w:val="2"/>
        <w:numId w:val="8"/>
      </w:numPr>
      <w:spacing w:before="240" w:after="240"/>
      <w:outlineLvl w:val="2"/>
    </w:pPr>
    <w:rPr>
      <w:rFonts w:eastAsiaTheme="majorEastAsia"/>
      <w:b/>
      <w:bCs/>
      <w:color w:val="255AA7" w:themeColor="accent1"/>
      <w:sz w:val="24"/>
      <w:szCs w:val="24"/>
      <w:lang w:eastAsia="zh-CN"/>
    </w:rPr>
  </w:style>
  <w:style w:type="paragraph" w:styleId="Heading4">
    <w:name w:val="heading 4"/>
    <w:basedOn w:val="Normal"/>
    <w:next w:val="Normal"/>
    <w:link w:val="Heading4Char"/>
    <w:unhideWhenUsed/>
    <w:qFormat/>
    <w:rsid w:val="008E3D01"/>
    <w:pPr>
      <w:keepNext/>
      <w:keepLines/>
      <w:spacing w:before="200"/>
      <w:outlineLvl w:val="3"/>
    </w:pPr>
    <w:rPr>
      <w:rFonts w:eastAsiaTheme="majorEastAsia"/>
      <w:bCs/>
      <w:i/>
      <w:iCs/>
      <w:color w:val="255AA7" w:themeColor="accent1"/>
      <w:sz w:val="24"/>
      <w:szCs w:val="24"/>
    </w:rPr>
  </w:style>
  <w:style w:type="paragraph" w:styleId="Heading5">
    <w:name w:val="heading 5"/>
    <w:basedOn w:val="Normal"/>
    <w:next w:val="Normal"/>
    <w:link w:val="Heading5Char"/>
    <w:qFormat/>
    <w:rsid w:val="005A676A"/>
    <w:pPr>
      <w:keepNext/>
      <w:keepLines/>
      <w:tabs>
        <w:tab w:val="num" w:pos="1008"/>
      </w:tabs>
      <w:spacing w:before="240" w:after="60"/>
      <w:ind w:left="1008" w:hanging="1008"/>
      <w:outlineLvl w:val="4"/>
    </w:pPr>
    <w:rPr>
      <w:rFonts w:eastAsiaTheme="minorEastAsia" w:cs="Times New Roman"/>
      <w:szCs w:val="20"/>
    </w:rPr>
  </w:style>
  <w:style w:type="paragraph" w:styleId="Heading6">
    <w:name w:val="heading 6"/>
    <w:basedOn w:val="Normal"/>
    <w:next w:val="Normal"/>
    <w:link w:val="Heading6Char"/>
    <w:qFormat/>
    <w:rsid w:val="005A676A"/>
    <w:pPr>
      <w:keepNext/>
      <w:keepLines/>
      <w:tabs>
        <w:tab w:val="num" w:pos="1152"/>
      </w:tabs>
      <w:spacing w:before="240" w:after="60"/>
      <w:ind w:left="1152" w:hanging="1152"/>
      <w:outlineLvl w:val="5"/>
    </w:pPr>
    <w:rPr>
      <w:rFonts w:eastAsiaTheme="minorEastAsia" w:cs="Times New Roman"/>
      <w:i/>
      <w:szCs w:val="20"/>
    </w:rPr>
  </w:style>
  <w:style w:type="paragraph" w:styleId="Heading7">
    <w:name w:val="heading 7"/>
    <w:basedOn w:val="Normal"/>
    <w:next w:val="Normal"/>
    <w:link w:val="Heading7Char"/>
    <w:qFormat/>
    <w:rsid w:val="005A676A"/>
    <w:pPr>
      <w:keepNext/>
      <w:keepLines/>
      <w:tabs>
        <w:tab w:val="num" w:pos="1296"/>
      </w:tabs>
      <w:spacing w:before="240" w:after="60"/>
      <w:ind w:left="1296" w:hanging="1296"/>
      <w:outlineLvl w:val="6"/>
    </w:pPr>
    <w:rPr>
      <w:rFonts w:eastAsiaTheme="minorEastAsia" w:cs="Times New Roman"/>
      <w:sz w:val="20"/>
      <w:szCs w:val="20"/>
    </w:rPr>
  </w:style>
  <w:style w:type="paragraph" w:styleId="Heading8">
    <w:name w:val="heading 8"/>
    <w:basedOn w:val="Normal"/>
    <w:next w:val="Normal"/>
    <w:link w:val="Heading8Char"/>
    <w:qFormat/>
    <w:rsid w:val="005A676A"/>
    <w:pPr>
      <w:keepNext/>
      <w:keepLines/>
      <w:tabs>
        <w:tab w:val="num" w:pos="1440"/>
      </w:tabs>
      <w:spacing w:before="240" w:after="60"/>
      <w:ind w:left="1440" w:hanging="1440"/>
      <w:outlineLvl w:val="7"/>
    </w:pPr>
    <w:rPr>
      <w:rFonts w:eastAsiaTheme="minorEastAsia" w:cs="Times New Roman"/>
      <w:i/>
      <w:sz w:val="20"/>
      <w:szCs w:val="20"/>
    </w:rPr>
  </w:style>
  <w:style w:type="paragraph" w:styleId="Heading9">
    <w:name w:val="heading 9"/>
    <w:basedOn w:val="Normal"/>
    <w:next w:val="Normal"/>
    <w:link w:val="Heading9Char"/>
    <w:qFormat/>
    <w:rsid w:val="005A676A"/>
    <w:pPr>
      <w:keepNext/>
      <w:keepLines/>
      <w:tabs>
        <w:tab w:val="num" w:pos="1584"/>
      </w:tabs>
      <w:spacing w:before="240" w:after="60"/>
      <w:ind w:left="1584" w:hanging="1584"/>
      <w:outlineLvl w:val="8"/>
    </w:pPr>
    <w:rPr>
      <w:rFonts w:eastAsiaTheme="minorEastAsia"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B4D84"/>
    <w:pPr>
      <w:tabs>
        <w:tab w:val="center" w:pos="4680"/>
        <w:tab w:val="right" w:pos="9360"/>
      </w:tabs>
    </w:pPr>
  </w:style>
  <w:style w:type="character" w:customStyle="1" w:styleId="HeaderChar">
    <w:name w:val="Header Char"/>
    <w:basedOn w:val="DefaultParagraphFont"/>
    <w:link w:val="Header"/>
    <w:uiPriority w:val="99"/>
    <w:rsid w:val="007B4D84"/>
  </w:style>
  <w:style w:type="paragraph" w:styleId="Footer">
    <w:name w:val="footer"/>
    <w:basedOn w:val="Normal"/>
    <w:link w:val="FooterChar"/>
    <w:unhideWhenUsed/>
    <w:rsid w:val="00F50A76"/>
    <w:pPr>
      <w:jc w:val="right"/>
    </w:pPr>
    <w:rPr>
      <w:color w:val="45525A" w:themeColor="text1"/>
      <w:sz w:val="14"/>
    </w:rPr>
  </w:style>
  <w:style w:type="character" w:customStyle="1" w:styleId="FooterChar">
    <w:name w:val="Footer Char"/>
    <w:basedOn w:val="DefaultParagraphFont"/>
    <w:link w:val="Footer"/>
    <w:uiPriority w:val="99"/>
    <w:rsid w:val="00F50A76"/>
    <w:rPr>
      <w:rFonts w:ascii="Arial" w:hAnsi="Arial" w:cs="Arial"/>
      <w:color w:val="45525A" w:themeColor="text1"/>
      <w:sz w:val="14"/>
    </w:rPr>
  </w:style>
  <w:style w:type="paragraph" w:customStyle="1" w:styleId="DocumentTitle">
    <w:name w:val="Document Title"/>
    <w:basedOn w:val="Normal"/>
    <w:qFormat/>
    <w:rsid w:val="00B808CC"/>
    <w:pPr>
      <w:spacing w:before="120"/>
      <w:ind w:left="504" w:hanging="360"/>
    </w:pPr>
    <w:rPr>
      <w:color w:val="FFFFFF" w:themeColor="background1"/>
      <w:sz w:val="36"/>
      <w:szCs w:val="20"/>
    </w:rPr>
  </w:style>
  <w:style w:type="paragraph" w:styleId="BalloonText">
    <w:name w:val="Balloon Text"/>
    <w:basedOn w:val="Normal"/>
    <w:link w:val="BalloonTextChar"/>
    <w:unhideWhenUsed/>
    <w:rsid w:val="00B808CC"/>
    <w:rPr>
      <w:rFonts w:ascii="Tahoma" w:hAnsi="Tahoma" w:cs="Tahoma"/>
      <w:sz w:val="16"/>
      <w:szCs w:val="16"/>
    </w:rPr>
  </w:style>
  <w:style w:type="character" w:customStyle="1" w:styleId="BalloonTextChar">
    <w:name w:val="Balloon Text Char"/>
    <w:basedOn w:val="DefaultParagraphFont"/>
    <w:link w:val="BalloonText"/>
    <w:rsid w:val="00B808CC"/>
    <w:rPr>
      <w:rFonts w:ascii="Tahoma" w:hAnsi="Tahoma" w:cs="Tahoma"/>
      <w:sz w:val="16"/>
      <w:szCs w:val="16"/>
    </w:rPr>
  </w:style>
  <w:style w:type="character" w:styleId="PageNumber">
    <w:name w:val="page number"/>
    <w:rsid w:val="006D4060"/>
  </w:style>
  <w:style w:type="paragraph" w:styleId="TOC1">
    <w:name w:val="toc 1"/>
    <w:basedOn w:val="Normal"/>
    <w:next w:val="Normal"/>
    <w:uiPriority w:val="39"/>
    <w:qFormat/>
    <w:rsid w:val="00F401C0"/>
    <w:pPr>
      <w:tabs>
        <w:tab w:val="right" w:pos="9360"/>
        <w:tab w:val="right" w:leader="dot" w:pos="10800"/>
      </w:tabs>
      <w:spacing w:before="120" w:after="120"/>
      <w:ind w:left="360" w:hanging="360"/>
    </w:pPr>
    <w:rPr>
      <w:rFonts w:eastAsia="Times New Roman" w:cs="Times New Roman"/>
      <w:noProof/>
      <w:color w:val="45525A" w:themeColor="text1"/>
      <w:sz w:val="20"/>
      <w:szCs w:val="20"/>
    </w:rPr>
  </w:style>
  <w:style w:type="character" w:styleId="Hyperlink">
    <w:name w:val="Hyperlink"/>
    <w:uiPriority w:val="99"/>
    <w:unhideWhenUsed/>
    <w:rsid w:val="00331A46"/>
    <w:rPr>
      <w:rFonts w:cs="Arial"/>
      <w:noProof/>
      <w:color w:val="0000FF"/>
      <w:sz w:val="22"/>
      <w:u w:val="single"/>
    </w:rPr>
  </w:style>
  <w:style w:type="paragraph" w:styleId="TOC2">
    <w:name w:val="toc 2"/>
    <w:basedOn w:val="Normal"/>
    <w:next w:val="Normal"/>
    <w:uiPriority w:val="39"/>
    <w:rsid w:val="00506AF4"/>
    <w:pPr>
      <w:tabs>
        <w:tab w:val="right" w:pos="9360"/>
      </w:tabs>
      <w:spacing w:before="90" w:after="90"/>
      <w:ind w:left="648" w:hanging="360"/>
    </w:pPr>
    <w:rPr>
      <w:rFonts w:eastAsia="Times New Roman" w:cs="Times New Roman"/>
      <w:noProof/>
      <w:color w:val="45525A" w:themeColor="text1"/>
      <w:sz w:val="20"/>
      <w:szCs w:val="20"/>
    </w:rPr>
  </w:style>
  <w:style w:type="character" w:customStyle="1" w:styleId="Heading1Char">
    <w:name w:val="Heading 1 Char"/>
    <w:basedOn w:val="DefaultParagraphFont"/>
    <w:link w:val="Heading1"/>
    <w:rsid w:val="001C5F01"/>
    <w:rPr>
      <w:rFonts w:ascii="Arial" w:eastAsia="Times New Roman" w:hAnsi="Arial" w:cs="Arial"/>
      <w:b/>
      <w:bCs/>
      <w:color w:val="255AA7" w:themeColor="accent1"/>
      <w:sz w:val="32"/>
      <w:szCs w:val="28"/>
      <w:lang w:eastAsia="zh-CN"/>
    </w:rPr>
  </w:style>
  <w:style w:type="paragraph" w:styleId="TOCHeading">
    <w:name w:val="TOC Heading"/>
    <w:basedOn w:val="Heading1"/>
    <w:next w:val="Normal"/>
    <w:uiPriority w:val="39"/>
    <w:unhideWhenUsed/>
    <w:qFormat/>
    <w:rsid w:val="000F314E"/>
    <w:pPr>
      <w:spacing w:before="0" w:after="300"/>
      <w:ind w:left="504" w:hanging="360"/>
      <w:outlineLvl w:val="9"/>
    </w:pPr>
    <w:rPr>
      <w:color w:val="808080" w:themeColor="background1" w:themeShade="80"/>
      <w:sz w:val="36"/>
    </w:rPr>
  </w:style>
  <w:style w:type="paragraph" w:styleId="ListParagraph">
    <w:name w:val="List Paragraph"/>
    <w:basedOn w:val="Normal"/>
    <w:link w:val="ListParagraphChar"/>
    <w:uiPriority w:val="34"/>
    <w:qFormat/>
    <w:rsid w:val="00555EE5"/>
    <w:pPr>
      <w:ind w:left="720"/>
      <w:contextualSpacing/>
    </w:pPr>
  </w:style>
  <w:style w:type="paragraph" w:customStyle="1" w:styleId="Bullet1">
    <w:name w:val="Bullet 1"/>
    <w:basedOn w:val="Bullet2"/>
    <w:qFormat/>
    <w:rsid w:val="002D27D4"/>
    <w:pPr>
      <w:numPr>
        <w:numId w:val="2"/>
      </w:numPr>
      <w:ind w:left="720"/>
    </w:pPr>
    <w:rPr>
      <w:sz w:val="24"/>
      <w:szCs w:val="24"/>
    </w:rPr>
  </w:style>
  <w:style w:type="paragraph" w:customStyle="1" w:styleId="BodyTextBullet">
    <w:name w:val="Body Text Bullet"/>
    <w:basedOn w:val="Bullet1"/>
    <w:link w:val="BodyTextBulletChar"/>
    <w:autoRedefine/>
    <w:qFormat/>
    <w:rsid w:val="00BF23AB"/>
    <w:pPr>
      <w:numPr>
        <w:numId w:val="3"/>
      </w:numPr>
      <w:ind w:left="900"/>
    </w:pPr>
  </w:style>
  <w:style w:type="character" w:customStyle="1" w:styleId="BodyTextBulletChar">
    <w:name w:val="Body Text Bullet Char"/>
    <w:link w:val="BodyTextBullet"/>
    <w:rsid w:val="00BF23AB"/>
    <w:rPr>
      <w:rFonts w:ascii="Arial" w:hAnsi="Arial" w:cs="Arial"/>
      <w:color w:val="45525A" w:themeColor="text1"/>
      <w:sz w:val="24"/>
      <w:szCs w:val="24"/>
    </w:rPr>
  </w:style>
  <w:style w:type="paragraph" w:styleId="BodyText">
    <w:name w:val="Body Text"/>
    <w:basedOn w:val="Normal"/>
    <w:link w:val="BodyTextChar"/>
    <w:qFormat/>
    <w:rsid w:val="007C1EF9"/>
    <w:pPr>
      <w:spacing w:before="240" w:after="240"/>
    </w:pPr>
    <w:rPr>
      <w:color w:val="45525A" w:themeColor="text1"/>
      <w:sz w:val="24"/>
      <w:szCs w:val="24"/>
    </w:rPr>
  </w:style>
  <w:style w:type="character" w:customStyle="1" w:styleId="BodyTextChar">
    <w:name w:val="Body Text Char"/>
    <w:basedOn w:val="DefaultParagraphFont"/>
    <w:link w:val="BodyText"/>
    <w:rsid w:val="007C1EF9"/>
    <w:rPr>
      <w:rFonts w:ascii="Arial" w:hAnsi="Arial" w:cs="Arial"/>
      <w:color w:val="45525A" w:themeColor="text1"/>
      <w:sz w:val="24"/>
      <w:szCs w:val="24"/>
    </w:rPr>
  </w:style>
  <w:style w:type="table" w:styleId="TableGrid">
    <w:name w:val="Table Grid"/>
    <w:basedOn w:val="TableNormal"/>
    <w:rsid w:val="00EF252F"/>
    <w:pPr>
      <w:spacing w:before="120"/>
      <w:ind w:left="504" w:hanging="360"/>
    </w:pPr>
    <w:rPr>
      <w:rFonts w:ascii="Arial" w:eastAsia="Times New Roman" w:hAnsi="Arial" w:cs="Times New Roman"/>
      <w:color w:val="45525A"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qFormat/>
    <w:rsid w:val="000F314E"/>
    <w:pPr>
      <w:spacing w:before="120"/>
      <w:ind w:left="504" w:hanging="360"/>
    </w:pPr>
    <w:rPr>
      <w:rFonts w:ascii="Arial" w:eastAsia="MS Mincho" w:hAnsi="Arial" w:cs="Arial"/>
      <w:color w:val="FFFFFF" w:themeColor="background1"/>
      <w:sz w:val="24"/>
      <w:szCs w:val="20"/>
      <w:lang w:eastAsia="ja-JP"/>
    </w:rPr>
  </w:style>
  <w:style w:type="paragraph" w:customStyle="1" w:styleId="TableText">
    <w:name w:val="Table Text"/>
    <w:basedOn w:val="BodyText"/>
    <w:qFormat/>
    <w:rsid w:val="00EF252F"/>
    <w:pPr>
      <w:tabs>
        <w:tab w:val="left" w:pos="2880"/>
      </w:tabs>
      <w:ind w:left="504" w:hanging="360"/>
    </w:pPr>
    <w:rPr>
      <w:rFonts w:eastAsia="Times New Roman" w:cs="Times New Roman"/>
      <w:sz w:val="22"/>
      <w:szCs w:val="20"/>
    </w:rPr>
  </w:style>
  <w:style w:type="character" w:customStyle="1" w:styleId="Heading2Char">
    <w:name w:val="Heading 2 Char"/>
    <w:basedOn w:val="DefaultParagraphFont"/>
    <w:link w:val="Heading2"/>
    <w:rsid w:val="00C35DDF"/>
    <w:rPr>
      <w:rFonts w:ascii="Arial" w:eastAsiaTheme="majorEastAsia" w:hAnsi="Arial" w:cs="Arial"/>
      <w:bCs/>
      <w:color w:val="255AA7" w:themeColor="accent1"/>
      <w:sz w:val="28"/>
      <w:szCs w:val="26"/>
      <w:lang w:eastAsia="zh-CN"/>
    </w:rPr>
  </w:style>
  <w:style w:type="paragraph" w:styleId="Caption">
    <w:name w:val="caption"/>
    <w:basedOn w:val="Normal"/>
    <w:next w:val="Normal"/>
    <w:unhideWhenUsed/>
    <w:qFormat/>
    <w:rsid w:val="000F314E"/>
    <w:pPr>
      <w:keepNext/>
      <w:spacing w:before="120" w:after="200"/>
      <w:ind w:left="504" w:hanging="360"/>
      <w:jc w:val="center"/>
    </w:pPr>
    <w:rPr>
      <w:rFonts w:eastAsia="Times New Roman" w:cs="Times New Roman"/>
      <w:bCs/>
      <w:color w:val="45525A" w:themeColor="text1"/>
      <w:sz w:val="18"/>
      <w:szCs w:val="18"/>
    </w:rPr>
  </w:style>
  <w:style w:type="character" w:customStyle="1" w:styleId="Heading3Char">
    <w:name w:val="Heading 3 Char"/>
    <w:basedOn w:val="DefaultParagraphFont"/>
    <w:link w:val="Heading3"/>
    <w:rsid w:val="00874974"/>
    <w:rPr>
      <w:rFonts w:ascii="Arial" w:eastAsiaTheme="majorEastAsia" w:hAnsi="Arial" w:cs="Arial"/>
      <w:b/>
      <w:bCs/>
      <w:color w:val="255AA7" w:themeColor="accent1"/>
      <w:sz w:val="24"/>
      <w:szCs w:val="24"/>
      <w:lang w:eastAsia="zh-CN"/>
    </w:rPr>
  </w:style>
  <w:style w:type="paragraph" w:customStyle="1" w:styleId="Numberedlist-roman">
    <w:name w:val="Numbered list - roman"/>
    <w:basedOn w:val="ListParagraph"/>
    <w:link w:val="Numberedlist-romanChar"/>
    <w:qFormat/>
    <w:rsid w:val="000F314E"/>
    <w:pPr>
      <w:numPr>
        <w:numId w:val="1"/>
      </w:numPr>
      <w:spacing w:after="120"/>
    </w:pPr>
    <w:rPr>
      <w:sz w:val="24"/>
      <w:szCs w:val="24"/>
    </w:rPr>
  </w:style>
  <w:style w:type="paragraph" w:customStyle="1" w:styleId="graphic">
    <w:name w:val="graphic"/>
    <w:basedOn w:val="Normal"/>
    <w:link w:val="graphicChar"/>
    <w:qFormat/>
    <w:rsid w:val="00117A7C"/>
    <w:pPr>
      <w:keepNext/>
      <w:jc w:val="center"/>
    </w:pPr>
  </w:style>
  <w:style w:type="character" w:customStyle="1" w:styleId="ListParagraphChar">
    <w:name w:val="List Paragraph Char"/>
    <w:basedOn w:val="DefaultParagraphFont"/>
    <w:link w:val="ListParagraph"/>
    <w:uiPriority w:val="34"/>
    <w:rsid w:val="00117A7C"/>
    <w:rPr>
      <w:rFonts w:ascii="Arial" w:hAnsi="Arial" w:cs="Arial"/>
    </w:rPr>
  </w:style>
  <w:style w:type="character" w:customStyle="1" w:styleId="Numberedlist-romanChar">
    <w:name w:val="Numbered list - roman Char"/>
    <w:basedOn w:val="ListParagraphChar"/>
    <w:link w:val="Numberedlist-roman"/>
    <w:rsid w:val="000F314E"/>
    <w:rPr>
      <w:rFonts w:ascii="Arial" w:hAnsi="Arial" w:cs="Arial"/>
      <w:sz w:val="24"/>
      <w:szCs w:val="24"/>
    </w:rPr>
  </w:style>
  <w:style w:type="paragraph" w:customStyle="1" w:styleId="openbullet">
    <w:name w:val="open bullet"/>
    <w:basedOn w:val="BodyTextBullet"/>
    <w:link w:val="openbulletChar"/>
    <w:qFormat/>
    <w:rsid w:val="00117A7C"/>
  </w:style>
  <w:style w:type="character" w:customStyle="1" w:styleId="graphicChar">
    <w:name w:val="graphic Char"/>
    <w:basedOn w:val="DefaultParagraphFont"/>
    <w:link w:val="graphic"/>
    <w:rsid w:val="00117A7C"/>
    <w:rPr>
      <w:rFonts w:ascii="Arial" w:hAnsi="Arial" w:cs="Arial"/>
    </w:rPr>
  </w:style>
  <w:style w:type="character" w:customStyle="1" w:styleId="openbulletChar">
    <w:name w:val="open bullet Char"/>
    <w:basedOn w:val="BodyTextBulletChar"/>
    <w:link w:val="openbullet"/>
    <w:rsid w:val="00117A7C"/>
    <w:rPr>
      <w:rFonts w:ascii="Arial" w:hAnsi="Arial" w:cs="Arial"/>
      <w:color w:val="45525A" w:themeColor="text1"/>
      <w:sz w:val="24"/>
      <w:szCs w:val="24"/>
    </w:rPr>
  </w:style>
  <w:style w:type="paragraph" w:customStyle="1" w:styleId="Bullet2">
    <w:name w:val="Bullet 2"/>
    <w:basedOn w:val="Normal"/>
    <w:rsid w:val="002D27D4"/>
    <w:pPr>
      <w:numPr>
        <w:numId w:val="4"/>
      </w:numPr>
      <w:spacing w:after="120"/>
      <w:ind w:left="994" w:hanging="274"/>
    </w:pPr>
    <w:rPr>
      <w:color w:val="45525A" w:themeColor="text1"/>
    </w:rPr>
  </w:style>
  <w:style w:type="character" w:customStyle="1" w:styleId="Heading4Char">
    <w:name w:val="Heading 4 Char"/>
    <w:basedOn w:val="DefaultParagraphFont"/>
    <w:link w:val="Heading4"/>
    <w:uiPriority w:val="9"/>
    <w:rsid w:val="008E3D01"/>
    <w:rPr>
      <w:rFonts w:ascii="Arial" w:eastAsiaTheme="majorEastAsia" w:hAnsi="Arial" w:cs="Arial"/>
      <w:bCs/>
      <w:i/>
      <w:iCs/>
      <w:color w:val="255AA7" w:themeColor="accent1"/>
      <w:sz w:val="24"/>
      <w:szCs w:val="24"/>
    </w:rPr>
  </w:style>
  <w:style w:type="paragraph" w:customStyle="1" w:styleId="Bullet3">
    <w:name w:val="Bullet 3"/>
    <w:basedOn w:val="BodyText"/>
    <w:qFormat/>
    <w:rsid w:val="002D27D4"/>
    <w:pPr>
      <w:numPr>
        <w:numId w:val="5"/>
      </w:numPr>
      <w:spacing w:before="0" w:after="120"/>
      <w:ind w:left="1350" w:hanging="270"/>
    </w:pPr>
    <w:rPr>
      <w:sz w:val="20"/>
      <w:szCs w:val="20"/>
    </w:rPr>
  </w:style>
  <w:style w:type="paragraph" w:customStyle="1" w:styleId="TableBullet4">
    <w:name w:val="Table Bullet 4"/>
    <w:basedOn w:val="Normal"/>
    <w:rsid w:val="002D27D4"/>
    <w:pPr>
      <w:numPr>
        <w:numId w:val="6"/>
      </w:numPr>
    </w:pPr>
  </w:style>
  <w:style w:type="paragraph" w:customStyle="1" w:styleId="Bullet4">
    <w:name w:val="Bullet 4"/>
    <w:basedOn w:val="TableBullet4"/>
    <w:qFormat/>
    <w:rsid w:val="002D27D4"/>
    <w:pPr>
      <w:numPr>
        <w:numId w:val="7"/>
      </w:numPr>
      <w:spacing w:after="120"/>
      <w:ind w:left="1628" w:hanging="274"/>
    </w:pPr>
    <w:rPr>
      <w:color w:val="45525A" w:themeColor="text1"/>
      <w:sz w:val="20"/>
    </w:rPr>
  </w:style>
  <w:style w:type="paragraph" w:styleId="BodyText2">
    <w:name w:val="Body Text 2"/>
    <w:basedOn w:val="Normal"/>
    <w:link w:val="BodyText2Char"/>
    <w:unhideWhenUsed/>
    <w:rsid w:val="00630008"/>
    <w:pPr>
      <w:tabs>
        <w:tab w:val="right" w:pos="10080"/>
      </w:tabs>
      <w:spacing w:before="60"/>
    </w:pPr>
    <w:rPr>
      <w:color w:val="FFFFFF" w:themeColor="background1"/>
      <w:sz w:val="14"/>
    </w:rPr>
  </w:style>
  <w:style w:type="character" w:customStyle="1" w:styleId="BodyText2Char">
    <w:name w:val="Body Text 2 Char"/>
    <w:basedOn w:val="DefaultParagraphFont"/>
    <w:link w:val="BodyText2"/>
    <w:uiPriority w:val="99"/>
    <w:rsid w:val="00630008"/>
    <w:rPr>
      <w:rFonts w:ascii="Arial" w:hAnsi="Arial" w:cs="Arial"/>
      <w:color w:val="FFFFFF" w:themeColor="background1"/>
      <w:sz w:val="14"/>
    </w:rPr>
  </w:style>
  <w:style w:type="paragraph" w:styleId="TOC3">
    <w:name w:val="toc 3"/>
    <w:basedOn w:val="Normal"/>
    <w:next w:val="Normal"/>
    <w:uiPriority w:val="39"/>
    <w:unhideWhenUsed/>
    <w:rsid w:val="001F092D"/>
    <w:pPr>
      <w:tabs>
        <w:tab w:val="right" w:pos="9360"/>
        <w:tab w:val="right" w:leader="dot" w:pos="9710"/>
      </w:tabs>
      <w:spacing w:after="100"/>
      <w:ind w:left="440"/>
    </w:pPr>
    <w:rPr>
      <w:color w:val="45525A" w:themeColor="text1"/>
    </w:rPr>
  </w:style>
  <w:style w:type="character" w:customStyle="1" w:styleId="Heading5Char">
    <w:name w:val="Heading 5 Char"/>
    <w:basedOn w:val="DefaultParagraphFont"/>
    <w:link w:val="Heading5"/>
    <w:rsid w:val="005A676A"/>
    <w:rPr>
      <w:rFonts w:ascii="Arial" w:eastAsiaTheme="minorEastAsia" w:hAnsi="Arial" w:cs="Times New Roman"/>
      <w:szCs w:val="20"/>
    </w:rPr>
  </w:style>
  <w:style w:type="character" w:customStyle="1" w:styleId="Heading6Char">
    <w:name w:val="Heading 6 Char"/>
    <w:basedOn w:val="DefaultParagraphFont"/>
    <w:link w:val="Heading6"/>
    <w:rsid w:val="005A676A"/>
    <w:rPr>
      <w:rFonts w:ascii="Arial" w:eastAsiaTheme="minorEastAsia" w:hAnsi="Arial" w:cs="Times New Roman"/>
      <w:i/>
      <w:szCs w:val="20"/>
    </w:rPr>
  </w:style>
  <w:style w:type="character" w:customStyle="1" w:styleId="Heading7Char">
    <w:name w:val="Heading 7 Char"/>
    <w:basedOn w:val="DefaultParagraphFont"/>
    <w:link w:val="Heading7"/>
    <w:rsid w:val="005A676A"/>
    <w:rPr>
      <w:rFonts w:ascii="Arial" w:eastAsiaTheme="minorEastAsia" w:hAnsi="Arial" w:cs="Times New Roman"/>
      <w:sz w:val="20"/>
      <w:szCs w:val="20"/>
    </w:rPr>
  </w:style>
  <w:style w:type="character" w:customStyle="1" w:styleId="Heading8Char">
    <w:name w:val="Heading 8 Char"/>
    <w:basedOn w:val="DefaultParagraphFont"/>
    <w:link w:val="Heading8"/>
    <w:rsid w:val="005A676A"/>
    <w:rPr>
      <w:rFonts w:ascii="Arial" w:eastAsiaTheme="minorEastAsia" w:hAnsi="Arial" w:cs="Times New Roman"/>
      <w:i/>
      <w:sz w:val="20"/>
      <w:szCs w:val="20"/>
    </w:rPr>
  </w:style>
  <w:style w:type="character" w:customStyle="1" w:styleId="Heading9Char">
    <w:name w:val="Heading 9 Char"/>
    <w:basedOn w:val="DefaultParagraphFont"/>
    <w:link w:val="Heading9"/>
    <w:rsid w:val="005A676A"/>
    <w:rPr>
      <w:rFonts w:ascii="Arial" w:eastAsiaTheme="minorEastAsia" w:hAnsi="Arial" w:cs="Times New Roman"/>
      <w:i/>
      <w:sz w:val="18"/>
      <w:szCs w:val="20"/>
    </w:rPr>
  </w:style>
  <w:style w:type="paragraph" w:styleId="DocumentMap">
    <w:name w:val="Document Map"/>
    <w:basedOn w:val="Normal"/>
    <w:link w:val="DocumentMapChar"/>
    <w:semiHidden/>
    <w:rsid w:val="005A676A"/>
    <w:pPr>
      <w:shd w:val="clear" w:color="auto" w:fill="000080"/>
    </w:pPr>
    <w:rPr>
      <w:rFonts w:ascii="Tahoma" w:eastAsiaTheme="minorEastAsia" w:hAnsi="Tahoma" w:cs="Times New Roman"/>
      <w:sz w:val="20"/>
      <w:szCs w:val="20"/>
    </w:rPr>
  </w:style>
  <w:style w:type="character" w:customStyle="1" w:styleId="DocumentMapChar">
    <w:name w:val="Document Map Char"/>
    <w:basedOn w:val="DefaultParagraphFont"/>
    <w:link w:val="DocumentMap"/>
    <w:semiHidden/>
    <w:rsid w:val="005A676A"/>
    <w:rPr>
      <w:rFonts w:ascii="Tahoma" w:eastAsiaTheme="minorEastAsia" w:hAnsi="Tahoma" w:cs="Times New Roman"/>
      <w:sz w:val="20"/>
      <w:szCs w:val="20"/>
      <w:shd w:val="clear" w:color="auto" w:fill="000080"/>
    </w:rPr>
  </w:style>
  <w:style w:type="paragraph" w:customStyle="1" w:styleId="Subheads">
    <w:name w:val="Subheads"/>
    <w:basedOn w:val="Normal"/>
    <w:rsid w:val="005A676A"/>
    <w:pPr>
      <w:tabs>
        <w:tab w:val="left" w:pos="158"/>
      </w:tabs>
      <w:spacing w:after="72" w:line="220" w:lineRule="exact"/>
    </w:pPr>
    <w:rPr>
      <w:rFonts w:ascii="New York" w:eastAsiaTheme="minorEastAsia" w:hAnsi="New York" w:cs="Times New Roman"/>
      <w:sz w:val="20"/>
      <w:szCs w:val="20"/>
    </w:rPr>
  </w:style>
  <w:style w:type="paragraph" w:styleId="BodyText3">
    <w:name w:val="Body Text 3"/>
    <w:basedOn w:val="Normal"/>
    <w:link w:val="BodyText3Char"/>
    <w:rsid w:val="005A676A"/>
    <w:pPr>
      <w:jc w:val="center"/>
    </w:pPr>
    <w:rPr>
      <w:rFonts w:eastAsiaTheme="minorEastAsia" w:cs="Times New Roman"/>
      <w:snapToGrid w:val="0"/>
      <w:color w:val="000000"/>
      <w:sz w:val="18"/>
      <w:szCs w:val="20"/>
    </w:rPr>
  </w:style>
  <w:style w:type="character" w:customStyle="1" w:styleId="BodyText3Char">
    <w:name w:val="Body Text 3 Char"/>
    <w:basedOn w:val="DefaultParagraphFont"/>
    <w:link w:val="BodyText3"/>
    <w:rsid w:val="005A676A"/>
    <w:rPr>
      <w:rFonts w:ascii="Arial" w:eastAsiaTheme="minorEastAsia" w:hAnsi="Arial" w:cs="Times New Roman"/>
      <w:snapToGrid w:val="0"/>
      <w:color w:val="000000"/>
      <w:sz w:val="18"/>
      <w:szCs w:val="20"/>
    </w:rPr>
  </w:style>
  <w:style w:type="paragraph" w:styleId="FootnoteText">
    <w:name w:val="footnote text"/>
    <w:basedOn w:val="Normal"/>
    <w:link w:val="FootnoteTextChar"/>
    <w:semiHidden/>
    <w:rsid w:val="005A676A"/>
    <w:rPr>
      <w:rFonts w:ascii="Times New Roman" w:eastAsiaTheme="minorEastAsia" w:hAnsi="Times New Roman" w:cs="Times New Roman"/>
      <w:sz w:val="20"/>
      <w:szCs w:val="20"/>
    </w:rPr>
  </w:style>
  <w:style w:type="character" w:customStyle="1" w:styleId="FootnoteTextChar">
    <w:name w:val="Footnote Text Char"/>
    <w:basedOn w:val="DefaultParagraphFont"/>
    <w:link w:val="FootnoteText"/>
    <w:semiHidden/>
    <w:rsid w:val="005A676A"/>
    <w:rPr>
      <w:rFonts w:ascii="Times New Roman" w:eastAsiaTheme="minorEastAsia" w:hAnsi="Times New Roman" w:cs="Times New Roman"/>
      <w:sz w:val="20"/>
      <w:szCs w:val="20"/>
    </w:rPr>
  </w:style>
  <w:style w:type="character" w:styleId="FootnoteReference">
    <w:name w:val="footnote reference"/>
    <w:semiHidden/>
    <w:rsid w:val="005A676A"/>
    <w:rPr>
      <w:vertAlign w:val="superscript"/>
    </w:rPr>
  </w:style>
  <w:style w:type="character" w:styleId="FollowedHyperlink">
    <w:name w:val="FollowedHyperlink"/>
    <w:rsid w:val="005A676A"/>
    <w:rPr>
      <w:color w:val="800080"/>
      <w:u w:val="single"/>
    </w:rPr>
  </w:style>
  <w:style w:type="paragraph" w:styleId="TOC4">
    <w:name w:val="toc 4"/>
    <w:basedOn w:val="Normal"/>
    <w:next w:val="Normal"/>
    <w:uiPriority w:val="39"/>
    <w:rsid w:val="005A676A"/>
    <w:pPr>
      <w:ind w:left="600"/>
    </w:pPr>
    <w:rPr>
      <w:rFonts w:ascii="Times New Roman" w:eastAsiaTheme="minorEastAsia" w:hAnsi="Times New Roman" w:cs="Times New Roman"/>
      <w:sz w:val="20"/>
      <w:szCs w:val="20"/>
    </w:rPr>
  </w:style>
  <w:style w:type="paragraph" w:customStyle="1" w:styleId="TitleStyle2">
    <w:name w:val="Title Style2"/>
    <w:basedOn w:val="Normal"/>
    <w:next w:val="Normal"/>
    <w:rsid w:val="005A676A"/>
    <w:pPr>
      <w:tabs>
        <w:tab w:val="center" w:pos="4680"/>
      </w:tabs>
      <w:spacing w:after="480" w:line="240" w:lineRule="atLeast"/>
    </w:pPr>
    <w:rPr>
      <w:rFonts w:eastAsiaTheme="minorEastAsia" w:cs="Times New Roman"/>
      <w:b/>
      <w:sz w:val="28"/>
      <w:szCs w:val="20"/>
    </w:rPr>
  </w:style>
  <w:style w:type="paragraph" w:customStyle="1" w:styleId="TitleStyle3">
    <w:name w:val="Title Style3"/>
    <w:basedOn w:val="Normal"/>
    <w:next w:val="TitleStyle4"/>
    <w:rsid w:val="005A676A"/>
    <w:pPr>
      <w:tabs>
        <w:tab w:val="center" w:pos="4680"/>
      </w:tabs>
      <w:spacing w:line="240" w:lineRule="atLeast"/>
    </w:pPr>
    <w:rPr>
      <w:rFonts w:eastAsiaTheme="minorEastAsia" w:cs="Times New Roman"/>
      <w:b/>
      <w:sz w:val="20"/>
      <w:szCs w:val="20"/>
    </w:rPr>
  </w:style>
  <w:style w:type="paragraph" w:customStyle="1" w:styleId="TitleStyle4">
    <w:name w:val="Title Style4"/>
    <w:basedOn w:val="Caption"/>
    <w:next w:val="TableofAuthorities"/>
    <w:rsid w:val="005A676A"/>
    <w:pPr>
      <w:keepNext w:val="0"/>
      <w:spacing w:before="480" w:after="120"/>
      <w:ind w:left="0" w:firstLine="0"/>
      <w:jc w:val="left"/>
    </w:pPr>
    <w:rPr>
      <w:rFonts w:eastAsiaTheme="minorEastAsia"/>
      <w:b/>
      <w:bCs w:val="0"/>
      <w:color w:val="auto"/>
      <w:sz w:val="20"/>
      <w:szCs w:val="20"/>
    </w:rPr>
  </w:style>
  <w:style w:type="paragraph" w:styleId="TableofAuthorities">
    <w:name w:val="table of authorities"/>
    <w:basedOn w:val="Normal"/>
    <w:next w:val="Normal"/>
    <w:semiHidden/>
    <w:rsid w:val="005A676A"/>
    <w:pPr>
      <w:ind w:left="200" w:hanging="200"/>
    </w:pPr>
    <w:rPr>
      <w:rFonts w:eastAsiaTheme="minorEastAsia" w:cs="Times New Roman"/>
      <w:sz w:val="20"/>
      <w:szCs w:val="20"/>
    </w:rPr>
  </w:style>
  <w:style w:type="paragraph" w:customStyle="1" w:styleId="Picture">
    <w:name w:val="Picture"/>
    <w:basedOn w:val="Caption"/>
    <w:next w:val="Caption"/>
    <w:rsid w:val="005A676A"/>
    <w:pPr>
      <w:keepNext w:val="0"/>
      <w:spacing w:before="360" w:after="360"/>
      <w:ind w:left="0" w:firstLine="0"/>
    </w:pPr>
    <w:rPr>
      <w:rFonts w:eastAsiaTheme="minorEastAsia"/>
      <w:b/>
      <w:bCs w:val="0"/>
      <w:color w:val="auto"/>
      <w:sz w:val="20"/>
      <w:szCs w:val="20"/>
    </w:rPr>
  </w:style>
  <w:style w:type="paragraph" w:customStyle="1" w:styleId="Requirement">
    <w:name w:val="Requirement"/>
    <w:basedOn w:val="Normal"/>
    <w:next w:val="Normal"/>
    <w:rsid w:val="005A676A"/>
    <w:pPr>
      <w:spacing w:before="240" w:after="240"/>
    </w:pPr>
    <w:rPr>
      <w:rFonts w:eastAsiaTheme="minorEastAsia" w:cs="Times New Roman"/>
      <w:sz w:val="20"/>
      <w:szCs w:val="20"/>
    </w:rPr>
  </w:style>
  <w:style w:type="paragraph" w:customStyle="1" w:styleId="Spacing">
    <w:name w:val="Spacing"/>
    <w:basedOn w:val="Normal"/>
    <w:next w:val="Normal"/>
    <w:rsid w:val="005A676A"/>
    <w:pPr>
      <w:spacing w:after="240"/>
    </w:pPr>
    <w:rPr>
      <w:rFonts w:eastAsiaTheme="minorEastAsia" w:cs="Times New Roman"/>
      <w:sz w:val="20"/>
      <w:szCs w:val="20"/>
    </w:rPr>
  </w:style>
  <w:style w:type="paragraph" w:customStyle="1" w:styleId="TableNotes">
    <w:name w:val="Table Notes"/>
    <w:basedOn w:val="Normal"/>
    <w:next w:val="Normal"/>
    <w:rsid w:val="005A676A"/>
    <w:pPr>
      <w:keepLines/>
    </w:pPr>
    <w:rPr>
      <w:rFonts w:eastAsiaTheme="minorEastAsia" w:cs="Times New Roman"/>
      <w:sz w:val="16"/>
      <w:szCs w:val="20"/>
    </w:rPr>
  </w:style>
  <w:style w:type="paragraph" w:customStyle="1" w:styleId="TitleStyle1">
    <w:name w:val="Title Style1"/>
    <w:basedOn w:val="Spacing"/>
    <w:rsid w:val="005A676A"/>
    <w:pPr>
      <w:spacing w:before="720" w:after="0"/>
    </w:pPr>
    <w:rPr>
      <w:b/>
      <w:noProof/>
      <w:sz w:val="28"/>
    </w:rPr>
  </w:style>
  <w:style w:type="paragraph" w:styleId="TOC5">
    <w:name w:val="toc 5"/>
    <w:basedOn w:val="Normal"/>
    <w:next w:val="Normal"/>
    <w:autoRedefine/>
    <w:uiPriority w:val="39"/>
    <w:rsid w:val="005A676A"/>
    <w:pPr>
      <w:ind w:left="800"/>
    </w:pPr>
    <w:rPr>
      <w:rFonts w:ascii="Times New Roman" w:eastAsiaTheme="minorEastAsia" w:hAnsi="Times New Roman" w:cs="Times New Roman"/>
      <w:sz w:val="20"/>
      <w:szCs w:val="20"/>
    </w:rPr>
  </w:style>
  <w:style w:type="paragraph" w:styleId="TOC6">
    <w:name w:val="toc 6"/>
    <w:basedOn w:val="Normal"/>
    <w:next w:val="Normal"/>
    <w:autoRedefine/>
    <w:uiPriority w:val="39"/>
    <w:rsid w:val="005A676A"/>
    <w:pPr>
      <w:ind w:left="1000"/>
    </w:pPr>
    <w:rPr>
      <w:rFonts w:ascii="Times New Roman" w:eastAsiaTheme="minorEastAsia" w:hAnsi="Times New Roman" w:cs="Times New Roman"/>
      <w:sz w:val="20"/>
      <w:szCs w:val="20"/>
    </w:rPr>
  </w:style>
  <w:style w:type="paragraph" w:styleId="TOC7">
    <w:name w:val="toc 7"/>
    <w:basedOn w:val="Normal"/>
    <w:next w:val="Normal"/>
    <w:autoRedefine/>
    <w:uiPriority w:val="39"/>
    <w:rsid w:val="005A676A"/>
    <w:pPr>
      <w:ind w:left="1200"/>
    </w:pPr>
    <w:rPr>
      <w:rFonts w:ascii="Times New Roman" w:eastAsiaTheme="minorEastAsia" w:hAnsi="Times New Roman" w:cs="Times New Roman"/>
      <w:sz w:val="20"/>
      <w:szCs w:val="20"/>
    </w:rPr>
  </w:style>
  <w:style w:type="paragraph" w:styleId="TOC8">
    <w:name w:val="toc 8"/>
    <w:basedOn w:val="Normal"/>
    <w:next w:val="Normal"/>
    <w:autoRedefine/>
    <w:uiPriority w:val="39"/>
    <w:rsid w:val="005A676A"/>
    <w:pPr>
      <w:ind w:left="1400"/>
    </w:pPr>
    <w:rPr>
      <w:rFonts w:ascii="Times New Roman" w:eastAsiaTheme="minorEastAsia" w:hAnsi="Times New Roman" w:cs="Times New Roman"/>
      <w:sz w:val="20"/>
      <w:szCs w:val="20"/>
    </w:rPr>
  </w:style>
  <w:style w:type="paragraph" w:styleId="TOC9">
    <w:name w:val="toc 9"/>
    <w:basedOn w:val="Normal"/>
    <w:next w:val="Normal"/>
    <w:autoRedefine/>
    <w:uiPriority w:val="39"/>
    <w:rsid w:val="005A676A"/>
    <w:pPr>
      <w:ind w:left="1600"/>
    </w:pPr>
    <w:rPr>
      <w:rFonts w:ascii="Times New Roman" w:eastAsiaTheme="minorEastAsia" w:hAnsi="Times New Roman" w:cs="Times New Roman"/>
      <w:sz w:val="20"/>
      <w:szCs w:val="20"/>
    </w:rPr>
  </w:style>
  <w:style w:type="paragraph" w:customStyle="1" w:styleId="Code">
    <w:name w:val="Code"/>
    <w:basedOn w:val="Normal"/>
    <w:rsid w:val="005A676A"/>
    <w:pPr>
      <w:ind w:left="720"/>
    </w:pPr>
    <w:rPr>
      <w:rFonts w:ascii="Courier New" w:eastAsiaTheme="minorEastAsia" w:hAnsi="Courier New" w:cs="Tahoma"/>
      <w:noProof/>
      <w:sz w:val="20"/>
      <w:szCs w:val="20"/>
    </w:rPr>
  </w:style>
  <w:style w:type="paragraph" w:customStyle="1" w:styleId="UseCase">
    <w:name w:val="UseCase"/>
    <w:basedOn w:val="BodyText"/>
    <w:next w:val="BodyText"/>
    <w:link w:val="UseCaseChar"/>
    <w:autoRedefine/>
    <w:rsid w:val="005A676A"/>
    <w:pPr>
      <w:numPr>
        <w:numId w:val="13"/>
      </w:numPr>
      <w:shd w:val="clear" w:color="auto" w:fill="E0E0E0"/>
      <w:spacing w:before="120" w:after="120"/>
    </w:pPr>
    <w:rPr>
      <w:rFonts w:eastAsiaTheme="minorEastAsia" w:cs="Times New Roman"/>
      <w:b/>
      <w:szCs w:val="20"/>
    </w:rPr>
  </w:style>
  <w:style w:type="paragraph" w:customStyle="1" w:styleId="UseCasesteps">
    <w:name w:val="Use Case steps"/>
    <w:basedOn w:val="BodyText"/>
    <w:rsid w:val="005A676A"/>
    <w:pPr>
      <w:numPr>
        <w:numId w:val="9"/>
      </w:numPr>
      <w:spacing w:before="0" w:after="0"/>
    </w:pPr>
    <w:rPr>
      <w:rFonts w:eastAsiaTheme="minorEastAsia" w:cs="Times New Roman"/>
      <w:color w:val="auto"/>
      <w:sz w:val="20"/>
      <w:szCs w:val="20"/>
    </w:rPr>
  </w:style>
  <w:style w:type="paragraph" w:styleId="NoSpacing">
    <w:name w:val="No Spacing"/>
    <w:uiPriority w:val="1"/>
    <w:qFormat/>
    <w:rsid w:val="005A676A"/>
    <w:rPr>
      <w:rFonts w:ascii="Arial" w:eastAsiaTheme="minorEastAsia" w:hAnsi="Arial" w:cs="Times New Roman"/>
      <w:sz w:val="20"/>
      <w:szCs w:val="20"/>
    </w:rPr>
  </w:style>
  <w:style w:type="character" w:styleId="CommentReference">
    <w:name w:val="annotation reference"/>
    <w:basedOn w:val="DefaultParagraphFont"/>
    <w:rsid w:val="005A676A"/>
    <w:rPr>
      <w:sz w:val="16"/>
      <w:szCs w:val="16"/>
    </w:rPr>
  </w:style>
  <w:style w:type="paragraph" w:styleId="CommentText">
    <w:name w:val="annotation text"/>
    <w:basedOn w:val="Normal"/>
    <w:link w:val="CommentTextChar"/>
    <w:rsid w:val="005A676A"/>
    <w:rPr>
      <w:rFonts w:eastAsiaTheme="minorEastAsia" w:cs="Times New Roman"/>
      <w:sz w:val="20"/>
      <w:szCs w:val="20"/>
    </w:rPr>
  </w:style>
  <w:style w:type="character" w:customStyle="1" w:styleId="CommentTextChar">
    <w:name w:val="Comment Text Char"/>
    <w:basedOn w:val="DefaultParagraphFont"/>
    <w:link w:val="CommentText"/>
    <w:rsid w:val="005A676A"/>
    <w:rPr>
      <w:rFonts w:ascii="Arial" w:eastAsiaTheme="minorEastAsia" w:hAnsi="Arial" w:cs="Times New Roman"/>
      <w:sz w:val="20"/>
      <w:szCs w:val="20"/>
    </w:rPr>
  </w:style>
  <w:style w:type="paragraph" w:styleId="CommentSubject">
    <w:name w:val="annotation subject"/>
    <w:basedOn w:val="CommentText"/>
    <w:next w:val="CommentText"/>
    <w:link w:val="CommentSubjectChar"/>
    <w:rsid w:val="005A676A"/>
    <w:rPr>
      <w:b/>
      <w:bCs/>
    </w:rPr>
  </w:style>
  <w:style w:type="character" w:customStyle="1" w:styleId="CommentSubjectChar">
    <w:name w:val="Comment Subject Char"/>
    <w:basedOn w:val="CommentTextChar"/>
    <w:link w:val="CommentSubject"/>
    <w:rsid w:val="005A676A"/>
    <w:rPr>
      <w:rFonts w:ascii="Arial" w:eastAsiaTheme="minorEastAsia" w:hAnsi="Arial" w:cs="Times New Roman"/>
      <w:b/>
      <w:bCs/>
      <w:sz w:val="20"/>
      <w:szCs w:val="20"/>
    </w:rPr>
  </w:style>
  <w:style w:type="paragraph" w:customStyle="1" w:styleId="TestCase">
    <w:name w:val="TestCase"/>
    <w:basedOn w:val="UseCase"/>
    <w:link w:val="TestCaseChar"/>
    <w:qFormat/>
    <w:rsid w:val="00124E50"/>
    <w:pPr>
      <w:numPr>
        <w:numId w:val="0"/>
      </w:numPr>
    </w:pPr>
  </w:style>
  <w:style w:type="character" w:customStyle="1" w:styleId="UseCaseChar">
    <w:name w:val="UseCase Char"/>
    <w:basedOn w:val="BodyTextChar"/>
    <w:link w:val="UseCase"/>
    <w:rsid w:val="005A676A"/>
    <w:rPr>
      <w:rFonts w:ascii="Arial" w:eastAsiaTheme="minorEastAsia" w:hAnsi="Arial" w:cs="Times New Roman"/>
      <w:b/>
      <w:color w:val="45525A" w:themeColor="text1"/>
      <w:sz w:val="24"/>
      <w:szCs w:val="20"/>
      <w:shd w:val="clear" w:color="auto" w:fill="E0E0E0"/>
    </w:rPr>
  </w:style>
  <w:style w:type="character" w:customStyle="1" w:styleId="TestCaseChar">
    <w:name w:val="TestCase Char"/>
    <w:basedOn w:val="UseCaseChar"/>
    <w:link w:val="TestCase"/>
    <w:rsid w:val="005A676A"/>
    <w:rPr>
      <w:rFonts w:ascii="Arial" w:eastAsiaTheme="minorEastAsia" w:hAnsi="Arial" w:cs="Times New Roman"/>
      <w:b/>
      <w:color w:val="45525A" w:themeColor="text1"/>
      <w:sz w:val="24"/>
      <w:szCs w:val="20"/>
      <w:shd w:val="clear" w:color="auto" w:fill="E0E0E0"/>
    </w:rPr>
  </w:style>
  <w:style w:type="paragraph" w:styleId="TableofFigures">
    <w:name w:val="table of figures"/>
    <w:basedOn w:val="Normal"/>
    <w:next w:val="Normal"/>
    <w:semiHidden/>
    <w:unhideWhenUsed/>
    <w:rsid w:val="005A676A"/>
    <w:rPr>
      <w:rFonts w:eastAsiaTheme="minorEastAsia" w:cs="Times New Roman"/>
      <w:sz w:val="20"/>
      <w:szCs w:val="20"/>
    </w:rPr>
  </w:style>
  <w:style w:type="paragraph" w:customStyle="1" w:styleId="TestCaseDescription">
    <w:name w:val="TestCaseDescription"/>
    <w:basedOn w:val="Normal"/>
    <w:link w:val="TestCaseDescriptionChar"/>
    <w:qFormat/>
    <w:rsid w:val="00B41016"/>
    <w:rPr>
      <w:b/>
      <w:i/>
      <w:sz w:val="18"/>
      <w:szCs w:val="16"/>
    </w:rPr>
  </w:style>
  <w:style w:type="paragraph" w:customStyle="1" w:styleId="TestCaseInfo">
    <w:name w:val="TestCaseInfo"/>
    <w:basedOn w:val="BodyText"/>
    <w:link w:val="TestCaseInfoChar"/>
    <w:qFormat/>
    <w:rsid w:val="00B41016"/>
    <w:pPr>
      <w:spacing w:before="0" w:after="0"/>
    </w:pPr>
    <w:rPr>
      <w:sz w:val="22"/>
      <w:szCs w:val="22"/>
    </w:rPr>
  </w:style>
  <w:style w:type="character" w:customStyle="1" w:styleId="TestCaseDescriptionChar">
    <w:name w:val="TestCaseDescription Char"/>
    <w:basedOn w:val="DefaultParagraphFont"/>
    <w:link w:val="TestCaseDescription"/>
    <w:rsid w:val="00B41016"/>
    <w:rPr>
      <w:rFonts w:ascii="Arial" w:hAnsi="Arial" w:cs="Arial"/>
      <w:b/>
      <w:i/>
      <w:sz w:val="18"/>
      <w:szCs w:val="16"/>
    </w:rPr>
  </w:style>
  <w:style w:type="character" w:customStyle="1" w:styleId="TestCaseInfoChar">
    <w:name w:val="TestCaseInfo Char"/>
    <w:basedOn w:val="BodyTextChar"/>
    <w:link w:val="TestCaseInfo"/>
    <w:qFormat/>
    <w:rsid w:val="00B41016"/>
    <w:rPr>
      <w:rFonts w:ascii="Arial" w:hAnsi="Arial" w:cs="Arial"/>
      <w:color w:val="45525A" w:themeColor="text1"/>
      <w:sz w:val="24"/>
      <w:szCs w:val="24"/>
    </w:rPr>
  </w:style>
  <w:style w:type="paragraph" w:customStyle="1" w:styleId="Function">
    <w:name w:val="Function"/>
    <w:basedOn w:val="TestCase"/>
    <w:link w:val="FunctionChar"/>
    <w:qFormat/>
    <w:rsid w:val="008E2D32"/>
    <w:pPr>
      <w:numPr>
        <w:numId w:val="149"/>
      </w:numPr>
      <w:ind w:left="360"/>
    </w:pPr>
  </w:style>
  <w:style w:type="character" w:customStyle="1" w:styleId="FunctionChar">
    <w:name w:val="Function Char"/>
    <w:basedOn w:val="TestCaseChar"/>
    <w:link w:val="Function"/>
    <w:rsid w:val="008E2D32"/>
    <w:rPr>
      <w:rFonts w:ascii="Arial" w:eastAsiaTheme="minorEastAsia" w:hAnsi="Arial" w:cs="Times New Roman"/>
      <w:b/>
      <w:color w:val="45525A" w:themeColor="text1"/>
      <w:sz w:val="24"/>
      <w:szCs w:val="20"/>
      <w:shd w:val="clear" w:color="auto" w:fill="E0E0E0"/>
    </w:rPr>
  </w:style>
  <w:style w:type="paragraph" w:styleId="HTMLPreformatted">
    <w:name w:val="HTML Preformatted"/>
    <w:basedOn w:val="Normal"/>
    <w:link w:val="HTMLPreformattedChar"/>
    <w:uiPriority w:val="99"/>
    <w:unhideWhenUsed/>
    <w:rsid w:val="00250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00F2"/>
    <w:rPr>
      <w:rFonts w:ascii="Courier New" w:eastAsia="Times New Roman" w:hAnsi="Courier New" w:cs="Courier New"/>
      <w:sz w:val="20"/>
      <w:szCs w:val="20"/>
    </w:rPr>
  </w:style>
  <w:style w:type="character" w:customStyle="1" w:styleId="ListLabel49">
    <w:name w:val="ListLabel 49"/>
    <w:qFormat/>
    <w:rsid w:val="00633B6D"/>
    <w:rPr>
      <w:rFonts w:cs="Courier New"/>
    </w:rPr>
  </w:style>
  <w:style w:type="character" w:customStyle="1" w:styleId="final-path">
    <w:name w:val="final-path"/>
    <w:basedOn w:val="DefaultParagraphFont"/>
    <w:rsid w:val="00E6622B"/>
  </w:style>
  <w:style w:type="table" w:styleId="ListTable3-Accent4">
    <w:name w:val="List Table 3 Accent 4"/>
    <w:basedOn w:val="TableNormal"/>
    <w:uiPriority w:val="48"/>
    <w:rsid w:val="004E766F"/>
    <w:tblPr>
      <w:tblStyleRowBandSize w:val="1"/>
      <w:tblStyleColBandSize w:val="1"/>
      <w:tblBorders>
        <w:top w:val="single" w:sz="4" w:space="0" w:color="827390" w:themeColor="accent4"/>
        <w:left w:val="single" w:sz="4" w:space="0" w:color="827390" w:themeColor="accent4"/>
        <w:bottom w:val="single" w:sz="4" w:space="0" w:color="827390" w:themeColor="accent4"/>
        <w:right w:val="single" w:sz="4" w:space="0" w:color="827390" w:themeColor="accent4"/>
      </w:tblBorders>
    </w:tblPr>
    <w:tblStylePr w:type="firstRow">
      <w:rPr>
        <w:b/>
        <w:bCs/>
        <w:color w:val="FFFFFF" w:themeColor="background1"/>
      </w:rPr>
      <w:tblPr/>
      <w:tcPr>
        <w:shd w:val="clear" w:color="auto" w:fill="827390" w:themeFill="accent4"/>
      </w:tcPr>
    </w:tblStylePr>
    <w:tblStylePr w:type="lastRow">
      <w:rPr>
        <w:b/>
        <w:bCs/>
      </w:rPr>
      <w:tblPr/>
      <w:tcPr>
        <w:tcBorders>
          <w:top w:val="double" w:sz="4" w:space="0" w:color="82739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27390" w:themeColor="accent4"/>
          <w:right w:val="single" w:sz="4" w:space="0" w:color="827390" w:themeColor="accent4"/>
        </w:tcBorders>
      </w:tcPr>
    </w:tblStylePr>
    <w:tblStylePr w:type="band1Horz">
      <w:tblPr/>
      <w:tcPr>
        <w:tcBorders>
          <w:top w:val="single" w:sz="4" w:space="0" w:color="827390" w:themeColor="accent4"/>
          <w:bottom w:val="single" w:sz="4" w:space="0" w:color="82739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27390" w:themeColor="accent4"/>
          <w:left w:val="nil"/>
        </w:tcBorders>
      </w:tcPr>
    </w:tblStylePr>
    <w:tblStylePr w:type="swCell">
      <w:tblPr/>
      <w:tcPr>
        <w:tcBorders>
          <w:top w:val="double" w:sz="4" w:space="0" w:color="827390" w:themeColor="accent4"/>
          <w:right w:val="nil"/>
        </w:tcBorders>
      </w:tcPr>
    </w:tblStylePr>
  </w:style>
  <w:style w:type="table" w:styleId="GridTable5Dark-Accent4">
    <w:name w:val="Grid Table 5 Dark Accent 4"/>
    <w:basedOn w:val="TableNormal"/>
    <w:uiPriority w:val="50"/>
    <w:rsid w:val="004E766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2E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2739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2739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2739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27390" w:themeFill="accent4"/>
      </w:tcPr>
    </w:tblStylePr>
    <w:tblStylePr w:type="band1Vert">
      <w:tblPr/>
      <w:tcPr>
        <w:shd w:val="clear" w:color="auto" w:fill="CCC6D2" w:themeFill="accent4" w:themeFillTint="66"/>
      </w:tcPr>
    </w:tblStylePr>
    <w:tblStylePr w:type="band1Horz">
      <w:tblPr/>
      <w:tcPr>
        <w:shd w:val="clear" w:color="auto" w:fill="CCC6D2"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805906">
      <w:bodyDiv w:val="1"/>
      <w:marLeft w:val="0"/>
      <w:marRight w:val="0"/>
      <w:marTop w:val="0"/>
      <w:marBottom w:val="0"/>
      <w:divBdr>
        <w:top w:val="none" w:sz="0" w:space="0" w:color="auto"/>
        <w:left w:val="none" w:sz="0" w:space="0" w:color="auto"/>
        <w:bottom w:val="none" w:sz="0" w:space="0" w:color="auto"/>
        <w:right w:val="none" w:sz="0" w:space="0" w:color="auto"/>
      </w:divBdr>
    </w:div>
    <w:div w:id="432937741">
      <w:bodyDiv w:val="1"/>
      <w:marLeft w:val="0"/>
      <w:marRight w:val="0"/>
      <w:marTop w:val="0"/>
      <w:marBottom w:val="0"/>
      <w:divBdr>
        <w:top w:val="none" w:sz="0" w:space="0" w:color="auto"/>
        <w:left w:val="none" w:sz="0" w:space="0" w:color="auto"/>
        <w:bottom w:val="none" w:sz="0" w:space="0" w:color="auto"/>
        <w:right w:val="none" w:sz="0" w:space="0" w:color="auto"/>
      </w:divBdr>
      <w:divsChild>
        <w:div w:id="1564292495">
          <w:marLeft w:val="720"/>
          <w:marRight w:val="0"/>
          <w:marTop w:val="120"/>
          <w:marBottom w:val="0"/>
          <w:divBdr>
            <w:top w:val="none" w:sz="0" w:space="0" w:color="auto"/>
            <w:left w:val="none" w:sz="0" w:space="0" w:color="auto"/>
            <w:bottom w:val="none" w:sz="0" w:space="0" w:color="auto"/>
            <w:right w:val="none" w:sz="0" w:space="0" w:color="auto"/>
          </w:divBdr>
        </w:div>
        <w:div w:id="1029064234">
          <w:marLeft w:val="720"/>
          <w:marRight w:val="0"/>
          <w:marTop w:val="120"/>
          <w:marBottom w:val="0"/>
          <w:divBdr>
            <w:top w:val="none" w:sz="0" w:space="0" w:color="auto"/>
            <w:left w:val="none" w:sz="0" w:space="0" w:color="auto"/>
            <w:bottom w:val="none" w:sz="0" w:space="0" w:color="auto"/>
            <w:right w:val="none" w:sz="0" w:space="0" w:color="auto"/>
          </w:divBdr>
        </w:div>
        <w:div w:id="1950703356">
          <w:marLeft w:val="720"/>
          <w:marRight w:val="0"/>
          <w:marTop w:val="120"/>
          <w:marBottom w:val="0"/>
          <w:divBdr>
            <w:top w:val="none" w:sz="0" w:space="0" w:color="auto"/>
            <w:left w:val="none" w:sz="0" w:space="0" w:color="auto"/>
            <w:bottom w:val="none" w:sz="0" w:space="0" w:color="auto"/>
            <w:right w:val="none" w:sz="0" w:space="0" w:color="auto"/>
          </w:divBdr>
        </w:div>
      </w:divsChild>
    </w:div>
    <w:div w:id="503789609">
      <w:bodyDiv w:val="1"/>
      <w:marLeft w:val="0"/>
      <w:marRight w:val="0"/>
      <w:marTop w:val="0"/>
      <w:marBottom w:val="0"/>
      <w:divBdr>
        <w:top w:val="none" w:sz="0" w:space="0" w:color="auto"/>
        <w:left w:val="none" w:sz="0" w:space="0" w:color="auto"/>
        <w:bottom w:val="none" w:sz="0" w:space="0" w:color="auto"/>
        <w:right w:val="none" w:sz="0" w:space="0" w:color="auto"/>
      </w:divBdr>
    </w:div>
    <w:div w:id="528103300">
      <w:bodyDiv w:val="1"/>
      <w:marLeft w:val="0"/>
      <w:marRight w:val="0"/>
      <w:marTop w:val="0"/>
      <w:marBottom w:val="0"/>
      <w:divBdr>
        <w:top w:val="none" w:sz="0" w:space="0" w:color="auto"/>
        <w:left w:val="none" w:sz="0" w:space="0" w:color="auto"/>
        <w:bottom w:val="none" w:sz="0" w:space="0" w:color="auto"/>
        <w:right w:val="none" w:sz="0" w:space="0" w:color="auto"/>
      </w:divBdr>
    </w:div>
    <w:div w:id="827554988">
      <w:bodyDiv w:val="1"/>
      <w:marLeft w:val="0"/>
      <w:marRight w:val="0"/>
      <w:marTop w:val="0"/>
      <w:marBottom w:val="0"/>
      <w:divBdr>
        <w:top w:val="none" w:sz="0" w:space="0" w:color="auto"/>
        <w:left w:val="none" w:sz="0" w:space="0" w:color="auto"/>
        <w:bottom w:val="none" w:sz="0" w:space="0" w:color="auto"/>
        <w:right w:val="none" w:sz="0" w:space="0" w:color="auto"/>
      </w:divBdr>
    </w:div>
    <w:div w:id="1736395593">
      <w:bodyDiv w:val="1"/>
      <w:marLeft w:val="0"/>
      <w:marRight w:val="0"/>
      <w:marTop w:val="0"/>
      <w:marBottom w:val="0"/>
      <w:divBdr>
        <w:top w:val="none" w:sz="0" w:space="0" w:color="auto"/>
        <w:left w:val="none" w:sz="0" w:space="0" w:color="auto"/>
        <w:bottom w:val="none" w:sz="0" w:space="0" w:color="auto"/>
        <w:right w:val="none" w:sz="0" w:space="0" w:color="auto"/>
      </w:divBdr>
    </w:div>
    <w:div w:id="1926112467">
      <w:bodyDiv w:val="1"/>
      <w:marLeft w:val="0"/>
      <w:marRight w:val="0"/>
      <w:marTop w:val="0"/>
      <w:marBottom w:val="0"/>
      <w:divBdr>
        <w:top w:val="none" w:sz="0" w:space="0" w:color="auto"/>
        <w:left w:val="none" w:sz="0" w:space="0" w:color="auto"/>
        <w:bottom w:val="none" w:sz="0" w:space="0" w:color="auto"/>
        <w:right w:val="none" w:sz="0" w:space="0" w:color="auto"/>
      </w:divBdr>
    </w:div>
    <w:div w:id="2081176668">
      <w:bodyDiv w:val="1"/>
      <w:marLeft w:val="0"/>
      <w:marRight w:val="0"/>
      <w:marTop w:val="0"/>
      <w:marBottom w:val="0"/>
      <w:divBdr>
        <w:top w:val="none" w:sz="0" w:space="0" w:color="auto"/>
        <w:left w:val="none" w:sz="0" w:space="0" w:color="auto"/>
        <w:bottom w:val="none" w:sz="0" w:space="0" w:color="auto"/>
        <w:right w:val="none" w:sz="0" w:space="0" w:color="auto"/>
      </w:divBdr>
    </w:div>
    <w:div w:id="2131128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jpeg"/><Relationship Id="rId42" Type="http://schemas.openxmlformats.org/officeDocument/2006/relationships/image" Target="media/image26.png"/><Relationship Id="rId47" Type="http://schemas.openxmlformats.org/officeDocument/2006/relationships/footer" Target="footer6.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chart" Target="charts/chart1.xml"/><Relationship Id="rId38" Type="http://schemas.openxmlformats.org/officeDocument/2006/relationships/image" Target="media/image22.png"/><Relationship Id="rId46"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6.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cid:image001.jpg@01D28C3A.13B07950" TargetMode="External"/><Relationship Id="rId43" Type="http://schemas.openxmlformats.org/officeDocument/2006/relationships/footer" Target="footer4.xml"/><Relationship Id="rId48"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minish\Downloads\Generic%20Spirent%20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VNF</a:t>
            </a:r>
            <a:r>
              <a:rPr lang="en-US" baseline="0"/>
              <a:t> Lifecycle Management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3C3-470D-B6D7-34D363280E1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3C3-470D-B6D7-34D363280E1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3C3-470D-B6D7-34D363280E1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3C3-470D-B6D7-34D363280E1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3C3-470D-B6D7-34D363280E1C}"/>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ext>
            </c:extLst>
          </c:dLbls>
          <c:cat>
            <c:strRef>
              <c:f>Sheet1!$B$3:$B$7</c:f>
              <c:strCache>
                <c:ptCount val="5"/>
                <c:pt idx="0">
                  <c:v>VNF Instance Management</c:v>
                </c:pt>
                <c:pt idx="1">
                  <c:v>Virtualized Resource Management</c:v>
                </c:pt>
                <c:pt idx="2">
                  <c:v>Fault/Recovery</c:v>
                </c:pt>
                <c:pt idx="3">
                  <c:v>VNF Package</c:v>
                </c:pt>
                <c:pt idx="4">
                  <c:v> Performance Management</c:v>
                </c:pt>
              </c:strCache>
            </c:strRef>
          </c:cat>
          <c:val>
            <c:numRef>
              <c:f>Sheet1!$C$3:$C$7</c:f>
              <c:numCache>
                <c:formatCode>General</c:formatCode>
                <c:ptCount val="5"/>
                <c:pt idx="0">
                  <c:v>20</c:v>
                </c:pt>
                <c:pt idx="1">
                  <c:v>20</c:v>
                </c:pt>
                <c:pt idx="2">
                  <c:v>20</c:v>
                </c:pt>
                <c:pt idx="3">
                  <c:v>20</c:v>
                </c:pt>
                <c:pt idx="4">
                  <c:v>20</c:v>
                </c:pt>
              </c:numCache>
            </c:numRef>
          </c:val>
          <c:extLst>
            <c:ext xmlns:c16="http://schemas.microsoft.com/office/drawing/2014/chart" uri="{C3380CC4-5D6E-409C-BE32-E72D297353CC}">
              <c16:uniqueId val="{0000000A-D3C3-470D-B6D7-34D363280E1C}"/>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Spirent-2015">
      <a:dk1>
        <a:srgbClr val="45525A"/>
      </a:dk1>
      <a:lt1>
        <a:srgbClr val="FFFFFF"/>
      </a:lt1>
      <a:dk2>
        <a:srgbClr val="948671"/>
      </a:dk2>
      <a:lt2>
        <a:srgbClr val="000000"/>
      </a:lt2>
      <a:accent1>
        <a:srgbClr val="255AA7"/>
      </a:accent1>
      <a:accent2>
        <a:srgbClr val="009EDB"/>
      </a:accent2>
      <a:accent3>
        <a:srgbClr val="6CB33F"/>
      </a:accent3>
      <a:accent4>
        <a:srgbClr val="827390"/>
      </a:accent4>
      <a:accent5>
        <a:srgbClr val="FD4F57"/>
      </a:accent5>
      <a:accent6>
        <a:srgbClr val="FF9F36"/>
      </a:accent6>
      <a:hlink>
        <a:srgbClr val="62B1E6"/>
      </a:hlink>
      <a:folHlink>
        <a:srgbClr val="BBDC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255AA7"/>
        </a:solidFill>
        <a:ln>
          <a:noFill/>
        </a:ln>
      </a:spPr>
      <a:bodyPr rot="0" spcFirstLastPara="0" vertOverflow="overflow" horzOverflow="overflow" vert="horz" wrap="square" lIns="91440" tIns="0" rIns="1188720" bIns="91440" numCol="1" spcCol="0" rtlCol="0" fromWordArt="0" anchor="b"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FC9C0984ABD89408EDD2F4404D8D8F8" ma:contentTypeVersion="0" ma:contentTypeDescription="Create a new document." ma:contentTypeScope="" ma:versionID="b7940b4508e57e97515ef83e0232ebf2">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23327-C7F2-4157-982F-747DFC4997B7}">
  <ds:schemaRefs>
    <ds:schemaRef ds:uri="http://schemas.microsoft.com/sharepoint/v3/contenttype/forms"/>
  </ds:schemaRefs>
</ds:datastoreItem>
</file>

<file path=customXml/itemProps2.xml><?xml version="1.0" encoding="utf-8"?>
<ds:datastoreItem xmlns:ds="http://schemas.openxmlformats.org/officeDocument/2006/customXml" ds:itemID="{560595E3-27CF-47E8-9777-54C0A77BF3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E9D2B-6508-4389-B2C3-7F598A1378C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A3A37DB-4D57-491C-947C-66645F1AA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Generic Spirent Template.dotx</Template>
  <TotalTime>3659</TotalTime>
  <Pages>1</Pages>
  <Words>59528</Words>
  <Characters>339311</Characters>
  <Application>Microsoft Office Word</Application>
  <DocSecurity>0</DocSecurity>
  <Lines>2827</Lines>
  <Paragraphs>796</Paragraphs>
  <ScaleCrop>false</ScaleCrop>
  <HeadingPairs>
    <vt:vector size="2" baseType="variant">
      <vt:variant>
        <vt:lpstr>Title</vt:lpstr>
      </vt:variant>
      <vt:variant>
        <vt:i4>1</vt:i4>
      </vt:variant>
    </vt:vector>
  </HeadingPairs>
  <TitlesOfParts>
    <vt:vector size="1" baseType="lpstr">
      <vt:lpstr>VNF Lifecycle Management</vt:lpstr>
    </vt:vector>
  </TitlesOfParts>
  <Company>Spirent Communications</Company>
  <LinksUpToDate>false</LinksUpToDate>
  <CharactersWithSpaces>398043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VNF Lifecycle Management</dc:title>
  <dc:creator>Klaus.Seggelke@spirent.com</dc:creator>
  <cp:keywords>VNF</cp:keywords>
  <cp:lastModifiedBy>Seggelke, Klaus</cp:lastModifiedBy>
  <cp:revision>134</cp:revision>
  <cp:lastPrinted>2017-03-21T21:44:00Z</cp:lastPrinted>
  <dcterms:created xsi:type="dcterms:W3CDTF">2016-11-24T12:12:00Z</dcterms:created>
  <dcterms:modified xsi:type="dcterms:W3CDTF">2017-03-22T00:31:00Z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0x010100BFC9C0984ABD89408EDD2F4404D8D8F8</vt:lpwstr>
  </property>
</Properties>
</file>