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19" w:rsidRDefault="00CF2619" w:rsidP="00555EE5">
      <w:bookmarkStart w:id="0" w:name="_GoBack"/>
      <w:bookmarkEnd w:id="0"/>
    </w:p>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1"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1"/>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52787E">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52787E">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52787E">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52787E">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2"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52787E">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3" w:name="_Toc467159681"/>
      <w:r>
        <w:lastRenderedPageBreak/>
        <w:t>Introduction</w:t>
      </w:r>
      <w:bookmarkEnd w:id="2"/>
      <w:bookmarkEnd w:id="3"/>
    </w:p>
    <w:p w:rsidR="005A676A" w:rsidRDefault="005A676A" w:rsidP="00C35DDF">
      <w:pPr>
        <w:pStyle w:val="Heading2"/>
      </w:pPr>
      <w:bookmarkStart w:id="4" w:name="_Toc454184330"/>
      <w:bookmarkStart w:id="5" w:name="_Toc467159682"/>
      <w:r>
        <w:t>Overview</w:t>
      </w:r>
      <w:bookmarkEnd w:id="4"/>
      <w:bookmarkEnd w:id="5"/>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72513561" wp14:editId="3079C2A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4A2D303F" wp14:editId="42A0C7D7">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2D1F4C9D" wp14:editId="24CADDC8">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15AB04B8" wp14:editId="5CE0D01F">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6" w:name="_Toc454184331"/>
      <w:bookmarkStart w:id="7" w:name="_Toc467159683"/>
      <w:r>
        <w:t>Objectives</w:t>
      </w:r>
      <w:bookmarkEnd w:id="6"/>
      <w:bookmarkEnd w:id="7"/>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ent, scaling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379D27D4" wp14:editId="230DBF71">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8" w:name="_Toc454184332"/>
      <w:bookmarkStart w:id="9" w:name="_Toc467159684"/>
      <w:r>
        <w:t>Test bed setup</w:t>
      </w:r>
      <w:bookmarkEnd w:id="8"/>
      <w:bookmarkEnd w:id="9"/>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10" w:name="_Toc454184333"/>
      <w:bookmarkStart w:id="11" w:name="_Toc467159685"/>
      <w:r w:rsidRPr="00825953">
        <w:t xml:space="preserve">Single </w:t>
      </w:r>
      <w:r w:rsidRPr="00874974">
        <w:t>Transient</w:t>
      </w:r>
      <w:r w:rsidRPr="00825953">
        <w:t xml:space="preserve"> VNF</w:t>
      </w:r>
      <w:bookmarkEnd w:id="10"/>
      <w:bookmarkEnd w:id="11"/>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61761A34" wp14:editId="0AD83A06">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2" w:name="_Toc454184334"/>
      <w:bookmarkStart w:id="13" w:name="_Toc467159686"/>
      <w:r>
        <w:t>Multi Transient VNF</w:t>
      </w:r>
      <w:bookmarkEnd w:id="12"/>
      <w:bookmarkEnd w:id="13"/>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2436B8B2" wp14:editId="62584733">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6FB054C1" wp14:editId="5AB05929">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4" w:name="_Toc454184335"/>
      <w:bookmarkStart w:id="15" w:name="_Toc467159687"/>
      <w:r>
        <w:t>Server based VNF</w:t>
      </w:r>
      <w:bookmarkEnd w:id="14"/>
      <w:bookmarkEnd w:id="15"/>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3A596D36" wp14:editId="13BF7900">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6" w:name="_Toc454184336"/>
      <w:bookmarkStart w:id="17" w:name="_Toc467159688"/>
      <w:r w:rsidRPr="00FE2547">
        <w:t xml:space="preserve">VNF Lifecycle </w:t>
      </w:r>
      <w:r>
        <w:t xml:space="preserve">Verification </w:t>
      </w:r>
      <w:r w:rsidR="005A676A">
        <w:t>Architecture</w:t>
      </w:r>
      <w:bookmarkEnd w:id="16"/>
      <w:bookmarkEnd w:id="17"/>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3391BA4F" wp14:editId="78A54336">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5A676A" w:rsidRDefault="005A676A" w:rsidP="001C5F01">
      <w:pPr>
        <w:pStyle w:val="Heading1"/>
      </w:pPr>
      <w:bookmarkStart w:id="18" w:name="_Toc454184338"/>
      <w:bookmarkStart w:id="19" w:name="_Toc467159689"/>
      <w:r>
        <w:t>VNF Descriptor</w:t>
      </w:r>
      <w:bookmarkEnd w:id="18"/>
      <w:bookmarkEnd w:id="19"/>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lastRenderedPageBreak/>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771058A3" wp14:editId="49256651">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lastRenderedPageBreak/>
        <w:drawing>
          <wp:inline distT="0" distB="0" distL="0" distR="0" wp14:anchorId="3AD30A11" wp14:editId="4D360372">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0" w:name="_Toc454184389"/>
            <w:bookmarkStart w:id="21" w:name="_Toc467223332"/>
            <w:r>
              <w:t>TC.VNFD.</w:t>
            </w:r>
            <w:r w:rsidR="00EB642E">
              <w:t>Coding.</w:t>
            </w:r>
            <w:r>
              <w:t>001</w:t>
            </w:r>
            <w:r>
              <w:tab/>
            </w:r>
            <w:r w:rsidR="005A676A">
              <w:t>VNFD XML Coding Validation</w:t>
            </w:r>
            <w:bookmarkEnd w:id="20"/>
            <w:bookmarkEnd w:id="21"/>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2" w:name="_Toc454184390"/>
            <w:bookmarkStart w:id="23" w:name="_Toc467223333"/>
            <w:r>
              <w:t>TC.VNFD.</w:t>
            </w:r>
            <w:r w:rsidR="00EB642E">
              <w:t>Coding.</w:t>
            </w:r>
            <w:r>
              <w:t>002</w:t>
            </w:r>
            <w:r>
              <w:tab/>
            </w:r>
            <w:r w:rsidR="005A676A">
              <w:t>VNFD YANG Coding Validation</w:t>
            </w:r>
            <w:bookmarkEnd w:id="22"/>
            <w:bookmarkEnd w:id="2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4" w:name="_Toc454184339"/>
      <w:bookmarkStart w:id="25" w:name="_Toc467159690"/>
      <w:r>
        <w:t>VNFD Base Unit</w:t>
      </w:r>
      <w:bookmarkEnd w:id="24"/>
      <w:bookmarkEnd w:id="25"/>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vendor name, </w:t>
      </w:r>
    </w:p>
    <w:p w:rsidR="005A676A" w:rsidRDefault="005A676A" w:rsidP="005A676A">
      <w:pPr>
        <w:ind w:left="720"/>
        <w:rPr>
          <w:lang w:eastAsia="zh-CN"/>
        </w:rPr>
      </w:pPr>
      <w:r>
        <w:rPr>
          <w:lang w:eastAsia="zh-CN"/>
        </w:rPr>
        <w:t>- descriptor version</w:t>
      </w:r>
    </w:p>
    <w:p w:rsidR="005A676A" w:rsidRDefault="005A676A" w:rsidP="005A676A">
      <w:pPr>
        <w:ind w:left="720"/>
        <w:rPr>
          <w:lang w:eastAsia="zh-CN"/>
        </w:rPr>
      </w:pPr>
      <w:r>
        <w:rPr>
          <w:lang w:eastAsia="zh-CN"/>
        </w:rPr>
        <w:t>- version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dependency</w:t>
      </w:r>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auto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6" w:name="_Toc454184391"/>
            <w:bookmarkStart w:id="27" w:name="_Toc467223334"/>
            <w:r>
              <w:t>TC.VNFD.</w:t>
            </w:r>
            <w:r w:rsidR="00EB642E">
              <w:t>Base.001</w:t>
            </w:r>
            <w:r>
              <w:tab/>
            </w:r>
            <w:r w:rsidR="005A676A">
              <w:t>VNFD Base unit validation</w:t>
            </w:r>
            <w:bookmarkEnd w:id="26"/>
            <w:bookmarkEnd w:id="2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lastRenderedPageBreak/>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lastRenderedPageBreak/>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8" w:name="_Toc454184392"/>
            <w:bookmarkStart w:id="29" w:name="_Toc467223335"/>
            <w:r>
              <w:t>TC.VNFD.Base.002</w:t>
            </w:r>
            <w:r>
              <w:tab/>
            </w:r>
            <w:r w:rsidR="005A676A">
              <w:t>VNFD validation for VNF release deployment</w:t>
            </w:r>
            <w:bookmarkEnd w:id="28"/>
            <w:bookmarkEnd w:id="2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30" w:name="_Toc454184340"/>
      <w:bookmarkStart w:id="31" w:name="_Toc467159691"/>
      <w:r>
        <w:t>VNFD Virtual Deployment Unit (VDU)</w:t>
      </w:r>
      <w:bookmarkEnd w:id="30"/>
      <w:bookmarkEnd w:id="31"/>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32" w:name="_Toc454184341"/>
      <w:bookmarkStart w:id="33" w:name="_Toc467159692"/>
      <w:r>
        <w:lastRenderedPageBreak/>
        <w:t>VNFD:VDU Base Unit</w:t>
      </w:r>
      <w:bookmarkEnd w:id="32"/>
      <w:bookmarkEnd w:id="33"/>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4" w:name="_Toc454184393"/>
            <w:bookmarkStart w:id="35" w:name="_Toc467223336"/>
            <w:r>
              <w:t>TC.VNFD.VDU.001</w:t>
            </w:r>
            <w:r>
              <w:tab/>
            </w:r>
            <w:r w:rsidR="005A676A">
              <w:rPr>
                <w:lang w:eastAsia="zh-CN"/>
              </w:rPr>
              <w:t>VNFD:VDU Base Unit</w:t>
            </w:r>
            <w:r w:rsidR="005A676A">
              <w:t xml:space="preserve"> validation</w:t>
            </w:r>
            <w:bookmarkEnd w:id="34"/>
            <w:bookmarkEnd w:id="35"/>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36" w:name="_Toc454184342"/>
      <w:bookmarkStart w:id="37" w:name="_Toc467159693"/>
      <w:r>
        <w:t>VNFD:VDU VNFC Elements</w:t>
      </w:r>
      <w:bookmarkEnd w:id="36"/>
      <w:bookmarkEnd w:id="37"/>
    </w:p>
    <w:p w:rsidR="005A676A" w:rsidRDefault="005A676A" w:rsidP="005A676A">
      <w:pPr>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8" w:name="_Toc454184394"/>
            <w:bookmarkStart w:id="39" w:name="_Toc467223337"/>
            <w:r>
              <w:t>TC.VNFD.VDU.002</w:t>
            </w:r>
            <w:r>
              <w:tab/>
            </w:r>
            <w:r w:rsidR="005A676A">
              <w:rPr>
                <w:lang w:eastAsia="zh-CN"/>
              </w:rPr>
              <w:t>VNFD:VDU Base Unit</w:t>
            </w:r>
            <w:r w:rsidR="005A676A">
              <w:t xml:space="preserve"> validation</w:t>
            </w:r>
            <w:bookmarkEnd w:id="38"/>
            <w:bookmarkEnd w:id="3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 xml:space="preserve">VNFD:VDU:VNFC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40" w:name="_Toc454184343"/>
      <w:bookmarkStart w:id="41" w:name="_Toc467159694"/>
      <w:r>
        <w:t>VNFD:VDU CPU</w:t>
      </w:r>
      <w:bookmarkEnd w:id="40"/>
      <w:bookmarkEnd w:id="41"/>
    </w:p>
    <w:p w:rsidR="005A676A" w:rsidRDefault="005A676A" w:rsidP="005A676A">
      <w:pPr>
        <w:rPr>
          <w:lang w:eastAsia="zh-CN"/>
        </w:rPr>
      </w:pPr>
      <w:r w:rsidRPr="001F77CB">
        <w:rPr>
          <w:lang w:eastAsia="zh-CN"/>
        </w:rPr>
        <w:t>The VNFD:VDU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2" w:name="_Toc454184395"/>
            <w:bookmarkStart w:id="43" w:name="_Toc467223338"/>
            <w:r>
              <w:t>TC.VNFD.VDU.003</w:t>
            </w:r>
            <w:r>
              <w:tab/>
            </w:r>
            <w:r w:rsidR="005A676A">
              <w:rPr>
                <w:lang w:eastAsia="zh-CN"/>
              </w:rPr>
              <w:t>VNFD:VDU CPU Unit</w:t>
            </w:r>
            <w:r w:rsidR="005A676A">
              <w:t xml:space="preserve"> validation</w:t>
            </w:r>
            <w:bookmarkEnd w:id="42"/>
            <w:bookmarkEnd w:id="4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VNFD:VDU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lastRenderedPageBreak/>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4" w:name="_Toc454184344"/>
      <w:bookmarkStart w:id="45" w:name="_Toc467159695"/>
      <w:r>
        <w:t>VNFD:VDU Memory</w:t>
      </w:r>
      <w:bookmarkEnd w:id="44"/>
      <w:bookmarkEnd w:id="45"/>
    </w:p>
    <w:p w:rsidR="005A676A" w:rsidRDefault="005A676A" w:rsidP="005A676A">
      <w:pPr>
        <w:rPr>
          <w:lang w:eastAsia="zh-CN"/>
        </w:rPr>
      </w:pPr>
      <w:r w:rsidRPr="001F77CB">
        <w:rPr>
          <w:lang w:eastAsia="zh-CN"/>
        </w:rPr>
        <w:t xml:space="preserve">The VNFD:VDU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6" w:name="_Toc454184396"/>
            <w:bookmarkStart w:id="47" w:name="_Toc467223339"/>
            <w:r>
              <w:t>TC.VNFD.VDU.004</w:t>
            </w:r>
            <w:r>
              <w:tab/>
            </w:r>
            <w:r w:rsidR="005A676A">
              <w:rPr>
                <w:lang w:eastAsia="zh-CN"/>
              </w:rPr>
              <w:t>VNFD:VDU Memory Unit</w:t>
            </w:r>
            <w:r w:rsidR="005A676A">
              <w:t xml:space="preserve"> validation</w:t>
            </w:r>
            <w:bookmarkEnd w:id="46"/>
            <w:bookmarkEnd w:id="4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r>
              <w:rPr>
                <w:lang w:eastAsia="zh-CN"/>
              </w:rPr>
              <w:t>VDU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8" w:name="_Toc454184345"/>
      <w:bookmarkStart w:id="49" w:name="_Toc467159696"/>
      <w:r>
        <w:t>VNFD:VDU Security</w:t>
      </w:r>
      <w:bookmarkEnd w:id="48"/>
      <w:bookmarkEnd w:id="49"/>
    </w:p>
    <w:p w:rsidR="005A676A" w:rsidRDefault="005A676A" w:rsidP="005A676A">
      <w:pPr>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50" w:name="_Toc454184397"/>
            <w:bookmarkStart w:id="51" w:name="_Toc467223340"/>
            <w:r>
              <w:t>TC.VNFD.VDU.005</w:t>
            </w:r>
            <w:r>
              <w:tab/>
            </w:r>
            <w:r w:rsidR="005A676A">
              <w:rPr>
                <w:lang w:eastAsia="zh-CN"/>
              </w:rPr>
              <w:t>VNFD:VDU security Unit</w:t>
            </w:r>
            <w:r w:rsidR="005A676A">
              <w:t xml:space="preserve"> validation</w:t>
            </w:r>
            <w:bookmarkEnd w:id="50"/>
            <w:bookmarkEnd w:id="5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2" w:name="_Toc454184346"/>
      <w:bookmarkStart w:id="53" w:name="_Toc467159697"/>
      <w:r>
        <w:t>VNFD:VDU HyperVisor</w:t>
      </w:r>
      <w:bookmarkEnd w:id="52"/>
      <w:bookmarkEnd w:id="53"/>
    </w:p>
    <w:p w:rsidR="005A676A" w:rsidRDefault="005A676A" w:rsidP="005A676A">
      <w:pPr>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54" w:name="_Toc454184398"/>
            <w:bookmarkStart w:id="55" w:name="_Toc467223341"/>
            <w:r>
              <w:t>TC.VNFD.VDU.006</w:t>
            </w:r>
            <w:r>
              <w:tab/>
            </w:r>
            <w:r w:rsidR="005A676A">
              <w:rPr>
                <w:lang w:eastAsia="zh-CN"/>
              </w:rPr>
              <w:t>VNFD:VDU HyperVisor Unit</w:t>
            </w:r>
            <w:r w:rsidR="005A676A">
              <w:t xml:space="preserve"> validation</w:t>
            </w:r>
            <w:bookmarkEnd w:id="54"/>
            <w:bookmarkEnd w:id="5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6" w:name="_Toc454184347"/>
      <w:bookmarkStart w:id="57" w:name="_Toc467159698"/>
      <w:r>
        <w:t>VNFD:VDU Network Elements</w:t>
      </w:r>
      <w:bookmarkEnd w:id="56"/>
      <w:bookmarkEnd w:id="57"/>
    </w:p>
    <w:p w:rsidR="005A676A" w:rsidRDefault="005A676A" w:rsidP="005A676A">
      <w:pPr>
        <w:rPr>
          <w:lang w:eastAsia="zh-CN"/>
        </w:rPr>
      </w:pPr>
      <w:r w:rsidRPr="001F77CB">
        <w:rPr>
          <w:lang w:eastAsia="zh-CN"/>
        </w:rPr>
        <w:t>The VNFD</w:t>
      </w:r>
      <w:r>
        <w:rPr>
          <w:lang w:eastAsia="zh-CN"/>
        </w:rPr>
        <w:t>:VDU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58" w:name="_Toc454184399"/>
            <w:bookmarkStart w:id="59" w:name="_Toc467223342"/>
            <w:r>
              <w:t>TC.VNFD.VDU.007</w:t>
            </w:r>
            <w:r>
              <w:tab/>
            </w:r>
            <w:r w:rsidR="005A676A">
              <w:rPr>
                <w:lang w:eastAsia="zh-CN"/>
              </w:rPr>
              <w:t>VNFD:VDU Network Elements Unit</w:t>
            </w:r>
            <w:r w:rsidR="005A676A">
              <w:t xml:space="preserve"> validation</w:t>
            </w:r>
            <w:bookmarkEnd w:id="58"/>
            <w:bookmarkEnd w:id="5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0" w:name="_Toc454184348"/>
      <w:bookmarkStart w:id="61" w:name="_Toc467159699"/>
      <w:r>
        <w:t>VNFD:VDU Virtual Switches</w:t>
      </w:r>
      <w:bookmarkEnd w:id="60"/>
      <w:bookmarkEnd w:id="61"/>
    </w:p>
    <w:p w:rsidR="005A676A" w:rsidRDefault="005A676A" w:rsidP="005A676A">
      <w:pPr>
        <w:rPr>
          <w:lang w:eastAsia="zh-CN"/>
        </w:rPr>
      </w:pPr>
      <w:r w:rsidRPr="001F77CB">
        <w:rPr>
          <w:lang w:eastAsia="zh-CN"/>
        </w:rPr>
        <w:t xml:space="preserve">The VNFD:VDU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2" w:name="_Toc454184400"/>
            <w:bookmarkStart w:id="63" w:name="_Toc467223343"/>
            <w:r>
              <w:t>TC.VNFD.VDU.008</w:t>
            </w:r>
            <w:r>
              <w:tab/>
            </w:r>
            <w:r w:rsidR="005A676A">
              <w:rPr>
                <w:lang w:eastAsia="zh-CN"/>
              </w:rPr>
              <w:t xml:space="preserve">VNFD:VDU Virtual Switches </w:t>
            </w:r>
            <w:r w:rsidR="005A676A">
              <w:t>validation</w:t>
            </w:r>
            <w:bookmarkEnd w:id="62"/>
            <w:bookmarkEnd w:id="6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4" w:name="_Toc454184349"/>
      <w:bookmarkStart w:id="65" w:name="_Toc467159700"/>
      <w:r>
        <w:t>VNFD:VDU General Reliability and Availability</w:t>
      </w:r>
      <w:bookmarkEnd w:id="64"/>
      <w:bookmarkEnd w:id="65"/>
    </w:p>
    <w:p w:rsidR="005A676A" w:rsidRDefault="005A676A" w:rsidP="005A676A">
      <w:pPr>
        <w:rPr>
          <w:lang w:eastAsia="zh-CN"/>
        </w:rPr>
      </w:pPr>
      <w:r w:rsidRPr="001F77CB">
        <w:rPr>
          <w:lang w:eastAsia="zh-CN"/>
        </w:rPr>
        <w:t xml:space="preserve">The VNFD:VDU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6" w:name="_Toc454184401"/>
            <w:bookmarkStart w:id="67" w:name="_Toc467223344"/>
            <w:r>
              <w:t>TC.VNFD.VDU.009</w:t>
            </w:r>
            <w:r>
              <w:tab/>
            </w:r>
            <w:r w:rsidR="005A676A">
              <w:rPr>
                <w:lang w:eastAsia="zh-CN"/>
              </w:rPr>
              <w:t>VNFD:VDU General Reliability and Availability Unit</w:t>
            </w:r>
            <w:r w:rsidR="005A676A">
              <w:t xml:space="preserve"> validation</w:t>
            </w:r>
            <w:bookmarkEnd w:id="66"/>
            <w:bookmarkEnd w:id="6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8" w:name="_Toc454184350"/>
      <w:bookmarkStart w:id="69" w:name="_Toc467159701"/>
      <w:r>
        <w:t>VNFD:VDU Storage</w:t>
      </w:r>
      <w:bookmarkEnd w:id="68"/>
      <w:bookmarkEnd w:id="69"/>
    </w:p>
    <w:p w:rsidR="005A676A" w:rsidRDefault="005A676A" w:rsidP="005A676A">
      <w:pPr>
        <w:rPr>
          <w:lang w:eastAsia="zh-CN"/>
        </w:rPr>
      </w:pPr>
      <w:r w:rsidRPr="001F77CB">
        <w:rPr>
          <w:lang w:eastAsia="zh-CN"/>
        </w:rPr>
        <w:t xml:space="preserve">The VNFD:VDU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70" w:name="_Toc454184402"/>
            <w:bookmarkStart w:id="71" w:name="_Toc467223345"/>
            <w:r>
              <w:t>TC.VNFD.VDU.010</w:t>
            </w:r>
            <w:r>
              <w:tab/>
            </w:r>
            <w:r w:rsidR="005A676A">
              <w:rPr>
                <w:lang w:eastAsia="zh-CN"/>
              </w:rPr>
              <w:t>VNFD:VDU Storage Unit</w:t>
            </w:r>
            <w:r w:rsidR="005A676A">
              <w:t xml:space="preserve"> validation</w:t>
            </w:r>
            <w:bookmarkEnd w:id="70"/>
            <w:bookmarkEnd w:id="7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r>
              <w:rPr>
                <w:lang w:eastAsia="zh-CN"/>
              </w:rPr>
              <w:t>:VDU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lastRenderedPageBreak/>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72" w:name="_Toc454184351"/>
      <w:bookmarkStart w:id="73" w:name="_Toc467159702"/>
      <w:r>
        <w:t>VNFD Virtual Link</w:t>
      </w:r>
      <w:bookmarkEnd w:id="72"/>
      <w:bookmarkEnd w:id="73"/>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74" w:name="_Toc454184403"/>
            <w:bookmarkStart w:id="75" w:name="_Toc467223346"/>
            <w:r>
              <w:t>TC.VNFD.VL</w:t>
            </w:r>
            <w:r w:rsidR="00BC7D6D">
              <w:t>INK</w:t>
            </w:r>
            <w:r>
              <w:t>.001</w:t>
            </w:r>
            <w:r>
              <w:tab/>
            </w:r>
            <w:r w:rsidR="00062857">
              <w:rPr>
                <w:lang w:eastAsia="zh-CN"/>
              </w:rPr>
              <w:t>VNFD:VDU Virtual Link</w:t>
            </w:r>
            <w:r w:rsidR="005A676A">
              <w:t xml:space="preserve"> validation</w:t>
            </w:r>
            <w:bookmarkEnd w:id="74"/>
            <w:bookmarkEnd w:id="7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lastRenderedPageBreak/>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6" w:name="_Toc454184352"/>
      <w:bookmarkStart w:id="77" w:name="_Toc467159703"/>
      <w:r>
        <w:t>VNFD Connection Points</w:t>
      </w:r>
      <w:bookmarkEnd w:id="76"/>
      <w:bookmarkEnd w:id="77"/>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78" w:name="_Toc454184404"/>
            <w:bookmarkStart w:id="79" w:name="_Toc467223347"/>
            <w:r>
              <w:t>TC.VNFD.ConPoint.001</w:t>
            </w:r>
            <w:r>
              <w:tab/>
            </w:r>
            <w:r w:rsidR="005A676A">
              <w:rPr>
                <w:lang w:eastAsia="zh-CN"/>
              </w:rPr>
              <w:t>VNFD Connection Points Unit</w:t>
            </w:r>
            <w:r w:rsidR="005A676A">
              <w:t xml:space="preserve"> validation</w:t>
            </w:r>
            <w:bookmarkEnd w:id="78"/>
            <w:bookmarkEnd w:id="7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80" w:name="_Toc454184353"/>
      <w:bookmarkStart w:id="81" w:name="_Toc467159704"/>
      <w:r>
        <w:lastRenderedPageBreak/>
        <w:t>VNFD Deployment Flavors</w:t>
      </w:r>
      <w:bookmarkEnd w:id="80"/>
      <w:bookmarkEnd w:id="81"/>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2" w:name="_Toc454184405"/>
            <w:bookmarkStart w:id="83" w:name="_Toc467223348"/>
            <w:r>
              <w:t>TC.VNFD.</w:t>
            </w:r>
            <w:r w:rsidR="00BC7D6D">
              <w:t>DEPLOY</w:t>
            </w:r>
            <w:r>
              <w:t>.001</w:t>
            </w:r>
            <w:r>
              <w:tab/>
            </w:r>
            <w:r w:rsidR="005A676A">
              <w:rPr>
                <w:lang w:eastAsia="zh-CN"/>
              </w:rPr>
              <w:t>VNFD Deployment Flavors Unit</w:t>
            </w:r>
            <w:r w:rsidR="005A676A">
              <w:t xml:space="preserve"> validation</w:t>
            </w:r>
            <w:bookmarkEnd w:id="82"/>
            <w:bookmarkEnd w:id="8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84" w:name="_Toc454184354"/>
      <w:bookmarkStart w:id="85" w:name="_Toc467159705"/>
      <w:r>
        <w:t>Software Image Man</w:t>
      </w:r>
      <w:r w:rsidR="00F71410">
        <w:t>a</w:t>
      </w:r>
      <w:r>
        <w:t>gement</w:t>
      </w:r>
      <w:bookmarkEnd w:id="84"/>
      <w:bookmarkEnd w:id="85"/>
    </w:p>
    <w:p w:rsidR="005A676A" w:rsidRDefault="005A676A" w:rsidP="005A676A">
      <w:pPr>
        <w:rPr>
          <w:lang w:eastAsia="zh-CN"/>
        </w:rPr>
      </w:pPr>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5A676A" w:rsidRDefault="005A676A" w:rsidP="005A676A">
      <w:pPr>
        <w:rPr>
          <w:lang w:eastAsia="zh-CN"/>
        </w:rPr>
      </w:pPr>
    </w:p>
    <w:p w:rsidR="005A676A" w:rsidRDefault="005A676A" w:rsidP="005A676A">
      <w:pPr>
        <w:rPr>
          <w:lang w:eastAsia="zh-CN"/>
        </w:rPr>
      </w:pPr>
      <w:r>
        <w:rPr>
          <w:lang w:eastAsia="zh-CN"/>
        </w:rPr>
        <w:t>The following test cases ensure the correctness of the VNFM’s capability to manage, retrieve and expose VNF image information.</w:t>
      </w:r>
    </w:p>
    <w:p w:rsidR="007F52E8" w:rsidRDefault="007F52E8"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6" w:name="_Toc454184406"/>
            <w:bookmarkStart w:id="87" w:name="_Toc467223349"/>
            <w:r>
              <w:t>TC.VNF.</w:t>
            </w:r>
            <w:r w:rsidR="00BC7D6D">
              <w:t>IMAGE</w:t>
            </w:r>
            <w:r>
              <w:t>.001</w:t>
            </w:r>
            <w:r>
              <w:tab/>
            </w:r>
            <w:r w:rsidR="005A676A" w:rsidRPr="005C53C5">
              <w:t>Software Image Retrieval with single vendor release without filter</w:t>
            </w:r>
            <w:bookmarkEnd w:id="86"/>
            <w:bookmarkEnd w:id="87"/>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The VNF images are installed and made available to the VIM. The VIM is able to gather all information and present the information per request on the Vi-Vnfm reference point. Following information should be reported per software image:</w:t>
            </w:r>
          </w:p>
          <w:p w:rsidR="005A676A" w:rsidRPr="00771820" w:rsidRDefault="005A676A" w:rsidP="001C4ECC">
            <w:pPr>
              <w:pStyle w:val="TestCaseInfo"/>
              <w:numPr>
                <w:ilvl w:val="0"/>
                <w:numId w:val="22"/>
              </w:numPr>
            </w:pPr>
            <w:r w:rsidRPr="00771820">
              <w:t>ID</w:t>
            </w:r>
          </w:p>
          <w:p w:rsidR="005A676A" w:rsidRPr="00771820" w:rsidRDefault="005A676A" w:rsidP="001C4ECC">
            <w:pPr>
              <w:pStyle w:val="TestCaseInfo"/>
              <w:numPr>
                <w:ilvl w:val="0"/>
                <w:numId w:val="22"/>
              </w:numPr>
            </w:pPr>
            <w:r w:rsidRPr="00771820">
              <w:t>Name</w:t>
            </w:r>
          </w:p>
          <w:p w:rsidR="005A676A" w:rsidRPr="00771820" w:rsidRDefault="005A676A" w:rsidP="001C4ECC">
            <w:pPr>
              <w:pStyle w:val="TestCaseInfo"/>
              <w:numPr>
                <w:ilvl w:val="0"/>
                <w:numId w:val="22"/>
              </w:numPr>
            </w:pPr>
            <w:r w:rsidRPr="00771820">
              <w:t>Provider</w:t>
            </w:r>
          </w:p>
          <w:p w:rsidR="005A676A" w:rsidRPr="00771820" w:rsidRDefault="005A676A" w:rsidP="001C4ECC">
            <w:pPr>
              <w:pStyle w:val="TestCaseInfo"/>
              <w:numPr>
                <w:ilvl w:val="0"/>
                <w:numId w:val="22"/>
              </w:numPr>
            </w:pPr>
            <w:r w:rsidRPr="00771820">
              <w:t>Version</w:t>
            </w:r>
          </w:p>
          <w:p w:rsidR="005A676A" w:rsidRPr="00771820" w:rsidRDefault="005A676A" w:rsidP="001C4ECC">
            <w:pPr>
              <w:pStyle w:val="TestCaseInfo"/>
              <w:numPr>
                <w:ilvl w:val="0"/>
                <w:numId w:val="22"/>
              </w:numPr>
            </w:pPr>
            <w:r w:rsidRPr="00771820">
              <w:t>checksum</w:t>
            </w:r>
          </w:p>
          <w:p w:rsidR="005A676A" w:rsidRPr="00771820" w:rsidRDefault="005A676A" w:rsidP="001C4ECC">
            <w:pPr>
              <w:pStyle w:val="TestCaseInfo"/>
              <w:numPr>
                <w:ilvl w:val="0"/>
                <w:numId w:val="22"/>
              </w:numPr>
            </w:pPr>
            <w:r w:rsidRPr="00771820">
              <w:t>Container Format</w:t>
            </w:r>
          </w:p>
          <w:p w:rsidR="005A676A" w:rsidRPr="00771820" w:rsidRDefault="005A676A" w:rsidP="001C4ECC">
            <w:pPr>
              <w:pStyle w:val="TestCaseInfo"/>
              <w:numPr>
                <w:ilvl w:val="0"/>
                <w:numId w:val="22"/>
              </w:numPr>
            </w:pPr>
            <w:r w:rsidRPr="00771820">
              <w:t>Disk Format</w:t>
            </w:r>
          </w:p>
          <w:p w:rsidR="005A676A" w:rsidRPr="00771820" w:rsidRDefault="005A676A" w:rsidP="001C4ECC">
            <w:pPr>
              <w:pStyle w:val="TestCaseInfo"/>
              <w:numPr>
                <w:ilvl w:val="0"/>
                <w:numId w:val="22"/>
              </w:numPr>
            </w:pPr>
            <w:r w:rsidRPr="00771820">
              <w:t>Create date</w:t>
            </w:r>
          </w:p>
          <w:p w:rsidR="005A676A" w:rsidRPr="00771820" w:rsidRDefault="005A676A" w:rsidP="001C4ECC">
            <w:pPr>
              <w:pStyle w:val="TestCaseInfo"/>
              <w:numPr>
                <w:ilvl w:val="0"/>
                <w:numId w:val="22"/>
              </w:numPr>
            </w:pPr>
            <w:r w:rsidRPr="00771820">
              <w:t>Update Date</w:t>
            </w:r>
          </w:p>
          <w:p w:rsidR="005A676A" w:rsidRPr="00771820" w:rsidRDefault="005A676A" w:rsidP="001C4ECC">
            <w:pPr>
              <w:pStyle w:val="TestCaseInfo"/>
              <w:numPr>
                <w:ilvl w:val="0"/>
                <w:numId w:val="22"/>
              </w:numPr>
            </w:pPr>
            <w:r w:rsidRPr="00771820">
              <w:t>Minimal disk size</w:t>
            </w:r>
          </w:p>
          <w:p w:rsidR="005A676A" w:rsidRPr="00771820" w:rsidRDefault="005A676A" w:rsidP="001C4ECC">
            <w:pPr>
              <w:pStyle w:val="TestCaseInfo"/>
              <w:numPr>
                <w:ilvl w:val="0"/>
                <w:numId w:val="22"/>
              </w:numPr>
            </w:pPr>
            <w:r w:rsidRPr="00771820">
              <w:t>Minimal Memory size</w:t>
            </w:r>
          </w:p>
          <w:p w:rsidR="005A676A" w:rsidRPr="00771820" w:rsidRDefault="005A676A" w:rsidP="001C4ECC">
            <w:pPr>
              <w:pStyle w:val="TestCaseInfo"/>
              <w:numPr>
                <w:ilvl w:val="0"/>
                <w:numId w:val="22"/>
              </w:numPr>
            </w:pPr>
            <w:r w:rsidRPr="00771820">
              <w:t>Size of the software</w:t>
            </w:r>
          </w:p>
          <w:p w:rsidR="005A676A" w:rsidRPr="00771820" w:rsidRDefault="005A676A" w:rsidP="001C4ECC">
            <w:pPr>
              <w:pStyle w:val="TestCaseInfo"/>
              <w:numPr>
                <w:ilvl w:val="0"/>
                <w:numId w:val="22"/>
              </w:numPr>
            </w:pPr>
            <w:r w:rsidRPr="00771820">
              <w:t>Status of the software</w:t>
            </w:r>
          </w:p>
          <w:p w:rsidR="005A676A" w:rsidRPr="00771820" w:rsidRDefault="005A676A" w:rsidP="001C4ECC">
            <w:pPr>
              <w:pStyle w:val="TestCaseInfo"/>
              <w:numPr>
                <w:ilvl w:val="0"/>
                <w:numId w:val="22"/>
              </w:numPr>
            </w:pPr>
            <w:r w:rsidRPr="00771820">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The test could include following:</w:t>
            </w:r>
          </w:p>
          <w:p w:rsidR="005A676A" w:rsidRPr="00771820" w:rsidRDefault="005A676A" w:rsidP="00771820">
            <w:pPr>
              <w:pStyle w:val="TestCaseInfo"/>
            </w:pPr>
            <w:r w:rsidRPr="00771820">
              <w:t xml:space="preserve">Retrieve all images (no filter) </w:t>
            </w:r>
            <w:r w:rsidRPr="00771820">
              <w:sym w:font="Wingdings" w:char="F0E0"/>
            </w:r>
            <w:r w:rsidRPr="00771820">
              <w:t xml:space="preserve"> list of all installed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Install images and ensure that VIM lists them</w:t>
            </w:r>
          </w:p>
        </w:tc>
      </w:tr>
      <w:tr w:rsidR="005A676A" w:rsidTr="007F52E8">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Pr="00771820" w:rsidRDefault="00592307" w:rsidP="001C4EC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8" w:name="_Toc454184407"/>
            <w:bookmarkStart w:id="89" w:name="_Toc467223350"/>
            <w:r>
              <w:t>TC.VNF.</w:t>
            </w:r>
            <w:r w:rsidR="00BC7D6D">
              <w:t>IMAGE</w:t>
            </w:r>
            <w:r>
              <w:t>.002</w:t>
            </w:r>
            <w:r>
              <w:tab/>
            </w:r>
            <w:r w:rsidR="005A676A" w:rsidRPr="005C53C5">
              <w:t xml:space="preserve">Software Image Retrieval with single vendor release </w:t>
            </w:r>
            <w:r w:rsidR="005A676A">
              <w:t>with</w:t>
            </w:r>
            <w:r w:rsidR="005A676A" w:rsidRPr="005C53C5">
              <w:t xml:space="preserve"> filter</w:t>
            </w:r>
            <w:r w:rsidR="005A676A">
              <w:t>s</w:t>
            </w:r>
            <w:bookmarkEnd w:id="88"/>
            <w:bookmarkEnd w:id="89"/>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sidRPr="008C33FA">
              <w:rPr>
                <w:lang w:eastAsia="zh-CN"/>
              </w:rPr>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1C4ECC">
            <w:pPr>
              <w:pStyle w:val="TestCaseInfo"/>
              <w:numPr>
                <w:ilvl w:val="0"/>
                <w:numId w:val="22"/>
              </w:numPr>
              <w:rPr>
                <w:lang w:eastAsia="zh-CN"/>
              </w:rPr>
            </w:pPr>
            <w:r>
              <w:rPr>
                <w:lang w:eastAsia="zh-CN"/>
              </w:rPr>
              <w:lastRenderedPageBreak/>
              <w:t>ID</w:t>
            </w:r>
          </w:p>
          <w:p w:rsidR="005A676A" w:rsidRDefault="005A676A" w:rsidP="001C4ECC">
            <w:pPr>
              <w:pStyle w:val="TestCaseInfo"/>
              <w:numPr>
                <w:ilvl w:val="0"/>
                <w:numId w:val="22"/>
              </w:numPr>
              <w:rPr>
                <w:lang w:eastAsia="zh-CN"/>
              </w:rPr>
            </w:pPr>
            <w:r>
              <w:rPr>
                <w:lang w:eastAsia="zh-CN"/>
              </w:rPr>
              <w:t>Name</w:t>
            </w:r>
          </w:p>
          <w:p w:rsidR="005A676A" w:rsidRDefault="005A676A" w:rsidP="001C4ECC">
            <w:pPr>
              <w:pStyle w:val="TestCaseInfo"/>
              <w:numPr>
                <w:ilvl w:val="0"/>
                <w:numId w:val="22"/>
              </w:numPr>
              <w:rPr>
                <w:lang w:eastAsia="zh-CN"/>
              </w:rPr>
            </w:pPr>
            <w:r>
              <w:rPr>
                <w:lang w:eastAsia="zh-CN"/>
              </w:rPr>
              <w:t>Provider</w:t>
            </w:r>
          </w:p>
          <w:p w:rsidR="005A676A" w:rsidRDefault="005A676A" w:rsidP="001C4ECC">
            <w:pPr>
              <w:pStyle w:val="TestCaseInfo"/>
              <w:numPr>
                <w:ilvl w:val="0"/>
                <w:numId w:val="22"/>
              </w:numPr>
              <w:rPr>
                <w:lang w:eastAsia="zh-CN"/>
              </w:rPr>
            </w:pPr>
            <w:r>
              <w:rPr>
                <w:lang w:eastAsia="zh-CN"/>
              </w:rPr>
              <w:t>Version</w:t>
            </w:r>
          </w:p>
          <w:p w:rsidR="005A676A" w:rsidRDefault="005A676A" w:rsidP="001C4ECC">
            <w:pPr>
              <w:pStyle w:val="TestCaseInfo"/>
              <w:numPr>
                <w:ilvl w:val="0"/>
                <w:numId w:val="22"/>
              </w:numPr>
              <w:rPr>
                <w:lang w:eastAsia="zh-CN"/>
              </w:rPr>
            </w:pPr>
            <w:r>
              <w:rPr>
                <w:lang w:eastAsia="zh-CN"/>
              </w:rPr>
              <w:t>checksum</w:t>
            </w:r>
          </w:p>
          <w:p w:rsidR="005A676A" w:rsidRDefault="005A676A" w:rsidP="001C4ECC">
            <w:pPr>
              <w:pStyle w:val="TestCaseInfo"/>
              <w:numPr>
                <w:ilvl w:val="0"/>
                <w:numId w:val="22"/>
              </w:numPr>
              <w:rPr>
                <w:lang w:eastAsia="zh-CN"/>
              </w:rPr>
            </w:pPr>
            <w:r>
              <w:rPr>
                <w:lang w:eastAsia="zh-CN"/>
              </w:rPr>
              <w:t>Container Format</w:t>
            </w:r>
          </w:p>
          <w:p w:rsidR="005A676A" w:rsidRDefault="005A676A" w:rsidP="001C4ECC">
            <w:pPr>
              <w:pStyle w:val="TestCaseInfo"/>
              <w:numPr>
                <w:ilvl w:val="0"/>
                <w:numId w:val="22"/>
              </w:numPr>
              <w:rPr>
                <w:lang w:eastAsia="zh-CN"/>
              </w:rPr>
            </w:pPr>
            <w:r>
              <w:rPr>
                <w:lang w:eastAsia="zh-CN"/>
              </w:rPr>
              <w:t>Disk Format</w:t>
            </w:r>
          </w:p>
          <w:p w:rsidR="005A676A" w:rsidRDefault="005A676A" w:rsidP="001C4ECC">
            <w:pPr>
              <w:pStyle w:val="TestCaseInfo"/>
              <w:numPr>
                <w:ilvl w:val="0"/>
                <w:numId w:val="22"/>
              </w:numPr>
              <w:rPr>
                <w:lang w:eastAsia="zh-CN"/>
              </w:rPr>
            </w:pPr>
            <w:r>
              <w:rPr>
                <w:lang w:eastAsia="zh-CN"/>
              </w:rPr>
              <w:t>Create date</w:t>
            </w:r>
          </w:p>
          <w:p w:rsidR="005A676A" w:rsidRDefault="005A676A" w:rsidP="001C4ECC">
            <w:pPr>
              <w:pStyle w:val="TestCaseInfo"/>
              <w:numPr>
                <w:ilvl w:val="0"/>
                <w:numId w:val="22"/>
              </w:numPr>
              <w:rPr>
                <w:lang w:eastAsia="zh-CN"/>
              </w:rPr>
            </w:pPr>
            <w:r>
              <w:rPr>
                <w:lang w:eastAsia="zh-CN"/>
              </w:rPr>
              <w:t>Update Date</w:t>
            </w:r>
          </w:p>
          <w:p w:rsidR="005A676A" w:rsidRDefault="005A676A" w:rsidP="001C4ECC">
            <w:pPr>
              <w:pStyle w:val="TestCaseInfo"/>
              <w:numPr>
                <w:ilvl w:val="0"/>
                <w:numId w:val="22"/>
              </w:numPr>
              <w:rPr>
                <w:lang w:eastAsia="zh-CN"/>
              </w:rPr>
            </w:pPr>
            <w:r>
              <w:rPr>
                <w:lang w:eastAsia="zh-CN"/>
              </w:rPr>
              <w:t>Minimal disk size</w:t>
            </w:r>
          </w:p>
          <w:p w:rsidR="005A676A" w:rsidRDefault="005A676A" w:rsidP="001C4ECC">
            <w:pPr>
              <w:pStyle w:val="TestCaseInfo"/>
              <w:numPr>
                <w:ilvl w:val="0"/>
                <w:numId w:val="22"/>
              </w:numPr>
              <w:rPr>
                <w:lang w:eastAsia="zh-CN"/>
              </w:rPr>
            </w:pPr>
            <w:r>
              <w:rPr>
                <w:lang w:eastAsia="zh-CN"/>
              </w:rPr>
              <w:t>Minimal Memory size</w:t>
            </w:r>
          </w:p>
          <w:p w:rsidR="005A676A" w:rsidRDefault="005A676A" w:rsidP="001C4ECC">
            <w:pPr>
              <w:pStyle w:val="TestCaseInfo"/>
              <w:numPr>
                <w:ilvl w:val="0"/>
                <w:numId w:val="22"/>
              </w:numPr>
              <w:rPr>
                <w:lang w:eastAsia="zh-CN"/>
              </w:rPr>
            </w:pPr>
            <w:r>
              <w:rPr>
                <w:lang w:eastAsia="zh-CN"/>
              </w:rPr>
              <w:t>Size of the software</w:t>
            </w:r>
          </w:p>
          <w:p w:rsidR="005A676A" w:rsidRDefault="005A676A" w:rsidP="001C4ECC">
            <w:pPr>
              <w:pStyle w:val="TestCaseInfo"/>
              <w:numPr>
                <w:ilvl w:val="0"/>
                <w:numId w:val="22"/>
              </w:numPr>
              <w:rPr>
                <w:lang w:eastAsia="zh-CN"/>
              </w:rPr>
            </w:pPr>
            <w:r>
              <w:rPr>
                <w:lang w:eastAsia="zh-CN"/>
              </w:rPr>
              <w:t>Status of the software</w:t>
            </w:r>
          </w:p>
          <w:p w:rsidR="005A676A" w:rsidRDefault="005A676A" w:rsidP="001C4ECC">
            <w:pPr>
              <w:pStyle w:val="TestCaseInfo"/>
              <w:numPr>
                <w:ilvl w:val="0"/>
                <w:numId w:val="22"/>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C4ECC" w:rsidP="007F52E8">
            <w:pPr>
              <w:pStyle w:val="TestCaseInfo"/>
            </w:pPr>
            <w:r>
              <w:t>Sub test cases:</w:t>
            </w:r>
          </w:p>
          <w:p w:rsidR="001C4ECC" w:rsidRDefault="001C4ECC" w:rsidP="00D45270">
            <w:pPr>
              <w:pStyle w:val="TestCaseInfo"/>
              <w:numPr>
                <w:ilvl w:val="0"/>
                <w:numId w:val="124"/>
              </w:numPr>
            </w:pPr>
            <w:r>
              <w:t>Filter with exact match</w:t>
            </w:r>
          </w:p>
          <w:p w:rsidR="001C4ECC" w:rsidRDefault="001C4ECC" w:rsidP="00D45270">
            <w:pPr>
              <w:pStyle w:val="TestCaseInfo"/>
              <w:numPr>
                <w:ilvl w:val="0"/>
                <w:numId w:val="124"/>
              </w:numPr>
            </w:pPr>
            <w:r>
              <w:t>Partial Filter</w:t>
            </w:r>
          </w:p>
        </w:tc>
      </w:tr>
    </w:tbl>
    <w:p w:rsidR="005A676A" w:rsidRDefault="005A676A" w:rsidP="005A676A">
      <w:pPr>
        <w:rPr>
          <w:lang w:eastAsia="zh-CN"/>
        </w:rPr>
      </w:pPr>
    </w:p>
    <w:p w:rsidR="005A676A" w:rsidRDefault="005A676A" w:rsidP="005A676A">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90" w:name="_Toc454184408"/>
            <w:bookmarkStart w:id="91" w:name="_Toc467223351"/>
            <w:r>
              <w:t>TC.VNF.</w:t>
            </w:r>
            <w:r w:rsidR="00BC7D6D">
              <w:t>IMAGE</w:t>
            </w:r>
            <w:r>
              <w:t>.003</w:t>
            </w:r>
            <w:r>
              <w:tab/>
            </w:r>
            <w:r w:rsidR="005A676A">
              <w:t>Software Image Retrieval with multi vendor release</w:t>
            </w:r>
            <w:bookmarkEnd w:id="90"/>
            <w:bookmarkEnd w:id="91"/>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062857">
            <w:pPr>
              <w:pStyle w:val="TestCaseInfo"/>
              <w:rPr>
                <w:lang w:eastAsia="zh-CN"/>
              </w:rPr>
            </w:pPr>
            <w:r w:rsidRPr="008C33FA">
              <w:rPr>
                <w:lang w:eastAsia="zh-CN"/>
              </w:rPr>
              <w:t>Validate the VNFM can query via Vi-Vnfm reference point the installed/available software images and report the correct information</w:t>
            </w:r>
            <w:r>
              <w:rPr>
                <w:lang w:eastAsia="zh-CN"/>
              </w:rPr>
              <w:t xml:space="preserve"> while two different release</w:t>
            </w:r>
            <w:r w:rsidR="00062857">
              <w:rPr>
                <w:lang w:eastAsia="zh-CN"/>
              </w:rPr>
              <w:t>s</w:t>
            </w:r>
            <w:r>
              <w:rPr>
                <w:lang w:eastAsia="zh-CN"/>
              </w:rPr>
              <w:t xml:space="preserve"> of the vendor’s software </w:t>
            </w:r>
            <w:r w:rsidR="00062857">
              <w:rPr>
                <w:lang w:eastAsia="zh-CN"/>
              </w:rPr>
              <w:t>are</w:t>
            </w:r>
            <w:r>
              <w:rPr>
                <w:lang w:eastAsia="zh-CN"/>
              </w:rPr>
              <w:t xml:space="preserve"> installed</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D45270">
            <w:pPr>
              <w:pStyle w:val="TestCaseInfo"/>
              <w:numPr>
                <w:ilvl w:val="0"/>
                <w:numId w:val="125"/>
              </w:numPr>
              <w:rPr>
                <w:lang w:eastAsia="zh-CN"/>
              </w:rPr>
            </w:pPr>
            <w:r>
              <w:rPr>
                <w:lang w:eastAsia="zh-CN"/>
              </w:rPr>
              <w:t>ID</w:t>
            </w:r>
          </w:p>
          <w:p w:rsidR="005A676A" w:rsidRDefault="005A676A" w:rsidP="00D45270">
            <w:pPr>
              <w:pStyle w:val="TestCaseInfo"/>
              <w:numPr>
                <w:ilvl w:val="0"/>
                <w:numId w:val="125"/>
              </w:numPr>
              <w:rPr>
                <w:lang w:eastAsia="zh-CN"/>
              </w:rPr>
            </w:pPr>
            <w:r>
              <w:rPr>
                <w:lang w:eastAsia="zh-CN"/>
              </w:rPr>
              <w:t>Name</w:t>
            </w:r>
          </w:p>
          <w:p w:rsidR="005A676A" w:rsidRDefault="005A676A" w:rsidP="00D45270">
            <w:pPr>
              <w:pStyle w:val="TestCaseInfo"/>
              <w:numPr>
                <w:ilvl w:val="0"/>
                <w:numId w:val="125"/>
              </w:numPr>
              <w:rPr>
                <w:lang w:eastAsia="zh-CN"/>
              </w:rPr>
            </w:pPr>
            <w:r>
              <w:rPr>
                <w:lang w:eastAsia="zh-CN"/>
              </w:rPr>
              <w:t>Provider</w:t>
            </w:r>
          </w:p>
          <w:p w:rsidR="005A676A" w:rsidRDefault="005A676A" w:rsidP="00D45270">
            <w:pPr>
              <w:pStyle w:val="TestCaseInfo"/>
              <w:numPr>
                <w:ilvl w:val="0"/>
                <w:numId w:val="125"/>
              </w:numPr>
              <w:rPr>
                <w:lang w:eastAsia="zh-CN"/>
              </w:rPr>
            </w:pPr>
            <w:r>
              <w:rPr>
                <w:lang w:eastAsia="zh-CN"/>
              </w:rPr>
              <w:t>Version</w:t>
            </w:r>
          </w:p>
          <w:p w:rsidR="005A676A" w:rsidRDefault="005A676A" w:rsidP="00D45270">
            <w:pPr>
              <w:pStyle w:val="TestCaseInfo"/>
              <w:numPr>
                <w:ilvl w:val="0"/>
                <w:numId w:val="125"/>
              </w:numPr>
              <w:rPr>
                <w:lang w:eastAsia="zh-CN"/>
              </w:rPr>
            </w:pPr>
            <w:r>
              <w:rPr>
                <w:lang w:eastAsia="zh-CN"/>
              </w:rPr>
              <w:t>checksum</w:t>
            </w:r>
          </w:p>
          <w:p w:rsidR="005A676A" w:rsidRDefault="005A676A" w:rsidP="00D45270">
            <w:pPr>
              <w:pStyle w:val="TestCaseInfo"/>
              <w:numPr>
                <w:ilvl w:val="0"/>
                <w:numId w:val="125"/>
              </w:numPr>
              <w:rPr>
                <w:lang w:eastAsia="zh-CN"/>
              </w:rPr>
            </w:pPr>
            <w:r>
              <w:rPr>
                <w:lang w:eastAsia="zh-CN"/>
              </w:rPr>
              <w:t>Container Format</w:t>
            </w:r>
          </w:p>
          <w:p w:rsidR="005A676A" w:rsidRDefault="005A676A" w:rsidP="00D45270">
            <w:pPr>
              <w:pStyle w:val="TestCaseInfo"/>
              <w:numPr>
                <w:ilvl w:val="0"/>
                <w:numId w:val="125"/>
              </w:numPr>
              <w:rPr>
                <w:lang w:eastAsia="zh-CN"/>
              </w:rPr>
            </w:pPr>
            <w:r>
              <w:rPr>
                <w:lang w:eastAsia="zh-CN"/>
              </w:rPr>
              <w:t>Disk Format</w:t>
            </w:r>
          </w:p>
          <w:p w:rsidR="005A676A" w:rsidRDefault="005A676A" w:rsidP="00D45270">
            <w:pPr>
              <w:pStyle w:val="TestCaseInfo"/>
              <w:numPr>
                <w:ilvl w:val="0"/>
                <w:numId w:val="125"/>
              </w:numPr>
              <w:rPr>
                <w:lang w:eastAsia="zh-CN"/>
              </w:rPr>
            </w:pPr>
            <w:r>
              <w:rPr>
                <w:lang w:eastAsia="zh-CN"/>
              </w:rPr>
              <w:t>Create date</w:t>
            </w:r>
          </w:p>
          <w:p w:rsidR="005A676A" w:rsidRDefault="005A676A" w:rsidP="00D45270">
            <w:pPr>
              <w:pStyle w:val="TestCaseInfo"/>
              <w:numPr>
                <w:ilvl w:val="0"/>
                <w:numId w:val="125"/>
              </w:numPr>
              <w:rPr>
                <w:lang w:eastAsia="zh-CN"/>
              </w:rPr>
            </w:pPr>
            <w:r>
              <w:rPr>
                <w:lang w:eastAsia="zh-CN"/>
              </w:rPr>
              <w:lastRenderedPageBreak/>
              <w:t>Update Date</w:t>
            </w:r>
          </w:p>
          <w:p w:rsidR="005A676A" w:rsidRDefault="005A676A" w:rsidP="00D45270">
            <w:pPr>
              <w:pStyle w:val="TestCaseInfo"/>
              <w:numPr>
                <w:ilvl w:val="0"/>
                <w:numId w:val="125"/>
              </w:numPr>
              <w:rPr>
                <w:lang w:eastAsia="zh-CN"/>
              </w:rPr>
            </w:pPr>
            <w:r>
              <w:rPr>
                <w:lang w:eastAsia="zh-CN"/>
              </w:rPr>
              <w:t>Minimal disk size</w:t>
            </w:r>
          </w:p>
          <w:p w:rsidR="005A676A" w:rsidRDefault="005A676A" w:rsidP="00D45270">
            <w:pPr>
              <w:pStyle w:val="TestCaseInfo"/>
              <w:numPr>
                <w:ilvl w:val="0"/>
                <w:numId w:val="125"/>
              </w:numPr>
              <w:rPr>
                <w:lang w:eastAsia="zh-CN"/>
              </w:rPr>
            </w:pPr>
            <w:r>
              <w:rPr>
                <w:lang w:eastAsia="zh-CN"/>
              </w:rPr>
              <w:t>Minimal Memory size</w:t>
            </w:r>
          </w:p>
          <w:p w:rsidR="005A676A" w:rsidRDefault="005A676A" w:rsidP="00D45270">
            <w:pPr>
              <w:pStyle w:val="TestCaseInfo"/>
              <w:numPr>
                <w:ilvl w:val="0"/>
                <w:numId w:val="125"/>
              </w:numPr>
              <w:rPr>
                <w:lang w:eastAsia="zh-CN"/>
              </w:rPr>
            </w:pPr>
            <w:r>
              <w:rPr>
                <w:lang w:eastAsia="zh-CN"/>
              </w:rPr>
              <w:t>Size of the software</w:t>
            </w:r>
          </w:p>
          <w:p w:rsidR="005A676A" w:rsidRDefault="005A676A" w:rsidP="00D45270">
            <w:pPr>
              <w:pStyle w:val="TestCaseInfo"/>
              <w:numPr>
                <w:ilvl w:val="0"/>
                <w:numId w:val="125"/>
              </w:numPr>
              <w:rPr>
                <w:lang w:eastAsia="zh-CN"/>
              </w:rPr>
            </w:pPr>
            <w:r>
              <w:rPr>
                <w:lang w:eastAsia="zh-CN"/>
              </w:rPr>
              <w:t>Status of the software</w:t>
            </w:r>
          </w:p>
          <w:p w:rsidR="005A676A" w:rsidRDefault="005A676A" w:rsidP="00D45270">
            <w:pPr>
              <w:pStyle w:val="TestCaseInfo"/>
              <w:numPr>
                <w:ilvl w:val="0"/>
                <w:numId w:val="125"/>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two vendor VNF images must be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all images (no filter) </w:t>
            </w:r>
            <w:r>
              <w:sym w:font="Wingdings" w:char="F0E0"/>
            </w:r>
            <w:r>
              <w:t xml:space="preserve"> list of all installed images</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 and must differentiate between the different releases from the same vendor.</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Pr="001C4ECC" w:rsidRDefault="005A676A" w:rsidP="007F52E8">
            <w:pPr>
              <w:pStyle w:val="TestCaseInfo"/>
              <w:rPr>
                <w:lang w:eastAsia="zh-CN"/>
              </w:rPr>
            </w:pPr>
            <w:r w:rsidRPr="001C4ECC">
              <w:rPr>
                <w:lang w:eastAsia="zh-CN"/>
              </w:rPr>
              <w:t>Validate that the VNFD information states the correct vend</w:t>
            </w:r>
            <w:r w:rsidR="001C4ECC" w:rsidRPr="001C4ECC">
              <w:rPr>
                <w:lang w:eastAsia="zh-CN"/>
              </w:rPr>
              <w:t>or's software image</w:t>
            </w:r>
          </w:p>
          <w:p w:rsidR="001C4ECC" w:rsidRPr="001C4ECC" w:rsidRDefault="001C4ECC" w:rsidP="007F52E8">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1C4ECC"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1C5F01">
      <w:pPr>
        <w:pStyle w:val="Heading1"/>
      </w:pPr>
      <w:bookmarkStart w:id="92" w:name="_Toc454184355"/>
      <w:bookmarkStart w:id="93" w:name="_Toc467159706"/>
      <w:r>
        <w:t>Life-Cycle Man</w:t>
      </w:r>
      <w:r w:rsidR="009A0DFD">
        <w:t>a</w:t>
      </w:r>
      <w:r>
        <w:t>gement Overview</w:t>
      </w:r>
      <w:bookmarkEnd w:id="92"/>
      <w:bookmarkEnd w:id="93"/>
    </w:p>
    <w:p w:rsidR="005A676A" w:rsidRDefault="005A676A" w:rsidP="005A676A">
      <w:pPr>
        <w:rPr>
          <w:lang w:eastAsia="zh-CN"/>
        </w:rPr>
      </w:pPr>
      <w:r>
        <w:rPr>
          <w:lang w:eastAsia="zh-CN"/>
        </w:rPr>
        <w:t>The Life-Cycle Management of a VNF includes following processes:</w:t>
      </w:r>
    </w:p>
    <w:p w:rsidR="005A676A" w:rsidRDefault="005A676A" w:rsidP="00046106">
      <w:pPr>
        <w:pStyle w:val="ListParagraph"/>
        <w:numPr>
          <w:ilvl w:val="0"/>
          <w:numId w:val="16"/>
        </w:numPr>
        <w:rPr>
          <w:lang w:eastAsia="zh-CN"/>
        </w:rPr>
      </w:pPr>
      <w:r>
        <w:rPr>
          <w:lang w:eastAsia="zh-CN"/>
        </w:rPr>
        <w:t>VNF Instance Management</w:t>
      </w:r>
    </w:p>
    <w:p w:rsidR="005A676A" w:rsidRDefault="005A676A" w:rsidP="00046106">
      <w:pPr>
        <w:pStyle w:val="ListParagraph"/>
        <w:numPr>
          <w:ilvl w:val="1"/>
          <w:numId w:val="16"/>
        </w:numPr>
        <w:rPr>
          <w:lang w:eastAsia="zh-CN"/>
        </w:rPr>
      </w:pPr>
      <w:r>
        <w:rPr>
          <w:lang w:eastAsia="zh-CN"/>
        </w:rPr>
        <w:t>VNF State Management</w:t>
      </w:r>
    </w:p>
    <w:p w:rsidR="005A676A" w:rsidRPr="00EF763E" w:rsidRDefault="005A676A" w:rsidP="00046106">
      <w:pPr>
        <w:pStyle w:val="ListParagraph"/>
        <w:numPr>
          <w:ilvl w:val="2"/>
          <w:numId w:val="16"/>
        </w:numPr>
        <w:rPr>
          <w:lang w:eastAsia="zh-CN"/>
        </w:rPr>
      </w:pPr>
      <w:r>
        <w:rPr>
          <w:lang w:eastAsia="zh-CN"/>
        </w:rPr>
        <w:t>VNF active and inactive</w:t>
      </w:r>
    </w:p>
    <w:p w:rsidR="005A676A" w:rsidRDefault="005A676A" w:rsidP="00046106">
      <w:pPr>
        <w:pStyle w:val="ListParagraph"/>
        <w:numPr>
          <w:ilvl w:val="1"/>
          <w:numId w:val="16"/>
        </w:numPr>
        <w:rPr>
          <w:lang w:eastAsia="zh-CN"/>
        </w:rPr>
      </w:pPr>
      <w:r w:rsidRPr="00EF763E">
        <w:rPr>
          <w:lang w:eastAsia="zh-CN"/>
        </w:rPr>
        <w:t>VNF installation and termination</w:t>
      </w:r>
    </w:p>
    <w:p w:rsidR="005A676A" w:rsidRDefault="005A676A" w:rsidP="00046106">
      <w:pPr>
        <w:pStyle w:val="ListParagraph"/>
        <w:numPr>
          <w:ilvl w:val="1"/>
          <w:numId w:val="16"/>
        </w:numPr>
        <w:rPr>
          <w:lang w:eastAsia="zh-CN"/>
        </w:rPr>
      </w:pPr>
      <w:r>
        <w:rPr>
          <w:lang w:eastAsia="zh-CN"/>
        </w:rPr>
        <w:t>VNF snapshot management</w:t>
      </w:r>
    </w:p>
    <w:p w:rsidR="005A676A" w:rsidRDefault="005A676A" w:rsidP="00046106">
      <w:pPr>
        <w:pStyle w:val="ListParagraph"/>
        <w:numPr>
          <w:ilvl w:val="0"/>
          <w:numId w:val="16"/>
        </w:numPr>
        <w:rPr>
          <w:lang w:eastAsia="zh-CN"/>
        </w:rPr>
      </w:pPr>
      <w:r>
        <w:rPr>
          <w:lang w:eastAsia="zh-CN"/>
        </w:rPr>
        <w:t>Virtualized Resource Management</w:t>
      </w:r>
    </w:p>
    <w:p w:rsidR="005A676A" w:rsidRDefault="005A676A" w:rsidP="0004610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5A676A" w:rsidRDefault="005A676A" w:rsidP="0004610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5A676A" w:rsidRDefault="005A676A" w:rsidP="00046106">
      <w:pPr>
        <w:pStyle w:val="ListParagraph"/>
        <w:numPr>
          <w:ilvl w:val="1"/>
          <w:numId w:val="16"/>
        </w:numPr>
        <w:rPr>
          <w:lang w:eastAsia="zh-CN"/>
        </w:rPr>
      </w:pPr>
      <w:r>
        <w:rPr>
          <w:lang w:eastAsia="zh-CN"/>
        </w:rPr>
        <w:t>Scaling of virtualized specialized hardware acceleration</w:t>
      </w:r>
    </w:p>
    <w:p w:rsidR="005A676A" w:rsidRDefault="005A676A" w:rsidP="00046106">
      <w:pPr>
        <w:pStyle w:val="ListParagraph"/>
        <w:numPr>
          <w:ilvl w:val="1"/>
          <w:numId w:val="16"/>
        </w:numPr>
        <w:rPr>
          <w:lang w:eastAsia="zh-CN"/>
        </w:rPr>
      </w:pPr>
      <w:r>
        <w:rPr>
          <w:lang w:eastAsia="zh-CN"/>
        </w:rPr>
        <w:t>Scaling of network bandwidth</w:t>
      </w:r>
    </w:p>
    <w:p w:rsidR="005A676A" w:rsidRPr="00EF763E" w:rsidRDefault="005A676A" w:rsidP="00046106">
      <w:pPr>
        <w:pStyle w:val="ListParagraph"/>
        <w:numPr>
          <w:ilvl w:val="1"/>
          <w:numId w:val="16"/>
        </w:numPr>
        <w:rPr>
          <w:lang w:eastAsia="zh-CN"/>
        </w:rPr>
      </w:pPr>
      <w:r>
        <w:rPr>
          <w:lang w:eastAsia="zh-CN"/>
        </w:rPr>
        <w:t>Scaling of Storage</w:t>
      </w:r>
    </w:p>
    <w:p w:rsidR="005A676A" w:rsidRDefault="005A676A" w:rsidP="00046106">
      <w:pPr>
        <w:pStyle w:val="ListParagraph"/>
        <w:numPr>
          <w:ilvl w:val="0"/>
          <w:numId w:val="16"/>
        </w:numPr>
        <w:rPr>
          <w:lang w:eastAsia="zh-CN"/>
        </w:rPr>
      </w:pPr>
      <w:r>
        <w:rPr>
          <w:lang w:eastAsia="zh-CN"/>
        </w:rPr>
        <w:t>Performance Management</w:t>
      </w:r>
    </w:p>
    <w:p w:rsidR="005A676A" w:rsidRDefault="005A676A" w:rsidP="00046106">
      <w:pPr>
        <w:pStyle w:val="ListParagraph"/>
        <w:numPr>
          <w:ilvl w:val="0"/>
          <w:numId w:val="16"/>
        </w:numPr>
        <w:rPr>
          <w:lang w:eastAsia="zh-CN"/>
        </w:rPr>
      </w:pPr>
      <w:r w:rsidRPr="00EF763E">
        <w:rPr>
          <w:lang w:eastAsia="zh-CN"/>
        </w:rPr>
        <w:t xml:space="preserve">VNF </w:t>
      </w:r>
      <w:r>
        <w:rPr>
          <w:lang w:eastAsia="zh-CN"/>
        </w:rPr>
        <w:t>Fault and Recovery Management</w:t>
      </w:r>
    </w:p>
    <w:p w:rsidR="005A676A" w:rsidRDefault="005A676A" w:rsidP="0004610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5A676A" w:rsidRPr="00EF763E" w:rsidRDefault="005A676A" w:rsidP="0004610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5A676A" w:rsidRDefault="005A676A" w:rsidP="005A676A">
      <w:pPr>
        <w:rPr>
          <w:lang w:eastAsia="zh-CN"/>
        </w:rPr>
      </w:pPr>
    </w:p>
    <w:p w:rsidR="005A676A" w:rsidRDefault="005A676A" w:rsidP="005A676A">
      <w:pPr>
        <w:rPr>
          <w:lang w:eastAsia="zh-CN"/>
        </w:rPr>
      </w:pPr>
      <w:r>
        <w:rPr>
          <w:lang w:eastAsia="zh-CN"/>
        </w:rPr>
        <w:t>The lifecycle management of a VNF must ensure that the VNF follows the state transition diagram as illustrated below.</w:t>
      </w:r>
    </w:p>
    <w:p w:rsidR="005A676A" w:rsidRDefault="005A676A" w:rsidP="005A676A">
      <w:pPr>
        <w:rPr>
          <w:lang w:eastAsia="zh-CN"/>
        </w:rPr>
      </w:pPr>
    </w:p>
    <w:p w:rsidR="005A676A" w:rsidRDefault="005A676A" w:rsidP="005A676A">
      <w:pPr>
        <w:rPr>
          <w:lang w:eastAsia="zh-CN"/>
        </w:rPr>
      </w:pPr>
      <w:r w:rsidRPr="0027322A">
        <w:rPr>
          <w:noProof/>
        </w:rPr>
        <w:lastRenderedPageBreak/>
        <w:drawing>
          <wp:inline distT="0" distB="0" distL="0" distR="0" wp14:anchorId="2C2EFB04" wp14:editId="216090B0">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p>
    <w:p w:rsidR="005A676A" w:rsidRDefault="005A676A" w:rsidP="005A676A">
      <w:pPr>
        <w:rPr>
          <w:lang w:eastAsia="zh-CN"/>
        </w:rPr>
      </w:pPr>
    </w:p>
    <w:p w:rsidR="005A676A" w:rsidRDefault="00770228" w:rsidP="005A676A">
      <w:pPr>
        <w:rPr>
          <w:lang w:eastAsia="zh-CN"/>
        </w:rPr>
      </w:pPr>
      <w:r>
        <w:rPr>
          <w:lang w:eastAsia="zh-CN"/>
        </w:rPr>
        <w:t xml:space="preserve">Virtualized resource management includes </w:t>
      </w:r>
    </w:p>
    <w:p w:rsidR="00770228" w:rsidRDefault="00770228" w:rsidP="00252ACA">
      <w:pPr>
        <w:pStyle w:val="ListParagraph"/>
        <w:numPr>
          <w:ilvl w:val="0"/>
          <w:numId w:val="77"/>
        </w:numPr>
        <w:rPr>
          <w:lang w:eastAsia="zh-CN"/>
        </w:rPr>
      </w:pPr>
      <w:r>
        <w:rPr>
          <w:lang w:eastAsia="zh-CN"/>
        </w:rPr>
        <w:t>vCPU</w:t>
      </w:r>
    </w:p>
    <w:p w:rsidR="00770228" w:rsidRDefault="00770228" w:rsidP="00252ACA">
      <w:pPr>
        <w:pStyle w:val="ListParagraph"/>
        <w:numPr>
          <w:ilvl w:val="0"/>
          <w:numId w:val="77"/>
        </w:numPr>
        <w:rPr>
          <w:lang w:eastAsia="zh-CN"/>
        </w:rPr>
      </w:pPr>
      <w:r>
        <w:rPr>
          <w:lang w:eastAsia="zh-CN"/>
        </w:rPr>
        <w:t>vMemory</w:t>
      </w:r>
    </w:p>
    <w:p w:rsidR="00770228" w:rsidRDefault="00770228" w:rsidP="00252ACA">
      <w:pPr>
        <w:pStyle w:val="ListParagraph"/>
        <w:numPr>
          <w:ilvl w:val="0"/>
          <w:numId w:val="77"/>
        </w:numPr>
        <w:rPr>
          <w:lang w:eastAsia="zh-CN"/>
        </w:rPr>
      </w:pPr>
      <w:r>
        <w:rPr>
          <w:lang w:eastAsia="zh-CN"/>
        </w:rPr>
        <w:t>vNIC</w:t>
      </w:r>
    </w:p>
    <w:p w:rsidR="00770228" w:rsidRDefault="00770228" w:rsidP="00252ACA">
      <w:pPr>
        <w:pStyle w:val="ListParagraph"/>
        <w:numPr>
          <w:ilvl w:val="0"/>
          <w:numId w:val="77"/>
        </w:numPr>
        <w:rPr>
          <w:lang w:eastAsia="zh-CN"/>
        </w:rPr>
      </w:pPr>
      <w:r>
        <w:rPr>
          <w:lang w:eastAsia="zh-CN"/>
        </w:rPr>
        <w:t>vStorage</w:t>
      </w:r>
    </w:p>
    <w:p w:rsidR="00770228" w:rsidRDefault="00770228" w:rsidP="00770228">
      <w:pPr>
        <w:rPr>
          <w:lang w:eastAsia="zh-CN"/>
        </w:rPr>
      </w:pPr>
    </w:p>
    <w:p w:rsidR="00770228" w:rsidRDefault="00770228" w:rsidP="00770228">
      <w:pPr>
        <w:rPr>
          <w:lang w:eastAsia="zh-CN"/>
        </w:rPr>
      </w:pPr>
      <w:r>
        <w:rPr>
          <w:lang w:eastAsia="zh-CN"/>
        </w:rPr>
        <w:t>Resource vCPU can be added or removed to/from the VNFC. A vCPU resource can be started, stopped, paused and suspended.</w:t>
      </w:r>
    </w:p>
    <w:p w:rsidR="00770228" w:rsidRDefault="005A676A" w:rsidP="005A676A">
      <w:pPr>
        <w:rPr>
          <w:lang w:eastAsia="zh-CN"/>
        </w:rPr>
      </w:pPr>
      <w:r>
        <w:rPr>
          <w:noProof/>
        </w:rPr>
        <w:drawing>
          <wp:inline distT="0" distB="0" distL="0" distR="0" wp14:anchorId="109B6750" wp14:editId="34D72475">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770228" w:rsidRDefault="00770228" w:rsidP="005A676A">
      <w:pPr>
        <w:rPr>
          <w:lang w:eastAsia="zh-CN"/>
        </w:rPr>
      </w:pPr>
      <w:r>
        <w:rPr>
          <w:lang w:eastAsia="zh-CN"/>
        </w:rPr>
        <w:t>Resource vMemory can be added or removed to/from an VNFC.</w:t>
      </w:r>
    </w:p>
    <w:p w:rsidR="005A676A" w:rsidRDefault="005A676A" w:rsidP="005A676A">
      <w:pPr>
        <w:rPr>
          <w:lang w:eastAsia="zh-CN"/>
        </w:rPr>
      </w:pPr>
      <w:r>
        <w:rPr>
          <w:noProof/>
        </w:rPr>
        <w:drawing>
          <wp:inline distT="0" distB="0" distL="0" distR="0" wp14:anchorId="3C9E5F6A" wp14:editId="22BF4737">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770228" w:rsidRDefault="00770228" w:rsidP="005A676A">
      <w:pPr>
        <w:rPr>
          <w:lang w:eastAsia="zh-CN"/>
        </w:rPr>
      </w:pPr>
      <w:r>
        <w:rPr>
          <w:lang w:eastAsia="zh-CN"/>
        </w:rPr>
        <w:t>Resource nNIC can be added or removed to/from a VNFC.</w:t>
      </w:r>
    </w:p>
    <w:p w:rsidR="00770228" w:rsidRDefault="005A676A" w:rsidP="005A676A">
      <w:pPr>
        <w:rPr>
          <w:lang w:eastAsia="zh-CN"/>
        </w:rPr>
      </w:pPr>
      <w:r>
        <w:rPr>
          <w:noProof/>
        </w:rPr>
        <w:lastRenderedPageBreak/>
        <w:drawing>
          <wp:inline distT="0" distB="0" distL="0" distR="0" wp14:anchorId="1F1BDD6D" wp14:editId="0B0A6D47">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770228" w:rsidRDefault="00770228" w:rsidP="005A676A">
      <w:pPr>
        <w:rPr>
          <w:lang w:eastAsia="zh-CN"/>
        </w:rPr>
      </w:pPr>
    </w:p>
    <w:p w:rsidR="00770228" w:rsidRDefault="00770228" w:rsidP="005A676A">
      <w:pPr>
        <w:rPr>
          <w:lang w:eastAsia="zh-CN"/>
        </w:rPr>
      </w:pPr>
      <w:r>
        <w:rPr>
          <w:lang w:eastAsia="zh-CN"/>
        </w:rPr>
        <w:t>Resource vStorage be added or removed to or from a VNFC.</w:t>
      </w:r>
    </w:p>
    <w:p w:rsidR="005A676A" w:rsidRDefault="005A676A" w:rsidP="005A676A">
      <w:pPr>
        <w:rPr>
          <w:lang w:eastAsia="zh-CN"/>
        </w:rPr>
      </w:pPr>
      <w:r>
        <w:rPr>
          <w:noProof/>
        </w:rPr>
        <w:drawing>
          <wp:inline distT="0" distB="0" distL="0" distR="0" wp14:anchorId="2A0EE5A1" wp14:editId="188C2B1B">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5A676A" w:rsidRDefault="005A676A" w:rsidP="005A676A">
      <w:pPr>
        <w:rPr>
          <w:lang w:eastAsia="zh-CN"/>
        </w:rPr>
      </w:pPr>
    </w:p>
    <w:p w:rsidR="009A0DFD" w:rsidRPr="00F71410" w:rsidRDefault="009A0DFD" w:rsidP="001C5F01">
      <w:pPr>
        <w:pStyle w:val="Heading1"/>
      </w:pPr>
      <w:bookmarkStart w:id="94" w:name="_Toc467159707"/>
      <w:r w:rsidRPr="00F71410">
        <w:t xml:space="preserve">Life-Cycle </w:t>
      </w:r>
      <w:r w:rsidRPr="00EF1B18">
        <w:t>Management</w:t>
      </w:r>
      <w:r w:rsidRPr="00F71410">
        <w:t xml:space="preserve"> </w:t>
      </w:r>
      <w:r w:rsidRPr="001C5F01">
        <w:t>Information</w:t>
      </w:r>
      <w:r w:rsidRPr="00F71410">
        <w:t xml:space="preserve"> </w:t>
      </w:r>
      <w:r w:rsidR="00A461F8">
        <w:t>R</w:t>
      </w:r>
      <w:r w:rsidRPr="00F71410">
        <w:t>etrieval</w:t>
      </w:r>
      <w:bookmarkEnd w:id="94"/>
    </w:p>
    <w:p w:rsidR="00A461F8" w:rsidRDefault="00A461F8" w:rsidP="009A0DF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Tr="002330E3">
        <w:tc>
          <w:tcPr>
            <w:tcW w:w="9330" w:type="dxa"/>
            <w:gridSpan w:val="2"/>
            <w:tcBorders>
              <w:top w:val="single" w:sz="2" w:space="0" w:color="auto"/>
              <w:left w:val="single" w:sz="2" w:space="0" w:color="auto"/>
              <w:bottom w:val="single" w:sz="2" w:space="0" w:color="auto"/>
              <w:right w:val="single" w:sz="2" w:space="0" w:color="auto"/>
            </w:tcBorders>
            <w:hideMark/>
          </w:tcPr>
          <w:p w:rsidR="009A0DFD" w:rsidRDefault="00BC7D6D">
            <w:pPr>
              <w:pStyle w:val="TestCase"/>
            </w:pPr>
            <w:bookmarkStart w:id="95" w:name="_Toc454184409"/>
            <w:bookmarkStart w:id="96" w:name="_Toc467223352"/>
            <w:r>
              <w:t>TC.VNF.IMAGE.004</w:t>
            </w:r>
            <w:r>
              <w:tab/>
            </w:r>
            <w:r w:rsidR="009A0DFD">
              <w:t>Life-Cycle management information</w:t>
            </w:r>
            <w:bookmarkEnd w:id="95"/>
            <w:bookmarkEnd w:id="96"/>
          </w:p>
        </w:tc>
      </w:tr>
      <w:tr w:rsidR="009A0DFD" w:rsidTr="002330E3">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RDefault="009A0DFD" w:rsidP="002330E3">
            <w:pPr>
              <w:pStyle w:val="TestCaseInfo"/>
              <w:rPr>
                <w:lang w:eastAsia="zh-CN"/>
              </w:rPr>
            </w:pPr>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A0DFD" w:rsidRDefault="009A0DFD" w:rsidP="002330E3">
            <w:pPr>
              <w:pStyle w:val="TestCaseInfo"/>
              <w:rPr>
                <w:lang w:eastAsia="zh-CN"/>
              </w:rPr>
            </w:pPr>
            <w:r>
              <w:rPr>
                <w:lang w:eastAsia="zh-CN"/>
              </w:rPr>
              <w:t>The VNFM and NFVO should get all Life-Cycle Management Information from the VNFD</w:t>
            </w:r>
            <w:r w:rsidR="008232DA">
              <w:rPr>
                <w:lang w:eastAsia="zh-CN"/>
              </w:rPr>
              <w:t xml:space="preserve">. This information allows the </w:t>
            </w:r>
            <w:r>
              <w:rPr>
                <w:lang w:eastAsia="zh-CN"/>
              </w:rPr>
              <w:t>V</w:t>
            </w:r>
            <w:r w:rsidR="008232DA">
              <w:rPr>
                <w:lang w:eastAsia="zh-CN"/>
              </w:rPr>
              <w:t>NF</w:t>
            </w:r>
            <w:r>
              <w:rPr>
                <w:lang w:eastAsia="zh-CN"/>
              </w:rPr>
              <w:t>M to instantiate the right image with the required virtualized resources</w:t>
            </w:r>
          </w:p>
        </w:tc>
      </w:tr>
      <w:tr w:rsidR="009A0DFD" w:rsidTr="002330E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Minimal two vendor VNF images must be installed. This allows to validate handling of multiple image information and also filter capabilities.</w:t>
            </w:r>
          </w:p>
        </w:tc>
      </w:tr>
      <w:tr w:rsidR="009A0DFD" w:rsidTr="002330E3">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A0DFD" w:rsidRDefault="00DD51E8" w:rsidP="008232DA">
            <w:pPr>
              <w:pStyle w:val="TestCaseInfo"/>
            </w:pPr>
            <w:r>
              <w:t>Retrieve Lifec</w:t>
            </w:r>
            <w:r w:rsidR="009A0DFD">
              <w:t xml:space="preserve">ycle Management information for a specific image via exact filter </w:t>
            </w:r>
            <w:r w:rsidR="009A0DFD">
              <w:sym w:font="Wingdings" w:char="F0E0"/>
            </w:r>
            <w:r w:rsidR="008232DA">
              <w:t>f</w:t>
            </w:r>
            <w:r w:rsidR="009A0DFD">
              <w:t>ilter parameter narrows down to single image</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r>
              <w:t>VNFM must display expect life-cycle management information for the specified image and must differentiate between the different releases from the same vendor.</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Install images and ensure that VIM lists them</w:t>
            </w:r>
          </w:p>
        </w:tc>
      </w:tr>
      <w:tr w:rsidR="009A0DFD" w:rsidTr="002330E3">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Pr="001C4ECC" w:rsidRDefault="001C4ECC" w:rsidP="001C4ECC">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9A0DFD"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97" w:name="_Toc454184356"/>
      <w:bookmarkStart w:id="98" w:name="_Toc467159708"/>
      <w:r>
        <w:t xml:space="preserve">VNF State </w:t>
      </w:r>
      <w:r w:rsidRPr="001C5F01">
        <w:t>Management</w:t>
      </w:r>
      <w:bookmarkEnd w:id="97"/>
      <w:bookmarkEnd w:id="98"/>
    </w:p>
    <w:p w:rsidR="005A676A" w:rsidRDefault="005A676A" w:rsidP="005A676A">
      <w:pPr>
        <w:rPr>
          <w:lang w:eastAsia="zh-CN"/>
        </w:rPr>
      </w:pPr>
      <w:r>
        <w:rPr>
          <w:lang w:eastAsia="zh-CN"/>
        </w:rPr>
        <w:t xml:space="preserve">In this section of the test cases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snapshot and termination.</w:t>
      </w:r>
    </w:p>
    <w:p w:rsidR="005A676A" w:rsidRDefault="005A676A" w:rsidP="005A676A">
      <w:pPr>
        <w:rPr>
          <w:lang w:eastAsia="zh-CN"/>
        </w:rPr>
      </w:pPr>
    </w:p>
    <w:p w:rsidR="005A676A" w:rsidRDefault="005A676A" w:rsidP="00C35DDF">
      <w:pPr>
        <w:pStyle w:val="Heading2"/>
      </w:pPr>
      <w:bookmarkStart w:id="99" w:name="_Toc454184357"/>
      <w:bookmarkStart w:id="100" w:name="_Toc467159709"/>
      <w:r>
        <w:t>VNF State Management: Instantiation</w:t>
      </w:r>
      <w:bookmarkEnd w:id="99"/>
      <w:bookmarkEnd w:id="100"/>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1" w:name="_Toc454184410"/>
            <w:bookmarkStart w:id="102" w:name="_Toc467223353"/>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101"/>
            <w:bookmarkEnd w:id="102"/>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Pr>
                <w:lang w:eastAsia="zh-CN"/>
              </w:rPr>
              <w:t>Verify the VNFM has the capability to instantiate a VNF and transitions to the state “Inactive” automatically as there is no EM involvement</w:t>
            </w:r>
            <w:r w:rsidR="00EB50CC">
              <w:rPr>
                <w:lang w:eastAsia="zh-CN"/>
              </w:rPr>
              <w:t xml:space="preserve"> and all configuration is given via configuration file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A676A" w:rsidP="00046106">
            <w:pPr>
              <w:pStyle w:val="TestCaseInfo"/>
              <w:numPr>
                <w:ilvl w:val="0"/>
                <w:numId w:val="25"/>
              </w:numPr>
            </w:pPr>
            <w:r w:rsidRPr="00955140">
              <w:t>V</w:t>
            </w:r>
            <w:r w:rsidR="0043455E">
              <w:t>alidate VNF</w:t>
            </w:r>
            <w:r>
              <w:t>M reports the state "Inactive</w:t>
            </w:r>
            <w:r w:rsidRPr="00955140">
              <w:t>" (--&gt; time stamp when correct state reached)</w:t>
            </w:r>
          </w:p>
          <w:p w:rsidR="005A676A" w:rsidRPr="00955140" w:rsidRDefault="005A676A" w:rsidP="00046106">
            <w:pPr>
              <w:pStyle w:val="TestCaseInfo"/>
              <w:numPr>
                <w:ilvl w:val="0"/>
                <w:numId w:val="25"/>
              </w:numPr>
            </w:pPr>
            <w:r>
              <w:t>Validate the right vResources have been allocated</w:t>
            </w:r>
          </w:p>
          <w:p w:rsidR="005A676A" w:rsidRPr="00955140" w:rsidRDefault="005A676A" w:rsidP="00046106">
            <w:pPr>
              <w:pStyle w:val="TestCaseInfo"/>
              <w:numPr>
                <w:ilvl w:val="0"/>
                <w:numId w:val="25"/>
              </w:numPr>
            </w:pPr>
            <w:r w:rsidRPr="00955140">
              <w:t>Terminate VNF</w:t>
            </w:r>
          </w:p>
          <w:p w:rsidR="005A676A" w:rsidRPr="00955140" w:rsidRDefault="005A676A" w:rsidP="00046106">
            <w:pPr>
              <w:pStyle w:val="TestCaseInfo"/>
              <w:numPr>
                <w:ilvl w:val="0"/>
                <w:numId w:val="25"/>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r>
              <w:t>The VNF state should not go into the active state.</w:t>
            </w:r>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3" w:name="_Toc454184411"/>
            <w:bookmarkStart w:id="104" w:name="_Toc467223354"/>
            <w:r>
              <w:lastRenderedPageBreak/>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103"/>
            <w:bookmarkEnd w:id="104"/>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Verify the VNFM has the capability to instantiate a VNF and transitions to the state “Instantiated-not configured”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046106">
            <w:pPr>
              <w:pStyle w:val="TestCaseInfo"/>
              <w:numPr>
                <w:ilvl w:val="0"/>
                <w:numId w:val="26"/>
              </w:numPr>
            </w:pPr>
            <w:r w:rsidRPr="00955140">
              <w:t>Instantiate the VNF without load (--&gt; time stamp)</w:t>
            </w:r>
          </w:p>
          <w:p w:rsidR="005A676A" w:rsidRDefault="005A676A" w:rsidP="00046106">
            <w:pPr>
              <w:pStyle w:val="TestCaseInfo"/>
              <w:numPr>
                <w:ilvl w:val="0"/>
                <w:numId w:val="26"/>
              </w:numPr>
            </w:pPr>
            <w:r w:rsidRPr="00955140">
              <w:t>V</w:t>
            </w:r>
            <w:r w:rsidR="0043455E">
              <w:t>alidate VNFM</w:t>
            </w:r>
            <w:r>
              <w:t xml:space="preserve"> reports the state "Instantiated- not configured</w:t>
            </w:r>
            <w:r w:rsidRPr="00955140">
              <w:t>" (--&gt; time stamp when correct state reached)</w:t>
            </w:r>
          </w:p>
          <w:p w:rsidR="005A676A" w:rsidRPr="00955140" w:rsidRDefault="005A676A" w:rsidP="00046106">
            <w:pPr>
              <w:pStyle w:val="TestCaseInfo"/>
              <w:numPr>
                <w:ilvl w:val="0"/>
                <w:numId w:val="26"/>
              </w:numPr>
            </w:pPr>
            <w:r>
              <w:t>Validate the right vResources have been allocated</w:t>
            </w:r>
          </w:p>
          <w:p w:rsidR="005A676A" w:rsidRPr="00955140" w:rsidRDefault="005A676A" w:rsidP="00046106">
            <w:pPr>
              <w:pStyle w:val="TestCaseInfo"/>
              <w:numPr>
                <w:ilvl w:val="0"/>
                <w:numId w:val="26"/>
              </w:numPr>
            </w:pPr>
            <w:r w:rsidRPr="00955140">
              <w:t>Terminate VNF</w:t>
            </w:r>
          </w:p>
          <w:p w:rsidR="005A676A" w:rsidRPr="00955140" w:rsidRDefault="005A676A" w:rsidP="00046106">
            <w:pPr>
              <w:pStyle w:val="TestCaseInfo"/>
              <w:numPr>
                <w:ilvl w:val="0"/>
                <w:numId w:val="26"/>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“Instantiated – not configured”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r>
              <w:t>The VNF state should not go into the active state.</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5" w:name="_Toc454184412"/>
            <w:bookmarkStart w:id="106" w:name="_Toc467223355"/>
            <w:r>
              <w:t>TC.VNF.STATE.INST.003</w:t>
            </w:r>
            <w:r>
              <w:tab/>
            </w:r>
            <w:r w:rsidR="005A676A" w:rsidRPr="008E4CB9">
              <w:t>VNF Instantiation including active Element Management without traffic</w:t>
            </w:r>
            <w:bookmarkEnd w:id="105"/>
            <w:bookmarkEnd w:id="106"/>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 If the configuration failed by the EM,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lastRenderedPageBreak/>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046106">
            <w:pPr>
              <w:pStyle w:val="TestCaseInfo"/>
              <w:numPr>
                <w:ilvl w:val="0"/>
                <w:numId w:val="27"/>
              </w:numPr>
            </w:pPr>
            <w:r w:rsidRPr="0052118C">
              <w:t>Start the EM or ensure EM is up and can configure the VNF</w:t>
            </w:r>
          </w:p>
          <w:p w:rsidR="005A676A" w:rsidRPr="0052118C" w:rsidRDefault="005A676A" w:rsidP="00046106">
            <w:pPr>
              <w:pStyle w:val="TestCaseInfo"/>
              <w:numPr>
                <w:ilvl w:val="0"/>
                <w:numId w:val="27"/>
              </w:numPr>
            </w:pPr>
            <w:r w:rsidRPr="0052118C">
              <w:t>Instantiate the VNF without load (--&gt; time stamp)</w:t>
            </w:r>
          </w:p>
          <w:p w:rsidR="005A676A" w:rsidRDefault="0043455E" w:rsidP="00046106">
            <w:pPr>
              <w:pStyle w:val="TestCaseInfo"/>
              <w:numPr>
                <w:ilvl w:val="0"/>
                <w:numId w:val="27"/>
              </w:numPr>
            </w:pPr>
            <w:r>
              <w:t>Validate VNF</w:t>
            </w:r>
            <w:r w:rsidR="005A676A" w:rsidRPr="0052118C">
              <w:t>M reports the s</w:t>
            </w:r>
            <w:r w:rsidR="005A676A">
              <w:t>tate "Inactive"</w:t>
            </w:r>
            <w:r w:rsidR="005A676A" w:rsidRPr="0052118C">
              <w:t xml:space="preserve"> after EM completed configuration (--&gt; time stamp when reach the state)</w:t>
            </w:r>
          </w:p>
          <w:p w:rsidR="005A676A" w:rsidRPr="0052118C" w:rsidRDefault="005A676A" w:rsidP="00046106">
            <w:pPr>
              <w:pStyle w:val="TestCaseInfo"/>
              <w:numPr>
                <w:ilvl w:val="0"/>
                <w:numId w:val="27"/>
              </w:numPr>
            </w:pPr>
            <w:r>
              <w:t>Validate the right vResources have been allocated</w:t>
            </w:r>
          </w:p>
          <w:p w:rsidR="005A676A" w:rsidRPr="0052118C" w:rsidRDefault="005A676A" w:rsidP="00046106">
            <w:pPr>
              <w:pStyle w:val="TestCaseInfo"/>
              <w:numPr>
                <w:ilvl w:val="0"/>
                <w:numId w:val="27"/>
              </w:numPr>
            </w:pPr>
            <w:r w:rsidRPr="0052118C">
              <w:t>Terminate VNF</w:t>
            </w:r>
          </w:p>
          <w:p w:rsidR="005A676A" w:rsidRDefault="005A676A" w:rsidP="00046106">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107" w:name="_Toc467223356"/>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107"/>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Verify the VNFM has the capability to instantiate a VNF, informs the EM of the existence, waits for the EM configuration completion. Because the EM doesn’t have any configuration, the VNF state should stay in the state “Instantiated-Not Configured”</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252ACA">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252ACA">
            <w:pPr>
              <w:pStyle w:val="TestCaseInfo"/>
              <w:numPr>
                <w:ilvl w:val="0"/>
                <w:numId w:val="79"/>
              </w:numPr>
            </w:pPr>
            <w:r w:rsidRPr="0052118C">
              <w:t>Instantiate the VNF without load (--&gt; time stamp)</w:t>
            </w:r>
          </w:p>
          <w:p w:rsidR="00A312A4" w:rsidRDefault="00A312A4" w:rsidP="00252ACA">
            <w:pPr>
              <w:pStyle w:val="TestCaseInfo"/>
              <w:numPr>
                <w:ilvl w:val="0"/>
                <w:numId w:val="79"/>
              </w:numPr>
            </w:pPr>
            <w:r w:rsidRPr="0052118C">
              <w:t xml:space="preserve">Validate </w:t>
            </w:r>
            <w:r w:rsidR="0043455E">
              <w:t>VNFM</w:t>
            </w:r>
            <w:r w:rsidRPr="0052118C">
              <w:t xml:space="preserve"> reports the s</w:t>
            </w:r>
            <w:r>
              <w:t>tate "</w:t>
            </w:r>
            <w:r>
              <w:rPr>
                <w:lang w:eastAsia="zh-CN"/>
              </w:rPr>
              <w:t xml:space="preserve"> Instantiated-Not Configured</w:t>
            </w:r>
            <w:r>
              <w:t xml:space="preserve"> "</w:t>
            </w:r>
            <w:r w:rsidRPr="0052118C">
              <w:t xml:space="preserve"> after EM </w:t>
            </w:r>
            <w:r>
              <w:t>failed the</w:t>
            </w:r>
            <w:r w:rsidRPr="0052118C">
              <w:t xml:space="preserve"> configuration (--&gt; time stamp when reach the state)</w:t>
            </w:r>
          </w:p>
          <w:p w:rsidR="00A312A4" w:rsidRPr="0052118C" w:rsidRDefault="00A312A4" w:rsidP="00252ACA">
            <w:pPr>
              <w:pStyle w:val="TestCaseInfo"/>
              <w:numPr>
                <w:ilvl w:val="0"/>
                <w:numId w:val="79"/>
              </w:numPr>
            </w:pPr>
            <w:r>
              <w:t>Validate the right vResources have been allocated</w:t>
            </w:r>
          </w:p>
          <w:p w:rsidR="00A312A4" w:rsidRPr="0052118C" w:rsidRDefault="00A312A4" w:rsidP="00252ACA">
            <w:pPr>
              <w:pStyle w:val="TestCaseInfo"/>
              <w:numPr>
                <w:ilvl w:val="0"/>
                <w:numId w:val="79"/>
              </w:numPr>
            </w:pPr>
            <w:r w:rsidRPr="0052118C">
              <w:t>Terminate VNF</w:t>
            </w:r>
          </w:p>
          <w:p w:rsidR="00A312A4" w:rsidRDefault="00A312A4" w:rsidP="00252ACA">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108" w:name="_Toc454184413"/>
            <w:bookmarkStart w:id="109" w:name="_Toc467223357"/>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108"/>
            <w:bookmarkEnd w:id="109"/>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Because EM is inactive, the VNFM should transition to the state “Instantiated – not configured”.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704B7E">
            <w:pPr>
              <w:pStyle w:val="TestCaseInfo"/>
              <w:numPr>
                <w:ilvl w:val="0"/>
                <w:numId w:val="28"/>
              </w:numPr>
            </w:pPr>
            <w:r>
              <w:t>Deactivate EM if needed</w:t>
            </w:r>
          </w:p>
          <w:p w:rsidR="005A676A" w:rsidRDefault="005A676A" w:rsidP="00704B7E">
            <w:pPr>
              <w:pStyle w:val="TestCaseInfo"/>
              <w:numPr>
                <w:ilvl w:val="0"/>
                <w:numId w:val="28"/>
              </w:numPr>
            </w:pPr>
            <w:r>
              <w:t>Instantiate VNF</w:t>
            </w:r>
          </w:p>
          <w:p w:rsidR="00704B7E" w:rsidRDefault="00704B7E" w:rsidP="00704B7E">
            <w:pPr>
              <w:pStyle w:val="TestCaseInfo"/>
              <w:numPr>
                <w:ilvl w:val="0"/>
                <w:numId w:val="28"/>
              </w:numPr>
            </w:pPr>
            <w:r>
              <w:t>Validate the right vResources have been allocated</w:t>
            </w:r>
          </w:p>
          <w:p w:rsidR="005A676A" w:rsidRDefault="0043455E" w:rsidP="00704B7E">
            <w:pPr>
              <w:pStyle w:val="TestCaseInfo"/>
              <w:numPr>
                <w:ilvl w:val="0"/>
                <w:numId w:val="28"/>
              </w:numPr>
            </w:pPr>
            <w:r>
              <w:t>Validate VNFM</w:t>
            </w:r>
            <w:r w:rsidR="005A676A">
              <w:t xml:space="preserve"> reports the state "Instantiated - not configured"</w:t>
            </w:r>
          </w:p>
          <w:p w:rsidR="005A676A" w:rsidRDefault="005A676A" w:rsidP="00704B7E">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Because of the inactive EM, the VNFM should transition the state only to “</w:t>
            </w:r>
            <w:r>
              <w:rPr>
                <w:lang w:eastAsia="zh-CN"/>
              </w:rPr>
              <w:t>Instantiated-Not Configured</w:t>
            </w:r>
            <w:r>
              <w:t>”.</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0" w:name="_Toc454184414"/>
            <w:bookmarkStart w:id="111" w:name="_Toc467223358"/>
            <w:r>
              <w:t>TC.VNF.STATE.INST.006</w:t>
            </w:r>
            <w:r>
              <w:tab/>
            </w:r>
            <w:r w:rsidR="005A676A">
              <w:t>VNF Instantiation Failure with missing required virtual resources</w:t>
            </w:r>
            <w:bookmarkEnd w:id="110"/>
            <w:bookmarkEnd w:id="111"/>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 does not get instantiated when one or more specified resources are missing, e.g., specialized CPU type, </w:t>
            </w:r>
            <w:r w:rsidR="00943AEF">
              <w:rPr>
                <w:lang w:eastAsia="zh-CN"/>
              </w:rPr>
              <w:t xml:space="preserve">specialized </w:t>
            </w:r>
            <w:r>
              <w:rPr>
                <w:lang w:eastAsia="zh-CN"/>
              </w:rPr>
              <w:t>NIC type,</w:t>
            </w:r>
            <w:r w:rsidR="00943AEF">
              <w:rPr>
                <w:lang w:eastAsia="zh-CN"/>
              </w:rPr>
              <w:t xml:space="preserve"> vMemory, vStorage, </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Validate VNFM 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777B5D" w:rsidP="00771820">
            <w:pPr>
              <w:pStyle w:val="TestCaseInfo"/>
            </w:pPr>
            <w:r>
              <w:t>Each VNF has its own resource requirements. Therefore many different types of negative test cases could generated out of this single test case.</w:t>
            </w:r>
          </w:p>
          <w:p w:rsidR="00704B7E" w:rsidRDefault="00704B7E" w:rsidP="00771820">
            <w:pPr>
              <w:pStyle w:val="TestCaseInfo"/>
            </w:pPr>
            <w:r>
              <w:t>Here are examples of sub test cases:</w:t>
            </w:r>
          </w:p>
          <w:p w:rsidR="00704B7E" w:rsidRDefault="00704B7E" w:rsidP="00D45270">
            <w:pPr>
              <w:pStyle w:val="TestCaseInfo"/>
              <w:numPr>
                <w:ilvl w:val="0"/>
                <w:numId w:val="127"/>
              </w:numPr>
            </w:pPr>
            <w:r>
              <w:t>Incompatible vCPU type</w:t>
            </w:r>
          </w:p>
          <w:p w:rsidR="00704B7E" w:rsidRDefault="00704B7E" w:rsidP="00D45270">
            <w:pPr>
              <w:pStyle w:val="TestCaseInfo"/>
              <w:numPr>
                <w:ilvl w:val="0"/>
                <w:numId w:val="127"/>
              </w:numPr>
            </w:pPr>
            <w:r>
              <w:t>Missing Instructions sets, e.g. MMX, SSE, SSE2, …</w:t>
            </w:r>
          </w:p>
          <w:p w:rsidR="00704B7E" w:rsidRDefault="00AF3DA0" w:rsidP="00D45270">
            <w:pPr>
              <w:pStyle w:val="TestCaseInfo"/>
              <w:numPr>
                <w:ilvl w:val="0"/>
                <w:numId w:val="127"/>
              </w:numPr>
            </w:pPr>
            <w:r>
              <w:t>Missing specialized vNIC</w:t>
            </w:r>
          </w:p>
          <w:p w:rsidR="00AF3DA0" w:rsidRDefault="00AF3DA0" w:rsidP="00D45270">
            <w:pPr>
              <w:pStyle w:val="TestCaseInfo"/>
              <w:numPr>
                <w:ilvl w:val="0"/>
                <w:numId w:val="127"/>
              </w:numPr>
            </w:pPr>
            <w:r>
              <w:t>Missing hardware acceleration, e.g. DPDK, SRIOV</w:t>
            </w:r>
          </w:p>
          <w:p w:rsidR="00AF3DA0" w:rsidRDefault="00AF3DA0" w:rsidP="00D45270">
            <w:pPr>
              <w:pStyle w:val="TestCaseInfo"/>
              <w:numPr>
                <w:ilvl w:val="0"/>
                <w:numId w:val="127"/>
              </w:numPr>
            </w:pPr>
            <w:r>
              <w:t>Missing vMemory size</w:t>
            </w:r>
          </w:p>
          <w:p w:rsidR="00AF3DA0" w:rsidRDefault="00AF3DA0" w:rsidP="00D45270">
            <w:pPr>
              <w:pStyle w:val="TestCaseInfo"/>
              <w:numPr>
                <w:ilvl w:val="0"/>
                <w:numId w:val="127"/>
              </w:numPr>
            </w:pPr>
            <w:r>
              <w:t>Missing vStorage type</w:t>
            </w:r>
          </w:p>
          <w:p w:rsidR="00AF3DA0" w:rsidRDefault="00AF3DA0" w:rsidP="00D45270">
            <w:pPr>
              <w:pStyle w:val="TestCaseInfo"/>
              <w:numPr>
                <w:ilvl w:val="0"/>
                <w:numId w:val="127"/>
              </w:numPr>
            </w:pPr>
            <w:r>
              <w:t>Missing vStorage size</w:t>
            </w:r>
          </w:p>
          <w:p w:rsidR="00AF3DA0" w:rsidRDefault="00AF3DA0" w:rsidP="00D45270">
            <w:pPr>
              <w:pStyle w:val="TestCaseInfo"/>
              <w:numPr>
                <w:ilvl w:val="0"/>
                <w:numId w:val="127"/>
              </w:numPr>
            </w:pPr>
            <w:r>
              <w:t>Missing vCPU counts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2" w:name="_Toc454184415"/>
            <w:bookmarkStart w:id="113" w:name="_Toc467223359"/>
            <w:r>
              <w:t>TC.VNF.STATE.INST.007</w:t>
            </w:r>
            <w:r>
              <w:tab/>
            </w:r>
            <w:r w:rsidR="005A676A" w:rsidRPr="00955140">
              <w:t>VNF Instantiation wi</w:t>
            </w:r>
            <w:r w:rsidR="005A676A">
              <w:t xml:space="preserve">thout Element Management or </w:t>
            </w:r>
            <w:r w:rsidR="005A676A" w:rsidRPr="00D921A2">
              <w:t>inactive Element Management</w:t>
            </w:r>
            <w:r w:rsidR="005A676A">
              <w:t xml:space="preserve"> with</w:t>
            </w:r>
            <w:r w:rsidR="005A676A" w:rsidRPr="00955140">
              <w:t xml:space="preserve"> traffic</w:t>
            </w:r>
            <w:bookmarkEnd w:id="112"/>
            <w:bookmarkEnd w:id="11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7B5D">
            <w:pPr>
              <w:pStyle w:val="TestCaseInfo"/>
              <w:rPr>
                <w:lang w:eastAsia="zh-CN"/>
              </w:rPr>
            </w:pPr>
            <w:r>
              <w:rPr>
                <w:lang w:eastAsia="zh-CN"/>
              </w:rPr>
              <w:t>Verify the VNFM has the capability to instantiate a VNF and transitions to the state “Inactive” automatically as</w:t>
            </w:r>
            <w:r w:rsidR="00777B5D">
              <w:rPr>
                <w:lang w:eastAsia="zh-CN"/>
              </w:rPr>
              <w:t xml:space="preserve"> there is no EM involvement, </w:t>
            </w:r>
            <w:r>
              <w:rPr>
                <w:lang w:eastAsia="zh-CN"/>
              </w:rPr>
              <w:t xml:space="preserve">no traffic flows </w:t>
            </w:r>
            <w:r w:rsidR="00777B5D">
              <w:rPr>
                <w:lang w:eastAsia="zh-CN"/>
              </w:rPr>
              <w:t>and</w:t>
            </w:r>
            <w:r>
              <w:rPr>
                <w:lang w:eastAsia="zh-CN"/>
              </w:rPr>
              <w:t xml:space="preserve"> t</w:t>
            </w:r>
            <w:r w:rsidR="00943AEF">
              <w:rPr>
                <w:lang w:eastAsia="zh-CN"/>
              </w:rPr>
              <w:t>he operation “Start” is not given.</w:t>
            </w:r>
            <w:r w:rsidR="00777B5D">
              <w:rPr>
                <w:lang w:eastAsia="zh-CN"/>
              </w:rPr>
              <w:t xml:space="preserve"> B</w:t>
            </w:r>
            <w:r w:rsidR="005848A2">
              <w:rPr>
                <w:lang w:eastAsia="zh-CN"/>
              </w:rPr>
              <w:t xml:space="preserve">ecause we apply </w:t>
            </w:r>
            <w:r w:rsidR="00777B5D">
              <w:rPr>
                <w:lang w:eastAsia="zh-CN"/>
              </w:rPr>
              <w:t>load, we can determine if traffic causes an increase in the instantiation time</w:t>
            </w:r>
            <w:r w:rsidR="005848A2">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r w:rsidR="00943AEF">
              <w:t xml:space="preserve"> and no traffic flows.</w:t>
            </w:r>
          </w:p>
          <w:p w:rsidR="005A676A" w:rsidRDefault="005A676A" w:rsidP="00771820">
            <w:pPr>
              <w:pStyle w:val="TestCaseInfo"/>
            </w:pPr>
          </w:p>
          <w:p w:rsidR="005A676A" w:rsidRPr="00955140" w:rsidRDefault="005A676A" w:rsidP="00771820">
            <w:pPr>
              <w:pStyle w:val="TestCaseInfo"/>
            </w:pPr>
            <w:r>
              <w:t>Sequence:</w:t>
            </w:r>
          </w:p>
          <w:p w:rsidR="005A676A" w:rsidRDefault="005A676A" w:rsidP="00046106">
            <w:pPr>
              <w:pStyle w:val="TestCaseInfo"/>
              <w:numPr>
                <w:ilvl w:val="0"/>
                <w:numId w:val="29"/>
              </w:numPr>
            </w:pPr>
            <w:r>
              <w:t>Start traffic load</w:t>
            </w:r>
          </w:p>
          <w:p w:rsidR="005A676A" w:rsidRDefault="005A676A" w:rsidP="00046106">
            <w:pPr>
              <w:pStyle w:val="TestCaseInfo"/>
              <w:numPr>
                <w:ilvl w:val="0"/>
                <w:numId w:val="29"/>
              </w:numPr>
            </w:pPr>
            <w:r>
              <w:t>Instantiate VNF (--&gt; time stamp)</w:t>
            </w:r>
          </w:p>
          <w:p w:rsidR="005A676A" w:rsidRDefault="005A676A" w:rsidP="00046106">
            <w:pPr>
              <w:pStyle w:val="TestCaseInfo"/>
              <w:numPr>
                <w:ilvl w:val="0"/>
                <w:numId w:val="29"/>
              </w:numPr>
            </w:pPr>
            <w:r>
              <w:t xml:space="preserve">Validate </w:t>
            </w:r>
            <w:r w:rsidR="0043455E">
              <w:t>V</w:t>
            </w:r>
            <w:r>
              <w:t>NFM reports the state "Instantiated - inactive" (--&gt; time stamp)</w:t>
            </w:r>
          </w:p>
          <w:p w:rsidR="005A676A" w:rsidRDefault="005A676A" w:rsidP="00046106">
            <w:pPr>
              <w:pStyle w:val="TestCaseInfo"/>
              <w:numPr>
                <w:ilvl w:val="0"/>
                <w:numId w:val="29"/>
              </w:numPr>
            </w:pPr>
            <w:r>
              <w:t>Validate no traffic flow as the VNF should be in inactive state</w:t>
            </w:r>
          </w:p>
          <w:p w:rsidR="005A676A" w:rsidRDefault="005A676A" w:rsidP="00046106">
            <w:pPr>
              <w:pStyle w:val="TestCaseInfo"/>
              <w:numPr>
                <w:ilvl w:val="0"/>
                <w:numId w:val="29"/>
              </w:numPr>
            </w:pPr>
            <w:r>
              <w:t>Stop Traffic</w:t>
            </w:r>
          </w:p>
          <w:p w:rsidR="005A676A" w:rsidRDefault="005A676A" w:rsidP="00046106">
            <w:pPr>
              <w:pStyle w:val="TestCaseInfo"/>
              <w:numPr>
                <w:ilvl w:val="0"/>
                <w:numId w:val="29"/>
              </w:numPr>
            </w:pPr>
            <w:r>
              <w:t>Terminate VNF</w:t>
            </w:r>
          </w:p>
          <w:p w:rsidR="005A676A" w:rsidRPr="00955140" w:rsidRDefault="005A676A" w:rsidP="00046106">
            <w:pPr>
              <w:pStyle w:val="TestCaseInfo"/>
              <w:numPr>
                <w:ilvl w:val="0"/>
                <w:numId w:val="29"/>
              </w:num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848A2" w:rsidP="00771820">
            <w:pPr>
              <w:pStyle w:val="TestCaseInfo"/>
            </w:pPr>
            <w:r>
              <w:t xml:space="preserve">Measure the time it takes to instantiate a VNF and get it into the state “Inactive”. </w:t>
            </w:r>
            <w:r>
              <w:sym w:font="Wingdings" w:char="F0E0"/>
            </w:r>
            <w:r>
              <w:t xml:space="preserve"> VNF Service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The VNF state should not go into the active state.</w:t>
            </w:r>
          </w:p>
        </w:tc>
      </w:tr>
    </w:tbl>
    <w:p w:rsidR="005A676A" w:rsidRDefault="005A676A" w:rsidP="005A676A">
      <w:pPr>
        <w:rPr>
          <w:lang w:eastAsia="zh-CN"/>
        </w:rPr>
      </w:pPr>
    </w:p>
    <w:p w:rsidR="00A6781E" w:rsidRDefault="00A6781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4" w:name="_Toc454184416"/>
            <w:bookmarkStart w:id="115" w:name="_Toc467223360"/>
            <w:r>
              <w:t>TC.VNF.STATE.INST.008</w:t>
            </w:r>
            <w:r>
              <w:tab/>
            </w:r>
            <w:r w:rsidR="005A676A" w:rsidRPr="008E4CB9">
              <w:t>VNF Instantiation including active Element Management with traffic</w:t>
            </w:r>
            <w:bookmarkEnd w:id="114"/>
            <w:bookmarkEnd w:id="115"/>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6781E">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w:t>
            </w:r>
            <w:r w:rsidR="00A6781E">
              <w:rPr>
                <w:lang w:eastAsia="zh-CN"/>
              </w:rPr>
              <w:t xml:space="preserve"> No traffic should be processed by the VNF as it is still in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Pr="00DE669C" w:rsidRDefault="005A676A" w:rsidP="00771820">
            <w:pPr>
              <w:pStyle w:val="TestCaseInfo"/>
              <w:ind w:left="720"/>
              <w:rPr>
                <w:lang w:eastAsia="zh-CN"/>
              </w:rPr>
            </w:pPr>
            <w:r w:rsidRPr="00DE669C">
              <w:rPr>
                <w:lang w:eastAsia="zh-CN"/>
              </w:rPr>
              <w:t>S – Security Management</w:t>
            </w:r>
          </w:p>
          <w:p w:rsidR="005A676A" w:rsidRDefault="005A676A" w:rsidP="00771820">
            <w:pPr>
              <w:pStyle w:val="TestCaseInfo"/>
              <w:rPr>
                <w:lang w:eastAsia="zh-CN"/>
              </w:rPr>
            </w:pP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252ACA">
            <w:pPr>
              <w:pStyle w:val="TestCaseInfo"/>
              <w:numPr>
                <w:ilvl w:val="0"/>
                <w:numId w:val="81"/>
              </w:numPr>
            </w:pPr>
            <w:r>
              <w:t>Start EM or ensure EM is up and can configure VNF</w:t>
            </w:r>
          </w:p>
          <w:p w:rsidR="005A676A" w:rsidRDefault="005A676A" w:rsidP="00252ACA">
            <w:pPr>
              <w:pStyle w:val="TestCaseInfo"/>
              <w:numPr>
                <w:ilvl w:val="0"/>
                <w:numId w:val="81"/>
              </w:numPr>
            </w:pPr>
            <w:r>
              <w:t>Start traffic load</w:t>
            </w:r>
          </w:p>
          <w:p w:rsidR="005A676A" w:rsidRDefault="005A676A" w:rsidP="00252ACA">
            <w:pPr>
              <w:pStyle w:val="TestCaseInfo"/>
              <w:numPr>
                <w:ilvl w:val="0"/>
                <w:numId w:val="81"/>
              </w:numPr>
            </w:pPr>
            <w:r>
              <w:t>Instantiate VNF (--&gt; time stamp)</w:t>
            </w:r>
          </w:p>
          <w:p w:rsidR="005A676A" w:rsidRDefault="005A676A" w:rsidP="00252ACA">
            <w:pPr>
              <w:pStyle w:val="TestCaseInfo"/>
              <w:numPr>
                <w:ilvl w:val="0"/>
                <w:numId w:val="81"/>
              </w:numPr>
            </w:pPr>
            <w:r>
              <w:t xml:space="preserve">Validate </w:t>
            </w:r>
            <w:r w:rsidR="0043455E">
              <w:t>V</w:t>
            </w:r>
            <w:r>
              <w:t xml:space="preserve">NFM should report the state "Instantiated - </w:t>
            </w:r>
            <w:r w:rsidR="005848A2">
              <w:t>I</w:t>
            </w:r>
            <w:r>
              <w:t>nactive" (--&gt; time stamp)</w:t>
            </w:r>
          </w:p>
          <w:p w:rsidR="005A676A" w:rsidRDefault="005A676A" w:rsidP="00252ACA">
            <w:pPr>
              <w:pStyle w:val="TestCaseInfo"/>
              <w:numPr>
                <w:ilvl w:val="0"/>
                <w:numId w:val="81"/>
              </w:numPr>
            </w:pPr>
            <w:r>
              <w:t>Validate no traffic should flow as the VNF should be in inactive state</w:t>
            </w:r>
          </w:p>
          <w:p w:rsidR="005A676A" w:rsidRDefault="005A676A" w:rsidP="00252ACA">
            <w:pPr>
              <w:pStyle w:val="TestCaseInfo"/>
              <w:numPr>
                <w:ilvl w:val="0"/>
                <w:numId w:val="81"/>
              </w:numPr>
            </w:pPr>
            <w:r>
              <w:t>Stop Traffic</w:t>
            </w:r>
          </w:p>
          <w:p w:rsidR="005A676A" w:rsidRDefault="005A676A" w:rsidP="00252ACA">
            <w:pPr>
              <w:pStyle w:val="TestCaseInfo"/>
              <w:numPr>
                <w:ilvl w:val="0"/>
                <w:numId w:val="81"/>
              </w:numPr>
            </w:pPr>
            <w:r>
              <w:t>Terminate VNF</w:t>
            </w:r>
          </w:p>
          <w:p w:rsidR="005A676A" w:rsidRDefault="005A676A" w:rsidP="00252ACA">
            <w:pPr>
              <w:pStyle w:val="TestCaseInfo"/>
              <w:numPr>
                <w:ilvl w:val="0"/>
                <w:numId w:val="81"/>
              </w:numPr>
              <w:rPr>
                <w:lang w:eastAsia="zh-CN"/>
              </w:r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r w:rsidR="005848A2">
              <w:t xml:space="preserv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16" w:name="_Toc454184358"/>
      <w:bookmarkStart w:id="117" w:name="_Toc467159710"/>
      <w:r>
        <w:t>VNF State Management: Start</w:t>
      </w:r>
      <w:bookmarkEnd w:id="116"/>
      <w:bookmarkEnd w:id="117"/>
    </w:p>
    <w:p w:rsidR="005A676A" w:rsidRDefault="00A6781E" w:rsidP="005A676A">
      <w:pPr>
        <w:rPr>
          <w:lang w:eastAsia="zh-CN"/>
        </w:rPr>
      </w:pPr>
      <w:r>
        <w:rPr>
          <w:lang w:eastAsia="zh-CN"/>
        </w:rPr>
        <w:t>A VNF starts processing packets only after reaching the state “Active”. This state gets reached by issuing the command “Start”.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18" w:name="_Toc454184417"/>
            <w:bookmarkStart w:id="119" w:name="_Toc467223361"/>
            <w:r>
              <w:t>TC.VNF.STATE.START.001</w:t>
            </w:r>
            <w:r>
              <w:tab/>
            </w:r>
            <w:r w:rsidR="005A676A" w:rsidRPr="00D921A2">
              <w:t>VNF Start without traffic load</w:t>
            </w:r>
            <w:bookmarkEnd w:id="118"/>
            <w:bookmarkEnd w:id="119"/>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046106">
            <w:pPr>
              <w:pStyle w:val="TestCaseInfo"/>
              <w:numPr>
                <w:ilvl w:val="0"/>
                <w:numId w:val="30"/>
              </w:numPr>
            </w:pPr>
            <w:r w:rsidRPr="00D921A2">
              <w:t>Instantiate the VNF without load</w:t>
            </w:r>
          </w:p>
          <w:p w:rsidR="005A676A" w:rsidRPr="00D921A2" w:rsidRDefault="005A676A" w:rsidP="00046106">
            <w:pPr>
              <w:pStyle w:val="TestCaseInfo"/>
              <w:numPr>
                <w:ilvl w:val="0"/>
                <w:numId w:val="30"/>
              </w:numPr>
            </w:pPr>
            <w:r w:rsidRPr="00D921A2">
              <w:t>Validate VNF is in State Inactive</w:t>
            </w:r>
          </w:p>
          <w:p w:rsidR="005A676A" w:rsidRPr="00D921A2" w:rsidRDefault="005A676A" w:rsidP="00046106">
            <w:pPr>
              <w:pStyle w:val="TestCaseInfo"/>
              <w:numPr>
                <w:ilvl w:val="0"/>
                <w:numId w:val="30"/>
              </w:numPr>
            </w:pPr>
            <w:r w:rsidRPr="00D921A2">
              <w:t>Start VNF</w:t>
            </w:r>
            <w:r>
              <w:t xml:space="preserve"> </w:t>
            </w:r>
            <w:r w:rsidRPr="00D921A2">
              <w:t>(--&gt; time stamp)</w:t>
            </w:r>
          </w:p>
          <w:p w:rsidR="005A676A" w:rsidRPr="00D921A2" w:rsidRDefault="005A676A" w:rsidP="00046106">
            <w:pPr>
              <w:pStyle w:val="TestCaseInfo"/>
              <w:numPr>
                <w:ilvl w:val="0"/>
                <w:numId w:val="30"/>
              </w:numPr>
            </w:pPr>
            <w:r w:rsidRPr="00D921A2">
              <w:t xml:space="preserve">Validate the state is </w:t>
            </w:r>
            <w:r>
              <w:t xml:space="preserve">"Active" </w:t>
            </w:r>
            <w:r w:rsidRPr="00D921A2">
              <w:t>(--&gt; time stamp)</w:t>
            </w:r>
          </w:p>
          <w:p w:rsidR="005A676A" w:rsidRPr="00D921A2" w:rsidRDefault="005A676A" w:rsidP="00046106">
            <w:pPr>
              <w:pStyle w:val="TestCaseInfo"/>
              <w:numPr>
                <w:ilvl w:val="0"/>
                <w:numId w:val="30"/>
              </w:numPr>
            </w:pPr>
            <w:r w:rsidRPr="00D921A2">
              <w:t xml:space="preserve">Start the traffic load </w:t>
            </w:r>
          </w:p>
          <w:p w:rsidR="005A676A" w:rsidRPr="00D921A2" w:rsidRDefault="005A676A" w:rsidP="00046106">
            <w:pPr>
              <w:pStyle w:val="TestCaseInfo"/>
              <w:numPr>
                <w:ilvl w:val="0"/>
                <w:numId w:val="30"/>
              </w:numPr>
            </w:pPr>
            <w:r w:rsidRPr="00D921A2">
              <w:t>Validate the traffic flows with the VNF provide</w:t>
            </w:r>
            <w:r>
              <w:t>d functionality</w:t>
            </w:r>
          </w:p>
          <w:p w:rsidR="005A676A" w:rsidRPr="00D921A2" w:rsidRDefault="005A676A" w:rsidP="00046106">
            <w:pPr>
              <w:pStyle w:val="TestCaseInfo"/>
              <w:numPr>
                <w:ilvl w:val="0"/>
                <w:numId w:val="30"/>
              </w:numPr>
            </w:pPr>
            <w:r w:rsidRPr="00D921A2">
              <w:t>Stop T</w:t>
            </w:r>
            <w:r>
              <w:t>r</w:t>
            </w:r>
            <w:r w:rsidRPr="00D921A2">
              <w:t>affic</w:t>
            </w:r>
          </w:p>
          <w:p w:rsidR="005A676A" w:rsidRPr="00D921A2" w:rsidRDefault="005A676A" w:rsidP="00046106">
            <w:pPr>
              <w:pStyle w:val="TestCaseInfo"/>
              <w:numPr>
                <w:ilvl w:val="0"/>
                <w:numId w:val="30"/>
              </w:numPr>
            </w:pPr>
            <w:r w:rsidRPr="00D921A2">
              <w:t>Ensure that no traffic flows once stop is completed</w:t>
            </w:r>
          </w:p>
          <w:p w:rsidR="005A676A" w:rsidRPr="00D921A2" w:rsidRDefault="005A676A" w:rsidP="00046106">
            <w:pPr>
              <w:pStyle w:val="TestCaseInfo"/>
              <w:numPr>
                <w:ilvl w:val="0"/>
                <w:numId w:val="30"/>
              </w:numPr>
            </w:pPr>
            <w:r w:rsidRPr="00D921A2">
              <w:t>Terminate VNF</w:t>
            </w:r>
          </w:p>
          <w:p w:rsidR="005A676A" w:rsidRPr="00D921A2" w:rsidRDefault="005A676A" w:rsidP="00046106">
            <w:pPr>
              <w:pStyle w:val="TestCaseInfo"/>
              <w:numPr>
                <w:ilvl w:val="0"/>
                <w:numId w:val="30"/>
              </w:numPr>
            </w:pPr>
            <w:r w:rsidRPr="00D921A2">
              <w:lastRenderedPageBreak/>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0" w:name="_Toc454184418"/>
            <w:bookmarkStart w:id="121" w:name="_Toc467223362"/>
            <w:r>
              <w:t>TC.VNF.STATE.START.002</w:t>
            </w:r>
            <w:r>
              <w:tab/>
            </w:r>
            <w:r w:rsidR="00C75581">
              <w:t>VNF Start under</w:t>
            </w:r>
            <w:r w:rsidR="005A676A" w:rsidRPr="003E6739">
              <w:t xml:space="preserve"> low traffic load and measure start time</w:t>
            </w:r>
            <w:bookmarkEnd w:id="120"/>
            <w:bookmarkEnd w:id="121"/>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 The traffic gets emitted before the emission 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1"/>
              </w:numPr>
            </w:pPr>
            <w:r>
              <w:t>Start the low traffic load</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Instantiate the VNF</w:t>
            </w:r>
          </w:p>
          <w:p w:rsidR="005A676A" w:rsidRDefault="005A676A" w:rsidP="00046106">
            <w:pPr>
              <w:pStyle w:val="TestCaseInfo"/>
              <w:numPr>
                <w:ilvl w:val="0"/>
                <w:numId w:val="31"/>
              </w:numPr>
            </w:pPr>
            <w:r>
              <w:t>Validate VNF is in Inactive state</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Start the VNF (--&gt; time stamp)</w:t>
            </w:r>
          </w:p>
          <w:p w:rsidR="005A676A" w:rsidRDefault="005A676A" w:rsidP="00046106">
            <w:pPr>
              <w:pStyle w:val="TestCaseInfo"/>
              <w:numPr>
                <w:ilvl w:val="0"/>
                <w:numId w:val="31"/>
              </w:numPr>
            </w:pPr>
            <w:r>
              <w:t>Validate the state is "Active"</w:t>
            </w:r>
          </w:p>
          <w:p w:rsidR="005A676A" w:rsidRDefault="005A676A" w:rsidP="00046106">
            <w:pPr>
              <w:pStyle w:val="TestCaseInfo"/>
              <w:numPr>
                <w:ilvl w:val="0"/>
                <w:numId w:val="31"/>
              </w:numPr>
            </w:pPr>
            <w:r>
              <w:t>Validate the provided functionality and calculate the time for the activation (first time stamp arrival)</w:t>
            </w:r>
          </w:p>
          <w:p w:rsidR="005A676A" w:rsidRDefault="005A676A" w:rsidP="00046106">
            <w:pPr>
              <w:pStyle w:val="TestCaseInfo"/>
              <w:numPr>
                <w:ilvl w:val="0"/>
                <w:numId w:val="31"/>
              </w:numPr>
            </w:pPr>
            <w:r>
              <w:t>Stop VNF</w:t>
            </w:r>
          </w:p>
          <w:p w:rsidR="005A676A" w:rsidRDefault="005A676A" w:rsidP="00046106">
            <w:pPr>
              <w:pStyle w:val="TestCaseInfo"/>
              <w:numPr>
                <w:ilvl w:val="0"/>
                <w:numId w:val="31"/>
              </w:numPr>
            </w:pPr>
            <w:r>
              <w:t>Ensure that no traffic flows once stop is completed</w:t>
            </w:r>
          </w:p>
          <w:p w:rsidR="005A676A" w:rsidRDefault="005A676A" w:rsidP="00046106">
            <w:pPr>
              <w:pStyle w:val="TestCaseInfo"/>
              <w:numPr>
                <w:ilvl w:val="0"/>
                <w:numId w:val="31"/>
              </w:numPr>
            </w:pPr>
            <w:r>
              <w:t>Stop Traffic Load</w:t>
            </w:r>
          </w:p>
          <w:p w:rsidR="005A676A" w:rsidRPr="00D921A2" w:rsidRDefault="005A676A" w:rsidP="00046106">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2" w:name="_Toc454184419"/>
            <w:bookmarkStart w:id="123" w:name="_Toc467223363"/>
            <w:r>
              <w:t>TC.VNF.STATE.START.003</w:t>
            </w:r>
            <w:r>
              <w:tab/>
            </w:r>
            <w:r w:rsidR="005A676A" w:rsidRPr="003E6739">
              <w:t>VNF Start in state Instantiated</w:t>
            </w:r>
            <w:bookmarkEnd w:id="122"/>
            <w:bookmarkEnd w:id="123"/>
          </w:p>
        </w:tc>
      </w:tr>
      <w:tr w:rsidR="005A676A" w:rsidTr="00771820">
        <w:trPr>
          <w:trHeight w:val="49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can’t be activated, processes any packets after the activation request and stays in the state “Instantiated – 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“Instantiated – not configured. Via the VNFM the command “Start” is been issued to ensure VNF doesn’t change the state and doesn’t process any packets.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No config file or EM is active</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Ensure VNF doesn't receive the configuration from config file or EM.</w:t>
            </w:r>
          </w:p>
          <w:p w:rsidR="00771820" w:rsidRDefault="00771820" w:rsidP="00771820">
            <w:pPr>
              <w:pStyle w:val="TestCaseInfo"/>
            </w:pPr>
            <w:r>
              <w:t>Sequence:</w:t>
            </w:r>
          </w:p>
          <w:p w:rsidR="005A676A" w:rsidRDefault="005A676A" w:rsidP="00046106">
            <w:pPr>
              <w:pStyle w:val="TestCaseInfo"/>
              <w:numPr>
                <w:ilvl w:val="0"/>
                <w:numId w:val="32"/>
              </w:numPr>
            </w:pPr>
            <w:r>
              <w:t>Instantiate VNF</w:t>
            </w:r>
          </w:p>
          <w:p w:rsidR="005A676A" w:rsidRDefault="005A676A" w:rsidP="00046106">
            <w:pPr>
              <w:pStyle w:val="TestCaseInfo"/>
              <w:numPr>
                <w:ilvl w:val="0"/>
                <w:numId w:val="32"/>
              </w:numPr>
            </w:pPr>
            <w:r>
              <w:t xml:space="preserve">Validate VNF is in state </w:t>
            </w:r>
            <w:r w:rsidR="00C75581">
              <w:rPr>
                <w:lang w:eastAsia="zh-CN"/>
              </w:rPr>
              <w:t>“Instantiated – not configured”</w:t>
            </w:r>
          </w:p>
          <w:p w:rsidR="005A676A" w:rsidRDefault="005A676A" w:rsidP="00046106">
            <w:pPr>
              <w:pStyle w:val="TestCaseInfo"/>
              <w:numPr>
                <w:ilvl w:val="0"/>
                <w:numId w:val="32"/>
              </w:numPr>
            </w:pPr>
            <w:r>
              <w:t>Start the traffic load</w:t>
            </w:r>
          </w:p>
          <w:p w:rsidR="005A676A" w:rsidRDefault="005A676A" w:rsidP="00046106">
            <w:pPr>
              <w:pStyle w:val="TestCaseInfo"/>
              <w:numPr>
                <w:ilvl w:val="0"/>
                <w:numId w:val="32"/>
              </w:numPr>
            </w:pPr>
            <w:r>
              <w:t>Validate no traffic goes through</w:t>
            </w:r>
          </w:p>
          <w:p w:rsidR="005A676A" w:rsidRDefault="005A676A" w:rsidP="00046106">
            <w:pPr>
              <w:pStyle w:val="TestCaseInfo"/>
              <w:numPr>
                <w:ilvl w:val="0"/>
                <w:numId w:val="32"/>
              </w:numPr>
            </w:pPr>
            <w:r>
              <w:t>Start the VNF</w:t>
            </w:r>
          </w:p>
          <w:p w:rsidR="005A676A" w:rsidRDefault="005A676A" w:rsidP="00046106">
            <w:pPr>
              <w:pStyle w:val="TestCaseInfo"/>
              <w:numPr>
                <w:ilvl w:val="0"/>
                <w:numId w:val="32"/>
              </w:numPr>
            </w:pPr>
            <w:r>
              <w:t>Validate the start fails and VNF state is still Instantiated</w:t>
            </w:r>
          </w:p>
          <w:p w:rsidR="005A676A" w:rsidRDefault="005A676A" w:rsidP="00046106">
            <w:pPr>
              <w:pStyle w:val="TestCaseInfo"/>
              <w:numPr>
                <w:ilvl w:val="0"/>
                <w:numId w:val="32"/>
              </w:numPr>
            </w:pPr>
            <w:r>
              <w:t>Validate no traffic got through</w:t>
            </w:r>
          </w:p>
          <w:p w:rsidR="005A676A" w:rsidRDefault="005A676A" w:rsidP="00046106">
            <w:pPr>
              <w:pStyle w:val="TestCaseInfo"/>
              <w:numPr>
                <w:ilvl w:val="0"/>
                <w:numId w:val="32"/>
              </w:numPr>
            </w:pPr>
            <w:r>
              <w:t>Stop Traffic Load</w:t>
            </w:r>
          </w:p>
          <w:p w:rsidR="005A676A" w:rsidRPr="00D921A2" w:rsidRDefault="005A676A" w:rsidP="00046106">
            <w:pPr>
              <w:pStyle w:val="TestCaseInfo"/>
              <w:numPr>
                <w:ilvl w:val="0"/>
                <w:numId w:val="32"/>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124" w:name="_Toc454184420"/>
            <w:bookmarkStart w:id="125" w:name="_Toc467223364"/>
            <w:r>
              <w:t>TC.VNF.STATE.START.004</w:t>
            </w:r>
            <w:r>
              <w:tab/>
            </w:r>
            <w:r w:rsidR="005A676A" w:rsidRPr="00B809F9">
              <w:t xml:space="preserve">VNF Start with </w:t>
            </w:r>
            <w:r w:rsidR="004A7E07">
              <w:t xml:space="preserve">normal </w:t>
            </w:r>
            <w:r w:rsidR="005A676A" w:rsidRPr="00B809F9">
              <w:t>traffic load and measure start time</w:t>
            </w:r>
            <w:bookmarkEnd w:id="124"/>
            <w:bookmarkEnd w:id="125"/>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4A7E07">
            <w:pPr>
              <w:pStyle w:val="TestCaseInfo"/>
              <w:rPr>
                <w:lang w:eastAsia="zh-CN"/>
              </w:rPr>
            </w:pPr>
            <w:r>
              <w:rPr>
                <w:lang w:eastAsia="zh-CN"/>
              </w:rPr>
              <w:t>After the VNF is instantiated, the VNF state is “Inactive</w:t>
            </w:r>
            <w:r w:rsidR="00E80943">
              <w:rPr>
                <w:lang w:eastAsia="zh-CN"/>
              </w:rPr>
              <w:t>”</w:t>
            </w:r>
            <w:r>
              <w:rPr>
                <w:lang w:eastAsia="zh-CN"/>
              </w:rPr>
              <w:t xml:space="preserve">. To allow processing of its functionality, it must be activated. Via the VNFM the command “Start” is been issued to bring the VNF into an active state and validate the functionality by emitting packets and measuring its correctness. The </w:t>
            </w:r>
            <w:r w:rsidR="004A7E07">
              <w:rPr>
                <w:lang w:eastAsia="zh-CN"/>
              </w:rPr>
              <w:t>normal</w:t>
            </w:r>
            <w:r>
              <w:rPr>
                <w:lang w:eastAsia="zh-CN"/>
              </w:rPr>
              <w:t xml:space="preserve"> traffic gets emitted before the emission 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3"/>
              </w:numPr>
            </w:pPr>
            <w:r>
              <w:t>Instantiate VNF</w:t>
            </w:r>
          </w:p>
          <w:p w:rsidR="005A676A" w:rsidRDefault="005A676A" w:rsidP="00046106">
            <w:pPr>
              <w:pStyle w:val="TestCaseInfo"/>
              <w:numPr>
                <w:ilvl w:val="0"/>
                <w:numId w:val="33"/>
              </w:numPr>
            </w:pPr>
            <w:r>
              <w:t>Validate VNF is in state Inactive</w:t>
            </w:r>
          </w:p>
          <w:p w:rsidR="005A676A" w:rsidRDefault="005A676A" w:rsidP="00046106">
            <w:pPr>
              <w:pStyle w:val="TestCaseInfo"/>
              <w:numPr>
                <w:ilvl w:val="0"/>
                <w:numId w:val="33"/>
              </w:numPr>
            </w:pPr>
            <w:r>
              <w:t xml:space="preserve">Start the </w:t>
            </w:r>
            <w:r w:rsidR="004A7E07">
              <w:t>normal</w:t>
            </w:r>
            <w:r>
              <w:t xml:space="preserve"> traffic load</w:t>
            </w:r>
          </w:p>
          <w:p w:rsidR="005A676A" w:rsidRDefault="005A676A" w:rsidP="00046106">
            <w:pPr>
              <w:pStyle w:val="TestCaseInfo"/>
              <w:numPr>
                <w:ilvl w:val="0"/>
                <w:numId w:val="33"/>
              </w:numPr>
            </w:pPr>
            <w:r>
              <w:t>Validate no traffic goes through</w:t>
            </w:r>
          </w:p>
          <w:p w:rsidR="005A676A" w:rsidRDefault="005A676A" w:rsidP="00046106">
            <w:pPr>
              <w:pStyle w:val="TestCaseInfo"/>
              <w:numPr>
                <w:ilvl w:val="0"/>
                <w:numId w:val="33"/>
              </w:numPr>
            </w:pPr>
            <w:r>
              <w:t>Start the VNF (--&gt; time stamp)</w:t>
            </w:r>
          </w:p>
          <w:p w:rsidR="005A676A" w:rsidRDefault="005A676A" w:rsidP="00046106">
            <w:pPr>
              <w:pStyle w:val="TestCaseInfo"/>
              <w:numPr>
                <w:ilvl w:val="0"/>
                <w:numId w:val="33"/>
              </w:numPr>
            </w:pPr>
            <w:r>
              <w:t>Validate the state is "Active"</w:t>
            </w:r>
          </w:p>
          <w:p w:rsidR="005A676A" w:rsidRDefault="005A676A" w:rsidP="00046106">
            <w:pPr>
              <w:pStyle w:val="TestCaseInfo"/>
              <w:numPr>
                <w:ilvl w:val="0"/>
                <w:numId w:val="33"/>
              </w:numPr>
            </w:pPr>
            <w:r>
              <w:t>Validate the provided functionality and calculate the time for the activation (first time stamp arrival and no dropped packets)</w:t>
            </w:r>
          </w:p>
          <w:p w:rsidR="00AF2A29" w:rsidRDefault="00AF2A29" w:rsidP="00046106">
            <w:pPr>
              <w:pStyle w:val="TestCaseInfo"/>
              <w:numPr>
                <w:ilvl w:val="0"/>
                <w:numId w:val="33"/>
              </w:numPr>
            </w:pPr>
            <w:r>
              <w:t>Validate no scaling had occurred</w:t>
            </w:r>
          </w:p>
          <w:p w:rsidR="005A676A" w:rsidRDefault="005A676A" w:rsidP="00046106">
            <w:pPr>
              <w:pStyle w:val="TestCaseInfo"/>
              <w:numPr>
                <w:ilvl w:val="0"/>
                <w:numId w:val="33"/>
              </w:numPr>
            </w:pPr>
            <w:r>
              <w:t>Stop VNF</w:t>
            </w:r>
          </w:p>
          <w:p w:rsidR="005A676A" w:rsidRDefault="005A676A" w:rsidP="00046106">
            <w:pPr>
              <w:pStyle w:val="TestCaseInfo"/>
              <w:numPr>
                <w:ilvl w:val="0"/>
                <w:numId w:val="33"/>
              </w:numPr>
            </w:pPr>
            <w:r>
              <w:t>Ensure that no traffic flows once stop is completed</w:t>
            </w:r>
          </w:p>
          <w:p w:rsidR="005A676A" w:rsidRDefault="005A676A" w:rsidP="00046106">
            <w:pPr>
              <w:pStyle w:val="TestCaseInfo"/>
              <w:numPr>
                <w:ilvl w:val="0"/>
                <w:numId w:val="33"/>
              </w:numPr>
            </w:pPr>
            <w:r>
              <w:t>Stop Traffic Load</w:t>
            </w:r>
          </w:p>
          <w:p w:rsidR="005A676A" w:rsidRPr="00D921A2" w:rsidRDefault="005A676A" w:rsidP="00046106">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26" w:name="_Toc454184359"/>
      <w:bookmarkStart w:id="127" w:name="_Toc467159711"/>
      <w:r>
        <w:t>VNF State Management: Stop</w:t>
      </w:r>
      <w:bookmarkEnd w:id="126"/>
      <w:bookmarkEnd w:id="127"/>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8" w:name="_Toc454184421"/>
            <w:bookmarkStart w:id="129" w:name="_Toc467223365"/>
            <w:r>
              <w:t>TC.VNF.STATE.STOP.001</w:t>
            </w:r>
            <w:r>
              <w:tab/>
            </w:r>
            <w:r w:rsidR="005A676A">
              <w:t>VNF Stop without</w:t>
            </w:r>
            <w:r w:rsidR="005A676A" w:rsidRPr="001F337D">
              <w:t xml:space="preserve"> traffic load and measure stop time</w:t>
            </w:r>
            <w:bookmarkEnd w:id="128"/>
            <w:bookmarkEnd w:id="129"/>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80943" w:rsidRDefault="00E80943" w:rsidP="00E80943">
            <w:pPr>
              <w:pStyle w:val="TestCaseInfo"/>
              <w:numPr>
                <w:ilvl w:val="0"/>
                <w:numId w:val="34"/>
              </w:numPr>
            </w:pPr>
            <w:r>
              <w:t>Instantiate VNF</w:t>
            </w:r>
          </w:p>
          <w:p w:rsidR="00E80943" w:rsidRDefault="00E80943" w:rsidP="00E80943">
            <w:pPr>
              <w:pStyle w:val="TestCaseInfo"/>
              <w:numPr>
                <w:ilvl w:val="0"/>
                <w:numId w:val="34"/>
              </w:numPr>
            </w:pPr>
            <w:r>
              <w:t>Validate VNF is in state Inactive</w:t>
            </w:r>
          </w:p>
          <w:p w:rsidR="005A676A" w:rsidRDefault="005A676A" w:rsidP="00E80943">
            <w:pPr>
              <w:pStyle w:val="TestCaseInfo"/>
              <w:numPr>
                <w:ilvl w:val="0"/>
                <w:numId w:val="34"/>
              </w:numPr>
            </w:pPr>
            <w:r>
              <w:t>Start the VNF</w:t>
            </w:r>
          </w:p>
          <w:p w:rsidR="005A676A" w:rsidRDefault="005A676A" w:rsidP="00E80943">
            <w:pPr>
              <w:pStyle w:val="TestCaseInfo"/>
              <w:numPr>
                <w:ilvl w:val="0"/>
                <w:numId w:val="34"/>
              </w:numPr>
            </w:pPr>
            <w:r>
              <w:t>Validate the state is "Active"</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Validate the provided functionality (--&gt; no dropped packets)</w:t>
            </w:r>
          </w:p>
          <w:p w:rsidR="005A676A" w:rsidRDefault="005A676A" w:rsidP="00E80943">
            <w:pPr>
              <w:pStyle w:val="TestCaseInfo"/>
              <w:numPr>
                <w:ilvl w:val="0"/>
                <w:numId w:val="34"/>
              </w:numPr>
            </w:pPr>
            <w:r>
              <w:lastRenderedPageBreak/>
              <w:t>Stop Traffic</w:t>
            </w:r>
          </w:p>
          <w:p w:rsidR="005A676A" w:rsidRDefault="005A676A" w:rsidP="00E80943">
            <w:pPr>
              <w:pStyle w:val="TestCaseInfo"/>
              <w:numPr>
                <w:ilvl w:val="0"/>
                <w:numId w:val="34"/>
              </w:numPr>
            </w:pPr>
            <w:r>
              <w:t>Validate no traffic flows</w:t>
            </w:r>
          </w:p>
          <w:p w:rsidR="005A676A" w:rsidRDefault="005A676A" w:rsidP="00E80943">
            <w:pPr>
              <w:pStyle w:val="TestCaseInfo"/>
              <w:numPr>
                <w:ilvl w:val="0"/>
                <w:numId w:val="34"/>
              </w:numPr>
            </w:pPr>
            <w:r>
              <w:t>Stop VNF (--&gt; time stamp)</w:t>
            </w:r>
          </w:p>
          <w:p w:rsidR="005A676A" w:rsidRDefault="005A676A" w:rsidP="00E80943">
            <w:pPr>
              <w:pStyle w:val="TestCaseInfo"/>
              <w:numPr>
                <w:ilvl w:val="0"/>
                <w:numId w:val="34"/>
              </w:numPr>
            </w:pPr>
            <w:r>
              <w:t>Validate VNF state is “Inactive” (</w:t>
            </w:r>
            <w:r>
              <w:sym w:font="Wingdings" w:char="F0E0"/>
            </w:r>
            <w:r>
              <w:t xml:space="preserve"> time stamp)</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Ensure that no traffic flows once stop is completed</w:t>
            </w:r>
          </w:p>
          <w:p w:rsidR="005A676A" w:rsidRDefault="005A676A" w:rsidP="00E80943">
            <w:pPr>
              <w:pStyle w:val="TestCaseInfo"/>
              <w:numPr>
                <w:ilvl w:val="0"/>
                <w:numId w:val="34"/>
              </w:numPr>
            </w:pPr>
            <w:r>
              <w:t>Stop Traffic Load</w:t>
            </w:r>
          </w:p>
          <w:p w:rsidR="005A676A" w:rsidRDefault="005A676A" w:rsidP="00E80943">
            <w:pPr>
              <w:pStyle w:val="TestCaseInfo"/>
              <w:numPr>
                <w:ilvl w:val="0"/>
                <w:numId w:val="34"/>
              </w:numPr>
            </w:pPr>
            <w:r>
              <w:t>Calculate the time for the deactivation</w:t>
            </w:r>
          </w:p>
          <w:p w:rsidR="005A676A" w:rsidRPr="00D921A2" w:rsidRDefault="005A676A" w:rsidP="00E80943">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0" w:name="_Toc454184422"/>
            <w:bookmarkStart w:id="131" w:name="_Toc467223366"/>
            <w:r>
              <w:t>TC.VNF.STATE.STOP.002</w:t>
            </w:r>
            <w:r>
              <w:tab/>
            </w:r>
            <w:r w:rsidR="005A676A" w:rsidRPr="001F337D">
              <w:t>VNF Stop with low traffic load and measure stop time</w:t>
            </w:r>
            <w:bookmarkEnd w:id="130"/>
            <w:bookmarkEnd w:id="131"/>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w:t>
            </w:r>
            <w:r w:rsidR="00EF0D52">
              <w:rPr>
                <w:lang w:eastAsia="zh-CN"/>
              </w:rPr>
              <w:t>ated by emitting packets and no</w:t>
            </w:r>
            <w:r>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5"/>
              </w:numPr>
            </w:pPr>
            <w:r>
              <w:t>Instantiate VNF</w:t>
            </w:r>
          </w:p>
          <w:p w:rsidR="00E80943" w:rsidRDefault="00E80943" w:rsidP="00E80943">
            <w:pPr>
              <w:pStyle w:val="TestCaseInfo"/>
              <w:numPr>
                <w:ilvl w:val="0"/>
                <w:numId w:val="35"/>
              </w:numPr>
            </w:pPr>
            <w:r>
              <w:t>Validate VNF is in state Inactive</w:t>
            </w:r>
          </w:p>
          <w:p w:rsidR="005A676A" w:rsidRDefault="005A676A" w:rsidP="00E80943">
            <w:pPr>
              <w:pStyle w:val="TestCaseInfo"/>
              <w:numPr>
                <w:ilvl w:val="0"/>
                <w:numId w:val="35"/>
              </w:numPr>
            </w:pPr>
            <w:r>
              <w:t>Start the VNF</w:t>
            </w:r>
          </w:p>
          <w:p w:rsidR="005A676A" w:rsidRDefault="005A676A" w:rsidP="00E80943">
            <w:pPr>
              <w:pStyle w:val="TestCaseInfo"/>
              <w:numPr>
                <w:ilvl w:val="0"/>
                <w:numId w:val="35"/>
              </w:numPr>
            </w:pPr>
            <w:r>
              <w:t>Validate the state is "Active"</w:t>
            </w:r>
          </w:p>
          <w:p w:rsidR="005A676A" w:rsidRDefault="005A676A" w:rsidP="00E80943">
            <w:pPr>
              <w:pStyle w:val="TestCaseInfo"/>
              <w:numPr>
                <w:ilvl w:val="0"/>
                <w:numId w:val="35"/>
              </w:numPr>
            </w:pPr>
            <w:r>
              <w:t>Start the low traffic load</w:t>
            </w:r>
          </w:p>
          <w:p w:rsidR="005A676A" w:rsidRDefault="005A676A" w:rsidP="00E80943">
            <w:pPr>
              <w:pStyle w:val="TestCaseInfo"/>
              <w:numPr>
                <w:ilvl w:val="0"/>
                <w:numId w:val="35"/>
              </w:numPr>
            </w:pPr>
            <w:r>
              <w:t>Validate the provided functionality (--&gt; no dropped packets)</w:t>
            </w:r>
          </w:p>
          <w:p w:rsidR="005A676A" w:rsidRDefault="005A676A" w:rsidP="00E80943">
            <w:pPr>
              <w:pStyle w:val="TestCaseInfo"/>
              <w:numPr>
                <w:ilvl w:val="0"/>
                <w:numId w:val="35"/>
              </w:numPr>
            </w:pPr>
            <w:r>
              <w:t>Stop VNF (--&gt; time stamp)</w:t>
            </w:r>
          </w:p>
          <w:p w:rsidR="005A676A" w:rsidRDefault="005A676A" w:rsidP="00E80943">
            <w:pPr>
              <w:pStyle w:val="TestCaseInfo"/>
              <w:numPr>
                <w:ilvl w:val="0"/>
                <w:numId w:val="35"/>
              </w:numPr>
            </w:pPr>
            <w:r>
              <w:t>Validate VNF state is “Inactive”</w:t>
            </w:r>
          </w:p>
          <w:p w:rsidR="005A676A" w:rsidRDefault="005A676A" w:rsidP="00E80943">
            <w:pPr>
              <w:pStyle w:val="TestCaseInfo"/>
              <w:numPr>
                <w:ilvl w:val="0"/>
                <w:numId w:val="35"/>
              </w:numPr>
            </w:pPr>
            <w:r>
              <w:t>Ensure that no traffic flows once stop is completed (--&gt; time stamp)</w:t>
            </w:r>
          </w:p>
          <w:p w:rsidR="005A676A" w:rsidRDefault="005A676A" w:rsidP="00E80943">
            <w:pPr>
              <w:pStyle w:val="TestCaseInfo"/>
              <w:numPr>
                <w:ilvl w:val="0"/>
                <w:numId w:val="35"/>
              </w:numPr>
            </w:pPr>
            <w:r>
              <w:t>Stop Traffic Load</w:t>
            </w:r>
          </w:p>
          <w:p w:rsidR="005A676A" w:rsidRDefault="005A676A" w:rsidP="00E80943">
            <w:pPr>
              <w:pStyle w:val="TestCaseInfo"/>
              <w:numPr>
                <w:ilvl w:val="0"/>
                <w:numId w:val="35"/>
              </w:numPr>
            </w:pPr>
            <w:r>
              <w:t>Calculate the time for the deactivation (last time stamp arrival)</w:t>
            </w:r>
          </w:p>
          <w:p w:rsidR="005A676A" w:rsidRPr="00D921A2" w:rsidRDefault="005A676A" w:rsidP="00E80943">
            <w:pPr>
              <w:pStyle w:val="TestCaseInfo"/>
              <w:numPr>
                <w:ilvl w:val="0"/>
                <w:numId w:val="35"/>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2" w:name="_Toc454184423"/>
            <w:bookmarkStart w:id="133" w:name="_Toc467223367"/>
            <w:r>
              <w:t>TC.VNF.STATE.STOP.003</w:t>
            </w:r>
            <w:r>
              <w:tab/>
            </w:r>
            <w:r w:rsidR="00EF0D52">
              <w:t>VNF Stop with normal</w:t>
            </w:r>
            <w:r w:rsidR="005A676A" w:rsidRPr="00AB496E">
              <w:t xml:space="preserve"> traffic load and measure stop time</w:t>
            </w:r>
            <w:bookmarkEnd w:id="132"/>
            <w:bookmarkEnd w:id="133"/>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6"/>
              </w:numPr>
            </w:pPr>
            <w:r>
              <w:t>Instantiate VNF</w:t>
            </w:r>
          </w:p>
          <w:p w:rsidR="00E80943" w:rsidRDefault="00E80943" w:rsidP="00E80943">
            <w:pPr>
              <w:pStyle w:val="TestCaseInfo"/>
              <w:numPr>
                <w:ilvl w:val="0"/>
                <w:numId w:val="36"/>
              </w:numPr>
            </w:pPr>
            <w:r>
              <w:t>Validate VNF is in state Inactive</w:t>
            </w:r>
          </w:p>
          <w:p w:rsidR="005A676A" w:rsidRDefault="005A676A" w:rsidP="00E80943">
            <w:pPr>
              <w:pStyle w:val="TestCaseInfo"/>
              <w:numPr>
                <w:ilvl w:val="0"/>
                <w:numId w:val="36"/>
              </w:numPr>
            </w:pPr>
            <w:r>
              <w:t>Start the VNF</w:t>
            </w:r>
          </w:p>
          <w:p w:rsidR="005A676A" w:rsidRDefault="005A676A" w:rsidP="00E80943">
            <w:pPr>
              <w:pStyle w:val="TestCaseInfo"/>
              <w:numPr>
                <w:ilvl w:val="0"/>
                <w:numId w:val="36"/>
              </w:numPr>
            </w:pPr>
            <w:r>
              <w:t>Validate the state is "Active"</w:t>
            </w:r>
          </w:p>
          <w:p w:rsidR="005A676A" w:rsidRDefault="005A676A" w:rsidP="00E80943">
            <w:pPr>
              <w:pStyle w:val="TestCaseInfo"/>
              <w:numPr>
                <w:ilvl w:val="0"/>
                <w:numId w:val="36"/>
              </w:numPr>
            </w:pPr>
            <w:r>
              <w:t xml:space="preserve">Start the </w:t>
            </w:r>
            <w:r w:rsidR="00EF0D52">
              <w:t xml:space="preserve">normal </w:t>
            </w:r>
            <w:r>
              <w:t>traffic load</w:t>
            </w:r>
          </w:p>
          <w:p w:rsidR="005A676A" w:rsidRDefault="005A676A" w:rsidP="00E80943">
            <w:pPr>
              <w:pStyle w:val="TestCaseInfo"/>
              <w:numPr>
                <w:ilvl w:val="0"/>
                <w:numId w:val="36"/>
              </w:numPr>
            </w:pPr>
            <w:r>
              <w:t>Validate the provided functionality (--&gt; no dropped packets)</w:t>
            </w:r>
          </w:p>
          <w:p w:rsidR="005A676A" w:rsidRDefault="005A676A" w:rsidP="00E80943">
            <w:pPr>
              <w:pStyle w:val="TestCaseInfo"/>
              <w:numPr>
                <w:ilvl w:val="0"/>
                <w:numId w:val="36"/>
              </w:numPr>
            </w:pPr>
            <w:r>
              <w:t>Stop VNF (--&gt; time stamp)</w:t>
            </w:r>
          </w:p>
          <w:p w:rsidR="005A676A" w:rsidRDefault="005A676A" w:rsidP="00E80943">
            <w:pPr>
              <w:pStyle w:val="TestCaseInfo"/>
              <w:numPr>
                <w:ilvl w:val="0"/>
                <w:numId w:val="36"/>
              </w:numPr>
            </w:pPr>
            <w:r>
              <w:t>Validate VNF state is “Inactive”</w:t>
            </w:r>
          </w:p>
          <w:p w:rsidR="005A676A" w:rsidRDefault="005A676A" w:rsidP="00E80943">
            <w:pPr>
              <w:pStyle w:val="TestCaseInfo"/>
              <w:numPr>
                <w:ilvl w:val="0"/>
                <w:numId w:val="36"/>
              </w:numPr>
            </w:pPr>
            <w:r>
              <w:t>Ensure that no traffic flows once stop is completed (--&gt; time stamp)</w:t>
            </w:r>
          </w:p>
          <w:p w:rsidR="005A676A" w:rsidRDefault="005A676A" w:rsidP="00E80943">
            <w:pPr>
              <w:pStyle w:val="TestCaseInfo"/>
              <w:numPr>
                <w:ilvl w:val="0"/>
                <w:numId w:val="36"/>
              </w:numPr>
            </w:pPr>
            <w:r>
              <w:t>Stop Traffic Load</w:t>
            </w:r>
          </w:p>
          <w:p w:rsidR="005A676A" w:rsidRDefault="005A676A" w:rsidP="00E80943">
            <w:pPr>
              <w:pStyle w:val="TestCaseInfo"/>
              <w:numPr>
                <w:ilvl w:val="0"/>
                <w:numId w:val="36"/>
              </w:numPr>
            </w:pPr>
            <w:r>
              <w:t>Calculate the time for the deactivation (last time stamp arrival)</w:t>
            </w:r>
          </w:p>
          <w:p w:rsidR="005A676A" w:rsidRPr="00D921A2" w:rsidRDefault="005A676A" w:rsidP="00E80943">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34" w:name="_Toc454184360"/>
      <w:bookmarkStart w:id="135" w:name="_Toc467159712"/>
      <w:r>
        <w:t>VNF State Management: Termination</w:t>
      </w:r>
      <w:bookmarkEnd w:id="134"/>
      <w:bookmarkEnd w:id="135"/>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6" w:name="_Toc454184425"/>
            <w:bookmarkStart w:id="137" w:name="_Toc467223368"/>
            <w:r>
              <w:t>TC.VNF.STATE.TERM.001</w:t>
            </w:r>
            <w:r>
              <w:tab/>
            </w:r>
            <w:r w:rsidR="005A676A" w:rsidRPr="00B22467">
              <w:t>VNF terminate from state Active without traffic load</w:t>
            </w:r>
            <w:bookmarkEnd w:id="136"/>
            <w:bookmarkEnd w:id="137"/>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8"/>
              </w:numPr>
            </w:pPr>
            <w:r>
              <w:t>Instantiate VNF</w:t>
            </w:r>
          </w:p>
          <w:p w:rsidR="005A676A" w:rsidRDefault="005A676A" w:rsidP="00046106">
            <w:pPr>
              <w:pStyle w:val="TestCaseInfo"/>
              <w:numPr>
                <w:ilvl w:val="0"/>
                <w:numId w:val="38"/>
              </w:numPr>
            </w:pPr>
            <w:r>
              <w:t>Validate VNF is in state Inactive</w:t>
            </w:r>
          </w:p>
          <w:p w:rsidR="005A676A" w:rsidRDefault="005A676A" w:rsidP="00046106">
            <w:pPr>
              <w:pStyle w:val="TestCaseInfo"/>
              <w:numPr>
                <w:ilvl w:val="0"/>
                <w:numId w:val="38"/>
              </w:numPr>
            </w:pPr>
            <w:r>
              <w:t>Start the VNF</w:t>
            </w:r>
          </w:p>
          <w:p w:rsidR="005A676A" w:rsidRDefault="005A676A" w:rsidP="00046106">
            <w:pPr>
              <w:pStyle w:val="TestCaseInfo"/>
              <w:numPr>
                <w:ilvl w:val="0"/>
                <w:numId w:val="38"/>
              </w:numPr>
            </w:pPr>
            <w:r>
              <w:t>Validate the state is "Active"</w:t>
            </w:r>
          </w:p>
          <w:p w:rsidR="005A676A" w:rsidRDefault="005A676A" w:rsidP="00046106">
            <w:pPr>
              <w:pStyle w:val="TestCaseInfo"/>
              <w:numPr>
                <w:ilvl w:val="0"/>
                <w:numId w:val="38"/>
              </w:numPr>
            </w:pPr>
            <w:r>
              <w:t>Start the traffic load</w:t>
            </w:r>
          </w:p>
          <w:p w:rsidR="005A676A" w:rsidRDefault="005A676A" w:rsidP="00046106">
            <w:pPr>
              <w:pStyle w:val="TestCaseInfo"/>
              <w:numPr>
                <w:ilvl w:val="0"/>
                <w:numId w:val="38"/>
              </w:numPr>
            </w:pPr>
            <w:r>
              <w:t>Validate the provided functionality and all traffic goes through (--&gt; no dropped packets)</w:t>
            </w:r>
          </w:p>
          <w:p w:rsidR="005A676A" w:rsidRDefault="005A676A" w:rsidP="00046106">
            <w:pPr>
              <w:pStyle w:val="TestCaseInfo"/>
              <w:numPr>
                <w:ilvl w:val="0"/>
                <w:numId w:val="38"/>
              </w:numPr>
            </w:pPr>
            <w:r>
              <w:t>Stop traffic load</w:t>
            </w:r>
          </w:p>
          <w:p w:rsidR="005A676A" w:rsidRDefault="005A676A" w:rsidP="00046106">
            <w:pPr>
              <w:pStyle w:val="TestCaseInfo"/>
              <w:numPr>
                <w:ilvl w:val="0"/>
                <w:numId w:val="38"/>
              </w:numPr>
            </w:pPr>
            <w:r>
              <w:t>Ensure that no traffic flows once stop is completed</w:t>
            </w:r>
          </w:p>
          <w:p w:rsidR="005A676A" w:rsidRDefault="005A676A" w:rsidP="00046106">
            <w:pPr>
              <w:pStyle w:val="TestCaseInfo"/>
              <w:numPr>
                <w:ilvl w:val="0"/>
                <w:numId w:val="38"/>
              </w:numPr>
            </w:pPr>
            <w:r>
              <w:t>Terminate VNF (--&gt; time stamp)</w:t>
            </w:r>
          </w:p>
          <w:p w:rsidR="005A676A" w:rsidRDefault="005A676A" w:rsidP="00046106">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046106">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8" w:name="_Toc454184426"/>
            <w:bookmarkStart w:id="139" w:name="_Toc467223369"/>
            <w:r>
              <w:t>TC.VNF.STATE.TERM.002</w:t>
            </w:r>
            <w:r>
              <w:tab/>
            </w:r>
            <w:r w:rsidR="005A676A" w:rsidRPr="00B22467">
              <w:t>VNF terminate from state Active with low traffic load</w:t>
            </w:r>
            <w:bookmarkEnd w:id="138"/>
            <w:bookmarkEnd w:id="139"/>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9"/>
              </w:numPr>
            </w:pPr>
            <w:r>
              <w:t>Instantiate VNF</w:t>
            </w:r>
          </w:p>
          <w:p w:rsidR="005A676A" w:rsidRDefault="005A676A" w:rsidP="00046106">
            <w:pPr>
              <w:pStyle w:val="TestCaseInfo"/>
              <w:numPr>
                <w:ilvl w:val="0"/>
                <w:numId w:val="39"/>
              </w:numPr>
            </w:pPr>
            <w:r>
              <w:t>Validate VNF is in state Inactive</w:t>
            </w:r>
          </w:p>
          <w:p w:rsidR="005A676A" w:rsidRDefault="005A676A" w:rsidP="00046106">
            <w:pPr>
              <w:pStyle w:val="TestCaseInfo"/>
              <w:numPr>
                <w:ilvl w:val="0"/>
                <w:numId w:val="39"/>
              </w:numPr>
            </w:pPr>
            <w:r>
              <w:t>Start the VNF</w:t>
            </w:r>
          </w:p>
          <w:p w:rsidR="005A676A" w:rsidRDefault="005A676A" w:rsidP="00046106">
            <w:pPr>
              <w:pStyle w:val="TestCaseInfo"/>
              <w:numPr>
                <w:ilvl w:val="0"/>
                <w:numId w:val="39"/>
              </w:numPr>
            </w:pPr>
            <w:r>
              <w:t>Validate the state is "Active"</w:t>
            </w:r>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 and all resources have been released</w:t>
            </w:r>
          </w:p>
          <w:p w:rsidR="005A676A" w:rsidRDefault="005A676A" w:rsidP="00046106">
            <w:pPr>
              <w:pStyle w:val="TestCaseInfo"/>
              <w:numPr>
                <w:ilvl w:val="0"/>
                <w:numId w:val="39"/>
              </w:numPr>
            </w:pPr>
            <w:r>
              <w:t>Ensure that no traffic flows once stop is completed</w:t>
            </w:r>
          </w:p>
          <w:p w:rsidR="005A676A" w:rsidRDefault="005A676A" w:rsidP="00046106">
            <w:pPr>
              <w:pStyle w:val="TestCaseInfo"/>
              <w:numPr>
                <w:ilvl w:val="0"/>
                <w:numId w:val="39"/>
              </w:numPr>
            </w:pPr>
            <w:r>
              <w:lastRenderedPageBreak/>
              <w:t>Calculate the time for the termination (</w:t>
            </w:r>
            <w:r>
              <w:sym w:font="Wingdings" w:char="F0E0"/>
            </w:r>
            <w:r>
              <w:t xml:space="preserve"> last time stamp arrival)</w:t>
            </w:r>
          </w:p>
          <w:p w:rsidR="005A676A" w:rsidRPr="00D921A2" w:rsidRDefault="005A676A" w:rsidP="00046106">
            <w:pPr>
              <w:pStyle w:val="TestCaseInfo"/>
              <w:numPr>
                <w:ilvl w:val="0"/>
                <w:numId w:val="39"/>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820129">
            <w:pPr>
              <w:pStyle w:val="TestCase"/>
            </w:pPr>
            <w:bookmarkStart w:id="140" w:name="_Toc454184427"/>
            <w:bookmarkStart w:id="141" w:name="_Toc467223370"/>
            <w:r>
              <w:t>TC.VNF.STATE.TERM.002</w:t>
            </w:r>
            <w:r>
              <w:tab/>
            </w:r>
            <w:r w:rsidR="005A676A" w:rsidRPr="00B22467">
              <w:t xml:space="preserve">VNF terminate from state Active with </w:t>
            </w:r>
            <w:r w:rsidR="00820129">
              <w:t>max</w:t>
            </w:r>
            <w:r w:rsidR="00820129" w:rsidRPr="00B22467">
              <w:t xml:space="preserve"> </w:t>
            </w:r>
            <w:r w:rsidR="005A676A" w:rsidRPr="00B22467">
              <w:t>traffic load</w:t>
            </w:r>
            <w:bookmarkEnd w:id="140"/>
            <w:bookmarkEnd w:id="141"/>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max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max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40"/>
              </w:numPr>
            </w:pPr>
            <w:r>
              <w:t>Instantiate VNF</w:t>
            </w:r>
          </w:p>
          <w:p w:rsidR="005A676A" w:rsidRDefault="005A676A" w:rsidP="00046106">
            <w:pPr>
              <w:pStyle w:val="TestCaseInfo"/>
              <w:numPr>
                <w:ilvl w:val="0"/>
                <w:numId w:val="40"/>
              </w:numPr>
            </w:pPr>
            <w:r>
              <w:t>Validate VNF is in state Inactive</w:t>
            </w:r>
          </w:p>
          <w:p w:rsidR="005A676A" w:rsidRDefault="005A676A" w:rsidP="00046106">
            <w:pPr>
              <w:pStyle w:val="TestCaseInfo"/>
              <w:numPr>
                <w:ilvl w:val="0"/>
                <w:numId w:val="40"/>
              </w:numPr>
            </w:pPr>
            <w:r>
              <w:t>Start the VNF</w:t>
            </w:r>
          </w:p>
          <w:p w:rsidR="005A676A" w:rsidRDefault="005A676A" w:rsidP="00046106">
            <w:pPr>
              <w:pStyle w:val="TestCaseInfo"/>
              <w:numPr>
                <w:ilvl w:val="0"/>
                <w:numId w:val="40"/>
              </w:numPr>
            </w:pPr>
            <w:r>
              <w:t>Validate the state is "Active"</w:t>
            </w:r>
          </w:p>
          <w:p w:rsidR="005A676A" w:rsidRDefault="005A676A" w:rsidP="00046106">
            <w:pPr>
              <w:pStyle w:val="TestCaseInfo"/>
              <w:numPr>
                <w:ilvl w:val="0"/>
                <w:numId w:val="40"/>
              </w:numPr>
            </w:pPr>
            <w:r>
              <w:t>Start the max traffic load</w:t>
            </w:r>
          </w:p>
          <w:p w:rsidR="005A676A" w:rsidRDefault="005A676A" w:rsidP="00046106">
            <w:pPr>
              <w:pStyle w:val="TestCaseInfo"/>
              <w:numPr>
                <w:ilvl w:val="0"/>
                <w:numId w:val="40"/>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40"/>
              </w:numPr>
            </w:pPr>
            <w:r>
              <w:t>Terminate VNF (</w:t>
            </w:r>
            <w:r>
              <w:sym w:font="Wingdings" w:char="F0E0"/>
            </w:r>
            <w:r>
              <w:t xml:space="preserve"> time stamp)</w:t>
            </w:r>
          </w:p>
          <w:p w:rsidR="005A676A" w:rsidRDefault="005A676A" w:rsidP="00046106">
            <w:pPr>
              <w:pStyle w:val="TestCaseInfo"/>
              <w:numPr>
                <w:ilvl w:val="0"/>
                <w:numId w:val="40"/>
              </w:numPr>
            </w:pPr>
            <w:r>
              <w:t>Validate VNF is terminate and all resources have been released</w:t>
            </w:r>
          </w:p>
          <w:p w:rsidR="005A676A" w:rsidRDefault="005A676A" w:rsidP="00046106">
            <w:pPr>
              <w:pStyle w:val="TestCaseInfo"/>
              <w:numPr>
                <w:ilvl w:val="0"/>
                <w:numId w:val="40"/>
              </w:numPr>
            </w:pPr>
            <w:r>
              <w:t>Ensure that no traffic flows once stop is completed</w:t>
            </w:r>
          </w:p>
          <w:p w:rsidR="005A676A" w:rsidRDefault="005A676A" w:rsidP="00046106">
            <w:pPr>
              <w:pStyle w:val="TestCaseInfo"/>
              <w:numPr>
                <w:ilvl w:val="0"/>
                <w:numId w:val="40"/>
              </w:numPr>
            </w:pPr>
            <w:r>
              <w:t>Calculate the time for the termination (</w:t>
            </w:r>
            <w:r>
              <w:sym w:font="Wingdings" w:char="F0E0"/>
            </w:r>
            <w:r>
              <w:t xml:space="preserve"> last time stamp arrival)</w:t>
            </w:r>
          </w:p>
          <w:p w:rsidR="005A676A" w:rsidRPr="00D921A2" w:rsidRDefault="005A676A" w:rsidP="00046106">
            <w:pPr>
              <w:pStyle w:val="TestCaseInfo"/>
              <w:numPr>
                <w:ilvl w:val="0"/>
                <w:numId w:val="40"/>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2" w:name="_Toc454184428"/>
            <w:bookmarkStart w:id="143" w:name="_Toc467223371"/>
            <w:r>
              <w:t>TC.VNF.STATE.TERM.003</w:t>
            </w:r>
            <w:r>
              <w:tab/>
            </w:r>
            <w:r w:rsidR="005A676A" w:rsidRPr="006E0457">
              <w:t>VNF terminate from state Inactive without load</w:t>
            </w:r>
            <w:bookmarkEnd w:id="142"/>
            <w:bookmarkEnd w:id="143"/>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1"/>
              </w:numPr>
            </w:pPr>
            <w:r>
              <w:t>Instantiate VNF</w:t>
            </w:r>
          </w:p>
          <w:p w:rsidR="005A676A" w:rsidRDefault="005A676A" w:rsidP="00046106">
            <w:pPr>
              <w:pStyle w:val="TestCaseInfo"/>
              <w:numPr>
                <w:ilvl w:val="0"/>
                <w:numId w:val="41"/>
              </w:numPr>
            </w:pPr>
            <w:r>
              <w:t>Validate VNF is in state Inactive</w:t>
            </w:r>
          </w:p>
          <w:p w:rsidR="005A676A" w:rsidRDefault="005A676A" w:rsidP="00046106">
            <w:pPr>
              <w:pStyle w:val="TestCaseInfo"/>
              <w:numPr>
                <w:ilvl w:val="0"/>
                <w:numId w:val="41"/>
              </w:numPr>
            </w:pPr>
            <w:r>
              <w:t>Start the traffic load</w:t>
            </w:r>
          </w:p>
          <w:p w:rsidR="005A676A" w:rsidRDefault="005A676A" w:rsidP="00046106">
            <w:pPr>
              <w:pStyle w:val="TestCaseInfo"/>
              <w:numPr>
                <w:ilvl w:val="0"/>
                <w:numId w:val="41"/>
              </w:numPr>
            </w:pPr>
            <w:r>
              <w:t>Validate no traffic goes through</w:t>
            </w:r>
          </w:p>
          <w:p w:rsidR="005A676A" w:rsidRDefault="005A676A" w:rsidP="00046106">
            <w:pPr>
              <w:pStyle w:val="TestCaseInfo"/>
              <w:numPr>
                <w:ilvl w:val="0"/>
                <w:numId w:val="41"/>
              </w:numPr>
            </w:pPr>
            <w:r>
              <w:t>Stop traffic</w:t>
            </w:r>
          </w:p>
          <w:p w:rsidR="005A676A" w:rsidRDefault="005A676A" w:rsidP="00046106">
            <w:pPr>
              <w:pStyle w:val="TestCaseInfo"/>
              <w:numPr>
                <w:ilvl w:val="0"/>
                <w:numId w:val="41"/>
              </w:numPr>
            </w:pPr>
            <w:r>
              <w:t>Terminate VNF (--&gt; time stamp)</w:t>
            </w:r>
          </w:p>
          <w:p w:rsidR="005A676A" w:rsidRDefault="005A676A" w:rsidP="00046106">
            <w:pPr>
              <w:pStyle w:val="TestCaseInfo"/>
              <w:numPr>
                <w:ilvl w:val="0"/>
                <w:numId w:val="41"/>
              </w:numPr>
            </w:pPr>
            <w:r>
              <w:t>Validate VNF is terminate and all resources have been released (--&gt; time stamp)</w:t>
            </w:r>
          </w:p>
          <w:p w:rsidR="005A676A" w:rsidRPr="00D921A2" w:rsidRDefault="005A676A" w:rsidP="00046106">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4" w:name="_Toc454184429"/>
            <w:bookmarkStart w:id="145" w:name="_Toc467223372"/>
            <w:r>
              <w:t>TC.VNF.STATE.TERM.004</w:t>
            </w:r>
            <w:r>
              <w:tab/>
            </w:r>
            <w:r w:rsidR="005A676A" w:rsidRPr="006E0457">
              <w:t>VNF terminate from state Inactive with load</w:t>
            </w:r>
            <w:bookmarkEnd w:id="144"/>
            <w:bookmarkEnd w:id="145"/>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2"/>
              </w:numPr>
            </w:pPr>
            <w:r>
              <w:t>Instantiate VNF</w:t>
            </w:r>
          </w:p>
          <w:p w:rsidR="005A676A" w:rsidRDefault="005A676A" w:rsidP="00046106">
            <w:pPr>
              <w:pStyle w:val="TestCaseInfo"/>
              <w:numPr>
                <w:ilvl w:val="0"/>
                <w:numId w:val="42"/>
              </w:numPr>
            </w:pPr>
            <w:r>
              <w:t>Validate VNF is in state Inactive</w:t>
            </w:r>
          </w:p>
          <w:p w:rsidR="005A676A" w:rsidRDefault="005A676A" w:rsidP="00046106">
            <w:pPr>
              <w:pStyle w:val="TestCaseInfo"/>
              <w:numPr>
                <w:ilvl w:val="0"/>
                <w:numId w:val="42"/>
              </w:numPr>
            </w:pPr>
            <w:r>
              <w:t>Start the traffic load</w:t>
            </w:r>
          </w:p>
          <w:p w:rsidR="005A676A" w:rsidRDefault="005A676A" w:rsidP="00046106">
            <w:pPr>
              <w:pStyle w:val="TestCaseInfo"/>
              <w:numPr>
                <w:ilvl w:val="0"/>
                <w:numId w:val="42"/>
              </w:numPr>
            </w:pPr>
            <w:r>
              <w:t>Validate no traffic goes through</w:t>
            </w:r>
          </w:p>
          <w:p w:rsidR="005A676A" w:rsidRDefault="005A676A" w:rsidP="00046106">
            <w:pPr>
              <w:pStyle w:val="TestCaseInfo"/>
              <w:numPr>
                <w:ilvl w:val="0"/>
                <w:numId w:val="42"/>
              </w:numPr>
            </w:pPr>
            <w:r>
              <w:t>Terminate VNF (--&gt; time stamp)</w:t>
            </w:r>
          </w:p>
          <w:p w:rsidR="005A676A" w:rsidRDefault="005A676A" w:rsidP="00046106">
            <w:pPr>
              <w:pStyle w:val="TestCaseInfo"/>
              <w:numPr>
                <w:ilvl w:val="0"/>
                <w:numId w:val="42"/>
              </w:numPr>
            </w:pPr>
            <w:r>
              <w:t>Validate VNF is terminate and all resources have been released (--&gt; time stamp)</w:t>
            </w:r>
          </w:p>
          <w:p w:rsidR="00B52009" w:rsidRDefault="00B52009" w:rsidP="00B52009">
            <w:pPr>
              <w:pStyle w:val="TestCaseInfo"/>
              <w:numPr>
                <w:ilvl w:val="0"/>
                <w:numId w:val="42"/>
              </w:numPr>
            </w:pPr>
            <w:r>
              <w:lastRenderedPageBreak/>
              <w:t>Validate no traffic has been forwarded while the termination</w:t>
            </w:r>
          </w:p>
          <w:p w:rsidR="005A676A" w:rsidRDefault="005A676A" w:rsidP="00046106">
            <w:pPr>
              <w:pStyle w:val="TestCaseInfo"/>
              <w:numPr>
                <w:ilvl w:val="0"/>
                <w:numId w:val="42"/>
              </w:numPr>
            </w:pPr>
            <w:r>
              <w:t>Stop traffic</w:t>
            </w:r>
          </w:p>
          <w:p w:rsidR="005A676A" w:rsidRPr="00D921A2" w:rsidRDefault="005A676A" w:rsidP="00046106">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B52009" w:rsidRDefault="00B5200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6" w:name="_Toc454184430"/>
            <w:bookmarkStart w:id="147" w:name="_Toc467223373"/>
            <w:r>
              <w:t>TC.VNF.STATE.TERM.004</w:t>
            </w:r>
            <w:r>
              <w:tab/>
            </w:r>
            <w:r w:rsidR="005A676A" w:rsidRPr="006E0457">
              <w:t>VNF terminate from state Instantiated</w:t>
            </w:r>
            <w:r w:rsidR="005A676A">
              <w:t>-Not Configured</w:t>
            </w:r>
            <w:r w:rsidR="005A676A" w:rsidRPr="006E0457">
              <w:t xml:space="preserve"> with traffic load</w:t>
            </w:r>
            <w:bookmarkEnd w:id="146"/>
            <w:bookmarkEnd w:id="147"/>
          </w:p>
        </w:tc>
      </w:tr>
      <w:tr w:rsidR="005A676A" w:rsidTr="0021719D">
        <w:trPr>
          <w:trHeight w:val="60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“Instantiated – Not configured”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Ensure VNF doesn't receive the required configuration</w:t>
            </w:r>
            <w:r w:rsidR="00B52009">
              <w:t xml:space="preserve"> or EM can’t configure the VNF.</w:t>
            </w:r>
          </w:p>
          <w:p w:rsidR="00B52009" w:rsidRDefault="00B52009" w:rsidP="0021719D">
            <w:pPr>
              <w:pStyle w:val="TestCaseInfo"/>
            </w:pPr>
            <w:r>
              <w:t>Sequence:</w:t>
            </w:r>
          </w:p>
          <w:p w:rsidR="005A676A" w:rsidRDefault="005A676A" w:rsidP="00046106">
            <w:pPr>
              <w:pStyle w:val="TestCaseInfo"/>
              <w:numPr>
                <w:ilvl w:val="0"/>
                <w:numId w:val="43"/>
              </w:numPr>
            </w:pPr>
            <w:r>
              <w:t>Instantiate VNF</w:t>
            </w:r>
          </w:p>
          <w:p w:rsidR="005A676A" w:rsidRDefault="005A676A" w:rsidP="00046106">
            <w:pPr>
              <w:pStyle w:val="TestCaseInfo"/>
              <w:numPr>
                <w:ilvl w:val="0"/>
                <w:numId w:val="43"/>
              </w:numPr>
            </w:pPr>
            <w:r>
              <w:t>Validate VNF is in state Instantiated</w:t>
            </w:r>
          </w:p>
          <w:p w:rsidR="005A676A" w:rsidRDefault="005A676A" w:rsidP="00046106">
            <w:pPr>
              <w:pStyle w:val="TestCaseInfo"/>
              <w:numPr>
                <w:ilvl w:val="0"/>
                <w:numId w:val="43"/>
              </w:numPr>
            </w:pPr>
            <w:r>
              <w:t>Start the traffic load</w:t>
            </w:r>
          </w:p>
          <w:p w:rsidR="005A676A" w:rsidRDefault="005A676A" w:rsidP="00046106">
            <w:pPr>
              <w:pStyle w:val="TestCaseInfo"/>
              <w:numPr>
                <w:ilvl w:val="0"/>
                <w:numId w:val="43"/>
              </w:numPr>
            </w:pPr>
            <w:r>
              <w:t>Validate no traffic goes through</w:t>
            </w:r>
          </w:p>
          <w:p w:rsidR="005A676A" w:rsidRDefault="005A676A" w:rsidP="00046106">
            <w:pPr>
              <w:pStyle w:val="TestCaseInfo"/>
              <w:numPr>
                <w:ilvl w:val="0"/>
                <w:numId w:val="43"/>
              </w:numPr>
            </w:pPr>
            <w:r>
              <w:t>Terminate VNF (--&gt; time stamp)</w:t>
            </w:r>
          </w:p>
          <w:p w:rsidR="005A676A" w:rsidRDefault="005A676A" w:rsidP="00046106">
            <w:pPr>
              <w:pStyle w:val="TestCaseInfo"/>
              <w:numPr>
                <w:ilvl w:val="0"/>
                <w:numId w:val="43"/>
              </w:numPr>
            </w:pPr>
            <w:r>
              <w:t>Validate VNF is terminate and all resources have been released (--&gt; time stamp)</w:t>
            </w:r>
          </w:p>
          <w:p w:rsidR="005A676A" w:rsidRDefault="005A676A" w:rsidP="00046106">
            <w:pPr>
              <w:pStyle w:val="TestCaseInfo"/>
              <w:numPr>
                <w:ilvl w:val="0"/>
                <w:numId w:val="43"/>
              </w:numPr>
            </w:pPr>
            <w:r>
              <w:t>Stop traffic</w:t>
            </w:r>
          </w:p>
          <w:p w:rsidR="005A676A" w:rsidRDefault="005A676A" w:rsidP="00046106">
            <w:pPr>
              <w:pStyle w:val="TestCaseInfo"/>
              <w:numPr>
                <w:ilvl w:val="0"/>
                <w:numId w:val="43"/>
              </w:numPr>
            </w:pPr>
            <w:r>
              <w:t>Validate no traffic has been forwarded while the termination</w:t>
            </w:r>
          </w:p>
          <w:p w:rsidR="005A676A" w:rsidRPr="00D921A2" w:rsidRDefault="005A676A" w:rsidP="00046106">
            <w:pPr>
              <w:pStyle w:val="TestCaseInfo"/>
              <w:numPr>
                <w:ilvl w:val="0"/>
                <w:numId w:val="43"/>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48" w:name="_Toc454184361"/>
      <w:bookmarkStart w:id="149" w:name="_Toc467159713"/>
      <w:r>
        <w:t>VNF State Management: Upgrade, Update or Rollback</w:t>
      </w:r>
      <w:bookmarkEnd w:id="148"/>
      <w:bookmarkEnd w:id="149"/>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0" w:name="_Toc454184432"/>
            <w:bookmarkStart w:id="151" w:name="_Toc467223374"/>
            <w:r>
              <w:t>TC.VNF.STATE.UPDATE.001</w:t>
            </w:r>
            <w:r>
              <w:tab/>
            </w:r>
            <w:r w:rsidR="005A676A" w:rsidRPr="00DB11B4">
              <w:t>VNF upgrade, update or rollback in state Instantiated</w:t>
            </w:r>
            <w:bookmarkEnd w:id="150"/>
            <w:bookmarkEnd w:id="151"/>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The command VNF upgrade, update or rollback gets initiated. After completion the new VNF should be still in the same state. After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2" w:name="_Toc454184433"/>
            <w:bookmarkStart w:id="153" w:name="_Toc467223375"/>
            <w:r>
              <w:t>TC.VNF.STATE.UPDATE.002</w:t>
            </w:r>
            <w:r>
              <w:tab/>
            </w:r>
            <w:r w:rsidR="005A676A">
              <w:t>VNF upgrade, update or roll</w:t>
            </w:r>
            <w:r w:rsidR="005A676A" w:rsidRPr="00E51B93">
              <w:t>back in state Inactive</w:t>
            </w:r>
            <w:bookmarkEnd w:id="152"/>
            <w:bookmarkEnd w:id="153"/>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and configured, the VNF state is “Inactive”. The command VNF upgrade, update or rollback gets initiated. After completion the new VNF should be still in the same state. The EM or the config file should be applied to the new VNF instance.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4" w:name="_Toc454184434"/>
            <w:bookmarkStart w:id="155" w:name="_Toc467223376"/>
            <w:r>
              <w:t>TC.VNF.STATE.UPDATE.003</w:t>
            </w:r>
            <w:r>
              <w:tab/>
            </w:r>
            <w:r w:rsidR="005A676A">
              <w:t>VNF upgrade, update or roll</w:t>
            </w:r>
            <w:r w:rsidR="005A676A" w:rsidRPr="00E51B93">
              <w:t>back in state Active without traffic</w:t>
            </w:r>
            <w:bookmarkEnd w:id="154"/>
            <w:bookmarkEnd w:id="155"/>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lastRenderedPageBreak/>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6" w:name="_Toc454184435"/>
            <w:bookmarkStart w:id="157" w:name="_Toc467223377"/>
            <w:r>
              <w:t>TC.VNF.STATE.UPDATE.004</w:t>
            </w:r>
            <w:r>
              <w:tab/>
            </w:r>
            <w:r w:rsidR="005A676A">
              <w:t>VNF upgrade, update</w:t>
            </w:r>
            <w:r w:rsidR="005A676A" w:rsidRPr="00D45BAF">
              <w:t xml:space="preserve"> or rollback in state Active with low traffic</w:t>
            </w:r>
            <w:bookmarkEnd w:id="156"/>
            <w:bookmarkEnd w:id="157"/>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158" w:name="_Toc454184436"/>
            <w:bookmarkStart w:id="159" w:name="_Toc467223378"/>
            <w:r>
              <w:t>TC.VNF.STATE.UPDATE.005</w:t>
            </w:r>
            <w:r>
              <w:tab/>
            </w:r>
            <w:r w:rsidR="005A676A" w:rsidRPr="00D45BAF">
              <w:t xml:space="preserve">VNF upgrade, update or rollback in state Active with </w:t>
            </w:r>
            <w:r w:rsidR="0038372C">
              <w:t>normal</w:t>
            </w:r>
            <w:r w:rsidR="005A676A" w:rsidRPr="00D45BAF">
              <w:t xml:space="preserve"> traffic</w:t>
            </w:r>
            <w:bookmarkEnd w:id="158"/>
            <w:bookmarkEnd w:id="159"/>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160" w:name="_Toc454184362"/>
      <w:bookmarkStart w:id="161" w:name="_Toc467159714"/>
      <w:r>
        <w:t>Virtualized Resource Management</w:t>
      </w:r>
      <w:bookmarkEnd w:id="160"/>
      <w:bookmarkEnd w:id="161"/>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lastRenderedPageBreak/>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RDefault="005A676A" w:rsidP="00C35DDF">
      <w:pPr>
        <w:pStyle w:val="Heading2"/>
      </w:pPr>
      <w:bookmarkStart w:id="162" w:name="_Toc454184363"/>
      <w:bookmarkStart w:id="163" w:name="_Toc467159715"/>
      <w:r>
        <w:t>vSnapshot Management</w:t>
      </w:r>
      <w:bookmarkEnd w:id="162"/>
      <w:bookmarkEnd w:id="163"/>
    </w:p>
    <w:p w:rsidR="005A676A" w:rsidRDefault="00D60C5F" w:rsidP="005A676A">
      <w:pPr>
        <w:rPr>
          <w:lang w:eastAsia="zh-CN"/>
        </w:rPr>
      </w:pPr>
      <w:r>
        <w:rPr>
          <w:lang w:eastAsia="zh-CN"/>
        </w:rPr>
        <w:t>The snapshot management allows the user to create a copy of the current virtual image or storage. Problem research or debugging of issues take advantage of this feature.</w:t>
      </w: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4" w:name="_Toc454184437"/>
            <w:bookmarkStart w:id="165" w:name="_Toc467223379"/>
            <w:r>
              <w:t>TC.VNF.SNAPSHOT.001</w:t>
            </w:r>
            <w:r>
              <w:tab/>
            </w:r>
            <w:r w:rsidR="005A676A">
              <w:t>Compute Snapshot Creation and Deletion</w:t>
            </w:r>
            <w:bookmarkEnd w:id="164"/>
            <w:r w:rsidR="00D60C5F">
              <w:t xml:space="preserve"> without traffic load</w:t>
            </w:r>
            <w:bookmarkEnd w:id="165"/>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D60C5F">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D60C5F">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157F9" w:rsidRDefault="000157F9" w:rsidP="000157F9">
            <w:pPr>
              <w:pStyle w:val="TestCaseInfo"/>
            </w:pPr>
            <w:r>
              <w:t>Sequence:</w:t>
            </w:r>
          </w:p>
          <w:p w:rsidR="005A676A" w:rsidRDefault="005A676A" w:rsidP="000157F9">
            <w:pPr>
              <w:pStyle w:val="TestCaseInfo"/>
              <w:numPr>
                <w:ilvl w:val="0"/>
                <w:numId w:val="177"/>
              </w:numPr>
            </w:pPr>
            <w:r>
              <w:t>Instantiate VNF</w:t>
            </w:r>
          </w:p>
          <w:p w:rsidR="005A676A" w:rsidRDefault="005A676A" w:rsidP="000157F9">
            <w:pPr>
              <w:pStyle w:val="TestCaseInfo"/>
              <w:numPr>
                <w:ilvl w:val="0"/>
                <w:numId w:val="177"/>
              </w:numPr>
            </w:pPr>
            <w:r>
              <w:t>Validate VNF is in state Inactive</w:t>
            </w:r>
          </w:p>
          <w:p w:rsidR="005A676A" w:rsidRDefault="005A676A" w:rsidP="000157F9">
            <w:pPr>
              <w:pStyle w:val="TestCaseInfo"/>
              <w:numPr>
                <w:ilvl w:val="0"/>
                <w:numId w:val="177"/>
              </w:numPr>
            </w:pPr>
            <w:r>
              <w:t>Start the VNF</w:t>
            </w:r>
          </w:p>
          <w:p w:rsidR="005A676A" w:rsidRDefault="005A676A" w:rsidP="000157F9">
            <w:pPr>
              <w:pStyle w:val="TestCaseInfo"/>
              <w:numPr>
                <w:ilvl w:val="0"/>
                <w:numId w:val="177"/>
              </w:numPr>
            </w:pPr>
            <w:r>
              <w:t>Validate VNF is in state Active</w:t>
            </w:r>
          </w:p>
          <w:p w:rsidR="005A676A" w:rsidRDefault="005A676A" w:rsidP="000157F9">
            <w:pPr>
              <w:pStyle w:val="TestCaseInfo"/>
              <w:numPr>
                <w:ilvl w:val="0"/>
                <w:numId w:val="177"/>
              </w:numPr>
            </w:pPr>
            <w:r>
              <w:t>Start the min traffic load</w:t>
            </w:r>
          </w:p>
          <w:p w:rsidR="005A676A" w:rsidRDefault="005A676A" w:rsidP="000157F9">
            <w:pPr>
              <w:pStyle w:val="TestCaseInfo"/>
              <w:numPr>
                <w:ilvl w:val="0"/>
                <w:numId w:val="177"/>
              </w:numPr>
            </w:pPr>
            <w:r>
              <w:t>Validate traffic goes through (--&gt; no dropped packets)</w:t>
            </w:r>
          </w:p>
          <w:p w:rsidR="00D60C5F" w:rsidRDefault="00D60C5F" w:rsidP="000157F9">
            <w:pPr>
              <w:pStyle w:val="TestCaseInfo"/>
              <w:numPr>
                <w:ilvl w:val="0"/>
                <w:numId w:val="177"/>
              </w:numPr>
            </w:pPr>
            <w:r>
              <w:t>Stop traffic</w:t>
            </w:r>
          </w:p>
          <w:p w:rsidR="005A676A" w:rsidRDefault="005A676A" w:rsidP="000157F9">
            <w:pPr>
              <w:pStyle w:val="TestCaseInfo"/>
              <w:numPr>
                <w:ilvl w:val="0"/>
                <w:numId w:val="177"/>
              </w:numPr>
            </w:pPr>
            <w:r>
              <w:t>Initiate the compute snapshot creation via the VNFM interface</w:t>
            </w:r>
          </w:p>
          <w:p w:rsidR="005A676A" w:rsidRDefault="005A676A" w:rsidP="000157F9">
            <w:pPr>
              <w:pStyle w:val="TestCaseInfo"/>
              <w:numPr>
                <w:ilvl w:val="0"/>
                <w:numId w:val="177"/>
              </w:numPr>
            </w:pPr>
            <w:r>
              <w:t>Validate VNF instructed NFVI to create a compute snapshot and a new image is found via the NFVI interface</w:t>
            </w:r>
          </w:p>
          <w:p w:rsidR="005A676A" w:rsidRDefault="005A676A" w:rsidP="000157F9">
            <w:pPr>
              <w:pStyle w:val="TestCaseInfo"/>
              <w:numPr>
                <w:ilvl w:val="0"/>
                <w:numId w:val="177"/>
              </w:numPr>
            </w:pPr>
            <w:r>
              <w:t>Terminate VNF</w:t>
            </w:r>
          </w:p>
          <w:p w:rsidR="005A676A" w:rsidRDefault="005A676A" w:rsidP="000157F9">
            <w:pPr>
              <w:pStyle w:val="TestCaseInfo"/>
              <w:numPr>
                <w:ilvl w:val="0"/>
                <w:numId w:val="177"/>
              </w:numPr>
            </w:pPr>
            <w:r>
              <w:t>Issue command to VNFM to display the newly created VNF snapshot</w:t>
            </w:r>
          </w:p>
          <w:p w:rsidR="005A676A" w:rsidRDefault="005A676A" w:rsidP="000157F9">
            <w:pPr>
              <w:pStyle w:val="TestCaseInfo"/>
              <w:numPr>
                <w:ilvl w:val="0"/>
                <w:numId w:val="177"/>
              </w:numPr>
            </w:pPr>
            <w:r>
              <w:t>Issue command deletion of compute snapshot to the VNFM</w:t>
            </w:r>
          </w:p>
          <w:p w:rsidR="005A676A" w:rsidRDefault="005A676A" w:rsidP="000157F9">
            <w:pPr>
              <w:pStyle w:val="TestCaseInfo"/>
              <w:numPr>
                <w:ilvl w:val="0"/>
                <w:numId w:val="177"/>
              </w:numPr>
            </w:pPr>
            <w:r>
              <w:t>Validate the snapshot has been deleted vi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Tr="001B495E">
        <w:tc>
          <w:tcPr>
            <w:tcW w:w="9330" w:type="dxa"/>
            <w:gridSpan w:val="2"/>
            <w:tcBorders>
              <w:top w:val="single" w:sz="2" w:space="0" w:color="auto"/>
              <w:left w:val="single" w:sz="2" w:space="0" w:color="auto"/>
              <w:bottom w:val="single" w:sz="2" w:space="0" w:color="auto"/>
              <w:right w:val="single" w:sz="2" w:space="0" w:color="auto"/>
            </w:tcBorders>
            <w:hideMark/>
          </w:tcPr>
          <w:p w:rsidR="00E84DEB" w:rsidRDefault="008625E0" w:rsidP="00E84DEB">
            <w:pPr>
              <w:pStyle w:val="TestCase"/>
            </w:pPr>
            <w:bookmarkStart w:id="166" w:name="_Toc467223380"/>
            <w:r>
              <w:t>TC.VNF.SNAPSHOT.002</w:t>
            </w:r>
            <w:r>
              <w:tab/>
            </w:r>
            <w:r w:rsidR="00E84DEB">
              <w:t>Compute Snapshot Creation and Deletion under normal traffic load</w:t>
            </w:r>
            <w:bookmarkEnd w:id="166"/>
          </w:p>
        </w:tc>
      </w:tr>
      <w:tr w:rsidR="00E84DEB" w:rsidTr="001B495E">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RDefault="00E84DEB" w:rsidP="001B495E">
            <w:pPr>
              <w:pStyle w:val="TestCaseInfo"/>
              <w:rPr>
                <w:lang w:eastAsia="zh-CN"/>
              </w:rPr>
            </w:pPr>
            <w:r>
              <w:rPr>
                <w:lang w:eastAsia="zh-CN"/>
              </w:rPr>
              <w:t>VNFM should provide the capability to create a compute snapshot by issuing a command to the NFVI while normal traffic load</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84DEB" w:rsidRDefault="00E84DEB" w:rsidP="001B495E">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E84DEB" w:rsidTr="001B495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1B495E">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E84DEB">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C2372" w:rsidRDefault="003C2372" w:rsidP="001B495E">
            <w:pPr>
              <w:pStyle w:val="TestCaseInfo"/>
            </w:pPr>
            <w:r>
              <w:t>Sequence:</w:t>
            </w:r>
          </w:p>
          <w:p w:rsidR="00E84DEB" w:rsidRDefault="00E84DEB" w:rsidP="003C2372">
            <w:pPr>
              <w:pStyle w:val="TestCaseInfo"/>
              <w:numPr>
                <w:ilvl w:val="0"/>
                <w:numId w:val="87"/>
              </w:numPr>
            </w:pPr>
            <w:r>
              <w:t>Instantiate VNF</w:t>
            </w:r>
          </w:p>
          <w:p w:rsidR="00E84DEB" w:rsidRDefault="00E84DEB" w:rsidP="00D45270">
            <w:pPr>
              <w:pStyle w:val="TestCaseInfo"/>
              <w:numPr>
                <w:ilvl w:val="0"/>
                <w:numId w:val="87"/>
              </w:numPr>
            </w:pPr>
            <w:r>
              <w:t>Validate VNF is in state Inactive</w:t>
            </w:r>
          </w:p>
          <w:p w:rsidR="00E84DEB" w:rsidRDefault="00E84DEB" w:rsidP="00D45270">
            <w:pPr>
              <w:pStyle w:val="TestCaseInfo"/>
              <w:numPr>
                <w:ilvl w:val="0"/>
                <w:numId w:val="87"/>
              </w:numPr>
            </w:pPr>
            <w:r>
              <w:t>Start the VNF</w:t>
            </w:r>
          </w:p>
          <w:p w:rsidR="00E84DEB" w:rsidRDefault="00E84DEB" w:rsidP="00D45270">
            <w:pPr>
              <w:pStyle w:val="TestCaseInfo"/>
              <w:numPr>
                <w:ilvl w:val="0"/>
                <w:numId w:val="87"/>
              </w:numPr>
            </w:pPr>
            <w:r>
              <w:t>Validate VNF is in state Active</w:t>
            </w:r>
          </w:p>
          <w:p w:rsidR="00E84DEB" w:rsidRDefault="00E84DEB" w:rsidP="00D45270">
            <w:pPr>
              <w:pStyle w:val="TestCaseInfo"/>
              <w:numPr>
                <w:ilvl w:val="0"/>
                <w:numId w:val="87"/>
              </w:numPr>
            </w:pPr>
            <w:r>
              <w:t>Start the normal traffic load</w:t>
            </w:r>
          </w:p>
          <w:p w:rsidR="00E84DEB" w:rsidRDefault="00E84DEB" w:rsidP="00D45270">
            <w:pPr>
              <w:pStyle w:val="TestCaseInfo"/>
              <w:numPr>
                <w:ilvl w:val="0"/>
                <w:numId w:val="87"/>
              </w:numPr>
            </w:pPr>
            <w:r>
              <w:t>Validate traffic goes through (--&gt; no dropped packets)</w:t>
            </w:r>
          </w:p>
          <w:p w:rsidR="00E84DEB" w:rsidRDefault="00E84DEB" w:rsidP="00D45270">
            <w:pPr>
              <w:pStyle w:val="TestCaseInfo"/>
              <w:numPr>
                <w:ilvl w:val="0"/>
                <w:numId w:val="87"/>
              </w:numPr>
            </w:pPr>
            <w:r>
              <w:t>Initiate the compute snapshot creation via the VNFM interface</w:t>
            </w:r>
          </w:p>
          <w:p w:rsidR="00E84DEB" w:rsidRDefault="00E84DEB" w:rsidP="00D45270">
            <w:pPr>
              <w:pStyle w:val="TestCaseInfo"/>
              <w:numPr>
                <w:ilvl w:val="0"/>
                <w:numId w:val="87"/>
              </w:numPr>
            </w:pPr>
            <w:r>
              <w:t>Validate VNF instructed NFVI to create a compute snapshot and a new image is found via the NFVI interface</w:t>
            </w:r>
          </w:p>
          <w:p w:rsidR="00E84DEB" w:rsidRDefault="00E84DEB" w:rsidP="00D45270">
            <w:pPr>
              <w:pStyle w:val="TestCaseInfo"/>
              <w:numPr>
                <w:ilvl w:val="0"/>
                <w:numId w:val="87"/>
              </w:numPr>
            </w:pPr>
            <w:r>
              <w:t>Validate no traffic lost occurred</w:t>
            </w:r>
          </w:p>
          <w:p w:rsidR="00E84DEB" w:rsidRDefault="00E84DEB" w:rsidP="00D45270">
            <w:pPr>
              <w:pStyle w:val="TestCaseInfo"/>
              <w:numPr>
                <w:ilvl w:val="0"/>
                <w:numId w:val="87"/>
              </w:numPr>
            </w:pPr>
            <w:r>
              <w:t>Stop traffic</w:t>
            </w:r>
          </w:p>
          <w:p w:rsidR="00E84DEB" w:rsidRDefault="00E84DEB" w:rsidP="00D45270">
            <w:pPr>
              <w:pStyle w:val="TestCaseInfo"/>
              <w:numPr>
                <w:ilvl w:val="0"/>
                <w:numId w:val="87"/>
              </w:numPr>
            </w:pPr>
            <w:r>
              <w:t>Terminate VNF</w:t>
            </w:r>
          </w:p>
          <w:p w:rsidR="00E84DEB" w:rsidRDefault="00E84DEB" w:rsidP="00D45270">
            <w:pPr>
              <w:pStyle w:val="TestCaseInfo"/>
              <w:numPr>
                <w:ilvl w:val="0"/>
                <w:numId w:val="87"/>
              </w:numPr>
            </w:pPr>
            <w:r>
              <w:t>Issue command to VNFM to display the newly created VNF snapshot</w:t>
            </w:r>
          </w:p>
          <w:p w:rsidR="00E84DEB" w:rsidRDefault="00E84DEB" w:rsidP="00D45270">
            <w:pPr>
              <w:pStyle w:val="TestCaseInfo"/>
              <w:numPr>
                <w:ilvl w:val="0"/>
                <w:numId w:val="87"/>
              </w:numPr>
            </w:pPr>
            <w:r>
              <w:t>Issue command deletion of compute snapshot to the VNFM</w:t>
            </w:r>
          </w:p>
          <w:p w:rsidR="00E84DEB" w:rsidRDefault="00E84DEB" w:rsidP="00D45270">
            <w:pPr>
              <w:pStyle w:val="TestCaseInfo"/>
              <w:numPr>
                <w:ilvl w:val="0"/>
                <w:numId w:val="87"/>
              </w:numPr>
            </w:pPr>
            <w:r>
              <w:t>Validate the snapshot has been deleted vi VNFM and NFVI interface</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bl>
    <w:p w:rsidR="00E84DEB" w:rsidRDefault="00E84DEB" w:rsidP="005A676A">
      <w:pPr>
        <w:rPr>
          <w:lang w:eastAsia="zh-CN"/>
        </w:rPr>
      </w:pP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7" w:name="_Toc454184438"/>
            <w:bookmarkStart w:id="168" w:name="_Toc467223381"/>
            <w:r>
              <w:t>TC.VNF.SNAPSHOT.003</w:t>
            </w:r>
            <w:r>
              <w:tab/>
            </w:r>
            <w:r w:rsidR="005A676A">
              <w:t>Compute Snapshot Instantiation</w:t>
            </w:r>
            <w:bookmarkEnd w:id="167"/>
            <w:bookmarkEnd w:id="168"/>
          </w:p>
        </w:tc>
      </w:tr>
      <w:tr w:rsidR="005A676A" w:rsidTr="00AF20BC">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AF20BC">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0"/>
              </w:numPr>
            </w:pPr>
            <w:r>
              <w:t>Instantiate VNF</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E84DEB" w:rsidRDefault="00E84DEB" w:rsidP="00046106">
            <w:pPr>
              <w:pStyle w:val="TestCaseInfo"/>
              <w:numPr>
                <w:ilvl w:val="0"/>
                <w:numId w:val="50"/>
              </w:numPr>
            </w:pPr>
            <w:r>
              <w:t>Stop traffic</w:t>
            </w:r>
          </w:p>
          <w:p w:rsidR="005A676A" w:rsidRDefault="005A676A" w:rsidP="00046106">
            <w:pPr>
              <w:pStyle w:val="TestCaseInfo"/>
              <w:numPr>
                <w:ilvl w:val="0"/>
                <w:numId w:val="50"/>
              </w:numPr>
            </w:pPr>
            <w:r>
              <w:t>Initiate the compute snapshot creation via the VNFM interface</w:t>
            </w:r>
          </w:p>
          <w:p w:rsidR="005A676A" w:rsidRDefault="005A676A" w:rsidP="00046106">
            <w:pPr>
              <w:pStyle w:val="TestCaseInfo"/>
              <w:numPr>
                <w:ilvl w:val="0"/>
                <w:numId w:val="50"/>
              </w:numPr>
            </w:pPr>
            <w:r>
              <w:t>Validate VNF instructed NFVI to create a compute snapshot and a new image is found via the NFVI interface</w:t>
            </w:r>
          </w:p>
          <w:p w:rsidR="005A676A" w:rsidRDefault="005A676A" w:rsidP="00046106">
            <w:pPr>
              <w:pStyle w:val="TestCaseInfo"/>
              <w:numPr>
                <w:ilvl w:val="0"/>
                <w:numId w:val="50"/>
              </w:numPr>
            </w:pPr>
            <w:r>
              <w:t>Terminate VNF</w:t>
            </w:r>
          </w:p>
          <w:p w:rsidR="00E84DEB" w:rsidRDefault="005A676A" w:rsidP="00E84DEB">
            <w:pPr>
              <w:pStyle w:val="TestCaseInfo"/>
              <w:numPr>
                <w:ilvl w:val="0"/>
                <w:numId w:val="50"/>
              </w:numPr>
            </w:pPr>
            <w:r>
              <w:t>Issue command to VNFM to display the newly created VNF snapshot</w:t>
            </w:r>
          </w:p>
          <w:p w:rsidR="005A676A" w:rsidRDefault="005A676A" w:rsidP="00046106">
            <w:pPr>
              <w:pStyle w:val="TestCaseInfo"/>
              <w:numPr>
                <w:ilvl w:val="0"/>
                <w:numId w:val="50"/>
              </w:numPr>
            </w:pPr>
            <w:r>
              <w:t>Issue command to instantiate a compute snapshot to the VNFM</w:t>
            </w:r>
          </w:p>
          <w:p w:rsidR="005A676A" w:rsidRDefault="005A676A" w:rsidP="00046106">
            <w:pPr>
              <w:pStyle w:val="TestCaseInfo"/>
              <w:numPr>
                <w:ilvl w:val="0"/>
                <w:numId w:val="50"/>
              </w:numPr>
            </w:pPr>
            <w:r>
              <w:t>Validate the VNF has been instantiated from the snapshot</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lastRenderedPageBreak/>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5A676A" w:rsidRDefault="005A676A" w:rsidP="00046106">
            <w:pPr>
              <w:pStyle w:val="TestCaseInfo"/>
              <w:numPr>
                <w:ilvl w:val="0"/>
                <w:numId w:val="50"/>
              </w:numPr>
            </w:pPr>
            <w:r>
              <w:t>Stop Traffic</w:t>
            </w:r>
          </w:p>
          <w:p w:rsidR="005A676A" w:rsidRDefault="005A676A" w:rsidP="00AF20BC">
            <w:pPr>
              <w:pStyle w:val="TestCaseInfo"/>
              <w:numPr>
                <w:ilvl w:val="0"/>
                <w:numId w:val="5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9" w:name="_Toc454184439"/>
            <w:bookmarkStart w:id="170" w:name="_Toc467223382"/>
            <w:r>
              <w:t>TC.VNF.SNAPSHOT.004</w:t>
            </w:r>
            <w:r>
              <w:tab/>
            </w:r>
            <w:r w:rsidR="005A676A">
              <w:t>Storage Snapshot Creation and Deletion</w:t>
            </w:r>
            <w:bookmarkEnd w:id="169"/>
            <w:bookmarkEnd w:id="170"/>
          </w:p>
        </w:tc>
      </w:tr>
      <w:tr w:rsidR="005A676A" w:rsidTr="00AF20BC">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E84DEB">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storage Snapshot allows the user to build an image from the current used storage and later to re-instantiate it without loss of any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64499D" w:rsidP="00AF20BC">
            <w:pPr>
              <w:pStyle w:val="TestCaseInfo"/>
            </w:pPr>
            <w:r>
              <w:t>Sequence</w:t>
            </w:r>
            <w:r w:rsidR="00AF20BC">
              <w:t>:</w:t>
            </w:r>
          </w:p>
          <w:p w:rsidR="005A676A" w:rsidRDefault="005A676A" w:rsidP="00046106">
            <w:pPr>
              <w:pStyle w:val="TestCaseInfo"/>
              <w:numPr>
                <w:ilvl w:val="0"/>
                <w:numId w:val="51"/>
              </w:numPr>
            </w:pPr>
            <w:r>
              <w:t>Instantiate VNF</w:t>
            </w:r>
          </w:p>
          <w:p w:rsidR="005A676A" w:rsidRDefault="005A676A" w:rsidP="00046106">
            <w:pPr>
              <w:pStyle w:val="TestCaseInfo"/>
              <w:numPr>
                <w:ilvl w:val="0"/>
                <w:numId w:val="51"/>
              </w:numPr>
            </w:pPr>
            <w:r>
              <w:t>Validate VNF is in state Inactive</w:t>
            </w:r>
          </w:p>
          <w:p w:rsidR="005A676A" w:rsidRDefault="005A676A" w:rsidP="00046106">
            <w:pPr>
              <w:pStyle w:val="TestCaseInfo"/>
              <w:numPr>
                <w:ilvl w:val="0"/>
                <w:numId w:val="51"/>
              </w:numPr>
            </w:pPr>
            <w:r>
              <w:t>Start the VNF</w:t>
            </w:r>
          </w:p>
          <w:p w:rsidR="005A676A" w:rsidRDefault="005A676A" w:rsidP="00046106">
            <w:pPr>
              <w:pStyle w:val="TestCaseInfo"/>
              <w:numPr>
                <w:ilvl w:val="0"/>
                <w:numId w:val="51"/>
              </w:numPr>
            </w:pPr>
            <w:r>
              <w:t>Validate VNF is in state Active</w:t>
            </w:r>
          </w:p>
          <w:p w:rsidR="005A676A" w:rsidRDefault="005A676A" w:rsidP="00046106">
            <w:pPr>
              <w:pStyle w:val="TestCaseInfo"/>
              <w:numPr>
                <w:ilvl w:val="0"/>
                <w:numId w:val="51"/>
              </w:numPr>
            </w:pPr>
            <w:r>
              <w:t>Start the min traffic load</w:t>
            </w:r>
          </w:p>
          <w:p w:rsidR="005A676A" w:rsidRDefault="005A676A" w:rsidP="00046106">
            <w:pPr>
              <w:pStyle w:val="TestCaseInfo"/>
              <w:numPr>
                <w:ilvl w:val="0"/>
                <w:numId w:val="51"/>
              </w:numPr>
            </w:pPr>
            <w:r>
              <w:t>Validate traffic goes through (--&gt; no dropped packets)</w:t>
            </w:r>
          </w:p>
          <w:p w:rsidR="006967DB" w:rsidRDefault="006967DB" w:rsidP="00046106">
            <w:pPr>
              <w:pStyle w:val="TestCaseInfo"/>
              <w:numPr>
                <w:ilvl w:val="0"/>
                <w:numId w:val="51"/>
              </w:numPr>
            </w:pPr>
            <w:r>
              <w:t>Stop traffic</w:t>
            </w:r>
          </w:p>
          <w:p w:rsidR="005A676A" w:rsidRDefault="005A676A" w:rsidP="00046106">
            <w:pPr>
              <w:pStyle w:val="TestCaseInfo"/>
              <w:numPr>
                <w:ilvl w:val="0"/>
                <w:numId w:val="51"/>
              </w:numPr>
            </w:pPr>
            <w:r>
              <w:t>Initiate the storage snapshot creation via the VNFM interface</w:t>
            </w:r>
          </w:p>
          <w:p w:rsidR="005A676A" w:rsidRDefault="005A676A" w:rsidP="00046106">
            <w:pPr>
              <w:pStyle w:val="TestCaseInfo"/>
              <w:numPr>
                <w:ilvl w:val="0"/>
                <w:numId w:val="51"/>
              </w:numPr>
            </w:pPr>
            <w:r>
              <w:t>Validate VNF instructed NFVI to create a storage snapshot and a new image is found via the NFVI interface</w:t>
            </w:r>
          </w:p>
          <w:p w:rsidR="005A676A" w:rsidRDefault="005A676A" w:rsidP="00046106">
            <w:pPr>
              <w:pStyle w:val="TestCaseInfo"/>
              <w:numPr>
                <w:ilvl w:val="0"/>
                <w:numId w:val="51"/>
              </w:numPr>
            </w:pPr>
            <w:r>
              <w:t>Terminate VNF</w:t>
            </w:r>
          </w:p>
          <w:p w:rsidR="005A676A" w:rsidRDefault="005A676A" w:rsidP="00046106">
            <w:pPr>
              <w:pStyle w:val="TestCaseInfo"/>
              <w:numPr>
                <w:ilvl w:val="0"/>
                <w:numId w:val="51"/>
              </w:numPr>
            </w:pPr>
            <w:r>
              <w:t>Issue command to VNFM to display the newly created VNF storage snapshot</w:t>
            </w:r>
          </w:p>
          <w:p w:rsidR="005A676A" w:rsidRDefault="005A676A" w:rsidP="00046106">
            <w:pPr>
              <w:pStyle w:val="TestCaseInfo"/>
              <w:numPr>
                <w:ilvl w:val="0"/>
                <w:numId w:val="51"/>
              </w:numPr>
            </w:pPr>
            <w:r>
              <w:t>Issue command deletion of storage snapshot to the VNFM</w:t>
            </w:r>
          </w:p>
          <w:p w:rsidR="005A676A" w:rsidRDefault="005A676A" w:rsidP="00046106">
            <w:pPr>
              <w:pStyle w:val="TestCaseInfo"/>
              <w:numPr>
                <w:ilvl w:val="0"/>
                <w:numId w:val="51"/>
              </w:numPr>
            </w:pPr>
            <w:r>
              <w:t>Validate the storage snapshot has been deleted via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1" w:name="_Toc454184440"/>
            <w:bookmarkStart w:id="172" w:name="_Toc467223383"/>
            <w:r>
              <w:t>TC.VNF.SNAPSHOT.005</w:t>
            </w:r>
            <w:r>
              <w:tab/>
            </w:r>
            <w:r w:rsidR="005A676A">
              <w:t>Storage Snapshot Instantiation</w:t>
            </w:r>
            <w:bookmarkEnd w:id="171"/>
            <w:bookmarkEnd w:id="172"/>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compute Snapshot allows the user to build an image from the current running system and later to re-instantiate it without loss of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967DB">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2"/>
              </w:numPr>
            </w:pPr>
            <w:r>
              <w:t>Instantiate VNF</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6967DB" w:rsidRDefault="006967DB" w:rsidP="00046106">
            <w:pPr>
              <w:pStyle w:val="TestCaseInfo"/>
              <w:numPr>
                <w:ilvl w:val="0"/>
                <w:numId w:val="52"/>
              </w:numPr>
            </w:pPr>
            <w:r>
              <w:t>Stop traffic</w:t>
            </w:r>
          </w:p>
          <w:p w:rsidR="005A676A" w:rsidRDefault="005A676A" w:rsidP="00046106">
            <w:pPr>
              <w:pStyle w:val="TestCaseInfo"/>
              <w:numPr>
                <w:ilvl w:val="0"/>
                <w:numId w:val="52"/>
              </w:numPr>
            </w:pPr>
            <w:r>
              <w:t>Initiate the storage snapshot creation via the VNFM interface</w:t>
            </w:r>
          </w:p>
          <w:p w:rsidR="005A676A" w:rsidRDefault="005A676A" w:rsidP="00046106">
            <w:pPr>
              <w:pStyle w:val="TestCaseInfo"/>
              <w:numPr>
                <w:ilvl w:val="0"/>
                <w:numId w:val="52"/>
              </w:numPr>
            </w:pPr>
            <w:r>
              <w:t>Validate VNF instructed NFVI to create a storage snapshot and a new image is found via the NFVI interface</w:t>
            </w:r>
          </w:p>
          <w:p w:rsidR="005A676A" w:rsidRDefault="005A676A" w:rsidP="00046106">
            <w:pPr>
              <w:pStyle w:val="TestCaseInfo"/>
              <w:numPr>
                <w:ilvl w:val="0"/>
                <w:numId w:val="52"/>
              </w:numPr>
            </w:pPr>
            <w:r>
              <w:t>Stop VNF</w:t>
            </w:r>
          </w:p>
          <w:p w:rsidR="005A676A" w:rsidRDefault="005A676A" w:rsidP="00046106">
            <w:pPr>
              <w:pStyle w:val="TestCaseInfo"/>
              <w:numPr>
                <w:ilvl w:val="0"/>
                <w:numId w:val="52"/>
              </w:numPr>
            </w:pPr>
            <w:r>
              <w:t>Issue command to VNFM to display the newly created VNF storage snapshot</w:t>
            </w:r>
          </w:p>
          <w:p w:rsidR="005A676A" w:rsidRDefault="005A676A" w:rsidP="00046106">
            <w:pPr>
              <w:pStyle w:val="TestCaseInfo"/>
              <w:numPr>
                <w:ilvl w:val="0"/>
                <w:numId w:val="52"/>
              </w:numPr>
            </w:pPr>
            <w:r>
              <w:t>Issue command to instantiate a storage snapshot and mount it to the VNF</w:t>
            </w:r>
          </w:p>
          <w:p w:rsidR="005A676A" w:rsidRDefault="005A676A" w:rsidP="00046106">
            <w:pPr>
              <w:pStyle w:val="TestCaseInfo"/>
              <w:numPr>
                <w:ilvl w:val="0"/>
                <w:numId w:val="52"/>
              </w:numPr>
            </w:pPr>
            <w:r>
              <w:t>Validate the VNF has been assigned the new storage snapshot</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5A676A" w:rsidRDefault="005A676A" w:rsidP="00046106">
            <w:pPr>
              <w:pStyle w:val="TestCaseInfo"/>
              <w:numPr>
                <w:ilvl w:val="0"/>
                <w:numId w:val="52"/>
              </w:numPr>
            </w:pPr>
            <w:r>
              <w:t>Stop Traffic</w:t>
            </w:r>
          </w:p>
          <w:p w:rsidR="005A676A" w:rsidRDefault="005A676A" w:rsidP="00046106">
            <w:pPr>
              <w:pStyle w:val="TestCaseInfo"/>
              <w:numPr>
                <w:ilvl w:val="0"/>
                <w:numId w:val="52"/>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C35DDF">
      <w:pPr>
        <w:pStyle w:val="Heading2"/>
      </w:pPr>
      <w:bookmarkStart w:id="173" w:name="_Toc454184364"/>
      <w:bookmarkStart w:id="174" w:name="_Toc467159716"/>
      <w:r>
        <w:t>vResource Scaling</w:t>
      </w:r>
      <w:bookmarkEnd w:id="173"/>
      <w:r w:rsidR="00753D2D">
        <w:t xml:space="preserve"> Up/Down</w:t>
      </w:r>
      <w:bookmarkEnd w:id="174"/>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Up/Down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5" w:name="_Toc454184441"/>
            <w:bookmarkStart w:id="176" w:name="_Toc467223384"/>
            <w:r>
              <w:t>TC.VNF.SCALE.UP.001</w:t>
            </w:r>
            <w:r>
              <w:tab/>
            </w:r>
            <w:r w:rsidR="005A676A" w:rsidRPr="00093574">
              <w:t>Scale-up VNF instance</w:t>
            </w:r>
            <w:bookmarkEnd w:id="175"/>
            <w:bookmarkEnd w:id="17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w:t>
            </w:r>
            <w:r>
              <w:rPr>
                <w:lang w:eastAsia="zh-CN"/>
              </w:rPr>
              <w:lastRenderedPageBreak/>
              <w:t>VNF.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D45270">
            <w:pPr>
              <w:pStyle w:val="TestCaseInfo"/>
              <w:numPr>
                <w:ilvl w:val="0"/>
                <w:numId w:val="88"/>
              </w:numPr>
            </w:pPr>
            <w:r>
              <w:t>vMemory</w:t>
            </w:r>
          </w:p>
          <w:p w:rsidR="00EB6907" w:rsidRDefault="00EB6907" w:rsidP="00D45270">
            <w:pPr>
              <w:pStyle w:val="TestCaseInfo"/>
              <w:numPr>
                <w:ilvl w:val="0"/>
                <w:numId w:val="88"/>
              </w:numPr>
            </w:pPr>
            <w:r>
              <w:t>vCPU cores</w:t>
            </w:r>
          </w:p>
          <w:p w:rsidR="00EB6907" w:rsidRDefault="00EB6907" w:rsidP="00D45270">
            <w:pPr>
              <w:pStyle w:val="TestCaseInfo"/>
              <w:numPr>
                <w:ilvl w:val="0"/>
                <w:numId w:val="88"/>
              </w:numPr>
            </w:pPr>
            <w:r>
              <w:t>vStorage</w:t>
            </w:r>
          </w:p>
          <w:p w:rsidR="00EB6907" w:rsidRDefault="00EB6907" w:rsidP="00D45270">
            <w:pPr>
              <w:pStyle w:val="TestCaseInfo"/>
              <w:numPr>
                <w:ilvl w:val="0"/>
                <w:numId w:val="88"/>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7" w:name="_Toc454184442"/>
            <w:bookmarkStart w:id="178" w:name="_Toc467223385"/>
            <w:r>
              <w:t>TC.VNF.SCALE.UP.002</w:t>
            </w:r>
            <w:r>
              <w:tab/>
            </w:r>
            <w:r w:rsidR="005A676A" w:rsidRPr="00093574">
              <w:t>Max scale-up VNF instance</w:t>
            </w:r>
            <w:bookmarkEnd w:id="177"/>
            <w:bookmarkEnd w:id="178"/>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of the existing VNFCs. This process may require to reboot/restart </w:t>
            </w:r>
            <w:r>
              <w:rPr>
                <w:lang w:eastAsia="zh-CN"/>
              </w:rPr>
              <w:lastRenderedPageBreak/>
              <w:t>the VNFC and losing the configuration. So the EM may require to reconfigure the VNF. Therefore,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5A676A" w:rsidRDefault="008F359C" w:rsidP="008F359C">
            <w:pPr>
              <w:pStyle w:val="TestCaseInfo"/>
              <w:numPr>
                <w:ilvl w:val="0"/>
                <w:numId w:val="101"/>
              </w:numPr>
              <w:rPr>
                <w:lang w:eastAsia="zh-CN"/>
              </w:rPr>
            </w:pPr>
            <w:r>
              <w:rPr>
                <w:lang w:eastAsia="zh-CN"/>
              </w:rPr>
              <w:t>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D45270">
            <w:pPr>
              <w:pStyle w:val="TestCaseInfo"/>
              <w:numPr>
                <w:ilvl w:val="0"/>
                <w:numId w:val="90"/>
              </w:numPr>
            </w:pPr>
            <w:r>
              <w:t>vMemory</w:t>
            </w:r>
          </w:p>
          <w:p w:rsidR="00EB6907" w:rsidRDefault="00EB6907" w:rsidP="00D45270">
            <w:pPr>
              <w:pStyle w:val="TestCaseInfo"/>
              <w:numPr>
                <w:ilvl w:val="0"/>
                <w:numId w:val="90"/>
              </w:numPr>
            </w:pPr>
            <w:r>
              <w:t>vCPU cores</w:t>
            </w:r>
          </w:p>
          <w:p w:rsidR="00EB6907" w:rsidRDefault="00EB6907" w:rsidP="00D45270">
            <w:pPr>
              <w:pStyle w:val="TestCaseInfo"/>
              <w:numPr>
                <w:ilvl w:val="0"/>
                <w:numId w:val="90"/>
              </w:numPr>
            </w:pPr>
            <w:r>
              <w:t>vStorage</w:t>
            </w:r>
          </w:p>
          <w:p w:rsidR="00EB6907" w:rsidRDefault="00EB6907" w:rsidP="00D45270">
            <w:pPr>
              <w:pStyle w:val="TestCaseInfo"/>
              <w:numPr>
                <w:ilvl w:val="0"/>
                <w:numId w:val="90"/>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9" w:name="_Toc454184443"/>
            <w:bookmarkStart w:id="180" w:name="_Toc467223386"/>
            <w:r>
              <w:t>TC.VNF.SCALE.UP.003</w:t>
            </w:r>
            <w:r>
              <w:tab/>
            </w:r>
            <w:r w:rsidR="005A676A" w:rsidRPr="00487EA1">
              <w:t>Scale-down VNF instance</w:t>
            </w:r>
            <w:bookmarkEnd w:id="179"/>
            <w:bookmarkEnd w:id="180"/>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w:t>
            </w:r>
            <w:r w:rsidRPr="00487EA1">
              <w:rPr>
                <w:lang w:eastAsia="zh-CN"/>
              </w:rPr>
              <w:lastRenderedPageBreak/>
              <w:t>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lower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D45270">
            <w:pPr>
              <w:pStyle w:val="TestCaseInfo"/>
              <w:numPr>
                <w:ilvl w:val="0"/>
                <w:numId w:val="89"/>
              </w:numPr>
            </w:pPr>
            <w:r>
              <w:t>vMemory</w:t>
            </w:r>
          </w:p>
          <w:p w:rsidR="00EB6907" w:rsidRDefault="00EB6907" w:rsidP="00D45270">
            <w:pPr>
              <w:pStyle w:val="TestCaseInfo"/>
              <w:numPr>
                <w:ilvl w:val="0"/>
                <w:numId w:val="89"/>
              </w:numPr>
            </w:pPr>
            <w:r>
              <w:t>vCPU cores</w:t>
            </w:r>
          </w:p>
          <w:p w:rsidR="00EB6907" w:rsidRDefault="00EB6907" w:rsidP="00D45270">
            <w:pPr>
              <w:pStyle w:val="TestCaseInfo"/>
              <w:numPr>
                <w:ilvl w:val="0"/>
                <w:numId w:val="89"/>
              </w:numPr>
            </w:pPr>
            <w:r>
              <w:t>vStorage</w:t>
            </w:r>
          </w:p>
          <w:p w:rsidR="00EB6907" w:rsidRDefault="00EB6907" w:rsidP="00D45270">
            <w:pPr>
              <w:pStyle w:val="TestCaseInfo"/>
              <w:numPr>
                <w:ilvl w:val="0"/>
                <w:numId w:val="89"/>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1" w:name="_Toc454184444"/>
            <w:bookmarkStart w:id="182" w:name="_Toc467223387"/>
            <w:r>
              <w:lastRenderedPageBreak/>
              <w:t>TC.VNF.SCALE.UP.004</w:t>
            </w:r>
            <w:r>
              <w:tab/>
            </w:r>
            <w:r w:rsidR="005A676A" w:rsidRPr="00132FD7">
              <w:t>Max vResource limit reached before max VNFD limit</w:t>
            </w:r>
            <w:bookmarkEnd w:id="181"/>
            <w:r w:rsidR="00753D2D">
              <w:t xml:space="preserve"> for Scale-Up</w:t>
            </w:r>
            <w:bookmarkEnd w:id="18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Ensure NFVI has less vResources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D45270">
            <w:pPr>
              <w:pStyle w:val="TestCaseInfo"/>
              <w:numPr>
                <w:ilvl w:val="0"/>
                <w:numId w:val="91"/>
              </w:numPr>
            </w:pPr>
            <w:r>
              <w:t>vMemory</w:t>
            </w:r>
          </w:p>
          <w:p w:rsidR="00130F6A" w:rsidRDefault="00130F6A" w:rsidP="00D45270">
            <w:pPr>
              <w:pStyle w:val="TestCaseInfo"/>
              <w:numPr>
                <w:ilvl w:val="0"/>
                <w:numId w:val="91"/>
              </w:numPr>
            </w:pPr>
            <w:r>
              <w:t>vCPU cores</w:t>
            </w:r>
          </w:p>
          <w:p w:rsidR="00130F6A" w:rsidRDefault="00130F6A" w:rsidP="00D45270">
            <w:pPr>
              <w:pStyle w:val="TestCaseInfo"/>
              <w:numPr>
                <w:ilvl w:val="0"/>
                <w:numId w:val="91"/>
              </w:numPr>
            </w:pPr>
            <w:r>
              <w:t>vStorage</w:t>
            </w:r>
          </w:p>
          <w:p w:rsidR="005A676A" w:rsidRDefault="00130F6A" w:rsidP="00D45270">
            <w:pPr>
              <w:pStyle w:val="TestCaseInfo"/>
              <w:numPr>
                <w:ilvl w:val="0"/>
                <w:numId w:val="9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lastRenderedPageBreak/>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3" w:name="_Toc454184445"/>
            <w:bookmarkStart w:id="184" w:name="_Toc467223388"/>
            <w:r>
              <w:t>TC.VNF.SCALE.UP.005</w:t>
            </w:r>
            <w:r>
              <w:tab/>
            </w:r>
            <w:r w:rsidR="005A676A">
              <w:t>R</w:t>
            </w:r>
            <w:r w:rsidR="005A676A" w:rsidRPr="00C0341B">
              <w:t>emoval of virtualized specialized hardware acceleration</w:t>
            </w:r>
            <w:bookmarkEnd w:id="183"/>
            <w:r w:rsidR="0096271B">
              <w:t xml:space="preserve"> for Scale-Up</w:t>
            </w:r>
            <w:bookmarkEnd w:id="184"/>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D45270">
            <w:pPr>
              <w:pStyle w:val="TestCaseInfo"/>
              <w:numPr>
                <w:ilvl w:val="0"/>
                <w:numId w:val="93"/>
              </w:numPr>
            </w:pPr>
            <w:r>
              <w:t xml:space="preserve">vNIC </w:t>
            </w:r>
          </w:p>
          <w:p w:rsidR="005A676A" w:rsidRDefault="00A13DA5" w:rsidP="00D45270">
            <w:pPr>
              <w:pStyle w:val="TestCaseInfo"/>
              <w:numPr>
                <w:ilvl w:val="0"/>
                <w:numId w:val="93"/>
              </w:numPr>
            </w:pPr>
            <w:r>
              <w:lastRenderedPageBreak/>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185" w:name="_Toc467159717"/>
      <w:r>
        <w:t xml:space="preserve">vResource Scaling </w:t>
      </w:r>
      <w:r w:rsidR="00753D2D">
        <w:t>Out/In</w:t>
      </w:r>
      <w:bookmarkEnd w:id="185"/>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186" w:name="_Toc467223389"/>
            <w:r>
              <w:t>TC.VNF.SCALE.OUT.001</w:t>
            </w:r>
            <w:r>
              <w:tab/>
            </w:r>
            <w:r w:rsidR="0096271B">
              <w:t>Scale-Out</w:t>
            </w:r>
            <w:r w:rsidR="00753D2D" w:rsidRPr="00093574">
              <w:t xml:space="preserve"> VNF instance</w:t>
            </w:r>
            <w:bookmarkEnd w:id="186"/>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753D2D" w:rsidRDefault="008F359C" w:rsidP="008F359C">
            <w:pPr>
              <w:pStyle w:val="TestCaseInfo"/>
              <w:rPr>
                <w:lang w:eastAsia="zh-CN"/>
              </w:rPr>
            </w:pPr>
            <w:r>
              <w:rPr>
                <w:lang w:eastAsia="zh-CN"/>
              </w:rPr>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lastRenderedPageBreak/>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88"/>
              </w:numPr>
            </w:pPr>
            <w:r>
              <w:t>vMemory</w:t>
            </w:r>
          </w:p>
          <w:p w:rsidR="00753D2D" w:rsidRDefault="00753D2D" w:rsidP="00753D2D">
            <w:pPr>
              <w:pStyle w:val="TestCaseInfo"/>
              <w:numPr>
                <w:ilvl w:val="0"/>
                <w:numId w:val="88"/>
              </w:numPr>
            </w:pPr>
            <w:r>
              <w:t>vCPU cores</w:t>
            </w:r>
          </w:p>
          <w:p w:rsidR="00753D2D" w:rsidRDefault="00753D2D" w:rsidP="00753D2D">
            <w:pPr>
              <w:pStyle w:val="TestCaseInfo"/>
              <w:numPr>
                <w:ilvl w:val="0"/>
                <w:numId w:val="88"/>
              </w:numPr>
            </w:pPr>
            <w:r>
              <w:t>vStorage</w:t>
            </w:r>
          </w:p>
          <w:p w:rsidR="00753D2D" w:rsidRDefault="00753D2D" w:rsidP="00753D2D">
            <w:pPr>
              <w:pStyle w:val="TestCaseInfo"/>
              <w:numPr>
                <w:ilvl w:val="0"/>
                <w:numId w:val="88"/>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87" w:name="_Toc467223390"/>
            <w:r>
              <w:t>TC.VNF.SCALE.OUT.002</w:t>
            </w:r>
            <w:r>
              <w:tab/>
            </w:r>
            <w:r w:rsidR="000039FF">
              <w:t>Max scale-out</w:t>
            </w:r>
            <w:r w:rsidR="00753D2D" w:rsidRPr="00093574">
              <w:t xml:space="preserve"> VNF instance</w:t>
            </w:r>
            <w:bookmarkEnd w:id="187"/>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753D2D" w:rsidRDefault="008F359C" w:rsidP="008F359C">
            <w:pPr>
              <w:pStyle w:val="TestCaseInfo"/>
              <w:numPr>
                <w:ilvl w:val="0"/>
                <w:numId w:val="101"/>
              </w:numPr>
              <w:rPr>
                <w:lang w:eastAsia="zh-CN"/>
              </w:rPr>
            </w:pPr>
            <w:r>
              <w:rPr>
                <w:lang w:eastAsia="zh-CN"/>
              </w:rPr>
              <w:t>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lastRenderedPageBreak/>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90"/>
              </w:numPr>
            </w:pPr>
            <w:r>
              <w:t>vMemory</w:t>
            </w:r>
          </w:p>
          <w:p w:rsidR="00753D2D" w:rsidRDefault="00753D2D" w:rsidP="00753D2D">
            <w:pPr>
              <w:pStyle w:val="TestCaseInfo"/>
              <w:numPr>
                <w:ilvl w:val="0"/>
                <w:numId w:val="90"/>
              </w:numPr>
            </w:pPr>
            <w:r>
              <w:t>vCPU cores</w:t>
            </w:r>
          </w:p>
          <w:p w:rsidR="00753D2D" w:rsidRDefault="00753D2D" w:rsidP="00753D2D">
            <w:pPr>
              <w:pStyle w:val="TestCaseInfo"/>
              <w:numPr>
                <w:ilvl w:val="0"/>
                <w:numId w:val="90"/>
              </w:numPr>
            </w:pPr>
            <w:r>
              <w:t>vStorage</w:t>
            </w:r>
          </w:p>
          <w:p w:rsidR="00753D2D" w:rsidRDefault="00753D2D" w:rsidP="00753D2D">
            <w:pPr>
              <w:pStyle w:val="TestCaseInfo"/>
              <w:numPr>
                <w:ilvl w:val="0"/>
                <w:numId w:val="90"/>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188" w:name="_Toc467223391"/>
            <w:r>
              <w:t>TC.VNF.SCALE.OUT.003</w:t>
            </w:r>
            <w:r>
              <w:tab/>
            </w:r>
            <w:r w:rsidR="00753D2D" w:rsidRPr="00487EA1">
              <w:t>Scale-</w:t>
            </w:r>
            <w:r w:rsidR="00A45455">
              <w:t>in</w:t>
            </w:r>
            <w:r w:rsidR="00753D2D" w:rsidRPr="00487EA1">
              <w:t xml:space="preserve"> VNF instance</w:t>
            </w:r>
            <w:bookmarkEnd w:id="188"/>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753D2D" w:rsidRDefault="00753D2D" w:rsidP="00753D2D">
            <w:pPr>
              <w:pStyle w:val="TestCaseInfo"/>
              <w:rPr>
                <w:lang w:eastAsia="zh-CN"/>
              </w:rPr>
            </w:pPr>
            <w:r>
              <w:rPr>
                <w:lang w:eastAsia="zh-CN"/>
              </w:rPr>
              <w:t>- command to the VNFM</w:t>
            </w:r>
          </w:p>
          <w:p w:rsidR="00753D2D" w:rsidRDefault="00753D2D" w:rsidP="00753D2D">
            <w:pPr>
              <w:pStyle w:val="TestCaseInfo"/>
              <w:rPr>
                <w:lang w:eastAsia="zh-CN"/>
              </w:rPr>
            </w:pPr>
            <w:r>
              <w:rPr>
                <w:lang w:eastAsia="zh-CN"/>
              </w:rPr>
              <w:t>- trigger from VIM by previous registration caused by lower traffic load over a longer period of time</w:t>
            </w:r>
          </w:p>
          <w:p w:rsidR="00753D2D" w:rsidRDefault="00753D2D" w:rsidP="00753D2D">
            <w:pPr>
              <w:pStyle w:val="TestCaseInfo"/>
              <w:rPr>
                <w:lang w:eastAsia="zh-CN"/>
              </w:rPr>
            </w:pPr>
            <w:r>
              <w:rPr>
                <w:lang w:eastAsia="zh-CN"/>
              </w:rPr>
              <w:t>- triggered by EM</w:t>
            </w:r>
          </w:p>
          <w:p w:rsidR="00753D2D" w:rsidRPr="00D67489" w:rsidRDefault="00753D2D" w:rsidP="00753D2D">
            <w:pPr>
              <w:pStyle w:val="TestCaseInfo"/>
              <w:rPr>
                <w:lang w:eastAsia="zh-CN"/>
              </w:rPr>
            </w:pPr>
            <w:r>
              <w:rPr>
                <w:lang w:eastAsia="zh-CN"/>
              </w:rPr>
              <w:t>- triggered by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753D2D">
            <w:pPr>
              <w:pStyle w:val="TestCaseInfo"/>
              <w:numPr>
                <w:ilvl w:val="0"/>
                <w:numId w:val="89"/>
              </w:numPr>
            </w:pPr>
            <w:r>
              <w:t>vMemory</w:t>
            </w:r>
          </w:p>
          <w:p w:rsidR="00753D2D" w:rsidRDefault="00753D2D" w:rsidP="00753D2D">
            <w:pPr>
              <w:pStyle w:val="TestCaseInfo"/>
              <w:numPr>
                <w:ilvl w:val="0"/>
                <w:numId w:val="89"/>
              </w:numPr>
            </w:pPr>
            <w:r>
              <w:t>vCPU cores</w:t>
            </w:r>
          </w:p>
          <w:p w:rsidR="00753D2D" w:rsidRDefault="00753D2D" w:rsidP="00753D2D">
            <w:pPr>
              <w:pStyle w:val="TestCaseInfo"/>
              <w:numPr>
                <w:ilvl w:val="0"/>
                <w:numId w:val="89"/>
              </w:numPr>
            </w:pPr>
            <w:r>
              <w:t>vStorage</w:t>
            </w:r>
          </w:p>
          <w:p w:rsidR="00753D2D" w:rsidRDefault="00753D2D" w:rsidP="00753D2D">
            <w:pPr>
              <w:pStyle w:val="TestCaseInfo"/>
              <w:numPr>
                <w:ilvl w:val="0"/>
                <w:numId w:val="89"/>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89" w:name="_Toc467223392"/>
            <w:r>
              <w:t>TC.VNF.SCALE.OUT.004</w:t>
            </w:r>
            <w:r>
              <w:tab/>
            </w:r>
            <w:r w:rsidR="00753D2D" w:rsidRPr="00132FD7">
              <w:t>Max vResource limit reached before max VNFD limit</w:t>
            </w:r>
            <w:r w:rsidR="00A45455">
              <w:t xml:space="preserve"> for scale-out</w:t>
            </w:r>
            <w:bookmarkEnd w:id="189"/>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A45455" w:rsidRDefault="00A45455" w:rsidP="00A45455">
            <w:pPr>
              <w:pStyle w:val="TestCaseInfo"/>
              <w:rPr>
                <w:lang w:eastAsia="zh-CN"/>
              </w:rPr>
            </w:pPr>
            <w:r>
              <w:rPr>
                <w:lang w:eastAsia="zh-CN"/>
              </w:rPr>
              <w:t>- command to the VNFM</w:t>
            </w:r>
          </w:p>
          <w:p w:rsidR="00A45455" w:rsidRDefault="00A45455" w:rsidP="00A45455">
            <w:pPr>
              <w:pStyle w:val="TestCaseInfo"/>
              <w:rPr>
                <w:lang w:eastAsia="zh-CN"/>
              </w:rPr>
            </w:pPr>
            <w:r>
              <w:rPr>
                <w:lang w:eastAsia="zh-CN"/>
              </w:rPr>
              <w:t>- trigger from VIM by previous registration caused by higher traffic load over a longer period of time</w:t>
            </w:r>
          </w:p>
          <w:p w:rsidR="00A45455" w:rsidRDefault="00A45455" w:rsidP="00A45455">
            <w:pPr>
              <w:pStyle w:val="TestCaseInfo"/>
              <w:rPr>
                <w:lang w:eastAsia="zh-CN"/>
              </w:rPr>
            </w:pPr>
            <w:r>
              <w:rPr>
                <w:lang w:eastAsia="zh-CN"/>
              </w:rPr>
              <w:t>- triggered by EM</w:t>
            </w:r>
          </w:p>
          <w:p w:rsidR="00753D2D" w:rsidRDefault="00A45455" w:rsidP="00A45455">
            <w:pPr>
              <w:pStyle w:val="TestCaseInfo"/>
              <w:rPr>
                <w:lang w:eastAsia="zh-CN"/>
              </w:rPr>
            </w:pPr>
            <w:r>
              <w:rPr>
                <w:lang w:eastAsia="zh-CN"/>
              </w:rPr>
              <w:lastRenderedPageBreak/>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Ensure NFVI has less vResources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753D2D">
            <w:pPr>
              <w:pStyle w:val="TestCaseInfo"/>
              <w:numPr>
                <w:ilvl w:val="0"/>
                <w:numId w:val="91"/>
              </w:numPr>
            </w:pPr>
            <w:r>
              <w:t>vMemory</w:t>
            </w:r>
          </w:p>
          <w:p w:rsidR="00753D2D" w:rsidRDefault="00753D2D" w:rsidP="00753D2D">
            <w:pPr>
              <w:pStyle w:val="TestCaseInfo"/>
              <w:numPr>
                <w:ilvl w:val="0"/>
                <w:numId w:val="91"/>
              </w:numPr>
            </w:pPr>
            <w:r>
              <w:t>vCPU cores</w:t>
            </w:r>
          </w:p>
          <w:p w:rsidR="00753D2D" w:rsidRDefault="00753D2D" w:rsidP="00753D2D">
            <w:pPr>
              <w:pStyle w:val="TestCaseInfo"/>
              <w:numPr>
                <w:ilvl w:val="0"/>
                <w:numId w:val="91"/>
              </w:numPr>
            </w:pPr>
            <w:r>
              <w:t>vStorage</w:t>
            </w:r>
          </w:p>
          <w:p w:rsidR="00753D2D" w:rsidRDefault="00753D2D" w:rsidP="00753D2D">
            <w:pPr>
              <w:pStyle w:val="TestCaseInfo"/>
              <w:numPr>
                <w:ilvl w:val="0"/>
                <w:numId w:val="9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0" w:name="_Toc467223393"/>
            <w:r>
              <w:t>TC.VNF.SCALE.OUT.005</w:t>
            </w:r>
            <w:r>
              <w:tab/>
            </w:r>
            <w:r w:rsidR="00753D2D">
              <w:t>R</w:t>
            </w:r>
            <w:r w:rsidR="00753D2D" w:rsidRPr="00C0341B">
              <w:t>emoval of virtualized specialized hardware acceleration</w:t>
            </w:r>
            <w:r w:rsidR="001A6A91">
              <w:t xml:space="preserve"> for scale-in</w:t>
            </w:r>
            <w:bookmarkEnd w:id="190"/>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753D2D">
            <w:pPr>
              <w:pStyle w:val="TestCaseInfo"/>
              <w:numPr>
                <w:ilvl w:val="0"/>
                <w:numId w:val="93"/>
              </w:numPr>
            </w:pPr>
            <w:r>
              <w:t xml:space="preserve">vNIC </w:t>
            </w:r>
          </w:p>
          <w:p w:rsidR="00753D2D" w:rsidRDefault="00753D2D" w:rsidP="00753D2D">
            <w:pPr>
              <w:pStyle w:val="TestCaseInfo"/>
              <w:numPr>
                <w:ilvl w:val="0"/>
                <w:numId w:val="93"/>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191" w:name="_Toc454184365"/>
      <w:bookmarkStart w:id="192" w:name="_Toc467159718"/>
      <w:r>
        <w:t>vResource Migration</w:t>
      </w:r>
      <w:bookmarkEnd w:id="191"/>
      <w:bookmarkEnd w:id="192"/>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lastRenderedPageBreak/>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3" w:name="_Toc454184447"/>
            <w:bookmarkStart w:id="194" w:name="_Toc467223394"/>
            <w:r>
              <w:t>TC.VNF.MIGRATE.001</w:t>
            </w:r>
            <w:r>
              <w:tab/>
            </w:r>
            <w:r w:rsidR="005A676A" w:rsidRPr="00BC2C43">
              <w:t>Migration of virtual resource with live migration set without traffic load</w:t>
            </w:r>
            <w:bookmarkEnd w:id="193"/>
            <w:bookmarkEnd w:id="194"/>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Default="005A676A" w:rsidP="00252ACA">
            <w:pPr>
              <w:pStyle w:val="TestCaseInfo"/>
              <w:numPr>
                <w:ilvl w:val="0"/>
                <w:numId w:val="58"/>
              </w:numPr>
              <w:rPr>
                <w:ins w:id="195" w:author="Stanciu, Mariana-Raluca" w:date="2016-11-24T13:13:00Z"/>
              </w:rPr>
            </w:pPr>
            <w:r w:rsidRPr="00E8137B">
              <w:t>Validate VNF state is Active</w:t>
            </w:r>
          </w:p>
          <w:p w:rsidR="00FB6000" w:rsidRPr="00E8137B" w:rsidRDefault="00FB6000" w:rsidP="00252ACA">
            <w:pPr>
              <w:pStyle w:val="TestCaseInfo"/>
              <w:numPr>
                <w:ilvl w:val="0"/>
                <w:numId w:val="58"/>
              </w:numPr>
            </w:pPr>
            <w:ins w:id="196" w:author="Stanciu, Mariana-Raluca" w:date="2016-11-24T13:13:00Z">
              <w:r>
                <w:t>Verify VNF supports live migration</w:t>
              </w:r>
            </w:ins>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252ACA">
            <w:pPr>
              <w:pStyle w:val="TestCaseInfo"/>
              <w:numPr>
                <w:ilvl w:val="0"/>
                <w:numId w:val="58"/>
              </w:numPr>
            </w:pPr>
            <w:r w:rsidRPr="00E8137B">
              <w:t>Validate VNF has migrated, the new vResource is been used and the older vResource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7" w:name="_Toc454184448"/>
            <w:bookmarkStart w:id="198" w:name="_Toc467223395"/>
            <w:r>
              <w:t>TC.VNF.MIGRATE.002</w:t>
            </w:r>
            <w:r>
              <w:tab/>
            </w:r>
            <w:r w:rsidR="005A676A" w:rsidRPr="00E8137B">
              <w:t>Migration of virtual resource with live migration set under traffic load</w:t>
            </w:r>
            <w:bookmarkEnd w:id="197"/>
            <w:bookmarkEnd w:id="19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rPr>
                <w:ins w:id="199" w:author="Stanciu, Mariana-Raluca" w:date="2016-11-24T13:13:00Z"/>
              </w:rPr>
            </w:pPr>
            <w:r>
              <w:t>Validate VNF state is Active</w:t>
            </w:r>
          </w:p>
          <w:p w:rsidR="00FB6000" w:rsidRDefault="00FB6000" w:rsidP="00252ACA">
            <w:pPr>
              <w:pStyle w:val="TestCaseInfo"/>
              <w:numPr>
                <w:ilvl w:val="0"/>
                <w:numId w:val="59"/>
              </w:numPr>
            </w:pPr>
            <w:ins w:id="200" w:author="Stanciu, Mariana-Raluca" w:date="2016-11-24T13:13:00Z">
              <w:r>
                <w:t>Verify VNF supports live migration</w:t>
              </w:r>
            </w:ins>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Trigger a migration of the vResource by issuing a command to the VNFM (--&gt; time stamp)</w:t>
            </w:r>
          </w:p>
          <w:p w:rsidR="005A676A" w:rsidRDefault="005A676A" w:rsidP="00252ACA">
            <w:pPr>
              <w:pStyle w:val="TestCaseInfo"/>
              <w:numPr>
                <w:ilvl w:val="0"/>
                <w:numId w:val="59"/>
              </w:numPr>
            </w:pPr>
            <w:r>
              <w:t>Validate VNF has migrated, the new vResource is been used and the older vResource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1" w:name="_Toc454184449"/>
            <w:bookmarkStart w:id="202" w:name="_Toc467223396"/>
            <w:r>
              <w:t>TC.VNF.MIGRATE.003</w:t>
            </w:r>
            <w:r>
              <w:tab/>
            </w:r>
            <w:r w:rsidR="005A676A" w:rsidRPr="00522E4A">
              <w:t>Migration of virtual resource with offline migration set without traffic load</w:t>
            </w:r>
            <w:bookmarkEnd w:id="201"/>
            <w:bookmarkEnd w:id="20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rPr>
                <w:ins w:id="203" w:author="Stanciu, Mariana-Raluca" w:date="2016-11-24T13:14:00Z"/>
              </w:rPr>
            </w:pPr>
            <w:r>
              <w:t>Validate VNF state is Active</w:t>
            </w:r>
          </w:p>
          <w:p w:rsidR="00FB6000" w:rsidRDefault="00FB6000" w:rsidP="00252ACA">
            <w:pPr>
              <w:pStyle w:val="TestCaseInfo"/>
              <w:numPr>
                <w:ilvl w:val="0"/>
                <w:numId w:val="60"/>
              </w:numPr>
            </w:pPr>
            <w:ins w:id="204" w:author="Stanciu, Mariana-Raluca" w:date="2016-11-24T13:14:00Z">
              <w:r>
                <w:t>Verify VNF supports offline migration</w:t>
              </w:r>
            </w:ins>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Trigger a migration of the vResource by issuing a command to the VNFM (--&gt; time stamp)</w:t>
            </w:r>
          </w:p>
          <w:p w:rsidR="005A676A" w:rsidRDefault="005A676A" w:rsidP="00252ACA">
            <w:pPr>
              <w:pStyle w:val="TestCaseInfo"/>
              <w:numPr>
                <w:ilvl w:val="0"/>
                <w:numId w:val="60"/>
              </w:numPr>
            </w:pPr>
            <w:r>
              <w:t>Validate VNF has migrated, the new vResource is been used and the older vResource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5" w:name="_Toc454184450"/>
            <w:bookmarkStart w:id="206" w:name="_Toc467223397"/>
            <w:r>
              <w:t>TC.VNF.MIGRATE.004</w:t>
            </w:r>
            <w:r>
              <w:tab/>
            </w:r>
            <w:r w:rsidR="005A676A" w:rsidRPr="00030C04">
              <w:t>Migration of virtual resource with offline migration set under traffic load</w:t>
            </w:r>
            <w:bookmarkEnd w:id="205"/>
            <w:bookmarkEnd w:id="20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w:t>
            </w:r>
            <w:r w:rsidRPr="00030C04">
              <w:rPr>
                <w:lang w:eastAsia="zh-CN"/>
              </w:rPr>
              <w:lastRenderedPageBreak/>
              <w:t xml:space="preserve">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rPr>
                <w:ins w:id="207" w:author="Stanciu, Mariana-Raluca" w:date="2016-11-24T13:14:00Z"/>
              </w:rPr>
            </w:pPr>
            <w:r>
              <w:t>Validate VNF state is Active</w:t>
            </w:r>
          </w:p>
          <w:p w:rsidR="00FB6000" w:rsidRDefault="00FB6000" w:rsidP="00252ACA">
            <w:pPr>
              <w:pStyle w:val="TestCaseInfo"/>
              <w:numPr>
                <w:ilvl w:val="0"/>
                <w:numId w:val="61"/>
              </w:numPr>
            </w:pPr>
            <w:ins w:id="208" w:author="Stanciu, Mariana-Raluca" w:date="2016-11-24T13:14:00Z">
              <w:r>
                <w:t>Verify VNF supports offline migration</w:t>
              </w:r>
            </w:ins>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Trigger a migration of the vResource by issuing a command to the VNFM (--&gt; time stamp)</w:t>
            </w:r>
          </w:p>
          <w:p w:rsidR="005A676A" w:rsidRDefault="005A676A" w:rsidP="00252ACA">
            <w:pPr>
              <w:pStyle w:val="TestCaseInfo"/>
              <w:numPr>
                <w:ilvl w:val="0"/>
                <w:numId w:val="61"/>
              </w:numPr>
            </w:pPr>
            <w:r>
              <w:t>Validate VNF has migrated, the new vResource is been used and the older vResource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209" w:name="_Toc454184366"/>
      <w:bookmarkStart w:id="210" w:name="_Toc467159719"/>
      <w:r>
        <w:t>vResource Network</w:t>
      </w:r>
      <w:bookmarkEnd w:id="209"/>
      <w:bookmarkEnd w:id="210"/>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local</w:t>
      </w:r>
    </w:p>
    <w:p w:rsidR="001E77D3" w:rsidRDefault="001E77D3" w:rsidP="002274F8">
      <w:pPr>
        <w:ind w:left="720"/>
        <w:rPr>
          <w:lang w:eastAsia="zh-CN"/>
        </w:rPr>
      </w:pPr>
      <w:r>
        <w:rPr>
          <w:lang w:eastAsia="zh-CN"/>
        </w:rPr>
        <w:t>- vlan</w:t>
      </w:r>
    </w:p>
    <w:p w:rsidR="001E77D3" w:rsidRDefault="001E77D3" w:rsidP="002274F8">
      <w:pPr>
        <w:ind w:left="720"/>
        <w:rPr>
          <w:lang w:eastAsia="zh-CN"/>
        </w:rPr>
      </w:pPr>
      <w:r>
        <w:rPr>
          <w:lang w:eastAsia="zh-CN"/>
        </w:rPr>
        <w:t>- vxlan</w:t>
      </w:r>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l3-vpn</w:t>
      </w:r>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lastRenderedPageBreak/>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r>
        <w:rPr>
          <w:lang w:eastAsia="zh-CN"/>
        </w:rPr>
        <w:t>An vNetwork has an operation state: enabled or disabled.</w:t>
      </w:r>
    </w:p>
    <w:p w:rsidR="001E77D3" w:rsidRDefault="001E77D3" w:rsidP="001E77D3">
      <w:pPr>
        <w:rPr>
          <w:lang w:eastAsia="zh-CN"/>
        </w:rPr>
      </w:pPr>
      <w:r>
        <w:rPr>
          <w:lang w:eastAsia="zh-CN"/>
        </w:rPr>
        <w:t xml:space="preserve">An vNetwork has a sharing criteria of not-shared and shared (could include a list of shared consumers). </w:t>
      </w:r>
    </w:p>
    <w:p w:rsidR="001E77D3" w:rsidRDefault="001E77D3" w:rsidP="001E77D3">
      <w:pPr>
        <w:rPr>
          <w:lang w:eastAsia="zh-CN"/>
        </w:rPr>
      </w:pPr>
      <w:r>
        <w:rPr>
          <w:lang w:eastAsia="zh-CN"/>
        </w:rPr>
        <w:t>An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An vNetwork specifies the type of vNIC: normal vNIC, direct PCIE pass-through, … .</w:t>
      </w:r>
      <w:r w:rsidR="002274F8">
        <w:rPr>
          <w:lang w:eastAsia="zh-CN"/>
        </w:rPr>
        <w:t xml:space="preserve"> Test cases could be added to validate that the VNF can work the different types of network access types.</w:t>
      </w:r>
    </w:p>
    <w:p w:rsidR="005A676A" w:rsidRDefault="001E77D3" w:rsidP="001E77D3">
      <w:pPr>
        <w:rPr>
          <w:lang w:eastAsia="zh-CN"/>
        </w:rPr>
      </w:pPr>
      <w:r>
        <w:rPr>
          <w:lang w:eastAsia="zh-CN"/>
        </w:rPr>
        <w:t>An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11" w:name="_Toc454184451"/>
            <w:bookmarkStart w:id="212" w:name="_Toc467223398"/>
            <w:r>
              <w:t>TC.VNF.VNETWORK.001</w:t>
            </w:r>
            <w:r>
              <w:tab/>
            </w:r>
            <w:r w:rsidR="005A676A" w:rsidRPr="00EF3B0C">
              <w:t>vNetworks resources</w:t>
            </w:r>
            <w:bookmarkEnd w:id="211"/>
            <w:bookmarkEnd w:id="212"/>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r w:rsidRPr="00EF3B0C">
              <w:t>An vNetwork has an operation state: enabled or disabled.</w:t>
            </w:r>
          </w:p>
          <w:p w:rsidR="005A676A" w:rsidRPr="00EF3B0C" w:rsidRDefault="005A676A" w:rsidP="00143687">
            <w:pPr>
              <w:pStyle w:val="TestCaseInfo"/>
            </w:pPr>
            <w:r w:rsidRPr="00EF3B0C">
              <w:t xml:space="preserve">An vNetwork has a sharing criteria of not-shared and shared (could include a list of shared consumers). </w:t>
            </w:r>
          </w:p>
          <w:p w:rsidR="005A676A" w:rsidRPr="00EF3B0C" w:rsidRDefault="005A676A" w:rsidP="00143687">
            <w:pPr>
              <w:pStyle w:val="TestCaseInfo"/>
            </w:pPr>
            <w:r w:rsidRPr="00EF3B0C">
              <w:t>An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r>
              <w:t>…</w:t>
            </w:r>
            <w:r w:rsidRPr="00EF3B0C">
              <w:t xml:space="preserve"> .</w:t>
            </w:r>
          </w:p>
          <w:p w:rsidR="005A676A" w:rsidRPr="00EF3B0C" w:rsidRDefault="005A676A" w:rsidP="00143687">
            <w:pPr>
              <w:pStyle w:val="TestCaseInfo"/>
            </w:pPr>
            <w:r w:rsidRPr="00EF3B0C">
              <w:t>An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lastRenderedPageBreak/>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3" w:name="_Toc454184452"/>
            <w:bookmarkStart w:id="214" w:name="_Toc467223399"/>
            <w:r>
              <w:t>TC.VNF.VNETWORK.002</w:t>
            </w:r>
            <w:r>
              <w:tab/>
            </w:r>
            <w:r w:rsidR="005A676A" w:rsidRPr="008820A9">
              <w:t>VNFM is able to modify the bandwidth of the vNetwork</w:t>
            </w:r>
            <w:bookmarkEnd w:id="213"/>
            <w:bookmarkEnd w:id="214"/>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15" w:name="_Toc454184367"/>
      <w:bookmarkStart w:id="216" w:name="_Toc467159720"/>
      <w:r>
        <w:t>vResource Storage</w:t>
      </w:r>
      <w:bookmarkEnd w:id="215"/>
      <w:bookmarkEnd w:id="216"/>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lastRenderedPageBreak/>
        <w:drawing>
          <wp:inline distT="0" distB="0" distL="0" distR="0" wp14:anchorId="545E6793" wp14:editId="44B85828">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7" w:name="_Toc454184453"/>
            <w:bookmarkStart w:id="218" w:name="_Toc467223400"/>
            <w:r>
              <w:t>TC.VNF.VSTORAGE.001</w:t>
            </w:r>
            <w:r>
              <w:tab/>
            </w:r>
            <w:r w:rsidR="005A676A" w:rsidRPr="000B56B3">
              <w:t>Increase of vStorage</w:t>
            </w:r>
            <w:bookmarkEnd w:id="217"/>
            <w:bookmarkEnd w:id="218"/>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99"/>
              </w:numPr>
            </w:pPr>
            <w:r>
              <w:t>volume</w:t>
            </w:r>
          </w:p>
          <w:p w:rsidR="005A676A" w:rsidRDefault="005A676A" w:rsidP="00D45270">
            <w:pPr>
              <w:pStyle w:val="TestCaseInfo"/>
              <w:numPr>
                <w:ilvl w:val="0"/>
                <w:numId w:val="99"/>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98"/>
              </w:numPr>
            </w:pPr>
            <w:r>
              <w:t>command to the VNFM</w:t>
            </w:r>
          </w:p>
          <w:p w:rsidR="005A676A" w:rsidRDefault="005A676A" w:rsidP="00D45270">
            <w:pPr>
              <w:pStyle w:val="TestCaseInfo"/>
              <w:numPr>
                <w:ilvl w:val="0"/>
                <w:numId w:val="98"/>
              </w:numPr>
            </w:pPr>
            <w:r>
              <w:t>trigger from VIM by previous registration caused by higher load over a longer period of time</w:t>
            </w:r>
          </w:p>
          <w:p w:rsidR="005A676A" w:rsidRDefault="005A676A" w:rsidP="00D45270">
            <w:pPr>
              <w:pStyle w:val="TestCaseInfo"/>
              <w:numPr>
                <w:ilvl w:val="0"/>
                <w:numId w:val="98"/>
              </w:numPr>
            </w:pPr>
            <w:r>
              <w:t>triggered by EM</w:t>
            </w:r>
          </w:p>
          <w:p w:rsidR="005A676A" w:rsidRDefault="005A676A" w:rsidP="00D45270">
            <w:pPr>
              <w:pStyle w:val="TestCaseInfo"/>
              <w:numPr>
                <w:ilvl w:val="0"/>
                <w:numId w:val="98"/>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lastRenderedPageBreak/>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9" w:name="_Toc454184454"/>
            <w:bookmarkStart w:id="220" w:name="_Toc467223401"/>
            <w:r>
              <w:t>TC.VNF.VSTORAGE.002</w:t>
            </w:r>
            <w:r>
              <w:tab/>
            </w:r>
            <w:r w:rsidR="005A676A" w:rsidRPr="00BB39BA">
              <w:t>Decrease of vStorage</w:t>
            </w:r>
            <w:bookmarkEnd w:id="219"/>
            <w:bookmarkEnd w:id="220"/>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100"/>
              </w:numPr>
            </w:pPr>
            <w:r>
              <w:t>volume</w:t>
            </w:r>
          </w:p>
          <w:p w:rsidR="005A676A" w:rsidRDefault="005A676A" w:rsidP="00D45270">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100"/>
              </w:numPr>
            </w:pPr>
            <w:r>
              <w:t>command to the VNFM</w:t>
            </w:r>
          </w:p>
          <w:p w:rsidR="005A676A" w:rsidRDefault="005A676A" w:rsidP="00D45270">
            <w:pPr>
              <w:pStyle w:val="TestCaseInfo"/>
              <w:numPr>
                <w:ilvl w:val="0"/>
                <w:numId w:val="100"/>
              </w:numPr>
            </w:pPr>
            <w:r>
              <w:t>trigger from VIM by previous registration caused by higher load over a longer period of time</w:t>
            </w:r>
          </w:p>
          <w:p w:rsidR="005A676A" w:rsidRDefault="005A676A" w:rsidP="00D45270">
            <w:pPr>
              <w:pStyle w:val="TestCaseInfo"/>
              <w:numPr>
                <w:ilvl w:val="0"/>
                <w:numId w:val="100"/>
              </w:numPr>
            </w:pPr>
            <w:r>
              <w:t>triggered by EM</w:t>
            </w:r>
          </w:p>
          <w:p w:rsidR="005A676A" w:rsidRDefault="005A676A" w:rsidP="00D45270">
            <w:pPr>
              <w:pStyle w:val="TestCaseInfo"/>
              <w:numPr>
                <w:ilvl w:val="0"/>
                <w:numId w:val="100"/>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lastRenderedPageBreak/>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21" w:name="_Toc454184368"/>
      <w:bookmarkStart w:id="222" w:name="_Toc467159721"/>
      <w:r w:rsidRPr="00EF763E">
        <w:t xml:space="preserve">VNF </w:t>
      </w:r>
      <w:r>
        <w:t>Fault and Recovery Management</w:t>
      </w:r>
      <w:bookmarkEnd w:id="221"/>
      <w:bookmarkEnd w:id="222"/>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223" w:name="_Toc454184369"/>
      <w:bookmarkStart w:id="224" w:name="_Toc467159722"/>
      <w:r>
        <w:t>VNF Fault Management</w:t>
      </w:r>
      <w:bookmarkEnd w:id="223"/>
      <w:bookmarkEnd w:id="224"/>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5" w:name="_Toc454184455"/>
            <w:bookmarkStart w:id="226" w:name="_Toc467223402"/>
            <w:r>
              <w:t>TC.VNF.FAULT.001</w:t>
            </w:r>
            <w:r>
              <w:tab/>
            </w:r>
            <w:r w:rsidR="005A676A" w:rsidRPr="00A86834">
              <w:t>vCPU resource fault notification subscription and notification</w:t>
            </w:r>
            <w:bookmarkEnd w:id="225"/>
            <w:bookmarkEnd w:id="226"/>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r w:rsidRPr="00A86834">
              <w:t>vCompute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227" w:name="_Toc467223403"/>
            <w:r>
              <w:t>TC.VNF.FAULT.002</w:t>
            </w:r>
            <w:r>
              <w:tab/>
            </w:r>
            <w:r w:rsidR="00D805D0">
              <w:t xml:space="preserve">Double </w:t>
            </w:r>
            <w:r w:rsidR="00D805D0" w:rsidRPr="00A86834">
              <w:t>vCPU resource fault notification subscription and notification</w:t>
            </w:r>
            <w:bookmarkEnd w:id="227"/>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r w:rsidRPr="00A86834">
              <w:t>vCompute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8" w:name="_Toc454184456"/>
            <w:bookmarkStart w:id="229" w:name="_Toc467223404"/>
            <w:r>
              <w:t>TC.VNF.FAULT.003</w:t>
            </w:r>
            <w:r>
              <w:tab/>
            </w:r>
            <w:r w:rsidR="005A676A" w:rsidRPr="00D5185A">
              <w:t>vMemory resource fault notification subscription and notification</w:t>
            </w:r>
            <w:bookmarkEnd w:id="228"/>
            <w:bookmarkEnd w:id="229"/>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vMemory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0" w:name="_Toc454184457"/>
            <w:bookmarkStart w:id="231" w:name="_Toc467223405"/>
            <w:r>
              <w:t>TC.VNF.FAULT.004</w:t>
            </w:r>
            <w:r>
              <w:tab/>
            </w:r>
            <w:r w:rsidR="005A676A" w:rsidRPr="00D5185A">
              <w:t>v</w:t>
            </w:r>
            <w:r w:rsidR="005A676A">
              <w:t>Network</w:t>
            </w:r>
            <w:r w:rsidR="005A676A" w:rsidRPr="00D5185A">
              <w:t xml:space="preserve"> resource fault notification subscription and notification</w:t>
            </w:r>
            <w:bookmarkEnd w:id="230"/>
            <w:bookmarkEnd w:id="231"/>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vNetwork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2" w:name="_Toc454184458"/>
            <w:bookmarkStart w:id="233" w:name="_Toc467223406"/>
            <w:r>
              <w:t>TC.VNF.FAULT.005</w:t>
            </w:r>
            <w:r>
              <w:tab/>
            </w:r>
            <w:r w:rsidR="005A676A">
              <w:t>vStorage</w:t>
            </w:r>
            <w:r w:rsidR="005A676A" w:rsidRPr="00D5185A">
              <w:t xml:space="preserve"> resource fault notification subscription and notification</w:t>
            </w:r>
            <w:bookmarkEnd w:id="232"/>
            <w:bookmarkEnd w:id="233"/>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vStorage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234" w:name="_Toc454184370"/>
      <w:bookmarkStart w:id="235" w:name="_Toc467159723"/>
      <w:r w:rsidRPr="00C35DDF">
        <w:t>VNF Recovery</w:t>
      </w:r>
      <w:bookmarkEnd w:id="234"/>
      <w:bookmarkEnd w:id="235"/>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6" w:name="_Toc454184459"/>
            <w:bookmarkStart w:id="237" w:name="_Toc467223407"/>
            <w:r>
              <w:t>TC.VNF.RECOVERY.001</w:t>
            </w:r>
            <w:r>
              <w:tab/>
            </w:r>
            <w:r w:rsidR="005A676A" w:rsidRPr="00BB39BA">
              <w:t>Manual VNF recover of a faulty VNF</w:t>
            </w:r>
            <w:bookmarkEnd w:id="236"/>
            <w:bookmarkEnd w:id="237"/>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38" w:name="_Toc454184371"/>
      <w:bookmarkStart w:id="239" w:name="_Toc467159724"/>
      <w:r>
        <w:t>Performance Management</w:t>
      </w:r>
      <w:bookmarkEnd w:id="238"/>
      <w:bookmarkEnd w:id="239"/>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0" w:name="_Toc454184460"/>
            <w:bookmarkStart w:id="241" w:name="_Toc467223408"/>
            <w:r>
              <w:t>TC.VNF.PERF.001</w:t>
            </w:r>
            <w:r>
              <w:tab/>
            </w:r>
            <w:r w:rsidR="005A676A" w:rsidRPr="001D093D">
              <w:t>vCPU resource performance data notification subscription an</w:t>
            </w:r>
            <w:r w:rsidR="005A676A">
              <w:t>d notification</w:t>
            </w:r>
            <w:bookmarkEnd w:id="240"/>
            <w:bookmarkEnd w:id="241"/>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2" w:name="_Toc454184461"/>
            <w:bookmarkStart w:id="243" w:name="_Toc467223409"/>
            <w:r>
              <w:t>TC.VNF.PERF.002</w:t>
            </w:r>
            <w:r>
              <w:tab/>
            </w:r>
            <w:r w:rsidR="005A676A" w:rsidRPr="009566CB">
              <w:t>vMemory resource performance data notification subscription and notification</w:t>
            </w:r>
            <w:bookmarkEnd w:id="242"/>
            <w:bookmarkEnd w:id="243"/>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4" w:name="_Toc454184462"/>
            <w:bookmarkStart w:id="245" w:name="_Toc467223410"/>
            <w:r>
              <w:t>TC.VNF.PERF.003</w:t>
            </w:r>
            <w:r>
              <w:tab/>
            </w:r>
            <w:r w:rsidR="005A676A" w:rsidRPr="009566CB">
              <w:t>v</w:t>
            </w:r>
            <w:r w:rsidR="005A676A">
              <w:t xml:space="preserve">Storage </w:t>
            </w:r>
            <w:r w:rsidR="005A676A" w:rsidRPr="009566CB">
              <w:t>resource performance data notification subscription and notification</w:t>
            </w:r>
            <w:bookmarkEnd w:id="244"/>
            <w:bookmarkEnd w:id="24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246" w:name="_Toc454184463"/>
            <w:bookmarkStart w:id="247" w:name="_Toc467223411"/>
            <w:r>
              <w:t>TC.VNF.PERF.004</w:t>
            </w:r>
            <w:r>
              <w:tab/>
            </w:r>
            <w:r w:rsidR="005A676A" w:rsidRPr="009566CB">
              <w:t>vCPU resource performance threshold notification subscription and notification</w:t>
            </w:r>
            <w:bookmarkEnd w:id="246"/>
            <w:bookmarkEnd w:id="247"/>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8" w:name="_Toc454184464"/>
            <w:bookmarkStart w:id="249"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248"/>
            <w:bookmarkEnd w:id="249"/>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50" w:name="_Toc454184465"/>
            <w:bookmarkStart w:id="251"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250"/>
            <w:bookmarkEnd w:id="251"/>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252" w:name="_Toc454184372"/>
      <w:bookmarkStart w:id="253" w:name="_Toc467159725"/>
      <w:r>
        <w:t>Complex Use-cases</w:t>
      </w:r>
      <w:bookmarkEnd w:id="252"/>
      <w:bookmarkEnd w:id="253"/>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254" w:name="_Toc467223414"/>
            <w:r>
              <w:t>TC.VNF.COMP</w:t>
            </w:r>
            <w:r w:rsidR="001E6CEC">
              <w:t>LEX</w:t>
            </w:r>
            <w:r>
              <w:t>.001</w:t>
            </w:r>
            <w:r>
              <w:tab/>
            </w:r>
            <w:r w:rsidR="004A7E07">
              <w:t>VNF Start and Scaling with max traffic load</w:t>
            </w:r>
            <w:bookmarkEnd w:id="254"/>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allocated vResources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4"/>
              </w:numPr>
            </w:pPr>
            <w:r>
              <w:t>vMemory</w:t>
            </w:r>
          </w:p>
          <w:p w:rsidR="00CF3569" w:rsidRDefault="00CF3569" w:rsidP="00D45270">
            <w:pPr>
              <w:pStyle w:val="TestCaseInfo"/>
              <w:numPr>
                <w:ilvl w:val="0"/>
                <w:numId w:val="134"/>
              </w:numPr>
            </w:pPr>
            <w:r>
              <w:t>vCPU cores</w:t>
            </w:r>
          </w:p>
          <w:p w:rsidR="00CF3569" w:rsidRDefault="00CF3569" w:rsidP="00D45270">
            <w:pPr>
              <w:pStyle w:val="TestCaseInfo"/>
              <w:numPr>
                <w:ilvl w:val="0"/>
                <w:numId w:val="134"/>
              </w:numPr>
            </w:pPr>
            <w:r>
              <w:t>vStorage</w:t>
            </w:r>
          </w:p>
          <w:p w:rsidR="00CF3569" w:rsidRDefault="00CF3569" w:rsidP="00D45270">
            <w:pPr>
              <w:pStyle w:val="TestCaseInfo"/>
              <w:numPr>
                <w:ilvl w:val="0"/>
                <w:numId w:val="88"/>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255" w:name="_Toc454184424"/>
            <w:bookmarkStart w:id="256"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255"/>
            <w:bookmarkEnd w:id="256"/>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EF0D52" w:rsidRDefault="00EF0D52" w:rsidP="00D45270">
            <w:pPr>
              <w:pStyle w:val="TestCaseInfo"/>
              <w:numPr>
                <w:ilvl w:val="0"/>
                <w:numId w:val="121"/>
              </w:numPr>
              <w:rPr>
                <w:lang w:eastAsia="zh-CN"/>
              </w:rPr>
            </w:pPr>
            <w:r>
              <w:rPr>
                <w:lang w:eastAsia="zh-CN"/>
              </w:rPr>
              <w:t>command to the VNFM</w:t>
            </w:r>
          </w:p>
          <w:p w:rsidR="00EF0D52" w:rsidRDefault="00EF0D52" w:rsidP="00D45270">
            <w:pPr>
              <w:pStyle w:val="TestCaseInfo"/>
              <w:numPr>
                <w:ilvl w:val="0"/>
                <w:numId w:val="121"/>
              </w:numPr>
              <w:rPr>
                <w:lang w:eastAsia="zh-CN"/>
              </w:rPr>
            </w:pPr>
            <w:r>
              <w:rPr>
                <w:lang w:eastAsia="zh-CN"/>
              </w:rPr>
              <w:t>trigger from VIM by previous registration caused by higher traffic load over a longer period of time</w:t>
            </w:r>
          </w:p>
          <w:p w:rsidR="00EF0D52" w:rsidRDefault="00EF0D52" w:rsidP="00D45270">
            <w:pPr>
              <w:pStyle w:val="TestCaseInfo"/>
              <w:numPr>
                <w:ilvl w:val="0"/>
                <w:numId w:val="121"/>
              </w:numPr>
              <w:rPr>
                <w:lang w:eastAsia="zh-CN"/>
              </w:rPr>
            </w:pPr>
            <w:r>
              <w:rPr>
                <w:lang w:eastAsia="zh-CN"/>
              </w:rPr>
              <w:t>triggered by EM</w:t>
            </w:r>
          </w:p>
          <w:p w:rsidR="00EF0D52" w:rsidRDefault="00EF0D52" w:rsidP="00D45270">
            <w:pPr>
              <w:pStyle w:val="TestCaseInfo"/>
              <w:numPr>
                <w:ilvl w:val="0"/>
                <w:numId w:val="121"/>
              </w:numPr>
              <w:rPr>
                <w:lang w:eastAsia="zh-CN"/>
              </w:rPr>
            </w:pPr>
            <w:r>
              <w:rPr>
                <w:lang w:eastAsia="zh-CN"/>
              </w:rPr>
              <w:t>triggered by VNF</w:t>
            </w:r>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22"/>
              </w:numPr>
            </w:pPr>
            <w:r>
              <w:t>vMemory</w:t>
            </w:r>
          </w:p>
          <w:p w:rsidR="00CF3569" w:rsidRDefault="00CF3569" w:rsidP="00D45270">
            <w:pPr>
              <w:pStyle w:val="TestCaseInfo"/>
              <w:numPr>
                <w:ilvl w:val="0"/>
                <w:numId w:val="122"/>
              </w:numPr>
            </w:pPr>
            <w:r>
              <w:t>vCPU cores</w:t>
            </w:r>
          </w:p>
          <w:p w:rsidR="00CF3569" w:rsidRDefault="00CF3569" w:rsidP="00D45270">
            <w:pPr>
              <w:pStyle w:val="TestCaseInfo"/>
              <w:numPr>
                <w:ilvl w:val="0"/>
                <w:numId w:val="122"/>
              </w:numPr>
            </w:pPr>
            <w:r>
              <w:t>vStorage</w:t>
            </w:r>
          </w:p>
          <w:p w:rsidR="00CF3569" w:rsidRDefault="00CF3569" w:rsidP="00D45270">
            <w:pPr>
              <w:pStyle w:val="TestCaseInfo"/>
              <w:numPr>
                <w:ilvl w:val="0"/>
                <w:numId w:val="122"/>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257" w:name="_Toc454184431"/>
            <w:bookmarkStart w:id="258"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257"/>
            <w:bookmarkEnd w:id="258"/>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B52009" w:rsidRDefault="00B52009" w:rsidP="00D45270">
            <w:pPr>
              <w:pStyle w:val="TestCaseInfo"/>
              <w:numPr>
                <w:ilvl w:val="0"/>
                <w:numId w:val="101"/>
              </w:numPr>
              <w:rPr>
                <w:lang w:eastAsia="zh-CN"/>
              </w:rPr>
            </w:pPr>
            <w:r>
              <w:rPr>
                <w:lang w:eastAsia="zh-CN"/>
              </w:rPr>
              <w:t>command to the VNFM</w:t>
            </w:r>
          </w:p>
          <w:p w:rsidR="00B52009" w:rsidRDefault="00B52009" w:rsidP="00D45270">
            <w:pPr>
              <w:pStyle w:val="TestCaseInfo"/>
              <w:numPr>
                <w:ilvl w:val="0"/>
                <w:numId w:val="101"/>
              </w:numPr>
              <w:rPr>
                <w:lang w:eastAsia="zh-CN"/>
              </w:rPr>
            </w:pPr>
            <w:r>
              <w:rPr>
                <w:lang w:eastAsia="zh-CN"/>
              </w:rPr>
              <w:t>trigger from VIM by previous registration caused by higher traffic load over a longer period of time</w:t>
            </w:r>
          </w:p>
          <w:p w:rsidR="00B52009" w:rsidRDefault="00B52009" w:rsidP="00D45270">
            <w:pPr>
              <w:pStyle w:val="TestCaseInfo"/>
              <w:numPr>
                <w:ilvl w:val="0"/>
                <w:numId w:val="101"/>
              </w:numPr>
              <w:rPr>
                <w:lang w:eastAsia="zh-CN"/>
              </w:rPr>
            </w:pPr>
            <w:r>
              <w:rPr>
                <w:lang w:eastAsia="zh-CN"/>
              </w:rPr>
              <w:t>triggered by EM</w:t>
            </w:r>
          </w:p>
          <w:p w:rsidR="00B52009" w:rsidRDefault="00B52009" w:rsidP="00D45270">
            <w:pPr>
              <w:pStyle w:val="TestCaseInfo"/>
              <w:numPr>
                <w:ilvl w:val="0"/>
                <w:numId w:val="101"/>
              </w:numPr>
              <w:rPr>
                <w:lang w:eastAsia="zh-CN"/>
              </w:rPr>
            </w:pPr>
            <w:r>
              <w:rPr>
                <w:lang w:eastAsia="zh-CN"/>
              </w:rPr>
              <w:t>triggered by VNF</w:t>
            </w:r>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6"/>
              </w:numPr>
            </w:pPr>
            <w:r>
              <w:t>vMemory</w:t>
            </w:r>
          </w:p>
          <w:p w:rsidR="00CF3569" w:rsidRDefault="00CF3569" w:rsidP="00D45270">
            <w:pPr>
              <w:pStyle w:val="TestCaseInfo"/>
              <w:numPr>
                <w:ilvl w:val="0"/>
                <w:numId w:val="136"/>
              </w:numPr>
            </w:pPr>
            <w:r>
              <w:t>vCPU cores</w:t>
            </w:r>
          </w:p>
          <w:p w:rsidR="00CF3569" w:rsidRDefault="00CF3569" w:rsidP="00D45270">
            <w:pPr>
              <w:pStyle w:val="TestCaseInfo"/>
              <w:numPr>
                <w:ilvl w:val="0"/>
                <w:numId w:val="136"/>
              </w:numPr>
            </w:pPr>
            <w:r>
              <w:t>vStorage</w:t>
            </w:r>
          </w:p>
          <w:p w:rsidR="00CF3569" w:rsidRDefault="00CF3569" w:rsidP="00D45270">
            <w:pPr>
              <w:pStyle w:val="TestCaseInfo"/>
              <w:numPr>
                <w:ilvl w:val="0"/>
                <w:numId w:val="136"/>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259" w:name="_Toc454184466"/>
            <w:bookmarkStart w:id="260" w:name="_Toc467223417"/>
            <w:bookmarkEnd w:id="259"/>
            <w:r>
              <w:t>TC.VNF.COMP</w:t>
            </w:r>
            <w:r w:rsidR="001E6CEC">
              <w:t>LEX</w:t>
            </w:r>
            <w:r>
              <w:t>.004</w:t>
            </w:r>
            <w:r>
              <w:tab/>
            </w:r>
            <w:r w:rsidR="009E5F99" w:rsidRPr="00D45BAF">
              <w:t>VNF upgrade, update or rollback in state Active with max traffic</w:t>
            </w:r>
            <w:bookmarkEnd w:id="260"/>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D45270">
            <w:pPr>
              <w:pStyle w:val="TestCaseInfo"/>
              <w:numPr>
                <w:ilvl w:val="0"/>
                <w:numId w:val="135"/>
              </w:numPr>
            </w:pPr>
            <w:r>
              <w:t>vMemory</w:t>
            </w:r>
          </w:p>
          <w:p w:rsidR="00592307" w:rsidRDefault="00592307" w:rsidP="00D45270">
            <w:pPr>
              <w:pStyle w:val="TestCaseInfo"/>
              <w:numPr>
                <w:ilvl w:val="0"/>
                <w:numId w:val="135"/>
              </w:numPr>
            </w:pPr>
            <w:r>
              <w:t>vCPU cores</w:t>
            </w:r>
          </w:p>
          <w:p w:rsidR="00592307" w:rsidRDefault="00592307" w:rsidP="00D45270">
            <w:pPr>
              <w:pStyle w:val="TestCaseInfo"/>
              <w:numPr>
                <w:ilvl w:val="0"/>
                <w:numId w:val="135"/>
              </w:numPr>
            </w:pPr>
            <w:r>
              <w:t>vStorage</w:t>
            </w:r>
          </w:p>
          <w:p w:rsidR="00592307" w:rsidRDefault="00592307" w:rsidP="00D45270">
            <w:pPr>
              <w:pStyle w:val="TestCaseInfo"/>
              <w:numPr>
                <w:ilvl w:val="0"/>
                <w:numId w:val="135"/>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592307" w:rsidRDefault="00592307" w:rsidP="00D45270">
            <w:pPr>
              <w:pStyle w:val="TestCaseInfo"/>
              <w:numPr>
                <w:ilvl w:val="0"/>
                <w:numId w:val="101"/>
              </w:numPr>
              <w:rPr>
                <w:lang w:eastAsia="zh-CN"/>
              </w:rPr>
            </w:pPr>
            <w:r>
              <w:rPr>
                <w:lang w:eastAsia="zh-CN"/>
              </w:rPr>
              <w:t>command to the VNFM</w:t>
            </w:r>
          </w:p>
          <w:p w:rsidR="00592307" w:rsidRDefault="00592307" w:rsidP="00D45270">
            <w:pPr>
              <w:pStyle w:val="TestCaseInfo"/>
              <w:numPr>
                <w:ilvl w:val="0"/>
                <w:numId w:val="101"/>
              </w:numPr>
              <w:rPr>
                <w:lang w:eastAsia="zh-CN"/>
              </w:rPr>
            </w:pPr>
            <w:r>
              <w:rPr>
                <w:lang w:eastAsia="zh-CN"/>
              </w:rPr>
              <w:t>higher traffic load over a longer period of time</w:t>
            </w:r>
          </w:p>
          <w:p w:rsidR="00592307" w:rsidRDefault="00592307" w:rsidP="00D45270">
            <w:pPr>
              <w:pStyle w:val="TestCaseInfo"/>
              <w:numPr>
                <w:ilvl w:val="0"/>
                <w:numId w:val="101"/>
              </w:numPr>
              <w:rPr>
                <w:lang w:eastAsia="zh-CN"/>
              </w:rPr>
            </w:pPr>
            <w:r>
              <w:rPr>
                <w:lang w:eastAsia="zh-CN"/>
              </w:rPr>
              <w:t>triggered by EM</w:t>
            </w:r>
          </w:p>
          <w:p w:rsidR="00592307" w:rsidRDefault="00592307" w:rsidP="00D45270">
            <w:pPr>
              <w:pStyle w:val="TestCaseInfo"/>
              <w:numPr>
                <w:ilvl w:val="0"/>
                <w:numId w:val="101"/>
              </w:numPr>
              <w:rPr>
                <w:lang w:eastAsia="zh-CN"/>
              </w:rPr>
            </w:pPr>
            <w:r>
              <w:rPr>
                <w:lang w:eastAsia="zh-CN"/>
              </w:rPr>
              <w:t>triggered by VNF</w:t>
            </w:r>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D45270">
            <w:pPr>
              <w:pStyle w:val="TestCaseInfo"/>
              <w:numPr>
                <w:ilvl w:val="0"/>
                <w:numId w:val="84"/>
              </w:numPr>
            </w:pPr>
            <w:r>
              <w:t>Upgrade a VNF</w:t>
            </w:r>
          </w:p>
          <w:p w:rsidR="009E5F99" w:rsidRDefault="009E5F99" w:rsidP="00D45270">
            <w:pPr>
              <w:pStyle w:val="TestCaseInfo"/>
              <w:numPr>
                <w:ilvl w:val="0"/>
                <w:numId w:val="84"/>
              </w:numPr>
            </w:pPr>
            <w:r>
              <w:t>Update a VNF</w:t>
            </w:r>
          </w:p>
          <w:p w:rsidR="009E5F99" w:rsidRDefault="009E5F99" w:rsidP="00D45270">
            <w:pPr>
              <w:pStyle w:val="TestCaseInfo"/>
              <w:numPr>
                <w:ilvl w:val="0"/>
                <w:numId w:val="84"/>
              </w:numPr>
            </w:pPr>
            <w:r>
              <w:t>Rollback a VNF</w:t>
            </w:r>
          </w:p>
        </w:tc>
      </w:tr>
    </w:tbl>
    <w:p w:rsidR="009E5F99" w:rsidRDefault="009E5F99" w:rsidP="009E5F99">
      <w:pPr>
        <w:rPr>
          <w:lang w:eastAsia="zh-CN"/>
        </w:rPr>
      </w:pPr>
    </w:p>
    <w:p w:rsidR="00E17FBA" w:rsidRDefault="00E17FBA" w:rsidP="005A676A"/>
    <w:p w:rsidR="00685CAE" w:rsidRDefault="00685CAE" w:rsidP="00685CAE">
      <w:pPr>
        <w:pStyle w:val="Heading1"/>
      </w:pPr>
      <w:bookmarkStart w:id="261" w:name="_Toc467159726"/>
      <w:r>
        <w:t>VNF Packaging</w:t>
      </w:r>
      <w:bookmarkEnd w:id="261"/>
    </w:p>
    <w:p w:rsidR="00AE230F" w:rsidRPr="00AE230F" w:rsidRDefault="00AE230F" w:rsidP="00AE230F">
      <w:pPr>
        <w:pStyle w:val="Heading2"/>
      </w:pPr>
      <w:bookmarkStart w:id="262" w:name="_Toc467159727"/>
      <w:r>
        <w:t>VNF Packaging</w:t>
      </w:r>
      <w:r w:rsidRPr="00AE230F">
        <w:t xml:space="preserve"> </w:t>
      </w:r>
      <w:r>
        <w:t>Overview</w:t>
      </w:r>
      <w:bookmarkEnd w:id="262"/>
    </w:p>
    <w:p w:rsidR="00685CAE" w:rsidRDefault="00685CAE" w:rsidP="00685CAE">
      <w:r>
        <w:t xml:space="preserve">A VNF Package contains all of the required files and meta-data descriptors required to validate and instantiate a VNF. </w:t>
      </w:r>
      <w:r w:rsidR="00472779">
        <w:t>The VNF package is delivered to service providers by t</w:t>
      </w:r>
      <w:r w:rsidR="00CB027C">
        <w:t>he VNF vendor.</w:t>
      </w:r>
    </w:p>
    <w:p w:rsidR="00472779" w:rsidRDefault="00472779" w:rsidP="00685CAE"/>
    <w:p w:rsidR="00685CAE" w:rsidRDefault="008F5270" w:rsidP="00685CAE">
      <w:r>
        <w:t>The s</w:t>
      </w:r>
      <w:r w:rsidR="00685CAE">
        <w:t xml:space="preserve">tandardized meta-data descriptors </w:t>
      </w:r>
      <w:r>
        <w:t>describe</w:t>
      </w:r>
    </w:p>
    <w:p w:rsidR="00685CAE" w:rsidRDefault="00685CAE" w:rsidP="008F5270">
      <w:pPr>
        <w:pStyle w:val="ListParagraph"/>
        <w:numPr>
          <w:ilvl w:val="0"/>
          <w:numId w:val="178"/>
        </w:numPr>
      </w:pPr>
      <w:r>
        <w:t>NFV infrastructure resource requirements for a VNF in</w:t>
      </w:r>
      <w:r w:rsidR="008F5270">
        <w:t xml:space="preserve"> a service provider environment</w:t>
      </w:r>
    </w:p>
    <w:p w:rsidR="00685CAE" w:rsidRDefault="008F5270" w:rsidP="008F5270">
      <w:pPr>
        <w:pStyle w:val="ListParagraph"/>
        <w:numPr>
          <w:ilvl w:val="0"/>
          <w:numId w:val="178"/>
        </w:numPr>
      </w:pPr>
      <w:r>
        <w:t>D</w:t>
      </w:r>
      <w:r w:rsidR="00685CAE">
        <w:t>esign constraints and other dependencies in order for the VNF to successfully install</w:t>
      </w:r>
      <w:r>
        <w:t>, instantiate and terminate</w:t>
      </w:r>
    </w:p>
    <w:p w:rsidR="00685CAE" w:rsidRDefault="008F5270" w:rsidP="008F5270">
      <w:pPr>
        <w:pStyle w:val="ListParagraph"/>
        <w:numPr>
          <w:ilvl w:val="0"/>
          <w:numId w:val="178"/>
        </w:numPr>
      </w:pPr>
      <w:r>
        <w:t>VNF operational behavio</w:t>
      </w:r>
      <w:r w:rsidR="00685CAE">
        <w:t>r including VNF lifecycle e</w:t>
      </w:r>
      <w:r>
        <w:t>vents (e.g. scaling, upgrading)</w:t>
      </w:r>
    </w:p>
    <w:p w:rsidR="00472779" w:rsidRDefault="00472779" w:rsidP="00685CAE"/>
    <w:p w:rsidR="00685CAE" w:rsidRDefault="008F5270" w:rsidP="00685CAE">
      <w:r>
        <w:t>The s</w:t>
      </w:r>
      <w:r w:rsidR="00685CAE">
        <w:t xml:space="preserve">tandardized packaging </w:t>
      </w:r>
      <w:r>
        <w:t>brings following advantages:</w:t>
      </w:r>
    </w:p>
    <w:p w:rsidR="00685CAE" w:rsidRDefault="008F5270" w:rsidP="008F5270">
      <w:pPr>
        <w:pStyle w:val="ListParagraph"/>
        <w:numPr>
          <w:ilvl w:val="0"/>
          <w:numId w:val="179"/>
        </w:numPr>
      </w:pPr>
      <w:r>
        <w:t>C</w:t>
      </w:r>
      <w:r w:rsidR="00685CAE">
        <w:t>onsistent, documented method for VNF providers t</w:t>
      </w:r>
      <w:r>
        <w:t>o package VNFs</w:t>
      </w:r>
    </w:p>
    <w:p w:rsidR="00685CAE" w:rsidRDefault="008F5270" w:rsidP="008F5270">
      <w:pPr>
        <w:pStyle w:val="ListParagraph"/>
        <w:numPr>
          <w:ilvl w:val="0"/>
          <w:numId w:val="179"/>
        </w:numPr>
      </w:pPr>
      <w:r>
        <w:t>H</w:t>
      </w:r>
      <w:r w:rsidR="00685CAE">
        <w:t>armonize the service provider on-boarding process for VNFs comi</w:t>
      </w:r>
      <w:r>
        <w:t>ng from different VNF providers</w:t>
      </w:r>
    </w:p>
    <w:p w:rsidR="00685CAE" w:rsidRDefault="008F5270" w:rsidP="008F5270">
      <w:pPr>
        <w:pStyle w:val="ListParagraph"/>
        <w:numPr>
          <w:ilvl w:val="0"/>
          <w:numId w:val="179"/>
        </w:numPr>
      </w:pPr>
      <w:r>
        <w:t>I</w:t>
      </w:r>
      <w:r w:rsidR="00685CAE">
        <w:t>ntegrity, trust an</w:t>
      </w:r>
      <w:r>
        <w:t>d auditability of a VNF Package</w:t>
      </w:r>
    </w:p>
    <w:p w:rsidR="00685CAE" w:rsidRDefault="008F5270" w:rsidP="008F5270">
      <w:pPr>
        <w:pStyle w:val="ListParagraph"/>
        <w:numPr>
          <w:ilvl w:val="0"/>
          <w:numId w:val="179"/>
        </w:numPr>
      </w:pPr>
      <w:r>
        <w:t>F</w:t>
      </w:r>
      <w:r w:rsidR="00685CAE">
        <w:t xml:space="preserve">lexible and extensible VNF packaging structure </w:t>
      </w:r>
      <w:r>
        <w:t>addressing</w:t>
      </w:r>
      <w:r w:rsidR="00685CAE">
        <w:t xml:space="preserve"> wide variety of N</w:t>
      </w:r>
      <w:r>
        <w:t>FV infrastructure scenarios</w:t>
      </w:r>
    </w:p>
    <w:p w:rsidR="00685CAE" w:rsidRDefault="008F5270" w:rsidP="008F5270">
      <w:pPr>
        <w:pStyle w:val="ListParagraph"/>
        <w:numPr>
          <w:ilvl w:val="0"/>
          <w:numId w:val="179"/>
        </w:numPr>
      </w:pPr>
      <w:r>
        <w:t>P</w:t>
      </w:r>
      <w:r w:rsidR="00685CAE">
        <w:t xml:space="preserve">ackaged VNF-related meta-data </w:t>
      </w:r>
      <w:r w:rsidR="00CB027C">
        <w:t xml:space="preserve">are interpreted and </w:t>
      </w:r>
      <w:r w:rsidR="00685CAE">
        <w:t xml:space="preserve">packaged VNF </w:t>
      </w:r>
      <w:r w:rsidR="00CB027C">
        <w:t>are</w:t>
      </w:r>
      <w:r w:rsidR="00685CAE">
        <w:t xml:space="preserve"> instantiated in a wide variety of orchestration systems irrespective of technology choice or infrastructure environm</w:t>
      </w:r>
      <w:r w:rsidR="00CB027C">
        <w:t>ent</w:t>
      </w:r>
    </w:p>
    <w:p w:rsidR="00CB027C" w:rsidRDefault="00CB027C" w:rsidP="00CB027C">
      <w:pPr>
        <w:pStyle w:val="Heading2"/>
      </w:pPr>
      <w:bookmarkStart w:id="263" w:name="_Toc467159728"/>
      <w:r>
        <w:t>Levels of NFV Entities</w:t>
      </w:r>
      <w:bookmarkEnd w:id="263"/>
    </w:p>
    <w:p w:rsidR="00CB027C" w:rsidRDefault="00CB027C" w:rsidP="00CB027C">
      <w:r>
        <w:t xml:space="preserve">For NFV management, there are four levels of entities, i.e., </w:t>
      </w:r>
    </w:p>
    <w:p w:rsidR="00CB027C" w:rsidRDefault="00CB027C" w:rsidP="00CB027C">
      <w:pPr>
        <w:pStyle w:val="ListParagraph"/>
        <w:numPr>
          <w:ilvl w:val="0"/>
          <w:numId w:val="180"/>
        </w:numPr>
      </w:pPr>
      <w:r>
        <w:t>Descriptors</w:t>
      </w:r>
    </w:p>
    <w:p w:rsidR="00CB027C" w:rsidRDefault="00CB027C" w:rsidP="00CB027C">
      <w:pPr>
        <w:ind w:left="1440"/>
      </w:pPr>
      <w:r>
        <w:t xml:space="preserve">General type definitions for entities such as VNFs and VLs, e.g. VNFD and VLD. </w:t>
      </w:r>
    </w:p>
    <w:p w:rsidR="00CB027C" w:rsidRDefault="00CB027C" w:rsidP="00CB027C">
      <w:pPr>
        <w:pStyle w:val="ListParagraph"/>
        <w:numPr>
          <w:ilvl w:val="0"/>
          <w:numId w:val="180"/>
        </w:numPr>
      </w:pPr>
      <w:r>
        <w:t>Descriptor objects</w:t>
      </w:r>
    </w:p>
    <w:p w:rsidR="00CB027C" w:rsidRDefault="00CB027C" w:rsidP="00CB027C">
      <w:pPr>
        <w:ind w:left="1440"/>
      </w:pPr>
      <w:r>
        <w:t>Instance of a descriptor, e.g., an instance of a VNFD (not an instance of a VNF instan</w:t>
      </w:r>
      <w:r w:rsidR="00713553">
        <w:t xml:space="preserve">tiated according to this VNFD). </w:t>
      </w:r>
      <w:r>
        <w:t>A descriptor object may provide (among other things) value ranges and default values for the attributes in the associated NFV entity class.</w:t>
      </w:r>
    </w:p>
    <w:p w:rsidR="00CB027C" w:rsidRDefault="00713553" w:rsidP="00CB027C">
      <w:pPr>
        <w:pStyle w:val="ListParagraph"/>
        <w:numPr>
          <w:ilvl w:val="0"/>
          <w:numId w:val="180"/>
        </w:numPr>
      </w:pPr>
      <w:r>
        <w:t>NFV Entity Classes</w:t>
      </w:r>
    </w:p>
    <w:p w:rsidR="00CB027C" w:rsidRDefault="00713553" w:rsidP="00CB027C">
      <w:pPr>
        <w:ind w:left="1440"/>
      </w:pPr>
      <w:r>
        <w:t>C</w:t>
      </w:r>
      <w:r w:rsidR="00CB027C">
        <w:t>lasses represent various NFV entities such as VNF and VL. There is one-to-one mapping between a descriptor object and an NFV entity class. An example of an NFV Entity Class is CDN Cache VNF.</w:t>
      </w:r>
    </w:p>
    <w:p w:rsidR="00CB027C" w:rsidRDefault="00CB027C" w:rsidP="00CB027C">
      <w:pPr>
        <w:pStyle w:val="ListParagraph"/>
        <w:numPr>
          <w:ilvl w:val="0"/>
          <w:numId w:val="180"/>
        </w:numPr>
      </w:pPr>
      <w:r>
        <w:t>NFV Entity Instances</w:t>
      </w:r>
    </w:p>
    <w:p w:rsidR="00CB027C" w:rsidRDefault="00713553" w:rsidP="00CB027C">
      <w:pPr>
        <w:ind w:left="1440"/>
      </w:pPr>
      <w:r>
        <w:t>They are i</w:t>
      </w:r>
      <w:r w:rsidR="00CB027C">
        <w:t xml:space="preserve">nstances </w:t>
      </w:r>
      <w:r>
        <w:t xml:space="preserve">of a </w:t>
      </w:r>
      <w:r w:rsidR="00CB027C">
        <w: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3142B6" w:rsidRDefault="003142B6" w:rsidP="003142B6">
      <w:pPr>
        <w:pStyle w:val="Heading2"/>
      </w:pPr>
      <w:bookmarkStart w:id="264" w:name="_Toc467159729"/>
      <w:r w:rsidRPr="000C5DB0">
        <w:t>VNF Package</w:t>
      </w:r>
      <w:r w:rsidR="00820319">
        <w:t xml:space="preserve"> </w:t>
      </w:r>
      <w:r w:rsidR="006D4511">
        <w:t>Lifecycle</w:t>
      </w:r>
      <w:bookmarkEnd w:id="264"/>
    </w:p>
    <w:p w:rsidR="00713553" w:rsidRDefault="00820319" w:rsidP="005A676A">
      <w:r>
        <w:t>A VNF package goes through different steps to reach the state of deployment in a Service Provider system. Below are the different steps explained.</w:t>
      </w:r>
    </w:p>
    <w:p w:rsidR="00713553" w:rsidRDefault="00713553" w:rsidP="003142B6">
      <w:pPr>
        <w:pStyle w:val="Heading3"/>
      </w:pPr>
      <w:bookmarkStart w:id="265" w:name="_Toc467159730"/>
      <w:r w:rsidRPr="000C5DB0">
        <w:t>VNF Package bundling for distribution</w:t>
      </w:r>
      <w:r w:rsidR="00F220D9">
        <w:t xml:space="preserve"> by VNF Provider</w:t>
      </w:r>
      <w:bookmarkEnd w:id="265"/>
    </w:p>
    <w:p w:rsidR="00820319" w:rsidRDefault="00713553" w:rsidP="00713553">
      <w:r>
        <w:t>The VNF providers use their own software development lifecycle</w:t>
      </w:r>
      <w:r w:rsidR="00306D65">
        <w:t>,</w:t>
      </w:r>
      <w:r>
        <w:t xml:space="preserve"> tools and procedures</w:t>
      </w:r>
      <w:r w:rsidR="00306D65">
        <w:t xml:space="preserve"> to archive a high quality standard for the VNF provided functionality. Once archived,</w:t>
      </w:r>
      <w:r>
        <w:t xml:space="preserve"> all the software components associated with the version </w:t>
      </w:r>
      <w:r w:rsidR="00306D65">
        <w:t>are retrieved for the packaging</w:t>
      </w:r>
      <w:r>
        <w:t xml:space="preserve">. This includes but not limited to own developed </w:t>
      </w:r>
      <w:r w:rsidR="00306D65">
        <w:t>executables, libraries, scripts</w:t>
      </w:r>
      <w:r>
        <w:t>, configuration files as well as third party components, license agreements as well as build scripts.</w:t>
      </w:r>
    </w:p>
    <w:p w:rsidR="00713553" w:rsidRDefault="00306D65" w:rsidP="00713553">
      <w:r>
        <w:t>R</w:t>
      </w:r>
      <w:r w:rsidR="00713553">
        <w:t xml:space="preserve">elease notes </w:t>
      </w:r>
      <w:r>
        <w:t xml:space="preserve">get captured </w:t>
      </w:r>
      <w:r w:rsidR="00713553">
        <w:t xml:space="preserve">including clear description of the functionality </w:t>
      </w:r>
      <w:r w:rsidR="00820319">
        <w:t xml:space="preserve">of </w:t>
      </w:r>
      <w:r w:rsidR="00713553">
        <w:t>the release, any external dependencies, known bugs fixed relative to the prior releases as well as known issues in specific configurations.</w:t>
      </w:r>
    </w:p>
    <w:p w:rsidR="00713553" w:rsidRDefault="00306D65" w:rsidP="00713553">
      <w:r>
        <w:t>T</w:t>
      </w:r>
      <w:r w:rsidR="00713553">
        <w:t>he release</w:t>
      </w:r>
      <w:r>
        <w:t xml:space="preserve"> gets bundled</w:t>
      </w:r>
      <w:r w:rsidR="00713553">
        <w:t xml:space="preserve">, </w:t>
      </w:r>
      <w:r>
        <w:t xml:space="preserve">the package gets </w:t>
      </w:r>
      <w:r w:rsidR="00713553">
        <w:t>sign</w:t>
      </w:r>
      <w:r>
        <w:t>ed</w:t>
      </w:r>
      <w:r w:rsidR="00713553">
        <w:t xml:space="preserve"> and place</w:t>
      </w:r>
      <w:r>
        <w:t>d</w:t>
      </w:r>
      <w:r w:rsidR="00713553">
        <w:t xml:space="preserve"> in a distribution repository</w:t>
      </w:r>
      <w:r>
        <w:t xml:space="preserve"> once approved for distribution</w:t>
      </w:r>
      <w:r w:rsidR="00713553">
        <w:t>.</w:t>
      </w:r>
      <w:r>
        <w:t xml:space="preserve"> From there the package gets delivered to the service provider by VNF vendor.</w:t>
      </w:r>
    </w:p>
    <w:p w:rsidR="003142B6" w:rsidRDefault="003142B6" w:rsidP="003142B6">
      <w:pPr>
        <w:pStyle w:val="Heading3"/>
      </w:pPr>
      <w:bookmarkStart w:id="266" w:name="_Toc467159731"/>
      <w:r>
        <w:t>VNF Package testing</w:t>
      </w:r>
      <w:r w:rsidR="00F220D9" w:rsidRPr="00F220D9">
        <w:t xml:space="preserve"> </w:t>
      </w:r>
      <w:r w:rsidR="00F220D9">
        <w:t>by VNF Provider</w:t>
      </w:r>
      <w:bookmarkEnd w:id="266"/>
    </w:p>
    <w:p w:rsidR="003142B6" w:rsidRDefault="003142B6" w:rsidP="003142B6">
      <w:r>
        <w:t xml:space="preserve">The VNF Package testing encompasses steps to guarantee that the package adheres to the standard structure and contains the mandatory metadata required in order to be considered compliant with the industry format. </w:t>
      </w:r>
    </w:p>
    <w:p w:rsidR="00F220D9" w:rsidRDefault="00F220D9" w:rsidP="00F220D9">
      <w:r>
        <w:t>It is the responsibility of the VNF provider to using parsing tools and perform a final test on the package in order to make sure that:</w:t>
      </w:r>
    </w:p>
    <w:p w:rsidR="00F220D9" w:rsidRDefault="00F220D9" w:rsidP="00F220D9">
      <w:pPr>
        <w:pStyle w:val="ListParagraph"/>
        <w:numPr>
          <w:ilvl w:val="0"/>
          <w:numId w:val="180"/>
        </w:numPr>
      </w:pPr>
      <w:r>
        <w:t>VNF Package signature can be validated</w:t>
      </w:r>
    </w:p>
    <w:p w:rsidR="00F220D9" w:rsidRDefault="00F220D9" w:rsidP="00F220D9">
      <w:pPr>
        <w:pStyle w:val="ListParagraph"/>
        <w:numPr>
          <w:ilvl w:val="0"/>
          <w:numId w:val="180"/>
        </w:numPr>
      </w:pPr>
      <w:r>
        <w:t>VNF Package can be unbundled</w:t>
      </w:r>
    </w:p>
    <w:p w:rsidR="003142B6" w:rsidRDefault="00F220D9" w:rsidP="00F220D9">
      <w:pPr>
        <w:pStyle w:val="ListParagraph"/>
        <w:numPr>
          <w:ilvl w:val="0"/>
          <w:numId w:val="180"/>
        </w:numPr>
      </w:pPr>
      <w:r>
        <w:t>VNF Package has the right structure (files, directories) as expected by onboarding tools</w:t>
      </w:r>
    </w:p>
    <w:p w:rsidR="00F220D9" w:rsidRDefault="00F220D9" w:rsidP="00F220D9">
      <w:pPr>
        <w:pStyle w:val="Heading3"/>
      </w:pPr>
      <w:bookmarkStart w:id="267" w:name="_Toc467159732"/>
      <w:r w:rsidRPr="00F220D9">
        <w:t>VNF pre procurement</w:t>
      </w:r>
      <w:r>
        <w:t xml:space="preserve"> by Service Provider</w:t>
      </w:r>
      <w:bookmarkEnd w:id="267"/>
    </w:p>
    <w:p w:rsidR="00F220D9" w:rsidRDefault="00F220D9" w:rsidP="00F220D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rsidR="00FB22E5">
        <w:t xml:space="preserve">out </w:t>
      </w:r>
      <w:r w:rsidRPr="00F220D9">
        <w:t>of the package.</w:t>
      </w:r>
    </w:p>
    <w:p w:rsidR="003825FD" w:rsidRDefault="003825FD" w:rsidP="003825FD">
      <w:pPr>
        <w:pStyle w:val="Heading3"/>
      </w:pPr>
      <w:bookmarkStart w:id="268" w:name="_Toc467159733"/>
      <w:r w:rsidRPr="000C5DB0">
        <w:t>VNF Package validation and certification</w:t>
      </w:r>
      <w:r>
        <w:t xml:space="preserve"> by Service Provider</w:t>
      </w:r>
      <w:bookmarkEnd w:id="268"/>
    </w:p>
    <w:p w:rsidR="003825FD" w:rsidRDefault="003825FD" w:rsidP="003825FD">
      <w:r>
        <w:t>A VNF Package is composed of several components like e.g. VNFD, software images, scripts, etc. During the on-boarding of the VNF Package, a validation of the package is performed. The validation is a procedure that verifies the integrity of the VNF Package.</w:t>
      </w:r>
    </w:p>
    <w:p w:rsidR="00F220D9" w:rsidRDefault="003825FD" w:rsidP="003825FD">
      <w:r>
        <w:t>A package is certified by performing acceptance testing and full functional testing against the VNF including configuration, management and service assurance.</w:t>
      </w:r>
    </w:p>
    <w:p w:rsidR="003825FD" w:rsidRDefault="003825FD" w:rsidP="00F220D9"/>
    <w:p w:rsidR="003825FD" w:rsidRDefault="003825FD" w:rsidP="003825FD">
      <w:r>
        <w:t>The Service Provider can validate the package signature, origin, contents and structure. He can perform a full onboard, setup, install in a QA environment and certify the VNF for functionality as well as authenticity, integrity and packaging compliance.</w:t>
      </w:r>
    </w:p>
    <w:p w:rsidR="003825FD" w:rsidRDefault="003825FD" w:rsidP="00F220D9"/>
    <w:p w:rsidR="003825FD" w:rsidRDefault="003825FD" w:rsidP="003825FD">
      <w:pPr>
        <w:pStyle w:val="Heading3"/>
      </w:pPr>
      <w:bookmarkStart w:id="269" w:name="_Toc467159734"/>
      <w:r w:rsidRPr="003825FD">
        <w:t xml:space="preserve">VNF </w:t>
      </w:r>
      <w:r>
        <w:t>I</w:t>
      </w:r>
      <w:r w:rsidRPr="003825FD">
        <w:t>nstall</w:t>
      </w:r>
      <w:r>
        <w:t xml:space="preserve"> or Deployment</w:t>
      </w:r>
      <w:bookmarkEnd w:id="269"/>
    </w:p>
    <w:p w:rsidR="003825FD" w:rsidRDefault="003825FD" w:rsidP="00F220D9">
      <w:r>
        <w:t>Once the service provider selected the VNF provider, validated and confirmed the VNF package, the VNF package can be released for deployment and used to provide the VNF service.</w:t>
      </w:r>
    </w:p>
    <w:p w:rsidR="003825FD" w:rsidRDefault="003825FD" w:rsidP="00F220D9"/>
    <w:p w:rsidR="00EC160E" w:rsidRPr="00EC160E" w:rsidRDefault="00EC160E" w:rsidP="00F220D9">
      <w:pPr>
        <w:rPr>
          <w:u w:val="single"/>
        </w:rPr>
      </w:pPr>
      <w:r w:rsidRPr="00EC160E">
        <w:rPr>
          <w:u w:val="single"/>
        </w:rPr>
        <w:t>NFV management and orchestration synchronization for VNF application software modification</w:t>
      </w:r>
    </w:p>
    <w:p w:rsidR="00EC160E" w:rsidRDefault="00EC160E" w:rsidP="00F220D9"/>
    <w:p w:rsidR="003825FD" w:rsidRDefault="00EC160E" w:rsidP="003825FD">
      <w:r>
        <w:t xml:space="preserve">VNF provider will provide newer versions of a VNF package to address problems or expose new features. When these new versions get deployed, the </w:t>
      </w:r>
      <w:r w:rsidR="003825FD">
        <w:t xml:space="preserve">on-boarding of new versions </w:t>
      </w:r>
      <w:r>
        <w:t>requires</w:t>
      </w:r>
      <w:r w:rsidR="003825FD">
        <w:t xml:space="preserve"> the ability to keep track of multi version, multi environment multi instance and allow the service provider team to perform updates/upgrades with clear expectations of service continuity based on metadata information including component dependencies.</w:t>
      </w:r>
    </w:p>
    <w:p w:rsidR="00EC160E" w:rsidRDefault="00EC160E" w:rsidP="003825FD"/>
    <w:p w:rsidR="003825FD" w:rsidRDefault="00EC160E" w:rsidP="00EC160E">
      <w:r>
        <w:t xml:space="preserve">During the process of downgrading or upgrading an VNF, the system must update the </w:t>
      </w:r>
      <w:r w:rsidR="003825FD">
        <w: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t>
      </w:r>
      <w:r>
        <w:t>virtualized</w:t>
      </w:r>
      <w:r w:rsidR="003825FD">
        <w: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t>
      </w:r>
      <w:r>
        <w:t xml:space="preserve"> Complication arise when the new VNF package has new demands on the NFVI resources, like new vNIC card or obsoleting a previously supported vNIC card.</w:t>
      </w:r>
    </w:p>
    <w:p w:rsidR="003825FD" w:rsidRDefault="003825FD" w:rsidP="00F220D9"/>
    <w:p w:rsidR="00EC160E" w:rsidRPr="00EC160E" w:rsidRDefault="00EC160E" w:rsidP="00F220D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3825FD" w:rsidRDefault="003825FD" w:rsidP="00F220D9"/>
    <w:p w:rsidR="00EC160E" w:rsidRDefault="00AE230F" w:rsidP="00F220D9">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EC160E" w:rsidRDefault="00EC160E" w:rsidP="00F220D9"/>
    <w:p w:rsidR="00E17FBA" w:rsidRDefault="00E17FBA" w:rsidP="00E17FBA">
      <w:pPr>
        <w:pStyle w:val="Heading1"/>
      </w:pPr>
      <w:bookmarkStart w:id="270" w:name="_Toc467159735"/>
      <w:r>
        <w:t>API Design and Architecture</w:t>
      </w:r>
      <w:bookmarkEnd w:id="270"/>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drawing>
          <wp:inline distT="0" distB="0" distL="0" distR="0" wp14:anchorId="0AA06572" wp14:editId="4660776B">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271" w:name="_Toc467159736"/>
      <w:r>
        <w:t xml:space="preserve">VNF </w:t>
      </w:r>
      <w:r w:rsidR="009A27DD">
        <w:t>RECORD</w:t>
      </w:r>
      <w:bookmarkEnd w:id="271"/>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r w:rsidR="009A27DD">
              <w:rPr>
                <w:rFonts w:cs="Arial"/>
                <w:sz w:val="20"/>
              </w:rPr>
              <w:t>VNFRECORD</w:t>
            </w:r>
            <w:r>
              <w:t>.Create()</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r>
              <w:rPr>
                <w:rFonts w:cs="Arial"/>
                <w:sz w:val="20"/>
              </w:rPr>
              <w:t>VNFRECORD</w:t>
            </w:r>
            <w:r>
              <w:t>.Delete()</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272" w:name="_Toc467159737"/>
      <w:r>
        <w:t>EM API module</w:t>
      </w:r>
      <w:bookmarkEnd w:id="272"/>
    </w:p>
    <w:p w:rsidR="00C35DDF" w:rsidRDefault="00C35DDF" w:rsidP="00C35DDF">
      <w:r>
        <w:t>The EM API module supports the access to the EM. A VNF may depend on the existence of a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r>
        <w:t xml:space="preserve">class </w:t>
      </w:r>
      <w:r w:rsidR="00F53272">
        <w:t>Element</w:t>
      </w:r>
      <w:r w:rsidR="00F53272" w:rsidRPr="00F53272">
        <w:t>Management</w:t>
      </w:r>
      <w:r w:rsidR="00F53272">
        <w:t>:</w:t>
      </w:r>
    </w:p>
    <w:p w:rsidR="00015884" w:rsidRDefault="00015884" w:rsidP="00015884">
      <w:pPr>
        <w:ind w:left="576"/>
      </w:pPr>
      <w:r>
        <w:t>def GetSate()</w:t>
      </w:r>
    </w:p>
    <w:p w:rsidR="00F53272" w:rsidRDefault="00F53272" w:rsidP="00F53272">
      <w:pPr>
        <w:ind w:left="576"/>
      </w:pPr>
      <w:r>
        <w:t>def StartEM ()</w:t>
      </w:r>
    </w:p>
    <w:p w:rsidR="00B94DE1" w:rsidRDefault="00B94DE1" w:rsidP="00F53272">
      <w:pPr>
        <w:ind w:left="576"/>
      </w:pPr>
      <w:r>
        <w:t>def StopEM()</w:t>
      </w:r>
    </w:p>
    <w:p w:rsidR="00B94DE1" w:rsidRDefault="00B94DE1" w:rsidP="00F53272">
      <w:pPr>
        <w:ind w:left="576"/>
      </w:pPr>
      <w:r>
        <w:t>def SuspendEM()</w:t>
      </w:r>
    </w:p>
    <w:p w:rsidR="00B94DE1" w:rsidRDefault="00B94DE1" w:rsidP="00F53272">
      <w:pPr>
        <w:ind w:left="576"/>
      </w:pPr>
      <w:r>
        <w:t>def SetEMConfiguration()</w:t>
      </w:r>
    </w:p>
    <w:p w:rsidR="00B94DE1" w:rsidRDefault="00B94DE1" w:rsidP="00F53272">
      <w:pPr>
        <w:ind w:left="576"/>
      </w:pPr>
      <w:r>
        <w:t>def RemoveEMConfiguration()</w:t>
      </w:r>
    </w:p>
    <w:p w:rsidR="00CA4FD6" w:rsidRDefault="00CA4FD6" w:rsidP="00F53272">
      <w:pPr>
        <w:ind w:left="576"/>
      </w:pPr>
      <w:r>
        <w:t xml:space="preserve">def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273" w:name="_Toc459818069"/>
            <w:r>
              <w:t>Function: Element</w:t>
            </w:r>
            <w:r w:rsidRPr="00F53272">
              <w:t>Management</w:t>
            </w:r>
            <w:r>
              <w:t>.GetState()</w:t>
            </w:r>
            <w:bookmarkEnd w:id="273"/>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274" w:name="_Toc459818070"/>
            <w:r>
              <w:t>Function: Element</w:t>
            </w:r>
            <w:r w:rsidRPr="00F53272">
              <w:t>Management</w:t>
            </w:r>
            <w:r>
              <w:t>.Start()</w:t>
            </w:r>
            <w:bookmarkEnd w:id="274"/>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5" w:name="_Toc459818071"/>
            <w:r>
              <w:t xml:space="preserve">Function: </w:t>
            </w:r>
            <w:r w:rsidR="00265705">
              <w:t>Element</w:t>
            </w:r>
            <w:r w:rsidR="00265705" w:rsidRPr="00F53272">
              <w:t>Management</w:t>
            </w:r>
            <w:r w:rsidR="00265705">
              <w:t>.Stop</w:t>
            </w:r>
            <w:r>
              <w:t>()</w:t>
            </w:r>
            <w:bookmarkEnd w:id="27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6" w:name="_Toc459818072"/>
            <w:r>
              <w:t xml:space="preserve">Function: </w:t>
            </w:r>
            <w:r w:rsidR="00BB3C9E">
              <w:t>Element</w:t>
            </w:r>
            <w:r w:rsidR="00BB3C9E" w:rsidRPr="00F53272">
              <w:t>Management</w:t>
            </w:r>
            <w:r w:rsidR="00BB3C9E">
              <w:t>.SuspendEM</w:t>
            </w:r>
            <w:r>
              <w:t>()</w:t>
            </w:r>
            <w:bookmarkEnd w:id="27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7" w:name="_Toc459818073"/>
            <w:r>
              <w:t xml:space="preserve">Function: </w:t>
            </w:r>
            <w:r w:rsidR="00BB3C9E">
              <w:t>Element</w:t>
            </w:r>
            <w:r w:rsidR="00BB3C9E" w:rsidRPr="00F53272">
              <w:t>Management</w:t>
            </w:r>
            <w:r w:rsidR="00BB3C9E">
              <w:t>.SetEMConfiguration</w:t>
            </w:r>
            <w:r>
              <w:t>()</w:t>
            </w:r>
            <w:bookmarkEnd w:id="27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8" w:name="_Toc459818074"/>
            <w:r>
              <w:t xml:space="preserve">Function: </w:t>
            </w:r>
            <w:r w:rsidR="00BB3C9E">
              <w:t>Element</w:t>
            </w:r>
            <w:r w:rsidR="00BB3C9E" w:rsidRPr="00F53272">
              <w:t>Management</w:t>
            </w:r>
            <w:r w:rsidR="00BB3C9E">
              <w:t>.RemoveEMConfiguration</w:t>
            </w:r>
            <w:r>
              <w:t>()</w:t>
            </w:r>
            <w:bookmarkEnd w:id="27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removes all configuration from the EM. The EM can therefore not configure and manage an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79" w:name="_Toc459818075"/>
            <w:r>
              <w:t>Function: EM</w:t>
            </w:r>
            <w:r w:rsidRPr="00CA4FD6">
              <w:t>.RecoveryCMDtoEM</w:t>
            </w:r>
            <w:r>
              <w:t>()</w:t>
            </w:r>
            <w:bookmarkEnd w:id="279"/>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280" w:name="_Toc467159738"/>
      <w:r>
        <w:t>NFVO API Module</w:t>
      </w:r>
      <w:bookmarkEnd w:id="280"/>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r>
        <w:t>class NFVO:</w:t>
      </w:r>
    </w:p>
    <w:p w:rsidR="00CA4FD6" w:rsidRDefault="00CA4FD6" w:rsidP="00CA4FD6">
      <w:pPr>
        <w:ind w:left="720"/>
      </w:pPr>
      <w:r>
        <w:t xml:space="preserve">def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81" w:name="_Toc459818076"/>
            <w:r>
              <w:t>Function: NFVO</w:t>
            </w:r>
            <w:r w:rsidRPr="00CA4FD6">
              <w:t>.RecoveryCMDtoNFVO</w:t>
            </w:r>
            <w:r>
              <w:t>()</w:t>
            </w:r>
            <w:bookmarkEnd w:id="281"/>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282" w:name="_Toc467159739"/>
      <w:r>
        <w:t>VNF API Module</w:t>
      </w:r>
      <w:bookmarkEnd w:id="282"/>
    </w:p>
    <w:p w:rsidR="00C35DDF" w:rsidRDefault="00551014" w:rsidP="00C35DDF">
      <w:r>
        <w:t>The VNF module provides access to the configuration and license file for the VNF.</w:t>
      </w:r>
    </w:p>
    <w:p w:rsidR="00551014" w:rsidRDefault="00551014" w:rsidP="00C35DDF"/>
    <w:p w:rsidR="00BB3C9E" w:rsidRDefault="00BB3C9E" w:rsidP="00BB3C9E">
      <w:r>
        <w:t>class VNF:</w:t>
      </w:r>
    </w:p>
    <w:p w:rsidR="00BB3C9E" w:rsidRDefault="00BB3C9E" w:rsidP="00BB3C9E">
      <w:pPr>
        <w:ind w:left="576"/>
      </w:pPr>
      <w:r>
        <w:t>def SetVNFConfigFile()</w:t>
      </w:r>
    </w:p>
    <w:p w:rsidR="00BB3C9E" w:rsidRDefault="00BB3C9E" w:rsidP="00BB3C9E">
      <w:pPr>
        <w:ind w:left="576"/>
      </w:pPr>
      <w:r>
        <w:t>def RemoveVNFConfigFile()</w:t>
      </w:r>
    </w:p>
    <w:p w:rsidR="00BB3C9E" w:rsidRDefault="00BB3C9E" w:rsidP="00BB3C9E">
      <w:pPr>
        <w:ind w:left="576"/>
      </w:pPr>
      <w:r>
        <w:t>def SetVNFLicense()</w:t>
      </w:r>
    </w:p>
    <w:p w:rsidR="00BB3C9E" w:rsidRDefault="00BB3C9E" w:rsidP="00BB3C9E">
      <w:pPr>
        <w:ind w:left="576"/>
      </w:pPr>
      <w:r>
        <w:t>def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3" w:name="_Toc459818077"/>
            <w:r>
              <w:t xml:space="preserve">Function: </w:t>
            </w:r>
            <w:r w:rsidR="00BB3C9E">
              <w:t>VNF.SetVNFConfigFile</w:t>
            </w:r>
            <w:r>
              <w:t>()</w:t>
            </w:r>
            <w:bookmarkEnd w:id="28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4" w:name="_Toc459818078"/>
            <w:r>
              <w:t>Function: VNF.RemoveVNFConfigFile()</w:t>
            </w:r>
            <w:bookmarkEnd w:id="284"/>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5" w:name="_Toc459818079"/>
            <w:r>
              <w:t>Function: VNF.SetVNFLicense()</w:t>
            </w:r>
            <w:bookmarkEnd w:id="285"/>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6" w:name="_Toc459818080"/>
            <w:r>
              <w:t>Function: VNF.RemoveVNFLicense()</w:t>
            </w:r>
            <w:bookmarkEnd w:id="286"/>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287" w:name="_Toc467159740"/>
      <w:r>
        <w:t>VNFM API Module</w:t>
      </w:r>
      <w:bookmarkEnd w:id="287"/>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r>
        <w:t>class VNFM:</w:t>
      </w:r>
    </w:p>
    <w:p w:rsidR="00BB3C9E" w:rsidRDefault="00BB3C9E" w:rsidP="006C4764">
      <w:pPr>
        <w:ind w:left="360"/>
      </w:pPr>
      <w:r>
        <w:t xml:space="preserve">def </w:t>
      </w:r>
      <w:r w:rsidR="00692870">
        <w:t>swImage.ListSwImage</w:t>
      </w:r>
      <w:r>
        <w:t>()</w:t>
      </w:r>
    </w:p>
    <w:p w:rsidR="009C528F" w:rsidRDefault="009C528F" w:rsidP="006C4764">
      <w:pPr>
        <w:ind w:left="360"/>
      </w:pPr>
      <w:r>
        <w:t>def VNFD.GetLifecyleManagementInfo()</w:t>
      </w:r>
    </w:p>
    <w:p w:rsidR="009C528F" w:rsidRDefault="009C528F" w:rsidP="006C4764">
      <w:pPr>
        <w:ind w:left="360"/>
      </w:pPr>
      <w:r>
        <w:t>def VNFD.GetvResourceList()</w:t>
      </w:r>
    </w:p>
    <w:p w:rsidR="009C528F" w:rsidRDefault="009C528F" w:rsidP="006C4764">
      <w:pPr>
        <w:ind w:left="360"/>
      </w:pPr>
      <w:r>
        <w:t>def VNFD.GetvStorageSize()</w:t>
      </w:r>
    </w:p>
    <w:p w:rsidR="0066180A" w:rsidRDefault="0096611A" w:rsidP="006C4764">
      <w:pPr>
        <w:ind w:left="360"/>
      </w:pPr>
      <w:r>
        <w:t>VNFM.Snapshot.CreateVnfSnapshot</w:t>
      </w:r>
      <w:r w:rsidRPr="00292340">
        <w:t>Image</w:t>
      </w:r>
      <w:r>
        <w:t>()</w:t>
      </w:r>
    </w:p>
    <w:p w:rsidR="009C528F" w:rsidRDefault="009C528F" w:rsidP="006C4764">
      <w:pPr>
        <w:ind w:left="360"/>
      </w:pPr>
      <w:r>
        <w:t>def Snapshot.CreateComputeImage()</w:t>
      </w:r>
    </w:p>
    <w:p w:rsidR="009C528F" w:rsidRDefault="009C528F" w:rsidP="006C4764">
      <w:pPr>
        <w:ind w:left="360"/>
      </w:pPr>
      <w:r>
        <w:t>def Snapshot.DeleteComputeImage</w:t>
      </w:r>
    </w:p>
    <w:p w:rsidR="009C528F" w:rsidRDefault="009C528F" w:rsidP="006C4764">
      <w:pPr>
        <w:ind w:left="360"/>
      </w:pPr>
      <w:r>
        <w:t>def Snapshot.GetComputeImageList()</w:t>
      </w:r>
    </w:p>
    <w:p w:rsidR="009C528F" w:rsidRDefault="009C528F" w:rsidP="006C4764">
      <w:pPr>
        <w:ind w:left="360"/>
      </w:pPr>
      <w:r>
        <w:t>def Snapshot.InstantiateComputeImage()</w:t>
      </w:r>
    </w:p>
    <w:p w:rsidR="009C528F" w:rsidRDefault="009C528F" w:rsidP="006C4764">
      <w:pPr>
        <w:ind w:left="360"/>
      </w:pPr>
      <w:r>
        <w:t>def Snapshot.CreateStorageImage()</w:t>
      </w:r>
    </w:p>
    <w:p w:rsidR="009C528F" w:rsidRDefault="009C528F" w:rsidP="006C4764">
      <w:pPr>
        <w:ind w:left="360"/>
      </w:pPr>
      <w:r>
        <w:t>def Snapshot.DeleteStorageImage()</w:t>
      </w:r>
    </w:p>
    <w:p w:rsidR="009C528F" w:rsidRDefault="009C528F" w:rsidP="006C4764">
      <w:pPr>
        <w:ind w:left="360"/>
      </w:pPr>
      <w:r>
        <w:t>def Snapshot.GetStorageImageList</w:t>
      </w:r>
    </w:p>
    <w:p w:rsidR="009C528F" w:rsidRDefault="009C528F" w:rsidP="006C4764">
      <w:pPr>
        <w:ind w:left="360"/>
      </w:pPr>
      <w:r>
        <w:t>def Snapshot.InstantiateStorageImage()</w:t>
      </w:r>
    </w:p>
    <w:p w:rsidR="0096611A" w:rsidRDefault="0096611A" w:rsidP="006C4764">
      <w:pPr>
        <w:ind w:left="360"/>
      </w:pPr>
      <w:r>
        <w:t>VNFM.</w:t>
      </w:r>
      <w:r w:rsidRPr="00292340">
        <w:t>Snapshot.</w:t>
      </w:r>
      <w:r>
        <w:t>EraseStorageID()</w:t>
      </w:r>
    </w:p>
    <w:p w:rsidR="009C528F" w:rsidRDefault="009C528F" w:rsidP="006C4764">
      <w:pPr>
        <w:ind w:left="360"/>
      </w:pPr>
      <w:r>
        <w:t>def Snapshot.MountStorageImage</w:t>
      </w:r>
      <w:r w:rsidR="00C5031A">
        <w:t>()</w:t>
      </w:r>
    </w:p>
    <w:p w:rsidR="009C528F" w:rsidRDefault="009C528F" w:rsidP="006C4764">
      <w:pPr>
        <w:ind w:left="360"/>
      </w:pPr>
      <w:r>
        <w:t>def Snapshot.ValidateStorageIsMounted()</w:t>
      </w:r>
    </w:p>
    <w:p w:rsidR="009C528F" w:rsidRDefault="009C528F" w:rsidP="006C4764">
      <w:pPr>
        <w:ind w:left="360"/>
      </w:pPr>
      <w:r>
        <w:t>def Snapshot.ValidateComputeIsInstantiated()</w:t>
      </w:r>
    </w:p>
    <w:p w:rsidR="0096611A" w:rsidRDefault="0096611A" w:rsidP="006C4764">
      <w:pPr>
        <w:ind w:left="360"/>
      </w:pPr>
      <w:r>
        <w:t>VNFM.</w:t>
      </w:r>
      <w:r w:rsidRPr="00292340">
        <w:t>VNF.</w:t>
      </w:r>
      <w:r>
        <w:t>GetComputeID()</w:t>
      </w:r>
    </w:p>
    <w:p w:rsidR="0096611A" w:rsidRDefault="0096611A" w:rsidP="006C4764">
      <w:pPr>
        <w:ind w:left="360"/>
      </w:pPr>
      <w:r>
        <w:t>VNFM.</w:t>
      </w:r>
      <w:r w:rsidRPr="00292340">
        <w:t>VNF.</w:t>
      </w:r>
      <w:r>
        <w:t>GetStorageID()</w:t>
      </w:r>
    </w:p>
    <w:p w:rsidR="009C528F" w:rsidRDefault="00C6760A" w:rsidP="006C4764">
      <w:pPr>
        <w:ind w:left="360"/>
      </w:pPr>
      <w:r>
        <w:t>def</w:t>
      </w:r>
      <w:r w:rsidR="009C528F">
        <w:t xml:space="preserve"> VNF</w:t>
      </w:r>
      <w:r w:rsidR="004568CC">
        <w:t>.</w:t>
      </w:r>
      <w:r w:rsidR="009C528F">
        <w:t>Instantiate</w:t>
      </w:r>
      <w:r w:rsidR="004568CC">
        <w:t>()</w:t>
      </w:r>
    </w:p>
    <w:p w:rsidR="009C528F" w:rsidRDefault="00C6760A" w:rsidP="006C4764">
      <w:pPr>
        <w:ind w:left="360"/>
      </w:pPr>
      <w:r>
        <w:t>def</w:t>
      </w:r>
      <w:r w:rsidR="004568CC">
        <w:t xml:space="preserve"> VNF.Terminate()</w:t>
      </w:r>
    </w:p>
    <w:p w:rsidR="009C528F" w:rsidRDefault="00C6760A" w:rsidP="006C4764">
      <w:pPr>
        <w:ind w:left="360"/>
      </w:pPr>
      <w:r>
        <w:t>def</w:t>
      </w:r>
      <w:r w:rsidR="004568CC">
        <w:t xml:space="preserve"> VNF.</w:t>
      </w:r>
      <w:r w:rsidR="009C528F">
        <w:t>Start</w:t>
      </w:r>
      <w:r w:rsidR="004568CC">
        <w:t>()</w:t>
      </w:r>
    </w:p>
    <w:p w:rsidR="009C528F" w:rsidRDefault="00C6760A" w:rsidP="006C4764">
      <w:pPr>
        <w:ind w:left="360"/>
      </w:pPr>
      <w:r>
        <w:t>def</w:t>
      </w:r>
      <w:r w:rsidR="004568CC">
        <w:t xml:space="preserve"> VNF.Stop()</w:t>
      </w:r>
    </w:p>
    <w:p w:rsidR="009C528F" w:rsidRDefault="00C6760A" w:rsidP="006C4764">
      <w:pPr>
        <w:ind w:left="360"/>
      </w:pPr>
      <w:r>
        <w:t>def</w:t>
      </w:r>
      <w:r w:rsidR="004568CC">
        <w:t xml:space="preserve"> VNF.</w:t>
      </w:r>
      <w:r w:rsidR="009C528F">
        <w:t>Upgrade</w:t>
      </w:r>
      <w:r w:rsidR="004568CC">
        <w:t>()</w:t>
      </w:r>
    </w:p>
    <w:p w:rsidR="009C528F" w:rsidRDefault="00C6760A" w:rsidP="006C4764">
      <w:pPr>
        <w:ind w:left="360"/>
      </w:pPr>
      <w:r>
        <w:t>def</w:t>
      </w:r>
      <w:r w:rsidR="004568CC">
        <w:t xml:space="preserve"> VNF.</w:t>
      </w:r>
      <w:r w:rsidR="009C528F">
        <w:t>Update</w:t>
      </w:r>
      <w:r w:rsidR="004568CC">
        <w:t>()</w:t>
      </w:r>
    </w:p>
    <w:p w:rsidR="009C528F" w:rsidRDefault="00C6760A" w:rsidP="006C4764">
      <w:pPr>
        <w:ind w:left="360"/>
      </w:pPr>
      <w:r>
        <w:t>def</w:t>
      </w:r>
      <w:r w:rsidR="004568CC">
        <w:t xml:space="preserve"> VNF.</w:t>
      </w:r>
      <w:r w:rsidR="009C528F">
        <w:t>Rollback</w:t>
      </w:r>
      <w:r w:rsidR="004568CC">
        <w:t>()</w:t>
      </w:r>
    </w:p>
    <w:p w:rsidR="009C528F" w:rsidRDefault="00C6760A" w:rsidP="006C4764">
      <w:pPr>
        <w:ind w:left="360"/>
      </w:pPr>
      <w:r>
        <w:t>def</w:t>
      </w:r>
      <w:r w:rsidR="004568CC">
        <w:t xml:space="preserve"> VNF.GetVNF</w:t>
      </w:r>
      <w:r w:rsidR="009C528F">
        <w:t>state</w:t>
      </w:r>
      <w:r w:rsidR="004568CC">
        <w:t>()</w:t>
      </w:r>
    </w:p>
    <w:p w:rsidR="009C528F" w:rsidRDefault="00C6760A" w:rsidP="006C4764">
      <w:pPr>
        <w:ind w:left="360"/>
      </w:pPr>
      <w:r>
        <w:t>def</w:t>
      </w:r>
      <w:r w:rsidR="004568CC">
        <w:t xml:space="preserve"> VNF.</w:t>
      </w:r>
      <w:r w:rsidR="009C528F">
        <w:t>GetvResourceList</w:t>
      </w:r>
      <w:r w:rsidR="004568CC">
        <w:t>()</w:t>
      </w:r>
    </w:p>
    <w:p w:rsidR="009C528F" w:rsidRDefault="00C6760A" w:rsidP="006C4764">
      <w:pPr>
        <w:ind w:left="360"/>
      </w:pPr>
      <w:r>
        <w:t>def</w:t>
      </w:r>
      <w:r w:rsidR="004568CC">
        <w:t xml:space="preserve"> VNF.</w:t>
      </w:r>
      <w:r w:rsidR="009C528F">
        <w:t>Validate</w:t>
      </w:r>
      <w:r w:rsidR="004568CC">
        <w:t>Allocated</w:t>
      </w:r>
      <w:r w:rsidR="009C528F">
        <w:t>vResources</w:t>
      </w:r>
      <w:r w:rsidR="004568CC">
        <w:t>()</w:t>
      </w:r>
    </w:p>
    <w:p w:rsidR="009C528F" w:rsidRDefault="00C6760A" w:rsidP="006C4764">
      <w:pPr>
        <w:ind w:left="360"/>
      </w:pPr>
      <w:r>
        <w:t>def</w:t>
      </w:r>
      <w:r w:rsidR="004568CC">
        <w:t xml:space="preserve"> VNF.A</w:t>
      </w:r>
      <w:r w:rsidR="009C528F">
        <w:t>ll</w:t>
      </w:r>
      <w:r w:rsidR="004568CC">
        <w:t>vResourcesReleased()</w:t>
      </w:r>
    </w:p>
    <w:p w:rsidR="009C528F" w:rsidRDefault="00C6760A" w:rsidP="006C4764">
      <w:pPr>
        <w:ind w:left="360"/>
      </w:pPr>
      <w:r>
        <w:t>def</w:t>
      </w:r>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r>
        <w:t>def</w:t>
      </w:r>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r>
        <w:t>def VNF.ScaleInOrOut()</w:t>
      </w:r>
    </w:p>
    <w:p w:rsidR="009C528F" w:rsidRDefault="00C6760A" w:rsidP="006C4764">
      <w:pPr>
        <w:ind w:left="360"/>
      </w:pPr>
      <w:r>
        <w:t>def</w:t>
      </w:r>
      <w:r w:rsidR="004568CC">
        <w:t xml:space="preserve"> VNF.</w:t>
      </w:r>
      <w:r w:rsidR="009C528F">
        <w:t>Validate</w:t>
      </w:r>
      <w:r w:rsidR="004568CC">
        <w:t>R</w:t>
      </w:r>
      <w:r w:rsidR="009C528F">
        <w:t>esized</w:t>
      </w:r>
      <w:r w:rsidR="004568CC">
        <w:t>()</w:t>
      </w:r>
    </w:p>
    <w:p w:rsidR="009C528F" w:rsidRDefault="00C6760A" w:rsidP="006C4764">
      <w:pPr>
        <w:ind w:left="360"/>
      </w:pPr>
      <w:r>
        <w:t>def</w:t>
      </w:r>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r>
        <w:t xml:space="preserve">def </w:t>
      </w:r>
      <w:r w:rsidR="009C528F">
        <w:t>Migration</w:t>
      </w:r>
      <w:r>
        <w:t>.</w:t>
      </w:r>
      <w:r w:rsidR="009C528F">
        <w:t>TriggerMigration</w:t>
      </w:r>
      <w:r>
        <w:t>()</w:t>
      </w:r>
    </w:p>
    <w:p w:rsidR="009C528F" w:rsidRDefault="00C6760A" w:rsidP="006C4764">
      <w:pPr>
        <w:ind w:left="360"/>
      </w:pPr>
      <w:r>
        <w:t>def Migration.</w:t>
      </w:r>
      <w:r w:rsidR="003B57B6">
        <w:t>ValidateMigrationS</w:t>
      </w:r>
      <w:r w:rsidR="009C528F">
        <w:t>uccess</w:t>
      </w:r>
      <w:r w:rsidR="003B57B6">
        <w:t>()</w:t>
      </w:r>
    </w:p>
    <w:p w:rsidR="009C528F" w:rsidRDefault="003B57B6" w:rsidP="006C4764">
      <w:pPr>
        <w:ind w:left="360"/>
      </w:pPr>
      <w:r>
        <w:t>def R</w:t>
      </w:r>
      <w:r w:rsidR="009C528F">
        <w:t>ecovery</w:t>
      </w:r>
      <w:r>
        <w:t>CMD</w:t>
      </w:r>
      <w:r w:rsidR="009C528F">
        <w:t>toVNFM</w:t>
      </w:r>
      <w:r>
        <w:t>()</w:t>
      </w:r>
    </w:p>
    <w:p w:rsidR="00ED4205" w:rsidRDefault="00ED4205" w:rsidP="00ED4205">
      <w:pPr>
        <w:ind w:left="360"/>
      </w:pPr>
      <w:r>
        <w:t>def VNF.RecoveryCMDtoVNF()</w:t>
      </w:r>
    </w:p>
    <w:p w:rsidR="006C4764" w:rsidRDefault="003B57B6" w:rsidP="006C4764">
      <w:pPr>
        <w:ind w:left="360"/>
      </w:pPr>
      <w:r>
        <w:t>def V</w:t>
      </w:r>
      <w:r w:rsidR="009C528F">
        <w:t>Network</w:t>
      </w:r>
      <w:r>
        <w:t>.</w:t>
      </w:r>
      <w:r w:rsidR="009C528F">
        <w:t>ValidatevNetwork</w:t>
      </w:r>
      <w:r w:rsidR="006C4764">
        <w:t>ResourceAllocation()</w:t>
      </w:r>
    </w:p>
    <w:p w:rsidR="009C528F" w:rsidRDefault="006C4764" w:rsidP="006C4764">
      <w:pPr>
        <w:ind w:left="360"/>
      </w:pPr>
      <w:r>
        <w:t>def VNetwork.</w:t>
      </w:r>
      <w:r w:rsidR="009C528F">
        <w:t>ValidatevNetwork</w:t>
      </w:r>
      <w:r>
        <w:t>R</w:t>
      </w:r>
      <w:r w:rsidR="009C528F">
        <w:t>esource</w:t>
      </w:r>
      <w:r>
        <w:t>Release()</w:t>
      </w:r>
    </w:p>
    <w:p w:rsidR="009C528F" w:rsidRDefault="006C4764" w:rsidP="006C4764">
      <w:pPr>
        <w:ind w:left="360"/>
      </w:pPr>
      <w:r>
        <w:t>def VNetwork.</w:t>
      </w:r>
      <w:r w:rsidR="00CA4FD6">
        <w:t>SetB</w:t>
      </w:r>
      <w:r w:rsidR="009C528F">
        <w:t>andwidth</w:t>
      </w:r>
      <w:r>
        <w:t>()</w:t>
      </w:r>
    </w:p>
    <w:p w:rsidR="009C528F" w:rsidRDefault="006C4764" w:rsidP="006C4764">
      <w:pPr>
        <w:ind w:left="360"/>
      </w:pPr>
      <w:r>
        <w:t>def V</w:t>
      </w:r>
      <w:r w:rsidR="009C528F">
        <w:t>Storage</w:t>
      </w:r>
      <w:r>
        <w:t>.</w:t>
      </w:r>
      <w:r w:rsidR="009C528F">
        <w:t>Get</w:t>
      </w:r>
      <w:r>
        <w:t>vStorage</w:t>
      </w:r>
      <w:r w:rsidR="009C528F">
        <w:t>Size</w:t>
      </w:r>
      <w:r>
        <w:t>()</w:t>
      </w:r>
    </w:p>
    <w:p w:rsidR="009C528F" w:rsidRDefault="006C4764" w:rsidP="006C4764">
      <w:pPr>
        <w:ind w:left="360"/>
      </w:pPr>
      <w:r>
        <w:t>def VStorage.TriggerI</w:t>
      </w:r>
      <w:r w:rsidR="009C528F">
        <w:t>ncreasevStorage</w:t>
      </w:r>
      <w:r>
        <w:t>()</w:t>
      </w:r>
    </w:p>
    <w:p w:rsidR="009C528F" w:rsidRDefault="006C4764" w:rsidP="006C4764">
      <w:pPr>
        <w:ind w:left="360"/>
      </w:pPr>
      <w:r>
        <w:t>def VStorage.</w:t>
      </w:r>
      <w:r w:rsidR="009C528F">
        <w:t>DecreasevStorage</w:t>
      </w:r>
      <w:r>
        <w:t>()</w:t>
      </w:r>
    </w:p>
    <w:p w:rsidR="009C528F" w:rsidRDefault="006C4764" w:rsidP="006C4764">
      <w:pPr>
        <w:ind w:left="360"/>
      </w:pPr>
      <w:r>
        <w:t xml:space="preserve">def </w:t>
      </w:r>
      <w:r w:rsidR="009C528F">
        <w:t>Fault</w:t>
      </w:r>
      <w:r>
        <w:t>.</w:t>
      </w:r>
      <w:r w:rsidR="009C528F">
        <w:t>Register</w:t>
      </w:r>
      <w:r>
        <w:t>For</w:t>
      </w:r>
      <w:r w:rsidR="009C528F">
        <w:t>Notification</w:t>
      </w:r>
      <w:r>
        <w:t>()</w:t>
      </w:r>
    </w:p>
    <w:p w:rsidR="009C528F" w:rsidRDefault="006C4764" w:rsidP="006C4764">
      <w:pPr>
        <w:ind w:left="360"/>
      </w:pPr>
      <w:r>
        <w:t>def Fault.</w:t>
      </w:r>
      <w:r w:rsidR="009C528F">
        <w:t>Deregister</w:t>
      </w:r>
      <w:r>
        <w:t>For</w:t>
      </w:r>
      <w:r w:rsidR="009C528F">
        <w:t>Notification</w:t>
      </w:r>
      <w:r>
        <w:t>()</w:t>
      </w:r>
    </w:p>
    <w:p w:rsidR="009C528F" w:rsidRDefault="006C4764" w:rsidP="006C4764">
      <w:pPr>
        <w:ind w:left="360"/>
      </w:pPr>
      <w:r>
        <w:t>def Fault.</w:t>
      </w:r>
      <w:r w:rsidR="009C528F">
        <w:t>ListFaultNotificationRegistration</w:t>
      </w:r>
      <w:r>
        <w:t>()</w:t>
      </w:r>
    </w:p>
    <w:p w:rsidR="009C528F" w:rsidRDefault="006C4764" w:rsidP="006C4764">
      <w:pPr>
        <w:ind w:left="360"/>
      </w:pPr>
      <w:r>
        <w:t>def Fault.</w:t>
      </w:r>
      <w:r w:rsidR="009C528F">
        <w:t>ListFaultNotificationInformation</w:t>
      </w:r>
      <w:r>
        <w:t>()</w:t>
      </w:r>
    </w:p>
    <w:p w:rsidR="009C528F" w:rsidRDefault="006C4764" w:rsidP="006C4764">
      <w:pPr>
        <w:ind w:left="360"/>
      </w:pPr>
      <w:r>
        <w:t>def Fault.VNFF</w:t>
      </w:r>
      <w:r w:rsidR="009C528F">
        <w:t>ault</w:t>
      </w:r>
      <w:r>
        <w:t>I</w:t>
      </w:r>
      <w:r w:rsidR="009C528F">
        <w:t>njection</w:t>
      </w:r>
      <w:r w:rsidR="00C5031A">
        <w:t>()</w:t>
      </w:r>
    </w:p>
    <w:p w:rsidR="00FA7887" w:rsidRDefault="00FA7887" w:rsidP="006C4764">
      <w:pPr>
        <w:ind w:left="360"/>
      </w:pPr>
      <w:r>
        <w:t>def Fault.VNFFaultInjectionRemoval()</w:t>
      </w:r>
    </w:p>
    <w:p w:rsidR="009C528F" w:rsidRDefault="006C4764" w:rsidP="006C4764">
      <w:pPr>
        <w:ind w:left="360"/>
      </w:pPr>
      <w:r>
        <w:t>def Performance.</w:t>
      </w:r>
      <w:r w:rsidR="009C528F">
        <w:t>List</w:t>
      </w:r>
      <w:r>
        <w:t>PerformanceNotification</w:t>
      </w:r>
      <w:r w:rsidR="009C528F">
        <w:t>Registration</w:t>
      </w:r>
      <w:r>
        <w:t>()</w:t>
      </w:r>
    </w:p>
    <w:p w:rsidR="009C528F" w:rsidRDefault="006C4764" w:rsidP="006C4764">
      <w:pPr>
        <w:ind w:left="360"/>
      </w:pPr>
      <w:r>
        <w:t>def Performance.</w:t>
      </w:r>
      <w:r w:rsidR="009C528F">
        <w:t>RegisterPerformanceNotification</w:t>
      </w:r>
      <w:r>
        <w:t>()</w:t>
      </w:r>
    </w:p>
    <w:p w:rsidR="009C528F" w:rsidRDefault="006C4764" w:rsidP="006C4764">
      <w:pPr>
        <w:ind w:left="360"/>
      </w:pPr>
      <w:r>
        <w:t>def Performance.</w:t>
      </w:r>
      <w:r w:rsidR="009C528F">
        <w:t>DeregisterPerformanceNotification</w:t>
      </w:r>
      <w:r>
        <w:t>()</w:t>
      </w:r>
    </w:p>
    <w:p w:rsidR="009C528F" w:rsidRDefault="006C4764" w:rsidP="006C4764">
      <w:pPr>
        <w:ind w:left="360"/>
      </w:pPr>
      <w:r>
        <w:t>def Performance.ListPerformanceData</w:t>
      </w:r>
      <w:r w:rsidR="009C528F">
        <w:t>Information</w:t>
      </w:r>
      <w:r>
        <w:t>()</w:t>
      </w:r>
    </w:p>
    <w:p w:rsidR="00BB3C9E" w:rsidRDefault="00BB3C9E" w:rsidP="00C35DDF"/>
    <w:p w:rsidR="00BB3C9E" w:rsidRDefault="00874974" w:rsidP="00874974">
      <w:pPr>
        <w:pStyle w:val="Heading3"/>
      </w:pPr>
      <w:bookmarkStart w:id="288" w:name="_Toc467159741"/>
      <w:r>
        <w:t>Software Image</w:t>
      </w:r>
      <w:bookmarkEnd w:id="288"/>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9" w:name="_Toc459818081"/>
            <w:r>
              <w:t xml:space="preserve">Function: </w:t>
            </w:r>
            <w:r w:rsidR="00ED4205">
              <w:t>VNFM.</w:t>
            </w:r>
            <w:r w:rsidR="00692870">
              <w:t>swImage.ListSwImage</w:t>
            </w:r>
            <w:r>
              <w:t>()</w:t>
            </w:r>
            <w:bookmarkEnd w:id="28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290"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E16BA7" w:rsidP="00FD6C0C">
            <w:pPr>
              <w:pStyle w:val="TestCaseInfo"/>
              <w:numPr>
                <w:ilvl w:val="0"/>
                <w:numId w:val="138"/>
              </w:numPr>
              <w:rPr>
                <w:lang w:eastAsia="zh-CN"/>
              </w:rPr>
            </w:pPr>
            <w:r>
              <w:rPr>
                <w:lang w:eastAsia="zh-CN"/>
              </w:rPr>
              <w:t>SwImage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290"/>
    </w:tbl>
    <w:p w:rsidR="00B94DE1" w:rsidRDefault="00B94DE1" w:rsidP="00B94DE1"/>
    <w:p w:rsidR="00874974" w:rsidRDefault="00874974" w:rsidP="00874974">
      <w:pPr>
        <w:pStyle w:val="Heading3"/>
      </w:pPr>
      <w:bookmarkStart w:id="291" w:name="_Toc467159742"/>
      <w:r>
        <w:t>VNFD</w:t>
      </w:r>
      <w:bookmarkEnd w:id="291"/>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2" w:name="_Toc459818082"/>
            <w:r>
              <w:t xml:space="preserve">Function: </w:t>
            </w:r>
            <w:r w:rsidR="00ED4205">
              <w:t>VNFM.</w:t>
            </w:r>
            <w:r w:rsidR="00292340" w:rsidRPr="00292340">
              <w:t>VNFD.GetLifecyleManagementInfo</w:t>
            </w:r>
            <w:r>
              <w:t>()</w:t>
            </w:r>
            <w:bookmarkEnd w:id="292"/>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E16BA7" w:rsidP="00E7531B">
            <w:pPr>
              <w:pStyle w:val="TestCaseInfo"/>
              <w:rPr>
                <w:lang w:eastAsia="zh-CN"/>
              </w:rPr>
            </w:pPr>
            <w:r>
              <w:rPr>
                <w:lang w:eastAsia="zh-CN"/>
              </w:rPr>
              <w:t>SwImage</w:t>
            </w:r>
            <w:r w:rsidR="00802ED5">
              <w:rPr>
                <w:lang w:eastAsia="zh-CN"/>
              </w:rPr>
              <w:t>ID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3" w:name="_Toc459818083"/>
            <w:r>
              <w:t xml:space="preserve">Function: </w:t>
            </w:r>
            <w:r w:rsidR="00ED4205">
              <w:t>VNFM.</w:t>
            </w:r>
            <w:r w:rsidR="00292340" w:rsidRPr="00292340">
              <w:t>VNFD.GetvResourceList</w:t>
            </w:r>
            <w:r>
              <w:t>()</w:t>
            </w:r>
            <w:bookmarkEnd w:id="293"/>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4" w:name="_Toc459818084"/>
            <w:r>
              <w:t xml:space="preserve">Function: </w:t>
            </w:r>
            <w:r w:rsidR="00ED4205">
              <w:t>VNFM.</w:t>
            </w:r>
            <w:r w:rsidRPr="00292340">
              <w:t>VNFD.GetvStorageSize</w:t>
            </w:r>
            <w:r>
              <w:t>()</w:t>
            </w:r>
            <w:bookmarkEnd w:id="29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295" w:name="_Toc467159743"/>
      <w:r>
        <w:t>Snapshot</w:t>
      </w:r>
      <w:bookmarkEnd w:id="295"/>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Function: VNFM.Snapshot.Create</w:t>
            </w:r>
            <w:r w:rsidR="00913B33">
              <w:t>Vnf</w:t>
            </w:r>
            <w:r>
              <w:t>Snapshot</w:t>
            </w:r>
            <w:r w:rsidRPr="00292340">
              <w:t>Image</w:t>
            </w:r>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Snapshot.Delete</w:t>
            </w:r>
            <w:r>
              <w:t>VnfSnapshot</w:t>
            </w:r>
            <w:r w:rsidRPr="00292340">
              <w:t>Image</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Snapshot.Get</w:t>
            </w:r>
            <w:r w:rsidR="003D1DD0">
              <w:t>VnfS</w:t>
            </w:r>
            <w:r>
              <w:t>napshotImageL</w:t>
            </w:r>
            <w:r w:rsidRPr="00292340">
              <w:t>ist</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2.         snapshotType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Function: VNFM.</w:t>
            </w:r>
            <w:r w:rsidRPr="00292340">
              <w:t>Snapshot.Instantiate</w:t>
            </w:r>
            <w:r>
              <w:t>VnfSnapshot</w:t>
            </w:r>
            <w:r w:rsidRPr="00292340">
              <w:t>Image</w:t>
            </w:r>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6" w:name="_Toc459818085"/>
            <w:r>
              <w:t xml:space="preserve">Function: </w:t>
            </w:r>
            <w:r w:rsidR="00ED4205">
              <w:t>VNFM.</w:t>
            </w:r>
            <w:r w:rsidRPr="00292340">
              <w:t>Snapshot.CreateComputeImage</w:t>
            </w:r>
            <w:r>
              <w:t>()</w:t>
            </w:r>
            <w:bookmarkEnd w:id="29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7" w:name="_Toc459818086"/>
            <w:r>
              <w:t xml:space="preserve">Function: </w:t>
            </w:r>
            <w:r w:rsidR="00ED4205">
              <w:t>VNFM.</w:t>
            </w:r>
            <w:r w:rsidRPr="00292340">
              <w:t>Snapshot.DeleteComputeImage</w:t>
            </w:r>
            <w:r>
              <w:t>()</w:t>
            </w:r>
            <w:bookmarkEnd w:id="2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298"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298"/>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9" w:name="_Toc459818087"/>
            <w:r>
              <w:t xml:space="preserve">Function: </w:t>
            </w:r>
            <w:r w:rsidR="00ED4205">
              <w:t>VNFM.</w:t>
            </w:r>
            <w:r w:rsidRPr="00292340">
              <w:t>Snapshot.GetComputeImageList</w:t>
            </w:r>
            <w:r>
              <w:t>()</w:t>
            </w:r>
            <w:bookmarkEnd w:id="29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00"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30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1" w:name="_Toc459818088"/>
            <w:r>
              <w:t xml:space="preserve">Function: </w:t>
            </w:r>
            <w:r w:rsidR="00ED4205">
              <w:t>VNFM.</w:t>
            </w:r>
            <w:r w:rsidRPr="00292340">
              <w:t>Snapshot.InstantiateComputeImage</w:t>
            </w:r>
            <w:r>
              <w:t>()</w:t>
            </w:r>
            <w:bookmarkEnd w:id="30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2" w:name="_Toc459818089"/>
            <w:r>
              <w:t xml:space="preserve">Function: </w:t>
            </w:r>
            <w:r w:rsidR="00ED4205">
              <w:t>VNFM.</w:t>
            </w:r>
            <w:r w:rsidRPr="00292340">
              <w:t>Snapshot.CreateStorageImage</w:t>
            </w:r>
            <w:r>
              <w:t>()</w:t>
            </w:r>
            <w:bookmarkEnd w:id="30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3" w:name="_Toc459818090"/>
            <w:r>
              <w:t xml:space="preserve">Function: </w:t>
            </w:r>
            <w:r w:rsidR="00ED4205">
              <w:t>VNFM.</w:t>
            </w:r>
            <w:r w:rsidRPr="00292340">
              <w:t>Snapshot.DeleteStorageImage</w:t>
            </w:r>
            <w:r>
              <w:t>()</w:t>
            </w:r>
            <w:bookmarkEnd w:id="303"/>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4"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304"/>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5" w:name="_Toc459818091"/>
            <w:r>
              <w:t xml:space="preserve">Function: </w:t>
            </w:r>
            <w:r w:rsidR="00ED4205">
              <w:t>VNFM.</w:t>
            </w:r>
            <w:r w:rsidRPr="00292340">
              <w:t>Snapshot.GetStorageImageList</w:t>
            </w:r>
            <w:r>
              <w:t>()</w:t>
            </w:r>
            <w:bookmarkEnd w:id="305"/>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6"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306"/>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7" w:name="_Toc459818092"/>
            <w:r>
              <w:t xml:space="preserve">Function: </w:t>
            </w:r>
            <w:r w:rsidR="00ED4205">
              <w:t>VNFM.</w:t>
            </w:r>
            <w:r w:rsidRPr="00292340">
              <w:t>Snapshot.InstantiateStorageImage</w:t>
            </w:r>
            <w:r>
              <w:t>()</w:t>
            </w:r>
            <w:bookmarkEnd w:id="307"/>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t>Function: VNFM.</w:t>
            </w:r>
            <w:r w:rsidRPr="00292340">
              <w:t>Snapshot.</w:t>
            </w:r>
            <w:r w:rsidR="00697A7B">
              <w:t>Era</w:t>
            </w:r>
            <w:r>
              <w:t>seStorageID()</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8" w:name="_Toc459818093"/>
            <w:r>
              <w:t xml:space="preserve">Function: </w:t>
            </w:r>
            <w:r w:rsidR="00ED4205">
              <w:t>VNFM.</w:t>
            </w:r>
            <w:r w:rsidRPr="00292340">
              <w:t>Snapshot.MountStorageImage</w:t>
            </w:r>
            <w:r>
              <w:t>()</w:t>
            </w:r>
            <w:bookmarkEnd w:id="308"/>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9" w:name="_Toc459818094"/>
            <w:r>
              <w:t xml:space="preserve">Function: </w:t>
            </w:r>
            <w:r w:rsidR="00ED4205">
              <w:t>VNFM.</w:t>
            </w:r>
            <w:r w:rsidRPr="00292340">
              <w:t>Snapshot.ValidateStorageIsMounted</w:t>
            </w:r>
            <w:r>
              <w:t>()</w:t>
            </w:r>
            <w:bookmarkEnd w:id="309"/>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0" w:name="_Toc459818095"/>
            <w:r>
              <w:t xml:space="preserve">Function: </w:t>
            </w:r>
            <w:r w:rsidR="00ED4205">
              <w:t>VNFM.</w:t>
            </w:r>
            <w:r w:rsidRPr="00292340">
              <w:t>Snapshot.ValidateComputeIsInstantiated</w:t>
            </w:r>
            <w:r>
              <w:t>()</w:t>
            </w:r>
            <w:bookmarkEnd w:id="310"/>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Function: VNFM.</w:t>
            </w:r>
            <w:r w:rsidRPr="00292340">
              <w:t>VNF.</w:t>
            </w:r>
            <w:r w:rsidR="00913B33">
              <w:t>GetComputeID</w:t>
            </w:r>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Function: VNFM.</w:t>
            </w:r>
            <w:r w:rsidRPr="00292340">
              <w:t>VNF.</w:t>
            </w:r>
            <w:r>
              <w:t>GetStorageID()</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311" w:name="_Toc467159744"/>
      <w:r>
        <w:t>VNF</w:t>
      </w:r>
      <w:bookmarkEnd w:id="311"/>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2" w:name="_Toc459818096"/>
            <w:r>
              <w:t xml:space="preserve">Function: </w:t>
            </w:r>
            <w:r w:rsidR="00ED4205">
              <w:t>VNFM.</w:t>
            </w:r>
            <w:r w:rsidRPr="00292340">
              <w:t>VNF.Instantiate</w:t>
            </w:r>
            <w:r>
              <w:t>()</w:t>
            </w:r>
            <w:bookmarkEnd w:id="31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00094F" w:rsidP="00E7531B">
            <w:pPr>
              <w:pStyle w:val="TestCaseInfo"/>
              <w:rPr>
                <w:lang w:eastAsia="zh-CN"/>
              </w:rPr>
            </w:pPr>
            <w:r>
              <w:rPr>
                <w:lang w:eastAsia="zh-CN"/>
              </w:rPr>
              <w:t>SwImageID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The command instantiates the software image given by the swImageID.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3" w:name="_Toc459818097"/>
            <w:r>
              <w:t xml:space="preserve">Function: </w:t>
            </w:r>
            <w:r w:rsidR="00ED4205">
              <w:t>VNFM.</w:t>
            </w:r>
            <w:r w:rsidRPr="00292340">
              <w:t>VNF.Terminate</w:t>
            </w:r>
            <w:r>
              <w:t>()</w:t>
            </w:r>
            <w:bookmarkEnd w:id="31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4" w:name="_Toc459818098"/>
            <w:r>
              <w:t xml:space="preserve">Function: </w:t>
            </w:r>
            <w:r w:rsidR="00ED4205">
              <w:t>VNFM.</w:t>
            </w:r>
            <w:r w:rsidRPr="00292340">
              <w:t>VNF.Start</w:t>
            </w:r>
            <w:r>
              <w:t>()</w:t>
            </w:r>
            <w:bookmarkEnd w:id="31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5" w:name="_Toc459818099"/>
            <w:r>
              <w:t xml:space="preserve">Function: </w:t>
            </w:r>
            <w:r w:rsidR="00ED4205">
              <w:t>VNFM.</w:t>
            </w:r>
            <w:r w:rsidRPr="00292340">
              <w:t>VNF.Stop</w:t>
            </w:r>
            <w:r>
              <w:t>()</w:t>
            </w:r>
            <w:bookmarkEnd w:id="315"/>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6" w:name="_Toc459818100"/>
            <w:r>
              <w:t xml:space="preserve">Function: </w:t>
            </w:r>
            <w:r w:rsidR="00ED4205">
              <w:t>VNFM.</w:t>
            </w:r>
            <w:r w:rsidRPr="00292340">
              <w:t>VNF.Upgrade</w:t>
            </w:r>
            <w:r>
              <w:t>()</w:t>
            </w:r>
            <w:bookmarkEnd w:id="31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t>to be upgraded existing VNF instance</w:t>
            </w:r>
          </w:p>
          <w:p w:rsidR="00A662A8" w:rsidRPr="00D67489" w:rsidRDefault="00A662A8" w:rsidP="00E7531B">
            <w:pPr>
              <w:pStyle w:val="TestCaseInfo"/>
              <w:rPr>
                <w:lang w:eastAsia="zh-CN"/>
              </w:rPr>
            </w:pPr>
            <w:r>
              <w:rPr>
                <w:lang w:eastAsia="zh-CN"/>
              </w:rPr>
              <w:t>SwImageID</w:t>
            </w:r>
            <w:r>
              <w:rPr>
                <w:lang w:eastAsia="zh-CN"/>
              </w:rPr>
              <w:tab/>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7" w:name="_Toc459818101"/>
            <w:r>
              <w:t xml:space="preserve">Function: </w:t>
            </w:r>
            <w:r w:rsidR="00ED4205">
              <w:t>VNFM.</w:t>
            </w:r>
            <w:r w:rsidRPr="00292340">
              <w:t>VNF.Update</w:t>
            </w:r>
            <w:r>
              <w:t>()</w:t>
            </w:r>
            <w:bookmarkEnd w:id="317"/>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D5F20">
              <w:rPr>
                <w:lang w:eastAsia="zh-CN"/>
              </w:rPr>
              <w:t>to be updated</w:t>
            </w:r>
            <w:r w:rsidR="00A662A8">
              <w:rPr>
                <w:lang w:eastAsia="zh-CN"/>
              </w:rPr>
              <w:t xml:space="preserve"> existing VNF instance</w:t>
            </w:r>
          </w:p>
          <w:p w:rsidR="00A662A8" w:rsidRPr="00D67489" w:rsidRDefault="00A662A8" w:rsidP="00A662A8">
            <w:pPr>
              <w:pStyle w:val="TestCaseInfo"/>
              <w:rPr>
                <w:lang w:eastAsia="zh-CN"/>
              </w:rPr>
            </w:pPr>
            <w:r>
              <w:rPr>
                <w:lang w:eastAsia="zh-CN"/>
              </w:rPr>
              <w:t>SwImageID</w:t>
            </w:r>
            <w:r>
              <w:rPr>
                <w:lang w:eastAsia="zh-CN"/>
              </w:rPr>
              <w:tab/>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8" w:name="_Toc459818102"/>
            <w:r>
              <w:t xml:space="preserve">Function: </w:t>
            </w:r>
            <w:r w:rsidR="00ED4205">
              <w:t>VNFM.</w:t>
            </w:r>
            <w:r w:rsidRPr="00292340">
              <w:t>VNF.Rollback</w:t>
            </w:r>
            <w:r>
              <w:t>()</w:t>
            </w:r>
            <w:bookmarkEnd w:id="318"/>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t>to be rolledback existing VNF instance</w:t>
            </w:r>
          </w:p>
          <w:p w:rsidR="007D5F20" w:rsidRPr="00D67489" w:rsidRDefault="007D5F20" w:rsidP="007D5F20">
            <w:pPr>
              <w:pStyle w:val="TestCaseInfo"/>
              <w:rPr>
                <w:lang w:eastAsia="zh-CN"/>
              </w:rPr>
            </w:pPr>
            <w:r>
              <w:rPr>
                <w:lang w:eastAsia="zh-CN"/>
              </w:rPr>
              <w:t>SwImageID</w:t>
            </w:r>
            <w:r>
              <w:rPr>
                <w:lang w:eastAsia="zh-CN"/>
              </w:rPr>
              <w:tab/>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9" w:name="_Toc459818103"/>
            <w:r>
              <w:t xml:space="preserve">Function: </w:t>
            </w:r>
            <w:r w:rsidR="00ED4205">
              <w:t>VNFM.</w:t>
            </w:r>
            <w:r w:rsidRPr="00292340">
              <w:t>VNF.GetVNFstate</w:t>
            </w:r>
            <w:r>
              <w:t>()</w:t>
            </w:r>
            <w:bookmarkEnd w:id="31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0" w:name="_Toc459818104"/>
            <w:r>
              <w:t xml:space="preserve">Function: </w:t>
            </w:r>
            <w:r w:rsidR="00ED4205">
              <w:t>VNFM.</w:t>
            </w:r>
            <w:r w:rsidRPr="00292340">
              <w:t>VNF.GetvResourceList</w:t>
            </w:r>
            <w:r>
              <w:t>()</w:t>
            </w:r>
            <w:bookmarkEnd w:id="32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1" w:name="_Toc459818105"/>
            <w:r>
              <w:t xml:space="preserve">Function: </w:t>
            </w:r>
            <w:r w:rsidR="00ED4205">
              <w:t>VNFM.</w:t>
            </w:r>
            <w:r w:rsidRPr="00292340">
              <w:t>VNF.ValidateAllocatedvResources</w:t>
            </w:r>
            <w:r>
              <w:t>()</w:t>
            </w:r>
            <w:bookmarkEnd w:id="32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D5F20" w:rsidP="00E7531B">
            <w:pPr>
              <w:pStyle w:val="TestCaseInfo"/>
              <w:rPr>
                <w:lang w:eastAsia="zh-CN"/>
              </w:rPr>
            </w:pPr>
            <w:r>
              <w:rPr>
                <w:lang w:eastAsia="zh-CN"/>
              </w:rPr>
              <w:t>SwImageID</w:t>
            </w:r>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ins w:id="322" w:author="Stanciu, Mariana-Raluca" w:date="2016-11-24T13:19:00Z"/>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ins w:id="323" w:author="Stanciu, Mariana-Raluca" w:date="2016-11-24T13:19:00Z"/>
                <w:lang w:eastAsia="zh-CN"/>
              </w:rPr>
            </w:pPr>
            <w:ins w:id="324" w:author="Stanciu, Mariana-Raluca" w:date="2016-11-24T13:19:00Z">
              <w:r>
                <w:rPr>
                  <w:lang w:eastAsia="zh-CN"/>
                </w:rPr>
                <w:t>Type of vResource to be validated:</w:t>
              </w:r>
            </w:ins>
          </w:p>
          <w:p w:rsidR="00FB6000" w:rsidRDefault="00FB6000" w:rsidP="00FB6000">
            <w:pPr>
              <w:pStyle w:val="TestCaseInfo"/>
              <w:numPr>
                <w:ilvl w:val="0"/>
                <w:numId w:val="145"/>
              </w:numPr>
              <w:rPr>
                <w:ins w:id="325" w:author="Stanciu, Mariana-Raluca" w:date="2016-11-24T13:19:00Z"/>
                <w:lang w:eastAsia="zh-CN"/>
              </w:rPr>
            </w:pPr>
            <w:ins w:id="326" w:author="Stanciu, Mariana-Raluca" w:date="2016-11-24T13:19:00Z">
              <w:r>
                <w:rPr>
                  <w:lang w:eastAsia="zh-CN"/>
                </w:rPr>
                <w:t>vMemory</w:t>
              </w:r>
            </w:ins>
          </w:p>
          <w:p w:rsidR="00FB6000" w:rsidRDefault="00FB6000" w:rsidP="00FB6000">
            <w:pPr>
              <w:pStyle w:val="TestCaseInfo"/>
              <w:numPr>
                <w:ilvl w:val="0"/>
                <w:numId w:val="145"/>
              </w:numPr>
              <w:rPr>
                <w:ins w:id="327" w:author="Stanciu, Mariana-Raluca" w:date="2016-11-24T13:19:00Z"/>
                <w:lang w:eastAsia="zh-CN"/>
              </w:rPr>
            </w:pPr>
            <w:ins w:id="328" w:author="Stanciu, Mariana-Raluca" w:date="2016-11-24T13:19:00Z">
              <w:r>
                <w:rPr>
                  <w:lang w:eastAsia="zh-CN"/>
                </w:rPr>
                <w:t>vCPU cores</w:t>
              </w:r>
            </w:ins>
          </w:p>
          <w:p w:rsidR="00FB6000" w:rsidRDefault="00FB6000" w:rsidP="00FB6000">
            <w:pPr>
              <w:pStyle w:val="TestCaseInfo"/>
              <w:numPr>
                <w:ilvl w:val="0"/>
                <w:numId w:val="145"/>
              </w:numPr>
              <w:rPr>
                <w:ins w:id="329" w:author="Stanciu, Mariana-Raluca" w:date="2016-11-24T13:19:00Z"/>
                <w:lang w:eastAsia="zh-CN"/>
              </w:rPr>
            </w:pPr>
            <w:ins w:id="330" w:author="Stanciu, Mariana-Raluca" w:date="2016-11-24T13:19:00Z">
              <w:r>
                <w:rPr>
                  <w:lang w:eastAsia="zh-CN"/>
                </w:rPr>
                <w:t>vStorage</w:t>
              </w:r>
            </w:ins>
          </w:p>
          <w:p w:rsidR="00FB6000" w:rsidRDefault="00FB6000" w:rsidP="00FB6000">
            <w:pPr>
              <w:pStyle w:val="TestCaseInfo"/>
              <w:numPr>
                <w:ilvl w:val="0"/>
                <w:numId w:val="145"/>
              </w:numPr>
              <w:rPr>
                <w:ins w:id="331" w:author="Stanciu, Mariana-Raluca" w:date="2016-11-24T13:19:00Z"/>
                <w:lang w:eastAsia="zh-CN"/>
              </w:rPr>
            </w:pPr>
            <w:ins w:id="332" w:author="Stanciu, Mariana-Raluca" w:date="2016-11-24T13:19:00Z">
              <w:r>
                <w:rPr>
                  <w:lang w:eastAsia="zh-CN"/>
                </w:rPr>
                <w:t>vNIC or specialized hardware</w:t>
              </w:r>
            </w:ins>
          </w:p>
          <w:p w:rsidR="00FB6000" w:rsidRPr="00D67489" w:rsidRDefault="00FB6000" w:rsidP="00FB6000">
            <w:pPr>
              <w:pStyle w:val="TestCaseInfo"/>
              <w:numPr>
                <w:ilvl w:val="0"/>
                <w:numId w:val="145"/>
              </w:numPr>
              <w:rPr>
                <w:lang w:eastAsia="zh-CN"/>
              </w:rPr>
            </w:pPr>
            <w:ins w:id="333" w:author="Stanciu, Mariana-Raluca" w:date="2016-11-24T13:19:00Z">
              <w:r>
                <w:rPr>
                  <w:lang w:eastAsia="zh-CN"/>
                </w:rPr>
                <w:t>vResource = any</w:t>
              </w:r>
            </w:ins>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4" w:name="_Toc459818106"/>
            <w:r>
              <w:t xml:space="preserve">Function: </w:t>
            </w:r>
            <w:r w:rsidR="00ED4205">
              <w:t>VNFM.</w:t>
            </w:r>
            <w:r w:rsidRPr="00292340">
              <w:t>VNF.AllvResourcesReleased</w:t>
            </w:r>
            <w:r>
              <w:t>()</w:t>
            </w:r>
            <w:bookmarkEnd w:id="33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5" w:name="_Toc459818107"/>
            <w:r>
              <w:t xml:space="preserve">Function: </w:t>
            </w:r>
            <w:r w:rsidR="00ED4205">
              <w:t>VNFM.</w:t>
            </w:r>
            <w:r w:rsidRPr="00292340">
              <w:t>VNF.GetScalingLevel</w:t>
            </w:r>
            <w:r>
              <w:t>()</w:t>
            </w:r>
            <w:bookmarkEnd w:id="33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6" w:name="_Toc459818108"/>
            <w:r>
              <w:t xml:space="preserve">Function: </w:t>
            </w:r>
            <w:r w:rsidR="00ED4205">
              <w:t>VNFM.</w:t>
            </w:r>
            <w:r w:rsidRPr="00292340">
              <w:t>VNF.ScaleUpOrDown</w:t>
            </w:r>
            <w:r>
              <w:t>()</w:t>
            </w:r>
            <w:bookmarkEnd w:id="336"/>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Function: VNFM.</w:t>
            </w:r>
            <w:r w:rsidRPr="00292340">
              <w:t>VNF.Scale</w:t>
            </w:r>
            <w:r>
              <w:t>In</w:t>
            </w:r>
            <w:r w:rsidRPr="00292340">
              <w:t>Or</w:t>
            </w:r>
            <w:r>
              <w:t>Out()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7" w:name="_Toc459818109"/>
            <w:r>
              <w:t xml:space="preserve">Function: </w:t>
            </w:r>
            <w:r w:rsidR="00ED4205">
              <w:t>VNFM.</w:t>
            </w:r>
            <w:r w:rsidRPr="00292340">
              <w:t>VNF.TriggerResizevResources</w:t>
            </w:r>
            <w:r>
              <w:t>()</w:t>
            </w:r>
            <w:bookmarkEnd w:id="3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CC2D29" w:rsidRDefault="00CC2D29" w:rsidP="00FD6C0C">
            <w:pPr>
              <w:pStyle w:val="TestCaseInfo"/>
              <w:numPr>
                <w:ilvl w:val="0"/>
                <w:numId w:val="146"/>
              </w:numPr>
              <w:rPr>
                <w:lang w:eastAsia="zh-CN"/>
              </w:rPr>
            </w:pPr>
            <w:r>
              <w:rPr>
                <w:lang w:eastAsia="zh-CN"/>
              </w:rPr>
              <w:t>command to the VNFM</w:t>
            </w:r>
          </w:p>
          <w:p w:rsidR="00CC2D29" w:rsidRDefault="00CC2D29" w:rsidP="00FD6C0C">
            <w:pPr>
              <w:pStyle w:val="TestCaseInfo"/>
              <w:numPr>
                <w:ilvl w:val="0"/>
                <w:numId w:val="146"/>
              </w:numPr>
              <w:rPr>
                <w:lang w:eastAsia="zh-CN"/>
              </w:rPr>
            </w:pPr>
            <w:r>
              <w:rPr>
                <w:lang w:eastAsia="zh-CN"/>
              </w:rPr>
              <w:t>higher traffic load over a longer period of time</w:t>
            </w:r>
          </w:p>
          <w:p w:rsidR="00CC2D29" w:rsidRDefault="00CC2D29" w:rsidP="00FD6C0C">
            <w:pPr>
              <w:pStyle w:val="TestCaseInfo"/>
              <w:numPr>
                <w:ilvl w:val="0"/>
                <w:numId w:val="146"/>
              </w:numPr>
              <w:rPr>
                <w:lang w:eastAsia="zh-CN"/>
              </w:rPr>
            </w:pPr>
            <w:r>
              <w:rPr>
                <w:lang w:eastAsia="zh-CN"/>
              </w:rPr>
              <w:t>triggered by EM</w:t>
            </w:r>
          </w:p>
          <w:p w:rsidR="00CC2D29" w:rsidRDefault="00CC2D29" w:rsidP="00FD6C0C">
            <w:pPr>
              <w:pStyle w:val="TestCaseInfo"/>
              <w:numPr>
                <w:ilvl w:val="0"/>
                <w:numId w:val="146"/>
              </w:numPr>
              <w:rPr>
                <w:lang w:eastAsia="zh-CN"/>
              </w:rPr>
            </w:pPr>
            <w:r>
              <w:rPr>
                <w:lang w:eastAsia="zh-CN"/>
              </w:rPr>
              <w:t>triggered by VNF</w:t>
            </w:r>
          </w:p>
          <w:p w:rsidR="00CC2D29" w:rsidRDefault="00CC2D29" w:rsidP="00CC2D29">
            <w:pPr>
              <w:pStyle w:val="TestCaseInfo"/>
              <w:rPr>
                <w:lang w:eastAsia="zh-CN"/>
              </w:rPr>
            </w:pPr>
            <w:r>
              <w:rPr>
                <w:lang w:eastAsia="zh-CN"/>
              </w:rPr>
              <w:t>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B478C4" w:rsidRDefault="00B478C4" w:rsidP="00B478C4">
            <w:pPr>
              <w:pStyle w:val="TestCaseInfo"/>
              <w:numPr>
                <w:ilvl w:val="0"/>
                <w:numId w:val="145"/>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FD6C0C">
            <w:pPr>
              <w:pStyle w:val="TestCaseInfo"/>
              <w:numPr>
                <w:ilvl w:val="0"/>
                <w:numId w:val="147"/>
              </w:numPr>
              <w:rPr>
                <w:lang w:eastAsia="zh-CN"/>
              </w:rPr>
            </w:pPr>
            <w:r>
              <w:rPr>
                <w:lang w:eastAsia="zh-CN"/>
              </w:rPr>
              <w:t>vMemory</w:t>
            </w:r>
          </w:p>
          <w:p w:rsidR="00CC2D29" w:rsidRDefault="00CC2D29" w:rsidP="00FD6C0C">
            <w:pPr>
              <w:pStyle w:val="TestCaseInfo"/>
              <w:numPr>
                <w:ilvl w:val="0"/>
                <w:numId w:val="147"/>
              </w:numPr>
              <w:rPr>
                <w:lang w:eastAsia="zh-CN"/>
              </w:rPr>
            </w:pPr>
            <w:r>
              <w:rPr>
                <w:lang w:eastAsia="zh-CN"/>
              </w:rPr>
              <w:t>vCPU cores</w:t>
            </w:r>
          </w:p>
          <w:p w:rsidR="00CC2D29" w:rsidRDefault="00CC2D29" w:rsidP="00FD6C0C">
            <w:pPr>
              <w:pStyle w:val="TestCaseInfo"/>
              <w:numPr>
                <w:ilvl w:val="0"/>
                <w:numId w:val="147"/>
              </w:numPr>
              <w:rPr>
                <w:lang w:eastAsia="zh-CN"/>
              </w:rPr>
            </w:pPr>
            <w:r>
              <w:rPr>
                <w:lang w:eastAsia="zh-CN"/>
              </w:rPr>
              <w:t>vStorage</w:t>
            </w:r>
          </w:p>
          <w:p w:rsidR="00CC2D29" w:rsidRDefault="00CC2D29" w:rsidP="00FD6C0C">
            <w:pPr>
              <w:pStyle w:val="TestCaseInfo"/>
              <w:numPr>
                <w:ilvl w:val="0"/>
                <w:numId w:val="147"/>
              </w:numPr>
              <w:rPr>
                <w:lang w:eastAsia="zh-CN"/>
              </w:rPr>
            </w:pPr>
            <w:r>
              <w:rPr>
                <w:lang w:eastAsia="zh-CN"/>
              </w:rPr>
              <w:t>vNIC or specialized hardware</w:t>
            </w:r>
          </w:p>
          <w:p w:rsidR="00292340" w:rsidRPr="00D67489" w:rsidRDefault="00CC2D29" w:rsidP="00FD6C0C">
            <w:pPr>
              <w:pStyle w:val="TestCaseInfo"/>
              <w:numPr>
                <w:ilvl w:val="0"/>
                <w:numId w:val="147"/>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338" w:name="_Toc467159745"/>
      <w:r>
        <w:t>Migration</w:t>
      </w:r>
      <w:bookmarkEnd w:id="338"/>
    </w:p>
    <w:p w:rsidR="00874974" w:rsidRDefault="00F3163D" w:rsidP="00292340">
      <w:r>
        <w:t>Migration related commands can be found here.</w:t>
      </w:r>
    </w:p>
    <w:p w:rsidR="00F3163D" w:rsidRDefault="00F3163D" w:rsidP="00292340">
      <w:pPr>
        <w:rPr>
          <w:ins w:id="339" w:author="Stanciu, Mariana-Raluca" w:date="2016-11-24T13:15: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3B5636">
        <w:trPr>
          <w:ins w:id="340" w:author="Stanciu, Mariana-Raluca" w:date="2016-11-24T13:16:00Z"/>
        </w:trPr>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3B5636">
            <w:pPr>
              <w:pStyle w:val="Function"/>
              <w:rPr>
                <w:ins w:id="341" w:author="Stanciu, Mariana-Raluca" w:date="2016-11-24T13:16:00Z"/>
              </w:rPr>
            </w:pPr>
            <w:ins w:id="342" w:author="Stanciu, Mariana-Raluca" w:date="2016-11-24T13:16:00Z">
              <w:r>
                <w:t>Function: VNFM.</w:t>
              </w:r>
              <w:r w:rsidRPr="00292340">
                <w:t>Migration.</w:t>
              </w:r>
              <w:r>
                <w:t>GetMigrationType ()</w:t>
              </w:r>
            </w:ins>
          </w:p>
        </w:tc>
      </w:tr>
      <w:tr w:rsidR="00FB6000" w:rsidTr="003B5636">
        <w:trPr>
          <w:trHeight w:val="247"/>
          <w:ins w:id="343" w:author="Stanciu, Mariana-Raluca" w:date="2016-11-24T13:16:00Z"/>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3B5636">
            <w:pPr>
              <w:pStyle w:val="TestCaseDescription"/>
              <w:rPr>
                <w:ins w:id="344" w:author="Stanciu, Mariana-Raluca" w:date="2016-11-24T13:16:00Z"/>
              </w:rPr>
            </w:pPr>
            <w:ins w:id="345" w:author="Stanciu, Mariana-Raluca" w:date="2016-11-24T13:16:00Z">
              <w:r>
                <w:t>Input:</w:t>
              </w:r>
            </w:ins>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3B5636">
            <w:pPr>
              <w:pStyle w:val="TestCaseInfo"/>
              <w:rPr>
                <w:ins w:id="346" w:author="Stanciu, Mariana-Raluca" w:date="2016-11-24T13:16:00Z"/>
                <w:lang w:eastAsia="zh-CN"/>
              </w:rPr>
            </w:pPr>
            <w:ins w:id="347" w:author="Stanciu, Mariana-Raluca" w:date="2016-11-24T13:16:00Z">
              <w:r>
                <w:rPr>
                  <w:sz w:val="20"/>
                  <w:szCs w:val="20"/>
                </w:rPr>
                <w:t>vnfRecord</w:t>
              </w:r>
            </w:ins>
          </w:p>
        </w:tc>
      </w:tr>
      <w:tr w:rsidR="00FB6000" w:rsidTr="003B5636">
        <w:trPr>
          <w:ins w:id="348" w:author="Stanciu, Mariana-Raluca" w:date="2016-11-24T13:16:00Z"/>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3B5636">
            <w:pPr>
              <w:pStyle w:val="TestCaseDescription"/>
              <w:rPr>
                <w:ins w:id="349" w:author="Stanciu, Mariana-Raluca" w:date="2016-11-24T13:16:00Z"/>
              </w:rPr>
            </w:pPr>
            <w:ins w:id="350" w:author="Stanciu, Mariana-Raluca" w:date="2016-11-24T13:16:00Z">
              <w:r>
                <w:t>Return</w:t>
              </w:r>
            </w:ins>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3B5636">
            <w:pPr>
              <w:pStyle w:val="TestCaseInfo"/>
              <w:rPr>
                <w:ins w:id="351" w:author="Stanciu, Mariana-Raluca" w:date="2016-11-24T13:16:00Z"/>
                <w:lang w:eastAsia="zh-CN"/>
              </w:rPr>
            </w:pPr>
            <w:ins w:id="352" w:author="Stanciu, Mariana-Raluca" w:date="2016-11-24T13:16:00Z">
              <w:r w:rsidRPr="004602BE">
                <w:rPr>
                  <w:lang w:eastAsia="zh-CN"/>
                </w:rPr>
                <w:t>LIVE_MIGRATION</w:t>
              </w:r>
              <w:r>
                <w:rPr>
                  <w:lang w:eastAsia="zh-CN"/>
                </w:rPr>
                <w:tab/>
                <w:t xml:space="preserve">            VNF supports live migration</w:t>
              </w:r>
            </w:ins>
          </w:p>
          <w:p w:rsidR="00FB6000" w:rsidRDefault="00FB6000" w:rsidP="003B5636">
            <w:pPr>
              <w:pStyle w:val="TestCaseInfo"/>
              <w:rPr>
                <w:ins w:id="353" w:author="Stanciu, Mariana-Raluca" w:date="2016-11-24T13:16:00Z"/>
                <w:lang w:eastAsia="zh-CN"/>
              </w:rPr>
            </w:pPr>
            <w:ins w:id="354" w:author="Stanciu, Mariana-Raluca" w:date="2016-11-24T13:16:00Z">
              <w:r w:rsidRPr="00CE73FA">
                <w:rPr>
                  <w:lang w:eastAsia="zh-CN"/>
                </w:rPr>
                <w:t>OFFLINE_MIGRATION</w:t>
              </w:r>
              <w:r>
                <w:rPr>
                  <w:lang w:eastAsia="zh-CN"/>
                </w:rPr>
                <w:tab/>
                <w:t>VNF supports offline migration</w:t>
              </w:r>
            </w:ins>
          </w:p>
          <w:p w:rsidR="00FB6000" w:rsidRDefault="00FB6000" w:rsidP="003B5636">
            <w:pPr>
              <w:pStyle w:val="TestCaseInfo"/>
              <w:rPr>
                <w:ins w:id="355" w:author="Stanciu, Mariana-Raluca" w:date="2016-11-24T13:16:00Z"/>
                <w:lang w:eastAsia="zh-CN"/>
              </w:rPr>
            </w:pPr>
            <w:ins w:id="356" w:author="Stanciu, Mariana-Raluca" w:date="2016-11-24T13:16:00Z">
              <w:r>
                <w:rPr>
                  <w:lang w:eastAsia="zh-CN"/>
                </w:rPr>
                <w:t>FALSE</w:t>
              </w:r>
              <w:r>
                <w:rPr>
                  <w:lang w:eastAsia="zh-CN"/>
                </w:rPr>
                <w:tab/>
              </w:r>
              <w:r>
                <w:rPr>
                  <w:lang w:eastAsia="zh-CN"/>
                </w:rPr>
                <w:tab/>
              </w:r>
              <w:r>
                <w:rPr>
                  <w:lang w:eastAsia="zh-CN"/>
                </w:rPr>
                <w:tab/>
                <w:t xml:space="preserve">            No migration supported by VNF</w:t>
              </w:r>
            </w:ins>
          </w:p>
        </w:tc>
      </w:tr>
      <w:tr w:rsidR="00FB6000" w:rsidTr="003B5636">
        <w:trPr>
          <w:trHeight w:val="283"/>
          <w:ins w:id="357" w:author="Stanciu, Mariana-Raluca" w:date="2016-11-24T13:16:00Z"/>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3B5636">
            <w:pPr>
              <w:pStyle w:val="TestCaseDescription"/>
              <w:rPr>
                <w:ins w:id="358" w:author="Stanciu, Mariana-Raluca" w:date="2016-11-24T13:16:00Z"/>
              </w:rPr>
            </w:pPr>
            <w:ins w:id="359" w:author="Stanciu, Mariana-Raluca" w:date="2016-11-24T13:16:00Z">
              <w:r>
                <w:t>Description</w:t>
              </w:r>
            </w:ins>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ins w:id="360" w:author="Stanciu, Mariana-Raluca" w:date="2016-11-24T13:16:00Z"/>
                <w:lang w:eastAsia="zh-CN"/>
              </w:rPr>
            </w:pPr>
            <w:ins w:id="361" w:author="Stanciu, Mariana-Raluca" w:date="2016-11-24T13:18:00Z">
              <w:r>
                <w:rPr>
                  <w:lang w:eastAsia="zh-CN"/>
                </w:rPr>
                <w:t>The c</w:t>
              </w:r>
            </w:ins>
            <w:ins w:id="362" w:author="Stanciu, Mariana-Raluca" w:date="2016-11-24T13:17:00Z">
              <w:r w:rsidRPr="00FB6000">
                <w:rPr>
                  <w:lang w:eastAsia="zh-CN"/>
                </w:rPr>
                <w:t>ommand returns migration type supported by VNF</w:t>
              </w:r>
              <w:r>
                <w:rPr>
                  <w:lang w:eastAsia="zh-CN"/>
                </w:rPr>
                <w:t>.</w:t>
              </w:r>
            </w:ins>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3" w:name="_Toc459818110"/>
            <w:r>
              <w:t xml:space="preserve">Function: </w:t>
            </w:r>
            <w:r w:rsidR="00ED4205">
              <w:t>VNFM.</w:t>
            </w:r>
            <w:r w:rsidRPr="00292340">
              <w:t>Migration.TriggerMigration</w:t>
            </w:r>
            <w:r>
              <w:t>()</w:t>
            </w:r>
            <w:bookmarkEnd w:id="36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4" w:name="_Toc459818111"/>
            <w:r>
              <w:t xml:space="preserve">Function: </w:t>
            </w:r>
            <w:r w:rsidR="00ED4205">
              <w:t>VNFM.</w:t>
            </w:r>
            <w:r w:rsidRPr="00292340">
              <w:t>Migration.ValidateMigrationSuccess</w:t>
            </w:r>
            <w:r>
              <w:t>()</w:t>
            </w:r>
            <w:bookmarkEnd w:id="36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r>
              <w:t>VNFM.</w:t>
            </w:r>
            <w:r w:rsidRPr="00292340">
              <w:t>Migration.TriggerMigration</w:t>
            </w:r>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5" w:name="_Toc459818112"/>
            <w:r>
              <w:t xml:space="preserve">Function: </w:t>
            </w:r>
            <w:r w:rsidR="00ED4205">
              <w:t>VNFM.VNF.RecoveryCMDtoVNF</w:t>
            </w:r>
            <w:r>
              <w:t>()</w:t>
            </w:r>
            <w:bookmarkEnd w:id="3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366" w:name="_Toc459818113"/>
            <w:r>
              <w:t>Function: VNFM.RecoveryCMDtoVNFM()</w:t>
            </w:r>
            <w:bookmarkEnd w:id="366"/>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367" w:name="_Toc467159746"/>
      <w:r>
        <w:t>vNetwork</w:t>
      </w:r>
      <w:bookmarkEnd w:id="367"/>
    </w:p>
    <w:p w:rsidR="00874974" w:rsidRDefault="00F3163D" w:rsidP="00292340">
      <w:r>
        <w:t>vNetwork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8" w:name="_Toc459818114"/>
            <w:r>
              <w:t xml:space="preserve">Function: </w:t>
            </w:r>
            <w:r w:rsidR="00ED4205">
              <w:t>VNFM.</w:t>
            </w:r>
            <w:r w:rsidR="00CA4FD6" w:rsidRPr="00CA4FD6">
              <w:t>VNetwork.ValidatevNetworkResourceAllocation</w:t>
            </w:r>
            <w:r>
              <w:t>()</w:t>
            </w:r>
            <w:bookmarkEnd w:id="36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9" w:name="_Toc459818115"/>
            <w:r>
              <w:t xml:space="preserve">Function: </w:t>
            </w:r>
            <w:r w:rsidR="00ED4205">
              <w:t>VNFM.</w:t>
            </w:r>
            <w:r w:rsidR="00CA4FD6" w:rsidRPr="00CA4FD6">
              <w:t>VNetwork.ValidatevNetworkResourceRelease</w:t>
            </w:r>
            <w:r>
              <w:t>()</w:t>
            </w:r>
            <w:bookmarkEnd w:id="369"/>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0" w:name="_Toc459818116"/>
            <w:r>
              <w:t xml:space="preserve">Function: </w:t>
            </w:r>
            <w:r w:rsidR="00ED4205">
              <w:t>VNFM.</w:t>
            </w:r>
            <w:r w:rsidR="00CA4FD6" w:rsidRPr="00CA4FD6">
              <w:t>VNetwork.Se</w:t>
            </w:r>
            <w:r w:rsidR="00CA4FD6">
              <w:t>tB</w:t>
            </w:r>
            <w:r w:rsidR="00CA4FD6" w:rsidRPr="00CA4FD6">
              <w:t>andwidth</w:t>
            </w:r>
            <w:r>
              <w:t>()</w:t>
            </w:r>
            <w:bookmarkEnd w:id="37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371" w:name="_Toc467159747"/>
      <w:r>
        <w:t>vStorage</w:t>
      </w:r>
      <w:bookmarkEnd w:id="371"/>
    </w:p>
    <w:p w:rsidR="00874974" w:rsidRDefault="00F3163D" w:rsidP="00292340">
      <w:r>
        <w:t>vStorage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2" w:name="_Toc459818117"/>
            <w:r>
              <w:t xml:space="preserve">Function: </w:t>
            </w:r>
            <w:r w:rsidR="00ED4205">
              <w:t>VNFM.</w:t>
            </w:r>
            <w:r w:rsidR="00CA4FD6" w:rsidRPr="00CA4FD6">
              <w:t>VStorage.GetvStorageSize</w:t>
            </w:r>
            <w:r>
              <w:t>()</w:t>
            </w:r>
            <w:bookmarkEnd w:id="37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3" w:name="_Toc459818118"/>
            <w:r>
              <w:t xml:space="preserve">Function: </w:t>
            </w:r>
            <w:r w:rsidR="00ED4205">
              <w:t>VNFM.</w:t>
            </w:r>
            <w:r w:rsidR="00CA4FD6" w:rsidRPr="00CA4FD6">
              <w:t>VStorage.TriggerIncreasevStorage</w:t>
            </w:r>
            <w:r>
              <w:t>()</w:t>
            </w:r>
            <w:bookmarkEnd w:id="37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4" w:name="_Toc459818119"/>
            <w:r>
              <w:t xml:space="preserve">Function: </w:t>
            </w:r>
            <w:r w:rsidR="00ED4205">
              <w:t>VNFM.</w:t>
            </w:r>
            <w:r w:rsidR="00CA4FD6" w:rsidRPr="00CA4FD6">
              <w:t>VStorage.DecreasevStorage</w:t>
            </w:r>
            <w:r>
              <w:t>()</w:t>
            </w:r>
            <w:bookmarkEnd w:id="374"/>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375" w:name="_Toc467159748"/>
      <w:r>
        <w:t>Fault</w:t>
      </w:r>
      <w:bookmarkEnd w:id="375"/>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6" w:name="_Toc459818120"/>
            <w:r>
              <w:t xml:space="preserve">Function: </w:t>
            </w:r>
            <w:r w:rsidR="00ED4205">
              <w:t>VNFM.</w:t>
            </w:r>
            <w:r w:rsidR="00CA4FD6" w:rsidRPr="00CA4FD6">
              <w:t>Fault.RegisterForNotification</w:t>
            </w:r>
            <w:r>
              <w:t>()</w:t>
            </w:r>
            <w:bookmarkEnd w:id="37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7" w:name="_Toc459818121"/>
            <w:r>
              <w:t xml:space="preserve">Function: </w:t>
            </w:r>
            <w:r w:rsidR="00ED4205">
              <w:t>VNFM.</w:t>
            </w:r>
            <w:r w:rsidR="00CA4FD6" w:rsidRPr="00CA4FD6">
              <w:t>Fault.DeregisterForNotification</w:t>
            </w:r>
            <w:r>
              <w:t>()</w:t>
            </w:r>
            <w:bookmarkEnd w:id="37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8" w:name="_Toc459818122"/>
            <w:r>
              <w:t xml:space="preserve">Function: </w:t>
            </w:r>
            <w:r w:rsidR="00ED4205">
              <w:t>VNFM.</w:t>
            </w:r>
            <w:r w:rsidR="00CA4FD6" w:rsidRPr="00CA4FD6">
              <w:t>Fault.ListFaultNotificationRegistration</w:t>
            </w:r>
            <w:r>
              <w:t>()</w:t>
            </w:r>
            <w:bookmarkEnd w:id="37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79"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379"/>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80" w:name="_Toc459818123"/>
            <w:r>
              <w:t xml:space="preserve">Function: </w:t>
            </w:r>
            <w:r w:rsidR="00ED4205">
              <w:t>VNFM.</w:t>
            </w:r>
            <w:r w:rsidR="00CA4FD6" w:rsidRPr="00CA4FD6">
              <w:t>Fault.ListFaultNotificationInformation</w:t>
            </w:r>
            <w:r>
              <w:t>()</w:t>
            </w:r>
            <w:bookmarkEnd w:id="38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81"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381"/>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82" w:name="_Toc459818124"/>
            <w:r>
              <w:t xml:space="preserve">Function: </w:t>
            </w:r>
            <w:r w:rsidR="00ED4205">
              <w:t>VNFM.</w:t>
            </w:r>
            <w:r w:rsidR="00CA4FD6" w:rsidRPr="00CA4FD6">
              <w:t>Fault.VNFFaultInjection</w:t>
            </w:r>
            <w:r>
              <w:t>()</w:t>
            </w:r>
            <w:bookmarkEnd w:id="38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83"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383"/>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Function: VNFM.</w:t>
            </w:r>
            <w:r w:rsidRPr="00CA4FD6">
              <w:t>Fault.VNFFaultInjection</w:t>
            </w:r>
            <w:r>
              <w:t>Removal()</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384"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384"/>
    </w:tbl>
    <w:p w:rsidR="00D911D3" w:rsidRDefault="00D911D3" w:rsidP="00292340"/>
    <w:p w:rsidR="00874974" w:rsidRDefault="00874974" w:rsidP="00874974">
      <w:pPr>
        <w:pStyle w:val="Heading3"/>
      </w:pPr>
      <w:bookmarkStart w:id="385" w:name="_Toc467159749"/>
      <w:r>
        <w:t>Performance</w:t>
      </w:r>
      <w:bookmarkEnd w:id="385"/>
    </w:p>
    <w:p w:rsidR="00874974" w:rsidRDefault="00F3163D" w:rsidP="00292340">
      <w:r>
        <w:t>Another group is the group Performance and provides commands for Performance Management.</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86" w:name="_Toc459818125"/>
            <w:r>
              <w:t xml:space="preserve">Function: </w:t>
            </w:r>
            <w:r w:rsidR="00ED4205">
              <w:t>VNFM.</w:t>
            </w:r>
            <w:r w:rsidR="00CA4FD6" w:rsidRPr="00CA4FD6">
              <w:t>Performance.ListPerformanceNotificationRegistration</w:t>
            </w:r>
            <w:r>
              <w:t>()</w:t>
            </w:r>
            <w:bookmarkEnd w:id="38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87"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874974">
            <w:pPr>
              <w:pStyle w:val="TestCaseInfo"/>
              <w:rPr>
                <w:lang w:eastAsia="zh-CN"/>
              </w:rPr>
            </w:pPr>
            <w:r>
              <w:rPr>
                <w:sz w:val="20"/>
                <w:szCs w:val="20"/>
              </w:rPr>
              <w:t>vnfRecord</w:t>
            </w:r>
            <w:r w:rsidR="002C75BB">
              <w:rPr>
                <w:lang w:eastAsia="zh-CN"/>
              </w:rPr>
              <w:t xml:space="preserve"> or ANY</w:t>
            </w:r>
          </w:p>
          <w:p w:rsidR="00874974" w:rsidRDefault="002C75BB" w:rsidP="00874974">
            <w:pPr>
              <w:pStyle w:val="TestCaseInfo"/>
              <w:rPr>
                <w:lang w:eastAsia="zh-CN"/>
              </w:rPr>
            </w:pPr>
            <w:r>
              <w:rPr>
                <w:lang w:eastAsia="zh-CN"/>
              </w:rPr>
              <w:t>Performance ID or ANY</w:t>
            </w:r>
            <w:r w:rsidR="00874974">
              <w:rPr>
                <w:lang w:eastAsia="zh-CN"/>
              </w:rPr>
              <w:t>Type</w:t>
            </w:r>
          </w:p>
          <w:p w:rsidR="00874974" w:rsidRDefault="00874974" w:rsidP="004F5EAE">
            <w:pPr>
              <w:pStyle w:val="TestCaseInfo"/>
              <w:numPr>
                <w:ilvl w:val="0"/>
                <w:numId w:val="163"/>
              </w:numPr>
              <w:rPr>
                <w:lang w:eastAsia="zh-CN"/>
              </w:rPr>
            </w:pPr>
            <w:r>
              <w:rPr>
                <w:lang w:eastAsia="zh-CN"/>
              </w:rPr>
              <w:t>vCPU</w:t>
            </w:r>
          </w:p>
          <w:p w:rsidR="00874974" w:rsidRDefault="00874974" w:rsidP="004F5EAE">
            <w:pPr>
              <w:pStyle w:val="TestCaseInfo"/>
              <w:numPr>
                <w:ilvl w:val="0"/>
                <w:numId w:val="163"/>
              </w:numPr>
              <w:rPr>
                <w:lang w:eastAsia="zh-CN"/>
              </w:rPr>
            </w:pPr>
            <w:r>
              <w:rPr>
                <w:lang w:eastAsia="zh-CN"/>
              </w:rPr>
              <w:t>vMemory</w:t>
            </w:r>
          </w:p>
          <w:p w:rsidR="00874974" w:rsidRDefault="00874974" w:rsidP="004F5EAE">
            <w:pPr>
              <w:pStyle w:val="TestCaseInfo"/>
              <w:numPr>
                <w:ilvl w:val="0"/>
                <w:numId w:val="163"/>
              </w:numPr>
              <w:rPr>
                <w:lang w:eastAsia="zh-CN"/>
              </w:rPr>
            </w:pPr>
            <w:r>
              <w:rPr>
                <w:lang w:eastAsia="zh-CN"/>
              </w:rPr>
              <w:t>vNetwork</w:t>
            </w:r>
          </w:p>
          <w:p w:rsidR="00292340" w:rsidRDefault="00874974" w:rsidP="004F5EAE">
            <w:pPr>
              <w:pStyle w:val="TestCaseInfo"/>
              <w:numPr>
                <w:ilvl w:val="0"/>
                <w:numId w:val="163"/>
              </w:numPr>
              <w:rPr>
                <w:lang w:eastAsia="zh-CN"/>
              </w:rPr>
            </w:pPr>
            <w:r>
              <w:rPr>
                <w:lang w:eastAsia="zh-CN"/>
              </w:rPr>
              <w:t>vStorage</w:t>
            </w:r>
          </w:p>
          <w:p w:rsidR="001D690A" w:rsidRPr="00D67489" w:rsidRDefault="001D690A" w:rsidP="004F5EAE">
            <w:pPr>
              <w:pStyle w:val="TestCaseInfo"/>
              <w:numPr>
                <w:ilvl w:val="0"/>
                <w:numId w:val="163"/>
              </w:numPr>
              <w:rPr>
                <w:lang w:eastAsia="zh-CN"/>
              </w:rPr>
            </w:pPr>
            <w:r>
              <w:rPr>
                <w:lang w:eastAsia="zh-CN"/>
              </w:rPr>
              <w:t>ALL</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46B64" w:rsidP="00E7531B">
            <w:pPr>
              <w:pStyle w:val="TestCaseInfo"/>
              <w:rPr>
                <w:lang w:eastAsia="zh-CN"/>
              </w:rPr>
            </w:pPr>
            <w:r>
              <w:rPr>
                <w:lang w:eastAsia="zh-CN"/>
              </w:rPr>
              <w:t>List of performance notifications registrations</w:t>
            </w:r>
          </w:p>
          <w:p w:rsidR="002C75BB" w:rsidRDefault="00963FFC" w:rsidP="004F5EAE">
            <w:pPr>
              <w:pStyle w:val="TestCaseInfo"/>
              <w:numPr>
                <w:ilvl w:val="0"/>
                <w:numId w:val="165"/>
              </w:numPr>
              <w:rPr>
                <w:lang w:eastAsia="zh-CN"/>
              </w:rPr>
            </w:pPr>
            <w:r>
              <w:rPr>
                <w:sz w:val="20"/>
                <w:szCs w:val="20"/>
              </w:rPr>
              <w:t>vnfRecord</w:t>
            </w:r>
          </w:p>
          <w:p w:rsidR="001D690A" w:rsidRDefault="001D690A" w:rsidP="004F5EAE">
            <w:pPr>
              <w:pStyle w:val="TestCaseInfo"/>
              <w:numPr>
                <w:ilvl w:val="0"/>
                <w:numId w:val="165"/>
              </w:numPr>
              <w:rPr>
                <w:lang w:eastAsia="zh-CN"/>
              </w:rPr>
            </w:pPr>
            <w:r>
              <w:rPr>
                <w:lang w:eastAsia="zh-CN"/>
              </w:rPr>
              <w:t>PerformanceID</w:t>
            </w:r>
          </w:p>
          <w:p w:rsidR="00046B64" w:rsidRDefault="001D690A" w:rsidP="004F5EAE">
            <w:pPr>
              <w:pStyle w:val="TestCaseInfo"/>
              <w:numPr>
                <w:ilvl w:val="0"/>
                <w:numId w:val="165"/>
              </w:numPr>
              <w:rPr>
                <w:lang w:eastAsia="zh-CN"/>
              </w:rPr>
            </w:pPr>
            <w:r>
              <w:rPr>
                <w:lang w:eastAsia="zh-CN"/>
              </w:rPr>
              <w:t>Type</w:t>
            </w:r>
          </w:p>
          <w:p w:rsidR="00015E9C" w:rsidRDefault="00015E9C" w:rsidP="004F5EAE">
            <w:pPr>
              <w:pStyle w:val="TestCaseInfo"/>
              <w:numPr>
                <w:ilvl w:val="0"/>
                <w:numId w:val="165"/>
              </w:numPr>
              <w:rPr>
                <w:lang w:eastAsia="zh-CN"/>
              </w:rPr>
            </w:pPr>
            <w:r>
              <w:rPr>
                <w:lang w:eastAsia="zh-CN"/>
              </w:rPr>
              <w:t xml:space="preserve">Collection period </w:t>
            </w:r>
          </w:p>
          <w:p w:rsidR="00015E9C" w:rsidRDefault="00015E9C" w:rsidP="004F5EAE">
            <w:pPr>
              <w:pStyle w:val="TestCaseInfo"/>
              <w:numPr>
                <w:ilvl w:val="0"/>
                <w:numId w:val="165"/>
              </w:numPr>
              <w:rPr>
                <w:lang w:eastAsia="zh-CN"/>
              </w:rPr>
            </w:pPr>
            <w:r>
              <w:rPr>
                <w:lang w:eastAsia="zh-CN"/>
              </w:rPr>
              <w:t>Reporting period</w:t>
            </w:r>
          </w:p>
          <w:p w:rsidR="00015E9C" w:rsidRDefault="00015E9C" w:rsidP="004F5EAE">
            <w:pPr>
              <w:pStyle w:val="TestCaseInfo"/>
              <w:numPr>
                <w:ilvl w:val="0"/>
                <w:numId w:val="165"/>
              </w:numPr>
              <w:rPr>
                <w:lang w:eastAsia="zh-CN"/>
              </w:rPr>
            </w:pPr>
            <w:r>
              <w:rPr>
                <w:lang w:eastAsia="zh-CN"/>
              </w:rPr>
              <w:t>Reporting boundary to define the duration</w:t>
            </w:r>
          </w:p>
          <w:p w:rsidR="001D690A" w:rsidRDefault="001D690A" w:rsidP="004F5EAE">
            <w:pPr>
              <w:pStyle w:val="TestCaseInfo"/>
              <w:numPr>
                <w:ilvl w:val="0"/>
                <w:numId w:val="165"/>
              </w:numPr>
              <w:rPr>
                <w:lang w:eastAsia="zh-CN"/>
              </w:rPr>
            </w:pPr>
            <w:r>
              <w:rPr>
                <w:lang w:eastAsia="zh-CN"/>
              </w:rPr>
              <w: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E7531B">
            <w:pPr>
              <w:pStyle w:val="TestCaseInfo"/>
              <w:rPr>
                <w:lang w:eastAsia="zh-CN"/>
              </w:rPr>
            </w:pPr>
            <w:r>
              <w:rPr>
                <w:lang w:eastAsia="zh-CN"/>
              </w:rPr>
              <w:t xml:space="preserve">The command lists all registrations of performance </w:t>
            </w:r>
            <w:r w:rsidR="00015E9C">
              <w:rPr>
                <w:lang w:eastAsia="zh-CN"/>
              </w:rPr>
              <w:t>Notifications</w:t>
            </w:r>
          </w:p>
        </w:tc>
      </w:tr>
      <w:bookmarkEnd w:id="387"/>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88" w:name="_Toc459818126"/>
            <w:r>
              <w:t xml:space="preserve">Function: </w:t>
            </w:r>
            <w:r w:rsidR="00ED4205">
              <w:t>VNFM.</w:t>
            </w:r>
            <w:r w:rsidR="00CA4FD6" w:rsidRPr="00CA4FD6">
              <w:t>Performance.RegisterPerformanceNotification</w:t>
            </w:r>
            <w:r>
              <w:t>()</w:t>
            </w:r>
            <w:bookmarkEnd w:id="38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015E9C">
            <w:pPr>
              <w:pStyle w:val="TestCaseInfo"/>
              <w:rPr>
                <w:lang w:eastAsia="zh-CN"/>
              </w:rPr>
            </w:pPr>
            <w:r>
              <w:rPr>
                <w:sz w:val="20"/>
                <w:szCs w:val="20"/>
              </w:rPr>
              <w:t>vnfRecord</w:t>
            </w:r>
          </w:p>
          <w:p w:rsidR="00015E9C" w:rsidRDefault="00015E9C" w:rsidP="00015E9C">
            <w:pPr>
              <w:pStyle w:val="TestCaseInfo"/>
              <w:rPr>
                <w:lang w:eastAsia="zh-CN"/>
              </w:rPr>
            </w:pPr>
            <w:r>
              <w:rPr>
                <w:lang w:eastAsia="zh-CN"/>
              </w:rPr>
              <w:t>Type</w:t>
            </w:r>
          </w:p>
          <w:p w:rsidR="00015E9C" w:rsidRDefault="00015E9C" w:rsidP="004F5EAE">
            <w:pPr>
              <w:pStyle w:val="TestCaseInfo"/>
              <w:numPr>
                <w:ilvl w:val="0"/>
                <w:numId w:val="163"/>
              </w:numPr>
              <w:rPr>
                <w:lang w:eastAsia="zh-CN"/>
              </w:rPr>
            </w:pPr>
            <w:r>
              <w:rPr>
                <w:lang w:eastAsia="zh-CN"/>
              </w:rPr>
              <w:t>vCPU</w:t>
            </w:r>
          </w:p>
          <w:p w:rsidR="00015E9C" w:rsidRDefault="00015E9C" w:rsidP="004F5EAE">
            <w:pPr>
              <w:pStyle w:val="TestCaseInfo"/>
              <w:numPr>
                <w:ilvl w:val="0"/>
                <w:numId w:val="163"/>
              </w:numPr>
              <w:rPr>
                <w:lang w:eastAsia="zh-CN"/>
              </w:rPr>
            </w:pPr>
            <w:r>
              <w:rPr>
                <w:lang w:eastAsia="zh-CN"/>
              </w:rPr>
              <w:t>vMemory</w:t>
            </w:r>
          </w:p>
          <w:p w:rsidR="00015E9C" w:rsidRDefault="00015E9C" w:rsidP="004F5EAE">
            <w:pPr>
              <w:pStyle w:val="TestCaseInfo"/>
              <w:numPr>
                <w:ilvl w:val="0"/>
                <w:numId w:val="163"/>
              </w:numPr>
              <w:rPr>
                <w:lang w:eastAsia="zh-CN"/>
              </w:rPr>
            </w:pPr>
            <w:r>
              <w:rPr>
                <w:lang w:eastAsia="zh-CN"/>
              </w:rPr>
              <w:t>vNetwork</w:t>
            </w:r>
          </w:p>
          <w:p w:rsidR="00015E9C" w:rsidRDefault="00015E9C" w:rsidP="004F5EAE">
            <w:pPr>
              <w:pStyle w:val="TestCaseInfo"/>
              <w:numPr>
                <w:ilvl w:val="0"/>
                <w:numId w:val="163"/>
              </w:numPr>
              <w:rPr>
                <w:lang w:eastAsia="zh-CN"/>
              </w:rPr>
            </w:pPr>
            <w:r>
              <w:rPr>
                <w:lang w:eastAsia="zh-CN"/>
              </w:rPr>
              <w:t>vStorage</w:t>
            </w:r>
          </w:p>
          <w:p w:rsidR="00292340" w:rsidRDefault="00015E9C" w:rsidP="004F5EAE">
            <w:pPr>
              <w:pStyle w:val="TestCaseInfo"/>
              <w:numPr>
                <w:ilvl w:val="0"/>
                <w:numId w:val="163"/>
              </w:numPr>
              <w:rPr>
                <w:lang w:eastAsia="zh-CN"/>
              </w:rPr>
            </w:pPr>
            <w:r>
              <w:rPr>
                <w:lang w:eastAsia="zh-CN"/>
              </w:rPr>
              <w:t>ALL</w:t>
            </w:r>
          </w:p>
          <w:p w:rsidR="00015E9C" w:rsidRDefault="00015E9C" w:rsidP="00015E9C">
            <w:pPr>
              <w:pStyle w:val="TestCaseInfo"/>
              <w:rPr>
                <w:lang w:eastAsia="zh-CN"/>
              </w:rPr>
            </w:pPr>
            <w:r>
              <w:rPr>
                <w:lang w:eastAsia="zh-CN"/>
              </w:rPr>
              <w:t xml:space="preserve">Collection period </w:t>
            </w:r>
          </w:p>
          <w:p w:rsidR="00015E9C" w:rsidRDefault="00015E9C" w:rsidP="00015E9C">
            <w:pPr>
              <w:pStyle w:val="TestCaseInfo"/>
              <w:rPr>
                <w:lang w:eastAsia="zh-CN"/>
              </w:rPr>
            </w:pPr>
            <w:r>
              <w:rPr>
                <w:lang w:eastAsia="zh-CN"/>
              </w:rPr>
              <w:t>Reporting period</w:t>
            </w:r>
          </w:p>
          <w:p w:rsidR="00015E9C" w:rsidRPr="00D67489" w:rsidRDefault="00015E9C" w:rsidP="00015E9C">
            <w:pPr>
              <w:pStyle w:val="TestCaseInfo"/>
              <w:rPr>
                <w:lang w:eastAsia="zh-CN"/>
              </w:rPr>
            </w:pPr>
            <w:r>
              <w:rPr>
                <w:lang w:eastAsia="zh-CN"/>
              </w:rPr>
              <w:t>Reporting boundary to define the duration</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D0ECF" w:rsidP="00E7531B">
            <w:pPr>
              <w:pStyle w:val="TestCaseInfo"/>
              <w:rPr>
                <w:lang w:eastAsia="zh-CN"/>
              </w:rPr>
            </w:pPr>
            <w:r>
              <w:rPr>
                <w:lang w:eastAsia="zh-CN"/>
              </w:rPr>
              <w:t>PerformanceID</w:t>
            </w:r>
            <w:r>
              <w:rPr>
                <w:lang w:eastAsia="zh-CN"/>
              </w:rPr>
              <w:tab/>
              <w:t>Successfully registered</w:t>
            </w:r>
          </w:p>
          <w:p w:rsidR="00BD0ECF" w:rsidRDefault="00BD0ECF" w:rsidP="00E7531B">
            <w:pPr>
              <w:pStyle w:val="TestCaseInfo"/>
              <w:rPr>
                <w:lang w:eastAsia="zh-CN"/>
              </w:rPr>
            </w:pPr>
            <w:r>
              <w:rPr>
                <w:lang w:eastAsia="zh-CN"/>
              </w:rPr>
              <w:t>FALSE</w:t>
            </w:r>
            <w:r>
              <w:rPr>
                <w:lang w:eastAsia="zh-CN"/>
              </w:rPr>
              <w:tab/>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registers for a performance data notification. The user need to provide information to specify the type of collection, the collection period and reporting style.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89" w:name="_Toc459818127"/>
            <w:r>
              <w:t xml:space="preserve">Function: </w:t>
            </w:r>
            <w:r w:rsidR="00ED4205">
              <w:t>VNFM.</w:t>
            </w:r>
            <w:r w:rsidR="00CA4FD6" w:rsidRPr="00CA4FD6">
              <w:t>Performance.DeregisterPerformanceNotification</w:t>
            </w:r>
            <w:r>
              <w:t>()</w:t>
            </w:r>
            <w:bookmarkEnd w:id="38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846385" w:rsidP="00E7531B">
            <w:pPr>
              <w:pStyle w:val="TestCaseInfo"/>
              <w:rPr>
                <w:lang w:eastAsia="zh-CN"/>
              </w:rPr>
            </w:pPr>
            <w:r>
              <w:rPr>
                <w:lang w:eastAsia="zh-CN"/>
              </w:rPr>
              <w:t>PerformanceID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Successful deregistered</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deregisters the Performance Data notification with the given ID.</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90" w:name="_Toc459818128"/>
            <w:r>
              <w:t xml:space="preserve">Function: </w:t>
            </w:r>
            <w:r w:rsidR="00ED4205">
              <w:t>VNFM.</w:t>
            </w:r>
            <w:r w:rsidR="00CA4FD6" w:rsidRPr="00CA4FD6">
              <w:t>Performance.ListPerformanceDataInformation</w:t>
            </w:r>
            <w:r>
              <w:t>()</w:t>
            </w:r>
            <w:bookmarkEnd w:id="39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91"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846385" w:rsidP="00E7531B">
            <w:pPr>
              <w:pStyle w:val="TestCaseInfo"/>
              <w:rPr>
                <w:lang w:eastAsia="zh-CN"/>
              </w:rPr>
            </w:pPr>
            <w:r>
              <w:rPr>
                <w:lang w:eastAsia="zh-CN"/>
              </w:rPr>
              <w:t>PerformanceID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Performance Data Information</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retrieves the collected performance data information.</w:t>
            </w:r>
          </w:p>
        </w:tc>
      </w:tr>
      <w:bookmarkEnd w:id="391"/>
    </w:tbl>
    <w:p w:rsidR="00292340" w:rsidRDefault="00292340" w:rsidP="00C35DDF"/>
    <w:p w:rsidR="00C35DDF" w:rsidRDefault="00C35DDF" w:rsidP="00C35DDF">
      <w:pPr>
        <w:pStyle w:val="Heading2"/>
      </w:pPr>
      <w:bookmarkStart w:id="392" w:name="_Toc467159750"/>
      <w:r>
        <w:t>VNFD API Module</w:t>
      </w:r>
      <w:bookmarkEnd w:id="392"/>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393" w:name="_Toc459818129"/>
            <w:r>
              <w:t>Function: ()</w:t>
            </w:r>
            <w:bookmarkEnd w:id="39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394" w:name="_Toc467159751"/>
      <w:r>
        <w:t>VIM API Module</w:t>
      </w:r>
      <w:bookmarkEnd w:id="394"/>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r>
        <w:t>swImage.ListSwImage()</w:t>
      </w:r>
    </w:p>
    <w:p w:rsidR="00DD24DC" w:rsidRDefault="00DD24DC" w:rsidP="00DD24DC">
      <w:pPr>
        <w:ind w:left="720"/>
      </w:pPr>
      <w:r>
        <w:t>swImage.Installation()</w:t>
      </w:r>
    </w:p>
    <w:p w:rsidR="00DD24DC" w:rsidRDefault="00DD24DC" w:rsidP="00DD24DC">
      <w:pPr>
        <w:ind w:left="720"/>
      </w:pPr>
      <w:r>
        <w:t>swImage.Deletion()</w:t>
      </w:r>
    </w:p>
    <w:p w:rsidR="00DD24DC" w:rsidRDefault="00DD24DC" w:rsidP="00C5031A">
      <w:pPr>
        <w:ind w:left="720"/>
      </w:pPr>
      <w:r>
        <w:t>AddvResourceCapability()</w:t>
      </w:r>
    </w:p>
    <w:p w:rsidR="00DD24DC" w:rsidRDefault="00DD24DC" w:rsidP="00DD24DC">
      <w:pPr>
        <w:ind w:left="720"/>
      </w:pPr>
      <w:r>
        <w:t>RemovevResourceCapability()</w:t>
      </w:r>
    </w:p>
    <w:p w:rsidR="00DD24DC" w:rsidRDefault="00DD24DC" w:rsidP="00DD24DC">
      <w:pPr>
        <w:ind w:left="720"/>
      </w:pPr>
      <w:r>
        <w:t>Snapshot.GetComputeImageList()</w:t>
      </w:r>
    </w:p>
    <w:p w:rsidR="00DD24DC" w:rsidRDefault="00DD24DC" w:rsidP="00DD24DC">
      <w:pPr>
        <w:ind w:left="720"/>
      </w:pPr>
      <w:r>
        <w:t>Snapshot.DeleteComputeImage()</w:t>
      </w:r>
    </w:p>
    <w:p w:rsidR="00DD24DC" w:rsidRDefault="00DD24DC" w:rsidP="00DD24DC">
      <w:pPr>
        <w:ind w:left="720"/>
      </w:pPr>
      <w:r>
        <w:t>Snapshot.GetStorageImageList()</w:t>
      </w:r>
    </w:p>
    <w:p w:rsidR="00DD24DC" w:rsidRDefault="00DD24DC" w:rsidP="00DD24DC">
      <w:pPr>
        <w:ind w:left="720"/>
      </w:pPr>
      <w:r>
        <w:t>Snapshot.DeleteStorageImage()</w:t>
      </w:r>
    </w:p>
    <w:p w:rsidR="00DD24DC" w:rsidRDefault="00DD24DC" w:rsidP="00C5031A">
      <w:pPr>
        <w:ind w:left="720"/>
      </w:pPr>
      <w:r>
        <w:t>ReduceNFVIvResource</w:t>
      </w:r>
      <w:r w:rsidR="00C5031A">
        <w:t>()</w:t>
      </w:r>
    </w:p>
    <w:p w:rsidR="00DD24DC" w:rsidRDefault="00C5031A" w:rsidP="00C5031A">
      <w:pPr>
        <w:ind w:left="720"/>
      </w:pPr>
      <w:r>
        <w:t>Fault.</w:t>
      </w:r>
      <w:r w:rsidR="00DD24DC">
        <w:t>ListFaultNotificationRegistration</w:t>
      </w:r>
      <w:r>
        <w:t>()</w:t>
      </w:r>
    </w:p>
    <w:p w:rsidR="00DD24DC" w:rsidRDefault="00C5031A" w:rsidP="00C5031A">
      <w:pPr>
        <w:ind w:left="720"/>
      </w:pPr>
      <w:r>
        <w:t>Fault.</w:t>
      </w:r>
      <w:r w:rsidR="00DD24DC">
        <w:t>ListFaultNotificationInformation</w:t>
      </w:r>
      <w:r>
        <w:t>()</w:t>
      </w:r>
    </w:p>
    <w:p w:rsidR="00DD24DC" w:rsidRDefault="00C5031A" w:rsidP="00C5031A">
      <w:pPr>
        <w:ind w:left="720"/>
      </w:pPr>
      <w:r>
        <w:t>Fault.</w:t>
      </w:r>
      <w:r w:rsidR="00DD24DC">
        <w:t>VNF</w:t>
      </w:r>
      <w:r>
        <w:t>F</w:t>
      </w:r>
      <w:r w:rsidR="00DD24DC">
        <w:t>ault</w:t>
      </w:r>
      <w:r>
        <w:t>I</w:t>
      </w:r>
      <w:r w:rsidR="00DD24DC">
        <w:t>njection</w:t>
      </w:r>
      <w:r>
        <w:t>()</w:t>
      </w:r>
    </w:p>
    <w:p w:rsidR="00DD24DC" w:rsidRDefault="00DD24DC" w:rsidP="00C5031A">
      <w:pPr>
        <w:ind w:left="720"/>
      </w:pPr>
      <w:r>
        <w:t>Performance</w:t>
      </w:r>
      <w:r w:rsidR="00C5031A">
        <w:t>.ListPerformanceNotification</w:t>
      </w:r>
      <w:r>
        <w:t>Registration</w:t>
      </w:r>
      <w:r w:rsidR="00C5031A">
        <w:t>()</w:t>
      </w:r>
    </w:p>
    <w:p w:rsidR="00ED4205" w:rsidRDefault="00C5031A" w:rsidP="00C5031A">
      <w:pPr>
        <w:ind w:left="720"/>
      </w:pPr>
      <w:r>
        <w:t>Performance.</w:t>
      </w:r>
      <w:r w:rsidR="00F747C2">
        <w:t>ListPerformanceDataInformation</w:t>
      </w:r>
      <w:r>
        <w:t>()</w:t>
      </w:r>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395" w:name="_Toc459818130"/>
            <w:r>
              <w:t xml:space="preserve">Function: </w:t>
            </w:r>
            <w:r w:rsidR="00E7531B">
              <w:t>VIM.</w:t>
            </w:r>
            <w:r w:rsidR="00C5031A" w:rsidRPr="00C5031A">
              <w:t>swImage.ListSwImage</w:t>
            </w:r>
            <w:r>
              <w:t>()</w:t>
            </w:r>
            <w:bookmarkEnd w:id="395"/>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CA1CEB" w:rsidP="00FD6C0C">
            <w:pPr>
              <w:pStyle w:val="TestCaseInfo"/>
              <w:numPr>
                <w:ilvl w:val="0"/>
                <w:numId w:val="138"/>
              </w:numPr>
              <w:rPr>
                <w:lang w:eastAsia="zh-CN"/>
              </w:rPr>
            </w:pPr>
            <w:r>
              <w:rPr>
                <w:lang w:eastAsia="zh-CN"/>
              </w:rPr>
              <w:t>SwImageID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396" w:name="_Toc459818131"/>
            <w:r>
              <w:t xml:space="preserve">Function: </w:t>
            </w:r>
            <w:r w:rsidR="00E7531B">
              <w:t>VIM.</w:t>
            </w:r>
            <w:r w:rsidRPr="00C5031A">
              <w:t>swImage.Installation</w:t>
            </w:r>
            <w:r>
              <w:t>()</w:t>
            </w:r>
            <w:bookmarkEnd w:id="396"/>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6C43B3">
            <w:pPr>
              <w:pStyle w:val="TestCaseInfo"/>
              <w:rPr>
                <w:lang w:eastAsia="zh-CN"/>
              </w:rPr>
            </w:pPr>
            <w:r>
              <w:rPr>
                <w:lang w:eastAsia="zh-CN"/>
              </w:rPr>
              <w:t>SwImageID</w:t>
            </w:r>
            <w:r w:rsidR="00136A15">
              <w:rPr>
                <w:lang w:eastAsia="zh-CN"/>
              </w:rPr>
              <w:tab/>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397" w:name="_Toc459818132"/>
            <w:r>
              <w:t xml:space="preserve">Function: </w:t>
            </w:r>
            <w:r w:rsidR="00E7531B">
              <w:t>VIM.</w:t>
            </w:r>
            <w:r>
              <w:t>swImage.Deletion()</w:t>
            </w:r>
            <w:bookmarkEnd w:id="397"/>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6C43B3" w:rsidP="006C43B3">
            <w:pPr>
              <w:pStyle w:val="TestCaseInfo"/>
              <w:rPr>
                <w:lang w:eastAsia="zh-CN"/>
              </w:rPr>
            </w:pPr>
            <w:r>
              <w:rPr>
                <w:lang w:eastAsia="zh-CN"/>
              </w:rPr>
              <w:t>SwImageID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398" w:name="_Toc459818133"/>
            <w:r>
              <w:t xml:space="preserve">Function: </w:t>
            </w:r>
            <w:r w:rsidR="00E7531B">
              <w:t>VIM.</w:t>
            </w:r>
            <w:r w:rsidRPr="00C5031A">
              <w:t>AddvResourceCapability</w:t>
            </w:r>
            <w:r>
              <w:t>()</w:t>
            </w:r>
            <w:bookmarkEnd w:id="398"/>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399" w:name="_Toc459818134"/>
            <w:r>
              <w:t xml:space="preserve">Function: </w:t>
            </w:r>
            <w:r w:rsidR="00E7531B">
              <w:t>VIM.</w:t>
            </w:r>
            <w:r w:rsidRPr="00C5031A">
              <w:t>RemovevResourceCapability</w:t>
            </w:r>
            <w:r>
              <w:t>()</w:t>
            </w:r>
            <w:bookmarkEnd w:id="399"/>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Pr="00D67489" w:rsidRDefault="004459B6" w:rsidP="004459B6">
            <w:pPr>
              <w:pStyle w:val="TestCaseInfo"/>
              <w:numPr>
                <w:ilvl w:val="0"/>
                <w:numId w:val="160"/>
              </w:numPr>
              <w:rPr>
                <w:lang w:eastAsia="zh-CN"/>
              </w:rPr>
            </w:pPr>
            <w:r>
              <w:rPr>
                <w:lang w:eastAsia="zh-CN"/>
              </w:rPr>
              <w:t>vNIC</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0" w:name="_Toc459818135"/>
            <w:r>
              <w:t xml:space="preserve">Function: </w:t>
            </w:r>
            <w:r w:rsidR="00E7531B">
              <w:t>VIM.</w:t>
            </w:r>
            <w:r w:rsidRPr="00C5031A">
              <w:t>Snapshot.GetComputeImageList</w:t>
            </w:r>
            <w:r>
              <w:t>()</w:t>
            </w:r>
            <w:bookmarkEnd w:id="400"/>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1" w:name="_Toc459818136"/>
            <w:r>
              <w:t xml:space="preserve">Function: </w:t>
            </w:r>
            <w:r w:rsidR="00E7531B">
              <w:t>VIM.</w:t>
            </w:r>
            <w:r w:rsidRPr="00C5031A">
              <w:t>Snapshot.DeleteComputeImage</w:t>
            </w:r>
            <w:r>
              <w:t>()</w:t>
            </w:r>
            <w:bookmarkEnd w:id="401"/>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2" w:name="_Toc459818137"/>
            <w:r>
              <w:t xml:space="preserve">Function: </w:t>
            </w:r>
            <w:r w:rsidR="00E7531B">
              <w:t>VIM.</w:t>
            </w:r>
            <w:r w:rsidRPr="00C5031A">
              <w:t>Snapshot.GetStorageImageList</w:t>
            </w:r>
            <w:r>
              <w:t>()</w:t>
            </w:r>
            <w:bookmarkEnd w:id="402"/>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3" w:name="_Toc459818138"/>
            <w:r>
              <w:t xml:space="preserve">Function: </w:t>
            </w:r>
            <w:r w:rsidR="00E7531B">
              <w:t>VIM.</w:t>
            </w:r>
            <w:r w:rsidR="00E7531B" w:rsidRPr="00E7531B">
              <w:t>Snapshot.DeleteStorageImage</w:t>
            </w:r>
            <w:r>
              <w:t>()</w:t>
            </w:r>
            <w:bookmarkEnd w:id="403"/>
          </w:p>
        </w:tc>
      </w:tr>
    </w:tbl>
    <w:p w:rsidR="00CA1CEB" w:rsidRDefault="00692870" w:rsidP="00C5031A">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RDefault="00692870" w:rsidP="00C5031A">
      <w:r>
        <w:fldChar w:fldCharType="end"/>
      </w:r>
    </w:p>
    <w:p w:rsidR="00692870" w:rsidRDefault="00692870"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4" w:name="_Toc459818139"/>
            <w:r>
              <w:t xml:space="preserve">Function: </w:t>
            </w:r>
            <w:r w:rsidR="00E7531B">
              <w:t>VIM.</w:t>
            </w:r>
            <w:r w:rsidR="00E7531B" w:rsidRPr="00E7531B">
              <w:t>ReduceNFVIvResource</w:t>
            </w:r>
            <w:r>
              <w:t>()</w:t>
            </w:r>
            <w:bookmarkEnd w:id="404"/>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C5031A" w:rsidP="00E7531B">
            <w:pPr>
              <w:pStyle w:val="TestCaseInfo"/>
              <w:rPr>
                <w:lang w:eastAsia="zh-CN"/>
              </w:rPr>
            </w:pP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C5031A" w:rsidP="00E7531B">
            <w:pPr>
              <w:pStyle w:val="TestCaseInfo"/>
              <w:rPr>
                <w:lang w:eastAsia="zh-CN"/>
              </w:rPr>
            </w:pP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C5031A" w:rsidP="00E7531B">
            <w:pPr>
              <w:pStyle w:val="TestCaseInfo"/>
              <w:rPr>
                <w:lang w:eastAsia="zh-CN"/>
              </w:rPr>
            </w:pP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5" w:name="_Toc459818140"/>
            <w:r>
              <w:t xml:space="preserve">Function: </w:t>
            </w:r>
            <w:r w:rsidR="00E7531B">
              <w:t>VIM.</w:t>
            </w:r>
            <w:r w:rsidR="00E7531B" w:rsidRPr="00E7531B">
              <w:t>Fault.ListFaultNotificationRegistration</w:t>
            </w:r>
            <w:r>
              <w:t>()</w:t>
            </w:r>
            <w:bookmarkEnd w:id="405"/>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6" w:name="_Toc459818141"/>
            <w:r>
              <w:t xml:space="preserve">Function: </w:t>
            </w:r>
            <w:r w:rsidR="00E7531B">
              <w:t>VIM.</w:t>
            </w:r>
            <w:r w:rsidR="00E7531B" w:rsidRPr="00E7531B">
              <w:t>Fault.ListFaultNotificationInformation</w:t>
            </w:r>
            <w:r>
              <w:t>()</w:t>
            </w:r>
            <w:bookmarkEnd w:id="406"/>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7" w:name="_Toc459818142"/>
            <w:r>
              <w:t xml:space="preserve">Function: </w:t>
            </w:r>
            <w:r w:rsidR="00E7531B">
              <w:t>VIM.</w:t>
            </w:r>
            <w:r w:rsidR="00E7531B" w:rsidRPr="00E7531B">
              <w:t>Fault.VNFFaultInjection</w:t>
            </w:r>
            <w:r>
              <w:t>()</w:t>
            </w:r>
            <w:bookmarkEnd w:id="407"/>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r>
        <w:t>Function: VIM.</w:t>
      </w:r>
      <w:r w:rsidRPr="00E7531B">
        <w:t>Fault.VNFFaultInjection</w:t>
      </w:r>
      <w:r>
        <w:t>Removal()</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r>
        <w:fldChar w:fldCharType="end"/>
      </w:r>
    </w:p>
    <w:p w:rsidR="00213DFB" w:rsidRDefault="00213DF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8" w:name="_Toc459818143"/>
            <w:r>
              <w:t xml:space="preserve">Function: </w:t>
            </w:r>
            <w:r w:rsidR="00E7531B">
              <w:t>VIM.</w:t>
            </w:r>
            <w:r w:rsidR="00E7531B" w:rsidRPr="00E7531B">
              <w:t>Performance.ListPerformanceNotificationRegistration</w:t>
            </w:r>
            <w:r>
              <w:t>()</w:t>
            </w:r>
            <w:bookmarkEnd w:id="408"/>
          </w:p>
        </w:tc>
      </w:tr>
    </w:tbl>
    <w:p w:rsidR="00CA1CEB"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96611A" w:rsidP="00874974">
            <w:pPr>
              <w:pStyle w:val="TestCaseInfo"/>
              <w:rPr>
                <w:lang w:eastAsia="zh-CN"/>
              </w:rPr>
            </w:pPr>
            <w:r>
              <w:rPr>
                <w:lang w:eastAsia="zh-CN"/>
              </w:rPr>
              <w:t>Performance</w:t>
            </w:r>
            <w:r w:rsidR="00CA1CEB">
              <w:rPr>
                <w:lang w:eastAsia="zh-CN"/>
              </w:rPr>
              <w:t>ID</w:t>
            </w:r>
            <w:r>
              <w:rPr>
                <w:lang w:eastAsia="zh-CN"/>
              </w:rPr>
              <w:t xml:space="preserve"> or ANY</w:t>
            </w:r>
          </w:p>
          <w:p w:rsidR="00CA1CEB" w:rsidRDefault="00CA1CEB" w:rsidP="00874974">
            <w:pPr>
              <w:pStyle w:val="TestCaseInfo"/>
              <w:rPr>
                <w:lang w:eastAsia="zh-CN"/>
              </w:rPr>
            </w:pPr>
            <w:r>
              <w:rPr>
                <w:lang w:eastAsia="zh-CN"/>
              </w:rPr>
              <w:t>Type</w:t>
            </w:r>
          </w:p>
          <w:p w:rsidR="00CA1CEB" w:rsidRDefault="00CA1CEB" w:rsidP="004F5EAE">
            <w:pPr>
              <w:pStyle w:val="TestCaseInfo"/>
              <w:numPr>
                <w:ilvl w:val="0"/>
                <w:numId w:val="163"/>
              </w:numPr>
              <w:rPr>
                <w:lang w:eastAsia="zh-CN"/>
              </w:rPr>
            </w:pPr>
            <w:r>
              <w:rPr>
                <w:lang w:eastAsia="zh-CN"/>
              </w:rPr>
              <w:t>vCPU</w:t>
            </w:r>
          </w:p>
          <w:p w:rsidR="00CA1CEB" w:rsidRDefault="00CA1CEB" w:rsidP="004F5EAE">
            <w:pPr>
              <w:pStyle w:val="TestCaseInfo"/>
              <w:numPr>
                <w:ilvl w:val="0"/>
                <w:numId w:val="163"/>
              </w:numPr>
              <w:rPr>
                <w:lang w:eastAsia="zh-CN"/>
              </w:rPr>
            </w:pPr>
            <w:r>
              <w:rPr>
                <w:lang w:eastAsia="zh-CN"/>
              </w:rPr>
              <w:t>vMemory</w:t>
            </w:r>
          </w:p>
          <w:p w:rsidR="00CA1CEB" w:rsidRDefault="00CA1CEB" w:rsidP="004F5EAE">
            <w:pPr>
              <w:pStyle w:val="TestCaseInfo"/>
              <w:numPr>
                <w:ilvl w:val="0"/>
                <w:numId w:val="163"/>
              </w:numPr>
              <w:rPr>
                <w:lang w:eastAsia="zh-CN"/>
              </w:rPr>
            </w:pPr>
            <w:r>
              <w:rPr>
                <w:lang w:eastAsia="zh-CN"/>
              </w:rPr>
              <w:t>vNetwork</w:t>
            </w:r>
          </w:p>
          <w:p w:rsidR="00CA1CEB" w:rsidRDefault="00CA1CEB" w:rsidP="004F5EAE">
            <w:pPr>
              <w:pStyle w:val="TestCaseInfo"/>
              <w:numPr>
                <w:ilvl w:val="0"/>
                <w:numId w:val="163"/>
              </w:numPr>
              <w:rPr>
                <w:lang w:eastAsia="zh-CN"/>
              </w:rPr>
            </w:pPr>
            <w:r>
              <w:rPr>
                <w:lang w:eastAsia="zh-CN"/>
              </w:rPr>
              <w:t>vStorage</w:t>
            </w:r>
          </w:p>
          <w:p w:rsidR="00CA1CEB" w:rsidRPr="00D67489" w:rsidRDefault="00CA1CEB" w:rsidP="004F5EAE">
            <w:pPr>
              <w:pStyle w:val="TestCaseInfo"/>
              <w:numPr>
                <w:ilvl w:val="0"/>
                <w:numId w:val="163"/>
              </w:numPr>
              <w:rPr>
                <w:lang w:eastAsia="zh-CN"/>
              </w:rPr>
            </w:pPr>
            <w:r>
              <w:rPr>
                <w:lang w:eastAsia="zh-CN"/>
              </w:rPr>
              <w:t>ALL</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performance notifications registrations</w:t>
            </w:r>
          </w:p>
          <w:p w:rsidR="00CA1CEB" w:rsidRDefault="00CA1CEB" w:rsidP="004F5EAE">
            <w:pPr>
              <w:pStyle w:val="TestCaseInfo"/>
              <w:numPr>
                <w:ilvl w:val="0"/>
                <w:numId w:val="165"/>
              </w:numPr>
              <w:rPr>
                <w:lang w:eastAsia="zh-CN"/>
              </w:rPr>
            </w:pPr>
            <w:r>
              <w:rPr>
                <w:lang w:eastAsia="zh-CN"/>
              </w:rPr>
              <w:t>PerformanceID</w:t>
            </w:r>
          </w:p>
          <w:p w:rsidR="00CA1CEB" w:rsidRDefault="00CA1CEB" w:rsidP="004F5EAE">
            <w:pPr>
              <w:pStyle w:val="TestCaseInfo"/>
              <w:numPr>
                <w:ilvl w:val="0"/>
                <w:numId w:val="165"/>
              </w:numPr>
              <w:rPr>
                <w:lang w:eastAsia="zh-CN"/>
              </w:rPr>
            </w:pPr>
            <w:r>
              <w:rPr>
                <w:lang w:eastAsia="zh-CN"/>
              </w:rPr>
              <w:t>Type</w:t>
            </w:r>
          </w:p>
          <w:p w:rsidR="00CA1CEB" w:rsidRDefault="00CA1CEB" w:rsidP="004F5EAE">
            <w:pPr>
              <w:pStyle w:val="TestCaseInfo"/>
              <w:numPr>
                <w:ilvl w:val="0"/>
                <w:numId w:val="165"/>
              </w:numPr>
              <w:rPr>
                <w:lang w:eastAsia="zh-CN"/>
              </w:rPr>
            </w:pPr>
            <w:r>
              <w:rPr>
                <w:lang w:eastAsia="zh-CN"/>
              </w:rPr>
              <w:t xml:space="preserve">Collection period </w:t>
            </w:r>
          </w:p>
          <w:p w:rsidR="00CA1CEB" w:rsidRDefault="00CA1CEB" w:rsidP="004F5EAE">
            <w:pPr>
              <w:pStyle w:val="TestCaseInfo"/>
              <w:numPr>
                <w:ilvl w:val="0"/>
                <w:numId w:val="165"/>
              </w:numPr>
              <w:rPr>
                <w:lang w:eastAsia="zh-CN"/>
              </w:rPr>
            </w:pPr>
            <w:r>
              <w:rPr>
                <w:lang w:eastAsia="zh-CN"/>
              </w:rPr>
              <w:t>Reporting period</w:t>
            </w:r>
          </w:p>
          <w:p w:rsidR="00CA1CEB" w:rsidRDefault="00CA1CEB" w:rsidP="004F5EAE">
            <w:pPr>
              <w:pStyle w:val="TestCaseInfo"/>
              <w:numPr>
                <w:ilvl w:val="0"/>
                <w:numId w:val="165"/>
              </w:numPr>
              <w:rPr>
                <w:lang w:eastAsia="zh-CN"/>
              </w:rPr>
            </w:pPr>
            <w:r>
              <w:rPr>
                <w:lang w:eastAsia="zh-CN"/>
              </w:rPr>
              <w:t>Reporting boundary to define the duration</w:t>
            </w:r>
          </w:p>
          <w:p w:rsidR="00CA1CEB" w:rsidRDefault="00CA1CEB" w:rsidP="004F5EAE">
            <w:pPr>
              <w:pStyle w:val="TestCaseInfo"/>
              <w:numPr>
                <w:ilvl w:val="0"/>
                <w:numId w:val="165"/>
              </w:numPr>
              <w:rPr>
                <w:lang w:eastAsia="zh-CN"/>
              </w:rPr>
            </w:pPr>
            <w:r>
              <w:rPr>
                <w:lang w:eastAsia="zh-CN"/>
              </w:rPr>
              <w:t>…</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The command lists all registrations of performance Notifications</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09" w:name="_Toc459818144"/>
            <w:r>
              <w:t xml:space="preserve">Function: </w:t>
            </w:r>
            <w:r w:rsidR="00E7531B">
              <w:t>VIM.</w:t>
            </w:r>
            <w:r w:rsidR="00E7531B" w:rsidRPr="00E7531B">
              <w:t>Performance.</w:t>
            </w:r>
            <w:r w:rsidR="00F747C2">
              <w:t>ListPerformanceDataInformation</w:t>
            </w:r>
            <w:r>
              <w:t>()</w:t>
            </w:r>
            <w:bookmarkEnd w:id="409"/>
          </w:p>
        </w:tc>
      </w:tr>
    </w:tbl>
    <w:p w:rsidR="00CA1CEB"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PerformanceID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Performance Data Information</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The command retrieves the collected performance data information.</w:t>
            </w:r>
          </w:p>
        </w:tc>
      </w:tr>
    </w:tbl>
    <w:p w:rsidR="00C5031A" w:rsidRDefault="00F747C2" w:rsidP="00B94DE1">
      <w:r>
        <w:fldChar w:fldCharType="end"/>
      </w:r>
    </w:p>
    <w:p w:rsidR="00B94DE1" w:rsidRDefault="00B94DE1" w:rsidP="00C35DDF"/>
    <w:p w:rsidR="00C35DDF" w:rsidRDefault="00C35DDF" w:rsidP="00C35DDF">
      <w:pPr>
        <w:pStyle w:val="Heading2"/>
      </w:pPr>
      <w:bookmarkStart w:id="410" w:name="_Toc467159752"/>
      <w:r>
        <w:t>Traffic API Module</w:t>
      </w:r>
      <w:bookmarkEnd w:id="410"/>
    </w:p>
    <w:p w:rsidR="002A4F4F" w:rsidRDefault="002A4F4F" w:rsidP="005A676A">
      <w:r>
        <w:t>The traffic module exposes the functionality to control the test traffic.</w:t>
      </w:r>
    </w:p>
    <w:p w:rsidR="002A4F4F" w:rsidRDefault="002A4F4F" w:rsidP="005A676A"/>
    <w:p w:rsidR="00E7531B" w:rsidRDefault="00E7531B" w:rsidP="005A676A">
      <w:r>
        <w:t>class traffic:</w:t>
      </w:r>
    </w:p>
    <w:p w:rsidR="00E7531B" w:rsidRDefault="00E7531B" w:rsidP="00E7531B">
      <w:pPr>
        <w:ind w:left="720"/>
      </w:pPr>
      <w:r>
        <w:t>StartTraffic()</w:t>
      </w:r>
    </w:p>
    <w:p w:rsidR="00E7531B" w:rsidRDefault="00E7531B" w:rsidP="00E7531B">
      <w:pPr>
        <w:ind w:left="720"/>
      </w:pPr>
      <w:r>
        <w:t>StopTraffic()</w:t>
      </w:r>
    </w:p>
    <w:p w:rsidR="00E7531B" w:rsidRDefault="00E7531B" w:rsidP="00E7531B">
      <w:pPr>
        <w:ind w:left="720"/>
      </w:pPr>
      <w:r>
        <w:t>ConfigTrafficLoad()</w:t>
      </w:r>
    </w:p>
    <w:p w:rsidR="00E7531B" w:rsidRDefault="00E7531B" w:rsidP="00E7531B">
      <w:pPr>
        <w:ind w:left="720"/>
      </w:pPr>
      <w:r>
        <w:t>DoesTrafficFlow()</w:t>
      </w:r>
    </w:p>
    <w:p w:rsidR="00E7531B" w:rsidRDefault="00E7531B" w:rsidP="00E7531B">
      <w:pPr>
        <w:ind w:left="720"/>
      </w:pPr>
      <w:r>
        <w:t>AnyTrafficLoss()</w:t>
      </w:r>
    </w:p>
    <w:p w:rsidR="00E7531B" w:rsidRDefault="00E7531B" w:rsidP="00E7531B">
      <w:pPr>
        <w:ind w:left="720"/>
      </w:pPr>
      <w:r>
        <w:t>ClearCounters()</w:t>
      </w:r>
    </w:p>
    <w:p w:rsidR="00E7531B" w:rsidRDefault="00E7531B" w:rsidP="00E7531B">
      <w:pPr>
        <w:ind w:left="720"/>
      </w:pPr>
      <w:r>
        <w:t>CalculateActivationTime()</w:t>
      </w:r>
    </w:p>
    <w:p w:rsidR="00E7531B" w:rsidRDefault="00E7531B" w:rsidP="00E7531B">
      <w:pPr>
        <w:ind w:left="720"/>
      </w:pPr>
      <w:r>
        <w:t>CalculateDeactivationTime()</w:t>
      </w:r>
    </w:p>
    <w:p w:rsidR="00E7531B" w:rsidRDefault="00E7531B" w:rsidP="00E7531B">
      <w:pPr>
        <w:ind w:left="720"/>
      </w:pPr>
      <w:r>
        <w:t>CalculateTerminationTime()</w:t>
      </w:r>
    </w:p>
    <w:p w:rsidR="00E7531B" w:rsidRDefault="00E7531B" w:rsidP="00E7531B">
      <w:pPr>
        <w:ind w:left="720"/>
      </w:pPr>
      <w:r>
        <w:t>CalculateServiceDisruptionLength()</w:t>
      </w:r>
    </w:p>
    <w:p w:rsidR="00E7531B" w:rsidRDefault="00E7531B" w:rsidP="00E7531B">
      <w:pPr>
        <w:ind w:left="720"/>
      </w:pPr>
      <w:r>
        <w:t>CalculateResizeServiceDisruption()</w:t>
      </w:r>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11" w:name="_Toc459818145"/>
            <w:r>
              <w:t xml:space="preserve">Function: </w:t>
            </w:r>
            <w:r w:rsidR="00015884">
              <w:t>Traffic.</w:t>
            </w:r>
            <w:r w:rsidR="00E7531B">
              <w:t>StartTraffic</w:t>
            </w:r>
            <w:r>
              <w:t>()</w:t>
            </w:r>
            <w:bookmarkEnd w:id="41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2" w:name="_Toc459818146"/>
            <w:r>
              <w:t xml:space="preserve">Function: </w:t>
            </w:r>
            <w:r w:rsidR="00015884">
              <w:t>Traffic.</w:t>
            </w:r>
            <w:r>
              <w:t>StopTraffic()</w:t>
            </w:r>
            <w:bookmarkEnd w:id="412"/>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The command ends the emission. The emission stop can be delayed by the Delay Time (in seconds). The flag “Return when emission starts” influences if 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3" w:name="_Toc459818147"/>
            <w:r>
              <w:t xml:space="preserve">Function: </w:t>
            </w:r>
            <w:r w:rsidR="00015884">
              <w:t>Traffic.</w:t>
            </w:r>
            <w:r>
              <w:t>ConfigTrafficLoad()</w:t>
            </w:r>
            <w:bookmarkEnd w:id="413"/>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4" w:name="_Toc459818148"/>
            <w:r>
              <w:t xml:space="preserve">Function: </w:t>
            </w:r>
            <w:r w:rsidR="00015884">
              <w:t>Traffic.</w:t>
            </w:r>
            <w:r>
              <w:t>DoesTrafficFlow()</w:t>
            </w:r>
            <w:bookmarkEnd w:id="41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5" w:name="_Toc459818149"/>
            <w:r>
              <w:t xml:space="preserve">Function: </w:t>
            </w:r>
            <w:r w:rsidR="00015884">
              <w:t>Traffic.</w:t>
            </w:r>
            <w:r>
              <w:t>AnyTrafficLoss()</w:t>
            </w:r>
            <w:bookmarkEnd w:id="41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6" w:name="_Toc459818150"/>
            <w:r>
              <w:t xml:space="preserve">Function: </w:t>
            </w:r>
            <w:r w:rsidR="00015884">
              <w:t>Traffic.</w:t>
            </w:r>
            <w:r>
              <w:t>ClearCounters()</w:t>
            </w:r>
            <w:bookmarkEnd w:id="416"/>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7" w:name="_Toc459818151"/>
            <w:r>
              <w:t xml:space="preserve">Function: </w:t>
            </w:r>
            <w:r w:rsidR="00015884">
              <w:t>Traffic.</w:t>
            </w:r>
            <w:r>
              <w:t>CalculateActivationTime()</w:t>
            </w:r>
            <w:bookmarkEnd w:id="417"/>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8" w:name="_Toc459818152"/>
            <w:r>
              <w:t xml:space="preserve">Function: </w:t>
            </w:r>
            <w:r w:rsidR="00015884">
              <w:t>Traffic.</w:t>
            </w:r>
            <w:r>
              <w:t>CalculateDeactivationTime()</w:t>
            </w:r>
            <w:bookmarkEnd w:id="418"/>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19" w:name="_Toc459818153"/>
            <w:r>
              <w:t xml:space="preserve">Function: </w:t>
            </w:r>
            <w:r w:rsidR="00015884">
              <w:t>Traffic.</w:t>
            </w:r>
            <w:r w:rsidRPr="00E7531B">
              <w:t>CalculateTerminationTime</w:t>
            </w:r>
            <w:r>
              <w:t>()</w:t>
            </w:r>
            <w:bookmarkEnd w:id="419"/>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20" w:name="_Toc459818154"/>
            <w:r>
              <w:t xml:space="preserve">Function: </w:t>
            </w:r>
            <w:r w:rsidR="00015884">
              <w:t>Traffic.</w:t>
            </w:r>
            <w:r w:rsidRPr="00E7531B">
              <w:t>CalculateServiceDisruptionLength</w:t>
            </w:r>
            <w:r>
              <w:t>()</w:t>
            </w:r>
            <w:bookmarkEnd w:id="420"/>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21" w:name="_Toc459818155"/>
            <w:r>
              <w:t xml:space="preserve">Function: </w:t>
            </w:r>
            <w:r w:rsidR="00015884">
              <w:t>Traffic.</w:t>
            </w:r>
            <w:r w:rsidRPr="00E7531B">
              <w:t>C</w:t>
            </w:r>
            <w:r w:rsidR="00FE69F2">
              <w:t>alculateResizeServiceDisruption</w:t>
            </w:r>
            <w:r>
              <w:t>()</w:t>
            </w:r>
            <w:bookmarkEnd w:id="421"/>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422" w:name="_Toc467159753"/>
      <w:r>
        <w:t>Test Case Pseudo Code</w:t>
      </w:r>
      <w:bookmarkEnd w:id="422"/>
    </w:p>
    <w:p w:rsidR="00BB6597" w:rsidRDefault="00BB6597" w:rsidP="005A676A"/>
    <w:p w:rsidR="00D951C9" w:rsidRDefault="00D951C9" w:rsidP="00D951C9">
      <w:pPr>
        <w:pStyle w:val="Heading2"/>
      </w:pPr>
      <w:bookmarkStart w:id="423" w:name="_Toc467159754"/>
      <w:r>
        <w:t xml:space="preserve">TC.81 </w:t>
      </w:r>
      <w:r w:rsidRPr="00E95BF5">
        <w:t>Stop a max scale-up/scaled-out VNF instance in state Active under</w:t>
      </w:r>
      <w:r>
        <w:t xml:space="preserve"> max</w:t>
      </w:r>
      <w:r w:rsidRPr="00E95BF5">
        <w:t xml:space="preserve"> traffic load</w:t>
      </w:r>
      <w:bookmarkEnd w:id="423"/>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t>SwImageID</w:t>
      </w:r>
    </w:p>
    <w:p w:rsidR="007B7B3E" w:rsidRDefault="007B7B3E" w:rsidP="007B7B3E">
      <w:r>
        <w:tab/>
        <w:t>Trigger type --&gt; triggerType</w:t>
      </w:r>
    </w:p>
    <w:p w:rsidR="007B7B3E" w:rsidRDefault="007B7B3E" w:rsidP="007B7B3E">
      <w:r>
        <w:tab/>
      </w:r>
      <w:r>
        <w:tab/>
        <w:t>•</w:t>
      </w:r>
      <w:r>
        <w:tab/>
        <w:t>command to the VNFM</w:t>
      </w:r>
    </w:p>
    <w:p w:rsidR="007B7B3E" w:rsidRDefault="007B7B3E" w:rsidP="007B7B3E">
      <w:r>
        <w:tab/>
      </w:r>
      <w:r>
        <w:tab/>
        <w:t>•</w:t>
      </w:r>
      <w:r>
        <w:tab/>
        <w:t>higher traffic load over a longer period of time</w:t>
      </w:r>
    </w:p>
    <w:p w:rsidR="007B7B3E" w:rsidRDefault="007B7B3E" w:rsidP="007B7B3E">
      <w:r>
        <w:tab/>
      </w:r>
      <w:r>
        <w:tab/>
        <w:t>•</w:t>
      </w:r>
      <w:r>
        <w:tab/>
        <w:t>triggered by EM</w:t>
      </w:r>
    </w:p>
    <w:p w:rsidR="007B7B3E" w:rsidRDefault="007B7B3E" w:rsidP="007B7B3E">
      <w:r>
        <w:tab/>
      </w:r>
      <w:r>
        <w:tab/>
        <w:t>•</w:t>
      </w:r>
      <w:r>
        <w:tab/>
        <w:t>triggered by VNF</w:t>
      </w:r>
    </w:p>
    <w:p w:rsidR="007B7B3E" w:rsidRDefault="007B7B3E" w:rsidP="007B7B3E">
      <w:r>
        <w:tab/>
        <w:t>Type of vResource to be resized --&gt; vResourceType</w:t>
      </w:r>
    </w:p>
    <w:p w:rsidR="007B7B3E" w:rsidRDefault="007B7B3E" w:rsidP="007B7B3E">
      <w:r>
        <w:tab/>
      </w:r>
      <w:r>
        <w:tab/>
        <w:t>•</w:t>
      </w:r>
      <w:r>
        <w:tab/>
        <w:t>vMemory</w:t>
      </w:r>
    </w:p>
    <w:p w:rsidR="007B7B3E" w:rsidRDefault="007B7B3E" w:rsidP="007B7B3E">
      <w:r>
        <w:tab/>
      </w:r>
      <w:r>
        <w:tab/>
        <w:t>•</w:t>
      </w:r>
      <w:r>
        <w:tab/>
        <w:t>vCPU cores</w:t>
      </w:r>
    </w:p>
    <w:p w:rsidR="007B7B3E" w:rsidRDefault="007B7B3E" w:rsidP="007B7B3E">
      <w:r>
        <w:tab/>
      </w:r>
      <w:r>
        <w:tab/>
        <w:t>•</w:t>
      </w:r>
      <w:r>
        <w:tab/>
        <w:t>vStorage</w:t>
      </w:r>
    </w:p>
    <w:p w:rsidR="007B7B3E" w:rsidRDefault="007B7B3E" w:rsidP="007B7B3E">
      <w:r>
        <w:tab/>
      </w:r>
      <w:r>
        <w:tab/>
        <w:t>•</w:t>
      </w:r>
      <w:r>
        <w:tab/>
        <w:t>vNIC or specialized hardware</w:t>
      </w:r>
    </w:p>
    <w:p w:rsidR="007B7B3E" w:rsidRDefault="007B7B3E" w:rsidP="007B7B3E">
      <w:r>
        <w:tab/>
      </w:r>
      <w:r>
        <w:tab/>
        <w:t>•</w:t>
      </w:r>
      <w:r>
        <w:tab/>
        <w:t>vResource = any</w:t>
      </w:r>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r>
        <w:t>should be translated to dictionaries</w:t>
      </w:r>
    </w:p>
    <w:p w:rsidR="000E0F0A" w:rsidRDefault="000E0F0A" w:rsidP="007B7B3E">
      <w:r>
        <w:tab/>
        <w:t>tcResult[ ‘overallStatus’ ] = status</w:t>
      </w:r>
    </w:p>
    <w:p w:rsidR="000E0F0A" w:rsidRDefault="000E0F0A" w:rsidP="007B7B3E">
      <w:r>
        <w:tab/>
        <w:t>tcInput[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r>
        <w:rPr>
          <w:sz w:val="20"/>
        </w:rPr>
        <w:t>vnfRecord</w:t>
      </w:r>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r>
        <w:t>if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Set the required EM configuration so that VNF can be configured by EM</w:t>
      </w:r>
    </w:p>
    <w:p w:rsidR="007B7B3E" w:rsidRDefault="007B7B3E" w:rsidP="007B7B3E">
      <w:r>
        <w:tab/>
      </w:r>
      <w:r w:rsidR="007429DD">
        <w:t xml:space="preserve">if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t>return ERROR</w:t>
      </w:r>
    </w:p>
    <w:p w:rsidR="007B7B3E" w:rsidRDefault="007B7B3E" w:rsidP="007B7B3E">
      <w:r>
        <w:tab/>
        <w:t># Start the EM so that it can service the VNF</w:t>
      </w:r>
    </w:p>
    <w:p w:rsidR="007B7B3E" w:rsidRDefault="007B7B3E" w:rsidP="007B7B3E">
      <w:r>
        <w:tab/>
      </w:r>
      <w:r w:rsidR="007429DD">
        <w:t xml:space="preserve">if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t xml:space="preserve">return </w:t>
      </w:r>
      <w:r w:rsidR="00FA1E77">
        <w:t>ERROR</w:t>
      </w:r>
    </w:p>
    <w:p w:rsidR="007B7B3E" w:rsidRDefault="007B7B3E" w:rsidP="007B7B3E">
      <w:r>
        <w:t>else:</w:t>
      </w:r>
    </w:p>
    <w:p w:rsidR="007B7B3E" w:rsidRDefault="007B7B3E" w:rsidP="007B7B3E">
      <w:r>
        <w:tab/>
        <w:t># No Element Manager required</w:t>
      </w:r>
      <w:r w:rsidR="000E0F0A">
        <w:t>, set VNF config and license</w:t>
      </w:r>
    </w:p>
    <w:p w:rsidR="007B7B3E" w:rsidRDefault="007B7B3E" w:rsidP="007B7B3E">
      <w:r>
        <w:tab/>
      </w:r>
      <w:r w:rsidR="000E0F0A">
        <w:t xml:space="preserve">if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r>
        <w:tab/>
      </w:r>
      <w:r w:rsidR="000E0F0A">
        <w:t xml:space="preserve">if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time.clock()</w:t>
      </w:r>
    </w:p>
    <w:p w:rsidR="007B7B3E" w:rsidRDefault="003B66CD" w:rsidP="007B7B3E">
      <w:r>
        <w:t>status</w:t>
      </w:r>
      <w:r w:rsidR="007B7B3E">
        <w:t xml:space="preserve"> = VNFM.VNF.Instantiate( </w:t>
      </w:r>
      <w:r w:rsidR="00734B29">
        <w:rPr>
          <w:sz w:val="20"/>
        </w:rPr>
        <w:t>vnfRecord</w:t>
      </w:r>
      <w:r>
        <w:t xml:space="preserve">, </w:t>
      </w:r>
      <w:r w:rsidR="00FA1E77">
        <w:t>tcInput.</w:t>
      </w:r>
      <w:r w:rsidR="007B7B3E">
        <w:t>SwImageID )</w:t>
      </w:r>
    </w:p>
    <w:p w:rsidR="00FA1E77" w:rsidRDefault="00FA1E77" w:rsidP="007B7B3E">
      <w:r>
        <w:t># positive computeID is success, negative computeID is unique failure code</w:t>
      </w:r>
    </w:p>
    <w:p w:rsidR="007B7B3E" w:rsidRDefault="00B74D70" w:rsidP="007B7B3E">
      <w:r>
        <w:t xml:space="preserve">if </w:t>
      </w:r>
      <w:r w:rsidR="003B66CD">
        <w:t>status &lt;&gt; TRUE</w:t>
      </w:r>
      <w:r w:rsidR="007B7B3E">
        <w:t xml:space="preserve"> :</w:t>
      </w:r>
    </w:p>
    <w:p w:rsidR="00FA1E77" w:rsidRDefault="00B74D70" w:rsidP="007B7B3E">
      <w:r>
        <w:tab/>
      </w:r>
      <w:r w:rsidR="00FA1E77">
        <w:t xml:space="preserve">tcResult.overallStatus = </w:t>
      </w:r>
      <w:r w:rsidR="003B66CD">
        <w:t>status</w:t>
      </w:r>
    </w:p>
    <w:p w:rsidR="007B7B3E" w:rsidRDefault="00B74D70" w:rsidP="00FA1E77">
      <w:pPr>
        <w:ind w:firstLine="720"/>
      </w:pPr>
      <w:r>
        <w:t xml:space="preserve">return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r>
        <w:t>while ( vnfState = VNFM.VNF.GetVNFState(</w:t>
      </w:r>
      <w:r w:rsidR="00734B29">
        <w:rPr>
          <w:sz w:val="20"/>
        </w:rPr>
        <w:t>vnfRecord</w:t>
      </w:r>
      <w:r>
        <w:t>) ) &lt;&gt; VNF_STATE_INACTIVE :</w:t>
      </w:r>
    </w:p>
    <w:p w:rsidR="007B7B3E" w:rsidRDefault="007B7B3E" w:rsidP="007B7B3E">
      <w:r>
        <w:tab/>
        <w:t>if vnfState == VNF_STATE_ERROR :</w:t>
      </w:r>
    </w:p>
    <w:p w:rsidR="00FA1E77" w:rsidRDefault="007B7B3E" w:rsidP="007B7B3E">
      <w:r>
        <w:tab/>
      </w:r>
      <w:r>
        <w:tab/>
      </w:r>
      <w:r w:rsidR="00FA1E77">
        <w:t>tcResult.overallStatus = vnfState</w:t>
      </w:r>
    </w:p>
    <w:p w:rsidR="007B7B3E" w:rsidRDefault="007B7B3E" w:rsidP="00FA1E77">
      <w:pPr>
        <w:ind w:left="720" w:firstLine="720"/>
      </w:pPr>
      <w:r>
        <w:t xml:space="preserve">return </w:t>
      </w:r>
      <w:r w:rsidR="00FA1E77">
        <w:t>ERROR</w:t>
      </w:r>
    </w:p>
    <w:p w:rsidR="006169FC" w:rsidRDefault="006169FC" w:rsidP="007B7B3E">
      <w:r>
        <w:tab/>
        <w:t>if wait_time-- == 0 :</w:t>
      </w:r>
    </w:p>
    <w:p w:rsidR="00FA1E77" w:rsidRDefault="00FA1E77" w:rsidP="007B7B3E">
      <w:r>
        <w:tab/>
      </w:r>
      <w:r>
        <w:tab/>
        <w:t>tcResult.overallStatus = VNF_STATE_ERROR</w:t>
      </w:r>
    </w:p>
    <w:p w:rsidR="006169FC" w:rsidRDefault="006169FC" w:rsidP="006169FC">
      <w:pPr>
        <w:ind w:left="1440"/>
      </w:pPr>
      <w:r>
        <w:t>return ERROR</w:t>
      </w:r>
    </w:p>
    <w:p w:rsidR="007B7B3E" w:rsidRDefault="007B7B3E" w:rsidP="007B7B3E">
      <w:r>
        <w:tab/>
        <w:t>time.sleep( 1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time.clock()</w:t>
      </w:r>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VNFM.VNFD.GetvResourceList( </w:t>
      </w:r>
      <w:r w:rsidR="00734B29">
        <w:rPr>
          <w:sz w:val="20"/>
        </w:rPr>
        <w:t>vnfRecord</w:t>
      </w:r>
      <w:r w:rsidR="003B66CD">
        <w:t xml:space="preserve">, </w:t>
      </w:r>
      <w:r w:rsidR="007B7B3E">
        <w:t>SwImageID,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time.clock()</w:t>
      </w:r>
    </w:p>
    <w:p w:rsidR="007B7B3E" w:rsidRDefault="007B7B3E" w:rsidP="007B7B3E">
      <w:r>
        <w:t>status = VNFM.VNF.Start(</w:t>
      </w:r>
      <w:r w:rsidR="00734B29">
        <w:rPr>
          <w:sz w:val="20"/>
        </w:rPr>
        <w:t>vnfRecord</w:t>
      </w:r>
      <w:r>
        <w:t>)</w:t>
      </w:r>
    </w:p>
    <w:p w:rsidR="007B7B3E" w:rsidRDefault="007B7B3E" w:rsidP="007B7B3E">
      <w:r>
        <w:t xml:space="preserve">if  status &lt;&gt; </w:t>
      </w:r>
      <w:r w:rsidR="00100008">
        <w:t>TRUE</w:t>
      </w:r>
      <w:r>
        <w:t xml:space="preserve"> :</w:t>
      </w:r>
    </w:p>
    <w:p w:rsidR="007B7B3E" w:rsidRDefault="007B7B3E" w:rsidP="007B7B3E">
      <w:r>
        <w:tab/>
        <w:t>VNFM.VNF.Terminate(</w:t>
      </w:r>
      <w:r w:rsidR="00734B29">
        <w:rPr>
          <w:sz w:val="20"/>
        </w:rPr>
        <w:t>vnfRecord</w:t>
      </w:r>
      <w:r>
        <w:t>)</w:t>
      </w:r>
    </w:p>
    <w:p w:rsidR="005514C8" w:rsidRDefault="005514C8" w:rsidP="007B7B3E">
      <w:r>
        <w:tab/>
        <w:t>tcResult.overallStatus = status</w:t>
      </w:r>
    </w:p>
    <w:p w:rsidR="007B7B3E" w:rsidRDefault="005514C8"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r>
        <w:t>while ( vnfState = VNFM.VNF.GetVNFState(</w:t>
      </w:r>
      <w:r w:rsidR="00734B29">
        <w:rPr>
          <w:sz w:val="20"/>
        </w:rPr>
        <w:t>vnfRecord</w:t>
      </w:r>
      <w:r>
        <w:t>) ) &lt;&gt; VNF_STATE_ACTIVE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t>return ERROR</w:t>
      </w:r>
    </w:p>
    <w:p w:rsidR="009440E3" w:rsidRDefault="009440E3" w:rsidP="009440E3">
      <w:r>
        <w:tab/>
        <w:t>if wait_time-- == 0 :</w:t>
      </w:r>
    </w:p>
    <w:p w:rsidR="009440E3" w:rsidRDefault="005514C8" w:rsidP="005514C8">
      <w:r>
        <w:tab/>
      </w:r>
      <w:r>
        <w:tab/>
        <w:t xml:space="preserve">tcResult.overallStatus = </w:t>
      </w:r>
      <w:r w:rsidR="009440E3">
        <w:t>VNF_STATE_ERROR</w:t>
      </w:r>
    </w:p>
    <w:p w:rsidR="005514C8" w:rsidRDefault="005514C8" w:rsidP="005514C8">
      <w:r>
        <w:tab/>
      </w:r>
      <w:r>
        <w:tab/>
        <w:t>return ERROR</w:t>
      </w:r>
    </w:p>
    <w:p w:rsidR="007B7B3E" w:rsidRDefault="007B7B3E" w:rsidP="007B7B3E">
      <w:r>
        <w:tab/>
        <w:t>time.sleep( 1 sec )</w:t>
      </w:r>
    </w:p>
    <w:p w:rsidR="009440E3" w:rsidRDefault="009440E3" w:rsidP="007B7B3E"/>
    <w:p w:rsidR="007B7B3E" w:rsidRDefault="005514C8" w:rsidP="007B7B3E">
      <w:r>
        <w:t>tcR</w:t>
      </w:r>
      <w:r w:rsidR="00556203">
        <w:t>esult.</w:t>
      </w:r>
      <w:r w:rsidR="009741F4">
        <w:t>timeRecord.startVNFEnd</w:t>
      </w:r>
      <w:r w:rsidR="007B7B3E">
        <w:t xml:space="preserve"> = time.clock()</w:t>
      </w:r>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VNFM.VNF.GetvResourceList( </w:t>
      </w:r>
      <w:r w:rsidR="00734B29">
        <w:rPr>
          <w:sz w:val="20"/>
        </w:rPr>
        <w:t>vnfRecord</w:t>
      </w:r>
      <w:r w:rsidR="003B66CD">
        <w:rPr>
          <w:sz w:val="20"/>
        </w:rPr>
        <w:t xml:space="preserve"> </w:t>
      </w:r>
      <w:r w:rsidR="007B7B3E">
        <w:t>)</w:t>
      </w:r>
    </w:p>
    <w:p w:rsidR="007B7B3E" w:rsidRDefault="007B7B3E" w:rsidP="007B7B3E"/>
    <w:p w:rsidR="007B7B3E" w:rsidRDefault="007B7B3E" w:rsidP="007B7B3E">
      <w:r>
        <w:t>if (status = VNFM.VNF.ValidateAllocatedvResources(</w:t>
      </w:r>
      <w:r w:rsidR="009440E3">
        <w:t xml:space="preserve"> </w:t>
      </w:r>
      <w:r w:rsidR="00734B29">
        <w:rPr>
          <w:sz w:val="20"/>
        </w:rPr>
        <w:t>vnfRecord</w:t>
      </w:r>
      <w:r>
        <w:t xml:space="preserve">, </w:t>
      </w:r>
      <w:r w:rsidR="009440E3">
        <w:t xml:space="preserve">SwImageID, </w:t>
      </w:r>
      <w:r>
        <w:t>INITIAL_VRESOURCE_LEVEL ))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r>
        <w:t>if (status = traffic.ConfigTrafficLoad( LOW_TRAFFIC_LOAD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traffic.StartTraffic())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VNFM.VNF.ValidateAllocatedvResources(</w:t>
      </w:r>
      <w:r w:rsidR="009440E3">
        <w:t xml:space="preserve"> </w:t>
      </w:r>
      <w:r w:rsidR="00734B29">
        <w:rPr>
          <w:sz w:val="20"/>
        </w:rPr>
        <w:t>vnfRecord</w:t>
      </w:r>
      <w:r w:rsidR="009440E3">
        <w:t xml:space="preserve">, SwImageID, </w:t>
      </w:r>
      <w:r>
        <w:t>NORMAL_VRESOURCE_LEVEL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r>
        <w:t>if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t>traffic.stopTraffic()</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VNFM.VNF.GetvResourceList( </w:t>
      </w:r>
      <w:r w:rsidR="00734B29">
        <w:rPr>
          <w:sz w:val="20"/>
        </w:rPr>
        <w:t>vnfRecord</w:t>
      </w:r>
      <w:r w:rsidR="007B7B3E">
        <w:t>)</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SwImageID, </w:t>
      </w:r>
      <w:r>
        <w:t>MAX_RESIZE_VRESOURCE_LEVEL )) &lt;&gt; TRUE :</w:t>
      </w:r>
    </w:p>
    <w:p w:rsidR="007B7B3E" w:rsidRDefault="007B7B3E" w:rsidP="007B7B3E">
      <w:r>
        <w:tab/>
        <w:t>VNFM.VNF.Terminate(</w:t>
      </w:r>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r>
        <w:t>if (status = traffic.ConfigTrafficLoad( MAX_TRAFFIC_LOAD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SwImageID,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r>
        <w:t>traffic.ClearCounters()</w:t>
      </w:r>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time.clock()</w:t>
      </w:r>
    </w:p>
    <w:p w:rsidR="007B7B3E" w:rsidRDefault="007B7B3E" w:rsidP="007B7B3E">
      <w:r>
        <w:t>status = VNFM.VNF.Stop(</w:t>
      </w:r>
      <w:r w:rsidR="00734B29">
        <w:rPr>
          <w:sz w:val="20"/>
        </w:rPr>
        <w:t>vnfRecord</w:t>
      </w:r>
      <w:r>
        <w:t>)</w:t>
      </w:r>
    </w:p>
    <w:p w:rsidR="007B7B3E" w:rsidRDefault="007B7B3E" w:rsidP="007B7B3E">
      <w:r>
        <w:t>if  status &lt;&gt; SUCCESS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r>
        <w:t>while ( vnfState = VNFM.VNF.GetVNFState(</w:t>
      </w:r>
      <w:r w:rsidR="00734B29">
        <w:rPr>
          <w:sz w:val="20"/>
        </w:rPr>
        <w:t>vnfRecord</w:t>
      </w:r>
      <w:r>
        <w:t>) ) &lt;&gt; VNF_STATE_</w:t>
      </w:r>
      <w:r w:rsidR="005C30E6">
        <w:t>IN</w:t>
      </w:r>
      <w:r>
        <w:t>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t>return ERROR</w:t>
      </w:r>
    </w:p>
    <w:p w:rsidR="005C30E6" w:rsidRDefault="005C30E6" w:rsidP="005C30E6">
      <w:r>
        <w:tab/>
        <w:t>if wait_time-- == 0 :</w:t>
      </w:r>
    </w:p>
    <w:p w:rsidR="005C30E6" w:rsidRDefault="009741F4" w:rsidP="005C30E6">
      <w:pPr>
        <w:ind w:left="1440"/>
      </w:pPr>
      <w:r>
        <w:t>tcResult.overallStatus =</w:t>
      </w:r>
      <w:r w:rsidR="005C30E6">
        <w:t xml:space="preserve"> VNF_STATE_ERROR</w:t>
      </w:r>
    </w:p>
    <w:p w:rsidR="009741F4" w:rsidRDefault="009741F4" w:rsidP="005C30E6">
      <w:pPr>
        <w:ind w:left="1440"/>
      </w:pPr>
      <w:r>
        <w:t>return ERROR</w:t>
      </w:r>
    </w:p>
    <w:p w:rsidR="007B7B3E" w:rsidRDefault="007B7B3E" w:rsidP="007B7B3E">
      <w:r>
        <w:tab/>
        <w:t>time.sleep( 1 sec )</w:t>
      </w:r>
    </w:p>
    <w:p w:rsidR="007B7B3E" w:rsidRDefault="009741F4" w:rsidP="007B7B3E">
      <w:r>
        <w:t>tcR</w:t>
      </w:r>
      <w:r w:rsidR="00556203">
        <w:t>esult.timeRecord.stop</w:t>
      </w:r>
      <w:r w:rsidR="007B7B3E">
        <w:t>VNF</w:t>
      </w:r>
      <w:r w:rsidR="00556203">
        <w:t xml:space="preserve">End </w:t>
      </w:r>
      <w:r w:rsidR="007B7B3E">
        <w:t>= time.clock()</w:t>
      </w:r>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r>
        <w:t>if (status = traffic.DoesTrafficFlow())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r>
        <w:t>if (status = traffic.Stop())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timeRecord.deactivationTime = traffic.CalculateDeactivationTime()</w:t>
      </w:r>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r>
        <w:rPr>
          <w:sz w:val="20"/>
        </w:rPr>
        <w:t>vnfRecord</w:t>
      </w:r>
      <w:r w:rsidR="003B66CD">
        <w:rPr>
          <w:sz w:val="20"/>
        </w:rPr>
        <w:t>.Delete()</w:t>
      </w:r>
    </w:p>
    <w:p w:rsidR="003B66CD" w:rsidRDefault="003B66CD" w:rsidP="005A676A"/>
    <w:p w:rsidR="00556203" w:rsidRDefault="009741F4" w:rsidP="005A676A">
      <w:r>
        <w:t>return tcResult.overallStatus</w:t>
      </w:r>
    </w:p>
    <w:p w:rsidR="00D951C9" w:rsidRDefault="00D951C9" w:rsidP="005A676A"/>
    <w:p w:rsidR="00BB6597" w:rsidRDefault="00BB6597" w:rsidP="00BB6597">
      <w:pPr>
        <w:pStyle w:val="Heading1"/>
      </w:pPr>
      <w:bookmarkStart w:id="424" w:name="_Toc467159755"/>
      <w:r>
        <w:t>List of all Functions</w:t>
      </w:r>
      <w:bookmarkEnd w:id="424"/>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52787E">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425" w:name="_Toc454184375"/>
      <w:bookmarkStart w:id="426" w:name="_Toc467159756"/>
      <w:r>
        <w:t>References</w:t>
      </w:r>
      <w:bookmarkEnd w:id="425"/>
      <w:bookmarkEnd w:id="426"/>
    </w:p>
    <w:p w:rsidR="005A676A" w:rsidRDefault="005A676A" w:rsidP="005A676A"/>
    <w:p w:rsidR="005A676A" w:rsidRDefault="005A676A" w:rsidP="005A676A">
      <w:pPr>
        <w:pStyle w:val="Caption"/>
      </w:pPr>
      <w:bookmarkStart w:id="427" w:name="_Ref500913873"/>
      <w:r>
        <w:t xml:space="preserve">Table </w:t>
      </w:r>
      <w:fldSimple w:instr=" STYLEREF 1 \s ">
        <w:r w:rsidR="00CA1CEB">
          <w:rPr>
            <w:noProof/>
          </w:rPr>
          <w:t>15</w:t>
        </w:r>
      </w:fldSimple>
      <w:r>
        <w:noBreakHyphen/>
      </w:r>
      <w:fldSimple w:instr=" SEQ Table \* ARABIC \s 1 ">
        <w:r w:rsidR="00CA1CEB">
          <w:rPr>
            <w:noProof/>
          </w:rPr>
          <w:t>1</w:t>
        </w:r>
      </w:fldSimple>
      <w:bookmarkEnd w:id="427"/>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428" w:name="_Toc454184381"/>
      <w:bookmarkStart w:id="429" w:name="_Toc467159757"/>
      <w:r>
        <w:t>DESIGN CONSIDERATIONS</w:t>
      </w:r>
      <w:bookmarkEnd w:id="428"/>
      <w:bookmarkEnd w:id="429"/>
    </w:p>
    <w:p w:rsidR="005A676A" w:rsidRDefault="005A676A" w:rsidP="005A676A">
      <w:pPr>
        <w:rPr>
          <w:lang w:eastAsia="zh-CN"/>
        </w:rPr>
      </w:pPr>
    </w:p>
    <w:p w:rsidR="005A676A" w:rsidRDefault="005A676A" w:rsidP="00C35DDF">
      <w:pPr>
        <w:pStyle w:val="Heading2"/>
      </w:pPr>
      <w:bookmarkStart w:id="430" w:name="_Toc454184388"/>
      <w:bookmarkStart w:id="431" w:name="_Toc467159758"/>
      <w:r>
        <w:t>Troubleshooting Aids</w:t>
      </w:r>
      <w:bookmarkEnd w:id="430"/>
      <w:bookmarkEnd w:id="431"/>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F36772">
          <w:footerReference w:type="default" r:id="rId3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432" w:name="_Toc467159759"/>
      <w:r w:rsidRPr="00F24503">
        <w:t>Revision history</w:t>
      </w:r>
      <w:bookmarkEnd w:id="432"/>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B</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bl>
    <w:p w:rsidR="00F130A9" w:rsidRDefault="00F130A9">
      <w:pPr>
        <w:rPr>
          <w:rFonts w:ascii="Proxima Nova Rg" w:hAnsi="Proxima Nova Rg"/>
          <w:color w:val="45525A" w:themeColor="text1"/>
          <w:sz w:val="24"/>
          <w:szCs w:val="24"/>
        </w:rPr>
      </w:pPr>
    </w:p>
    <w:sectPr w:rsidR="00F130A9" w:rsidSect="00630008">
      <w:headerReference w:type="even" r:id="rId37"/>
      <w:headerReference w:type="default" r:id="rId38"/>
      <w:footerReference w:type="even" r:id="rId39"/>
      <w:footerReference w:type="default" r:id="rId4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87E" w:rsidRDefault="0052787E" w:rsidP="00555EE5">
      <w:r>
        <w:separator/>
      </w:r>
    </w:p>
    <w:p w:rsidR="0052787E" w:rsidRDefault="0052787E" w:rsidP="00555EE5"/>
  </w:endnote>
  <w:endnote w:type="continuationSeparator" w:id="0">
    <w:p w:rsidR="0052787E" w:rsidRDefault="0052787E" w:rsidP="00555EE5">
      <w:r>
        <w:continuationSeparator/>
      </w:r>
    </w:p>
    <w:p w:rsidR="0052787E" w:rsidRDefault="0052787E"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1D1EDF" w:rsidRDefault="002500F2"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  </w:t>
    </w:r>
    <w:r w:rsidRPr="001D1EDF">
      <w:rPr>
        <w:rStyle w:val="PageNumber"/>
        <w:b/>
      </w:rPr>
      <w:t>spirent</w:t>
    </w:r>
    <w:r w:rsidRPr="001D1EDF">
      <w:rPr>
        <w:rStyle w:val="PageNumber"/>
      </w:rPr>
      <w:t>.com</w:t>
    </w:r>
    <w:r w:rsidRPr="001D1EDF">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F50A76">
    <w:pPr>
      <w:pStyle w:val="Footer"/>
      <w:rPr>
        <w:sz w:val="16"/>
      </w:rPr>
    </w:pPr>
    <w:r w:rsidRPr="004412A8">
      <w:rPr>
        <w:rStyle w:val="PageNumber"/>
        <w:b/>
      </w:rPr>
      <w:t>spirent</w:t>
    </w:r>
    <w:r w:rsidRPr="004412A8">
      <w:rPr>
        <w:rStyle w:val="PageNumber"/>
      </w:rPr>
      <w:t xml:space="preserve">.com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3620C5">
      <w:rPr>
        <w:rStyle w:val="PageNumber"/>
        <w:noProof/>
      </w:rPr>
      <w:t>iii</w:t>
    </w:r>
    <w:r w:rsidRPr="004412A8">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672A4B">
    <w:pPr>
      <w:pStyle w:val="Footer"/>
      <w:rPr>
        <w:sz w:val="16"/>
      </w:rPr>
    </w:pPr>
    <w:r w:rsidRPr="001451EE">
      <w:rPr>
        <w:rStyle w:val="PageNumber"/>
        <w:b/>
      </w:rPr>
      <w:t>www.spirent.com</w:t>
    </w:r>
    <w:r w:rsidRPr="004412A8">
      <w:rPr>
        <w:rStyle w:val="PageNumber"/>
      </w:rPr>
      <w:t xml:space="preserve">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3620C5">
      <w:rPr>
        <w:rStyle w:val="PageNumber"/>
        <w:noProof/>
      </w:rPr>
      <w:t>76</w:t>
    </w:r>
    <w:r w:rsidRPr="004412A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Default="002500F2"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8E5AB9" w:rsidRDefault="002500F2" w:rsidP="008E5AB9">
                          <w:pPr>
                            <w:jc w:val="right"/>
                            <w:rPr>
                              <w:color w:val="009EDB" w:themeColor="accent2"/>
                              <w:sz w:val="14"/>
                              <w:szCs w:val="18"/>
                            </w:rPr>
                          </w:pPr>
                          <w:r w:rsidRPr="008E5AB9">
                            <w:rPr>
                              <w:sz w:val="14"/>
                            </w:rPr>
                            <w:t>R</w:t>
                          </w:r>
                          <w:r>
                            <w:rPr>
                              <w:sz w:val="14"/>
                            </w:rPr>
                            <w:t>ev. A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2500F2" w:rsidRPr="008E5AB9" w:rsidRDefault="002500F2" w:rsidP="008E5AB9">
                    <w:pPr>
                      <w:jc w:val="right"/>
                      <w:rPr>
                        <w:color w:val="009EDB" w:themeColor="accent2"/>
                        <w:sz w:val="14"/>
                        <w:szCs w:val="18"/>
                      </w:rPr>
                    </w:pPr>
                    <w:r w:rsidRPr="008E5AB9">
                      <w:rPr>
                        <w:sz w:val="14"/>
                      </w:rPr>
                      <w:t>R</w:t>
                    </w:r>
                    <w:r>
                      <w:rPr>
                        <w:sz w:val="14"/>
                      </w:rPr>
                      <w:t>ev. A 01</w:t>
                    </w:r>
                    <w:r w:rsidRPr="008E5AB9">
                      <w:rPr>
                        <w:sz w:val="14"/>
                      </w:rPr>
                      <w:t>/15</w:t>
                    </w:r>
                  </w:p>
                </w:txbxContent>
              </v:textbox>
              <w10:wrap anchorx="margin" anchory="margin"/>
            </v:rect>
          </w:pict>
        </mc:Fallback>
      </mc:AlternateContent>
    </w:r>
  </w:p>
  <w:p w:rsidR="002500F2" w:rsidRDefault="002500F2"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8E5AB9" w:rsidRDefault="002500F2" w:rsidP="009B570F">
                          <w:pPr>
                            <w:spacing w:after="120"/>
                            <w:rPr>
                              <w:sz w:val="16"/>
                            </w:rPr>
                          </w:pPr>
                          <w:r w:rsidRPr="008E5AB9">
                            <w:rPr>
                              <w:sz w:val="16"/>
                            </w:rPr>
                            <w:t>spirent.com</w:t>
                          </w:r>
                        </w:p>
                        <w:p w:rsidR="002500F2" w:rsidRPr="008E5AB9" w:rsidRDefault="002500F2" w:rsidP="008E5AB9">
                          <w:pPr>
                            <w:rPr>
                              <w:sz w:val="16"/>
                            </w:rPr>
                          </w:pPr>
                        </w:p>
                        <w:p w:rsidR="002500F2" w:rsidRPr="008E5AB9" w:rsidRDefault="002500F2" w:rsidP="009B570F">
                          <w:pPr>
                            <w:spacing w:after="120"/>
                            <w:rPr>
                              <w:sz w:val="16"/>
                            </w:rPr>
                          </w:pPr>
                          <w:r w:rsidRPr="008E5AB9">
                            <w:rPr>
                              <w:sz w:val="16"/>
                            </w:rPr>
                            <w:t xml:space="preserve">AMERICAS 1-800-SPIRENT </w:t>
                          </w:r>
                          <w:r w:rsidRPr="008E5AB9">
                            <w:rPr>
                              <w:sz w:val="16"/>
                            </w:rPr>
                            <w:br/>
                            <w:t>+1-818-676-2683 | sales@spirent.com</w:t>
                          </w:r>
                        </w:p>
                        <w:p w:rsidR="002500F2" w:rsidRPr="008E5AB9" w:rsidRDefault="002500F2" w:rsidP="009B570F">
                          <w:pPr>
                            <w:spacing w:after="120"/>
                            <w:rPr>
                              <w:sz w:val="16"/>
                            </w:rPr>
                          </w:pPr>
                          <w:r w:rsidRPr="008E5AB9">
                            <w:rPr>
                              <w:sz w:val="16"/>
                            </w:rPr>
                            <w:t xml:space="preserve">EUROPE AND THE MIDDLE EAST </w:t>
                          </w:r>
                          <w:r w:rsidRPr="008E5AB9">
                            <w:rPr>
                              <w:sz w:val="16"/>
                            </w:rPr>
                            <w:br/>
                            <w:t>+44 (0) 1293 767979 | emeainfo@spirent.com</w:t>
                          </w:r>
                        </w:p>
                        <w:p w:rsidR="002500F2" w:rsidRPr="008E5AB9" w:rsidRDefault="002500F2" w:rsidP="009B570F">
                          <w:pPr>
                            <w:spacing w:after="120"/>
                            <w:rPr>
                              <w:sz w:val="16"/>
                            </w:rPr>
                          </w:pPr>
                          <w:r w:rsidRPr="008E5AB9">
                            <w:rPr>
                              <w:sz w:val="16"/>
                            </w:rPr>
                            <w:t xml:space="preserve">ASIA AND THE PACIFIC </w:t>
                          </w:r>
                          <w:r w:rsidRPr="008E5AB9">
                            <w:rPr>
                              <w:sz w:val="16"/>
                            </w:rPr>
                            <w:br/>
                            <w:t>+86-10-8518-2539 | salesasia@spirent.com</w:t>
                          </w:r>
                        </w:p>
                        <w:p w:rsidR="002500F2" w:rsidRPr="008E5AB9" w:rsidRDefault="002500F2" w:rsidP="008E5AB9">
                          <w:pPr>
                            <w:rPr>
                              <w:sz w:val="16"/>
                            </w:rPr>
                          </w:pPr>
                        </w:p>
                        <w:p w:rsidR="002500F2" w:rsidRDefault="002500F2"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2500F2" w:rsidRPr="008E5AB9" w:rsidRDefault="002500F2" w:rsidP="008E5AB9">
                          <w:pPr>
                            <w:spacing w:before="60"/>
                            <w:rPr>
                              <w:sz w:val="14"/>
                            </w:rPr>
                          </w:pPr>
                          <w:r w:rsidRPr="008E5AB9">
                            <w:rPr>
                              <w:sz w:val="14"/>
                            </w:rPr>
                            <w:t>All other registered trademarks or trademarks are the property of their respective owners.</w:t>
                          </w:r>
                        </w:p>
                        <w:p w:rsidR="002500F2" w:rsidRPr="008E5AB9" w:rsidRDefault="002500F2"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2500F2" w:rsidRPr="008E5AB9" w:rsidRDefault="002500F2" w:rsidP="009B570F">
                    <w:pPr>
                      <w:spacing w:after="120"/>
                      <w:rPr>
                        <w:sz w:val="16"/>
                      </w:rPr>
                    </w:pPr>
                    <w:r w:rsidRPr="008E5AB9">
                      <w:rPr>
                        <w:sz w:val="16"/>
                      </w:rPr>
                      <w:t>spirent.com</w:t>
                    </w:r>
                  </w:p>
                  <w:p w:rsidR="002500F2" w:rsidRPr="008E5AB9" w:rsidRDefault="002500F2" w:rsidP="008E5AB9">
                    <w:pPr>
                      <w:rPr>
                        <w:sz w:val="16"/>
                      </w:rPr>
                    </w:pPr>
                  </w:p>
                  <w:p w:rsidR="002500F2" w:rsidRPr="008E5AB9" w:rsidRDefault="002500F2" w:rsidP="009B570F">
                    <w:pPr>
                      <w:spacing w:after="120"/>
                      <w:rPr>
                        <w:sz w:val="16"/>
                      </w:rPr>
                    </w:pPr>
                    <w:r w:rsidRPr="008E5AB9">
                      <w:rPr>
                        <w:sz w:val="16"/>
                      </w:rPr>
                      <w:t xml:space="preserve">AMERICAS 1-800-SPIRENT </w:t>
                    </w:r>
                    <w:r w:rsidRPr="008E5AB9">
                      <w:rPr>
                        <w:sz w:val="16"/>
                      </w:rPr>
                      <w:br/>
                      <w:t>+1-818-676-2683 | sales@spirent.com</w:t>
                    </w:r>
                  </w:p>
                  <w:p w:rsidR="002500F2" w:rsidRPr="008E5AB9" w:rsidRDefault="002500F2" w:rsidP="009B570F">
                    <w:pPr>
                      <w:spacing w:after="120"/>
                      <w:rPr>
                        <w:sz w:val="16"/>
                      </w:rPr>
                    </w:pPr>
                    <w:r w:rsidRPr="008E5AB9">
                      <w:rPr>
                        <w:sz w:val="16"/>
                      </w:rPr>
                      <w:t xml:space="preserve">EUROPE AND THE MIDDLE EAST </w:t>
                    </w:r>
                    <w:r w:rsidRPr="008E5AB9">
                      <w:rPr>
                        <w:sz w:val="16"/>
                      </w:rPr>
                      <w:br/>
                      <w:t>+44 (0) 1293 767979 | emeainfo@spirent.com</w:t>
                    </w:r>
                  </w:p>
                  <w:p w:rsidR="002500F2" w:rsidRPr="008E5AB9" w:rsidRDefault="002500F2" w:rsidP="009B570F">
                    <w:pPr>
                      <w:spacing w:after="120"/>
                      <w:rPr>
                        <w:sz w:val="16"/>
                      </w:rPr>
                    </w:pPr>
                    <w:r w:rsidRPr="008E5AB9">
                      <w:rPr>
                        <w:sz w:val="16"/>
                      </w:rPr>
                      <w:t xml:space="preserve">ASIA AND THE PACIFIC </w:t>
                    </w:r>
                    <w:r w:rsidRPr="008E5AB9">
                      <w:rPr>
                        <w:sz w:val="16"/>
                      </w:rPr>
                      <w:br/>
                      <w:t>+86-10-8518-2539 | salesasia@spirent.com</w:t>
                    </w:r>
                  </w:p>
                  <w:p w:rsidR="002500F2" w:rsidRPr="008E5AB9" w:rsidRDefault="002500F2" w:rsidP="008E5AB9">
                    <w:pPr>
                      <w:rPr>
                        <w:sz w:val="16"/>
                      </w:rPr>
                    </w:pPr>
                  </w:p>
                  <w:p w:rsidR="002500F2" w:rsidRDefault="002500F2"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2500F2" w:rsidRPr="008E5AB9" w:rsidRDefault="002500F2" w:rsidP="008E5AB9">
                    <w:pPr>
                      <w:spacing w:before="60"/>
                      <w:rPr>
                        <w:sz w:val="14"/>
                      </w:rPr>
                    </w:pPr>
                    <w:r w:rsidRPr="008E5AB9">
                      <w:rPr>
                        <w:sz w:val="14"/>
                      </w:rPr>
                      <w:t>All other registered trademarks or trademarks are the property of their respective owners.</w:t>
                    </w:r>
                  </w:p>
                  <w:p w:rsidR="002500F2" w:rsidRPr="008E5AB9" w:rsidRDefault="002500F2"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Pr="00F130A9" w:rsidRDefault="002500F2" w:rsidP="00F130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806A9" w:rsidRDefault="002500F2" w:rsidP="00630008">
                          <w:pPr>
                            <w:spacing w:before="225" w:after="120"/>
                            <w:ind w:left="1440"/>
                            <w:rPr>
                              <w:color w:val="FFFFFF" w:themeColor="background1"/>
                              <w:sz w:val="16"/>
                            </w:rPr>
                          </w:pPr>
                          <w:r w:rsidRPr="00C806A9">
                            <w:rPr>
                              <w:color w:val="FFFFFF" w:themeColor="background1"/>
                              <w:sz w:val="16"/>
                            </w:rPr>
                            <w:t>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2500F2" w:rsidRDefault="002500F2"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2500F2" w:rsidRPr="00C806A9" w:rsidRDefault="002500F2"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2500F2" w:rsidRPr="00C806A9" w:rsidRDefault="002500F2" w:rsidP="00630008">
                    <w:pPr>
                      <w:spacing w:before="225" w:after="120"/>
                      <w:ind w:left="1440"/>
                      <w:rPr>
                        <w:color w:val="FFFFFF" w:themeColor="background1"/>
                        <w:sz w:val="16"/>
                      </w:rPr>
                    </w:pPr>
                    <w:r w:rsidRPr="00C806A9">
                      <w:rPr>
                        <w:color w:val="FFFFFF" w:themeColor="background1"/>
                        <w:sz w:val="16"/>
                      </w:rPr>
                      <w:t>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2500F2" w:rsidRDefault="002500F2"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2500F2" w:rsidRPr="00C806A9" w:rsidRDefault="002500F2"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87E" w:rsidRDefault="0052787E" w:rsidP="00555EE5">
      <w:r>
        <w:separator/>
      </w:r>
    </w:p>
    <w:p w:rsidR="0052787E" w:rsidRDefault="0052787E" w:rsidP="00555EE5"/>
  </w:footnote>
  <w:footnote w:type="continuationSeparator" w:id="0">
    <w:p w:rsidR="0052787E" w:rsidRDefault="0052787E" w:rsidP="00555EE5">
      <w:r>
        <w:continuationSeparator/>
      </w:r>
    </w:p>
    <w:p w:rsidR="0052787E" w:rsidRDefault="0052787E" w:rsidP="0055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D35D5" w:rsidRDefault="002500F2"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050569"/>
                          <w:p w:rsidR="002500F2" w:rsidRPr="006D4060" w:rsidRDefault="002500F2" w:rsidP="00050569"/>
                          <w:p w:rsidR="002500F2" w:rsidRPr="006D4060" w:rsidRDefault="002500F2"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oH8AA&#10;AADbAAAADwAAAGRycy9kb3ducmV2LnhtbERPS4vCMBC+C/sfwizsTVMXlaUaRYRlPXjxsYK3oRnb&#10;YjMpnajVX28Ewdt8fM+ZzFpXqQs1Uno20O8loIgzb0vODey2v90fUBKQLVaeycCNBGbTj84EU+uv&#10;vKbLJuQqhrCkaKAIoU61lqwgh9LzNXHkjr5xGCJscm0bvMZwV+nvJBlphyXHhgJrWhSUnTZnZ+C/&#10;/0fCqPfukMhiIKvB/bxaGvP12c7HoAK14S1+uZc2zh/C85d4g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poH8AAAADbAAAADwAAAAAAAAAAAAAAAACYAgAAZHJzL2Rvd25y&#10;ZXYueG1sUEsFBgAAAAAEAAQA9QAAAIUDAAAAAA==&#10;" fillcolor="white [3212]" stroked="f" strokeweight="2pt">
                <v:textbox inset="18pt,18pt,0,7.2pt">
                  <w:txbxContent>
                    <w:p w:rsidR="002500F2" w:rsidRPr="00CD35D5" w:rsidRDefault="002500F2"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9ALEAAAA2wAAAA8AAABkcnMvZG93bnJldi54bWxEj09rAjEUxO+C3yE8wYvUrEqtrkYpylKh&#10;F//R82PzulncvGw3Uddv3wiFHoeZ+Q2zXLe2EjdqfOlYwWiYgCDOnS65UHA+ZS8zED4ga6wck4IH&#10;eVivup0lptrd+UC3YyhEhLBPUYEJoU6l9Lkhi37oauLofbvGYoiyKaRu8B7htpLjJJlKiyXHBYM1&#10;bQzll+PVKsjkZTZv3Wv28/m1H8zNZvoRtqhUv9e+L0AEasN/+K+90womb/D8En+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E9ALEAAAA2wAAAA8AAAAAAAAAAAAAAAAA&#10;nwIAAGRycy9kb3ducmV2LnhtbFBLBQYAAAAABAAEAPcAAACQAwAAAAA=&#10;">
                <v:imagedata r:id="rId2" o:title=""/>
                <v:path arrowok="t"/>
              </v:shape>
              <v:rect id="_x0000_s1029"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z28IA&#10;AADbAAAADwAAAGRycy9kb3ducmV2LnhtbESPQYvCMBSE74L/ITzBm6aKrKUaRRSlsHuxevH2aJ5t&#10;sXkpTaz135uFhT0OM/MNs972phYdta6yrGA2jUAQ51ZXXCi4Xo6TGITzyBpry6TgTQ62m+FgjYm2&#10;Lz5Tl/lCBAi7BBWU3jeJlC4vyaCb2oY4eHfbGvRBtoXULb4C3NRyHkVf0mDFYaHEhvYl5Y/saRSk&#10;12JZkWsOz1uXneJUx+n37kep8ajfrUB46v1/+K+dagWLGfx+CT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zPbwgAAANsAAAAPAAAAAAAAAAAAAAAAAJgCAABkcnMvZG93&#10;bnJldi54bWxQSwUGAAAAAAQABAD1AAAAhwMAAAAA&#10;" fillcolor="#255aa7" stroked="f" strokeweight="2pt">
                <v:textbox inset="18pt,25.2pt,0,0">
                  <w:txbxContent>
                    <w:p w:rsidR="002500F2" w:rsidRPr="006D4060" w:rsidRDefault="002500F2" w:rsidP="00050569"/>
                    <w:p w:rsidR="002500F2" w:rsidRPr="006D4060" w:rsidRDefault="002500F2" w:rsidP="00050569"/>
                    <w:p w:rsidR="002500F2" w:rsidRPr="006D4060" w:rsidRDefault="002500F2" w:rsidP="00050569"/>
                  </w:txbxContent>
                </v:textbox>
              </v:rect>
            </v:group>
          </w:pict>
        </mc:Fallback>
      </mc:AlternateContent>
    </w:r>
  </w:p>
  <w:p w:rsidR="002500F2" w:rsidRDefault="002500F2"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dsUA&#10;AADeAAAADwAAAGRycy9kb3ducmV2LnhtbERPzYrCMBC+C75DmAUvomk9WK1GKbKCi4fFnwcYmrEt&#10;20xKktW6T79ZEPY2H9/vrLe9acWdnG8sK0inCQji0uqGKwXXy36yAOEDssbWMil4koftZjhYY67t&#10;g090P4dKxBD2OSqoQ+hyKX1Zk0E/tR1x5G7WGQwRukpqh48Yblo5S5K5NNhwbKixo11N5df52yhI&#10;Ulfcls+ffn4pxscP/ekO1/dMqdFbX6xABOrDv/jlPug4P51lGf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B2xQAAAN4AAAAPAAAAAAAAAAAAAAAAAJgCAABkcnMv&#10;ZG93bnJldi54bWxQSwUGAAAAAAQABAD1AAAAig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DNcMA&#10;AADeAAAADwAAAGRycy9kb3ducmV2LnhtbERPS2rDMBDdF3oHMYXsGtkmTlLXciiBQEtWdXKAwZpY&#10;JtbIWGrs9vRVIdDdPN53yt1se3Gj0XeOFaTLBARx43THrYLz6fC8BeEDssbeMSn4Jg+76vGhxEK7&#10;iT/pVodWxBD2BSowIQyFlL4xZNEv3UAcuYsbLYYIx1bqEacYbnuZJclaWuw4NhgcaG+oudZfVkH+&#10;czWXPPs4plZOtM5PL029Ckotnua3VxCB5vAvvrvfdZyfZpsc/t6JN8j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DNcMAAADeAAAADwAAAAAAAAAAAAAAAACYAgAAZHJzL2Rv&#10;d25yZXYueG1sUEsFBgAAAAAEAAQA9QAAAIgDA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group>
          </w:pict>
        </mc:Fallback>
      </mc:AlternateContent>
    </w:r>
  </w:p>
  <w:p w:rsidR="002500F2" w:rsidRDefault="002500F2" w:rsidP="00555EE5">
    <w:pPr>
      <w:pStyle w:val="Header"/>
    </w:pPr>
  </w:p>
  <w:p w:rsidR="002500F2" w:rsidRDefault="002500F2" w:rsidP="00555EE5">
    <w:pPr>
      <w:pStyle w:val="Header"/>
    </w:pPr>
  </w:p>
  <w:p w:rsidR="002500F2" w:rsidRDefault="002500F2" w:rsidP="00555EE5">
    <w:pPr>
      <w:pStyle w:val="Header"/>
    </w:pPr>
  </w:p>
  <w:p w:rsidR="002500F2" w:rsidRDefault="002500F2" w:rsidP="00555E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A969F4" w:rsidRDefault="002500F2"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2500F2" w:rsidRPr="00A969F4" w:rsidRDefault="002500F2" w:rsidP="00F93F63">
    <w:pPr>
      <w:pStyle w:val="Header"/>
      <w:tabs>
        <w:tab w:val="clear" w:pos="9360"/>
      </w:tabs>
      <w:spacing w:before="2250" w:after="120"/>
      <w:rPr>
        <w:b/>
        <w:color w:val="255AA7"/>
        <w:sz w:val="68"/>
        <w:szCs w:val="68"/>
      </w:rPr>
    </w:pPr>
    <w:r>
      <w:rPr>
        <w:b/>
        <w:color w:val="255AA7"/>
        <w:sz w:val="68"/>
        <w:szCs w:val="68"/>
      </w:rPr>
      <w:t>High Level Design:</w:t>
    </w:r>
  </w:p>
  <w:p w:rsidR="002500F2" w:rsidRDefault="002500F2"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9B570F"/>
                        <w:p w:rsidR="002500F2" w:rsidRPr="006D4060" w:rsidRDefault="002500F2" w:rsidP="009B570F"/>
                        <w:p w:rsidR="002500F2" w:rsidRPr="006D4060" w:rsidRDefault="002500F2"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2500F2" w:rsidRPr="006D4060" w:rsidRDefault="002500F2" w:rsidP="009B570F"/>
                  <w:p w:rsidR="002500F2" w:rsidRPr="006D4060" w:rsidRDefault="002500F2" w:rsidP="009B570F"/>
                  <w:p w:rsidR="002500F2" w:rsidRPr="006D4060" w:rsidRDefault="002500F2" w:rsidP="009B570F"/>
                </w:txbxContent>
              </v:textbox>
              <w10:wrap anchorx="margin" anchory="margin"/>
              <w10:anchorlock/>
            </v:rect>
          </w:pict>
        </mc:Fallback>
      </mc:AlternateContent>
    </w:r>
    <w:r>
      <w:rPr>
        <w:color w:val="255AA7"/>
        <w:sz w:val="36"/>
        <w:szCs w:val="36"/>
      </w:rPr>
      <w:t>VNF Lifecycle Management</w:t>
    </w:r>
  </w:p>
  <w:p w:rsidR="002500F2" w:rsidRDefault="002500F2" w:rsidP="00F93F63">
    <w:pPr>
      <w:pStyle w:val="Header"/>
      <w:rPr>
        <w:color w:val="255AA7"/>
        <w:sz w:val="20"/>
        <w:szCs w:val="36"/>
      </w:rPr>
    </w:pPr>
  </w:p>
  <w:p w:rsidR="002500F2" w:rsidRPr="00F93F63" w:rsidRDefault="002500F2"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2500F2" w:rsidRPr="00F93F63" w:rsidRDefault="002500F2"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555EE5">
    <w:pPr>
      <w:pStyle w:val="Header"/>
    </w:pPr>
    <w:r>
      <w:rPr>
        <w:noProof/>
      </w:rPr>
      <mc:AlternateContent>
        <mc:Choice Requires="wpg">
          <w:drawing>
            <wp:anchor distT="0" distB="0" distL="114300" distR="114300" simplePos="0" relativeHeight="251661312" behindDoc="0" locked="0" layoutInCell="1" allowOverlap="1" wp14:anchorId="4F50B2DD" wp14:editId="65EAACB0">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3A64F4"/>
                          <w:p w:rsidR="002500F2" w:rsidRPr="006D4060" w:rsidRDefault="002500F2" w:rsidP="003A64F4"/>
                          <w:p w:rsidR="002500F2" w:rsidRPr="006D4060" w:rsidRDefault="002500F2"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4F50B2DD"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X8gA&#10;AADeAAAADwAAAGRycy9kb3ducmV2LnhtbESPQWvCQBCF74L/YRnBi9RNKtg2dZVQKlg8lKo/YMiO&#10;SWh2NuxuNfbXdw4FbzPMm/fet9oMrlMXCrH1bCCfZ6CIK29brg2cjtuHZ1AxIVvsPJOBG0XYrMej&#10;FRbWX/mLLodUKzHhWKCBJqW+0DpWDTmMc98Ty+3sg8Mka6i1DXgVc9fpxyxbaoctS0KDPb01VH0f&#10;fpyBLA/l+eX2OyyP5Wz/YT/D7vT+ZMx0MpSvoBIN6S7+/95ZqZ8vFg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v5fyAAAAN4AAAAPAAAAAAAAAAAAAAAAAJgCAABk&#10;cnMvZG93bnJldi54bWxQSwUGAAAAAAQABAD1AAAAjQ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za8MA&#10;AADeAAAADwAAAGRycy9kb3ducmV2LnhtbERPzWrCQBC+C77DMkJvuok2YlNXkUKh0pOJDzBkx2ww&#10;Oxuyq0n79G6h4G0+vt/Z7kfbijv1vnGsIF0kIIgrpxuuFZzLz/kGhA/IGlvHpOCHPOx308kWc+0G&#10;PtG9CLWIIexzVGBC6HIpfWXIol+4jjhyF9dbDBH2tdQ9DjHctnKZJGtpseHYYLCjD0PVtbhZBdnv&#10;1Vyy5fE7tXKgdVa+VcVrUOplNh7eQQQaw1P87/7ScX66WqXw9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za8MAAADeAAAADwAAAAAAAAAAAAAAAACYAgAAZHJzL2Rv&#10;d25yZXYueG1sUEsFBgAAAAAEAAQA9QAAAIgDA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rect id="_x0000_s1037"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DUsMA&#10;AADeAAAADwAAAGRycy9kb3ducmV2LnhtbERPTYvCMBC9C/sfwgh701QFLV2jyC67FPRi7cXb0My2&#10;xWZSmljrvzeC4G0e73PW28E0oqfO1ZYVzKYRCOLC6ppLBfnpdxKDcB5ZY2OZFNzJwXbzMVpjou2N&#10;j9RnvhQhhF2CCirv20RKV1Rk0E1tSxy4f9sZ9AF2pdQd3kK4aeQ8ipbSYM2hocKWvisqLtnVKEjz&#10;clWTa3+u5z77i1Mdp/vdQanP8bD7AuFp8G/xy53qMH+2WMzh+U6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DUsMAAADeAAAADwAAAAAAAAAAAAAAAACYAgAAZHJzL2Rv&#10;d25yZXYueG1sUEsFBgAAAAAEAAQA9QAAAIgDAAAAAA==&#10;" fillcolor="#255aa7" stroked="f" strokeweight="2pt">
                <v:textbox inset="18pt,25.2pt,0,0">
                  <w:txbxContent>
                    <w:p w:rsidR="002500F2" w:rsidRPr="006D4060" w:rsidRDefault="002500F2" w:rsidP="003A64F4"/>
                    <w:p w:rsidR="002500F2" w:rsidRPr="006D4060" w:rsidRDefault="002500F2" w:rsidP="003A64F4"/>
                    <w:p w:rsidR="002500F2" w:rsidRPr="006D4060" w:rsidRDefault="002500F2" w:rsidP="003A64F4"/>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76EFC50F" wp14:editId="6767CA95">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2500F2" w:rsidRDefault="002500F2" w:rsidP="008609DC">
    <w:pPr>
      <w:pStyle w:val="Header"/>
      <w:tabs>
        <w:tab w:val="clear" w:pos="4680"/>
        <w:tab w:val="clear" w:pos="9360"/>
      </w:tabs>
    </w:pPr>
  </w:p>
  <w:p w:rsidR="002500F2" w:rsidRPr="008609DC" w:rsidRDefault="002500F2"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2500F2" w:rsidRPr="002B66BF" w:rsidRDefault="002500F2"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13D392F8" wp14:editId="36B9E998">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630008">
                          <w:pPr>
                            <w:ind w:right="11"/>
                          </w:pPr>
                        </w:p>
                        <w:p w:rsidR="002500F2" w:rsidRPr="006D4060" w:rsidRDefault="002500F2" w:rsidP="00630008">
                          <w:pPr>
                            <w:ind w:right="11"/>
                          </w:pPr>
                        </w:p>
                        <w:p w:rsidR="002500F2" w:rsidRPr="006D4060" w:rsidRDefault="002500F2"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92F8"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2500F2" w:rsidRPr="006D4060" w:rsidRDefault="002500F2" w:rsidP="00630008">
                    <w:pPr>
                      <w:ind w:right="11"/>
                    </w:pPr>
                  </w:p>
                  <w:p w:rsidR="002500F2" w:rsidRPr="006D4060" w:rsidRDefault="002500F2" w:rsidP="00630008">
                    <w:pPr>
                      <w:ind w:right="11"/>
                    </w:pPr>
                  </w:p>
                  <w:p w:rsidR="002500F2" w:rsidRPr="006D4060" w:rsidRDefault="002500F2"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Default="002500F2"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D35D5" w:rsidRDefault="002500F2"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4E5546"/>
                          <w:p w:rsidR="002500F2" w:rsidRPr="006D4060" w:rsidRDefault="002500F2" w:rsidP="004E5546"/>
                          <w:p w:rsidR="002500F2" w:rsidRPr="006D4060" w:rsidRDefault="002500F2"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BOr4A&#10;AADbAAAADwAAAGRycy9kb3ducmV2LnhtbERPy6rCMBDdC/5DmAvuNFVEpBrlIogu3PgEd0Mzty23&#10;mZRO1OrXm4Xg8nDe82XrKnWnRkrPBoaDBBRx5m3JuYHTcd2fgpKAbLHyTAaeJLBcdDtzTK1/8J7u&#10;h5CrGMKSooEihDrVWrKCHMrA18SR+/ONwxBhk2vb4COGu0qPkmSiHZYcGwqsaVVQ9n+4OQPn4YaE&#10;UV/cNZHVWHbj1223Nab30/7OQAVqw1f8cW+tgVFcH7/EH6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BATq+AAAA2wAAAA8AAAAAAAAAAAAAAAAAmAIAAGRycy9kb3ducmV2&#10;LnhtbFBLBQYAAAAABAAEAPUAAACDAwAAAAA=&#10;" fillcolor="white [3212]" stroked="f" strokeweight="2pt">
                <v:textbox inset="18pt,18pt,0,7.2pt">
                  <w:txbxContent>
                    <w:p w:rsidR="002500F2" w:rsidRPr="00CD35D5" w:rsidRDefault="002500F2"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XzDEAAAA2wAAAA8AAABkcnMvZG93bnJldi54bWxEj0FrwkAUhO8F/8PyhF6KbhQakugqYgkt&#10;9NJG8fzIPrPB7NuY3Wr677uFQo/DzHzDrLej7cSNBt86VrCYJyCIa6dbbhQcD+UsA+EDssbOMSn4&#10;Jg/bzeRhjYV2d/6kWxUaESHsC1RgQugLKX1tyKKfu544emc3WAxRDo3UA94j3HZymSSptNhyXDDY&#10;095Qfam+rIJSXrJ8dM/l9f308ZSbffoaXlCpx+m4W4EINIb/8F/7TStYLuD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XzDEAAAA2wAAAA8AAAAAAAAAAAAAAAAA&#10;nwIAAGRycy9kb3ducmV2LnhtbFBLBQYAAAAABAAEAPcAAACQAwAAAAA=&#10;">
                <v:imagedata r:id="rId2" o:title=""/>
                <v:path arrowok="t"/>
              </v:shape>
              <v:rect id="_x0000_s1042"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D8IA&#10;AADbAAAADwAAAGRycy9kb3ducmV2LnhtbESPQYvCMBSE74L/ITzBm6Z6cEvXWMqKUtDLVi/eHs3b&#10;tmzzUppY6783wsIeh5n5htmmo2nFQL1rLCtYLSMQxKXVDVcKrpfDIgbhPLLG1jIpeJKDdDedbDHR&#10;9sHfNBS+EgHCLkEFtfddIqUrazLolrYjDt6P7Q36IPtK6h4fAW5auY6ijTTYcFiosaOvmsrf4m4U&#10;5NfqoyHX7e+3oTjGuY7zU3ZWaj4bs08Qnkb/H/5r51rBegPv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U4PwgAAANsAAAAPAAAAAAAAAAAAAAAAAJgCAABkcnMvZG93&#10;bnJldi54bWxQSwUGAAAAAAQABAD1AAAAhwMAAAAA&#10;" fillcolor="#255aa7" stroked="f" strokeweight="2pt">
                <v:textbox inset="18pt,25.2pt,0,0">
                  <w:txbxContent>
                    <w:p w:rsidR="002500F2" w:rsidRPr="006D4060" w:rsidRDefault="002500F2" w:rsidP="004E5546"/>
                    <w:p w:rsidR="002500F2" w:rsidRPr="006D4060" w:rsidRDefault="002500F2" w:rsidP="004E5546"/>
                    <w:p w:rsidR="002500F2" w:rsidRPr="006D4060" w:rsidRDefault="002500F2"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3A64F4"/>
                          <w:p w:rsidR="002500F2" w:rsidRPr="006D4060" w:rsidRDefault="002500F2" w:rsidP="003A64F4"/>
                          <w:p w:rsidR="002500F2" w:rsidRPr="006D4060" w:rsidRDefault="002500F2"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4XMUA&#10;AADeAAAADwAAAGRycy9kb3ducmV2LnhtbERP22rCQBB9L/gPywh9KbpJLV6iq4RSwdKH4uUDhuyY&#10;BLOzYXfV6Ne7QqFvczjXWaw604gLOV9bVpAOExDEhdU1lwoO+/VgCsIHZI2NZVJwIw+rZe9lgZm2&#10;V97SZRdKEUPYZ6igCqHNpPRFRQb90LbEkTtaZzBE6EqpHV5juGnke5KMpcGaY0OFLX1WVJx2Z6Mg&#10;SV1+nN3u3Xifv/1861+3OXxNlHrtd/kcRKAu/Iv/3Bsd56ej0Qc8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fhcxQAAAN4AAAAPAAAAAAAAAAAAAAAAAJgCAABkcnMv&#10;ZG93bnJldi54bWxQSwUGAAAAAAQABAD1AAAAig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1aMIA&#10;AADeAAAADwAAAGRycy9kb3ducmV2LnhtbERPzYrCMBC+L/gOYQRva1rdilajiCC47GmrDzA0Y1Ns&#10;JqWJtvr0m4WFvc3H9zub3WAb8aDO144VpNMEBHHpdM2Vgsv5+L4E4QOyxsYxKXiSh9129LbBXLue&#10;v+lRhErEEPY5KjAhtLmUvjRk0U9dSxy5q+sshgi7SuoO+xhuGzlLkoW0WHNsMNjSwVB5K+5WQfa6&#10;mWs2+/xKrexpkZ1XZfERlJqMh/0aRKAh/Iv/3Ccd56fzeQa/78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TVowgAAAN4AAAAPAAAAAAAAAAAAAAAAAJgCAABkcnMvZG93&#10;bnJldi54bWxQSwUGAAAAAAQABAD1AAAAhwM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rect id="_x0000_s1046"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FUcMA&#10;AADeAAAADwAAAGRycy9kb3ducmV2LnhtbERPTYvCMBC9C/sfwgh701QFLV2jyIpSWC/WXrwNzWxb&#10;bCalibX77zeC4G0e73PW28E0oqfO1ZYVzKYRCOLC6ppLBfnlMIlBOI+ssbFMCv7IwXbzMVpjou2D&#10;z9RnvhQhhF2CCirv20RKV1Rk0E1tSxy4X9sZ9AF2pdQdPkK4aeQ8ipbSYM2hocKWvisqbtndKEjz&#10;clWTa/f3a58d41TH6c/upNTneNh9gfA0+Lf45U51mD9bLJbwfCf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FUcMAAADeAAAADwAAAAAAAAAAAAAAAACYAgAAZHJzL2Rv&#10;d25yZXYueG1sUEsFBgAAAAAEAAQA9QAAAIgDAAAAAA==&#10;" fillcolor="#255aa7" stroked="f" strokeweight="2pt">
                <v:textbox inset="18pt,25.2pt,0,0">
                  <w:txbxContent>
                    <w:p w:rsidR="002500F2" w:rsidRPr="006D4060" w:rsidRDefault="002500F2" w:rsidP="003A64F4"/>
                    <w:p w:rsidR="002500F2" w:rsidRPr="006D4060" w:rsidRDefault="002500F2" w:rsidP="003A64F4"/>
                    <w:p w:rsidR="002500F2" w:rsidRPr="006D4060" w:rsidRDefault="002500F2" w:rsidP="003A64F4"/>
                  </w:txbxContent>
                </v:textbox>
              </v:rect>
            </v:group>
          </w:pict>
        </mc:Fallback>
      </mc:AlternateContent>
    </w:r>
  </w:p>
  <w:p w:rsidR="002500F2" w:rsidRDefault="002500F2" w:rsidP="00555EE5">
    <w:pPr>
      <w:pStyle w:val="Header"/>
    </w:pPr>
  </w:p>
  <w:p w:rsidR="002500F2" w:rsidRDefault="002500F2" w:rsidP="00555EE5">
    <w:pPr>
      <w:pStyle w:val="Header"/>
    </w:pPr>
  </w:p>
  <w:p w:rsidR="002500F2" w:rsidRDefault="002500F2" w:rsidP="00555EE5">
    <w:pPr>
      <w:pStyle w:val="Header"/>
    </w:pPr>
  </w:p>
  <w:p w:rsidR="002500F2" w:rsidRPr="00B808CC" w:rsidRDefault="002500F2" w:rsidP="00555E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155BD6" w:rsidRDefault="002500F2" w:rsidP="00155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745835"/>
    <w:multiLevelType w:val="hybridMultilevel"/>
    <w:tmpl w:val="FC805D7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31F2FB5"/>
    <w:multiLevelType w:val="hybridMultilevel"/>
    <w:tmpl w:val="2AC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D84265A"/>
    <w:multiLevelType w:val="hybridMultilevel"/>
    <w:tmpl w:val="FCC48C6E"/>
    <w:lvl w:ilvl="0" w:tplc="4B8CC992">
      <w:start w:val="1"/>
      <w:numFmt w:val="decimal"/>
      <w:lvlText w:val="%1."/>
      <w:lvlJc w:val="left"/>
      <w:pPr>
        <w:ind w:left="720" w:hanging="360"/>
      </w:pPr>
      <w:rPr>
        <w:rFonts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1" w15:restartNumberingAfterBreak="0">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18" w15:restartNumberingAfterBreak="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31" w15:restartNumberingAfterBreak="0">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55B7FF8"/>
    <w:multiLevelType w:val="hybridMultilevel"/>
    <w:tmpl w:val="9E5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15:restartNumberingAfterBreak="0">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6"/>
  </w:num>
  <w:num w:numId="2">
    <w:abstractNumId w:val="195"/>
  </w:num>
  <w:num w:numId="3">
    <w:abstractNumId w:val="80"/>
  </w:num>
  <w:num w:numId="4">
    <w:abstractNumId w:val="54"/>
  </w:num>
  <w:num w:numId="5">
    <w:abstractNumId w:val="173"/>
  </w:num>
  <w:num w:numId="6">
    <w:abstractNumId w:val="124"/>
  </w:num>
  <w:num w:numId="7">
    <w:abstractNumId w:val="128"/>
  </w:num>
  <w:num w:numId="8">
    <w:abstractNumId w:val="0"/>
  </w:num>
  <w:num w:numId="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3"/>
  </w:num>
  <w:num w:numId="11">
    <w:abstractNumId w:val="69"/>
  </w:num>
  <w:num w:numId="12">
    <w:abstractNumId w:val="156"/>
  </w:num>
  <w:num w:numId="13">
    <w:abstractNumId w:val="110"/>
  </w:num>
  <w:num w:numId="14">
    <w:abstractNumId w:val="130"/>
  </w:num>
  <w:num w:numId="15">
    <w:abstractNumId w:val="30"/>
  </w:num>
  <w:num w:numId="16">
    <w:abstractNumId w:val="34"/>
  </w:num>
  <w:num w:numId="17">
    <w:abstractNumId w:val="138"/>
  </w:num>
  <w:num w:numId="18">
    <w:abstractNumId w:val="139"/>
  </w:num>
  <w:num w:numId="19">
    <w:abstractNumId w:val="38"/>
  </w:num>
  <w:num w:numId="20">
    <w:abstractNumId w:val="123"/>
  </w:num>
  <w:num w:numId="21">
    <w:abstractNumId w:val="31"/>
  </w:num>
  <w:num w:numId="22">
    <w:abstractNumId w:val="193"/>
  </w:num>
  <w:num w:numId="23">
    <w:abstractNumId w:val="5"/>
  </w:num>
  <w:num w:numId="24">
    <w:abstractNumId w:val="150"/>
  </w:num>
  <w:num w:numId="25">
    <w:abstractNumId w:val="17"/>
  </w:num>
  <w:num w:numId="26">
    <w:abstractNumId w:val="133"/>
  </w:num>
  <w:num w:numId="27">
    <w:abstractNumId w:val="66"/>
  </w:num>
  <w:num w:numId="28">
    <w:abstractNumId w:val="127"/>
  </w:num>
  <w:num w:numId="29">
    <w:abstractNumId w:val="74"/>
  </w:num>
  <w:num w:numId="30">
    <w:abstractNumId w:val="153"/>
  </w:num>
  <w:num w:numId="31">
    <w:abstractNumId w:val="25"/>
  </w:num>
  <w:num w:numId="32">
    <w:abstractNumId w:val="152"/>
  </w:num>
  <w:num w:numId="33">
    <w:abstractNumId w:val="106"/>
  </w:num>
  <w:num w:numId="34">
    <w:abstractNumId w:val="168"/>
  </w:num>
  <w:num w:numId="35">
    <w:abstractNumId w:val="32"/>
  </w:num>
  <w:num w:numId="36">
    <w:abstractNumId w:val="125"/>
  </w:num>
  <w:num w:numId="37">
    <w:abstractNumId w:val="171"/>
  </w:num>
  <w:num w:numId="38">
    <w:abstractNumId w:val="24"/>
  </w:num>
  <w:num w:numId="39">
    <w:abstractNumId w:val="160"/>
  </w:num>
  <w:num w:numId="40">
    <w:abstractNumId w:val="6"/>
  </w:num>
  <w:num w:numId="41">
    <w:abstractNumId w:val="122"/>
  </w:num>
  <w:num w:numId="42">
    <w:abstractNumId w:val="12"/>
  </w:num>
  <w:num w:numId="43">
    <w:abstractNumId w:val="136"/>
  </w:num>
  <w:num w:numId="44">
    <w:abstractNumId w:val="187"/>
  </w:num>
  <w:num w:numId="45">
    <w:abstractNumId w:val="179"/>
  </w:num>
  <w:num w:numId="46">
    <w:abstractNumId w:val="62"/>
  </w:num>
  <w:num w:numId="47">
    <w:abstractNumId w:val="129"/>
  </w:num>
  <w:num w:numId="48">
    <w:abstractNumId w:val="197"/>
  </w:num>
  <w:num w:numId="49">
    <w:abstractNumId w:val="36"/>
  </w:num>
  <w:num w:numId="50">
    <w:abstractNumId w:val="154"/>
  </w:num>
  <w:num w:numId="51">
    <w:abstractNumId w:val="37"/>
  </w:num>
  <w:num w:numId="52">
    <w:abstractNumId w:val="121"/>
  </w:num>
  <w:num w:numId="53">
    <w:abstractNumId w:val="149"/>
  </w:num>
  <w:num w:numId="54">
    <w:abstractNumId w:val="172"/>
  </w:num>
  <w:num w:numId="55">
    <w:abstractNumId w:val="144"/>
  </w:num>
  <w:num w:numId="56">
    <w:abstractNumId w:val="188"/>
  </w:num>
  <w:num w:numId="57">
    <w:abstractNumId w:val="70"/>
  </w:num>
  <w:num w:numId="58">
    <w:abstractNumId w:val="47"/>
  </w:num>
  <w:num w:numId="59">
    <w:abstractNumId w:val="73"/>
  </w:num>
  <w:num w:numId="60">
    <w:abstractNumId w:val="87"/>
  </w:num>
  <w:num w:numId="61">
    <w:abstractNumId w:val="26"/>
  </w:num>
  <w:num w:numId="62">
    <w:abstractNumId w:val="92"/>
  </w:num>
  <w:num w:numId="63">
    <w:abstractNumId w:val="192"/>
  </w:num>
  <w:num w:numId="64">
    <w:abstractNumId w:val="27"/>
  </w:num>
  <w:num w:numId="65">
    <w:abstractNumId w:val="19"/>
  </w:num>
  <w:num w:numId="66">
    <w:abstractNumId w:val="45"/>
  </w:num>
  <w:num w:numId="67">
    <w:abstractNumId w:val="132"/>
  </w:num>
  <w:num w:numId="68">
    <w:abstractNumId w:val="94"/>
  </w:num>
  <w:num w:numId="69">
    <w:abstractNumId w:val="29"/>
  </w:num>
  <w:num w:numId="70">
    <w:abstractNumId w:val="104"/>
  </w:num>
  <w:num w:numId="71">
    <w:abstractNumId w:val="84"/>
  </w:num>
  <w:num w:numId="72">
    <w:abstractNumId w:val="91"/>
  </w:num>
  <w:num w:numId="73">
    <w:abstractNumId w:val="3"/>
  </w:num>
  <w:num w:numId="74">
    <w:abstractNumId w:val="78"/>
  </w:num>
  <w:num w:numId="75">
    <w:abstractNumId w:val="178"/>
  </w:num>
  <w:num w:numId="76">
    <w:abstractNumId w:val="181"/>
  </w:num>
  <w:num w:numId="77">
    <w:abstractNumId w:val="190"/>
  </w:num>
  <w:num w:numId="78">
    <w:abstractNumId w:val="72"/>
  </w:num>
  <w:num w:numId="79">
    <w:abstractNumId w:val="77"/>
  </w:num>
  <w:num w:numId="80">
    <w:abstractNumId w:val="65"/>
  </w:num>
  <w:num w:numId="81">
    <w:abstractNumId w:val="142"/>
  </w:num>
  <w:num w:numId="82">
    <w:abstractNumId w:val="95"/>
  </w:num>
  <w:num w:numId="83">
    <w:abstractNumId w:val="9"/>
  </w:num>
  <w:num w:numId="84">
    <w:abstractNumId w:val="46"/>
  </w:num>
  <w:num w:numId="85">
    <w:abstractNumId w:val="53"/>
  </w:num>
  <w:num w:numId="86">
    <w:abstractNumId w:val="137"/>
  </w:num>
  <w:num w:numId="87">
    <w:abstractNumId w:val="183"/>
  </w:num>
  <w:num w:numId="88">
    <w:abstractNumId w:val="7"/>
  </w:num>
  <w:num w:numId="89">
    <w:abstractNumId w:val="170"/>
  </w:num>
  <w:num w:numId="90">
    <w:abstractNumId w:val="23"/>
  </w:num>
  <w:num w:numId="91">
    <w:abstractNumId w:val="105"/>
  </w:num>
  <w:num w:numId="92">
    <w:abstractNumId w:val="81"/>
  </w:num>
  <w:num w:numId="93">
    <w:abstractNumId w:val="108"/>
  </w:num>
  <w:num w:numId="94">
    <w:abstractNumId w:val="49"/>
  </w:num>
  <w:num w:numId="95">
    <w:abstractNumId w:val="159"/>
  </w:num>
  <w:num w:numId="96">
    <w:abstractNumId w:val="131"/>
  </w:num>
  <w:num w:numId="97">
    <w:abstractNumId w:val="99"/>
  </w:num>
  <w:num w:numId="98">
    <w:abstractNumId w:val="202"/>
  </w:num>
  <w:num w:numId="99">
    <w:abstractNumId w:val="1"/>
  </w:num>
  <w:num w:numId="100">
    <w:abstractNumId w:val="4"/>
  </w:num>
  <w:num w:numId="101">
    <w:abstractNumId w:val="14"/>
  </w:num>
  <w:num w:numId="102">
    <w:abstractNumId w:val="56"/>
  </w:num>
  <w:num w:numId="103">
    <w:abstractNumId w:val="184"/>
  </w:num>
  <w:num w:numId="104">
    <w:abstractNumId w:val="117"/>
  </w:num>
  <w:num w:numId="105">
    <w:abstractNumId w:val="60"/>
  </w:num>
  <w:num w:numId="106">
    <w:abstractNumId w:val="64"/>
  </w:num>
  <w:num w:numId="107">
    <w:abstractNumId w:val="157"/>
  </w:num>
  <w:num w:numId="108">
    <w:abstractNumId w:val="164"/>
  </w:num>
  <w:num w:numId="109">
    <w:abstractNumId w:val="41"/>
  </w:num>
  <w:num w:numId="110">
    <w:abstractNumId w:val="158"/>
  </w:num>
  <w:num w:numId="111">
    <w:abstractNumId w:val="39"/>
  </w:num>
  <w:num w:numId="112">
    <w:abstractNumId w:val="16"/>
  </w:num>
  <w:num w:numId="113">
    <w:abstractNumId w:val="50"/>
  </w:num>
  <w:num w:numId="114">
    <w:abstractNumId w:val="96"/>
  </w:num>
  <w:num w:numId="115">
    <w:abstractNumId w:val="169"/>
  </w:num>
  <w:num w:numId="116">
    <w:abstractNumId w:val="140"/>
  </w:num>
  <w:num w:numId="117">
    <w:abstractNumId w:val="68"/>
  </w:num>
  <w:num w:numId="118">
    <w:abstractNumId w:val="146"/>
  </w:num>
  <w:num w:numId="119">
    <w:abstractNumId w:val="88"/>
  </w:num>
  <w:num w:numId="120">
    <w:abstractNumId w:val="79"/>
  </w:num>
  <w:num w:numId="121">
    <w:abstractNumId w:val="67"/>
  </w:num>
  <w:num w:numId="122">
    <w:abstractNumId w:val="161"/>
  </w:num>
  <w:num w:numId="123">
    <w:abstractNumId w:val="40"/>
  </w:num>
  <w:num w:numId="124">
    <w:abstractNumId w:val="113"/>
  </w:num>
  <w:num w:numId="125">
    <w:abstractNumId w:val="57"/>
  </w:num>
  <w:num w:numId="126">
    <w:abstractNumId w:val="151"/>
  </w:num>
  <w:num w:numId="127">
    <w:abstractNumId w:val="100"/>
  </w:num>
  <w:num w:numId="128">
    <w:abstractNumId w:val="112"/>
  </w:num>
  <w:num w:numId="129">
    <w:abstractNumId w:val="155"/>
  </w:num>
  <w:num w:numId="130">
    <w:abstractNumId w:val="162"/>
  </w:num>
  <w:num w:numId="131">
    <w:abstractNumId w:val="13"/>
  </w:num>
  <w:num w:numId="132">
    <w:abstractNumId w:val="176"/>
  </w:num>
  <w:num w:numId="133">
    <w:abstractNumId w:val="71"/>
  </w:num>
  <w:num w:numId="134">
    <w:abstractNumId w:val="145"/>
  </w:num>
  <w:num w:numId="135">
    <w:abstractNumId w:val="174"/>
  </w:num>
  <w:num w:numId="136">
    <w:abstractNumId w:val="147"/>
  </w:num>
  <w:num w:numId="137">
    <w:abstractNumId w:val="2"/>
  </w:num>
  <w:num w:numId="138">
    <w:abstractNumId w:val="180"/>
  </w:num>
  <w:num w:numId="139">
    <w:abstractNumId w:val="98"/>
  </w:num>
  <w:num w:numId="140">
    <w:abstractNumId w:val="86"/>
  </w:num>
  <w:num w:numId="141">
    <w:abstractNumId w:val="22"/>
  </w:num>
  <w:num w:numId="142">
    <w:abstractNumId w:val="175"/>
  </w:num>
  <w:num w:numId="143">
    <w:abstractNumId w:val="102"/>
  </w:num>
  <w:num w:numId="144">
    <w:abstractNumId w:val="59"/>
  </w:num>
  <w:num w:numId="145">
    <w:abstractNumId w:val="55"/>
  </w:num>
  <w:num w:numId="146">
    <w:abstractNumId w:val="163"/>
  </w:num>
  <w:num w:numId="147">
    <w:abstractNumId w:val="115"/>
  </w:num>
  <w:num w:numId="148">
    <w:abstractNumId w:val="200"/>
  </w:num>
  <w:num w:numId="149">
    <w:abstractNumId w:val="194"/>
  </w:num>
  <w:num w:numId="150">
    <w:abstractNumId w:val="42"/>
  </w:num>
  <w:num w:numId="151">
    <w:abstractNumId w:val="8"/>
  </w:num>
  <w:num w:numId="152">
    <w:abstractNumId w:val="51"/>
  </w:num>
  <w:num w:numId="153">
    <w:abstractNumId w:val="76"/>
  </w:num>
  <w:num w:numId="154">
    <w:abstractNumId w:val="111"/>
  </w:num>
  <w:num w:numId="155">
    <w:abstractNumId w:val="90"/>
  </w:num>
  <w:num w:numId="156">
    <w:abstractNumId w:val="148"/>
  </w:num>
  <w:num w:numId="157">
    <w:abstractNumId w:val="48"/>
  </w:num>
  <w:num w:numId="158">
    <w:abstractNumId w:val="61"/>
  </w:num>
  <w:num w:numId="159">
    <w:abstractNumId w:val="116"/>
  </w:num>
  <w:num w:numId="160">
    <w:abstractNumId w:val="107"/>
  </w:num>
  <w:num w:numId="161">
    <w:abstractNumId w:val="52"/>
  </w:num>
  <w:num w:numId="162">
    <w:abstractNumId w:val="186"/>
  </w:num>
  <w:num w:numId="163">
    <w:abstractNumId w:val="119"/>
  </w:num>
  <w:num w:numId="164">
    <w:abstractNumId w:val="82"/>
  </w:num>
  <w:num w:numId="165">
    <w:abstractNumId w:val="177"/>
  </w:num>
  <w:num w:numId="166">
    <w:abstractNumId w:val="97"/>
  </w:num>
  <w:num w:numId="167">
    <w:abstractNumId w:val="114"/>
  </w:num>
  <w:num w:numId="168">
    <w:abstractNumId w:val="135"/>
  </w:num>
  <w:num w:numId="169">
    <w:abstractNumId w:val="10"/>
  </w:num>
  <w:num w:numId="170">
    <w:abstractNumId w:val="85"/>
  </w:num>
  <w:num w:numId="171">
    <w:abstractNumId w:val="21"/>
  </w:num>
  <w:num w:numId="172">
    <w:abstractNumId w:val="101"/>
  </w:num>
  <w:num w:numId="173">
    <w:abstractNumId w:val="120"/>
  </w:num>
  <w:num w:numId="174">
    <w:abstractNumId w:val="167"/>
  </w:num>
  <w:num w:numId="175">
    <w:abstractNumId w:val="63"/>
  </w:num>
  <w:num w:numId="176">
    <w:abstractNumId w:val="134"/>
  </w:num>
  <w:num w:numId="177">
    <w:abstractNumId w:val="15"/>
  </w:num>
  <w:num w:numId="178">
    <w:abstractNumId w:val="141"/>
  </w:num>
  <w:num w:numId="179">
    <w:abstractNumId w:val="109"/>
  </w:num>
  <w:num w:numId="180">
    <w:abstractNumId w:val="199"/>
  </w:num>
  <w:num w:numId="181">
    <w:abstractNumId w:val="126"/>
  </w:num>
  <w:num w:numId="182">
    <w:abstractNumId w:val="75"/>
  </w:num>
  <w:num w:numId="183">
    <w:abstractNumId w:val="201"/>
  </w:num>
  <w:num w:numId="184">
    <w:abstractNumId w:val="196"/>
  </w:num>
  <w:num w:numId="185">
    <w:abstractNumId w:val="143"/>
  </w:num>
  <w:num w:numId="186">
    <w:abstractNumId w:val="33"/>
  </w:num>
  <w:num w:numId="187">
    <w:abstractNumId w:val="35"/>
  </w:num>
  <w:num w:numId="188">
    <w:abstractNumId w:val="18"/>
  </w:num>
  <w:num w:numId="189">
    <w:abstractNumId w:val="185"/>
  </w:num>
  <w:num w:numId="190">
    <w:abstractNumId w:val="20"/>
  </w:num>
  <w:num w:numId="191">
    <w:abstractNumId w:val="191"/>
  </w:num>
  <w:num w:numId="192">
    <w:abstractNumId w:val="182"/>
  </w:num>
  <w:num w:numId="193">
    <w:abstractNumId w:val="93"/>
  </w:num>
  <w:num w:numId="194">
    <w:abstractNumId w:val="11"/>
  </w:num>
  <w:num w:numId="195">
    <w:abstractNumId w:val="103"/>
  </w:num>
  <w:num w:numId="196">
    <w:abstractNumId w:val="28"/>
  </w:num>
  <w:num w:numId="197">
    <w:abstractNumId w:val="165"/>
  </w:num>
  <w:num w:numId="198">
    <w:abstractNumId w:val="189"/>
  </w:num>
  <w:num w:numId="199">
    <w:abstractNumId w:val="43"/>
  </w:num>
  <w:num w:numId="200">
    <w:abstractNumId w:val="89"/>
  </w:num>
  <w:num w:numId="201">
    <w:abstractNumId w:val="118"/>
  </w:num>
  <w:num w:numId="202">
    <w:abstractNumId w:val="44"/>
  </w:num>
  <w:num w:numId="203">
    <w:abstractNumId w:val="58"/>
  </w:num>
  <w:numIdMacAtCleanup w:val="2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anciu, Mariana-Raluca">
    <w15:presenceInfo w15:providerId="AD" w15:userId="S-1-5-21-3315056765-2776337604-404127121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57F9"/>
    <w:rsid w:val="00015884"/>
    <w:rsid w:val="00015E9C"/>
    <w:rsid w:val="00016E46"/>
    <w:rsid w:val="000206EB"/>
    <w:rsid w:val="00021C73"/>
    <w:rsid w:val="000256ED"/>
    <w:rsid w:val="00025F99"/>
    <w:rsid w:val="00031B1F"/>
    <w:rsid w:val="000337A8"/>
    <w:rsid w:val="00040288"/>
    <w:rsid w:val="00042CD9"/>
    <w:rsid w:val="00046106"/>
    <w:rsid w:val="00046B64"/>
    <w:rsid w:val="00047EC9"/>
    <w:rsid w:val="00050569"/>
    <w:rsid w:val="000559D7"/>
    <w:rsid w:val="00055F35"/>
    <w:rsid w:val="00056B59"/>
    <w:rsid w:val="000571E5"/>
    <w:rsid w:val="00062857"/>
    <w:rsid w:val="000745CD"/>
    <w:rsid w:val="00083D7D"/>
    <w:rsid w:val="000928E8"/>
    <w:rsid w:val="00092933"/>
    <w:rsid w:val="00096D2A"/>
    <w:rsid w:val="000C7C7B"/>
    <w:rsid w:val="000D6E3E"/>
    <w:rsid w:val="000E0F0A"/>
    <w:rsid w:val="000F314E"/>
    <w:rsid w:val="00100008"/>
    <w:rsid w:val="00104AF3"/>
    <w:rsid w:val="0010796C"/>
    <w:rsid w:val="001102E7"/>
    <w:rsid w:val="00117A7C"/>
    <w:rsid w:val="00120B25"/>
    <w:rsid w:val="00124E50"/>
    <w:rsid w:val="00130F6A"/>
    <w:rsid w:val="00136A15"/>
    <w:rsid w:val="00143687"/>
    <w:rsid w:val="00143C0C"/>
    <w:rsid w:val="00143C94"/>
    <w:rsid w:val="001451EE"/>
    <w:rsid w:val="0014756A"/>
    <w:rsid w:val="0015581B"/>
    <w:rsid w:val="00155BD6"/>
    <w:rsid w:val="00164958"/>
    <w:rsid w:val="00175E11"/>
    <w:rsid w:val="00182AC6"/>
    <w:rsid w:val="00184631"/>
    <w:rsid w:val="001909E3"/>
    <w:rsid w:val="0019479C"/>
    <w:rsid w:val="00195B81"/>
    <w:rsid w:val="001A6A91"/>
    <w:rsid w:val="001A7562"/>
    <w:rsid w:val="001B495E"/>
    <w:rsid w:val="001C4B28"/>
    <w:rsid w:val="001C4ECC"/>
    <w:rsid w:val="001C5F01"/>
    <w:rsid w:val="001D1EDF"/>
    <w:rsid w:val="001D22DE"/>
    <w:rsid w:val="001D5714"/>
    <w:rsid w:val="001D690A"/>
    <w:rsid w:val="001E6CEC"/>
    <w:rsid w:val="001E77D3"/>
    <w:rsid w:val="001F092D"/>
    <w:rsid w:val="001F4B66"/>
    <w:rsid w:val="001F5FC7"/>
    <w:rsid w:val="00204FA0"/>
    <w:rsid w:val="0021365C"/>
    <w:rsid w:val="00213DFB"/>
    <w:rsid w:val="00214DB3"/>
    <w:rsid w:val="0021719D"/>
    <w:rsid w:val="00217BE2"/>
    <w:rsid w:val="00222439"/>
    <w:rsid w:val="00222625"/>
    <w:rsid w:val="0022609E"/>
    <w:rsid w:val="002274F8"/>
    <w:rsid w:val="00231EFD"/>
    <w:rsid w:val="002330E3"/>
    <w:rsid w:val="00247DAB"/>
    <w:rsid w:val="002500F2"/>
    <w:rsid w:val="00250A16"/>
    <w:rsid w:val="00250E32"/>
    <w:rsid w:val="00251DB9"/>
    <w:rsid w:val="00252ACA"/>
    <w:rsid w:val="00254091"/>
    <w:rsid w:val="00265705"/>
    <w:rsid w:val="00266BD2"/>
    <w:rsid w:val="00276BE2"/>
    <w:rsid w:val="00292340"/>
    <w:rsid w:val="00296122"/>
    <w:rsid w:val="00296123"/>
    <w:rsid w:val="002A4F4F"/>
    <w:rsid w:val="002B66BF"/>
    <w:rsid w:val="002C75BB"/>
    <w:rsid w:val="002D0E32"/>
    <w:rsid w:val="002D27D4"/>
    <w:rsid w:val="002D4DC1"/>
    <w:rsid w:val="002D554E"/>
    <w:rsid w:val="002F6112"/>
    <w:rsid w:val="00302357"/>
    <w:rsid w:val="00302C8A"/>
    <w:rsid w:val="00303937"/>
    <w:rsid w:val="003045B4"/>
    <w:rsid w:val="00306D65"/>
    <w:rsid w:val="003142B6"/>
    <w:rsid w:val="00315147"/>
    <w:rsid w:val="00315D9B"/>
    <w:rsid w:val="00326F0A"/>
    <w:rsid w:val="00331A46"/>
    <w:rsid w:val="00336242"/>
    <w:rsid w:val="00342313"/>
    <w:rsid w:val="003564DD"/>
    <w:rsid w:val="003620C5"/>
    <w:rsid w:val="003672DD"/>
    <w:rsid w:val="00381A34"/>
    <w:rsid w:val="003825FD"/>
    <w:rsid w:val="0038372C"/>
    <w:rsid w:val="003A64F4"/>
    <w:rsid w:val="003A6CF3"/>
    <w:rsid w:val="003B51F9"/>
    <w:rsid w:val="003B57B6"/>
    <w:rsid w:val="003B66CD"/>
    <w:rsid w:val="003B6EB0"/>
    <w:rsid w:val="003B7CBC"/>
    <w:rsid w:val="003C2372"/>
    <w:rsid w:val="003C43A1"/>
    <w:rsid w:val="003D1DD0"/>
    <w:rsid w:val="003E1172"/>
    <w:rsid w:val="003E3148"/>
    <w:rsid w:val="003E5569"/>
    <w:rsid w:val="003F07D4"/>
    <w:rsid w:val="004006A9"/>
    <w:rsid w:val="00406D81"/>
    <w:rsid w:val="004215B1"/>
    <w:rsid w:val="00425BA9"/>
    <w:rsid w:val="00427ACF"/>
    <w:rsid w:val="0043455E"/>
    <w:rsid w:val="004412A8"/>
    <w:rsid w:val="00441EC7"/>
    <w:rsid w:val="004459B6"/>
    <w:rsid w:val="00450BE5"/>
    <w:rsid w:val="004568CC"/>
    <w:rsid w:val="004661AD"/>
    <w:rsid w:val="00472779"/>
    <w:rsid w:val="004753C3"/>
    <w:rsid w:val="0048222C"/>
    <w:rsid w:val="00497CB2"/>
    <w:rsid w:val="004A4636"/>
    <w:rsid w:val="004A6A35"/>
    <w:rsid w:val="004A7E07"/>
    <w:rsid w:val="004B5674"/>
    <w:rsid w:val="004B765F"/>
    <w:rsid w:val="004C0265"/>
    <w:rsid w:val="004C6106"/>
    <w:rsid w:val="004C67A8"/>
    <w:rsid w:val="004E5546"/>
    <w:rsid w:val="004F05C4"/>
    <w:rsid w:val="004F5EAE"/>
    <w:rsid w:val="00506878"/>
    <w:rsid w:val="00506AF4"/>
    <w:rsid w:val="0051033C"/>
    <w:rsid w:val="005106AE"/>
    <w:rsid w:val="0052294D"/>
    <w:rsid w:val="00526848"/>
    <w:rsid w:val="0052787E"/>
    <w:rsid w:val="00530B3D"/>
    <w:rsid w:val="00530F69"/>
    <w:rsid w:val="00536362"/>
    <w:rsid w:val="005370FB"/>
    <w:rsid w:val="00537D69"/>
    <w:rsid w:val="00542DF4"/>
    <w:rsid w:val="005445BC"/>
    <w:rsid w:val="0054767B"/>
    <w:rsid w:val="00547D49"/>
    <w:rsid w:val="00551014"/>
    <w:rsid w:val="005514C8"/>
    <w:rsid w:val="00555EE5"/>
    <w:rsid w:val="00556203"/>
    <w:rsid w:val="005714BD"/>
    <w:rsid w:val="00573610"/>
    <w:rsid w:val="005848A2"/>
    <w:rsid w:val="00591F87"/>
    <w:rsid w:val="00592307"/>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6135"/>
    <w:rsid w:val="005F7E72"/>
    <w:rsid w:val="006035B4"/>
    <w:rsid w:val="006042E8"/>
    <w:rsid w:val="00604731"/>
    <w:rsid w:val="006069DF"/>
    <w:rsid w:val="006169FC"/>
    <w:rsid w:val="00630008"/>
    <w:rsid w:val="006308C2"/>
    <w:rsid w:val="00634B0C"/>
    <w:rsid w:val="00635B53"/>
    <w:rsid w:val="006369D8"/>
    <w:rsid w:val="00637153"/>
    <w:rsid w:val="0064499D"/>
    <w:rsid w:val="0064510A"/>
    <w:rsid w:val="00647583"/>
    <w:rsid w:val="0066180A"/>
    <w:rsid w:val="006624F2"/>
    <w:rsid w:val="00672A4B"/>
    <w:rsid w:val="00685CAE"/>
    <w:rsid w:val="00686FDE"/>
    <w:rsid w:val="00690F04"/>
    <w:rsid w:val="00692870"/>
    <w:rsid w:val="00695469"/>
    <w:rsid w:val="006967DB"/>
    <w:rsid w:val="00696881"/>
    <w:rsid w:val="00697A7B"/>
    <w:rsid w:val="006A0074"/>
    <w:rsid w:val="006B6C60"/>
    <w:rsid w:val="006C43B3"/>
    <w:rsid w:val="006C4764"/>
    <w:rsid w:val="006C4CB7"/>
    <w:rsid w:val="006D4060"/>
    <w:rsid w:val="006D4511"/>
    <w:rsid w:val="00700955"/>
    <w:rsid w:val="007013A2"/>
    <w:rsid w:val="00704B7E"/>
    <w:rsid w:val="0070734D"/>
    <w:rsid w:val="00713553"/>
    <w:rsid w:val="00716A8C"/>
    <w:rsid w:val="00721571"/>
    <w:rsid w:val="0072520A"/>
    <w:rsid w:val="00734B29"/>
    <w:rsid w:val="007401FF"/>
    <w:rsid w:val="007429DD"/>
    <w:rsid w:val="00743395"/>
    <w:rsid w:val="00753D2D"/>
    <w:rsid w:val="0075406E"/>
    <w:rsid w:val="00754F5F"/>
    <w:rsid w:val="00756A91"/>
    <w:rsid w:val="00770228"/>
    <w:rsid w:val="00771820"/>
    <w:rsid w:val="007734E9"/>
    <w:rsid w:val="00775B9D"/>
    <w:rsid w:val="00777B5D"/>
    <w:rsid w:val="0078178A"/>
    <w:rsid w:val="0079200B"/>
    <w:rsid w:val="007A1AEC"/>
    <w:rsid w:val="007A1CF2"/>
    <w:rsid w:val="007A5F5E"/>
    <w:rsid w:val="007B1F7E"/>
    <w:rsid w:val="007B4D84"/>
    <w:rsid w:val="007B7B3E"/>
    <w:rsid w:val="007C1EF9"/>
    <w:rsid w:val="007C6962"/>
    <w:rsid w:val="007D5A75"/>
    <w:rsid w:val="007D5F20"/>
    <w:rsid w:val="007E179F"/>
    <w:rsid w:val="007E3F8D"/>
    <w:rsid w:val="007F25E7"/>
    <w:rsid w:val="007F52E8"/>
    <w:rsid w:val="007F7611"/>
    <w:rsid w:val="008006DC"/>
    <w:rsid w:val="00802ED5"/>
    <w:rsid w:val="00803C19"/>
    <w:rsid w:val="00805DF7"/>
    <w:rsid w:val="008152E5"/>
    <w:rsid w:val="00820129"/>
    <w:rsid w:val="00820319"/>
    <w:rsid w:val="008232DA"/>
    <w:rsid w:val="00823A7A"/>
    <w:rsid w:val="008264BB"/>
    <w:rsid w:val="00830CDF"/>
    <w:rsid w:val="00835F07"/>
    <w:rsid w:val="008415EF"/>
    <w:rsid w:val="00846385"/>
    <w:rsid w:val="00850282"/>
    <w:rsid w:val="008528FE"/>
    <w:rsid w:val="00853666"/>
    <w:rsid w:val="008609DC"/>
    <w:rsid w:val="0086215F"/>
    <w:rsid w:val="008625E0"/>
    <w:rsid w:val="008641E7"/>
    <w:rsid w:val="00872335"/>
    <w:rsid w:val="00874974"/>
    <w:rsid w:val="00875A45"/>
    <w:rsid w:val="00885139"/>
    <w:rsid w:val="00886384"/>
    <w:rsid w:val="00891F43"/>
    <w:rsid w:val="008B50BA"/>
    <w:rsid w:val="008C3034"/>
    <w:rsid w:val="008C5356"/>
    <w:rsid w:val="008C664F"/>
    <w:rsid w:val="008D4BEC"/>
    <w:rsid w:val="008E2D32"/>
    <w:rsid w:val="008E3D01"/>
    <w:rsid w:val="008E5AB9"/>
    <w:rsid w:val="008F359C"/>
    <w:rsid w:val="008F5270"/>
    <w:rsid w:val="008F577D"/>
    <w:rsid w:val="00913607"/>
    <w:rsid w:val="00913B33"/>
    <w:rsid w:val="00913B7B"/>
    <w:rsid w:val="00916AD4"/>
    <w:rsid w:val="00922242"/>
    <w:rsid w:val="00933BAE"/>
    <w:rsid w:val="009353A6"/>
    <w:rsid w:val="009362AA"/>
    <w:rsid w:val="00936656"/>
    <w:rsid w:val="00943AEF"/>
    <w:rsid w:val="009440E3"/>
    <w:rsid w:val="009459FF"/>
    <w:rsid w:val="009461E8"/>
    <w:rsid w:val="00956FC1"/>
    <w:rsid w:val="0096271B"/>
    <w:rsid w:val="00963FFC"/>
    <w:rsid w:val="0096611A"/>
    <w:rsid w:val="009741F4"/>
    <w:rsid w:val="009848AB"/>
    <w:rsid w:val="00990DCD"/>
    <w:rsid w:val="009A0DFD"/>
    <w:rsid w:val="009A25AD"/>
    <w:rsid w:val="009A27DD"/>
    <w:rsid w:val="009A3CAC"/>
    <w:rsid w:val="009A7952"/>
    <w:rsid w:val="009B24BA"/>
    <w:rsid w:val="009B570F"/>
    <w:rsid w:val="009C20E8"/>
    <w:rsid w:val="009C528F"/>
    <w:rsid w:val="009C7798"/>
    <w:rsid w:val="009E5F99"/>
    <w:rsid w:val="009E6DD1"/>
    <w:rsid w:val="009F12F5"/>
    <w:rsid w:val="009F14EF"/>
    <w:rsid w:val="009F17BB"/>
    <w:rsid w:val="009F4743"/>
    <w:rsid w:val="009F7D0F"/>
    <w:rsid w:val="00A13DA5"/>
    <w:rsid w:val="00A160C9"/>
    <w:rsid w:val="00A171EF"/>
    <w:rsid w:val="00A312A4"/>
    <w:rsid w:val="00A45455"/>
    <w:rsid w:val="00A461F8"/>
    <w:rsid w:val="00A50BB5"/>
    <w:rsid w:val="00A51AA9"/>
    <w:rsid w:val="00A62AAA"/>
    <w:rsid w:val="00A662A8"/>
    <w:rsid w:val="00A6781E"/>
    <w:rsid w:val="00A80116"/>
    <w:rsid w:val="00A81F68"/>
    <w:rsid w:val="00A879B5"/>
    <w:rsid w:val="00A90E48"/>
    <w:rsid w:val="00A93854"/>
    <w:rsid w:val="00A969F4"/>
    <w:rsid w:val="00AA188D"/>
    <w:rsid w:val="00AC4273"/>
    <w:rsid w:val="00AC7057"/>
    <w:rsid w:val="00AD4465"/>
    <w:rsid w:val="00AE230F"/>
    <w:rsid w:val="00AE3B6B"/>
    <w:rsid w:val="00AE4F3A"/>
    <w:rsid w:val="00AF20BC"/>
    <w:rsid w:val="00AF2A29"/>
    <w:rsid w:val="00AF3DA0"/>
    <w:rsid w:val="00AF60E5"/>
    <w:rsid w:val="00B11E2A"/>
    <w:rsid w:val="00B14929"/>
    <w:rsid w:val="00B15CF2"/>
    <w:rsid w:val="00B16169"/>
    <w:rsid w:val="00B2090A"/>
    <w:rsid w:val="00B23F44"/>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C5BA8"/>
    <w:rsid w:val="00BC7D6D"/>
    <w:rsid w:val="00BD0ECF"/>
    <w:rsid w:val="00BD20BE"/>
    <w:rsid w:val="00BD2587"/>
    <w:rsid w:val="00BF23AB"/>
    <w:rsid w:val="00C07A7F"/>
    <w:rsid w:val="00C121DF"/>
    <w:rsid w:val="00C15F05"/>
    <w:rsid w:val="00C16CCA"/>
    <w:rsid w:val="00C239CB"/>
    <w:rsid w:val="00C23D64"/>
    <w:rsid w:val="00C252D5"/>
    <w:rsid w:val="00C309DB"/>
    <w:rsid w:val="00C3320A"/>
    <w:rsid w:val="00C35DDF"/>
    <w:rsid w:val="00C47117"/>
    <w:rsid w:val="00C5031A"/>
    <w:rsid w:val="00C57A83"/>
    <w:rsid w:val="00C6061A"/>
    <w:rsid w:val="00C63160"/>
    <w:rsid w:val="00C6760A"/>
    <w:rsid w:val="00C747B2"/>
    <w:rsid w:val="00C75581"/>
    <w:rsid w:val="00C806A9"/>
    <w:rsid w:val="00C83FF2"/>
    <w:rsid w:val="00C91AFD"/>
    <w:rsid w:val="00C94D82"/>
    <w:rsid w:val="00C95082"/>
    <w:rsid w:val="00C95BFC"/>
    <w:rsid w:val="00CA1CEB"/>
    <w:rsid w:val="00CA4FD6"/>
    <w:rsid w:val="00CB027C"/>
    <w:rsid w:val="00CB2518"/>
    <w:rsid w:val="00CB6EF3"/>
    <w:rsid w:val="00CC2D29"/>
    <w:rsid w:val="00CC4690"/>
    <w:rsid w:val="00CC4F96"/>
    <w:rsid w:val="00CC7FCD"/>
    <w:rsid w:val="00CD07E3"/>
    <w:rsid w:val="00CF2619"/>
    <w:rsid w:val="00CF3569"/>
    <w:rsid w:val="00CF3F7A"/>
    <w:rsid w:val="00CF7AFC"/>
    <w:rsid w:val="00D00751"/>
    <w:rsid w:val="00D05AB8"/>
    <w:rsid w:val="00D125C3"/>
    <w:rsid w:val="00D26E5D"/>
    <w:rsid w:val="00D42BF6"/>
    <w:rsid w:val="00D45270"/>
    <w:rsid w:val="00D4726E"/>
    <w:rsid w:val="00D50848"/>
    <w:rsid w:val="00D53E8A"/>
    <w:rsid w:val="00D57855"/>
    <w:rsid w:val="00D60C5F"/>
    <w:rsid w:val="00D621C8"/>
    <w:rsid w:val="00D805D0"/>
    <w:rsid w:val="00D84D1C"/>
    <w:rsid w:val="00D85FA2"/>
    <w:rsid w:val="00D87595"/>
    <w:rsid w:val="00D879D2"/>
    <w:rsid w:val="00D911D3"/>
    <w:rsid w:val="00D94849"/>
    <w:rsid w:val="00D951C9"/>
    <w:rsid w:val="00D96D1C"/>
    <w:rsid w:val="00DA1CED"/>
    <w:rsid w:val="00DA6CC7"/>
    <w:rsid w:val="00DB17B2"/>
    <w:rsid w:val="00DB511F"/>
    <w:rsid w:val="00DB720B"/>
    <w:rsid w:val="00DC051A"/>
    <w:rsid w:val="00DC1C88"/>
    <w:rsid w:val="00DD24DC"/>
    <w:rsid w:val="00DD26D7"/>
    <w:rsid w:val="00DD51E8"/>
    <w:rsid w:val="00DE48C9"/>
    <w:rsid w:val="00DE6966"/>
    <w:rsid w:val="00DF3650"/>
    <w:rsid w:val="00E16BA7"/>
    <w:rsid w:val="00E17FBA"/>
    <w:rsid w:val="00E3138C"/>
    <w:rsid w:val="00E36CAD"/>
    <w:rsid w:val="00E47B15"/>
    <w:rsid w:val="00E62566"/>
    <w:rsid w:val="00E62E72"/>
    <w:rsid w:val="00E7531B"/>
    <w:rsid w:val="00E77B51"/>
    <w:rsid w:val="00E80943"/>
    <w:rsid w:val="00E80B8E"/>
    <w:rsid w:val="00E84DEB"/>
    <w:rsid w:val="00E91271"/>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7A54"/>
    <w:rsid w:val="00F040A2"/>
    <w:rsid w:val="00F11708"/>
    <w:rsid w:val="00F130A9"/>
    <w:rsid w:val="00F143DA"/>
    <w:rsid w:val="00F220D9"/>
    <w:rsid w:val="00F24503"/>
    <w:rsid w:val="00F248D9"/>
    <w:rsid w:val="00F26CA0"/>
    <w:rsid w:val="00F3163D"/>
    <w:rsid w:val="00F36772"/>
    <w:rsid w:val="00F401C0"/>
    <w:rsid w:val="00F44670"/>
    <w:rsid w:val="00F50A76"/>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22E5"/>
    <w:rsid w:val="00FB6000"/>
    <w:rsid w:val="00FC10C6"/>
    <w:rsid w:val="00FC28EB"/>
    <w:rsid w:val="00FC37A4"/>
    <w:rsid w:val="00FC4EF3"/>
    <w:rsid w:val="00FD1849"/>
    <w:rsid w:val="00FD4435"/>
    <w:rsid w:val="00FD6C0C"/>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4.xml><?xml version="1.0" encoding="utf-8"?>
<ds:datastoreItem xmlns:ds="http://schemas.openxmlformats.org/officeDocument/2006/customXml" ds:itemID="{D4FBF0B1-385A-4858-AFF3-779CE95E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Template>
  <TotalTime>0</TotalTime>
  <Pages>81</Pages>
  <Words>36234</Words>
  <Characters>206536</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242286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Stanciu, Mariana-Raluca</cp:lastModifiedBy>
  <cp:revision>2</cp:revision>
  <cp:lastPrinted>2016-09-27T17:25:00Z</cp:lastPrinted>
  <dcterms:created xsi:type="dcterms:W3CDTF">2016-11-24T11:47:00Z</dcterms:created>
  <dcterms:modified xsi:type="dcterms:W3CDTF">2016-11-24T11:47:00Z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