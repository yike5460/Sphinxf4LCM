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19" w:rsidRDefault="00CF2619" w:rsidP="00555EE5"/>
    <w:p w:rsidR="00F93F63" w:rsidRPr="00F24503" w:rsidRDefault="00F93F63" w:rsidP="00555EE5">
      <w:pPr>
        <w:rPr>
          <w:b/>
          <w:color w:val="45525A" w:themeColor="text1"/>
        </w:rPr>
      </w:pPr>
      <w:r w:rsidRPr="00F24503">
        <w:rPr>
          <w:b/>
          <w:color w:val="45525A" w:themeColor="text1"/>
        </w:rPr>
        <w:t>Approvals</w:t>
      </w:r>
    </w:p>
    <w:p w:rsidR="00F93F63" w:rsidRPr="002D0E32" w:rsidRDefault="00F93F63" w:rsidP="00555EE5">
      <w:pPr>
        <w:rPr>
          <w:color w:val="45525A" w:themeColor="text1"/>
        </w:rPr>
      </w:pPr>
    </w:p>
    <w:tbl>
      <w:tblPr>
        <w:tblStyle w:val="TableGrid"/>
        <w:tblW w:w="0" w:type="auto"/>
        <w:tblInd w:w="115" w:type="dxa"/>
        <w:tblBorders>
          <w:insideV w:val="none" w:sz="0" w:space="0" w:color="auto"/>
        </w:tblBorders>
        <w:tblCellMar>
          <w:top w:w="115" w:type="dxa"/>
          <w:left w:w="115" w:type="dxa"/>
          <w:bottom w:w="115" w:type="dxa"/>
          <w:right w:w="115" w:type="dxa"/>
        </w:tblCellMar>
        <w:tblLook w:val="04A0" w:firstRow="1" w:lastRow="0" w:firstColumn="1" w:lastColumn="0" w:noHBand="0" w:noVBand="1"/>
      </w:tblPr>
      <w:tblGrid>
        <w:gridCol w:w="4854"/>
        <w:gridCol w:w="250"/>
        <w:gridCol w:w="4851"/>
      </w:tblGrid>
      <w:tr w:rsidR="002D0E32" w:rsidRPr="002D0E32" w:rsidTr="00716A8C">
        <w:trPr>
          <w:trHeight w:val="636"/>
        </w:trPr>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Prepared by:</w:t>
            </w:r>
          </w:p>
        </w:tc>
        <w:tc>
          <w:tcPr>
            <w:tcW w:w="250" w:type="dxa"/>
            <w:tcBorders>
              <w:top w:val="single" w:sz="4" w:space="0" w:color="auto"/>
              <w:bottom w:val="nil"/>
            </w:tcBorders>
          </w:tcPr>
          <w:p w:rsidR="00716A8C" w:rsidRPr="002D0E32" w:rsidRDefault="00716A8C" w:rsidP="00716A8C">
            <w:pPr>
              <w:pStyle w:val="TableText"/>
              <w:spacing w:before="0" w:after="0"/>
              <w:rPr>
                <w:rFonts w:cs="Arial"/>
                <w:sz w:val="24"/>
                <w:szCs w:val="24"/>
              </w:rPr>
            </w:pPr>
          </w:p>
        </w:tc>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Reviewed by:</w:t>
            </w:r>
          </w:p>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Klaus Seggelke</w:t>
            </w:r>
          </w:p>
          <w:p w:rsidR="00716A8C" w:rsidRPr="002D0E32" w:rsidRDefault="00716A8C" w:rsidP="00716A8C">
            <w:pPr>
              <w:pStyle w:val="TableText"/>
              <w:spacing w:before="0" w:after="0"/>
              <w:rPr>
                <w:rFonts w:cs="Arial"/>
                <w:sz w:val="24"/>
                <w:szCs w:val="24"/>
              </w:rPr>
            </w:pPr>
            <w:r w:rsidRPr="002D0E32">
              <w:rPr>
                <w:rFonts w:cs="Arial"/>
                <w:sz w:val="24"/>
                <w:szCs w:val="24"/>
              </w:rPr>
              <w:t>Sr. Solution Architect</w:t>
            </w:r>
            <w:r w:rsidR="00547D49">
              <w:rPr>
                <w:rFonts w:cs="Arial"/>
                <w:sz w:val="24"/>
                <w:szCs w:val="24"/>
              </w:rPr>
              <w:t xml:space="preserve"> Manager</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rPr>
          <w:trHeight w:val="288"/>
        </w:trPr>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blPrEx>
          <w:tblCellMar>
            <w:top w:w="0" w:type="dxa"/>
            <w:left w:w="108" w:type="dxa"/>
            <w:bottom w:w="0" w:type="dxa"/>
            <w:right w:w="108" w:type="dxa"/>
          </w:tblCellMar>
        </w:tblPrEx>
        <w:trPr>
          <w:trHeight w:val="288"/>
        </w:trPr>
        <w:tc>
          <w:tcPr>
            <w:tcW w:w="4896" w:type="dxa"/>
            <w:tcBorders>
              <w:top w:val="nil"/>
            </w:tcBorders>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tcPr>
          <w:p w:rsidR="00716A8C" w:rsidRPr="002D0E32" w:rsidRDefault="00716A8C" w:rsidP="00716A8C">
            <w:pPr>
              <w:pStyle w:val="TableText"/>
              <w:spacing w:before="0" w:after="0"/>
              <w:rPr>
                <w:rFonts w:cs="Arial"/>
                <w:sz w:val="24"/>
                <w:szCs w:val="24"/>
              </w:rPr>
            </w:pPr>
          </w:p>
        </w:tc>
      </w:tr>
      <w:tr w:rsidR="002D0E32" w:rsidRPr="002D0E32" w:rsidTr="00716A8C">
        <w:tblPrEx>
          <w:tblCellMar>
            <w:top w:w="0" w:type="dxa"/>
            <w:left w:w="108" w:type="dxa"/>
            <w:bottom w:w="0" w:type="dxa"/>
            <w:right w:w="108" w:type="dxa"/>
          </w:tblCellMar>
        </w:tblPrEx>
        <w:trPr>
          <w:trHeight w:val="636"/>
        </w:trPr>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single" w:sz="4" w:space="0" w:color="auto"/>
            </w:tcBorders>
          </w:tcPr>
          <w:p w:rsidR="00716A8C" w:rsidRPr="002D0E32" w:rsidRDefault="00716A8C" w:rsidP="00716A8C">
            <w:pPr>
              <w:pStyle w:val="TableText"/>
              <w:spacing w:before="0" w:after="0"/>
              <w:rPr>
                <w:rFonts w:cs="Arial"/>
                <w:sz w:val="24"/>
                <w:szCs w:val="24"/>
              </w:rPr>
            </w:pPr>
          </w:p>
        </w:tc>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bl>
    <w:p w:rsidR="00155BD6" w:rsidRDefault="00155BD6" w:rsidP="00555EE5"/>
    <w:p w:rsidR="00F24503" w:rsidRDefault="00F24503" w:rsidP="00555EE5"/>
    <w:p w:rsidR="00F24503" w:rsidRDefault="00F24503" w:rsidP="00555EE5"/>
    <w:p w:rsidR="00F24503" w:rsidRDefault="00F24503">
      <w:r>
        <w:br w:type="page"/>
      </w:r>
    </w:p>
    <w:p w:rsidR="00155BD6" w:rsidRPr="00A171EF" w:rsidRDefault="00155BD6" w:rsidP="00F24503">
      <w:pPr>
        <w:sectPr w:rsidR="00155BD6" w:rsidRPr="00A171EF" w:rsidSect="00F50A76">
          <w:headerReference w:type="even" r:id="rId11"/>
          <w:headerReference w:type="default" r:id="rId12"/>
          <w:footerReference w:type="even" r:id="rId13"/>
          <w:footerReference w:type="default" r:id="rId14"/>
          <w:pgSz w:w="12240" w:h="15840" w:code="1"/>
          <w:pgMar w:top="4536" w:right="1080" w:bottom="720" w:left="1080" w:header="720" w:footer="432" w:gutter="0"/>
          <w:cols w:space="720"/>
          <w:docGrid w:linePitch="360"/>
        </w:sectPr>
      </w:pPr>
    </w:p>
    <w:bookmarkStart w:id="0" w:name="_Toc467159680" w:displacedByCustomXml="next"/>
    <w:sdt>
      <w:sdtPr>
        <w:rPr>
          <w:rFonts w:eastAsiaTheme="minorHAnsi"/>
          <w:b w:val="0"/>
          <w:bCs w:val="0"/>
          <w:color w:val="auto"/>
          <w:sz w:val="22"/>
          <w:szCs w:val="22"/>
          <w:lang w:eastAsia="en-US"/>
        </w:rPr>
        <w:id w:val="619422367"/>
        <w:docPartObj>
          <w:docPartGallery w:val="Table of Contents"/>
          <w:docPartUnique/>
        </w:docPartObj>
      </w:sdtPr>
      <w:sdtEndPr>
        <w:rPr>
          <w:noProof/>
        </w:rPr>
      </w:sdtEndPr>
      <w:sdtContent>
        <w:p w:rsidR="00F61FCD" w:rsidRDefault="00F61FCD" w:rsidP="001C5F01">
          <w:pPr>
            <w:pStyle w:val="Heading1"/>
          </w:pPr>
          <w:r>
            <w:t>Table of Contents</w:t>
          </w:r>
          <w:bookmarkEnd w:id="0"/>
        </w:p>
        <w:p w:rsidR="000206EB" w:rsidRDefault="00F61FCD">
          <w:pPr>
            <w:pStyle w:val="TOC1"/>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467159680" w:history="1">
            <w:r w:rsidR="000206EB" w:rsidRPr="00AF5FCD">
              <w:rPr>
                <w:rStyle w:val="Hyperlink"/>
              </w:rPr>
              <w:t>1</w:t>
            </w:r>
            <w:r w:rsidR="000206EB">
              <w:rPr>
                <w:rFonts w:asciiTheme="minorHAnsi" w:eastAsiaTheme="minorEastAsia" w:hAnsiTheme="minorHAnsi" w:cstheme="minorBidi"/>
                <w:color w:val="auto"/>
                <w:sz w:val="22"/>
                <w:szCs w:val="22"/>
              </w:rPr>
              <w:tab/>
            </w:r>
            <w:r w:rsidR="000206EB" w:rsidRPr="00AF5FCD">
              <w:rPr>
                <w:rStyle w:val="Hyperlink"/>
              </w:rPr>
              <w:t>Table of Contents</w:t>
            </w:r>
            <w:r w:rsidR="000206EB">
              <w:rPr>
                <w:webHidden/>
              </w:rPr>
              <w:tab/>
            </w:r>
            <w:r w:rsidR="000206EB">
              <w:rPr>
                <w:webHidden/>
              </w:rPr>
              <w:fldChar w:fldCharType="begin"/>
            </w:r>
            <w:r w:rsidR="000206EB">
              <w:rPr>
                <w:webHidden/>
              </w:rPr>
              <w:instrText xml:space="preserve"> PAGEREF _Toc467159680 \h </w:instrText>
            </w:r>
            <w:r w:rsidR="000206EB">
              <w:rPr>
                <w:webHidden/>
              </w:rPr>
            </w:r>
            <w:r w:rsidR="000206EB">
              <w:rPr>
                <w:webHidden/>
              </w:rPr>
              <w:fldChar w:fldCharType="separate"/>
            </w:r>
            <w:r w:rsidR="000206EB">
              <w:rPr>
                <w:webHidden/>
              </w:rPr>
              <w:t>i</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681" w:history="1">
            <w:r w:rsidR="000206EB" w:rsidRPr="00AF5FCD">
              <w:rPr>
                <w:rStyle w:val="Hyperlink"/>
              </w:rPr>
              <w:t>2</w:t>
            </w:r>
            <w:r w:rsidR="000206EB">
              <w:rPr>
                <w:rFonts w:asciiTheme="minorHAnsi" w:eastAsiaTheme="minorEastAsia" w:hAnsiTheme="minorHAnsi" w:cstheme="minorBidi"/>
                <w:color w:val="auto"/>
                <w:sz w:val="22"/>
                <w:szCs w:val="22"/>
              </w:rPr>
              <w:tab/>
            </w:r>
            <w:r w:rsidR="000206EB" w:rsidRPr="00AF5FCD">
              <w:rPr>
                <w:rStyle w:val="Hyperlink"/>
              </w:rPr>
              <w:t>Introduction</w:t>
            </w:r>
            <w:r w:rsidR="000206EB">
              <w:rPr>
                <w:webHidden/>
              </w:rPr>
              <w:tab/>
            </w:r>
            <w:r w:rsidR="000206EB">
              <w:rPr>
                <w:webHidden/>
              </w:rPr>
              <w:fldChar w:fldCharType="begin"/>
            </w:r>
            <w:r w:rsidR="000206EB">
              <w:rPr>
                <w:webHidden/>
              </w:rPr>
              <w:instrText xml:space="preserve"> PAGEREF _Toc467159681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682" w:history="1">
            <w:r w:rsidR="000206EB" w:rsidRPr="00AF5FCD">
              <w:rPr>
                <w:rStyle w:val="Hyperlink"/>
              </w:rPr>
              <w:t>2.1</w:t>
            </w:r>
            <w:r w:rsidR="000206EB">
              <w:rPr>
                <w:rFonts w:asciiTheme="minorHAnsi" w:eastAsiaTheme="minorEastAsia" w:hAnsiTheme="minorHAnsi" w:cstheme="minorBidi"/>
                <w:color w:val="auto"/>
                <w:sz w:val="22"/>
                <w:szCs w:val="22"/>
              </w:rPr>
              <w:tab/>
            </w:r>
            <w:r w:rsidR="000206EB" w:rsidRPr="00AF5FCD">
              <w:rPr>
                <w:rStyle w:val="Hyperlink"/>
              </w:rPr>
              <w:t>Overview</w:t>
            </w:r>
            <w:r w:rsidR="000206EB">
              <w:rPr>
                <w:webHidden/>
              </w:rPr>
              <w:tab/>
            </w:r>
            <w:r w:rsidR="000206EB">
              <w:rPr>
                <w:webHidden/>
              </w:rPr>
              <w:fldChar w:fldCharType="begin"/>
            </w:r>
            <w:r w:rsidR="000206EB">
              <w:rPr>
                <w:webHidden/>
              </w:rPr>
              <w:instrText xml:space="preserve"> PAGEREF _Toc467159682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683" w:history="1">
            <w:r w:rsidR="000206EB" w:rsidRPr="00AF5FCD">
              <w:rPr>
                <w:rStyle w:val="Hyperlink"/>
              </w:rPr>
              <w:t>2.2</w:t>
            </w:r>
            <w:r w:rsidR="000206EB">
              <w:rPr>
                <w:rFonts w:asciiTheme="minorHAnsi" w:eastAsiaTheme="minorEastAsia" w:hAnsiTheme="minorHAnsi" w:cstheme="minorBidi"/>
                <w:color w:val="auto"/>
                <w:sz w:val="22"/>
                <w:szCs w:val="22"/>
              </w:rPr>
              <w:tab/>
            </w:r>
            <w:r w:rsidR="000206EB" w:rsidRPr="00AF5FCD">
              <w:rPr>
                <w:rStyle w:val="Hyperlink"/>
              </w:rPr>
              <w:t>Objectives</w:t>
            </w:r>
            <w:r w:rsidR="000206EB">
              <w:rPr>
                <w:webHidden/>
              </w:rPr>
              <w:tab/>
            </w:r>
            <w:r w:rsidR="000206EB">
              <w:rPr>
                <w:webHidden/>
              </w:rPr>
              <w:fldChar w:fldCharType="begin"/>
            </w:r>
            <w:r w:rsidR="000206EB">
              <w:rPr>
                <w:webHidden/>
              </w:rPr>
              <w:instrText xml:space="preserve"> PAGEREF _Toc467159683 \h </w:instrText>
            </w:r>
            <w:r w:rsidR="000206EB">
              <w:rPr>
                <w:webHidden/>
              </w:rPr>
            </w:r>
            <w:r w:rsidR="000206EB">
              <w:rPr>
                <w:webHidden/>
              </w:rPr>
              <w:fldChar w:fldCharType="separate"/>
            </w:r>
            <w:r w:rsidR="000206EB">
              <w:rPr>
                <w:webHidden/>
              </w:rPr>
              <w:t>6</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684" w:history="1">
            <w:r w:rsidR="000206EB" w:rsidRPr="00AF5FCD">
              <w:rPr>
                <w:rStyle w:val="Hyperlink"/>
              </w:rPr>
              <w:t>2.3</w:t>
            </w:r>
            <w:r w:rsidR="000206EB">
              <w:rPr>
                <w:rFonts w:asciiTheme="minorHAnsi" w:eastAsiaTheme="minorEastAsia" w:hAnsiTheme="minorHAnsi" w:cstheme="minorBidi"/>
                <w:color w:val="auto"/>
                <w:sz w:val="22"/>
                <w:szCs w:val="22"/>
              </w:rPr>
              <w:tab/>
            </w:r>
            <w:r w:rsidR="000206EB" w:rsidRPr="00AF5FCD">
              <w:rPr>
                <w:rStyle w:val="Hyperlink"/>
              </w:rPr>
              <w:t>Test bed setup</w:t>
            </w:r>
            <w:r w:rsidR="000206EB">
              <w:rPr>
                <w:webHidden/>
              </w:rPr>
              <w:tab/>
            </w:r>
            <w:r w:rsidR="000206EB">
              <w:rPr>
                <w:webHidden/>
              </w:rPr>
              <w:fldChar w:fldCharType="begin"/>
            </w:r>
            <w:r w:rsidR="000206EB">
              <w:rPr>
                <w:webHidden/>
              </w:rPr>
              <w:instrText xml:space="preserve"> PAGEREF _Toc467159684 \h </w:instrText>
            </w:r>
            <w:r w:rsidR="000206EB">
              <w:rPr>
                <w:webHidden/>
              </w:rPr>
            </w:r>
            <w:r w:rsidR="000206EB">
              <w:rPr>
                <w:webHidden/>
              </w:rPr>
              <w:fldChar w:fldCharType="separate"/>
            </w:r>
            <w:r w:rsidR="000206EB">
              <w:rPr>
                <w:webHidden/>
              </w:rPr>
              <w:t>7</w:t>
            </w:r>
            <w:r w:rsidR="000206EB">
              <w:rPr>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85" w:history="1">
            <w:r w:rsidR="000206EB" w:rsidRPr="00AF5FCD">
              <w:rPr>
                <w:rStyle w:val="Hyperlink"/>
              </w:rPr>
              <w:t>2.3.1</w:t>
            </w:r>
            <w:r w:rsidR="000206EB">
              <w:rPr>
                <w:rFonts w:asciiTheme="minorHAnsi" w:eastAsiaTheme="minorEastAsia" w:hAnsiTheme="minorHAnsi" w:cstheme="minorBidi"/>
                <w:noProof/>
                <w:color w:val="auto"/>
              </w:rPr>
              <w:tab/>
            </w:r>
            <w:r w:rsidR="000206EB" w:rsidRPr="00AF5FCD">
              <w:rPr>
                <w:rStyle w:val="Hyperlink"/>
              </w:rPr>
              <w:t>Single Transient VNF</w:t>
            </w:r>
            <w:r w:rsidR="000206EB">
              <w:rPr>
                <w:noProof/>
                <w:webHidden/>
              </w:rPr>
              <w:tab/>
            </w:r>
            <w:r w:rsidR="000206EB">
              <w:rPr>
                <w:noProof/>
                <w:webHidden/>
              </w:rPr>
              <w:fldChar w:fldCharType="begin"/>
            </w:r>
            <w:r w:rsidR="000206EB">
              <w:rPr>
                <w:noProof/>
                <w:webHidden/>
              </w:rPr>
              <w:instrText xml:space="preserve"> PAGEREF _Toc467159685 \h </w:instrText>
            </w:r>
            <w:r w:rsidR="000206EB">
              <w:rPr>
                <w:noProof/>
                <w:webHidden/>
              </w:rPr>
            </w:r>
            <w:r w:rsidR="000206EB">
              <w:rPr>
                <w:noProof/>
                <w:webHidden/>
              </w:rPr>
              <w:fldChar w:fldCharType="separate"/>
            </w:r>
            <w:r w:rsidR="000206EB">
              <w:rPr>
                <w:noProof/>
                <w:webHidden/>
              </w:rPr>
              <w:t>7</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86" w:history="1">
            <w:r w:rsidR="000206EB" w:rsidRPr="00AF5FCD">
              <w:rPr>
                <w:rStyle w:val="Hyperlink"/>
              </w:rPr>
              <w:t>2.3.2</w:t>
            </w:r>
            <w:r w:rsidR="000206EB">
              <w:rPr>
                <w:rFonts w:asciiTheme="minorHAnsi" w:eastAsiaTheme="minorEastAsia" w:hAnsiTheme="minorHAnsi" w:cstheme="minorBidi"/>
                <w:noProof/>
                <w:color w:val="auto"/>
              </w:rPr>
              <w:tab/>
            </w:r>
            <w:r w:rsidR="000206EB" w:rsidRPr="00AF5FCD">
              <w:rPr>
                <w:rStyle w:val="Hyperlink"/>
              </w:rPr>
              <w:t>Multi Transient VNF</w:t>
            </w:r>
            <w:r w:rsidR="000206EB">
              <w:rPr>
                <w:noProof/>
                <w:webHidden/>
              </w:rPr>
              <w:tab/>
            </w:r>
            <w:r w:rsidR="000206EB">
              <w:rPr>
                <w:noProof/>
                <w:webHidden/>
              </w:rPr>
              <w:fldChar w:fldCharType="begin"/>
            </w:r>
            <w:r w:rsidR="000206EB">
              <w:rPr>
                <w:noProof/>
                <w:webHidden/>
              </w:rPr>
              <w:instrText xml:space="preserve"> PAGEREF _Toc467159686 \h </w:instrText>
            </w:r>
            <w:r w:rsidR="000206EB">
              <w:rPr>
                <w:noProof/>
                <w:webHidden/>
              </w:rPr>
            </w:r>
            <w:r w:rsidR="000206EB">
              <w:rPr>
                <w:noProof/>
                <w:webHidden/>
              </w:rPr>
              <w:fldChar w:fldCharType="separate"/>
            </w:r>
            <w:r w:rsidR="000206EB">
              <w:rPr>
                <w:noProof/>
                <w:webHidden/>
              </w:rPr>
              <w:t>8</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87" w:history="1">
            <w:r w:rsidR="000206EB" w:rsidRPr="00AF5FCD">
              <w:rPr>
                <w:rStyle w:val="Hyperlink"/>
              </w:rPr>
              <w:t>2.3.3</w:t>
            </w:r>
            <w:r w:rsidR="000206EB">
              <w:rPr>
                <w:rFonts w:asciiTheme="minorHAnsi" w:eastAsiaTheme="minorEastAsia" w:hAnsiTheme="minorHAnsi" w:cstheme="minorBidi"/>
                <w:noProof/>
                <w:color w:val="auto"/>
              </w:rPr>
              <w:tab/>
            </w:r>
            <w:r w:rsidR="000206EB" w:rsidRPr="00AF5FCD">
              <w:rPr>
                <w:rStyle w:val="Hyperlink"/>
              </w:rPr>
              <w:t>Server based VNF</w:t>
            </w:r>
            <w:r w:rsidR="000206EB">
              <w:rPr>
                <w:noProof/>
                <w:webHidden/>
              </w:rPr>
              <w:tab/>
            </w:r>
            <w:r w:rsidR="000206EB">
              <w:rPr>
                <w:noProof/>
                <w:webHidden/>
              </w:rPr>
              <w:fldChar w:fldCharType="begin"/>
            </w:r>
            <w:r w:rsidR="000206EB">
              <w:rPr>
                <w:noProof/>
                <w:webHidden/>
              </w:rPr>
              <w:instrText xml:space="preserve"> PAGEREF _Toc467159687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88" w:history="1">
            <w:r w:rsidR="000206EB" w:rsidRPr="00AF5FCD">
              <w:rPr>
                <w:rStyle w:val="Hyperlink"/>
              </w:rPr>
              <w:t>2.3.4</w:t>
            </w:r>
            <w:r w:rsidR="000206EB">
              <w:rPr>
                <w:rFonts w:asciiTheme="minorHAnsi" w:eastAsiaTheme="minorEastAsia" w:hAnsiTheme="minorHAnsi" w:cstheme="minorBidi"/>
                <w:noProof/>
                <w:color w:val="auto"/>
              </w:rPr>
              <w:tab/>
            </w:r>
            <w:r w:rsidR="000206EB" w:rsidRPr="00AF5FCD">
              <w:rPr>
                <w:rStyle w:val="Hyperlink"/>
              </w:rPr>
              <w:t>VNF Lifecycle Verification Architecture</w:t>
            </w:r>
            <w:r w:rsidR="000206EB">
              <w:rPr>
                <w:noProof/>
                <w:webHidden/>
              </w:rPr>
              <w:tab/>
            </w:r>
            <w:r w:rsidR="000206EB">
              <w:rPr>
                <w:noProof/>
                <w:webHidden/>
              </w:rPr>
              <w:fldChar w:fldCharType="begin"/>
            </w:r>
            <w:r w:rsidR="000206EB">
              <w:rPr>
                <w:noProof/>
                <w:webHidden/>
              </w:rPr>
              <w:instrText xml:space="preserve"> PAGEREF _Toc467159688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689" w:history="1">
            <w:r w:rsidR="000206EB" w:rsidRPr="00AF5FCD">
              <w:rPr>
                <w:rStyle w:val="Hyperlink"/>
              </w:rPr>
              <w:t>3</w:t>
            </w:r>
            <w:r w:rsidR="000206EB">
              <w:rPr>
                <w:rFonts w:asciiTheme="minorHAnsi" w:eastAsiaTheme="minorEastAsia" w:hAnsiTheme="minorHAnsi" w:cstheme="minorBidi"/>
                <w:color w:val="auto"/>
                <w:sz w:val="22"/>
                <w:szCs w:val="22"/>
              </w:rPr>
              <w:tab/>
            </w:r>
            <w:r w:rsidR="000206EB" w:rsidRPr="00AF5FCD">
              <w:rPr>
                <w:rStyle w:val="Hyperlink"/>
              </w:rPr>
              <w:t>VNF Descriptor</w:t>
            </w:r>
            <w:r w:rsidR="000206EB">
              <w:rPr>
                <w:webHidden/>
              </w:rPr>
              <w:tab/>
            </w:r>
            <w:r w:rsidR="000206EB">
              <w:rPr>
                <w:webHidden/>
              </w:rPr>
              <w:fldChar w:fldCharType="begin"/>
            </w:r>
            <w:r w:rsidR="000206EB">
              <w:rPr>
                <w:webHidden/>
              </w:rPr>
              <w:instrText xml:space="preserve"> PAGEREF _Toc467159689 \h </w:instrText>
            </w:r>
            <w:r w:rsidR="000206EB">
              <w:rPr>
                <w:webHidden/>
              </w:rPr>
            </w:r>
            <w:r w:rsidR="000206EB">
              <w:rPr>
                <w:webHidden/>
              </w:rPr>
              <w:fldChar w:fldCharType="separate"/>
            </w:r>
            <w:r w:rsidR="000206EB">
              <w:rPr>
                <w:webHidden/>
              </w:rPr>
              <w:t>11</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690" w:history="1">
            <w:r w:rsidR="000206EB" w:rsidRPr="00AF5FCD">
              <w:rPr>
                <w:rStyle w:val="Hyperlink"/>
              </w:rPr>
              <w:t>3.1</w:t>
            </w:r>
            <w:r w:rsidR="000206EB">
              <w:rPr>
                <w:rFonts w:asciiTheme="minorHAnsi" w:eastAsiaTheme="minorEastAsia" w:hAnsiTheme="minorHAnsi" w:cstheme="minorBidi"/>
                <w:color w:val="auto"/>
                <w:sz w:val="22"/>
                <w:szCs w:val="22"/>
              </w:rPr>
              <w:tab/>
            </w:r>
            <w:r w:rsidR="000206EB" w:rsidRPr="00AF5FCD">
              <w:rPr>
                <w:rStyle w:val="Hyperlink"/>
              </w:rPr>
              <w:t>VNFD Base Unit</w:t>
            </w:r>
            <w:r w:rsidR="000206EB">
              <w:rPr>
                <w:webHidden/>
              </w:rPr>
              <w:tab/>
            </w:r>
            <w:r w:rsidR="000206EB">
              <w:rPr>
                <w:webHidden/>
              </w:rPr>
              <w:fldChar w:fldCharType="begin"/>
            </w:r>
            <w:r w:rsidR="000206EB">
              <w:rPr>
                <w:webHidden/>
              </w:rPr>
              <w:instrText xml:space="preserve"> PAGEREF _Toc467159690 \h </w:instrText>
            </w:r>
            <w:r w:rsidR="000206EB">
              <w:rPr>
                <w:webHidden/>
              </w:rPr>
            </w:r>
            <w:r w:rsidR="000206EB">
              <w:rPr>
                <w:webHidden/>
              </w:rPr>
              <w:fldChar w:fldCharType="separate"/>
            </w:r>
            <w:r w:rsidR="000206EB">
              <w:rPr>
                <w:webHidden/>
              </w:rPr>
              <w:t>14</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691" w:history="1">
            <w:r w:rsidR="000206EB" w:rsidRPr="00AF5FCD">
              <w:rPr>
                <w:rStyle w:val="Hyperlink"/>
              </w:rPr>
              <w:t>3.2</w:t>
            </w:r>
            <w:r w:rsidR="000206EB">
              <w:rPr>
                <w:rFonts w:asciiTheme="minorHAnsi" w:eastAsiaTheme="minorEastAsia" w:hAnsiTheme="minorHAnsi" w:cstheme="minorBidi"/>
                <w:color w:val="auto"/>
                <w:sz w:val="22"/>
                <w:szCs w:val="22"/>
              </w:rPr>
              <w:tab/>
            </w:r>
            <w:r w:rsidR="000206EB" w:rsidRPr="00AF5FCD">
              <w:rPr>
                <w:rStyle w:val="Hyperlink"/>
              </w:rPr>
              <w:t>VNFD Virtual Deployment Unit (VDU)</w:t>
            </w:r>
            <w:r w:rsidR="000206EB">
              <w:rPr>
                <w:webHidden/>
              </w:rPr>
              <w:tab/>
            </w:r>
            <w:r w:rsidR="000206EB">
              <w:rPr>
                <w:webHidden/>
              </w:rPr>
              <w:fldChar w:fldCharType="begin"/>
            </w:r>
            <w:r w:rsidR="000206EB">
              <w:rPr>
                <w:webHidden/>
              </w:rPr>
              <w:instrText xml:space="preserve"> PAGEREF _Toc467159691 \h </w:instrText>
            </w:r>
            <w:r w:rsidR="000206EB">
              <w:rPr>
                <w:webHidden/>
              </w:rPr>
            </w:r>
            <w:r w:rsidR="000206EB">
              <w:rPr>
                <w:webHidden/>
              </w:rPr>
              <w:fldChar w:fldCharType="separate"/>
            </w:r>
            <w:r w:rsidR="000206EB">
              <w:rPr>
                <w:webHidden/>
              </w:rPr>
              <w:t>15</w:t>
            </w:r>
            <w:r w:rsidR="000206EB">
              <w:rPr>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92" w:history="1">
            <w:r w:rsidR="000206EB" w:rsidRPr="00AF5FCD">
              <w:rPr>
                <w:rStyle w:val="Hyperlink"/>
              </w:rPr>
              <w:t>3.2.1</w:t>
            </w:r>
            <w:r w:rsidR="000206EB">
              <w:rPr>
                <w:rFonts w:asciiTheme="minorHAnsi" w:eastAsiaTheme="minorEastAsia" w:hAnsiTheme="minorHAnsi" w:cstheme="minorBidi"/>
                <w:noProof/>
                <w:color w:val="auto"/>
              </w:rPr>
              <w:tab/>
            </w:r>
            <w:r w:rsidR="000206EB" w:rsidRPr="00AF5FCD">
              <w:rPr>
                <w:rStyle w:val="Hyperlink"/>
              </w:rPr>
              <w:t>VNFD:VDU Base Unit</w:t>
            </w:r>
            <w:r w:rsidR="000206EB">
              <w:rPr>
                <w:noProof/>
                <w:webHidden/>
              </w:rPr>
              <w:tab/>
            </w:r>
            <w:r w:rsidR="000206EB">
              <w:rPr>
                <w:noProof/>
                <w:webHidden/>
              </w:rPr>
              <w:fldChar w:fldCharType="begin"/>
            </w:r>
            <w:r w:rsidR="000206EB">
              <w:rPr>
                <w:noProof/>
                <w:webHidden/>
              </w:rPr>
              <w:instrText xml:space="preserve"> PAGEREF _Toc467159692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93" w:history="1">
            <w:r w:rsidR="000206EB" w:rsidRPr="00AF5FCD">
              <w:rPr>
                <w:rStyle w:val="Hyperlink"/>
              </w:rPr>
              <w:t>3.2.2</w:t>
            </w:r>
            <w:r w:rsidR="000206EB">
              <w:rPr>
                <w:rFonts w:asciiTheme="minorHAnsi" w:eastAsiaTheme="minorEastAsia" w:hAnsiTheme="minorHAnsi" w:cstheme="minorBidi"/>
                <w:noProof/>
                <w:color w:val="auto"/>
              </w:rPr>
              <w:tab/>
            </w:r>
            <w:r w:rsidR="000206EB" w:rsidRPr="00AF5FCD">
              <w:rPr>
                <w:rStyle w:val="Hyperlink"/>
              </w:rPr>
              <w:t>VNFD:VDU VNFC Elements</w:t>
            </w:r>
            <w:r w:rsidR="000206EB">
              <w:rPr>
                <w:noProof/>
                <w:webHidden/>
              </w:rPr>
              <w:tab/>
            </w:r>
            <w:r w:rsidR="000206EB">
              <w:rPr>
                <w:noProof/>
                <w:webHidden/>
              </w:rPr>
              <w:fldChar w:fldCharType="begin"/>
            </w:r>
            <w:r w:rsidR="000206EB">
              <w:rPr>
                <w:noProof/>
                <w:webHidden/>
              </w:rPr>
              <w:instrText xml:space="preserve"> PAGEREF _Toc467159693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94" w:history="1">
            <w:r w:rsidR="000206EB" w:rsidRPr="00AF5FCD">
              <w:rPr>
                <w:rStyle w:val="Hyperlink"/>
              </w:rPr>
              <w:t>3.2.3</w:t>
            </w:r>
            <w:r w:rsidR="000206EB">
              <w:rPr>
                <w:rFonts w:asciiTheme="minorHAnsi" w:eastAsiaTheme="minorEastAsia" w:hAnsiTheme="minorHAnsi" w:cstheme="minorBidi"/>
                <w:noProof/>
                <w:color w:val="auto"/>
              </w:rPr>
              <w:tab/>
            </w:r>
            <w:r w:rsidR="000206EB" w:rsidRPr="00AF5FCD">
              <w:rPr>
                <w:rStyle w:val="Hyperlink"/>
              </w:rPr>
              <w:t>VNFD:VDU CPU</w:t>
            </w:r>
            <w:r w:rsidR="000206EB">
              <w:rPr>
                <w:noProof/>
                <w:webHidden/>
              </w:rPr>
              <w:tab/>
            </w:r>
            <w:r w:rsidR="000206EB">
              <w:rPr>
                <w:noProof/>
                <w:webHidden/>
              </w:rPr>
              <w:fldChar w:fldCharType="begin"/>
            </w:r>
            <w:r w:rsidR="000206EB">
              <w:rPr>
                <w:noProof/>
                <w:webHidden/>
              </w:rPr>
              <w:instrText xml:space="preserve"> PAGEREF _Toc467159694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95" w:history="1">
            <w:r w:rsidR="000206EB" w:rsidRPr="00AF5FCD">
              <w:rPr>
                <w:rStyle w:val="Hyperlink"/>
              </w:rPr>
              <w:t>3.2.4</w:t>
            </w:r>
            <w:r w:rsidR="000206EB">
              <w:rPr>
                <w:rFonts w:asciiTheme="minorHAnsi" w:eastAsiaTheme="minorEastAsia" w:hAnsiTheme="minorHAnsi" w:cstheme="minorBidi"/>
                <w:noProof/>
                <w:color w:val="auto"/>
              </w:rPr>
              <w:tab/>
            </w:r>
            <w:r w:rsidR="000206EB" w:rsidRPr="00AF5FCD">
              <w:rPr>
                <w:rStyle w:val="Hyperlink"/>
              </w:rPr>
              <w:t>VNFD:VDU Memory</w:t>
            </w:r>
            <w:r w:rsidR="000206EB">
              <w:rPr>
                <w:noProof/>
                <w:webHidden/>
              </w:rPr>
              <w:tab/>
            </w:r>
            <w:r w:rsidR="000206EB">
              <w:rPr>
                <w:noProof/>
                <w:webHidden/>
              </w:rPr>
              <w:fldChar w:fldCharType="begin"/>
            </w:r>
            <w:r w:rsidR="000206EB">
              <w:rPr>
                <w:noProof/>
                <w:webHidden/>
              </w:rPr>
              <w:instrText xml:space="preserve"> PAGEREF _Toc467159695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96" w:history="1">
            <w:r w:rsidR="000206EB" w:rsidRPr="00AF5FCD">
              <w:rPr>
                <w:rStyle w:val="Hyperlink"/>
              </w:rPr>
              <w:t>3.2.5</w:t>
            </w:r>
            <w:r w:rsidR="000206EB">
              <w:rPr>
                <w:rFonts w:asciiTheme="minorHAnsi" w:eastAsiaTheme="minorEastAsia" w:hAnsiTheme="minorHAnsi" w:cstheme="minorBidi"/>
                <w:noProof/>
                <w:color w:val="auto"/>
              </w:rPr>
              <w:tab/>
            </w:r>
            <w:r w:rsidR="000206EB" w:rsidRPr="00AF5FCD">
              <w:rPr>
                <w:rStyle w:val="Hyperlink"/>
              </w:rPr>
              <w:t>VNFD:VDU Security</w:t>
            </w:r>
            <w:r w:rsidR="000206EB">
              <w:rPr>
                <w:noProof/>
                <w:webHidden/>
              </w:rPr>
              <w:tab/>
            </w:r>
            <w:r w:rsidR="000206EB">
              <w:rPr>
                <w:noProof/>
                <w:webHidden/>
              </w:rPr>
              <w:fldChar w:fldCharType="begin"/>
            </w:r>
            <w:r w:rsidR="000206EB">
              <w:rPr>
                <w:noProof/>
                <w:webHidden/>
              </w:rPr>
              <w:instrText xml:space="preserve"> PAGEREF _Toc467159696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97" w:history="1">
            <w:r w:rsidR="000206EB" w:rsidRPr="00AF5FCD">
              <w:rPr>
                <w:rStyle w:val="Hyperlink"/>
              </w:rPr>
              <w:t>3.2.6</w:t>
            </w:r>
            <w:r w:rsidR="000206EB">
              <w:rPr>
                <w:rFonts w:asciiTheme="minorHAnsi" w:eastAsiaTheme="minorEastAsia" w:hAnsiTheme="minorHAnsi" w:cstheme="minorBidi"/>
                <w:noProof/>
                <w:color w:val="auto"/>
              </w:rPr>
              <w:tab/>
            </w:r>
            <w:r w:rsidR="000206EB" w:rsidRPr="00AF5FCD">
              <w:rPr>
                <w:rStyle w:val="Hyperlink"/>
              </w:rPr>
              <w:t>VNFD:VDU HyperVisor</w:t>
            </w:r>
            <w:r w:rsidR="000206EB">
              <w:rPr>
                <w:noProof/>
                <w:webHidden/>
              </w:rPr>
              <w:tab/>
            </w:r>
            <w:r w:rsidR="000206EB">
              <w:rPr>
                <w:noProof/>
                <w:webHidden/>
              </w:rPr>
              <w:fldChar w:fldCharType="begin"/>
            </w:r>
            <w:r w:rsidR="000206EB">
              <w:rPr>
                <w:noProof/>
                <w:webHidden/>
              </w:rPr>
              <w:instrText xml:space="preserve"> PAGEREF _Toc467159697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98" w:history="1">
            <w:r w:rsidR="000206EB" w:rsidRPr="00AF5FCD">
              <w:rPr>
                <w:rStyle w:val="Hyperlink"/>
              </w:rPr>
              <w:t>3.2.7</w:t>
            </w:r>
            <w:r w:rsidR="000206EB">
              <w:rPr>
                <w:rFonts w:asciiTheme="minorHAnsi" w:eastAsiaTheme="minorEastAsia" w:hAnsiTheme="minorHAnsi" w:cstheme="minorBidi"/>
                <w:noProof/>
                <w:color w:val="auto"/>
              </w:rPr>
              <w:tab/>
            </w:r>
            <w:r w:rsidR="000206EB" w:rsidRPr="00AF5FCD">
              <w:rPr>
                <w:rStyle w:val="Hyperlink"/>
              </w:rPr>
              <w:t>VNFD:VDU Network Elements</w:t>
            </w:r>
            <w:r w:rsidR="000206EB">
              <w:rPr>
                <w:noProof/>
                <w:webHidden/>
              </w:rPr>
              <w:tab/>
            </w:r>
            <w:r w:rsidR="000206EB">
              <w:rPr>
                <w:noProof/>
                <w:webHidden/>
              </w:rPr>
              <w:fldChar w:fldCharType="begin"/>
            </w:r>
            <w:r w:rsidR="000206EB">
              <w:rPr>
                <w:noProof/>
                <w:webHidden/>
              </w:rPr>
              <w:instrText xml:space="preserve"> PAGEREF _Toc467159698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699" w:history="1">
            <w:r w:rsidR="000206EB" w:rsidRPr="00AF5FCD">
              <w:rPr>
                <w:rStyle w:val="Hyperlink"/>
              </w:rPr>
              <w:t>3.2.8</w:t>
            </w:r>
            <w:r w:rsidR="000206EB">
              <w:rPr>
                <w:rFonts w:asciiTheme="minorHAnsi" w:eastAsiaTheme="minorEastAsia" w:hAnsiTheme="minorHAnsi" w:cstheme="minorBidi"/>
                <w:noProof/>
                <w:color w:val="auto"/>
              </w:rPr>
              <w:tab/>
            </w:r>
            <w:r w:rsidR="000206EB" w:rsidRPr="00AF5FCD">
              <w:rPr>
                <w:rStyle w:val="Hyperlink"/>
              </w:rPr>
              <w:t>VNFD:VDU Virtual Switches</w:t>
            </w:r>
            <w:r w:rsidR="000206EB">
              <w:rPr>
                <w:noProof/>
                <w:webHidden/>
              </w:rPr>
              <w:tab/>
            </w:r>
            <w:r w:rsidR="000206EB">
              <w:rPr>
                <w:noProof/>
                <w:webHidden/>
              </w:rPr>
              <w:fldChar w:fldCharType="begin"/>
            </w:r>
            <w:r w:rsidR="000206EB">
              <w:rPr>
                <w:noProof/>
                <w:webHidden/>
              </w:rPr>
              <w:instrText xml:space="preserve"> PAGEREF _Toc467159699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00" w:history="1">
            <w:r w:rsidR="000206EB" w:rsidRPr="00AF5FCD">
              <w:rPr>
                <w:rStyle w:val="Hyperlink"/>
              </w:rPr>
              <w:t>3.2.9</w:t>
            </w:r>
            <w:r w:rsidR="000206EB">
              <w:rPr>
                <w:rFonts w:asciiTheme="minorHAnsi" w:eastAsiaTheme="minorEastAsia" w:hAnsiTheme="minorHAnsi" w:cstheme="minorBidi"/>
                <w:noProof/>
                <w:color w:val="auto"/>
              </w:rPr>
              <w:tab/>
            </w:r>
            <w:r w:rsidR="000206EB" w:rsidRPr="00AF5FCD">
              <w:rPr>
                <w:rStyle w:val="Hyperlink"/>
              </w:rPr>
              <w:t>VNFD:VDU General Reliability and Availability</w:t>
            </w:r>
            <w:r w:rsidR="000206EB">
              <w:rPr>
                <w:noProof/>
                <w:webHidden/>
              </w:rPr>
              <w:tab/>
            </w:r>
            <w:r w:rsidR="000206EB">
              <w:rPr>
                <w:noProof/>
                <w:webHidden/>
              </w:rPr>
              <w:fldChar w:fldCharType="begin"/>
            </w:r>
            <w:r w:rsidR="000206EB">
              <w:rPr>
                <w:noProof/>
                <w:webHidden/>
              </w:rPr>
              <w:instrText xml:space="preserve"> PAGEREF _Toc467159700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01" w:history="1">
            <w:r w:rsidR="000206EB" w:rsidRPr="00AF5FCD">
              <w:rPr>
                <w:rStyle w:val="Hyperlink"/>
              </w:rPr>
              <w:t>3.2.10</w:t>
            </w:r>
            <w:r w:rsidR="000206EB">
              <w:rPr>
                <w:rFonts w:asciiTheme="minorHAnsi" w:eastAsiaTheme="minorEastAsia" w:hAnsiTheme="minorHAnsi" w:cstheme="minorBidi"/>
                <w:noProof/>
                <w:color w:val="auto"/>
              </w:rPr>
              <w:tab/>
            </w:r>
            <w:r w:rsidR="000206EB" w:rsidRPr="00AF5FCD">
              <w:rPr>
                <w:rStyle w:val="Hyperlink"/>
              </w:rPr>
              <w:t>VNFD:VDU Storage</w:t>
            </w:r>
            <w:r w:rsidR="000206EB">
              <w:rPr>
                <w:noProof/>
                <w:webHidden/>
              </w:rPr>
              <w:tab/>
            </w:r>
            <w:r w:rsidR="000206EB">
              <w:rPr>
                <w:noProof/>
                <w:webHidden/>
              </w:rPr>
              <w:fldChar w:fldCharType="begin"/>
            </w:r>
            <w:r w:rsidR="000206EB">
              <w:rPr>
                <w:noProof/>
                <w:webHidden/>
              </w:rPr>
              <w:instrText xml:space="preserve"> PAGEREF _Toc467159701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02" w:history="1">
            <w:r w:rsidR="000206EB" w:rsidRPr="00AF5FCD">
              <w:rPr>
                <w:rStyle w:val="Hyperlink"/>
              </w:rPr>
              <w:t>3.3</w:t>
            </w:r>
            <w:r w:rsidR="000206EB">
              <w:rPr>
                <w:rFonts w:asciiTheme="minorHAnsi" w:eastAsiaTheme="minorEastAsia" w:hAnsiTheme="minorHAnsi" w:cstheme="minorBidi"/>
                <w:color w:val="auto"/>
                <w:sz w:val="22"/>
                <w:szCs w:val="22"/>
              </w:rPr>
              <w:tab/>
            </w:r>
            <w:r w:rsidR="000206EB" w:rsidRPr="00AF5FCD">
              <w:rPr>
                <w:rStyle w:val="Hyperlink"/>
              </w:rPr>
              <w:t>VNFD Virtual Link</w:t>
            </w:r>
            <w:r w:rsidR="000206EB">
              <w:rPr>
                <w:webHidden/>
              </w:rPr>
              <w:tab/>
            </w:r>
            <w:r w:rsidR="000206EB">
              <w:rPr>
                <w:webHidden/>
              </w:rPr>
              <w:fldChar w:fldCharType="begin"/>
            </w:r>
            <w:r w:rsidR="000206EB">
              <w:rPr>
                <w:webHidden/>
              </w:rPr>
              <w:instrText xml:space="preserve"> PAGEREF _Toc467159702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03" w:history="1">
            <w:r w:rsidR="000206EB" w:rsidRPr="00AF5FCD">
              <w:rPr>
                <w:rStyle w:val="Hyperlink"/>
              </w:rPr>
              <w:t>3.4</w:t>
            </w:r>
            <w:r w:rsidR="000206EB">
              <w:rPr>
                <w:rFonts w:asciiTheme="minorHAnsi" w:eastAsiaTheme="minorEastAsia" w:hAnsiTheme="minorHAnsi" w:cstheme="minorBidi"/>
                <w:color w:val="auto"/>
                <w:sz w:val="22"/>
                <w:szCs w:val="22"/>
              </w:rPr>
              <w:tab/>
            </w:r>
            <w:r w:rsidR="000206EB" w:rsidRPr="00AF5FCD">
              <w:rPr>
                <w:rStyle w:val="Hyperlink"/>
              </w:rPr>
              <w:t>VNFD Connection Points</w:t>
            </w:r>
            <w:r w:rsidR="000206EB">
              <w:rPr>
                <w:webHidden/>
              </w:rPr>
              <w:tab/>
            </w:r>
            <w:r w:rsidR="000206EB">
              <w:rPr>
                <w:webHidden/>
              </w:rPr>
              <w:fldChar w:fldCharType="begin"/>
            </w:r>
            <w:r w:rsidR="000206EB">
              <w:rPr>
                <w:webHidden/>
              </w:rPr>
              <w:instrText xml:space="preserve"> PAGEREF _Toc467159703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04" w:history="1">
            <w:r w:rsidR="000206EB" w:rsidRPr="00AF5FCD">
              <w:rPr>
                <w:rStyle w:val="Hyperlink"/>
              </w:rPr>
              <w:t>3.5</w:t>
            </w:r>
            <w:r w:rsidR="000206EB">
              <w:rPr>
                <w:rFonts w:asciiTheme="minorHAnsi" w:eastAsiaTheme="minorEastAsia" w:hAnsiTheme="minorHAnsi" w:cstheme="minorBidi"/>
                <w:color w:val="auto"/>
                <w:sz w:val="22"/>
                <w:szCs w:val="22"/>
              </w:rPr>
              <w:tab/>
            </w:r>
            <w:r w:rsidR="000206EB" w:rsidRPr="00AF5FCD">
              <w:rPr>
                <w:rStyle w:val="Hyperlink"/>
              </w:rPr>
              <w:t>VNFD Deployment Flavors</w:t>
            </w:r>
            <w:r w:rsidR="000206EB">
              <w:rPr>
                <w:webHidden/>
              </w:rPr>
              <w:tab/>
            </w:r>
            <w:r w:rsidR="000206EB">
              <w:rPr>
                <w:webHidden/>
              </w:rPr>
              <w:fldChar w:fldCharType="begin"/>
            </w:r>
            <w:r w:rsidR="000206EB">
              <w:rPr>
                <w:webHidden/>
              </w:rPr>
              <w:instrText xml:space="preserve"> PAGEREF _Toc467159704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05" w:history="1">
            <w:r w:rsidR="000206EB" w:rsidRPr="00AF5FCD">
              <w:rPr>
                <w:rStyle w:val="Hyperlink"/>
              </w:rPr>
              <w:t>4</w:t>
            </w:r>
            <w:r w:rsidR="000206EB">
              <w:rPr>
                <w:rFonts w:asciiTheme="minorHAnsi" w:eastAsiaTheme="minorEastAsia" w:hAnsiTheme="minorHAnsi" w:cstheme="minorBidi"/>
                <w:color w:val="auto"/>
                <w:sz w:val="22"/>
                <w:szCs w:val="22"/>
              </w:rPr>
              <w:tab/>
            </w:r>
            <w:r w:rsidR="000206EB" w:rsidRPr="00AF5FCD">
              <w:rPr>
                <w:rStyle w:val="Hyperlink"/>
              </w:rPr>
              <w:t>Software Image Management</w:t>
            </w:r>
            <w:r w:rsidR="000206EB">
              <w:rPr>
                <w:webHidden/>
              </w:rPr>
              <w:tab/>
            </w:r>
            <w:r w:rsidR="000206EB">
              <w:rPr>
                <w:webHidden/>
              </w:rPr>
              <w:fldChar w:fldCharType="begin"/>
            </w:r>
            <w:r w:rsidR="000206EB">
              <w:rPr>
                <w:webHidden/>
              </w:rPr>
              <w:instrText xml:space="preserve"> PAGEREF _Toc467159705 \h </w:instrText>
            </w:r>
            <w:r w:rsidR="000206EB">
              <w:rPr>
                <w:webHidden/>
              </w:rPr>
            </w:r>
            <w:r w:rsidR="000206EB">
              <w:rPr>
                <w:webHidden/>
              </w:rPr>
              <w:fldChar w:fldCharType="separate"/>
            </w:r>
            <w:r w:rsidR="000206EB">
              <w:rPr>
                <w:webHidden/>
              </w:rPr>
              <w:t>22</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06" w:history="1">
            <w:r w:rsidR="000206EB" w:rsidRPr="00AF5FCD">
              <w:rPr>
                <w:rStyle w:val="Hyperlink"/>
              </w:rPr>
              <w:t>5</w:t>
            </w:r>
            <w:r w:rsidR="000206EB">
              <w:rPr>
                <w:rFonts w:asciiTheme="minorHAnsi" w:eastAsiaTheme="minorEastAsia" w:hAnsiTheme="minorHAnsi" w:cstheme="minorBidi"/>
                <w:color w:val="auto"/>
                <w:sz w:val="22"/>
                <w:szCs w:val="22"/>
              </w:rPr>
              <w:tab/>
            </w:r>
            <w:r w:rsidR="000206EB" w:rsidRPr="00AF5FCD">
              <w:rPr>
                <w:rStyle w:val="Hyperlink"/>
              </w:rPr>
              <w:t>Life-Cycle Management Overview</w:t>
            </w:r>
            <w:r w:rsidR="000206EB">
              <w:rPr>
                <w:webHidden/>
              </w:rPr>
              <w:tab/>
            </w:r>
            <w:r w:rsidR="000206EB">
              <w:rPr>
                <w:webHidden/>
              </w:rPr>
              <w:fldChar w:fldCharType="begin"/>
            </w:r>
            <w:r w:rsidR="000206EB">
              <w:rPr>
                <w:webHidden/>
              </w:rPr>
              <w:instrText xml:space="preserve"> PAGEREF _Toc467159706 \h </w:instrText>
            </w:r>
            <w:r w:rsidR="000206EB">
              <w:rPr>
                <w:webHidden/>
              </w:rPr>
            </w:r>
            <w:r w:rsidR="000206EB">
              <w:rPr>
                <w:webHidden/>
              </w:rPr>
              <w:fldChar w:fldCharType="separate"/>
            </w:r>
            <w:r w:rsidR="000206EB">
              <w:rPr>
                <w:webHidden/>
              </w:rPr>
              <w:t>24</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07" w:history="1">
            <w:r w:rsidR="000206EB" w:rsidRPr="00AF5FCD">
              <w:rPr>
                <w:rStyle w:val="Hyperlink"/>
              </w:rPr>
              <w:t>6</w:t>
            </w:r>
            <w:r w:rsidR="000206EB">
              <w:rPr>
                <w:rFonts w:asciiTheme="minorHAnsi" w:eastAsiaTheme="minorEastAsia" w:hAnsiTheme="minorHAnsi" w:cstheme="minorBidi"/>
                <w:color w:val="auto"/>
                <w:sz w:val="22"/>
                <w:szCs w:val="22"/>
              </w:rPr>
              <w:tab/>
            </w:r>
            <w:r w:rsidR="000206EB" w:rsidRPr="00AF5FCD">
              <w:rPr>
                <w:rStyle w:val="Hyperlink"/>
              </w:rPr>
              <w:t>Life-Cycle Management Information Retrieval</w:t>
            </w:r>
            <w:r w:rsidR="000206EB">
              <w:rPr>
                <w:webHidden/>
              </w:rPr>
              <w:tab/>
            </w:r>
            <w:r w:rsidR="000206EB">
              <w:rPr>
                <w:webHidden/>
              </w:rPr>
              <w:fldChar w:fldCharType="begin"/>
            </w:r>
            <w:r w:rsidR="000206EB">
              <w:rPr>
                <w:webHidden/>
              </w:rPr>
              <w:instrText xml:space="preserve"> PAGEREF _Toc467159707 \h </w:instrText>
            </w:r>
            <w:r w:rsidR="000206EB">
              <w:rPr>
                <w:webHidden/>
              </w:rPr>
            </w:r>
            <w:r w:rsidR="000206EB">
              <w:rPr>
                <w:webHidden/>
              </w:rPr>
              <w:fldChar w:fldCharType="separate"/>
            </w:r>
            <w:r w:rsidR="000206EB">
              <w:rPr>
                <w:webHidden/>
              </w:rPr>
              <w:t>26</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08" w:history="1">
            <w:r w:rsidR="000206EB" w:rsidRPr="00AF5FCD">
              <w:rPr>
                <w:rStyle w:val="Hyperlink"/>
              </w:rPr>
              <w:t>7</w:t>
            </w:r>
            <w:r w:rsidR="000206EB">
              <w:rPr>
                <w:rFonts w:asciiTheme="minorHAnsi" w:eastAsiaTheme="minorEastAsia" w:hAnsiTheme="minorHAnsi" w:cstheme="minorBidi"/>
                <w:color w:val="auto"/>
                <w:sz w:val="22"/>
                <w:szCs w:val="22"/>
              </w:rPr>
              <w:tab/>
            </w:r>
            <w:r w:rsidR="000206EB" w:rsidRPr="00AF5FCD">
              <w:rPr>
                <w:rStyle w:val="Hyperlink"/>
              </w:rPr>
              <w:t>VNF State Management</w:t>
            </w:r>
            <w:r w:rsidR="000206EB">
              <w:rPr>
                <w:webHidden/>
              </w:rPr>
              <w:tab/>
            </w:r>
            <w:r w:rsidR="000206EB">
              <w:rPr>
                <w:webHidden/>
              </w:rPr>
              <w:fldChar w:fldCharType="begin"/>
            </w:r>
            <w:r w:rsidR="000206EB">
              <w:rPr>
                <w:webHidden/>
              </w:rPr>
              <w:instrText xml:space="preserve"> PAGEREF _Toc467159708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09" w:history="1">
            <w:r w:rsidR="000206EB" w:rsidRPr="00AF5FCD">
              <w:rPr>
                <w:rStyle w:val="Hyperlink"/>
              </w:rPr>
              <w:t>7.1</w:t>
            </w:r>
            <w:r w:rsidR="000206EB">
              <w:rPr>
                <w:rFonts w:asciiTheme="minorHAnsi" w:eastAsiaTheme="minorEastAsia" w:hAnsiTheme="minorHAnsi" w:cstheme="minorBidi"/>
                <w:color w:val="auto"/>
                <w:sz w:val="22"/>
                <w:szCs w:val="22"/>
              </w:rPr>
              <w:tab/>
            </w:r>
            <w:r w:rsidR="000206EB" w:rsidRPr="00AF5FCD">
              <w:rPr>
                <w:rStyle w:val="Hyperlink"/>
              </w:rPr>
              <w:t>VNF State Management: Instantiation</w:t>
            </w:r>
            <w:r w:rsidR="000206EB">
              <w:rPr>
                <w:webHidden/>
              </w:rPr>
              <w:tab/>
            </w:r>
            <w:r w:rsidR="000206EB">
              <w:rPr>
                <w:webHidden/>
              </w:rPr>
              <w:fldChar w:fldCharType="begin"/>
            </w:r>
            <w:r w:rsidR="000206EB">
              <w:rPr>
                <w:webHidden/>
              </w:rPr>
              <w:instrText xml:space="preserve"> PAGEREF _Toc467159709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10" w:history="1">
            <w:r w:rsidR="000206EB" w:rsidRPr="00AF5FCD">
              <w:rPr>
                <w:rStyle w:val="Hyperlink"/>
              </w:rPr>
              <w:t>7.2</w:t>
            </w:r>
            <w:r w:rsidR="000206EB">
              <w:rPr>
                <w:rFonts w:asciiTheme="minorHAnsi" w:eastAsiaTheme="minorEastAsia" w:hAnsiTheme="minorHAnsi" w:cstheme="minorBidi"/>
                <w:color w:val="auto"/>
                <w:sz w:val="22"/>
                <w:szCs w:val="22"/>
              </w:rPr>
              <w:tab/>
            </w:r>
            <w:r w:rsidR="000206EB" w:rsidRPr="00AF5FCD">
              <w:rPr>
                <w:rStyle w:val="Hyperlink"/>
              </w:rPr>
              <w:t>VNF State Management: Start</w:t>
            </w:r>
            <w:r w:rsidR="000206EB">
              <w:rPr>
                <w:webHidden/>
              </w:rPr>
              <w:tab/>
            </w:r>
            <w:r w:rsidR="000206EB">
              <w:rPr>
                <w:webHidden/>
              </w:rPr>
              <w:fldChar w:fldCharType="begin"/>
            </w:r>
            <w:r w:rsidR="000206EB">
              <w:rPr>
                <w:webHidden/>
              </w:rPr>
              <w:instrText xml:space="preserve"> PAGEREF _Toc467159710 \h </w:instrText>
            </w:r>
            <w:r w:rsidR="000206EB">
              <w:rPr>
                <w:webHidden/>
              </w:rPr>
            </w:r>
            <w:r w:rsidR="000206EB">
              <w:rPr>
                <w:webHidden/>
              </w:rPr>
              <w:fldChar w:fldCharType="separate"/>
            </w:r>
            <w:r w:rsidR="000206EB">
              <w:rPr>
                <w:webHidden/>
              </w:rPr>
              <w:t>33</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11" w:history="1">
            <w:r w:rsidR="000206EB" w:rsidRPr="00AF5FCD">
              <w:rPr>
                <w:rStyle w:val="Hyperlink"/>
              </w:rPr>
              <w:t>7.3</w:t>
            </w:r>
            <w:r w:rsidR="000206EB">
              <w:rPr>
                <w:rFonts w:asciiTheme="minorHAnsi" w:eastAsiaTheme="minorEastAsia" w:hAnsiTheme="minorHAnsi" w:cstheme="minorBidi"/>
                <w:color w:val="auto"/>
                <w:sz w:val="22"/>
                <w:szCs w:val="22"/>
              </w:rPr>
              <w:tab/>
            </w:r>
            <w:r w:rsidR="000206EB" w:rsidRPr="00AF5FCD">
              <w:rPr>
                <w:rStyle w:val="Hyperlink"/>
              </w:rPr>
              <w:t>VNF State Management: Stop</w:t>
            </w:r>
            <w:r w:rsidR="000206EB">
              <w:rPr>
                <w:webHidden/>
              </w:rPr>
              <w:tab/>
            </w:r>
            <w:r w:rsidR="000206EB">
              <w:rPr>
                <w:webHidden/>
              </w:rPr>
              <w:fldChar w:fldCharType="begin"/>
            </w:r>
            <w:r w:rsidR="000206EB">
              <w:rPr>
                <w:webHidden/>
              </w:rPr>
              <w:instrText xml:space="preserve"> PAGEREF _Toc467159711 \h </w:instrText>
            </w:r>
            <w:r w:rsidR="000206EB">
              <w:rPr>
                <w:webHidden/>
              </w:rPr>
            </w:r>
            <w:r w:rsidR="000206EB">
              <w:rPr>
                <w:webHidden/>
              </w:rPr>
              <w:fldChar w:fldCharType="separate"/>
            </w:r>
            <w:r w:rsidR="000206EB">
              <w:rPr>
                <w:webHidden/>
              </w:rPr>
              <w:t>36</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12" w:history="1">
            <w:r w:rsidR="000206EB" w:rsidRPr="00AF5FCD">
              <w:rPr>
                <w:rStyle w:val="Hyperlink"/>
              </w:rPr>
              <w:t>7.4</w:t>
            </w:r>
            <w:r w:rsidR="000206EB">
              <w:rPr>
                <w:rFonts w:asciiTheme="minorHAnsi" w:eastAsiaTheme="minorEastAsia" w:hAnsiTheme="minorHAnsi" w:cstheme="minorBidi"/>
                <w:color w:val="auto"/>
                <w:sz w:val="22"/>
                <w:szCs w:val="22"/>
              </w:rPr>
              <w:tab/>
            </w:r>
            <w:r w:rsidR="000206EB" w:rsidRPr="00AF5FCD">
              <w:rPr>
                <w:rStyle w:val="Hyperlink"/>
              </w:rPr>
              <w:t>VNF State Management: Termination</w:t>
            </w:r>
            <w:r w:rsidR="000206EB">
              <w:rPr>
                <w:webHidden/>
              </w:rPr>
              <w:tab/>
            </w:r>
            <w:r w:rsidR="000206EB">
              <w:rPr>
                <w:webHidden/>
              </w:rPr>
              <w:fldChar w:fldCharType="begin"/>
            </w:r>
            <w:r w:rsidR="000206EB">
              <w:rPr>
                <w:webHidden/>
              </w:rPr>
              <w:instrText xml:space="preserve"> PAGEREF _Toc467159712 \h </w:instrText>
            </w:r>
            <w:r w:rsidR="000206EB">
              <w:rPr>
                <w:webHidden/>
              </w:rPr>
            </w:r>
            <w:r w:rsidR="000206EB">
              <w:rPr>
                <w:webHidden/>
              </w:rPr>
              <w:fldChar w:fldCharType="separate"/>
            </w:r>
            <w:r w:rsidR="000206EB">
              <w:rPr>
                <w:webHidden/>
              </w:rPr>
              <w:t>39</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13" w:history="1">
            <w:r w:rsidR="000206EB" w:rsidRPr="00AF5FCD">
              <w:rPr>
                <w:rStyle w:val="Hyperlink"/>
              </w:rPr>
              <w:t>7.5</w:t>
            </w:r>
            <w:r w:rsidR="000206EB">
              <w:rPr>
                <w:rFonts w:asciiTheme="minorHAnsi" w:eastAsiaTheme="minorEastAsia" w:hAnsiTheme="minorHAnsi" w:cstheme="minorBidi"/>
                <w:color w:val="auto"/>
                <w:sz w:val="22"/>
                <w:szCs w:val="22"/>
              </w:rPr>
              <w:tab/>
            </w:r>
            <w:r w:rsidR="000206EB" w:rsidRPr="00AF5FCD">
              <w:rPr>
                <w:rStyle w:val="Hyperlink"/>
              </w:rPr>
              <w:t>VNF State Management: Upgrade, Update or Rollback</w:t>
            </w:r>
            <w:r w:rsidR="000206EB">
              <w:rPr>
                <w:webHidden/>
              </w:rPr>
              <w:tab/>
            </w:r>
            <w:r w:rsidR="000206EB">
              <w:rPr>
                <w:webHidden/>
              </w:rPr>
              <w:fldChar w:fldCharType="begin"/>
            </w:r>
            <w:r w:rsidR="000206EB">
              <w:rPr>
                <w:webHidden/>
              </w:rPr>
              <w:instrText xml:space="preserve"> PAGEREF _Toc467159713 \h </w:instrText>
            </w:r>
            <w:r w:rsidR="000206EB">
              <w:rPr>
                <w:webHidden/>
              </w:rPr>
            </w:r>
            <w:r w:rsidR="000206EB">
              <w:rPr>
                <w:webHidden/>
              </w:rPr>
              <w:fldChar w:fldCharType="separate"/>
            </w:r>
            <w:r w:rsidR="000206EB">
              <w:rPr>
                <w:webHidden/>
              </w:rPr>
              <w:t>43</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14" w:history="1">
            <w:r w:rsidR="000206EB" w:rsidRPr="00AF5FCD">
              <w:rPr>
                <w:rStyle w:val="Hyperlink"/>
              </w:rPr>
              <w:t>8</w:t>
            </w:r>
            <w:r w:rsidR="000206EB">
              <w:rPr>
                <w:rFonts w:asciiTheme="minorHAnsi" w:eastAsiaTheme="minorEastAsia" w:hAnsiTheme="minorHAnsi" w:cstheme="minorBidi"/>
                <w:color w:val="auto"/>
                <w:sz w:val="22"/>
                <w:szCs w:val="22"/>
              </w:rPr>
              <w:tab/>
            </w:r>
            <w:r w:rsidR="000206EB" w:rsidRPr="00AF5FCD">
              <w:rPr>
                <w:rStyle w:val="Hyperlink"/>
              </w:rPr>
              <w:t>Virtualized Resource Management</w:t>
            </w:r>
            <w:r w:rsidR="000206EB">
              <w:rPr>
                <w:webHidden/>
              </w:rPr>
              <w:tab/>
            </w:r>
            <w:r w:rsidR="000206EB">
              <w:rPr>
                <w:webHidden/>
              </w:rPr>
              <w:fldChar w:fldCharType="begin"/>
            </w:r>
            <w:r w:rsidR="000206EB">
              <w:rPr>
                <w:webHidden/>
              </w:rPr>
              <w:instrText xml:space="preserve"> PAGEREF _Toc467159714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15" w:history="1">
            <w:r w:rsidR="000206EB" w:rsidRPr="00AF5FCD">
              <w:rPr>
                <w:rStyle w:val="Hyperlink"/>
              </w:rPr>
              <w:t>8.1</w:t>
            </w:r>
            <w:r w:rsidR="000206EB">
              <w:rPr>
                <w:rFonts w:asciiTheme="minorHAnsi" w:eastAsiaTheme="minorEastAsia" w:hAnsiTheme="minorHAnsi" w:cstheme="minorBidi"/>
                <w:color w:val="auto"/>
                <w:sz w:val="22"/>
                <w:szCs w:val="22"/>
              </w:rPr>
              <w:tab/>
            </w:r>
            <w:r w:rsidR="000206EB" w:rsidRPr="00AF5FCD">
              <w:rPr>
                <w:rStyle w:val="Hyperlink"/>
              </w:rPr>
              <w:t>vSnapshot Management</w:t>
            </w:r>
            <w:r w:rsidR="000206EB">
              <w:rPr>
                <w:webHidden/>
              </w:rPr>
              <w:tab/>
            </w:r>
            <w:r w:rsidR="000206EB">
              <w:rPr>
                <w:webHidden/>
              </w:rPr>
              <w:fldChar w:fldCharType="begin"/>
            </w:r>
            <w:r w:rsidR="000206EB">
              <w:rPr>
                <w:webHidden/>
              </w:rPr>
              <w:instrText xml:space="preserve"> PAGEREF _Toc467159715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16" w:history="1">
            <w:r w:rsidR="000206EB" w:rsidRPr="00AF5FCD">
              <w:rPr>
                <w:rStyle w:val="Hyperlink"/>
              </w:rPr>
              <w:t>8.2</w:t>
            </w:r>
            <w:r w:rsidR="000206EB">
              <w:rPr>
                <w:rFonts w:asciiTheme="minorHAnsi" w:eastAsiaTheme="minorEastAsia" w:hAnsiTheme="minorHAnsi" w:cstheme="minorBidi"/>
                <w:color w:val="auto"/>
                <w:sz w:val="22"/>
                <w:szCs w:val="22"/>
              </w:rPr>
              <w:tab/>
            </w:r>
            <w:r w:rsidR="000206EB" w:rsidRPr="00AF5FCD">
              <w:rPr>
                <w:rStyle w:val="Hyperlink"/>
              </w:rPr>
              <w:t>vResource Scaling Up/Down</w:t>
            </w:r>
            <w:r w:rsidR="000206EB">
              <w:rPr>
                <w:webHidden/>
              </w:rPr>
              <w:tab/>
            </w:r>
            <w:r w:rsidR="000206EB">
              <w:rPr>
                <w:webHidden/>
              </w:rPr>
              <w:fldChar w:fldCharType="begin"/>
            </w:r>
            <w:r w:rsidR="000206EB">
              <w:rPr>
                <w:webHidden/>
              </w:rPr>
              <w:instrText xml:space="preserve"> PAGEREF _Toc467159716 \h </w:instrText>
            </w:r>
            <w:r w:rsidR="000206EB">
              <w:rPr>
                <w:webHidden/>
              </w:rPr>
            </w:r>
            <w:r w:rsidR="000206EB">
              <w:rPr>
                <w:webHidden/>
              </w:rPr>
              <w:fldChar w:fldCharType="separate"/>
            </w:r>
            <w:r w:rsidR="000206EB">
              <w:rPr>
                <w:webHidden/>
              </w:rPr>
              <w:t>50</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17" w:history="1">
            <w:r w:rsidR="000206EB" w:rsidRPr="00AF5FCD">
              <w:rPr>
                <w:rStyle w:val="Hyperlink"/>
              </w:rPr>
              <w:t>8.3</w:t>
            </w:r>
            <w:r w:rsidR="000206EB">
              <w:rPr>
                <w:rFonts w:asciiTheme="minorHAnsi" w:eastAsiaTheme="minorEastAsia" w:hAnsiTheme="minorHAnsi" w:cstheme="minorBidi"/>
                <w:color w:val="auto"/>
                <w:sz w:val="22"/>
                <w:szCs w:val="22"/>
              </w:rPr>
              <w:tab/>
            </w:r>
            <w:r w:rsidR="000206EB" w:rsidRPr="00AF5FCD">
              <w:rPr>
                <w:rStyle w:val="Hyperlink"/>
              </w:rPr>
              <w:t>vResource Scaling Out/In</w:t>
            </w:r>
            <w:r w:rsidR="000206EB">
              <w:rPr>
                <w:webHidden/>
              </w:rPr>
              <w:tab/>
            </w:r>
            <w:r w:rsidR="000206EB">
              <w:rPr>
                <w:webHidden/>
              </w:rPr>
              <w:fldChar w:fldCharType="begin"/>
            </w:r>
            <w:r w:rsidR="000206EB">
              <w:rPr>
                <w:webHidden/>
              </w:rPr>
              <w:instrText xml:space="preserve"> PAGEREF _Toc467159717 \h </w:instrText>
            </w:r>
            <w:r w:rsidR="000206EB">
              <w:rPr>
                <w:webHidden/>
              </w:rPr>
            </w:r>
            <w:r w:rsidR="000206EB">
              <w:rPr>
                <w:webHidden/>
              </w:rPr>
              <w:fldChar w:fldCharType="separate"/>
            </w:r>
            <w:r w:rsidR="000206EB">
              <w:rPr>
                <w:webHidden/>
              </w:rPr>
              <w:t>56</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18" w:history="1">
            <w:r w:rsidR="000206EB" w:rsidRPr="00AF5FCD">
              <w:rPr>
                <w:rStyle w:val="Hyperlink"/>
              </w:rPr>
              <w:t>8.4</w:t>
            </w:r>
            <w:r w:rsidR="000206EB">
              <w:rPr>
                <w:rFonts w:asciiTheme="minorHAnsi" w:eastAsiaTheme="minorEastAsia" w:hAnsiTheme="minorHAnsi" w:cstheme="minorBidi"/>
                <w:color w:val="auto"/>
                <w:sz w:val="22"/>
                <w:szCs w:val="22"/>
              </w:rPr>
              <w:tab/>
            </w:r>
            <w:r w:rsidR="000206EB" w:rsidRPr="00AF5FCD">
              <w:rPr>
                <w:rStyle w:val="Hyperlink"/>
              </w:rPr>
              <w:t>vResource Migration</w:t>
            </w:r>
            <w:r w:rsidR="000206EB">
              <w:rPr>
                <w:webHidden/>
              </w:rPr>
              <w:tab/>
            </w:r>
            <w:r w:rsidR="000206EB">
              <w:rPr>
                <w:webHidden/>
              </w:rPr>
              <w:fldChar w:fldCharType="begin"/>
            </w:r>
            <w:r w:rsidR="000206EB">
              <w:rPr>
                <w:webHidden/>
              </w:rPr>
              <w:instrText xml:space="preserve"> PAGEREF _Toc467159718 \h </w:instrText>
            </w:r>
            <w:r w:rsidR="000206EB">
              <w:rPr>
                <w:webHidden/>
              </w:rPr>
            </w:r>
            <w:r w:rsidR="000206EB">
              <w:rPr>
                <w:webHidden/>
              </w:rPr>
              <w:fldChar w:fldCharType="separate"/>
            </w:r>
            <w:r w:rsidR="000206EB">
              <w:rPr>
                <w:webHidden/>
              </w:rPr>
              <w:t>61</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19" w:history="1">
            <w:r w:rsidR="000206EB" w:rsidRPr="00AF5FCD">
              <w:rPr>
                <w:rStyle w:val="Hyperlink"/>
              </w:rPr>
              <w:t>8.5</w:t>
            </w:r>
            <w:r w:rsidR="000206EB">
              <w:rPr>
                <w:rFonts w:asciiTheme="minorHAnsi" w:eastAsiaTheme="minorEastAsia" w:hAnsiTheme="minorHAnsi" w:cstheme="minorBidi"/>
                <w:color w:val="auto"/>
                <w:sz w:val="22"/>
                <w:szCs w:val="22"/>
              </w:rPr>
              <w:tab/>
            </w:r>
            <w:r w:rsidR="000206EB" w:rsidRPr="00AF5FCD">
              <w:rPr>
                <w:rStyle w:val="Hyperlink"/>
              </w:rPr>
              <w:t>vResource Network</w:t>
            </w:r>
            <w:r w:rsidR="000206EB">
              <w:rPr>
                <w:webHidden/>
              </w:rPr>
              <w:tab/>
            </w:r>
            <w:r w:rsidR="000206EB">
              <w:rPr>
                <w:webHidden/>
              </w:rPr>
              <w:fldChar w:fldCharType="begin"/>
            </w:r>
            <w:r w:rsidR="000206EB">
              <w:rPr>
                <w:webHidden/>
              </w:rPr>
              <w:instrText xml:space="preserve"> PAGEREF _Toc467159719 \h </w:instrText>
            </w:r>
            <w:r w:rsidR="000206EB">
              <w:rPr>
                <w:webHidden/>
              </w:rPr>
            </w:r>
            <w:r w:rsidR="000206EB">
              <w:rPr>
                <w:webHidden/>
              </w:rPr>
              <w:fldChar w:fldCharType="separate"/>
            </w:r>
            <w:r w:rsidR="000206EB">
              <w:rPr>
                <w:webHidden/>
              </w:rPr>
              <w:t>65</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20" w:history="1">
            <w:r w:rsidR="000206EB" w:rsidRPr="00AF5FCD">
              <w:rPr>
                <w:rStyle w:val="Hyperlink"/>
              </w:rPr>
              <w:t>8.6</w:t>
            </w:r>
            <w:r w:rsidR="000206EB">
              <w:rPr>
                <w:rFonts w:asciiTheme="minorHAnsi" w:eastAsiaTheme="minorEastAsia" w:hAnsiTheme="minorHAnsi" w:cstheme="minorBidi"/>
                <w:color w:val="auto"/>
                <w:sz w:val="22"/>
                <w:szCs w:val="22"/>
              </w:rPr>
              <w:tab/>
            </w:r>
            <w:r w:rsidR="000206EB" w:rsidRPr="00AF5FCD">
              <w:rPr>
                <w:rStyle w:val="Hyperlink"/>
              </w:rPr>
              <w:t>vResource Storage</w:t>
            </w:r>
            <w:r w:rsidR="000206EB">
              <w:rPr>
                <w:webHidden/>
              </w:rPr>
              <w:tab/>
            </w:r>
            <w:r w:rsidR="000206EB">
              <w:rPr>
                <w:webHidden/>
              </w:rPr>
              <w:fldChar w:fldCharType="begin"/>
            </w:r>
            <w:r w:rsidR="000206EB">
              <w:rPr>
                <w:webHidden/>
              </w:rPr>
              <w:instrText xml:space="preserve"> PAGEREF _Toc467159720 \h </w:instrText>
            </w:r>
            <w:r w:rsidR="000206EB">
              <w:rPr>
                <w:webHidden/>
              </w:rPr>
            </w:r>
            <w:r w:rsidR="000206EB">
              <w:rPr>
                <w:webHidden/>
              </w:rPr>
              <w:fldChar w:fldCharType="separate"/>
            </w:r>
            <w:r w:rsidR="000206EB">
              <w:rPr>
                <w:webHidden/>
              </w:rPr>
              <w:t>68</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21" w:history="1">
            <w:r w:rsidR="000206EB" w:rsidRPr="00AF5FCD">
              <w:rPr>
                <w:rStyle w:val="Hyperlink"/>
              </w:rPr>
              <w:t>9</w:t>
            </w:r>
            <w:r w:rsidR="000206EB">
              <w:rPr>
                <w:rFonts w:asciiTheme="minorHAnsi" w:eastAsiaTheme="minorEastAsia" w:hAnsiTheme="minorHAnsi" w:cstheme="minorBidi"/>
                <w:color w:val="auto"/>
                <w:sz w:val="22"/>
                <w:szCs w:val="22"/>
              </w:rPr>
              <w:tab/>
            </w:r>
            <w:r w:rsidR="000206EB" w:rsidRPr="00AF5FCD">
              <w:rPr>
                <w:rStyle w:val="Hyperlink"/>
              </w:rPr>
              <w:t>VNF Fault and Recovery Management</w:t>
            </w:r>
            <w:r w:rsidR="000206EB">
              <w:rPr>
                <w:webHidden/>
              </w:rPr>
              <w:tab/>
            </w:r>
            <w:r w:rsidR="000206EB">
              <w:rPr>
                <w:webHidden/>
              </w:rPr>
              <w:fldChar w:fldCharType="begin"/>
            </w:r>
            <w:r w:rsidR="000206EB">
              <w:rPr>
                <w:webHidden/>
              </w:rPr>
              <w:instrText xml:space="preserve"> PAGEREF _Toc467159721 \h </w:instrText>
            </w:r>
            <w:r w:rsidR="000206EB">
              <w:rPr>
                <w:webHidden/>
              </w:rPr>
            </w:r>
            <w:r w:rsidR="000206EB">
              <w:rPr>
                <w:webHidden/>
              </w:rPr>
              <w:fldChar w:fldCharType="separate"/>
            </w:r>
            <w:r w:rsidR="000206EB">
              <w:rPr>
                <w:webHidden/>
              </w:rPr>
              <w:t>70</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22" w:history="1">
            <w:r w:rsidR="000206EB" w:rsidRPr="00AF5FCD">
              <w:rPr>
                <w:rStyle w:val="Hyperlink"/>
              </w:rPr>
              <w:t>9.1</w:t>
            </w:r>
            <w:r w:rsidR="000206EB">
              <w:rPr>
                <w:rFonts w:asciiTheme="minorHAnsi" w:eastAsiaTheme="minorEastAsia" w:hAnsiTheme="minorHAnsi" w:cstheme="minorBidi"/>
                <w:color w:val="auto"/>
                <w:sz w:val="22"/>
                <w:szCs w:val="22"/>
              </w:rPr>
              <w:tab/>
            </w:r>
            <w:r w:rsidR="000206EB" w:rsidRPr="00AF5FCD">
              <w:rPr>
                <w:rStyle w:val="Hyperlink"/>
              </w:rPr>
              <w:t>VNF Fault Management</w:t>
            </w:r>
            <w:r w:rsidR="000206EB">
              <w:rPr>
                <w:webHidden/>
              </w:rPr>
              <w:tab/>
            </w:r>
            <w:r w:rsidR="000206EB">
              <w:rPr>
                <w:webHidden/>
              </w:rPr>
              <w:fldChar w:fldCharType="begin"/>
            </w:r>
            <w:r w:rsidR="000206EB">
              <w:rPr>
                <w:webHidden/>
              </w:rPr>
              <w:instrText xml:space="preserve"> PAGEREF _Toc467159722 \h </w:instrText>
            </w:r>
            <w:r w:rsidR="000206EB">
              <w:rPr>
                <w:webHidden/>
              </w:rPr>
            </w:r>
            <w:r w:rsidR="000206EB">
              <w:rPr>
                <w:webHidden/>
              </w:rPr>
              <w:fldChar w:fldCharType="separate"/>
            </w:r>
            <w:r w:rsidR="000206EB">
              <w:rPr>
                <w:webHidden/>
              </w:rPr>
              <w:t>71</w:t>
            </w:r>
            <w:r w:rsidR="000206EB">
              <w:rPr>
                <w:webHidden/>
              </w:rPr>
              <w:fldChar w:fldCharType="end"/>
            </w:r>
          </w:hyperlink>
        </w:p>
        <w:p w:rsidR="000206EB" w:rsidRDefault="004E07F3">
          <w:pPr>
            <w:pStyle w:val="TOC2"/>
            <w:tabs>
              <w:tab w:val="left" w:pos="800"/>
            </w:tabs>
            <w:rPr>
              <w:rFonts w:asciiTheme="minorHAnsi" w:eastAsiaTheme="minorEastAsia" w:hAnsiTheme="minorHAnsi" w:cstheme="minorBidi"/>
              <w:color w:val="auto"/>
              <w:sz w:val="22"/>
              <w:szCs w:val="22"/>
            </w:rPr>
          </w:pPr>
          <w:hyperlink w:anchor="_Toc467159723" w:history="1">
            <w:r w:rsidR="000206EB" w:rsidRPr="00AF5FCD">
              <w:rPr>
                <w:rStyle w:val="Hyperlink"/>
              </w:rPr>
              <w:t>9.2</w:t>
            </w:r>
            <w:r w:rsidR="000206EB">
              <w:rPr>
                <w:rFonts w:asciiTheme="minorHAnsi" w:eastAsiaTheme="minorEastAsia" w:hAnsiTheme="minorHAnsi" w:cstheme="minorBidi"/>
                <w:color w:val="auto"/>
                <w:sz w:val="22"/>
                <w:szCs w:val="22"/>
              </w:rPr>
              <w:tab/>
            </w:r>
            <w:r w:rsidR="000206EB" w:rsidRPr="00AF5FCD">
              <w:rPr>
                <w:rStyle w:val="Hyperlink"/>
              </w:rPr>
              <w:t>VNF Recovery</w:t>
            </w:r>
            <w:r w:rsidR="000206EB">
              <w:rPr>
                <w:webHidden/>
              </w:rPr>
              <w:tab/>
            </w:r>
            <w:r w:rsidR="000206EB">
              <w:rPr>
                <w:webHidden/>
              </w:rPr>
              <w:fldChar w:fldCharType="begin"/>
            </w:r>
            <w:r w:rsidR="000206EB">
              <w:rPr>
                <w:webHidden/>
              </w:rPr>
              <w:instrText xml:space="preserve"> PAGEREF _Toc467159723 \h </w:instrText>
            </w:r>
            <w:r w:rsidR="000206EB">
              <w:rPr>
                <w:webHidden/>
              </w:rPr>
            </w:r>
            <w:r w:rsidR="000206EB">
              <w:rPr>
                <w:webHidden/>
              </w:rPr>
              <w:fldChar w:fldCharType="separate"/>
            </w:r>
            <w:r w:rsidR="000206EB">
              <w:rPr>
                <w:webHidden/>
              </w:rPr>
              <w:t>76</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24" w:history="1">
            <w:r w:rsidR="000206EB" w:rsidRPr="00AF5FCD">
              <w:rPr>
                <w:rStyle w:val="Hyperlink"/>
              </w:rPr>
              <w:t>10</w:t>
            </w:r>
            <w:r w:rsidR="000206EB">
              <w:rPr>
                <w:rFonts w:asciiTheme="minorHAnsi" w:eastAsiaTheme="minorEastAsia" w:hAnsiTheme="minorHAnsi" w:cstheme="minorBidi"/>
                <w:color w:val="auto"/>
                <w:sz w:val="22"/>
                <w:szCs w:val="22"/>
              </w:rPr>
              <w:tab/>
            </w:r>
            <w:r w:rsidR="000206EB" w:rsidRPr="00AF5FCD">
              <w:rPr>
                <w:rStyle w:val="Hyperlink"/>
              </w:rPr>
              <w:t>Performance Management</w:t>
            </w:r>
            <w:r w:rsidR="000206EB">
              <w:rPr>
                <w:webHidden/>
              </w:rPr>
              <w:tab/>
            </w:r>
            <w:r w:rsidR="000206EB">
              <w:rPr>
                <w:webHidden/>
              </w:rPr>
              <w:fldChar w:fldCharType="begin"/>
            </w:r>
            <w:r w:rsidR="000206EB">
              <w:rPr>
                <w:webHidden/>
              </w:rPr>
              <w:instrText xml:space="preserve"> PAGEREF _Toc467159724 \h </w:instrText>
            </w:r>
            <w:r w:rsidR="000206EB">
              <w:rPr>
                <w:webHidden/>
              </w:rPr>
            </w:r>
            <w:r w:rsidR="000206EB">
              <w:rPr>
                <w:webHidden/>
              </w:rPr>
              <w:fldChar w:fldCharType="separate"/>
            </w:r>
            <w:r w:rsidR="000206EB">
              <w:rPr>
                <w:webHidden/>
              </w:rPr>
              <w:t>77</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25" w:history="1">
            <w:r w:rsidR="000206EB" w:rsidRPr="00AF5FCD">
              <w:rPr>
                <w:rStyle w:val="Hyperlink"/>
              </w:rPr>
              <w:t>11</w:t>
            </w:r>
            <w:r w:rsidR="000206EB">
              <w:rPr>
                <w:rFonts w:asciiTheme="minorHAnsi" w:eastAsiaTheme="minorEastAsia" w:hAnsiTheme="minorHAnsi" w:cstheme="minorBidi"/>
                <w:color w:val="auto"/>
                <w:sz w:val="22"/>
                <w:szCs w:val="22"/>
              </w:rPr>
              <w:tab/>
            </w:r>
            <w:r w:rsidR="000206EB" w:rsidRPr="00AF5FCD">
              <w:rPr>
                <w:rStyle w:val="Hyperlink"/>
              </w:rPr>
              <w:t>Complex Use-cases</w:t>
            </w:r>
            <w:r w:rsidR="000206EB">
              <w:rPr>
                <w:webHidden/>
              </w:rPr>
              <w:tab/>
            </w:r>
            <w:r w:rsidR="000206EB">
              <w:rPr>
                <w:webHidden/>
              </w:rPr>
              <w:fldChar w:fldCharType="begin"/>
            </w:r>
            <w:r w:rsidR="000206EB">
              <w:rPr>
                <w:webHidden/>
              </w:rPr>
              <w:instrText xml:space="preserve"> PAGEREF _Toc467159725 \h </w:instrText>
            </w:r>
            <w:r w:rsidR="000206EB">
              <w:rPr>
                <w:webHidden/>
              </w:rPr>
            </w:r>
            <w:r w:rsidR="000206EB">
              <w:rPr>
                <w:webHidden/>
              </w:rPr>
              <w:fldChar w:fldCharType="separate"/>
            </w:r>
            <w:r w:rsidR="000206EB">
              <w:rPr>
                <w:webHidden/>
              </w:rPr>
              <w:t>84</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26" w:history="1">
            <w:r w:rsidR="000206EB" w:rsidRPr="00AF5FCD">
              <w:rPr>
                <w:rStyle w:val="Hyperlink"/>
              </w:rPr>
              <w:t>12</w:t>
            </w:r>
            <w:r w:rsidR="000206EB">
              <w:rPr>
                <w:rFonts w:asciiTheme="minorHAnsi" w:eastAsiaTheme="minorEastAsia" w:hAnsiTheme="minorHAnsi" w:cstheme="minorBidi"/>
                <w:color w:val="auto"/>
                <w:sz w:val="22"/>
                <w:szCs w:val="22"/>
              </w:rPr>
              <w:tab/>
            </w:r>
            <w:r w:rsidR="000206EB" w:rsidRPr="00AF5FCD">
              <w:rPr>
                <w:rStyle w:val="Hyperlink"/>
              </w:rPr>
              <w:t>VNF Packaging</w:t>
            </w:r>
            <w:r w:rsidR="000206EB">
              <w:rPr>
                <w:webHidden/>
              </w:rPr>
              <w:tab/>
            </w:r>
            <w:r w:rsidR="000206EB">
              <w:rPr>
                <w:webHidden/>
              </w:rPr>
              <w:fldChar w:fldCharType="begin"/>
            </w:r>
            <w:r w:rsidR="000206EB">
              <w:rPr>
                <w:webHidden/>
              </w:rPr>
              <w:instrText xml:space="preserve"> PAGEREF _Toc467159726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27" w:history="1">
            <w:r w:rsidR="000206EB" w:rsidRPr="00AF5FCD">
              <w:rPr>
                <w:rStyle w:val="Hyperlink"/>
              </w:rPr>
              <w:t>12.1</w:t>
            </w:r>
            <w:r w:rsidR="000206EB">
              <w:rPr>
                <w:rFonts w:asciiTheme="minorHAnsi" w:eastAsiaTheme="minorEastAsia" w:hAnsiTheme="minorHAnsi" w:cstheme="minorBidi"/>
                <w:color w:val="auto"/>
                <w:sz w:val="22"/>
                <w:szCs w:val="22"/>
              </w:rPr>
              <w:tab/>
            </w:r>
            <w:r w:rsidR="000206EB" w:rsidRPr="00AF5FCD">
              <w:rPr>
                <w:rStyle w:val="Hyperlink"/>
              </w:rPr>
              <w:t>VNF Packaging Overview</w:t>
            </w:r>
            <w:r w:rsidR="000206EB">
              <w:rPr>
                <w:webHidden/>
              </w:rPr>
              <w:tab/>
            </w:r>
            <w:r w:rsidR="000206EB">
              <w:rPr>
                <w:webHidden/>
              </w:rPr>
              <w:fldChar w:fldCharType="begin"/>
            </w:r>
            <w:r w:rsidR="000206EB">
              <w:rPr>
                <w:webHidden/>
              </w:rPr>
              <w:instrText xml:space="preserve"> PAGEREF _Toc467159727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28" w:history="1">
            <w:r w:rsidR="000206EB" w:rsidRPr="00AF5FCD">
              <w:rPr>
                <w:rStyle w:val="Hyperlink"/>
              </w:rPr>
              <w:t>12.2</w:t>
            </w:r>
            <w:r w:rsidR="000206EB">
              <w:rPr>
                <w:rFonts w:asciiTheme="minorHAnsi" w:eastAsiaTheme="minorEastAsia" w:hAnsiTheme="minorHAnsi" w:cstheme="minorBidi"/>
                <w:color w:val="auto"/>
                <w:sz w:val="22"/>
                <w:szCs w:val="22"/>
              </w:rPr>
              <w:tab/>
            </w:r>
            <w:r w:rsidR="000206EB" w:rsidRPr="00AF5FCD">
              <w:rPr>
                <w:rStyle w:val="Hyperlink"/>
              </w:rPr>
              <w:t>Levels of NFV Entities</w:t>
            </w:r>
            <w:r w:rsidR="000206EB">
              <w:rPr>
                <w:webHidden/>
              </w:rPr>
              <w:tab/>
            </w:r>
            <w:r w:rsidR="000206EB">
              <w:rPr>
                <w:webHidden/>
              </w:rPr>
              <w:fldChar w:fldCharType="begin"/>
            </w:r>
            <w:r w:rsidR="000206EB">
              <w:rPr>
                <w:webHidden/>
              </w:rPr>
              <w:instrText xml:space="preserve"> PAGEREF _Toc467159728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29" w:history="1">
            <w:r w:rsidR="000206EB" w:rsidRPr="00AF5FCD">
              <w:rPr>
                <w:rStyle w:val="Hyperlink"/>
              </w:rPr>
              <w:t>12.3</w:t>
            </w:r>
            <w:r w:rsidR="000206EB">
              <w:rPr>
                <w:rFonts w:asciiTheme="minorHAnsi" w:eastAsiaTheme="minorEastAsia" w:hAnsiTheme="minorHAnsi" w:cstheme="minorBidi"/>
                <w:color w:val="auto"/>
                <w:sz w:val="22"/>
                <w:szCs w:val="22"/>
              </w:rPr>
              <w:tab/>
            </w:r>
            <w:r w:rsidR="000206EB" w:rsidRPr="00AF5FCD">
              <w:rPr>
                <w:rStyle w:val="Hyperlink"/>
              </w:rPr>
              <w:t>VNF Package Lifecycle</w:t>
            </w:r>
            <w:r w:rsidR="000206EB">
              <w:rPr>
                <w:webHidden/>
              </w:rPr>
              <w:tab/>
            </w:r>
            <w:r w:rsidR="000206EB">
              <w:rPr>
                <w:webHidden/>
              </w:rPr>
              <w:fldChar w:fldCharType="begin"/>
            </w:r>
            <w:r w:rsidR="000206EB">
              <w:rPr>
                <w:webHidden/>
              </w:rPr>
              <w:instrText xml:space="preserve"> PAGEREF _Toc467159729 \h </w:instrText>
            </w:r>
            <w:r w:rsidR="000206EB">
              <w:rPr>
                <w:webHidden/>
              </w:rPr>
            </w:r>
            <w:r w:rsidR="000206EB">
              <w:rPr>
                <w:webHidden/>
              </w:rPr>
              <w:fldChar w:fldCharType="separate"/>
            </w:r>
            <w:r w:rsidR="000206EB">
              <w:rPr>
                <w:webHidden/>
              </w:rPr>
              <w:t>90</w:t>
            </w:r>
            <w:r w:rsidR="000206EB">
              <w:rPr>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30" w:history="1">
            <w:r w:rsidR="000206EB" w:rsidRPr="00AF5FCD">
              <w:rPr>
                <w:rStyle w:val="Hyperlink"/>
              </w:rPr>
              <w:t>12.3.1</w:t>
            </w:r>
            <w:r w:rsidR="000206EB">
              <w:rPr>
                <w:rFonts w:asciiTheme="minorHAnsi" w:eastAsiaTheme="minorEastAsia" w:hAnsiTheme="minorHAnsi" w:cstheme="minorBidi"/>
                <w:noProof/>
                <w:color w:val="auto"/>
              </w:rPr>
              <w:tab/>
            </w:r>
            <w:r w:rsidR="000206EB" w:rsidRPr="00AF5FCD">
              <w:rPr>
                <w:rStyle w:val="Hyperlink"/>
              </w:rPr>
              <w:t>VNF Package bundling for distribution by VNF Provider</w:t>
            </w:r>
            <w:r w:rsidR="000206EB">
              <w:rPr>
                <w:noProof/>
                <w:webHidden/>
              </w:rPr>
              <w:tab/>
            </w:r>
            <w:r w:rsidR="000206EB">
              <w:rPr>
                <w:noProof/>
                <w:webHidden/>
              </w:rPr>
              <w:fldChar w:fldCharType="begin"/>
            </w:r>
            <w:r w:rsidR="000206EB">
              <w:rPr>
                <w:noProof/>
                <w:webHidden/>
              </w:rPr>
              <w:instrText xml:space="preserve"> PAGEREF _Toc467159730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31" w:history="1">
            <w:r w:rsidR="000206EB" w:rsidRPr="00AF5FCD">
              <w:rPr>
                <w:rStyle w:val="Hyperlink"/>
              </w:rPr>
              <w:t>12.3.2</w:t>
            </w:r>
            <w:r w:rsidR="000206EB">
              <w:rPr>
                <w:rFonts w:asciiTheme="minorHAnsi" w:eastAsiaTheme="minorEastAsia" w:hAnsiTheme="minorHAnsi" w:cstheme="minorBidi"/>
                <w:noProof/>
                <w:color w:val="auto"/>
              </w:rPr>
              <w:tab/>
            </w:r>
            <w:r w:rsidR="000206EB" w:rsidRPr="00AF5FCD">
              <w:rPr>
                <w:rStyle w:val="Hyperlink"/>
              </w:rPr>
              <w:t>VNF Package testing by VNF Provider</w:t>
            </w:r>
            <w:r w:rsidR="000206EB">
              <w:rPr>
                <w:noProof/>
                <w:webHidden/>
              </w:rPr>
              <w:tab/>
            </w:r>
            <w:r w:rsidR="000206EB">
              <w:rPr>
                <w:noProof/>
                <w:webHidden/>
              </w:rPr>
              <w:fldChar w:fldCharType="begin"/>
            </w:r>
            <w:r w:rsidR="000206EB">
              <w:rPr>
                <w:noProof/>
                <w:webHidden/>
              </w:rPr>
              <w:instrText xml:space="preserve"> PAGEREF _Toc467159731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32" w:history="1">
            <w:r w:rsidR="000206EB" w:rsidRPr="00AF5FCD">
              <w:rPr>
                <w:rStyle w:val="Hyperlink"/>
              </w:rPr>
              <w:t>12.3.3</w:t>
            </w:r>
            <w:r w:rsidR="000206EB">
              <w:rPr>
                <w:rFonts w:asciiTheme="minorHAnsi" w:eastAsiaTheme="minorEastAsia" w:hAnsiTheme="minorHAnsi" w:cstheme="minorBidi"/>
                <w:noProof/>
                <w:color w:val="auto"/>
              </w:rPr>
              <w:tab/>
            </w:r>
            <w:r w:rsidR="000206EB" w:rsidRPr="00AF5FCD">
              <w:rPr>
                <w:rStyle w:val="Hyperlink"/>
              </w:rPr>
              <w:t>VNF pre procurement by Service Provider</w:t>
            </w:r>
            <w:r w:rsidR="000206EB">
              <w:rPr>
                <w:noProof/>
                <w:webHidden/>
              </w:rPr>
              <w:tab/>
            </w:r>
            <w:r w:rsidR="000206EB">
              <w:rPr>
                <w:noProof/>
                <w:webHidden/>
              </w:rPr>
              <w:fldChar w:fldCharType="begin"/>
            </w:r>
            <w:r w:rsidR="000206EB">
              <w:rPr>
                <w:noProof/>
                <w:webHidden/>
              </w:rPr>
              <w:instrText xml:space="preserve"> PAGEREF _Toc467159732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33" w:history="1">
            <w:r w:rsidR="000206EB" w:rsidRPr="00AF5FCD">
              <w:rPr>
                <w:rStyle w:val="Hyperlink"/>
              </w:rPr>
              <w:t>12.3.4</w:t>
            </w:r>
            <w:r w:rsidR="000206EB">
              <w:rPr>
                <w:rFonts w:asciiTheme="minorHAnsi" w:eastAsiaTheme="minorEastAsia" w:hAnsiTheme="minorHAnsi" w:cstheme="minorBidi"/>
                <w:noProof/>
                <w:color w:val="auto"/>
              </w:rPr>
              <w:tab/>
            </w:r>
            <w:r w:rsidR="000206EB" w:rsidRPr="00AF5FCD">
              <w:rPr>
                <w:rStyle w:val="Hyperlink"/>
              </w:rPr>
              <w:t>VNF Package validation and certification by Service Provider</w:t>
            </w:r>
            <w:r w:rsidR="000206EB">
              <w:rPr>
                <w:noProof/>
                <w:webHidden/>
              </w:rPr>
              <w:tab/>
            </w:r>
            <w:r w:rsidR="000206EB">
              <w:rPr>
                <w:noProof/>
                <w:webHidden/>
              </w:rPr>
              <w:fldChar w:fldCharType="begin"/>
            </w:r>
            <w:r w:rsidR="000206EB">
              <w:rPr>
                <w:noProof/>
                <w:webHidden/>
              </w:rPr>
              <w:instrText xml:space="preserve"> PAGEREF _Toc467159733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34" w:history="1">
            <w:r w:rsidR="000206EB" w:rsidRPr="00AF5FCD">
              <w:rPr>
                <w:rStyle w:val="Hyperlink"/>
              </w:rPr>
              <w:t>12.3.5</w:t>
            </w:r>
            <w:r w:rsidR="000206EB">
              <w:rPr>
                <w:rFonts w:asciiTheme="minorHAnsi" w:eastAsiaTheme="minorEastAsia" w:hAnsiTheme="minorHAnsi" w:cstheme="minorBidi"/>
                <w:noProof/>
                <w:color w:val="auto"/>
              </w:rPr>
              <w:tab/>
            </w:r>
            <w:r w:rsidR="000206EB" w:rsidRPr="00AF5FCD">
              <w:rPr>
                <w:rStyle w:val="Hyperlink"/>
              </w:rPr>
              <w:t>VNF Install or Deployment</w:t>
            </w:r>
            <w:r w:rsidR="000206EB">
              <w:rPr>
                <w:noProof/>
                <w:webHidden/>
              </w:rPr>
              <w:tab/>
            </w:r>
            <w:r w:rsidR="000206EB">
              <w:rPr>
                <w:noProof/>
                <w:webHidden/>
              </w:rPr>
              <w:fldChar w:fldCharType="begin"/>
            </w:r>
            <w:r w:rsidR="000206EB">
              <w:rPr>
                <w:noProof/>
                <w:webHidden/>
              </w:rPr>
              <w:instrText xml:space="preserve"> PAGEREF _Toc467159734 \h </w:instrText>
            </w:r>
            <w:r w:rsidR="000206EB">
              <w:rPr>
                <w:noProof/>
                <w:webHidden/>
              </w:rPr>
            </w:r>
            <w:r w:rsidR="000206EB">
              <w:rPr>
                <w:noProof/>
                <w:webHidden/>
              </w:rPr>
              <w:fldChar w:fldCharType="separate"/>
            </w:r>
            <w:r w:rsidR="000206EB">
              <w:rPr>
                <w:noProof/>
                <w:webHidden/>
              </w:rPr>
              <w:t>91</w:t>
            </w:r>
            <w:r w:rsidR="000206EB">
              <w:rPr>
                <w:noProof/>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35" w:history="1">
            <w:r w:rsidR="000206EB" w:rsidRPr="00AF5FCD">
              <w:rPr>
                <w:rStyle w:val="Hyperlink"/>
              </w:rPr>
              <w:t>13</w:t>
            </w:r>
            <w:r w:rsidR="000206EB">
              <w:rPr>
                <w:rFonts w:asciiTheme="minorHAnsi" w:eastAsiaTheme="minorEastAsia" w:hAnsiTheme="minorHAnsi" w:cstheme="minorBidi"/>
                <w:color w:val="auto"/>
                <w:sz w:val="22"/>
                <w:szCs w:val="22"/>
              </w:rPr>
              <w:tab/>
            </w:r>
            <w:r w:rsidR="000206EB" w:rsidRPr="00AF5FCD">
              <w:rPr>
                <w:rStyle w:val="Hyperlink"/>
              </w:rPr>
              <w:t>API Design and Architecture</w:t>
            </w:r>
            <w:r w:rsidR="000206EB">
              <w:rPr>
                <w:webHidden/>
              </w:rPr>
              <w:tab/>
            </w:r>
            <w:r w:rsidR="000206EB">
              <w:rPr>
                <w:webHidden/>
              </w:rPr>
              <w:fldChar w:fldCharType="begin"/>
            </w:r>
            <w:r w:rsidR="000206EB">
              <w:rPr>
                <w:webHidden/>
              </w:rPr>
              <w:instrText xml:space="preserve"> PAGEREF _Toc467159735 \h </w:instrText>
            </w:r>
            <w:r w:rsidR="000206EB">
              <w:rPr>
                <w:webHidden/>
              </w:rPr>
            </w:r>
            <w:r w:rsidR="000206EB">
              <w:rPr>
                <w:webHidden/>
              </w:rPr>
              <w:fldChar w:fldCharType="separate"/>
            </w:r>
            <w:r w:rsidR="000206EB">
              <w:rPr>
                <w:webHidden/>
              </w:rPr>
              <w:t>91</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36" w:history="1">
            <w:r w:rsidR="000206EB" w:rsidRPr="00AF5FCD">
              <w:rPr>
                <w:rStyle w:val="Hyperlink"/>
              </w:rPr>
              <w:t>13.1</w:t>
            </w:r>
            <w:r w:rsidR="000206EB">
              <w:rPr>
                <w:rFonts w:asciiTheme="minorHAnsi" w:eastAsiaTheme="minorEastAsia" w:hAnsiTheme="minorHAnsi" w:cstheme="minorBidi"/>
                <w:color w:val="auto"/>
                <w:sz w:val="22"/>
                <w:szCs w:val="22"/>
              </w:rPr>
              <w:tab/>
            </w:r>
            <w:r w:rsidR="000206EB" w:rsidRPr="00AF5FCD">
              <w:rPr>
                <w:rStyle w:val="Hyperlink"/>
              </w:rPr>
              <w:t>VNF RECORD</w:t>
            </w:r>
            <w:r w:rsidR="000206EB">
              <w:rPr>
                <w:webHidden/>
              </w:rPr>
              <w:tab/>
            </w:r>
            <w:r w:rsidR="000206EB">
              <w:rPr>
                <w:webHidden/>
              </w:rPr>
              <w:fldChar w:fldCharType="begin"/>
            </w:r>
            <w:r w:rsidR="000206EB">
              <w:rPr>
                <w:webHidden/>
              </w:rPr>
              <w:instrText xml:space="preserve"> PAGEREF _Toc467159736 \h </w:instrText>
            </w:r>
            <w:r w:rsidR="000206EB">
              <w:rPr>
                <w:webHidden/>
              </w:rPr>
            </w:r>
            <w:r w:rsidR="000206EB">
              <w:rPr>
                <w:webHidden/>
              </w:rPr>
              <w:fldChar w:fldCharType="separate"/>
            </w:r>
            <w:r w:rsidR="000206EB">
              <w:rPr>
                <w:webHidden/>
              </w:rPr>
              <w:t>92</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37" w:history="1">
            <w:r w:rsidR="000206EB" w:rsidRPr="00AF5FCD">
              <w:rPr>
                <w:rStyle w:val="Hyperlink"/>
              </w:rPr>
              <w:t>13.2</w:t>
            </w:r>
            <w:r w:rsidR="000206EB">
              <w:rPr>
                <w:rFonts w:asciiTheme="minorHAnsi" w:eastAsiaTheme="minorEastAsia" w:hAnsiTheme="minorHAnsi" w:cstheme="minorBidi"/>
                <w:color w:val="auto"/>
                <w:sz w:val="22"/>
                <w:szCs w:val="22"/>
              </w:rPr>
              <w:tab/>
            </w:r>
            <w:r w:rsidR="000206EB" w:rsidRPr="00AF5FCD">
              <w:rPr>
                <w:rStyle w:val="Hyperlink"/>
              </w:rPr>
              <w:t>EM API module</w:t>
            </w:r>
            <w:r w:rsidR="000206EB">
              <w:rPr>
                <w:webHidden/>
              </w:rPr>
              <w:tab/>
            </w:r>
            <w:r w:rsidR="000206EB">
              <w:rPr>
                <w:webHidden/>
              </w:rPr>
              <w:fldChar w:fldCharType="begin"/>
            </w:r>
            <w:r w:rsidR="000206EB">
              <w:rPr>
                <w:webHidden/>
              </w:rPr>
              <w:instrText xml:space="preserve"> PAGEREF _Toc467159737 \h </w:instrText>
            </w:r>
            <w:r w:rsidR="000206EB">
              <w:rPr>
                <w:webHidden/>
              </w:rPr>
            </w:r>
            <w:r w:rsidR="000206EB">
              <w:rPr>
                <w:webHidden/>
              </w:rPr>
              <w:fldChar w:fldCharType="separate"/>
            </w:r>
            <w:r w:rsidR="000206EB">
              <w:rPr>
                <w:webHidden/>
              </w:rPr>
              <w:t>93</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38" w:history="1">
            <w:r w:rsidR="000206EB" w:rsidRPr="00AF5FCD">
              <w:rPr>
                <w:rStyle w:val="Hyperlink"/>
              </w:rPr>
              <w:t>13.3</w:t>
            </w:r>
            <w:r w:rsidR="000206EB">
              <w:rPr>
                <w:rFonts w:asciiTheme="minorHAnsi" w:eastAsiaTheme="minorEastAsia" w:hAnsiTheme="minorHAnsi" w:cstheme="minorBidi"/>
                <w:color w:val="auto"/>
                <w:sz w:val="22"/>
                <w:szCs w:val="22"/>
              </w:rPr>
              <w:tab/>
            </w:r>
            <w:r w:rsidR="000206EB" w:rsidRPr="00AF5FCD">
              <w:rPr>
                <w:rStyle w:val="Hyperlink"/>
              </w:rPr>
              <w:t>NFVO API Module</w:t>
            </w:r>
            <w:r w:rsidR="000206EB">
              <w:rPr>
                <w:webHidden/>
              </w:rPr>
              <w:tab/>
            </w:r>
            <w:r w:rsidR="000206EB">
              <w:rPr>
                <w:webHidden/>
              </w:rPr>
              <w:fldChar w:fldCharType="begin"/>
            </w:r>
            <w:r w:rsidR="000206EB">
              <w:rPr>
                <w:webHidden/>
              </w:rPr>
              <w:instrText xml:space="preserve"> PAGEREF _Toc467159738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39" w:history="1">
            <w:r w:rsidR="000206EB" w:rsidRPr="00AF5FCD">
              <w:rPr>
                <w:rStyle w:val="Hyperlink"/>
              </w:rPr>
              <w:t>13.4</w:t>
            </w:r>
            <w:r w:rsidR="000206EB">
              <w:rPr>
                <w:rFonts w:asciiTheme="minorHAnsi" w:eastAsiaTheme="minorEastAsia" w:hAnsiTheme="minorHAnsi" w:cstheme="minorBidi"/>
                <w:color w:val="auto"/>
                <w:sz w:val="22"/>
                <w:szCs w:val="22"/>
              </w:rPr>
              <w:tab/>
            </w:r>
            <w:r w:rsidR="000206EB" w:rsidRPr="00AF5FCD">
              <w:rPr>
                <w:rStyle w:val="Hyperlink"/>
              </w:rPr>
              <w:t>VNF API Module</w:t>
            </w:r>
            <w:r w:rsidR="000206EB">
              <w:rPr>
                <w:webHidden/>
              </w:rPr>
              <w:tab/>
            </w:r>
            <w:r w:rsidR="000206EB">
              <w:rPr>
                <w:webHidden/>
              </w:rPr>
              <w:fldChar w:fldCharType="begin"/>
            </w:r>
            <w:r w:rsidR="000206EB">
              <w:rPr>
                <w:webHidden/>
              </w:rPr>
              <w:instrText xml:space="preserve"> PAGEREF _Toc467159739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40" w:history="1">
            <w:r w:rsidR="000206EB" w:rsidRPr="00AF5FCD">
              <w:rPr>
                <w:rStyle w:val="Hyperlink"/>
              </w:rPr>
              <w:t>13.5</w:t>
            </w:r>
            <w:r w:rsidR="000206EB">
              <w:rPr>
                <w:rFonts w:asciiTheme="minorHAnsi" w:eastAsiaTheme="minorEastAsia" w:hAnsiTheme="minorHAnsi" w:cstheme="minorBidi"/>
                <w:color w:val="auto"/>
                <w:sz w:val="22"/>
                <w:szCs w:val="22"/>
              </w:rPr>
              <w:tab/>
            </w:r>
            <w:r w:rsidR="000206EB" w:rsidRPr="00AF5FCD">
              <w:rPr>
                <w:rStyle w:val="Hyperlink"/>
              </w:rPr>
              <w:t>VNFM API Module</w:t>
            </w:r>
            <w:r w:rsidR="000206EB">
              <w:rPr>
                <w:webHidden/>
              </w:rPr>
              <w:tab/>
            </w:r>
            <w:r w:rsidR="000206EB">
              <w:rPr>
                <w:webHidden/>
              </w:rPr>
              <w:fldChar w:fldCharType="begin"/>
            </w:r>
            <w:r w:rsidR="000206EB">
              <w:rPr>
                <w:webHidden/>
              </w:rPr>
              <w:instrText xml:space="preserve"> PAGEREF _Toc467159740 \h </w:instrText>
            </w:r>
            <w:r w:rsidR="000206EB">
              <w:rPr>
                <w:webHidden/>
              </w:rPr>
            </w:r>
            <w:r w:rsidR="000206EB">
              <w:rPr>
                <w:webHidden/>
              </w:rPr>
              <w:fldChar w:fldCharType="separate"/>
            </w:r>
            <w:r w:rsidR="000206EB">
              <w:rPr>
                <w:webHidden/>
              </w:rPr>
              <w:t>95</w:t>
            </w:r>
            <w:r w:rsidR="000206EB">
              <w:rPr>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41" w:history="1">
            <w:r w:rsidR="000206EB" w:rsidRPr="00AF5FCD">
              <w:rPr>
                <w:rStyle w:val="Hyperlink"/>
              </w:rPr>
              <w:t>13.5.1</w:t>
            </w:r>
            <w:r w:rsidR="000206EB">
              <w:rPr>
                <w:rFonts w:asciiTheme="minorHAnsi" w:eastAsiaTheme="minorEastAsia" w:hAnsiTheme="minorHAnsi" w:cstheme="minorBidi"/>
                <w:noProof/>
                <w:color w:val="auto"/>
              </w:rPr>
              <w:tab/>
            </w:r>
            <w:r w:rsidR="000206EB" w:rsidRPr="00AF5FCD">
              <w:rPr>
                <w:rStyle w:val="Hyperlink"/>
              </w:rPr>
              <w:t>Software Image</w:t>
            </w:r>
            <w:r w:rsidR="000206EB">
              <w:rPr>
                <w:noProof/>
                <w:webHidden/>
              </w:rPr>
              <w:tab/>
            </w:r>
            <w:r w:rsidR="000206EB">
              <w:rPr>
                <w:noProof/>
                <w:webHidden/>
              </w:rPr>
              <w:fldChar w:fldCharType="begin"/>
            </w:r>
            <w:r w:rsidR="000206EB">
              <w:rPr>
                <w:noProof/>
                <w:webHidden/>
              </w:rPr>
              <w:instrText xml:space="preserve"> PAGEREF _Toc467159741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42" w:history="1">
            <w:r w:rsidR="000206EB" w:rsidRPr="00AF5FCD">
              <w:rPr>
                <w:rStyle w:val="Hyperlink"/>
              </w:rPr>
              <w:t>13.5.2</w:t>
            </w:r>
            <w:r w:rsidR="000206EB">
              <w:rPr>
                <w:rFonts w:asciiTheme="minorHAnsi" w:eastAsiaTheme="minorEastAsia" w:hAnsiTheme="minorHAnsi" w:cstheme="minorBidi"/>
                <w:noProof/>
                <w:color w:val="auto"/>
              </w:rPr>
              <w:tab/>
            </w:r>
            <w:r w:rsidR="000206EB" w:rsidRPr="00AF5FCD">
              <w:rPr>
                <w:rStyle w:val="Hyperlink"/>
              </w:rPr>
              <w:t>VNFD</w:t>
            </w:r>
            <w:r w:rsidR="000206EB">
              <w:rPr>
                <w:noProof/>
                <w:webHidden/>
              </w:rPr>
              <w:tab/>
            </w:r>
            <w:r w:rsidR="000206EB">
              <w:rPr>
                <w:noProof/>
                <w:webHidden/>
              </w:rPr>
              <w:fldChar w:fldCharType="begin"/>
            </w:r>
            <w:r w:rsidR="000206EB">
              <w:rPr>
                <w:noProof/>
                <w:webHidden/>
              </w:rPr>
              <w:instrText xml:space="preserve"> PAGEREF _Toc467159742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43" w:history="1">
            <w:r w:rsidR="000206EB" w:rsidRPr="00AF5FCD">
              <w:rPr>
                <w:rStyle w:val="Hyperlink"/>
              </w:rPr>
              <w:t>13.5.3</w:t>
            </w:r>
            <w:r w:rsidR="000206EB">
              <w:rPr>
                <w:rFonts w:asciiTheme="minorHAnsi" w:eastAsiaTheme="minorEastAsia" w:hAnsiTheme="minorHAnsi" w:cstheme="minorBidi"/>
                <w:noProof/>
                <w:color w:val="auto"/>
              </w:rPr>
              <w:tab/>
            </w:r>
            <w:r w:rsidR="000206EB" w:rsidRPr="00AF5FCD">
              <w:rPr>
                <w:rStyle w:val="Hyperlink"/>
              </w:rPr>
              <w:t>Snapshot</w:t>
            </w:r>
            <w:r w:rsidR="000206EB">
              <w:rPr>
                <w:noProof/>
                <w:webHidden/>
              </w:rPr>
              <w:tab/>
            </w:r>
            <w:r w:rsidR="000206EB">
              <w:rPr>
                <w:noProof/>
                <w:webHidden/>
              </w:rPr>
              <w:fldChar w:fldCharType="begin"/>
            </w:r>
            <w:r w:rsidR="000206EB">
              <w:rPr>
                <w:noProof/>
                <w:webHidden/>
              </w:rPr>
              <w:instrText xml:space="preserve"> PAGEREF _Toc467159743 \h </w:instrText>
            </w:r>
            <w:r w:rsidR="000206EB">
              <w:rPr>
                <w:noProof/>
                <w:webHidden/>
              </w:rPr>
            </w:r>
            <w:r w:rsidR="000206EB">
              <w:rPr>
                <w:noProof/>
                <w:webHidden/>
              </w:rPr>
              <w:fldChar w:fldCharType="separate"/>
            </w:r>
            <w:r w:rsidR="000206EB">
              <w:rPr>
                <w:noProof/>
                <w:webHidden/>
              </w:rPr>
              <w:t>98</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44" w:history="1">
            <w:r w:rsidR="000206EB" w:rsidRPr="00AF5FCD">
              <w:rPr>
                <w:rStyle w:val="Hyperlink"/>
              </w:rPr>
              <w:t>13.5.4</w:t>
            </w:r>
            <w:r w:rsidR="000206EB">
              <w:rPr>
                <w:rFonts w:asciiTheme="minorHAnsi" w:eastAsiaTheme="minorEastAsia" w:hAnsiTheme="minorHAnsi" w:cstheme="minorBidi"/>
                <w:noProof/>
                <w:color w:val="auto"/>
              </w:rPr>
              <w:tab/>
            </w:r>
            <w:r w:rsidR="000206EB" w:rsidRPr="00AF5FCD">
              <w:rPr>
                <w:rStyle w:val="Hyperlink"/>
              </w:rPr>
              <w:t>VNF</w:t>
            </w:r>
            <w:r w:rsidR="000206EB">
              <w:rPr>
                <w:noProof/>
                <w:webHidden/>
              </w:rPr>
              <w:tab/>
            </w:r>
            <w:r w:rsidR="000206EB">
              <w:rPr>
                <w:noProof/>
                <w:webHidden/>
              </w:rPr>
              <w:fldChar w:fldCharType="begin"/>
            </w:r>
            <w:r w:rsidR="000206EB">
              <w:rPr>
                <w:noProof/>
                <w:webHidden/>
              </w:rPr>
              <w:instrText xml:space="preserve"> PAGEREF _Toc467159744 \h </w:instrText>
            </w:r>
            <w:r w:rsidR="000206EB">
              <w:rPr>
                <w:noProof/>
                <w:webHidden/>
              </w:rPr>
            </w:r>
            <w:r w:rsidR="000206EB">
              <w:rPr>
                <w:noProof/>
                <w:webHidden/>
              </w:rPr>
              <w:fldChar w:fldCharType="separate"/>
            </w:r>
            <w:r w:rsidR="000206EB">
              <w:rPr>
                <w:noProof/>
                <w:webHidden/>
              </w:rPr>
              <w:t>103</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45" w:history="1">
            <w:r w:rsidR="000206EB" w:rsidRPr="00AF5FCD">
              <w:rPr>
                <w:rStyle w:val="Hyperlink"/>
              </w:rPr>
              <w:t>13.5.5</w:t>
            </w:r>
            <w:r w:rsidR="000206EB">
              <w:rPr>
                <w:rFonts w:asciiTheme="minorHAnsi" w:eastAsiaTheme="minorEastAsia" w:hAnsiTheme="minorHAnsi" w:cstheme="minorBidi"/>
                <w:noProof/>
                <w:color w:val="auto"/>
              </w:rPr>
              <w:tab/>
            </w:r>
            <w:r w:rsidR="000206EB" w:rsidRPr="00AF5FCD">
              <w:rPr>
                <w:rStyle w:val="Hyperlink"/>
              </w:rPr>
              <w:t>Migration</w:t>
            </w:r>
            <w:r w:rsidR="000206EB">
              <w:rPr>
                <w:noProof/>
                <w:webHidden/>
              </w:rPr>
              <w:tab/>
            </w:r>
            <w:r w:rsidR="000206EB">
              <w:rPr>
                <w:noProof/>
                <w:webHidden/>
              </w:rPr>
              <w:fldChar w:fldCharType="begin"/>
            </w:r>
            <w:r w:rsidR="000206EB">
              <w:rPr>
                <w:noProof/>
                <w:webHidden/>
              </w:rPr>
              <w:instrText xml:space="preserve"> PAGEREF _Toc467159745 \h </w:instrText>
            </w:r>
            <w:r w:rsidR="000206EB">
              <w:rPr>
                <w:noProof/>
                <w:webHidden/>
              </w:rPr>
            </w:r>
            <w:r w:rsidR="000206EB">
              <w:rPr>
                <w:noProof/>
                <w:webHidden/>
              </w:rPr>
              <w:fldChar w:fldCharType="separate"/>
            </w:r>
            <w:r w:rsidR="000206EB">
              <w:rPr>
                <w:noProof/>
                <w:webHidden/>
              </w:rPr>
              <w:t>106</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46" w:history="1">
            <w:r w:rsidR="000206EB" w:rsidRPr="00AF5FCD">
              <w:rPr>
                <w:rStyle w:val="Hyperlink"/>
              </w:rPr>
              <w:t>13.5.6</w:t>
            </w:r>
            <w:r w:rsidR="000206EB">
              <w:rPr>
                <w:rFonts w:asciiTheme="minorHAnsi" w:eastAsiaTheme="minorEastAsia" w:hAnsiTheme="minorHAnsi" w:cstheme="minorBidi"/>
                <w:noProof/>
                <w:color w:val="auto"/>
              </w:rPr>
              <w:tab/>
            </w:r>
            <w:r w:rsidR="000206EB" w:rsidRPr="00AF5FCD">
              <w:rPr>
                <w:rStyle w:val="Hyperlink"/>
              </w:rPr>
              <w:t>vNetwork</w:t>
            </w:r>
            <w:r w:rsidR="000206EB">
              <w:rPr>
                <w:noProof/>
                <w:webHidden/>
              </w:rPr>
              <w:tab/>
            </w:r>
            <w:r w:rsidR="000206EB">
              <w:rPr>
                <w:noProof/>
                <w:webHidden/>
              </w:rPr>
              <w:fldChar w:fldCharType="begin"/>
            </w:r>
            <w:r w:rsidR="000206EB">
              <w:rPr>
                <w:noProof/>
                <w:webHidden/>
              </w:rPr>
              <w:instrText xml:space="preserve"> PAGEREF _Toc467159746 \h </w:instrText>
            </w:r>
            <w:r w:rsidR="000206EB">
              <w:rPr>
                <w:noProof/>
                <w:webHidden/>
              </w:rPr>
            </w:r>
            <w:r w:rsidR="000206EB">
              <w:rPr>
                <w:noProof/>
                <w:webHidden/>
              </w:rPr>
              <w:fldChar w:fldCharType="separate"/>
            </w:r>
            <w:r w:rsidR="000206EB">
              <w:rPr>
                <w:noProof/>
                <w:webHidden/>
              </w:rPr>
              <w:t>107</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47" w:history="1">
            <w:r w:rsidR="000206EB" w:rsidRPr="00AF5FCD">
              <w:rPr>
                <w:rStyle w:val="Hyperlink"/>
              </w:rPr>
              <w:t>13.5.7</w:t>
            </w:r>
            <w:r w:rsidR="000206EB">
              <w:rPr>
                <w:rFonts w:asciiTheme="minorHAnsi" w:eastAsiaTheme="minorEastAsia" w:hAnsiTheme="minorHAnsi" w:cstheme="minorBidi"/>
                <w:noProof/>
                <w:color w:val="auto"/>
              </w:rPr>
              <w:tab/>
            </w:r>
            <w:r w:rsidR="000206EB" w:rsidRPr="00AF5FCD">
              <w:rPr>
                <w:rStyle w:val="Hyperlink"/>
              </w:rPr>
              <w:t>vStorage</w:t>
            </w:r>
            <w:r w:rsidR="000206EB">
              <w:rPr>
                <w:noProof/>
                <w:webHidden/>
              </w:rPr>
              <w:tab/>
            </w:r>
            <w:r w:rsidR="000206EB">
              <w:rPr>
                <w:noProof/>
                <w:webHidden/>
              </w:rPr>
              <w:fldChar w:fldCharType="begin"/>
            </w:r>
            <w:r w:rsidR="000206EB">
              <w:rPr>
                <w:noProof/>
                <w:webHidden/>
              </w:rPr>
              <w:instrText xml:space="preserve"> PAGEREF _Toc467159747 \h </w:instrText>
            </w:r>
            <w:r w:rsidR="000206EB">
              <w:rPr>
                <w:noProof/>
                <w:webHidden/>
              </w:rPr>
            </w:r>
            <w:r w:rsidR="000206EB">
              <w:rPr>
                <w:noProof/>
                <w:webHidden/>
              </w:rPr>
              <w:fldChar w:fldCharType="separate"/>
            </w:r>
            <w:r w:rsidR="000206EB">
              <w:rPr>
                <w:noProof/>
                <w:webHidden/>
              </w:rPr>
              <w:t>108</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48" w:history="1">
            <w:r w:rsidR="000206EB" w:rsidRPr="00AF5FCD">
              <w:rPr>
                <w:rStyle w:val="Hyperlink"/>
              </w:rPr>
              <w:t>13.5.8</w:t>
            </w:r>
            <w:r w:rsidR="000206EB">
              <w:rPr>
                <w:rFonts w:asciiTheme="minorHAnsi" w:eastAsiaTheme="minorEastAsia" w:hAnsiTheme="minorHAnsi" w:cstheme="minorBidi"/>
                <w:noProof/>
                <w:color w:val="auto"/>
              </w:rPr>
              <w:tab/>
            </w:r>
            <w:r w:rsidR="000206EB" w:rsidRPr="00AF5FCD">
              <w:rPr>
                <w:rStyle w:val="Hyperlink"/>
              </w:rPr>
              <w:t>Fault</w:t>
            </w:r>
            <w:r w:rsidR="000206EB">
              <w:rPr>
                <w:noProof/>
                <w:webHidden/>
              </w:rPr>
              <w:tab/>
            </w:r>
            <w:r w:rsidR="000206EB">
              <w:rPr>
                <w:noProof/>
                <w:webHidden/>
              </w:rPr>
              <w:fldChar w:fldCharType="begin"/>
            </w:r>
            <w:r w:rsidR="000206EB">
              <w:rPr>
                <w:noProof/>
                <w:webHidden/>
              </w:rPr>
              <w:instrText xml:space="preserve"> PAGEREF _Toc467159748 \h </w:instrText>
            </w:r>
            <w:r w:rsidR="000206EB">
              <w:rPr>
                <w:noProof/>
                <w:webHidden/>
              </w:rPr>
            </w:r>
            <w:r w:rsidR="000206EB">
              <w:rPr>
                <w:noProof/>
                <w:webHidden/>
              </w:rPr>
              <w:fldChar w:fldCharType="separate"/>
            </w:r>
            <w:r w:rsidR="000206EB">
              <w:rPr>
                <w:noProof/>
                <w:webHidden/>
              </w:rPr>
              <w:t>109</w:t>
            </w:r>
            <w:r w:rsidR="000206EB">
              <w:rPr>
                <w:noProof/>
                <w:webHidden/>
              </w:rPr>
              <w:fldChar w:fldCharType="end"/>
            </w:r>
          </w:hyperlink>
        </w:p>
        <w:p w:rsidR="000206EB" w:rsidRDefault="004E07F3">
          <w:pPr>
            <w:pStyle w:val="TOC3"/>
            <w:rPr>
              <w:rFonts w:asciiTheme="minorHAnsi" w:eastAsiaTheme="minorEastAsia" w:hAnsiTheme="minorHAnsi" w:cstheme="minorBidi"/>
              <w:noProof/>
              <w:color w:val="auto"/>
            </w:rPr>
          </w:pPr>
          <w:hyperlink w:anchor="_Toc467159749" w:history="1">
            <w:r w:rsidR="000206EB" w:rsidRPr="00AF5FCD">
              <w:rPr>
                <w:rStyle w:val="Hyperlink"/>
              </w:rPr>
              <w:t>13.5.9</w:t>
            </w:r>
            <w:r w:rsidR="000206EB">
              <w:rPr>
                <w:rFonts w:asciiTheme="minorHAnsi" w:eastAsiaTheme="minorEastAsia" w:hAnsiTheme="minorHAnsi" w:cstheme="minorBidi"/>
                <w:noProof/>
                <w:color w:val="auto"/>
              </w:rPr>
              <w:tab/>
            </w:r>
            <w:r w:rsidR="000206EB" w:rsidRPr="00AF5FCD">
              <w:rPr>
                <w:rStyle w:val="Hyperlink"/>
              </w:rPr>
              <w:t>Performance</w:t>
            </w:r>
            <w:r w:rsidR="000206EB">
              <w:rPr>
                <w:noProof/>
                <w:webHidden/>
              </w:rPr>
              <w:tab/>
            </w:r>
            <w:r w:rsidR="000206EB">
              <w:rPr>
                <w:noProof/>
                <w:webHidden/>
              </w:rPr>
              <w:fldChar w:fldCharType="begin"/>
            </w:r>
            <w:r w:rsidR="000206EB">
              <w:rPr>
                <w:noProof/>
                <w:webHidden/>
              </w:rPr>
              <w:instrText xml:space="preserve"> PAGEREF _Toc467159749 \h </w:instrText>
            </w:r>
            <w:r w:rsidR="000206EB">
              <w:rPr>
                <w:noProof/>
                <w:webHidden/>
              </w:rPr>
            </w:r>
            <w:r w:rsidR="000206EB">
              <w:rPr>
                <w:noProof/>
                <w:webHidden/>
              </w:rPr>
              <w:fldChar w:fldCharType="separate"/>
            </w:r>
            <w:r w:rsidR="000206EB">
              <w:rPr>
                <w:noProof/>
                <w:webHidden/>
              </w:rPr>
              <w:t>111</w:t>
            </w:r>
            <w:r w:rsidR="000206EB">
              <w:rPr>
                <w:noProof/>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50" w:history="1">
            <w:r w:rsidR="000206EB" w:rsidRPr="00AF5FCD">
              <w:rPr>
                <w:rStyle w:val="Hyperlink"/>
              </w:rPr>
              <w:t>13.6</w:t>
            </w:r>
            <w:r w:rsidR="000206EB">
              <w:rPr>
                <w:rFonts w:asciiTheme="minorHAnsi" w:eastAsiaTheme="minorEastAsia" w:hAnsiTheme="minorHAnsi" w:cstheme="minorBidi"/>
                <w:color w:val="auto"/>
                <w:sz w:val="22"/>
                <w:szCs w:val="22"/>
              </w:rPr>
              <w:tab/>
            </w:r>
            <w:r w:rsidR="000206EB" w:rsidRPr="00AF5FCD">
              <w:rPr>
                <w:rStyle w:val="Hyperlink"/>
              </w:rPr>
              <w:t>VNFD API Module</w:t>
            </w:r>
            <w:r w:rsidR="000206EB">
              <w:rPr>
                <w:webHidden/>
              </w:rPr>
              <w:tab/>
            </w:r>
            <w:r w:rsidR="000206EB">
              <w:rPr>
                <w:webHidden/>
              </w:rPr>
              <w:fldChar w:fldCharType="begin"/>
            </w:r>
            <w:r w:rsidR="000206EB">
              <w:rPr>
                <w:webHidden/>
              </w:rPr>
              <w:instrText xml:space="preserve"> PAGEREF _Toc467159750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51" w:history="1">
            <w:r w:rsidR="000206EB" w:rsidRPr="00AF5FCD">
              <w:rPr>
                <w:rStyle w:val="Hyperlink"/>
              </w:rPr>
              <w:t>13.7</w:t>
            </w:r>
            <w:r w:rsidR="000206EB">
              <w:rPr>
                <w:rFonts w:asciiTheme="minorHAnsi" w:eastAsiaTheme="minorEastAsia" w:hAnsiTheme="minorHAnsi" w:cstheme="minorBidi"/>
                <w:color w:val="auto"/>
                <w:sz w:val="22"/>
                <w:szCs w:val="22"/>
              </w:rPr>
              <w:tab/>
            </w:r>
            <w:r w:rsidR="000206EB" w:rsidRPr="00AF5FCD">
              <w:rPr>
                <w:rStyle w:val="Hyperlink"/>
              </w:rPr>
              <w:t>VIM API Module</w:t>
            </w:r>
            <w:r w:rsidR="000206EB">
              <w:rPr>
                <w:webHidden/>
              </w:rPr>
              <w:tab/>
            </w:r>
            <w:r w:rsidR="000206EB">
              <w:rPr>
                <w:webHidden/>
              </w:rPr>
              <w:fldChar w:fldCharType="begin"/>
            </w:r>
            <w:r w:rsidR="000206EB">
              <w:rPr>
                <w:webHidden/>
              </w:rPr>
              <w:instrText xml:space="preserve"> PAGEREF _Toc467159751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52" w:history="1">
            <w:r w:rsidR="000206EB" w:rsidRPr="00AF5FCD">
              <w:rPr>
                <w:rStyle w:val="Hyperlink"/>
              </w:rPr>
              <w:t>13.8</w:t>
            </w:r>
            <w:r w:rsidR="000206EB">
              <w:rPr>
                <w:rFonts w:asciiTheme="minorHAnsi" w:eastAsiaTheme="minorEastAsia" w:hAnsiTheme="minorHAnsi" w:cstheme="minorBidi"/>
                <w:color w:val="auto"/>
                <w:sz w:val="22"/>
                <w:szCs w:val="22"/>
              </w:rPr>
              <w:tab/>
            </w:r>
            <w:r w:rsidR="000206EB" w:rsidRPr="00AF5FCD">
              <w:rPr>
                <w:rStyle w:val="Hyperlink"/>
              </w:rPr>
              <w:t>Traffic API Module</w:t>
            </w:r>
            <w:r w:rsidR="000206EB">
              <w:rPr>
                <w:webHidden/>
              </w:rPr>
              <w:tab/>
            </w:r>
            <w:r w:rsidR="000206EB">
              <w:rPr>
                <w:webHidden/>
              </w:rPr>
              <w:fldChar w:fldCharType="begin"/>
            </w:r>
            <w:r w:rsidR="000206EB">
              <w:rPr>
                <w:webHidden/>
              </w:rPr>
              <w:instrText xml:space="preserve"> PAGEREF _Toc467159752 \h </w:instrText>
            </w:r>
            <w:r w:rsidR="000206EB">
              <w:rPr>
                <w:webHidden/>
              </w:rPr>
            </w:r>
            <w:r w:rsidR="000206EB">
              <w:rPr>
                <w:webHidden/>
              </w:rPr>
              <w:fldChar w:fldCharType="separate"/>
            </w:r>
            <w:r w:rsidR="000206EB">
              <w:rPr>
                <w:webHidden/>
              </w:rPr>
              <w:t>118</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53" w:history="1">
            <w:r w:rsidR="000206EB" w:rsidRPr="00AF5FCD">
              <w:rPr>
                <w:rStyle w:val="Hyperlink"/>
              </w:rPr>
              <w:t>14</w:t>
            </w:r>
            <w:r w:rsidR="000206EB">
              <w:rPr>
                <w:rFonts w:asciiTheme="minorHAnsi" w:eastAsiaTheme="minorEastAsia" w:hAnsiTheme="minorHAnsi" w:cstheme="minorBidi"/>
                <w:color w:val="auto"/>
                <w:sz w:val="22"/>
                <w:szCs w:val="22"/>
              </w:rPr>
              <w:tab/>
            </w:r>
            <w:r w:rsidR="000206EB" w:rsidRPr="00AF5FCD">
              <w:rPr>
                <w:rStyle w:val="Hyperlink"/>
              </w:rPr>
              <w:t>Test Case Pseudo Code</w:t>
            </w:r>
            <w:r w:rsidR="000206EB">
              <w:rPr>
                <w:webHidden/>
              </w:rPr>
              <w:tab/>
            </w:r>
            <w:r w:rsidR="000206EB">
              <w:rPr>
                <w:webHidden/>
              </w:rPr>
              <w:fldChar w:fldCharType="begin"/>
            </w:r>
            <w:r w:rsidR="000206EB">
              <w:rPr>
                <w:webHidden/>
              </w:rPr>
              <w:instrText xml:space="preserve"> PAGEREF _Toc467159753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54" w:history="1">
            <w:r w:rsidR="000206EB" w:rsidRPr="00AF5FCD">
              <w:rPr>
                <w:rStyle w:val="Hyperlink"/>
              </w:rPr>
              <w:t>14.1</w:t>
            </w:r>
            <w:r w:rsidR="000206EB">
              <w:rPr>
                <w:rFonts w:asciiTheme="minorHAnsi" w:eastAsiaTheme="minorEastAsia" w:hAnsiTheme="minorHAnsi" w:cstheme="minorBidi"/>
                <w:color w:val="auto"/>
                <w:sz w:val="22"/>
                <w:szCs w:val="22"/>
              </w:rPr>
              <w:tab/>
            </w:r>
            <w:r w:rsidR="000206EB" w:rsidRPr="00AF5FCD">
              <w:rPr>
                <w:rStyle w:val="Hyperlink"/>
              </w:rPr>
              <w:t>TC.81 Stop a max scale-up/scaled-out VNF instance in state Active under max traffic load</w:t>
            </w:r>
            <w:r w:rsidR="000206EB">
              <w:rPr>
                <w:webHidden/>
              </w:rPr>
              <w:tab/>
            </w:r>
            <w:r w:rsidR="000206EB">
              <w:rPr>
                <w:webHidden/>
              </w:rPr>
              <w:fldChar w:fldCharType="begin"/>
            </w:r>
            <w:r w:rsidR="000206EB">
              <w:rPr>
                <w:webHidden/>
              </w:rPr>
              <w:instrText xml:space="preserve"> PAGEREF _Toc467159754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55" w:history="1">
            <w:r w:rsidR="000206EB" w:rsidRPr="00AF5FCD">
              <w:rPr>
                <w:rStyle w:val="Hyperlink"/>
              </w:rPr>
              <w:t>15</w:t>
            </w:r>
            <w:r w:rsidR="000206EB">
              <w:rPr>
                <w:rFonts w:asciiTheme="minorHAnsi" w:eastAsiaTheme="minorEastAsia" w:hAnsiTheme="minorHAnsi" w:cstheme="minorBidi"/>
                <w:color w:val="auto"/>
                <w:sz w:val="22"/>
                <w:szCs w:val="22"/>
              </w:rPr>
              <w:tab/>
            </w:r>
            <w:r w:rsidR="000206EB" w:rsidRPr="00AF5FCD">
              <w:rPr>
                <w:rStyle w:val="Hyperlink"/>
              </w:rPr>
              <w:t>List of all Functions</w:t>
            </w:r>
            <w:r w:rsidR="000206EB">
              <w:rPr>
                <w:webHidden/>
              </w:rPr>
              <w:tab/>
            </w:r>
            <w:r w:rsidR="000206EB">
              <w:rPr>
                <w:webHidden/>
              </w:rPr>
              <w:fldChar w:fldCharType="begin"/>
            </w:r>
            <w:r w:rsidR="000206EB">
              <w:rPr>
                <w:webHidden/>
              </w:rPr>
              <w:instrText xml:space="preserve"> PAGEREF _Toc467159755 \h </w:instrText>
            </w:r>
            <w:r w:rsidR="000206EB">
              <w:rPr>
                <w:webHidden/>
              </w:rPr>
            </w:r>
            <w:r w:rsidR="000206EB">
              <w:rPr>
                <w:webHidden/>
              </w:rPr>
              <w:fldChar w:fldCharType="separate"/>
            </w:r>
            <w:r w:rsidR="000206EB">
              <w:rPr>
                <w:webHidden/>
              </w:rPr>
              <w:t>126</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56" w:history="1">
            <w:r w:rsidR="000206EB" w:rsidRPr="00AF5FCD">
              <w:rPr>
                <w:rStyle w:val="Hyperlink"/>
              </w:rPr>
              <w:t>16</w:t>
            </w:r>
            <w:r w:rsidR="000206EB">
              <w:rPr>
                <w:rFonts w:asciiTheme="minorHAnsi" w:eastAsiaTheme="minorEastAsia" w:hAnsiTheme="minorHAnsi" w:cstheme="minorBidi"/>
                <w:color w:val="auto"/>
                <w:sz w:val="22"/>
                <w:szCs w:val="22"/>
              </w:rPr>
              <w:tab/>
            </w:r>
            <w:r w:rsidR="000206EB" w:rsidRPr="00AF5FCD">
              <w:rPr>
                <w:rStyle w:val="Hyperlink"/>
              </w:rPr>
              <w:t>References</w:t>
            </w:r>
            <w:r w:rsidR="000206EB">
              <w:rPr>
                <w:webHidden/>
              </w:rPr>
              <w:tab/>
            </w:r>
            <w:r w:rsidR="000206EB">
              <w:rPr>
                <w:webHidden/>
              </w:rPr>
              <w:fldChar w:fldCharType="begin"/>
            </w:r>
            <w:r w:rsidR="000206EB">
              <w:rPr>
                <w:webHidden/>
              </w:rPr>
              <w:instrText xml:space="preserve"> PAGEREF _Toc467159756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57" w:history="1">
            <w:r w:rsidR="000206EB" w:rsidRPr="00AF5FCD">
              <w:rPr>
                <w:rStyle w:val="Hyperlink"/>
              </w:rPr>
              <w:t>17</w:t>
            </w:r>
            <w:r w:rsidR="000206EB">
              <w:rPr>
                <w:rFonts w:asciiTheme="minorHAnsi" w:eastAsiaTheme="minorEastAsia" w:hAnsiTheme="minorHAnsi" w:cstheme="minorBidi"/>
                <w:color w:val="auto"/>
                <w:sz w:val="22"/>
                <w:szCs w:val="22"/>
              </w:rPr>
              <w:tab/>
            </w:r>
            <w:r w:rsidR="000206EB" w:rsidRPr="00AF5FCD">
              <w:rPr>
                <w:rStyle w:val="Hyperlink"/>
              </w:rPr>
              <w:t>DESIGN CONSIDERATIONS</w:t>
            </w:r>
            <w:r w:rsidR="000206EB">
              <w:rPr>
                <w:webHidden/>
              </w:rPr>
              <w:tab/>
            </w:r>
            <w:r w:rsidR="000206EB">
              <w:rPr>
                <w:webHidden/>
              </w:rPr>
              <w:fldChar w:fldCharType="begin"/>
            </w:r>
            <w:r w:rsidR="000206EB">
              <w:rPr>
                <w:webHidden/>
              </w:rPr>
              <w:instrText xml:space="preserve"> PAGEREF _Toc467159757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4E07F3">
          <w:pPr>
            <w:pStyle w:val="TOC2"/>
            <w:tabs>
              <w:tab w:val="left" w:pos="1000"/>
            </w:tabs>
            <w:rPr>
              <w:rFonts w:asciiTheme="minorHAnsi" w:eastAsiaTheme="minorEastAsia" w:hAnsiTheme="minorHAnsi" w:cstheme="minorBidi"/>
              <w:color w:val="auto"/>
              <w:sz w:val="22"/>
              <w:szCs w:val="22"/>
            </w:rPr>
          </w:pPr>
          <w:hyperlink w:anchor="_Toc467159758" w:history="1">
            <w:r w:rsidR="000206EB" w:rsidRPr="00AF5FCD">
              <w:rPr>
                <w:rStyle w:val="Hyperlink"/>
              </w:rPr>
              <w:t>17.1</w:t>
            </w:r>
            <w:r w:rsidR="000206EB">
              <w:rPr>
                <w:rFonts w:asciiTheme="minorHAnsi" w:eastAsiaTheme="minorEastAsia" w:hAnsiTheme="minorHAnsi" w:cstheme="minorBidi"/>
                <w:color w:val="auto"/>
                <w:sz w:val="22"/>
                <w:szCs w:val="22"/>
              </w:rPr>
              <w:tab/>
            </w:r>
            <w:r w:rsidR="000206EB" w:rsidRPr="00AF5FCD">
              <w:rPr>
                <w:rStyle w:val="Hyperlink"/>
              </w:rPr>
              <w:t>Troubleshooting Aids</w:t>
            </w:r>
            <w:r w:rsidR="000206EB">
              <w:rPr>
                <w:webHidden/>
              </w:rPr>
              <w:tab/>
            </w:r>
            <w:r w:rsidR="000206EB">
              <w:rPr>
                <w:webHidden/>
              </w:rPr>
              <w:fldChar w:fldCharType="begin"/>
            </w:r>
            <w:r w:rsidR="000206EB">
              <w:rPr>
                <w:webHidden/>
              </w:rPr>
              <w:instrText xml:space="preserve"> PAGEREF _Toc467159758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4E07F3">
          <w:pPr>
            <w:pStyle w:val="TOC1"/>
            <w:rPr>
              <w:rFonts w:asciiTheme="minorHAnsi" w:eastAsiaTheme="minorEastAsia" w:hAnsiTheme="minorHAnsi" w:cstheme="minorBidi"/>
              <w:color w:val="auto"/>
              <w:sz w:val="22"/>
              <w:szCs w:val="22"/>
            </w:rPr>
          </w:pPr>
          <w:hyperlink w:anchor="_Toc467159759" w:history="1">
            <w:r w:rsidR="000206EB" w:rsidRPr="00AF5FCD">
              <w:rPr>
                <w:rStyle w:val="Hyperlink"/>
              </w:rPr>
              <w:t>18</w:t>
            </w:r>
            <w:r w:rsidR="000206EB">
              <w:rPr>
                <w:rFonts w:asciiTheme="minorHAnsi" w:eastAsiaTheme="minorEastAsia" w:hAnsiTheme="minorHAnsi" w:cstheme="minorBidi"/>
                <w:color w:val="auto"/>
                <w:sz w:val="22"/>
                <w:szCs w:val="22"/>
              </w:rPr>
              <w:tab/>
            </w:r>
            <w:r w:rsidR="000206EB" w:rsidRPr="00AF5FCD">
              <w:rPr>
                <w:rStyle w:val="Hyperlink"/>
              </w:rPr>
              <w:t>Revision history</w:t>
            </w:r>
            <w:r w:rsidR="000206EB">
              <w:rPr>
                <w:webHidden/>
              </w:rPr>
              <w:tab/>
            </w:r>
            <w:r w:rsidR="000206EB">
              <w:rPr>
                <w:webHidden/>
              </w:rPr>
              <w:fldChar w:fldCharType="begin"/>
            </w:r>
            <w:r w:rsidR="000206EB">
              <w:rPr>
                <w:webHidden/>
              </w:rPr>
              <w:instrText xml:space="preserve"> PAGEREF _Toc467159759 \h </w:instrText>
            </w:r>
            <w:r w:rsidR="000206EB">
              <w:rPr>
                <w:webHidden/>
              </w:rPr>
            </w:r>
            <w:r w:rsidR="000206EB">
              <w:rPr>
                <w:webHidden/>
              </w:rPr>
              <w:fldChar w:fldCharType="separate"/>
            </w:r>
            <w:r w:rsidR="000206EB">
              <w:rPr>
                <w:webHidden/>
              </w:rPr>
              <w:t>129</w:t>
            </w:r>
            <w:r w:rsidR="000206EB">
              <w:rPr>
                <w:webHidden/>
              </w:rPr>
              <w:fldChar w:fldCharType="end"/>
            </w:r>
          </w:hyperlink>
        </w:p>
        <w:p w:rsidR="00F61FCD" w:rsidRDefault="00F61FCD">
          <w:r>
            <w:rPr>
              <w:b/>
              <w:bCs/>
              <w:noProof/>
            </w:rPr>
            <w:fldChar w:fldCharType="end"/>
          </w:r>
        </w:p>
      </w:sdtContent>
    </w:sdt>
    <w:p w:rsidR="00CC7FCD" w:rsidRDefault="00CC7FCD" w:rsidP="002B66BF">
      <w:pPr>
        <w:pStyle w:val="Header"/>
        <w:tabs>
          <w:tab w:val="clear" w:pos="4680"/>
          <w:tab w:val="clear" w:pos="9360"/>
        </w:tabs>
        <w:sectPr w:rsidR="00CC7FCD" w:rsidSect="00F50A76">
          <w:headerReference w:type="even" r:id="rId15"/>
          <w:headerReference w:type="default" r:id="rId16"/>
          <w:footerReference w:type="default" r:id="rId17"/>
          <w:pgSz w:w="12240" w:h="15840" w:code="1"/>
          <w:pgMar w:top="2304" w:right="1080" w:bottom="720" w:left="1440" w:header="720" w:footer="432" w:gutter="0"/>
          <w:pgNumType w:fmt="lowerRoman" w:start="1"/>
          <w:cols w:space="720"/>
          <w:docGrid w:linePitch="360"/>
        </w:sectPr>
      </w:pPr>
    </w:p>
    <w:p w:rsidR="005A676A" w:rsidRDefault="005A676A" w:rsidP="005A676A">
      <w:pPr>
        <w:pStyle w:val="TitleStyle1"/>
        <w:pBdr>
          <w:bottom w:val="single" w:sz="4" w:space="1" w:color="auto"/>
        </w:pBdr>
        <w:jc w:val="center"/>
      </w:pPr>
      <w:bookmarkStart w:id="1" w:name="_Toc454184329"/>
      <w:r>
        <w:lastRenderedPageBreak/>
        <w:t>TABLE OF Test Cases</w:t>
      </w:r>
    </w:p>
    <w:p w:rsidR="001E6CEC" w:rsidRDefault="005A676A">
      <w:pPr>
        <w:pStyle w:val="TOC1"/>
        <w:rPr>
          <w:rFonts w:asciiTheme="minorHAnsi" w:eastAsiaTheme="minorEastAsia" w:hAnsiTheme="minorHAnsi" w:cstheme="minorBidi"/>
          <w:color w:val="auto"/>
          <w:sz w:val="22"/>
          <w:szCs w:val="22"/>
        </w:rPr>
      </w:pPr>
      <w:r>
        <w:fldChar w:fldCharType="begin"/>
      </w:r>
      <w:r>
        <w:instrText xml:space="preserve"> TOC \h \z \t "TestCase,1" </w:instrText>
      </w:r>
      <w:r>
        <w:fldChar w:fldCharType="separate"/>
      </w:r>
      <w:hyperlink w:anchor="_Toc467223332" w:history="1">
        <w:r w:rsidR="001E6CEC" w:rsidRPr="00AB3914">
          <w:rPr>
            <w:rStyle w:val="Hyperlink"/>
          </w:rPr>
          <w:t>TC.VNFD.Coding.001</w:t>
        </w:r>
        <w:r w:rsidR="001E6CEC">
          <w:rPr>
            <w:rFonts w:asciiTheme="minorHAnsi" w:eastAsiaTheme="minorEastAsia" w:hAnsiTheme="minorHAnsi" w:cstheme="minorBidi"/>
            <w:color w:val="auto"/>
            <w:sz w:val="22"/>
            <w:szCs w:val="22"/>
          </w:rPr>
          <w:tab/>
        </w:r>
        <w:r w:rsidR="001E6CEC" w:rsidRPr="00AB3914">
          <w:rPr>
            <w:rStyle w:val="Hyperlink"/>
          </w:rPr>
          <w:t>VNFD XML Coding Validation</w:t>
        </w:r>
        <w:r w:rsidR="001E6CEC">
          <w:rPr>
            <w:webHidden/>
          </w:rPr>
          <w:tab/>
        </w:r>
        <w:r w:rsidR="001E6CEC">
          <w:rPr>
            <w:webHidden/>
          </w:rPr>
          <w:fldChar w:fldCharType="begin"/>
        </w:r>
        <w:r w:rsidR="001E6CEC">
          <w:rPr>
            <w:webHidden/>
          </w:rPr>
          <w:instrText xml:space="preserve"> PAGEREF _Toc467223332 \h </w:instrText>
        </w:r>
        <w:r w:rsidR="001E6CEC">
          <w:rPr>
            <w:webHidden/>
          </w:rPr>
        </w:r>
        <w:r w:rsidR="001E6CEC">
          <w:rPr>
            <w:webHidden/>
          </w:rPr>
          <w:fldChar w:fldCharType="separate"/>
        </w:r>
        <w:r w:rsidR="001E6CEC">
          <w:rPr>
            <w:webHidden/>
          </w:rPr>
          <w:t>13</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33" w:history="1">
        <w:r w:rsidR="001E6CEC" w:rsidRPr="00AB3914">
          <w:rPr>
            <w:rStyle w:val="Hyperlink"/>
          </w:rPr>
          <w:t>TC.VNFD.Coding.002</w:t>
        </w:r>
        <w:r w:rsidR="001E6CEC">
          <w:rPr>
            <w:rFonts w:asciiTheme="minorHAnsi" w:eastAsiaTheme="minorEastAsia" w:hAnsiTheme="minorHAnsi" w:cstheme="minorBidi"/>
            <w:color w:val="auto"/>
            <w:sz w:val="22"/>
            <w:szCs w:val="22"/>
          </w:rPr>
          <w:tab/>
        </w:r>
        <w:r w:rsidR="001E6CEC" w:rsidRPr="00AB3914">
          <w:rPr>
            <w:rStyle w:val="Hyperlink"/>
          </w:rPr>
          <w:t>VNFD YANG Coding Validation</w:t>
        </w:r>
        <w:r w:rsidR="001E6CEC">
          <w:rPr>
            <w:webHidden/>
          </w:rPr>
          <w:tab/>
        </w:r>
        <w:r w:rsidR="001E6CEC">
          <w:rPr>
            <w:webHidden/>
          </w:rPr>
          <w:fldChar w:fldCharType="begin"/>
        </w:r>
        <w:r w:rsidR="001E6CEC">
          <w:rPr>
            <w:webHidden/>
          </w:rPr>
          <w:instrText xml:space="preserve"> PAGEREF _Toc467223333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34" w:history="1">
        <w:r w:rsidR="001E6CEC" w:rsidRPr="00AB3914">
          <w:rPr>
            <w:rStyle w:val="Hyperlink"/>
          </w:rPr>
          <w:t>TC.VNFD.Base.001</w:t>
        </w:r>
        <w:r w:rsidR="001E6CEC">
          <w:rPr>
            <w:rFonts w:asciiTheme="minorHAnsi" w:eastAsiaTheme="minorEastAsia" w:hAnsiTheme="minorHAnsi" w:cstheme="minorBidi"/>
            <w:color w:val="auto"/>
            <w:sz w:val="22"/>
            <w:szCs w:val="22"/>
          </w:rPr>
          <w:tab/>
        </w:r>
        <w:r w:rsidR="001E6CEC" w:rsidRPr="00AB3914">
          <w:rPr>
            <w:rStyle w:val="Hyperlink"/>
          </w:rPr>
          <w:t>VNFD Base unit validation</w:t>
        </w:r>
        <w:r w:rsidR="001E6CEC">
          <w:rPr>
            <w:webHidden/>
          </w:rPr>
          <w:tab/>
        </w:r>
        <w:r w:rsidR="001E6CEC">
          <w:rPr>
            <w:webHidden/>
          </w:rPr>
          <w:fldChar w:fldCharType="begin"/>
        </w:r>
        <w:r w:rsidR="001E6CEC">
          <w:rPr>
            <w:webHidden/>
          </w:rPr>
          <w:instrText xml:space="preserve"> PAGEREF _Toc467223334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35" w:history="1">
        <w:r w:rsidR="001E6CEC" w:rsidRPr="00AB3914">
          <w:rPr>
            <w:rStyle w:val="Hyperlink"/>
          </w:rPr>
          <w:t>TC.VNFD.Base.002</w:t>
        </w:r>
        <w:r w:rsidR="001E6CEC">
          <w:rPr>
            <w:rFonts w:asciiTheme="minorHAnsi" w:eastAsiaTheme="minorEastAsia" w:hAnsiTheme="minorHAnsi" w:cstheme="minorBidi"/>
            <w:color w:val="auto"/>
            <w:sz w:val="22"/>
            <w:szCs w:val="22"/>
          </w:rPr>
          <w:tab/>
        </w:r>
        <w:r w:rsidR="001E6CEC" w:rsidRPr="00AB3914">
          <w:rPr>
            <w:rStyle w:val="Hyperlink"/>
          </w:rPr>
          <w:t>VNFD validation for VNF release deployment</w:t>
        </w:r>
        <w:r w:rsidR="001E6CEC">
          <w:rPr>
            <w:webHidden/>
          </w:rPr>
          <w:tab/>
        </w:r>
        <w:r w:rsidR="001E6CEC">
          <w:rPr>
            <w:webHidden/>
          </w:rPr>
          <w:fldChar w:fldCharType="begin"/>
        </w:r>
        <w:r w:rsidR="001E6CEC">
          <w:rPr>
            <w:webHidden/>
          </w:rPr>
          <w:instrText xml:space="preserve"> PAGEREF _Toc467223335 \h </w:instrText>
        </w:r>
        <w:r w:rsidR="001E6CEC">
          <w:rPr>
            <w:webHidden/>
          </w:rPr>
        </w:r>
        <w:r w:rsidR="001E6CEC">
          <w:rPr>
            <w:webHidden/>
          </w:rPr>
          <w:fldChar w:fldCharType="separate"/>
        </w:r>
        <w:r w:rsidR="001E6CEC">
          <w:rPr>
            <w:webHidden/>
          </w:rPr>
          <w:t>15</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36" w:history="1">
        <w:r w:rsidR="001E6CEC" w:rsidRPr="00AB3914">
          <w:rPr>
            <w:rStyle w:val="Hyperlink"/>
          </w:rPr>
          <w:t>TC.VNFD.VDU.001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_Toc467223336 \h </w:instrText>
        </w:r>
        <w:r w:rsidR="001E6CEC">
          <w:rPr>
            <w:webHidden/>
          </w:rPr>
        </w:r>
        <w:r w:rsidR="001E6CEC">
          <w:rPr>
            <w:webHidden/>
          </w:rPr>
          <w:fldChar w:fldCharType="separate"/>
        </w:r>
        <w:r w:rsidR="001E6CEC">
          <w:rPr>
            <w:webHidden/>
          </w:rPr>
          <w:t>16</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37" w:history="1">
        <w:r w:rsidR="001E6CEC" w:rsidRPr="00AB3914">
          <w:rPr>
            <w:rStyle w:val="Hyperlink"/>
          </w:rPr>
          <w:t>TC.VNFD.VDU.002</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_Toc467223337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38" w:history="1">
        <w:r w:rsidR="001E6CEC" w:rsidRPr="00AB3914">
          <w:rPr>
            <w:rStyle w:val="Hyperlink"/>
          </w:rPr>
          <w:t>TC.VNFD.VDU.003</w:t>
        </w:r>
        <w:r w:rsidR="001E6CEC">
          <w:rPr>
            <w:rFonts w:asciiTheme="minorHAnsi" w:eastAsiaTheme="minorEastAsia" w:hAnsiTheme="minorHAnsi" w:cstheme="minorBidi"/>
            <w:color w:val="auto"/>
            <w:sz w:val="22"/>
            <w:szCs w:val="22"/>
          </w:rPr>
          <w:tab/>
        </w:r>
        <w:r w:rsidR="001E6CEC" w:rsidRPr="00AB3914">
          <w:rPr>
            <w:rStyle w:val="Hyperlink"/>
            <w:lang w:eastAsia="zh-CN"/>
          </w:rPr>
          <w:t>VNFD:VDU CPU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_Toc467223338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39" w:history="1">
        <w:r w:rsidR="001E6CEC" w:rsidRPr="00AB3914">
          <w:rPr>
            <w:rStyle w:val="Hyperlink"/>
          </w:rPr>
          <w:t>TC.VNFD.VDU.004</w:t>
        </w:r>
        <w:r w:rsidR="001E6CEC">
          <w:rPr>
            <w:rFonts w:asciiTheme="minorHAnsi" w:eastAsiaTheme="minorEastAsia" w:hAnsiTheme="minorHAnsi" w:cstheme="minorBidi"/>
            <w:color w:val="auto"/>
            <w:sz w:val="22"/>
            <w:szCs w:val="22"/>
          </w:rPr>
          <w:tab/>
        </w:r>
        <w:r w:rsidR="001E6CEC" w:rsidRPr="00AB3914">
          <w:rPr>
            <w:rStyle w:val="Hyperlink"/>
            <w:lang w:eastAsia="zh-CN"/>
          </w:rPr>
          <w:t>VNFD:VDU Memory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_Toc467223339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40" w:history="1">
        <w:r w:rsidR="001E6CEC" w:rsidRPr="00AB3914">
          <w:rPr>
            <w:rStyle w:val="Hyperlink"/>
          </w:rPr>
          <w:t>TC.VNFD.VDU.005</w:t>
        </w:r>
        <w:r w:rsidR="001E6CEC">
          <w:rPr>
            <w:rFonts w:asciiTheme="minorHAnsi" w:eastAsiaTheme="minorEastAsia" w:hAnsiTheme="minorHAnsi" w:cstheme="minorBidi"/>
            <w:color w:val="auto"/>
            <w:sz w:val="22"/>
            <w:szCs w:val="22"/>
          </w:rPr>
          <w:tab/>
        </w:r>
        <w:r w:rsidR="001E6CEC" w:rsidRPr="00AB3914">
          <w:rPr>
            <w:rStyle w:val="Hyperlink"/>
            <w:lang w:eastAsia="zh-CN"/>
          </w:rPr>
          <w:t>VNFD:VDU security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_Toc467223340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41" w:history="1">
        <w:r w:rsidR="001E6CEC" w:rsidRPr="00AB3914">
          <w:rPr>
            <w:rStyle w:val="Hyperlink"/>
          </w:rPr>
          <w:t>TC.VNFD.VDU.006</w:t>
        </w:r>
        <w:r w:rsidR="001E6CEC">
          <w:rPr>
            <w:rFonts w:asciiTheme="minorHAnsi" w:eastAsiaTheme="minorEastAsia" w:hAnsiTheme="minorHAnsi" w:cstheme="minorBidi"/>
            <w:color w:val="auto"/>
            <w:sz w:val="22"/>
            <w:szCs w:val="22"/>
          </w:rPr>
          <w:tab/>
        </w:r>
        <w:r w:rsidR="001E6CEC" w:rsidRPr="00AB3914">
          <w:rPr>
            <w:rStyle w:val="Hyperlink"/>
            <w:lang w:eastAsia="zh-CN"/>
          </w:rPr>
          <w:t>VNFD:VDU HyperVisor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_Toc467223341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42" w:history="1">
        <w:r w:rsidR="001E6CEC" w:rsidRPr="00AB3914">
          <w:rPr>
            <w:rStyle w:val="Hyperlink"/>
          </w:rPr>
          <w:t>TC.VNFD.VDU.007</w:t>
        </w:r>
        <w:r w:rsidR="001E6CEC">
          <w:rPr>
            <w:rFonts w:asciiTheme="minorHAnsi" w:eastAsiaTheme="minorEastAsia" w:hAnsiTheme="minorHAnsi" w:cstheme="minorBidi"/>
            <w:color w:val="auto"/>
            <w:sz w:val="22"/>
            <w:szCs w:val="22"/>
          </w:rPr>
          <w:tab/>
        </w:r>
        <w:r w:rsidR="001E6CEC" w:rsidRPr="00AB3914">
          <w:rPr>
            <w:rStyle w:val="Hyperlink"/>
            <w:lang w:eastAsia="zh-CN"/>
          </w:rPr>
          <w:t>VNFD:VDU Network Elements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_Toc467223342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43" w:history="1">
        <w:r w:rsidR="001E6CEC" w:rsidRPr="00AB3914">
          <w:rPr>
            <w:rStyle w:val="Hyperlink"/>
          </w:rPr>
          <w:t>TC.VNFD.VDU.008</w:t>
        </w:r>
        <w:r w:rsidR="001E6CEC">
          <w:rPr>
            <w:rFonts w:asciiTheme="minorHAnsi" w:eastAsiaTheme="minorEastAsia" w:hAnsiTheme="minorHAnsi" w:cstheme="minorBidi"/>
            <w:color w:val="auto"/>
            <w:sz w:val="22"/>
            <w:szCs w:val="22"/>
          </w:rPr>
          <w:tab/>
        </w:r>
        <w:r w:rsidR="001E6CEC" w:rsidRPr="00AB3914">
          <w:rPr>
            <w:rStyle w:val="Hyperlink"/>
            <w:lang w:eastAsia="zh-CN"/>
          </w:rPr>
          <w:t xml:space="preserve">VNFD:VDU Virtual Switches </w:t>
        </w:r>
        <w:r w:rsidR="001E6CEC" w:rsidRPr="00AB3914">
          <w:rPr>
            <w:rStyle w:val="Hyperlink"/>
          </w:rPr>
          <w:t>validation</w:t>
        </w:r>
        <w:r w:rsidR="001E6CEC">
          <w:rPr>
            <w:webHidden/>
          </w:rPr>
          <w:tab/>
        </w:r>
        <w:r w:rsidR="001E6CEC">
          <w:rPr>
            <w:webHidden/>
          </w:rPr>
          <w:fldChar w:fldCharType="begin"/>
        </w:r>
        <w:r w:rsidR="001E6CEC">
          <w:rPr>
            <w:webHidden/>
          </w:rPr>
          <w:instrText xml:space="preserve"> PAGEREF _Toc467223343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44" w:history="1">
        <w:r w:rsidR="001E6CEC" w:rsidRPr="00AB3914">
          <w:rPr>
            <w:rStyle w:val="Hyperlink"/>
          </w:rPr>
          <w:t>TC.VNFD.VDU.009</w:t>
        </w:r>
        <w:r w:rsidR="001E6CEC">
          <w:rPr>
            <w:rFonts w:asciiTheme="minorHAnsi" w:eastAsiaTheme="minorEastAsia" w:hAnsiTheme="minorHAnsi" w:cstheme="minorBidi"/>
            <w:color w:val="auto"/>
            <w:sz w:val="22"/>
            <w:szCs w:val="22"/>
          </w:rPr>
          <w:tab/>
        </w:r>
        <w:r w:rsidR="001E6CEC" w:rsidRPr="00AB3914">
          <w:rPr>
            <w:rStyle w:val="Hyperlink"/>
            <w:lang w:eastAsia="zh-CN"/>
          </w:rPr>
          <w:t>VNFD:VDU General Reliability and Availability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_Toc467223344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45" w:history="1">
        <w:r w:rsidR="001E6CEC" w:rsidRPr="00AB3914">
          <w:rPr>
            <w:rStyle w:val="Hyperlink"/>
          </w:rPr>
          <w:t>TC.VNFD.VDU.010</w:t>
        </w:r>
        <w:r w:rsidR="001E6CEC">
          <w:rPr>
            <w:rFonts w:asciiTheme="minorHAnsi" w:eastAsiaTheme="minorEastAsia" w:hAnsiTheme="minorHAnsi" w:cstheme="minorBidi"/>
            <w:color w:val="auto"/>
            <w:sz w:val="22"/>
            <w:szCs w:val="22"/>
          </w:rPr>
          <w:tab/>
        </w:r>
        <w:r w:rsidR="001E6CEC" w:rsidRPr="00AB3914">
          <w:rPr>
            <w:rStyle w:val="Hyperlink"/>
            <w:lang w:eastAsia="zh-CN"/>
          </w:rPr>
          <w:t>VNFD:VDU Storage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_Toc467223345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46" w:history="1">
        <w:r w:rsidR="001E6CEC" w:rsidRPr="00AB3914">
          <w:rPr>
            <w:rStyle w:val="Hyperlink"/>
          </w:rPr>
          <w:t>TC.VNFD.VLINK.001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Virtual Link</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_Toc467223346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47" w:history="1">
        <w:r w:rsidR="001E6CEC" w:rsidRPr="00AB3914">
          <w:rPr>
            <w:rStyle w:val="Hyperlink"/>
          </w:rPr>
          <w:t>TC.VNFD.ConPoint.001</w:t>
        </w:r>
        <w:r w:rsidR="001E6CEC">
          <w:rPr>
            <w:rFonts w:asciiTheme="minorHAnsi" w:eastAsiaTheme="minorEastAsia" w:hAnsiTheme="minorHAnsi" w:cstheme="minorBidi"/>
            <w:color w:val="auto"/>
            <w:sz w:val="22"/>
            <w:szCs w:val="22"/>
          </w:rPr>
          <w:tab/>
        </w:r>
        <w:r w:rsidR="001E6CEC" w:rsidRPr="00AB3914">
          <w:rPr>
            <w:rStyle w:val="Hyperlink"/>
            <w:lang w:eastAsia="zh-CN"/>
          </w:rPr>
          <w:t>VNFD Connection Points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_Toc467223347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48" w:history="1">
        <w:r w:rsidR="001E6CEC" w:rsidRPr="00AB3914">
          <w:rPr>
            <w:rStyle w:val="Hyperlink"/>
          </w:rPr>
          <w:t>TC.VNFD.DEPLOY.001</w:t>
        </w:r>
        <w:r w:rsidR="001E6CEC">
          <w:rPr>
            <w:rFonts w:asciiTheme="minorHAnsi" w:eastAsiaTheme="minorEastAsia" w:hAnsiTheme="minorHAnsi" w:cstheme="minorBidi"/>
            <w:color w:val="auto"/>
            <w:sz w:val="22"/>
            <w:szCs w:val="22"/>
          </w:rPr>
          <w:tab/>
        </w:r>
        <w:r w:rsidR="001E6CEC" w:rsidRPr="00AB3914">
          <w:rPr>
            <w:rStyle w:val="Hyperlink"/>
            <w:lang w:eastAsia="zh-CN"/>
          </w:rPr>
          <w:t>VNFD Deployment Flavors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_Toc467223348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49" w:history="1">
        <w:r w:rsidR="001E6CEC" w:rsidRPr="00AB3914">
          <w:rPr>
            <w:rStyle w:val="Hyperlink"/>
          </w:rPr>
          <w:t>TC.VNF.IMAGE.001</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without filter</w:t>
        </w:r>
        <w:r w:rsidR="001E6CEC">
          <w:rPr>
            <w:webHidden/>
          </w:rPr>
          <w:tab/>
        </w:r>
        <w:r w:rsidR="001E6CEC">
          <w:rPr>
            <w:webHidden/>
          </w:rPr>
          <w:fldChar w:fldCharType="begin"/>
        </w:r>
        <w:r w:rsidR="001E6CEC">
          <w:rPr>
            <w:webHidden/>
          </w:rPr>
          <w:instrText xml:space="preserve"> PAGEREF _Toc467223349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50" w:history="1">
        <w:r w:rsidR="001E6CEC" w:rsidRPr="00AB3914">
          <w:rPr>
            <w:rStyle w:val="Hyperlink"/>
          </w:rPr>
          <w:t>TC.VNF.IMAGE.002</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 filters</w:t>
        </w:r>
        <w:r w:rsidR="001E6CEC">
          <w:rPr>
            <w:webHidden/>
          </w:rPr>
          <w:tab/>
        </w:r>
        <w:r w:rsidR="001E6CEC">
          <w:rPr>
            <w:webHidden/>
          </w:rPr>
          <w:fldChar w:fldCharType="begin"/>
        </w:r>
        <w:r w:rsidR="001E6CEC">
          <w:rPr>
            <w:webHidden/>
          </w:rPr>
          <w:instrText xml:space="preserve"> PAGEREF _Toc467223350 \h </w:instrText>
        </w:r>
        <w:r w:rsidR="001E6CEC">
          <w:rPr>
            <w:webHidden/>
          </w:rPr>
        </w:r>
        <w:r w:rsidR="001E6CEC">
          <w:rPr>
            <w:webHidden/>
          </w:rPr>
          <w:fldChar w:fldCharType="separate"/>
        </w:r>
        <w:r w:rsidR="001E6CEC">
          <w:rPr>
            <w:webHidden/>
          </w:rPr>
          <w:t>23</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51" w:history="1">
        <w:r w:rsidR="001E6CEC" w:rsidRPr="00AB3914">
          <w:rPr>
            <w:rStyle w:val="Hyperlink"/>
          </w:rPr>
          <w:t>TC.VNF.IMAGE.003</w:t>
        </w:r>
        <w:r w:rsidR="001E6CEC">
          <w:rPr>
            <w:rFonts w:asciiTheme="minorHAnsi" w:eastAsiaTheme="minorEastAsia" w:hAnsiTheme="minorHAnsi" w:cstheme="minorBidi"/>
            <w:color w:val="auto"/>
            <w:sz w:val="22"/>
            <w:szCs w:val="22"/>
          </w:rPr>
          <w:tab/>
        </w:r>
        <w:r w:rsidR="001E6CEC" w:rsidRPr="00AB3914">
          <w:rPr>
            <w:rStyle w:val="Hyperlink"/>
          </w:rPr>
          <w:t>Software Image Retrieval with multi vendor release</w:t>
        </w:r>
        <w:r w:rsidR="001E6CEC">
          <w:rPr>
            <w:webHidden/>
          </w:rPr>
          <w:tab/>
        </w:r>
        <w:r w:rsidR="001E6CEC">
          <w:rPr>
            <w:webHidden/>
          </w:rPr>
          <w:fldChar w:fldCharType="begin"/>
        </w:r>
        <w:r w:rsidR="001E6CEC">
          <w:rPr>
            <w:webHidden/>
          </w:rPr>
          <w:instrText xml:space="preserve"> PAGEREF _Toc467223351 \h </w:instrText>
        </w:r>
        <w:r w:rsidR="001E6CEC">
          <w:rPr>
            <w:webHidden/>
          </w:rPr>
        </w:r>
        <w:r w:rsidR="001E6CEC">
          <w:rPr>
            <w:webHidden/>
          </w:rPr>
          <w:fldChar w:fldCharType="separate"/>
        </w:r>
        <w:r w:rsidR="001E6CEC">
          <w:rPr>
            <w:webHidden/>
          </w:rPr>
          <w:t>24</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52" w:history="1">
        <w:r w:rsidR="001E6CEC" w:rsidRPr="00AB3914">
          <w:rPr>
            <w:rStyle w:val="Hyperlink"/>
          </w:rPr>
          <w:t>TC.VNF.IMAGE.004</w:t>
        </w:r>
        <w:r w:rsidR="001E6CEC">
          <w:rPr>
            <w:rFonts w:asciiTheme="minorHAnsi" w:eastAsiaTheme="minorEastAsia" w:hAnsiTheme="minorHAnsi" w:cstheme="minorBidi"/>
            <w:color w:val="auto"/>
            <w:sz w:val="22"/>
            <w:szCs w:val="22"/>
          </w:rPr>
          <w:tab/>
        </w:r>
        <w:r w:rsidR="001E6CEC" w:rsidRPr="00AB3914">
          <w:rPr>
            <w:rStyle w:val="Hyperlink"/>
          </w:rPr>
          <w:t>Life-Cycle management information</w:t>
        </w:r>
        <w:r w:rsidR="001E6CEC">
          <w:rPr>
            <w:webHidden/>
          </w:rPr>
          <w:tab/>
        </w:r>
        <w:r w:rsidR="001E6CEC">
          <w:rPr>
            <w:webHidden/>
          </w:rPr>
          <w:fldChar w:fldCharType="begin"/>
        </w:r>
        <w:r w:rsidR="001E6CEC">
          <w:rPr>
            <w:webHidden/>
          </w:rPr>
          <w:instrText xml:space="preserve"> PAGEREF _Toc467223352 \h </w:instrText>
        </w:r>
        <w:r w:rsidR="001E6CEC">
          <w:rPr>
            <w:webHidden/>
          </w:rPr>
        </w:r>
        <w:r w:rsidR="001E6CEC">
          <w:rPr>
            <w:webHidden/>
          </w:rPr>
          <w:fldChar w:fldCharType="separate"/>
        </w:r>
        <w:r w:rsidR="001E6CEC">
          <w:rPr>
            <w:webHidden/>
          </w:rPr>
          <w:t>26</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53" w:history="1">
        <w:r w:rsidR="001E6CEC" w:rsidRPr="00AB3914">
          <w:rPr>
            <w:rStyle w:val="Hyperlink"/>
          </w:rPr>
          <w:t>TC.VNF.STATE.INST.001</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 configuration file without traffic</w:t>
        </w:r>
        <w:r w:rsidR="001E6CEC">
          <w:rPr>
            <w:webHidden/>
          </w:rPr>
          <w:tab/>
        </w:r>
        <w:r w:rsidR="001E6CEC">
          <w:rPr>
            <w:webHidden/>
          </w:rPr>
          <w:fldChar w:fldCharType="begin"/>
        </w:r>
        <w:r w:rsidR="001E6CEC">
          <w:rPr>
            <w:webHidden/>
          </w:rPr>
          <w:instrText xml:space="preserve"> PAGEREF _Toc467223353 \h </w:instrText>
        </w:r>
        <w:r w:rsidR="001E6CEC">
          <w:rPr>
            <w:webHidden/>
          </w:rPr>
        </w:r>
        <w:r w:rsidR="001E6CEC">
          <w:rPr>
            <w:webHidden/>
          </w:rPr>
          <w:fldChar w:fldCharType="separate"/>
        </w:r>
        <w:r w:rsidR="001E6CEC">
          <w:rPr>
            <w:webHidden/>
          </w:rPr>
          <w:t>27</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54" w:history="1">
        <w:r w:rsidR="001E6CEC" w:rsidRPr="00AB3914">
          <w:rPr>
            <w:rStyle w:val="Hyperlink"/>
          </w:rPr>
          <w:t>TC.VNF.STATE.INST.002</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without traffic without configuration file</w:t>
        </w:r>
        <w:r w:rsidR="001E6CEC">
          <w:rPr>
            <w:webHidden/>
          </w:rPr>
          <w:tab/>
        </w:r>
        <w:r w:rsidR="001E6CEC">
          <w:rPr>
            <w:webHidden/>
          </w:rPr>
          <w:fldChar w:fldCharType="begin"/>
        </w:r>
        <w:r w:rsidR="001E6CEC">
          <w:rPr>
            <w:webHidden/>
          </w:rPr>
          <w:instrText xml:space="preserve"> PAGEREF _Toc467223354 \h </w:instrText>
        </w:r>
        <w:r w:rsidR="001E6CEC">
          <w:rPr>
            <w:webHidden/>
          </w:rPr>
        </w:r>
        <w:r w:rsidR="001E6CEC">
          <w:rPr>
            <w:webHidden/>
          </w:rPr>
          <w:fldChar w:fldCharType="separate"/>
        </w:r>
        <w:r w:rsidR="001E6CEC">
          <w:rPr>
            <w:webHidden/>
          </w:rPr>
          <w:t>28</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55" w:history="1">
        <w:r w:rsidR="001E6CEC" w:rsidRPr="00AB3914">
          <w:rPr>
            <w:rStyle w:val="Hyperlink"/>
          </w:rPr>
          <w:t>TC.VNF.STATE.INST.003</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without traffic</w:t>
        </w:r>
        <w:r w:rsidR="001E6CEC">
          <w:rPr>
            <w:webHidden/>
          </w:rPr>
          <w:tab/>
        </w:r>
        <w:r w:rsidR="001E6CEC">
          <w:rPr>
            <w:webHidden/>
          </w:rPr>
          <w:fldChar w:fldCharType="begin"/>
        </w:r>
        <w:r w:rsidR="001E6CEC">
          <w:rPr>
            <w:webHidden/>
          </w:rPr>
          <w:instrText xml:space="preserve"> PAGEREF _Toc467223355 \h </w:instrText>
        </w:r>
        <w:r w:rsidR="001E6CEC">
          <w:rPr>
            <w:webHidden/>
          </w:rPr>
        </w:r>
        <w:r w:rsidR="001E6CEC">
          <w:rPr>
            <w:webHidden/>
          </w:rPr>
          <w:fldChar w:fldCharType="separate"/>
        </w:r>
        <w:r w:rsidR="001E6CEC">
          <w:rPr>
            <w:webHidden/>
          </w:rPr>
          <w:t>29</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56" w:history="1">
        <w:r w:rsidR="001E6CEC" w:rsidRPr="00AB3914">
          <w:rPr>
            <w:rStyle w:val="Hyperlink"/>
          </w:rPr>
          <w:t>TC.VNF.STATE.INST.004</w:t>
        </w:r>
        <w:r w:rsidR="001E6CEC">
          <w:rPr>
            <w:rFonts w:asciiTheme="minorHAnsi" w:eastAsiaTheme="minorEastAsia" w:hAnsiTheme="minorHAnsi" w:cstheme="minorBidi"/>
            <w:color w:val="auto"/>
            <w:sz w:val="22"/>
            <w:szCs w:val="22"/>
          </w:rPr>
          <w:tab/>
        </w:r>
        <w:r w:rsidR="001E6CEC" w:rsidRPr="00AB3914">
          <w:rPr>
            <w:rStyle w:val="Hyperlink"/>
          </w:rPr>
          <w:t>VNF Instantiation with active Element Management without traffic and failed EM configuration</w:t>
        </w:r>
        <w:r w:rsidR="001E6CEC">
          <w:rPr>
            <w:webHidden/>
          </w:rPr>
          <w:tab/>
        </w:r>
        <w:r w:rsidR="001E6CEC">
          <w:rPr>
            <w:webHidden/>
          </w:rPr>
          <w:fldChar w:fldCharType="begin"/>
        </w:r>
        <w:r w:rsidR="001E6CEC">
          <w:rPr>
            <w:webHidden/>
          </w:rPr>
          <w:instrText xml:space="preserve"> PAGEREF _Toc467223356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57" w:history="1">
        <w:r w:rsidR="001E6CEC" w:rsidRPr="00AB3914">
          <w:rPr>
            <w:rStyle w:val="Hyperlink"/>
          </w:rPr>
          <w:t>TC.VNF.STATE.INST.005</w:t>
        </w:r>
        <w:r w:rsidR="001E6CEC">
          <w:rPr>
            <w:rFonts w:asciiTheme="minorHAnsi" w:eastAsiaTheme="minorEastAsia" w:hAnsiTheme="minorHAnsi" w:cstheme="minorBidi"/>
            <w:color w:val="auto"/>
            <w:sz w:val="22"/>
            <w:szCs w:val="22"/>
          </w:rPr>
          <w:tab/>
        </w:r>
        <w:r w:rsidR="001E6CEC" w:rsidRPr="00AB3914">
          <w:rPr>
            <w:rStyle w:val="Hyperlink"/>
          </w:rPr>
          <w:t>VNF Instantiation with inactive Element Management without traffic</w:t>
        </w:r>
        <w:r w:rsidR="001E6CEC">
          <w:rPr>
            <w:webHidden/>
          </w:rPr>
          <w:tab/>
        </w:r>
        <w:r w:rsidR="001E6CEC">
          <w:rPr>
            <w:webHidden/>
          </w:rPr>
          <w:fldChar w:fldCharType="begin"/>
        </w:r>
        <w:r w:rsidR="001E6CEC">
          <w:rPr>
            <w:webHidden/>
          </w:rPr>
          <w:instrText xml:space="preserve"> PAGEREF _Toc467223357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58" w:history="1">
        <w:r w:rsidR="001E6CEC" w:rsidRPr="00AB3914">
          <w:rPr>
            <w:rStyle w:val="Hyperlink"/>
          </w:rPr>
          <w:t>TC.VNF.STATE.INST.006</w:t>
        </w:r>
        <w:r w:rsidR="001E6CEC">
          <w:rPr>
            <w:rFonts w:asciiTheme="minorHAnsi" w:eastAsiaTheme="minorEastAsia" w:hAnsiTheme="minorHAnsi" w:cstheme="minorBidi"/>
            <w:color w:val="auto"/>
            <w:sz w:val="22"/>
            <w:szCs w:val="22"/>
          </w:rPr>
          <w:tab/>
        </w:r>
        <w:r w:rsidR="001E6CEC" w:rsidRPr="00AB3914">
          <w:rPr>
            <w:rStyle w:val="Hyperlink"/>
          </w:rPr>
          <w:t>VNF Instantiation Failure with missing required virtual resources</w:t>
        </w:r>
        <w:r w:rsidR="001E6CEC">
          <w:rPr>
            <w:webHidden/>
          </w:rPr>
          <w:tab/>
        </w:r>
        <w:r w:rsidR="001E6CEC">
          <w:rPr>
            <w:webHidden/>
          </w:rPr>
          <w:fldChar w:fldCharType="begin"/>
        </w:r>
        <w:r w:rsidR="001E6CEC">
          <w:rPr>
            <w:webHidden/>
          </w:rPr>
          <w:instrText xml:space="preserve"> PAGEREF _Toc467223358 \h </w:instrText>
        </w:r>
        <w:r w:rsidR="001E6CEC">
          <w:rPr>
            <w:webHidden/>
          </w:rPr>
        </w:r>
        <w:r w:rsidR="001E6CEC">
          <w:rPr>
            <w:webHidden/>
          </w:rPr>
          <w:fldChar w:fldCharType="separate"/>
        </w:r>
        <w:r w:rsidR="001E6CEC">
          <w:rPr>
            <w:webHidden/>
          </w:rPr>
          <w:t>31</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59" w:history="1">
        <w:r w:rsidR="001E6CEC" w:rsidRPr="00AB3914">
          <w:rPr>
            <w:rStyle w:val="Hyperlink"/>
          </w:rPr>
          <w:t>TC.VNF.STATE.INST.007</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or inactive Element Management with traffic</w:t>
        </w:r>
        <w:r w:rsidR="001E6CEC">
          <w:rPr>
            <w:webHidden/>
          </w:rPr>
          <w:tab/>
        </w:r>
        <w:r w:rsidR="001E6CEC">
          <w:rPr>
            <w:webHidden/>
          </w:rPr>
          <w:fldChar w:fldCharType="begin"/>
        </w:r>
        <w:r w:rsidR="001E6CEC">
          <w:rPr>
            <w:webHidden/>
          </w:rPr>
          <w:instrText xml:space="preserve"> PAGEREF _Toc467223359 \h </w:instrText>
        </w:r>
        <w:r w:rsidR="001E6CEC">
          <w:rPr>
            <w:webHidden/>
          </w:rPr>
        </w:r>
        <w:r w:rsidR="001E6CEC">
          <w:rPr>
            <w:webHidden/>
          </w:rPr>
          <w:fldChar w:fldCharType="separate"/>
        </w:r>
        <w:r w:rsidR="001E6CEC">
          <w:rPr>
            <w:webHidden/>
          </w:rPr>
          <w:t>32</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60" w:history="1">
        <w:r w:rsidR="001E6CEC" w:rsidRPr="00AB3914">
          <w:rPr>
            <w:rStyle w:val="Hyperlink"/>
          </w:rPr>
          <w:t>TC.VNF.STATE.INST.008</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 traffic</w:t>
        </w:r>
        <w:r w:rsidR="001E6CEC">
          <w:rPr>
            <w:webHidden/>
          </w:rPr>
          <w:tab/>
        </w:r>
        <w:r w:rsidR="001E6CEC">
          <w:rPr>
            <w:webHidden/>
          </w:rPr>
          <w:fldChar w:fldCharType="begin"/>
        </w:r>
        <w:r w:rsidR="001E6CEC">
          <w:rPr>
            <w:webHidden/>
          </w:rPr>
          <w:instrText xml:space="preserve"> PAGEREF _Toc467223360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61" w:history="1">
        <w:r w:rsidR="001E6CEC" w:rsidRPr="00AB3914">
          <w:rPr>
            <w:rStyle w:val="Hyperlink"/>
          </w:rPr>
          <w:t>TC.VNF.STATE.START.001</w:t>
        </w:r>
        <w:r w:rsidR="001E6CEC">
          <w:rPr>
            <w:rFonts w:asciiTheme="minorHAnsi" w:eastAsiaTheme="minorEastAsia" w:hAnsiTheme="minorHAnsi" w:cstheme="minorBidi"/>
            <w:color w:val="auto"/>
            <w:sz w:val="22"/>
            <w:szCs w:val="22"/>
          </w:rPr>
          <w:tab/>
        </w:r>
        <w:r w:rsidR="001E6CEC" w:rsidRPr="00AB3914">
          <w:rPr>
            <w:rStyle w:val="Hyperlink"/>
          </w:rPr>
          <w:t>VNF Start without traffic load</w:t>
        </w:r>
        <w:r w:rsidR="001E6CEC">
          <w:rPr>
            <w:webHidden/>
          </w:rPr>
          <w:tab/>
        </w:r>
        <w:r w:rsidR="001E6CEC">
          <w:rPr>
            <w:webHidden/>
          </w:rPr>
          <w:fldChar w:fldCharType="begin"/>
        </w:r>
        <w:r w:rsidR="001E6CEC">
          <w:rPr>
            <w:webHidden/>
          </w:rPr>
          <w:instrText xml:space="preserve"> PAGEREF _Toc467223361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62" w:history="1">
        <w:r w:rsidR="001E6CEC" w:rsidRPr="00AB3914">
          <w:rPr>
            <w:rStyle w:val="Hyperlink"/>
          </w:rPr>
          <w:t>TC.VNF.STATE.START.002</w:t>
        </w:r>
        <w:r w:rsidR="001E6CEC">
          <w:rPr>
            <w:rFonts w:asciiTheme="minorHAnsi" w:eastAsiaTheme="minorEastAsia" w:hAnsiTheme="minorHAnsi" w:cstheme="minorBidi"/>
            <w:color w:val="auto"/>
            <w:sz w:val="22"/>
            <w:szCs w:val="22"/>
          </w:rPr>
          <w:tab/>
        </w:r>
        <w:r w:rsidR="001E6CEC" w:rsidRPr="00AB3914">
          <w:rPr>
            <w:rStyle w:val="Hyperlink"/>
          </w:rPr>
          <w:t>VNF Start under low traffic load and measure start time</w:t>
        </w:r>
        <w:r w:rsidR="001E6CEC">
          <w:rPr>
            <w:webHidden/>
          </w:rPr>
          <w:tab/>
        </w:r>
        <w:r w:rsidR="001E6CEC">
          <w:rPr>
            <w:webHidden/>
          </w:rPr>
          <w:fldChar w:fldCharType="begin"/>
        </w:r>
        <w:r w:rsidR="001E6CEC">
          <w:rPr>
            <w:webHidden/>
          </w:rPr>
          <w:instrText xml:space="preserve"> PAGEREF _Toc467223362 \h </w:instrText>
        </w:r>
        <w:r w:rsidR="001E6CEC">
          <w:rPr>
            <w:webHidden/>
          </w:rPr>
        </w:r>
        <w:r w:rsidR="001E6CEC">
          <w:rPr>
            <w:webHidden/>
          </w:rPr>
          <w:fldChar w:fldCharType="separate"/>
        </w:r>
        <w:r w:rsidR="001E6CEC">
          <w:rPr>
            <w:webHidden/>
          </w:rPr>
          <w:t>34</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63" w:history="1">
        <w:r w:rsidR="001E6CEC" w:rsidRPr="00AB3914">
          <w:rPr>
            <w:rStyle w:val="Hyperlink"/>
          </w:rPr>
          <w:t>TC.VNF.STATE.START.003</w:t>
        </w:r>
        <w:r w:rsidR="001E6CEC">
          <w:rPr>
            <w:rFonts w:asciiTheme="minorHAnsi" w:eastAsiaTheme="minorEastAsia" w:hAnsiTheme="minorHAnsi" w:cstheme="minorBidi"/>
            <w:color w:val="auto"/>
            <w:sz w:val="22"/>
            <w:szCs w:val="22"/>
          </w:rPr>
          <w:tab/>
        </w:r>
        <w:r w:rsidR="001E6CEC" w:rsidRPr="00AB3914">
          <w:rPr>
            <w:rStyle w:val="Hyperlink"/>
          </w:rPr>
          <w:t>VNF Start in state Instantiated</w:t>
        </w:r>
        <w:r w:rsidR="001E6CEC">
          <w:rPr>
            <w:webHidden/>
          </w:rPr>
          <w:tab/>
        </w:r>
        <w:r w:rsidR="001E6CEC">
          <w:rPr>
            <w:webHidden/>
          </w:rPr>
          <w:fldChar w:fldCharType="begin"/>
        </w:r>
        <w:r w:rsidR="001E6CEC">
          <w:rPr>
            <w:webHidden/>
          </w:rPr>
          <w:instrText xml:space="preserve"> PAGEREF _Toc467223363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64" w:history="1">
        <w:r w:rsidR="001E6CEC" w:rsidRPr="00AB3914">
          <w:rPr>
            <w:rStyle w:val="Hyperlink"/>
          </w:rPr>
          <w:t>TC.VNF.STATE.START.004</w:t>
        </w:r>
        <w:r w:rsidR="001E6CEC">
          <w:rPr>
            <w:rFonts w:asciiTheme="minorHAnsi" w:eastAsiaTheme="minorEastAsia" w:hAnsiTheme="minorHAnsi" w:cstheme="minorBidi"/>
            <w:color w:val="auto"/>
            <w:sz w:val="22"/>
            <w:szCs w:val="22"/>
          </w:rPr>
          <w:tab/>
        </w:r>
        <w:r w:rsidR="001E6CEC" w:rsidRPr="00AB3914">
          <w:rPr>
            <w:rStyle w:val="Hyperlink"/>
          </w:rPr>
          <w:t>VNF Start with normal traffic load and measure start time</w:t>
        </w:r>
        <w:r w:rsidR="001E6CEC">
          <w:rPr>
            <w:webHidden/>
          </w:rPr>
          <w:tab/>
        </w:r>
        <w:r w:rsidR="001E6CEC">
          <w:rPr>
            <w:webHidden/>
          </w:rPr>
          <w:fldChar w:fldCharType="begin"/>
        </w:r>
        <w:r w:rsidR="001E6CEC">
          <w:rPr>
            <w:webHidden/>
          </w:rPr>
          <w:instrText xml:space="preserve"> PAGEREF _Toc467223364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65" w:history="1">
        <w:r w:rsidR="001E6CEC" w:rsidRPr="00AB3914">
          <w:rPr>
            <w:rStyle w:val="Hyperlink"/>
          </w:rPr>
          <w:t>TC.VNF.STATE.STOP.001</w:t>
        </w:r>
        <w:r w:rsidR="001E6CEC">
          <w:rPr>
            <w:rFonts w:asciiTheme="minorHAnsi" w:eastAsiaTheme="minorEastAsia" w:hAnsiTheme="minorHAnsi" w:cstheme="minorBidi"/>
            <w:color w:val="auto"/>
            <w:sz w:val="22"/>
            <w:szCs w:val="22"/>
          </w:rPr>
          <w:tab/>
        </w:r>
        <w:r w:rsidR="001E6CEC" w:rsidRPr="00AB3914">
          <w:rPr>
            <w:rStyle w:val="Hyperlink"/>
          </w:rPr>
          <w:t>VNF Stop without traffic load and measure stop time</w:t>
        </w:r>
        <w:r w:rsidR="001E6CEC">
          <w:rPr>
            <w:webHidden/>
          </w:rPr>
          <w:tab/>
        </w:r>
        <w:r w:rsidR="001E6CEC">
          <w:rPr>
            <w:webHidden/>
          </w:rPr>
          <w:fldChar w:fldCharType="begin"/>
        </w:r>
        <w:r w:rsidR="001E6CEC">
          <w:rPr>
            <w:webHidden/>
          </w:rPr>
          <w:instrText xml:space="preserve"> PAGEREF _Toc467223365 \h </w:instrText>
        </w:r>
        <w:r w:rsidR="001E6CEC">
          <w:rPr>
            <w:webHidden/>
          </w:rPr>
        </w:r>
        <w:r w:rsidR="001E6CEC">
          <w:rPr>
            <w:webHidden/>
          </w:rPr>
          <w:fldChar w:fldCharType="separate"/>
        </w:r>
        <w:r w:rsidR="001E6CEC">
          <w:rPr>
            <w:webHidden/>
          </w:rPr>
          <w:t>36</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66" w:history="1">
        <w:r w:rsidR="001E6CEC" w:rsidRPr="00AB3914">
          <w:rPr>
            <w:rStyle w:val="Hyperlink"/>
          </w:rPr>
          <w:t>TC.VNF.STATE.STOP.002</w:t>
        </w:r>
        <w:r w:rsidR="001E6CEC">
          <w:rPr>
            <w:rFonts w:asciiTheme="minorHAnsi" w:eastAsiaTheme="minorEastAsia" w:hAnsiTheme="minorHAnsi" w:cstheme="minorBidi"/>
            <w:color w:val="auto"/>
            <w:sz w:val="22"/>
            <w:szCs w:val="22"/>
          </w:rPr>
          <w:tab/>
        </w:r>
        <w:r w:rsidR="001E6CEC" w:rsidRPr="00AB3914">
          <w:rPr>
            <w:rStyle w:val="Hyperlink"/>
          </w:rPr>
          <w:t>VNF Stop with low traffic load and measure stop time</w:t>
        </w:r>
        <w:r w:rsidR="001E6CEC">
          <w:rPr>
            <w:webHidden/>
          </w:rPr>
          <w:tab/>
        </w:r>
        <w:r w:rsidR="001E6CEC">
          <w:rPr>
            <w:webHidden/>
          </w:rPr>
          <w:fldChar w:fldCharType="begin"/>
        </w:r>
        <w:r w:rsidR="001E6CEC">
          <w:rPr>
            <w:webHidden/>
          </w:rPr>
          <w:instrText xml:space="preserve"> PAGEREF _Toc467223366 \h </w:instrText>
        </w:r>
        <w:r w:rsidR="001E6CEC">
          <w:rPr>
            <w:webHidden/>
          </w:rPr>
        </w:r>
        <w:r w:rsidR="001E6CEC">
          <w:rPr>
            <w:webHidden/>
          </w:rPr>
          <w:fldChar w:fldCharType="separate"/>
        </w:r>
        <w:r w:rsidR="001E6CEC">
          <w:rPr>
            <w:webHidden/>
          </w:rPr>
          <w:t>37</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67" w:history="1">
        <w:r w:rsidR="001E6CEC" w:rsidRPr="00AB3914">
          <w:rPr>
            <w:rStyle w:val="Hyperlink"/>
          </w:rPr>
          <w:t>TC.VNF.STATE.STOP.003</w:t>
        </w:r>
        <w:r w:rsidR="001E6CEC">
          <w:rPr>
            <w:rFonts w:asciiTheme="minorHAnsi" w:eastAsiaTheme="minorEastAsia" w:hAnsiTheme="minorHAnsi" w:cstheme="minorBidi"/>
            <w:color w:val="auto"/>
            <w:sz w:val="22"/>
            <w:szCs w:val="22"/>
          </w:rPr>
          <w:tab/>
        </w:r>
        <w:r w:rsidR="001E6CEC" w:rsidRPr="00AB3914">
          <w:rPr>
            <w:rStyle w:val="Hyperlink"/>
          </w:rPr>
          <w:t>VNF Stop with normal traffic load and measure stop time</w:t>
        </w:r>
        <w:r w:rsidR="001E6CEC">
          <w:rPr>
            <w:webHidden/>
          </w:rPr>
          <w:tab/>
        </w:r>
        <w:r w:rsidR="001E6CEC">
          <w:rPr>
            <w:webHidden/>
          </w:rPr>
          <w:fldChar w:fldCharType="begin"/>
        </w:r>
        <w:r w:rsidR="001E6CEC">
          <w:rPr>
            <w:webHidden/>
          </w:rPr>
          <w:instrText xml:space="preserve"> PAGEREF _Toc467223367 \h </w:instrText>
        </w:r>
        <w:r w:rsidR="001E6CEC">
          <w:rPr>
            <w:webHidden/>
          </w:rPr>
        </w:r>
        <w:r w:rsidR="001E6CEC">
          <w:rPr>
            <w:webHidden/>
          </w:rPr>
          <w:fldChar w:fldCharType="separate"/>
        </w:r>
        <w:r w:rsidR="001E6CEC">
          <w:rPr>
            <w:webHidden/>
          </w:rPr>
          <w:t>38</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68" w:history="1">
        <w:r w:rsidR="001E6CEC" w:rsidRPr="00AB3914">
          <w:rPr>
            <w:rStyle w:val="Hyperlink"/>
          </w:rPr>
          <w:t>TC.VNF.STATE.TERM.001</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without traffic load</w:t>
        </w:r>
        <w:r w:rsidR="001E6CEC">
          <w:rPr>
            <w:webHidden/>
          </w:rPr>
          <w:tab/>
        </w:r>
        <w:r w:rsidR="001E6CEC">
          <w:rPr>
            <w:webHidden/>
          </w:rPr>
          <w:fldChar w:fldCharType="begin"/>
        </w:r>
        <w:r w:rsidR="001E6CEC">
          <w:rPr>
            <w:webHidden/>
          </w:rPr>
          <w:instrText xml:space="preserve"> PAGEREF _Toc467223368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69"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low traffic load</w:t>
        </w:r>
        <w:r w:rsidR="001E6CEC">
          <w:rPr>
            <w:webHidden/>
          </w:rPr>
          <w:tab/>
        </w:r>
        <w:r w:rsidR="001E6CEC">
          <w:rPr>
            <w:webHidden/>
          </w:rPr>
          <w:fldChar w:fldCharType="begin"/>
        </w:r>
        <w:r w:rsidR="001E6CEC">
          <w:rPr>
            <w:webHidden/>
          </w:rPr>
          <w:instrText xml:space="preserve"> PAGEREF _Toc467223369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70"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max traffic load</w:t>
        </w:r>
        <w:r w:rsidR="001E6CEC">
          <w:rPr>
            <w:webHidden/>
          </w:rPr>
          <w:tab/>
        </w:r>
        <w:r w:rsidR="001E6CEC">
          <w:rPr>
            <w:webHidden/>
          </w:rPr>
          <w:fldChar w:fldCharType="begin"/>
        </w:r>
        <w:r w:rsidR="001E6CEC">
          <w:rPr>
            <w:webHidden/>
          </w:rPr>
          <w:instrText xml:space="preserve"> PAGEREF _Toc467223370 \h </w:instrText>
        </w:r>
        <w:r w:rsidR="001E6CEC">
          <w:rPr>
            <w:webHidden/>
          </w:rPr>
        </w:r>
        <w:r w:rsidR="001E6CEC">
          <w:rPr>
            <w:webHidden/>
          </w:rPr>
          <w:fldChar w:fldCharType="separate"/>
        </w:r>
        <w:r w:rsidR="001E6CEC">
          <w:rPr>
            <w:webHidden/>
          </w:rPr>
          <w:t>40</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71" w:history="1">
        <w:r w:rsidR="001E6CEC" w:rsidRPr="00AB3914">
          <w:rPr>
            <w:rStyle w:val="Hyperlink"/>
          </w:rPr>
          <w:t>TC.VNF.STATE.TERM.003</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without load</w:t>
        </w:r>
        <w:r w:rsidR="001E6CEC">
          <w:rPr>
            <w:webHidden/>
          </w:rPr>
          <w:tab/>
        </w:r>
        <w:r w:rsidR="001E6CEC">
          <w:rPr>
            <w:webHidden/>
          </w:rPr>
          <w:fldChar w:fldCharType="begin"/>
        </w:r>
        <w:r w:rsidR="001E6CEC">
          <w:rPr>
            <w:webHidden/>
          </w:rPr>
          <w:instrText xml:space="preserve"> PAGEREF _Toc467223371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72"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 load</w:t>
        </w:r>
        <w:r w:rsidR="001E6CEC">
          <w:rPr>
            <w:webHidden/>
          </w:rPr>
          <w:tab/>
        </w:r>
        <w:r w:rsidR="001E6CEC">
          <w:rPr>
            <w:webHidden/>
          </w:rPr>
          <w:fldChar w:fldCharType="begin"/>
        </w:r>
        <w:r w:rsidR="001E6CEC">
          <w:rPr>
            <w:webHidden/>
          </w:rPr>
          <w:instrText xml:space="preserve"> PAGEREF _Toc467223372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73"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Instantiated-Not Configured with traffic load</w:t>
        </w:r>
        <w:r w:rsidR="001E6CEC">
          <w:rPr>
            <w:webHidden/>
          </w:rPr>
          <w:tab/>
        </w:r>
        <w:r w:rsidR="001E6CEC">
          <w:rPr>
            <w:webHidden/>
          </w:rPr>
          <w:fldChar w:fldCharType="begin"/>
        </w:r>
        <w:r w:rsidR="001E6CEC">
          <w:rPr>
            <w:webHidden/>
          </w:rPr>
          <w:instrText xml:space="preserve"> PAGEREF _Toc467223373 \h </w:instrText>
        </w:r>
        <w:r w:rsidR="001E6CEC">
          <w:rPr>
            <w:webHidden/>
          </w:rPr>
        </w:r>
        <w:r w:rsidR="001E6CEC">
          <w:rPr>
            <w:webHidden/>
          </w:rPr>
          <w:fldChar w:fldCharType="separate"/>
        </w:r>
        <w:r w:rsidR="001E6CEC">
          <w:rPr>
            <w:webHidden/>
          </w:rPr>
          <w:t>42</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74" w:history="1">
        <w:r w:rsidR="001E6CEC" w:rsidRPr="00AB3914">
          <w:rPr>
            <w:rStyle w:val="Hyperlink"/>
          </w:rPr>
          <w:t>TC.VNF.STATE.UPDATE.001</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Instantiated</w:t>
        </w:r>
        <w:r w:rsidR="001E6CEC">
          <w:rPr>
            <w:webHidden/>
          </w:rPr>
          <w:tab/>
        </w:r>
        <w:r w:rsidR="001E6CEC">
          <w:rPr>
            <w:webHidden/>
          </w:rPr>
          <w:fldChar w:fldCharType="begin"/>
        </w:r>
        <w:r w:rsidR="001E6CEC">
          <w:rPr>
            <w:webHidden/>
          </w:rPr>
          <w:instrText xml:space="preserve"> PAGEREF _Toc467223374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75" w:history="1">
        <w:r w:rsidR="001E6CEC" w:rsidRPr="00AB3914">
          <w:rPr>
            <w:rStyle w:val="Hyperlink"/>
          </w:rPr>
          <w:t>TC.VNF.STATE.UPDATE.002</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Inactive</w:t>
        </w:r>
        <w:r w:rsidR="001E6CEC">
          <w:rPr>
            <w:webHidden/>
          </w:rPr>
          <w:tab/>
        </w:r>
        <w:r w:rsidR="001E6CEC">
          <w:rPr>
            <w:webHidden/>
          </w:rPr>
          <w:fldChar w:fldCharType="begin"/>
        </w:r>
        <w:r w:rsidR="001E6CEC">
          <w:rPr>
            <w:webHidden/>
          </w:rPr>
          <w:instrText xml:space="preserve"> PAGEREF _Toc467223375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76" w:history="1">
        <w:r w:rsidR="001E6CEC" w:rsidRPr="00AB3914">
          <w:rPr>
            <w:rStyle w:val="Hyperlink"/>
          </w:rPr>
          <w:t>TC.VNF.STATE.UPDATE.003</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without traffic</w:t>
        </w:r>
        <w:r w:rsidR="001E6CEC">
          <w:rPr>
            <w:webHidden/>
          </w:rPr>
          <w:tab/>
        </w:r>
        <w:r w:rsidR="001E6CEC">
          <w:rPr>
            <w:webHidden/>
          </w:rPr>
          <w:fldChar w:fldCharType="begin"/>
        </w:r>
        <w:r w:rsidR="001E6CEC">
          <w:rPr>
            <w:webHidden/>
          </w:rPr>
          <w:instrText xml:space="preserve"> PAGEREF _Toc467223376 \h </w:instrText>
        </w:r>
        <w:r w:rsidR="001E6CEC">
          <w:rPr>
            <w:webHidden/>
          </w:rPr>
        </w:r>
        <w:r w:rsidR="001E6CEC">
          <w:rPr>
            <w:webHidden/>
          </w:rPr>
          <w:fldChar w:fldCharType="separate"/>
        </w:r>
        <w:r w:rsidR="001E6CEC">
          <w:rPr>
            <w:webHidden/>
          </w:rPr>
          <w:t>44</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77" w:history="1">
        <w:r w:rsidR="001E6CEC" w:rsidRPr="00AB3914">
          <w:rPr>
            <w:rStyle w:val="Hyperlink"/>
          </w:rPr>
          <w:t>TC.VNF.STATE.UPDATE.004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low traffic</w:t>
        </w:r>
        <w:r w:rsidR="001E6CEC">
          <w:rPr>
            <w:webHidden/>
          </w:rPr>
          <w:tab/>
        </w:r>
        <w:r w:rsidR="001E6CEC">
          <w:rPr>
            <w:webHidden/>
          </w:rPr>
          <w:fldChar w:fldCharType="begin"/>
        </w:r>
        <w:r w:rsidR="001E6CEC">
          <w:rPr>
            <w:webHidden/>
          </w:rPr>
          <w:instrText xml:space="preserve"> PAGEREF _Toc467223377 \h </w:instrText>
        </w:r>
        <w:r w:rsidR="001E6CEC">
          <w:rPr>
            <w:webHidden/>
          </w:rPr>
        </w:r>
        <w:r w:rsidR="001E6CEC">
          <w:rPr>
            <w:webHidden/>
          </w:rPr>
          <w:fldChar w:fldCharType="separate"/>
        </w:r>
        <w:r w:rsidR="001E6CEC">
          <w:rPr>
            <w:webHidden/>
          </w:rPr>
          <w:t>45</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78" w:history="1">
        <w:r w:rsidR="001E6CEC" w:rsidRPr="00AB3914">
          <w:rPr>
            <w:rStyle w:val="Hyperlink"/>
          </w:rPr>
          <w:t>TC.VNF.STATE.UPDATE.005</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normal traffic</w:t>
        </w:r>
        <w:r w:rsidR="001E6CEC">
          <w:rPr>
            <w:webHidden/>
          </w:rPr>
          <w:tab/>
        </w:r>
        <w:r w:rsidR="001E6CEC">
          <w:rPr>
            <w:webHidden/>
          </w:rPr>
          <w:fldChar w:fldCharType="begin"/>
        </w:r>
        <w:r w:rsidR="001E6CEC">
          <w:rPr>
            <w:webHidden/>
          </w:rPr>
          <w:instrText xml:space="preserve"> PAGEREF _Toc467223378 \h </w:instrText>
        </w:r>
        <w:r w:rsidR="001E6CEC">
          <w:rPr>
            <w:webHidden/>
          </w:rPr>
        </w:r>
        <w:r w:rsidR="001E6CEC">
          <w:rPr>
            <w:webHidden/>
          </w:rPr>
          <w:fldChar w:fldCharType="separate"/>
        </w:r>
        <w:r w:rsidR="001E6CEC">
          <w:rPr>
            <w:webHidden/>
          </w:rPr>
          <w:t>46</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79" w:history="1">
        <w:r w:rsidR="001E6CEC" w:rsidRPr="00AB3914">
          <w:rPr>
            <w:rStyle w:val="Hyperlink"/>
          </w:rPr>
          <w:t>TC.VNF.SNAPSHOT.001</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without traffic load</w:t>
        </w:r>
        <w:r w:rsidR="001E6CEC">
          <w:rPr>
            <w:webHidden/>
          </w:rPr>
          <w:tab/>
        </w:r>
        <w:r w:rsidR="001E6CEC">
          <w:rPr>
            <w:webHidden/>
          </w:rPr>
          <w:fldChar w:fldCharType="begin"/>
        </w:r>
        <w:r w:rsidR="001E6CEC">
          <w:rPr>
            <w:webHidden/>
          </w:rPr>
          <w:instrText xml:space="preserve"> PAGEREF _Toc467223379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80" w:history="1">
        <w:r w:rsidR="001E6CEC" w:rsidRPr="00AB3914">
          <w:rPr>
            <w:rStyle w:val="Hyperlink"/>
          </w:rPr>
          <w:t>TC.VNF.SNAPSHOT.002</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under normal traffic load</w:t>
        </w:r>
        <w:r w:rsidR="001E6CEC">
          <w:rPr>
            <w:webHidden/>
          </w:rPr>
          <w:tab/>
        </w:r>
        <w:r w:rsidR="001E6CEC">
          <w:rPr>
            <w:webHidden/>
          </w:rPr>
          <w:fldChar w:fldCharType="begin"/>
        </w:r>
        <w:r w:rsidR="001E6CEC">
          <w:rPr>
            <w:webHidden/>
          </w:rPr>
          <w:instrText xml:space="preserve"> PAGEREF _Toc467223380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81" w:history="1">
        <w:r w:rsidR="001E6CEC" w:rsidRPr="00AB3914">
          <w:rPr>
            <w:rStyle w:val="Hyperlink"/>
          </w:rPr>
          <w:t>TC.VNF.SNAPSHOT.003</w:t>
        </w:r>
        <w:r w:rsidR="001E6CEC">
          <w:rPr>
            <w:rFonts w:asciiTheme="minorHAnsi" w:eastAsiaTheme="minorEastAsia" w:hAnsiTheme="minorHAnsi" w:cstheme="minorBidi"/>
            <w:color w:val="auto"/>
            <w:sz w:val="22"/>
            <w:szCs w:val="22"/>
          </w:rPr>
          <w:tab/>
        </w:r>
        <w:r w:rsidR="001E6CEC" w:rsidRPr="00AB3914">
          <w:rPr>
            <w:rStyle w:val="Hyperlink"/>
          </w:rPr>
          <w:t>Compute Snapshot Instantiation</w:t>
        </w:r>
        <w:r w:rsidR="001E6CEC">
          <w:rPr>
            <w:webHidden/>
          </w:rPr>
          <w:tab/>
        </w:r>
        <w:r w:rsidR="001E6CEC">
          <w:rPr>
            <w:webHidden/>
          </w:rPr>
          <w:fldChar w:fldCharType="begin"/>
        </w:r>
        <w:r w:rsidR="001E6CEC">
          <w:rPr>
            <w:webHidden/>
          </w:rPr>
          <w:instrText xml:space="preserve"> PAGEREF _Toc467223381 \h </w:instrText>
        </w:r>
        <w:r w:rsidR="001E6CEC">
          <w:rPr>
            <w:webHidden/>
          </w:rPr>
        </w:r>
        <w:r w:rsidR="001E6CEC">
          <w:rPr>
            <w:webHidden/>
          </w:rPr>
          <w:fldChar w:fldCharType="separate"/>
        </w:r>
        <w:r w:rsidR="001E6CEC">
          <w:rPr>
            <w:webHidden/>
          </w:rPr>
          <w:t>48</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82" w:history="1">
        <w:r w:rsidR="001E6CEC" w:rsidRPr="00AB3914">
          <w:rPr>
            <w:rStyle w:val="Hyperlink"/>
          </w:rPr>
          <w:t>TC.VNF.SNAPSHOT.004</w:t>
        </w:r>
        <w:r w:rsidR="001E6CEC">
          <w:rPr>
            <w:rFonts w:asciiTheme="minorHAnsi" w:eastAsiaTheme="minorEastAsia" w:hAnsiTheme="minorHAnsi" w:cstheme="minorBidi"/>
            <w:color w:val="auto"/>
            <w:sz w:val="22"/>
            <w:szCs w:val="22"/>
          </w:rPr>
          <w:tab/>
        </w:r>
        <w:r w:rsidR="001E6CEC" w:rsidRPr="00AB3914">
          <w:rPr>
            <w:rStyle w:val="Hyperlink"/>
          </w:rPr>
          <w:t>Storage Snapshot Creation and Deletion</w:t>
        </w:r>
        <w:r w:rsidR="001E6CEC">
          <w:rPr>
            <w:webHidden/>
          </w:rPr>
          <w:tab/>
        </w:r>
        <w:r w:rsidR="001E6CEC">
          <w:rPr>
            <w:webHidden/>
          </w:rPr>
          <w:fldChar w:fldCharType="begin"/>
        </w:r>
        <w:r w:rsidR="001E6CEC">
          <w:rPr>
            <w:webHidden/>
          </w:rPr>
          <w:instrText xml:space="preserve"> PAGEREF _Toc467223382 \h </w:instrText>
        </w:r>
        <w:r w:rsidR="001E6CEC">
          <w:rPr>
            <w:webHidden/>
          </w:rPr>
        </w:r>
        <w:r w:rsidR="001E6CEC">
          <w:rPr>
            <w:webHidden/>
          </w:rPr>
          <w:fldChar w:fldCharType="separate"/>
        </w:r>
        <w:r w:rsidR="001E6CEC">
          <w:rPr>
            <w:webHidden/>
          </w:rPr>
          <w:t>49</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83" w:history="1">
        <w:r w:rsidR="001E6CEC" w:rsidRPr="00AB3914">
          <w:rPr>
            <w:rStyle w:val="Hyperlink"/>
          </w:rPr>
          <w:t>TC.VNF.SNAPSHOT.005</w:t>
        </w:r>
        <w:r w:rsidR="001E6CEC">
          <w:rPr>
            <w:rFonts w:asciiTheme="minorHAnsi" w:eastAsiaTheme="minorEastAsia" w:hAnsiTheme="minorHAnsi" w:cstheme="minorBidi"/>
            <w:color w:val="auto"/>
            <w:sz w:val="22"/>
            <w:szCs w:val="22"/>
          </w:rPr>
          <w:tab/>
        </w:r>
        <w:r w:rsidR="001E6CEC" w:rsidRPr="00AB3914">
          <w:rPr>
            <w:rStyle w:val="Hyperlink"/>
          </w:rPr>
          <w:t>Storage Snapshot Instantiation</w:t>
        </w:r>
        <w:r w:rsidR="001E6CEC">
          <w:rPr>
            <w:webHidden/>
          </w:rPr>
          <w:tab/>
        </w:r>
        <w:r w:rsidR="001E6CEC">
          <w:rPr>
            <w:webHidden/>
          </w:rPr>
          <w:fldChar w:fldCharType="begin"/>
        </w:r>
        <w:r w:rsidR="001E6CEC">
          <w:rPr>
            <w:webHidden/>
          </w:rPr>
          <w:instrText xml:space="preserve"> PAGEREF _Toc467223383 \h </w:instrText>
        </w:r>
        <w:r w:rsidR="001E6CEC">
          <w:rPr>
            <w:webHidden/>
          </w:rPr>
        </w:r>
        <w:r w:rsidR="001E6CEC">
          <w:rPr>
            <w:webHidden/>
          </w:rPr>
          <w:fldChar w:fldCharType="separate"/>
        </w:r>
        <w:r w:rsidR="001E6CEC">
          <w:rPr>
            <w:webHidden/>
          </w:rPr>
          <w:t>50</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84" w:history="1">
        <w:r w:rsidR="001E6CEC" w:rsidRPr="00AB3914">
          <w:rPr>
            <w:rStyle w:val="Hyperlink"/>
          </w:rPr>
          <w:t>TC.VNF.SCALE.UP.001</w:t>
        </w:r>
        <w:r w:rsidR="001E6CEC">
          <w:rPr>
            <w:rFonts w:asciiTheme="minorHAnsi" w:eastAsiaTheme="minorEastAsia" w:hAnsiTheme="minorHAnsi" w:cstheme="minorBidi"/>
            <w:color w:val="auto"/>
            <w:sz w:val="22"/>
            <w:szCs w:val="22"/>
          </w:rPr>
          <w:tab/>
        </w:r>
        <w:r w:rsidR="001E6CEC" w:rsidRPr="00AB3914">
          <w:rPr>
            <w:rStyle w:val="Hyperlink"/>
          </w:rPr>
          <w:t>Scale-up VNF instance</w:t>
        </w:r>
        <w:r w:rsidR="001E6CEC">
          <w:rPr>
            <w:webHidden/>
          </w:rPr>
          <w:tab/>
        </w:r>
        <w:r w:rsidR="001E6CEC">
          <w:rPr>
            <w:webHidden/>
          </w:rPr>
          <w:fldChar w:fldCharType="begin"/>
        </w:r>
        <w:r w:rsidR="001E6CEC">
          <w:rPr>
            <w:webHidden/>
          </w:rPr>
          <w:instrText xml:space="preserve"> PAGEREF _Toc467223384 \h </w:instrText>
        </w:r>
        <w:r w:rsidR="001E6CEC">
          <w:rPr>
            <w:webHidden/>
          </w:rPr>
        </w:r>
        <w:r w:rsidR="001E6CEC">
          <w:rPr>
            <w:webHidden/>
          </w:rPr>
          <w:fldChar w:fldCharType="separate"/>
        </w:r>
        <w:r w:rsidR="001E6CEC">
          <w:rPr>
            <w:webHidden/>
          </w:rPr>
          <w:t>51</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85" w:history="1">
        <w:r w:rsidR="001E6CEC" w:rsidRPr="00AB3914">
          <w:rPr>
            <w:rStyle w:val="Hyperlink"/>
          </w:rPr>
          <w:t>TC.VNF.SCALE.UP.002</w:t>
        </w:r>
        <w:r w:rsidR="001E6CEC">
          <w:rPr>
            <w:rFonts w:asciiTheme="minorHAnsi" w:eastAsiaTheme="minorEastAsia" w:hAnsiTheme="minorHAnsi" w:cstheme="minorBidi"/>
            <w:color w:val="auto"/>
            <w:sz w:val="22"/>
            <w:szCs w:val="22"/>
          </w:rPr>
          <w:tab/>
        </w:r>
        <w:r w:rsidR="001E6CEC" w:rsidRPr="00AB3914">
          <w:rPr>
            <w:rStyle w:val="Hyperlink"/>
          </w:rPr>
          <w:t>Max scale-up VNF instance</w:t>
        </w:r>
        <w:r w:rsidR="001E6CEC">
          <w:rPr>
            <w:webHidden/>
          </w:rPr>
          <w:tab/>
        </w:r>
        <w:r w:rsidR="001E6CEC">
          <w:rPr>
            <w:webHidden/>
          </w:rPr>
          <w:fldChar w:fldCharType="begin"/>
        </w:r>
        <w:r w:rsidR="001E6CEC">
          <w:rPr>
            <w:webHidden/>
          </w:rPr>
          <w:instrText xml:space="preserve"> PAGEREF _Toc467223385 \h </w:instrText>
        </w:r>
        <w:r w:rsidR="001E6CEC">
          <w:rPr>
            <w:webHidden/>
          </w:rPr>
        </w:r>
        <w:r w:rsidR="001E6CEC">
          <w:rPr>
            <w:webHidden/>
          </w:rPr>
          <w:fldChar w:fldCharType="separate"/>
        </w:r>
        <w:r w:rsidR="001E6CEC">
          <w:rPr>
            <w:webHidden/>
          </w:rPr>
          <w:t>52</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86" w:history="1">
        <w:r w:rsidR="001E6CEC" w:rsidRPr="00AB3914">
          <w:rPr>
            <w:rStyle w:val="Hyperlink"/>
          </w:rPr>
          <w:t>TC.VNF.SCALE.UP.003</w:t>
        </w:r>
        <w:r w:rsidR="001E6CEC">
          <w:rPr>
            <w:rFonts w:asciiTheme="minorHAnsi" w:eastAsiaTheme="minorEastAsia" w:hAnsiTheme="minorHAnsi" w:cstheme="minorBidi"/>
            <w:color w:val="auto"/>
            <w:sz w:val="22"/>
            <w:szCs w:val="22"/>
          </w:rPr>
          <w:tab/>
        </w:r>
        <w:r w:rsidR="001E6CEC" w:rsidRPr="00AB3914">
          <w:rPr>
            <w:rStyle w:val="Hyperlink"/>
          </w:rPr>
          <w:t>Scale-down VNF instance</w:t>
        </w:r>
        <w:r w:rsidR="001E6CEC">
          <w:rPr>
            <w:webHidden/>
          </w:rPr>
          <w:tab/>
        </w:r>
        <w:r w:rsidR="001E6CEC">
          <w:rPr>
            <w:webHidden/>
          </w:rPr>
          <w:fldChar w:fldCharType="begin"/>
        </w:r>
        <w:r w:rsidR="001E6CEC">
          <w:rPr>
            <w:webHidden/>
          </w:rPr>
          <w:instrText xml:space="preserve"> PAGEREF _Toc467223386 \h </w:instrText>
        </w:r>
        <w:r w:rsidR="001E6CEC">
          <w:rPr>
            <w:webHidden/>
          </w:rPr>
        </w:r>
        <w:r w:rsidR="001E6CEC">
          <w:rPr>
            <w:webHidden/>
          </w:rPr>
          <w:fldChar w:fldCharType="separate"/>
        </w:r>
        <w:r w:rsidR="001E6CEC">
          <w:rPr>
            <w:webHidden/>
          </w:rPr>
          <w:t>53</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87" w:history="1">
        <w:r w:rsidR="001E6CEC" w:rsidRPr="00AB3914">
          <w:rPr>
            <w:rStyle w:val="Hyperlink"/>
          </w:rPr>
          <w:t>TC.VNF.SCALE.UP.004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Scale-Up</w:t>
        </w:r>
        <w:r w:rsidR="001E6CEC">
          <w:rPr>
            <w:webHidden/>
          </w:rPr>
          <w:tab/>
        </w:r>
        <w:r w:rsidR="001E6CEC">
          <w:rPr>
            <w:webHidden/>
          </w:rPr>
          <w:fldChar w:fldCharType="begin"/>
        </w:r>
        <w:r w:rsidR="001E6CEC">
          <w:rPr>
            <w:webHidden/>
          </w:rPr>
          <w:instrText xml:space="preserve"> PAGEREF _Toc467223387 \h </w:instrText>
        </w:r>
        <w:r w:rsidR="001E6CEC">
          <w:rPr>
            <w:webHidden/>
          </w:rPr>
        </w:r>
        <w:r w:rsidR="001E6CEC">
          <w:rPr>
            <w:webHidden/>
          </w:rPr>
          <w:fldChar w:fldCharType="separate"/>
        </w:r>
        <w:r w:rsidR="001E6CEC">
          <w:rPr>
            <w:webHidden/>
          </w:rPr>
          <w:t>54</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88" w:history="1">
        <w:r w:rsidR="001E6CEC" w:rsidRPr="00AB3914">
          <w:rPr>
            <w:rStyle w:val="Hyperlink"/>
          </w:rPr>
          <w:t>TC.VNF.SCALE.UP.005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Scale-Up</w:t>
        </w:r>
        <w:r w:rsidR="001E6CEC">
          <w:rPr>
            <w:webHidden/>
          </w:rPr>
          <w:tab/>
        </w:r>
        <w:r w:rsidR="001E6CEC">
          <w:rPr>
            <w:webHidden/>
          </w:rPr>
          <w:fldChar w:fldCharType="begin"/>
        </w:r>
        <w:r w:rsidR="001E6CEC">
          <w:rPr>
            <w:webHidden/>
          </w:rPr>
          <w:instrText xml:space="preserve"> PAGEREF _Toc467223388 \h </w:instrText>
        </w:r>
        <w:r w:rsidR="001E6CEC">
          <w:rPr>
            <w:webHidden/>
          </w:rPr>
        </w:r>
        <w:r w:rsidR="001E6CEC">
          <w:rPr>
            <w:webHidden/>
          </w:rPr>
          <w:fldChar w:fldCharType="separate"/>
        </w:r>
        <w:r w:rsidR="001E6CEC">
          <w:rPr>
            <w:webHidden/>
          </w:rPr>
          <w:t>55</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89" w:history="1">
        <w:r w:rsidR="001E6CEC" w:rsidRPr="00AB3914">
          <w:rPr>
            <w:rStyle w:val="Hyperlink"/>
          </w:rPr>
          <w:t>TC.VNF.SCALE.OUT.001</w:t>
        </w:r>
        <w:r w:rsidR="001E6CEC">
          <w:rPr>
            <w:rFonts w:asciiTheme="minorHAnsi" w:eastAsiaTheme="minorEastAsia" w:hAnsiTheme="minorHAnsi" w:cstheme="minorBidi"/>
            <w:color w:val="auto"/>
            <w:sz w:val="22"/>
            <w:szCs w:val="22"/>
          </w:rPr>
          <w:tab/>
        </w:r>
        <w:r w:rsidR="001E6CEC" w:rsidRPr="00AB3914">
          <w:rPr>
            <w:rStyle w:val="Hyperlink"/>
          </w:rPr>
          <w:t>Scale-Out VNF instance</w:t>
        </w:r>
        <w:r w:rsidR="001E6CEC">
          <w:rPr>
            <w:webHidden/>
          </w:rPr>
          <w:tab/>
        </w:r>
        <w:r w:rsidR="001E6CEC">
          <w:rPr>
            <w:webHidden/>
          </w:rPr>
          <w:fldChar w:fldCharType="begin"/>
        </w:r>
        <w:r w:rsidR="001E6CEC">
          <w:rPr>
            <w:webHidden/>
          </w:rPr>
          <w:instrText xml:space="preserve"> PAGEREF _Toc467223389 \h </w:instrText>
        </w:r>
        <w:r w:rsidR="001E6CEC">
          <w:rPr>
            <w:webHidden/>
          </w:rPr>
        </w:r>
        <w:r w:rsidR="001E6CEC">
          <w:rPr>
            <w:webHidden/>
          </w:rPr>
          <w:fldChar w:fldCharType="separate"/>
        </w:r>
        <w:r w:rsidR="001E6CEC">
          <w:rPr>
            <w:webHidden/>
          </w:rPr>
          <w:t>56</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90" w:history="1">
        <w:r w:rsidR="001E6CEC" w:rsidRPr="00AB3914">
          <w:rPr>
            <w:rStyle w:val="Hyperlink"/>
          </w:rPr>
          <w:t>TC.VNF.SCALE.OUT.002</w:t>
        </w:r>
        <w:r w:rsidR="001E6CEC">
          <w:rPr>
            <w:rFonts w:asciiTheme="minorHAnsi" w:eastAsiaTheme="minorEastAsia" w:hAnsiTheme="minorHAnsi" w:cstheme="minorBidi"/>
            <w:color w:val="auto"/>
            <w:sz w:val="22"/>
            <w:szCs w:val="22"/>
          </w:rPr>
          <w:tab/>
        </w:r>
        <w:r w:rsidR="001E6CEC" w:rsidRPr="00AB3914">
          <w:rPr>
            <w:rStyle w:val="Hyperlink"/>
          </w:rPr>
          <w:t>Max scale-out VNF instance</w:t>
        </w:r>
        <w:r w:rsidR="001E6CEC">
          <w:rPr>
            <w:webHidden/>
          </w:rPr>
          <w:tab/>
        </w:r>
        <w:r w:rsidR="001E6CEC">
          <w:rPr>
            <w:webHidden/>
          </w:rPr>
          <w:fldChar w:fldCharType="begin"/>
        </w:r>
        <w:r w:rsidR="001E6CEC">
          <w:rPr>
            <w:webHidden/>
          </w:rPr>
          <w:instrText xml:space="preserve"> PAGEREF _Toc467223390 \h </w:instrText>
        </w:r>
        <w:r w:rsidR="001E6CEC">
          <w:rPr>
            <w:webHidden/>
          </w:rPr>
        </w:r>
        <w:r w:rsidR="001E6CEC">
          <w:rPr>
            <w:webHidden/>
          </w:rPr>
          <w:fldChar w:fldCharType="separate"/>
        </w:r>
        <w:r w:rsidR="001E6CEC">
          <w:rPr>
            <w:webHidden/>
          </w:rPr>
          <w:t>57</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91" w:history="1">
        <w:r w:rsidR="001E6CEC" w:rsidRPr="00AB3914">
          <w:rPr>
            <w:rStyle w:val="Hyperlink"/>
          </w:rPr>
          <w:t>TC.VNF.SCALE.OUT.003</w:t>
        </w:r>
        <w:r w:rsidR="001E6CEC">
          <w:rPr>
            <w:rFonts w:asciiTheme="minorHAnsi" w:eastAsiaTheme="minorEastAsia" w:hAnsiTheme="minorHAnsi" w:cstheme="minorBidi"/>
            <w:color w:val="auto"/>
            <w:sz w:val="22"/>
            <w:szCs w:val="22"/>
          </w:rPr>
          <w:tab/>
        </w:r>
        <w:r w:rsidR="001E6CEC" w:rsidRPr="00AB3914">
          <w:rPr>
            <w:rStyle w:val="Hyperlink"/>
          </w:rPr>
          <w:t>Scale-in VNF instance</w:t>
        </w:r>
        <w:r w:rsidR="001E6CEC">
          <w:rPr>
            <w:webHidden/>
          </w:rPr>
          <w:tab/>
        </w:r>
        <w:r w:rsidR="001E6CEC">
          <w:rPr>
            <w:webHidden/>
          </w:rPr>
          <w:fldChar w:fldCharType="begin"/>
        </w:r>
        <w:r w:rsidR="001E6CEC">
          <w:rPr>
            <w:webHidden/>
          </w:rPr>
          <w:instrText xml:space="preserve"> PAGEREF _Toc467223391 \h </w:instrText>
        </w:r>
        <w:r w:rsidR="001E6CEC">
          <w:rPr>
            <w:webHidden/>
          </w:rPr>
        </w:r>
        <w:r w:rsidR="001E6CEC">
          <w:rPr>
            <w:webHidden/>
          </w:rPr>
          <w:fldChar w:fldCharType="separate"/>
        </w:r>
        <w:r w:rsidR="001E6CEC">
          <w:rPr>
            <w:webHidden/>
          </w:rPr>
          <w:t>58</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92" w:history="1">
        <w:r w:rsidR="001E6CEC" w:rsidRPr="00AB3914">
          <w:rPr>
            <w:rStyle w:val="Hyperlink"/>
          </w:rPr>
          <w:t>TC.VNF.SCALE.OUT.004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scale-out</w:t>
        </w:r>
        <w:r w:rsidR="001E6CEC">
          <w:rPr>
            <w:webHidden/>
          </w:rPr>
          <w:tab/>
        </w:r>
        <w:r w:rsidR="001E6CEC">
          <w:rPr>
            <w:webHidden/>
          </w:rPr>
          <w:fldChar w:fldCharType="begin"/>
        </w:r>
        <w:r w:rsidR="001E6CEC">
          <w:rPr>
            <w:webHidden/>
          </w:rPr>
          <w:instrText xml:space="preserve"> PAGEREF _Toc467223392 \h </w:instrText>
        </w:r>
        <w:r w:rsidR="001E6CEC">
          <w:rPr>
            <w:webHidden/>
          </w:rPr>
        </w:r>
        <w:r w:rsidR="001E6CEC">
          <w:rPr>
            <w:webHidden/>
          </w:rPr>
          <w:fldChar w:fldCharType="separate"/>
        </w:r>
        <w:r w:rsidR="001E6CEC">
          <w:rPr>
            <w:webHidden/>
          </w:rPr>
          <w:t>59</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93" w:history="1">
        <w:r w:rsidR="001E6CEC" w:rsidRPr="00AB3914">
          <w:rPr>
            <w:rStyle w:val="Hyperlink"/>
          </w:rPr>
          <w:t>TC.VNF.SCALE.OUT.005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scale-in</w:t>
        </w:r>
        <w:r w:rsidR="001E6CEC">
          <w:rPr>
            <w:webHidden/>
          </w:rPr>
          <w:tab/>
        </w:r>
        <w:r w:rsidR="001E6CEC">
          <w:rPr>
            <w:webHidden/>
          </w:rPr>
          <w:fldChar w:fldCharType="begin"/>
        </w:r>
        <w:r w:rsidR="001E6CEC">
          <w:rPr>
            <w:webHidden/>
          </w:rPr>
          <w:instrText xml:space="preserve"> PAGEREF _Toc467223393 \h </w:instrText>
        </w:r>
        <w:r w:rsidR="001E6CEC">
          <w:rPr>
            <w:webHidden/>
          </w:rPr>
        </w:r>
        <w:r w:rsidR="001E6CEC">
          <w:rPr>
            <w:webHidden/>
          </w:rPr>
          <w:fldChar w:fldCharType="separate"/>
        </w:r>
        <w:r w:rsidR="001E6CEC">
          <w:rPr>
            <w:webHidden/>
          </w:rPr>
          <w:t>60</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94" w:history="1">
        <w:r w:rsidR="001E6CEC" w:rsidRPr="00AB3914">
          <w:rPr>
            <w:rStyle w:val="Hyperlink"/>
          </w:rPr>
          <w:t>TC.VNF.MIGRATE.001</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without traffic load</w:t>
        </w:r>
        <w:r w:rsidR="001E6CEC">
          <w:rPr>
            <w:webHidden/>
          </w:rPr>
          <w:tab/>
        </w:r>
        <w:r w:rsidR="001E6CEC">
          <w:rPr>
            <w:webHidden/>
          </w:rPr>
          <w:fldChar w:fldCharType="begin"/>
        </w:r>
        <w:r w:rsidR="001E6CEC">
          <w:rPr>
            <w:webHidden/>
          </w:rPr>
          <w:instrText xml:space="preserve"> PAGEREF _Toc467223394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95" w:history="1">
        <w:r w:rsidR="001E6CEC" w:rsidRPr="00AB3914">
          <w:rPr>
            <w:rStyle w:val="Hyperlink"/>
          </w:rPr>
          <w:t>TC.VNF.MIGRATE.002</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under traffic load</w:t>
        </w:r>
        <w:r w:rsidR="001E6CEC">
          <w:rPr>
            <w:webHidden/>
          </w:rPr>
          <w:tab/>
        </w:r>
        <w:r w:rsidR="001E6CEC">
          <w:rPr>
            <w:webHidden/>
          </w:rPr>
          <w:fldChar w:fldCharType="begin"/>
        </w:r>
        <w:r w:rsidR="001E6CEC">
          <w:rPr>
            <w:webHidden/>
          </w:rPr>
          <w:instrText xml:space="preserve"> PAGEREF _Toc467223395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96" w:history="1">
        <w:r w:rsidR="001E6CEC" w:rsidRPr="00AB3914">
          <w:rPr>
            <w:rStyle w:val="Hyperlink"/>
          </w:rPr>
          <w:t>TC.VNF.MIGRATE.003</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without traffic load</w:t>
        </w:r>
        <w:r w:rsidR="001E6CEC">
          <w:rPr>
            <w:webHidden/>
          </w:rPr>
          <w:tab/>
        </w:r>
        <w:r w:rsidR="001E6CEC">
          <w:rPr>
            <w:webHidden/>
          </w:rPr>
          <w:fldChar w:fldCharType="begin"/>
        </w:r>
        <w:r w:rsidR="001E6CEC">
          <w:rPr>
            <w:webHidden/>
          </w:rPr>
          <w:instrText xml:space="preserve"> PAGEREF _Toc467223396 \h </w:instrText>
        </w:r>
        <w:r w:rsidR="001E6CEC">
          <w:rPr>
            <w:webHidden/>
          </w:rPr>
        </w:r>
        <w:r w:rsidR="001E6CEC">
          <w:rPr>
            <w:webHidden/>
          </w:rPr>
          <w:fldChar w:fldCharType="separate"/>
        </w:r>
        <w:r w:rsidR="001E6CEC">
          <w:rPr>
            <w:webHidden/>
          </w:rPr>
          <w:t>63</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97" w:history="1">
        <w:r w:rsidR="001E6CEC" w:rsidRPr="00AB3914">
          <w:rPr>
            <w:rStyle w:val="Hyperlink"/>
          </w:rPr>
          <w:t>TC.VNF.MIGRATE.004</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under traffic load</w:t>
        </w:r>
        <w:r w:rsidR="001E6CEC">
          <w:rPr>
            <w:webHidden/>
          </w:rPr>
          <w:tab/>
        </w:r>
        <w:r w:rsidR="001E6CEC">
          <w:rPr>
            <w:webHidden/>
          </w:rPr>
          <w:fldChar w:fldCharType="begin"/>
        </w:r>
        <w:r w:rsidR="001E6CEC">
          <w:rPr>
            <w:webHidden/>
          </w:rPr>
          <w:instrText xml:space="preserve"> PAGEREF _Toc467223397 \h </w:instrText>
        </w:r>
        <w:r w:rsidR="001E6CEC">
          <w:rPr>
            <w:webHidden/>
          </w:rPr>
        </w:r>
        <w:r w:rsidR="001E6CEC">
          <w:rPr>
            <w:webHidden/>
          </w:rPr>
          <w:fldChar w:fldCharType="separate"/>
        </w:r>
        <w:r w:rsidR="001E6CEC">
          <w:rPr>
            <w:webHidden/>
          </w:rPr>
          <w:t>64</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98" w:history="1">
        <w:r w:rsidR="001E6CEC" w:rsidRPr="00AB3914">
          <w:rPr>
            <w:rStyle w:val="Hyperlink"/>
          </w:rPr>
          <w:t>TC.VNF.VNETWORK.001</w:t>
        </w:r>
        <w:r w:rsidR="001E6CEC">
          <w:rPr>
            <w:rFonts w:asciiTheme="minorHAnsi" w:eastAsiaTheme="minorEastAsia" w:hAnsiTheme="minorHAnsi" w:cstheme="minorBidi"/>
            <w:color w:val="auto"/>
            <w:sz w:val="22"/>
            <w:szCs w:val="22"/>
          </w:rPr>
          <w:tab/>
        </w:r>
        <w:r w:rsidR="001E6CEC" w:rsidRPr="00AB3914">
          <w:rPr>
            <w:rStyle w:val="Hyperlink"/>
          </w:rPr>
          <w:t>vNetworks resources</w:t>
        </w:r>
        <w:r w:rsidR="001E6CEC">
          <w:rPr>
            <w:webHidden/>
          </w:rPr>
          <w:tab/>
        </w:r>
        <w:r w:rsidR="001E6CEC">
          <w:rPr>
            <w:webHidden/>
          </w:rPr>
          <w:fldChar w:fldCharType="begin"/>
        </w:r>
        <w:r w:rsidR="001E6CEC">
          <w:rPr>
            <w:webHidden/>
          </w:rPr>
          <w:instrText xml:space="preserve"> PAGEREF _Toc467223398 \h </w:instrText>
        </w:r>
        <w:r w:rsidR="001E6CEC">
          <w:rPr>
            <w:webHidden/>
          </w:rPr>
        </w:r>
        <w:r w:rsidR="001E6CEC">
          <w:rPr>
            <w:webHidden/>
          </w:rPr>
          <w:fldChar w:fldCharType="separate"/>
        </w:r>
        <w:r w:rsidR="001E6CEC">
          <w:rPr>
            <w:webHidden/>
          </w:rPr>
          <w:t>66</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399" w:history="1">
        <w:r w:rsidR="001E6CEC" w:rsidRPr="00AB3914">
          <w:rPr>
            <w:rStyle w:val="Hyperlink"/>
          </w:rPr>
          <w:t>TC.VNF.VNETWORK.002</w:t>
        </w:r>
        <w:r w:rsidR="001E6CEC">
          <w:rPr>
            <w:rFonts w:asciiTheme="minorHAnsi" w:eastAsiaTheme="minorEastAsia" w:hAnsiTheme="minorHAnsi" w:cstheme="minorBidi"/>
            <w:color w:val="auto"/>
            <w:sz w:val="22"/>
            <w:szCs w:val="22"/>
          </w:rPr>
          <w:tab/>
        </w:r>
        <w:r w:rsidR="001E6CEC" w:rsidRPr="00AB3914">
          <w:rPr>
            <w:rStyle w:val="Hyperlink"/>
          </w:rPr>
          <w:t>VNFM is able to modify the bandwidth of the vNetwork</w:t>
        </w:r>
        <w:r w:rsidR="001E6CEC">
          <w:rPr>
            <w:webHidden/>
          </w:rPr>
          <w:tab/>
        </w:r>
        <w:r w:rsidR="001E6CEC">
          <w:rPr>
            <w:webHidden/>
          </w:rPr>
          <w:fldChar w:fldCharType="begin"/>
        </w:r>
        <w:r w:rsidR="001E6CEC">
          <w:rPr>
            <w:webHidden/>
          </w:rPr>
          <w:instrText xml:space="preserve"> PAGEREF _Toc467223399 \h </w:instrText>
        </w:r>
        <w:r w:rsidR="001E6CEC">
          <w:rPr>
            <w:webHidden/>
          </w:rPr>
        </w:r>
        <w:r w:rsidR="001E6CEC">
          <w:rPr>
            <w:webHidden/>
          </w:rPr>
          <w:fldChar w:fldCharType="separate"/>
        </w:r>
        <w:r w:rsidR="001E6CEC">
          <w:rPr>
            <w:webHidden/>
          </w:rPr>
          <w:t>67</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00" w:history="1">
        <w:r w:rsidR="001E6CEC" w:rsidRPr="00AB3914">
          <w:rPr>
            <w:rStyle w:val="Hyperlink"/>
          </w:rPr>
          <w:t>TC.VNF.VSTORAGE.001</w:t>
        </w:r>
        <w:r w:rsidR="001E6CEC">
          <w:rPr>
            <w:rFonts w:asciiTheme="minorHAnsi" w:eastAsiaTheme="minorEastAsia" w:hAnsiTheme="minorHAnsi" w:cstheme="minorBidi"/>
            <w:color w:val="auto"/>
            <w:sz w:val="22"/>
            <w:szCs w:val="22"/>
          </w:rPr>
          <w:tab/>
        </w:r>
        <w:r w:rsidR="001E6CEC" w:rsidRPr="00AB3914">
          <w:rPr>
            <w:rStyle w:val="Hyperlink"/>
          </w:rPr>
          <w:t>Increase of vStorage</w:t>
        </w:r>
        <w:r w:rsidR="001E6CEC">
          <w:rPr>
            <w:webHidden/>
          </w:rPr>
          <w:tab/>
        </w:r>
        <w:r w:rsidR="001E6CEC">
          <w:rPr>
            <w:webHidden/>
          </w:rPr>
          <w:fldChar w:fldCharType="begin"/>
        </w:r>
        <w:r w:rsidR="001E6CEC">
          <w:rPr>
            <w:webHidden/>
          </w:rPr>
          <w:instrText xml:space="preserve"> PAGEREF _Toc467223400 \h </w:instrText>
        </w:r>
        <w:r w:rsidR="001E6CEC">
          <w:rPr>
            <w:webHidden/>
          </w:rPr>
        </w:r>
        <w:r w:rsidR="001E6CEC">
          <w:rPr>
            <w:webHidden/>
          </w:rPr>
          <w:fldChar w:fldCharType="separate"/>
        </w:r>
        <w:r w:rsidR="001E6CEC">
          <w:rPr>
            <w:webHidden/>
          </w:rPr>
          <w:t>68</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01" w:history="1">
        <w:r w:rsidR="001E6CEC" w:rsidRPr="00AB3914">
          <w:rPr>
            <w:rStyle w:val="Hyperlink"/>
          </w:rPr>
          <w:t>TC.VNF.VSTORAGE.002</w:t>
        </w:r>
        <w:r w:rsidR="001E6CEC">
          <w:rPr>
            <w:rFonts w:asciiTheme="minorHAnsi" w:eastAsiaTheme="minorEastAsia" w:hAnsiTheme="minorHAnsi" w:cstheme="minorBidi"/>
            <w:color w:val="auto"/>
            <w:sz w:val="22"/>
            <w:szCs w:val="22"/>
          </w:rPr>
          <w:tab/>
        </w:r>
        <w:r w:rsidR="001E6CEC" w:rsidRPr="00AB3914">
          <w:rPr>
            <w:rStyle w:val="Hyperlink"/>
          </w:rPr>
          <w:t>Decrease of vStorage</w:t>
        </w:r>
        <w:r w:rsidR="001E6CEC">
          <w:rPr>
            <w:webHidden/>
          </w:rPr>
          <w:tab/>
        </w:r>
        <w:r w:rsidR="001E6CEC">
          <w:rPr>
            <w:webHidden/>
          </w:rPr>
          <w:fldChar w:fldCharType="begin"/>
        </w:r>
        <w:r w:rsidR="001E6CEC">
          <w:rPr>
            <w:webHidden/>
          </w:rPr>
          <w:instrText xml:space="preserve"> PAGEREF _Toc467223401 \h </w:instrText>
        </w:r>
        <w:r w:rsidR="001E6CEC">
          <w:rPr>
            <w:webHidden/>
          </w:rPr>
        </w:r>
        <w:r w:rsidR="001E6CEC">
          <w:rPr>
            <w:webHidden/>
          </w:rPr>
          <w:fldChar w:fldCharType="separate"/>
        </w:r>
        <w:r w:rsidR="001E6CEC">
          <w:rPr>
            <w:webHidden/>
          </w:rPr>
          <w:t>69</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02" w:history="1">
        <w:r w:rsidR="001E6CEC" w:rsidRPr="00AB3914">
          <w:rPr>
            <w:rStyle w:val="Hyperlink"/>
          </w:rPr>
          <w:t>TC.VNF.FAULT.001</w:t>
        </w:r>
        <w:r w:rsidR="001E6CEC">
          <w:rPr>
            <w:rFonts w:asciiTheme="minorHAnsi" w:eastAsiaTheme="minorEastAsia" w:hAnsiTheme="minorHAnsi" w:cstheme="minorBidi"/>
            <w:color w:val="auto"/>
            <w:sz w:val="22"/>
            <w:szCs w:val="22"/>
          </w:rPr>
          <w:tab/>
        </w:r>
        <w:r w:rsidR="001E6CEC" w:rsidRPr="00AB3914">
          <w:rPr>
            <w:rStyle w:val="Hyperlink"/>
          </w:rPr>
          <w:t>vCPU resource fault notification subscription and notification</w:t>
        </w:r>
        <w:r w:rsidR="001E6CEC">
          <w:rPr>
            <w:webHidden/>
          </w:rPr>
          <w:tab/>
        </w:r>
        <w:r w:rsidR="001E6CEC">
          <w:rPr>
            <w:webHidden/>
          </w:rPr>
          <w:fldChar w:fldCharType="begin"/>
        </w:r>
        <w:r w:rsidR="001E6CEC">
          <w:rPr>
            <w:webHidden/>
          </w:rPr>
          <w:instrText xml:space="preserve"> PAGEREF _Toc467223402 \h </w:instrText>
        </w:r>
        <w:r w:rsidR="001E6CEC">
          <w:rPr>
            <w:webHidden/>
          </w:rPr>
        </w:r>
        <w:r w:rsidR="001E6CEC">
          <w:rPr>
            <w:webHidden/>
          </w:rPr>
          <w:fldChar w:fldCharType="separate"/>
        </w:r>
        <w:r w:rsidR="001E6CEC">
          <w:rPr>
            <w:webHidden/>
          </w:rPr>
          <w:t>71</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03" w:history="1">
        <w:r w:rsidR="001E6CEC" w:rsidRPr="00AB3914">
          <w:rPr>
            <w:rStyle w:val="Hyperlink"/>
          </w:rPr>
          <w:t>TC.VNF.FAULT.002</w:t>
        </w:r>
        <w:r w:rsidR="001E6CEC">
          <w:rPr>
            <w:rFonts w:asciiTheme="minorHAnsi" w:eastAsiaTheme="minorEastAsia" w:hAnsiTheme="minorHAnsi" w:cstheme="minorBidi"/>
            <w:color w:val="auto"/>
            <w:sz w:val="22"/>
            <w:szCs w:val="22"/>
          </w:rPr>
          <w:tab/>
        </w:r>
        <w:r w:rsidR="001E6CEC" w:rsidRPr="00AB3914">
          <w:rPr>
            <w:rStyle w:val="Hyperlink"/>
          </w:rPr>
          <w:t>Double vCPU resource fault notification subscription and notification</w:t>
        </w:r>
        <w:r w:rsidR="001E6CEC">
          <w:rPr>
            <w:webHidden/>
          </w:rPr>
          <w:tab/>
        </w:r>
        <w:r w:rsidR="001E6CEC">
          <w:rPr>
            <w:webHidden/>
          </w:rPr>
          <w:fldChar w:fldCharType="begin"/>
        </w:r>
        <w:r w:rsidR="001E6CEC">
          <w:rPr>
            <w:webHidden/>
          </w:rPr>
          <w:instrText xml:space="preserve"> PAGEREF _Toc467223403 \h </w:instrText>
        </w:r>
        <w:r w:rsidR="001E6CEC">
          <w:rPr>
            <w:webHidden/>
          </w:rPr>
        </w:r>
        <w:r w:rsidR="001E6CEC">
          <w:rPr>
            <w:webHidden/>
          </w:rPr>
          <w:fldChar w:fldCharType="separate"/>
        </w:r>
        <w:r w:rsidR="001E6CEC">
          <w:rPr>
            <w:webHidden/>
          </w:rPr>
          <w:t>72</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04" w:history="1">
        <w:r w:rsidR="001E6CEC" w:rsidRPr="00AB3914">
          <w:rPr>
            <w:rStyle w:val="Hyperlink"/>
          </w:rPr>
          <w:t>TC.VNF.FAULT.003</w:t>
        </w:r>
        <w:r w:rsidR="001E6CEC">
          <w:rPr>
            <w:rFonts w:asciiTheme="minorHAnsi" w:eastAsiaTheme="minorEastAsia" w:hAnsiTheme="minorHAnsi" w:cstheme="minorBidi"/>
            <w:color w:val="auto"/>
            <w:sz w:val="22"/>
            <w:szCs w:val="22"/>
          </w:rPr>
          <w:tab/>
        </w:r>
        <w:r w:rsidR="001E6CEC" w:rsidRPr="00AB3914">
          <w:rPr>
            <w:rStyle w:val="Hyperlink"/>
          </w:rPr>
          <w:t>vMemory resource fault notification subscription and notification</w:t>
        </w:r>
        <w:r w:rsidR="001E6CEC">
          <w:rPr>
            <w:webHidden/>
          </w:rPr>
          <w:tab/>
        </w:r>
        <w:r w:rsidR="001E6CEC">
          <w:rPr>
            <w:webHidden/>
          </w:rPr>
          <w:fldChar w:fldCharType="begin"/>
        </w:r>
        <w:r w:rsidR="001E6CEC">
          <w:rPr>
            <w:webHidden/>
          </w:rPr>
          <w:instrText xml:space="preserve"> PAGEREF _Toc467223404 \h </w:instrText>
        </w:r>
        <w:r w:rsidR="001E6CEC">
          <w:rPr>
            <w:webHidden/>
          </w:rPr>
        </w:r>
        <w:r w:rsidR="001E6CEC">
          <w:rPr>
            <w:webHidden/>
          </w:rPr>
          <w:fldChar w:fldCharType="separate"/>
        </w:r>
        <w:r w:rsidR="001E6CEC">
          <w:rPr>
            <w:webHidden/>
          </w:rPr>
          <w:t>73</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05" w:history="1">
        <w:r w:rsidR="001E6CEC" w:rsidRPr="00AB3914">
          <w:rPr>
            <w:rStyle w:val="Hyperlink"/>
          </w:rPr>
          <w:t>TC.VNF.FAULT.004</w:t>
        </w:r>
        <w:r w:rsidR="001E6CEC">
          <w:rPr>
            <w:rFonts w:asciiTheme="minorHAnsi" w:eastAsiaTheme="minorEastAsia" w:hAnsiTheme="minorHAnsi" w:cstheme="minorBidi"/>
            <w:color w:val="auto"/>
            <w:sz w:val="22"/>
            <w:szCs w:val="22"/>
          </w:rPr>
          <w:tab/>
        </w:r>
        <w:r w:rsidR="001E6CEC" w:rsidRPr="00AB3914">
          <w:rPr>
            <w:rStyle w:val="Hyperlink"/>
          </w:rPr>
          <w:t>vNetwork resource fault notification subscription and notification</w:t>
        </w:r>
        <w:r w:rsidR="001E6CEC">
          <w:rPr>
            <w:webHidden/>
          </w:rPr>
          <w:tab/>
        </w:r>
        <w:r w:rsidR="001E6CEC">
          <w:rPr>
            <w:webHidden/>
          </w:rPr>
          <w:fldChar w:fldCharType="begin"/>
        </w:r>
        <w:r w:rsidR="001E6CEC">
          <w:rPr>
            <w:webHidden/>
          </w:rPr>
          <w:instrText xml:space="preserve"> PAGEREF _Toc467223405 \h </w:instrText>
        </w:r>
        <w:r w:rsidR="001E6CEC">
          <w:rPr>
            <w:webHidden/>
          </w:rPr>
        </w:r>
        <w:r w:rsidR="001E6CEC">
          <w:rPr>
            <w:webHidden/>
          </w:rPr>
          <w:fldChar w:fldCharType="separate"/>
        </w:r>
        <w:r w:rsidR="001E6CEC">
          <w:rPr>
            <w:webHidden/>
          </w:rPr>
          <w:t>74</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06" w:history="1">
        <w:r w:rsidR="001E6CEC" w:rsidRPr="00AB3914">
          <w:rPr>
            <w:rStyle w:val="Hyperlink"/>
          </w:rPr>
          <w:t>TC.VNF.FAULT.005</w:t>
        </w:r>
        <w:r w:rsidR="001E6CEC">
          <w:rPr>
            <w:rFonts w:asciiTheme="minorHAnsi" w:eastAsiaTheme="minorEastAsia" w:hAnsiTheme="minorHAnsi" w:cstheme="minorBidi"/>
            <w:color w:val="auto"/>
            <w:sz w:val="22"/>
            <w:szCs w:val="22"/>
          </w:rPr>
          <w:tab/>
        </w:r>
        <w:r w:rsidR="001E6CEC" w:rsidRPr="00AB3914">
          <w:rPr>
            <w:rStyle w:val="Hyperlink"/>
          </w:rPr>
          <w:t>vStorage resource fault notification subscription and notification</w:t>
        </w:r>
        <w:r w:rsidR="001E6CEC">
          <w:rPr>
            <w:webHidden/>
          </w:rPr>
          <w:tab/>
        </w:r>
        <w:r w:rsidR="001E6CEC">
          <w:rPr>
            <w:webHidden/>
          </w:rPr>
          <w:fldChar w:fldCharType="begin"/>
        </w:r>
        <w:r w:rsidR="001E6CEC">
          <w:rPr>
            <w:webHidden/>
          </w:rPr>
          <w:instrText xml:space="preserve"> PAGEREF _Toc467223406 \h </w:instrText>
        </w:r>
        <w:r w:rsidR="001E6CEC">
          <w:rPr>
            <w:webHidden/>
          </w:rPr>
        </w:r>
        <w:r w:rsidR="001E6CEC">
          <w:rPr>
            <w:webHidden/>
          </w:rPr>
          <w:fldChar w:fldCharType="separate"/>
        </w:r>
        <w:r w:rsidR="001E6CEC">
          <w:rPr>
            <w:webHidden/>
          </w:rPr>
          <w:t>75</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07" w:history="1">
        <w:r w:rsidR="001E6CEC" w:rsidRPr="00AB3914">
          <w:rPr>
            <w:rStyle w:val="Hyperlink"/>
          </w:rPr>
          <w:t>TC.VNF.RECOVERY.001</w:t>
        </w:r>
        <w:r w:rsidR="001E6CEC">
          <w:rPr>
            <w:rFonts w:asciiTheme="minorHAnsi" w:eastAsiaTheme="minorEastAsia" w:hAnsiTheme="minorHAnsi" w:cstheme="minorBidi"/>
            <w:color w:val="auto"/>
            <w:sz w:val="22"/>
            <w:szCs w:val="22"/>
          </w:rPr>
          <w:tab/>
        </w:r>
        <w:r w:rsidR="001E6CEC" w:rsidRPr="00AB3914">
          <w:rPr>
            <w:rStyle w:val="Hyperlink"/>
          </w:rPr>
          <w:t>Manual VNF recover of a faulty VNF</w:t>
        </w:r>
        <w:r w:rsidR="001E6CEC">
          <w:rPr>
            <w:webHidden/>
          </w:rPr>
          <w:tab/>
        </w:r>
        <w:r w:rsidR="001E6CEC">
          <w:rPr>
            <w:webHidden/>
          </w:rPr>
          <w:fldChar w:fldCharType="begin"/>
        </w:r>
        <w:r w:rsidR="001E6CEC">
          <w:rPr>
            <w:webHidden/>
          </w:rPr>
          <w:instrText xml:space="preserve"> PAGEREF _Toc467223407 \h </w:instrText>
        </w:r>
        <w:r w:rsidR="001E6CEC">
          <w:rPr>
            <w:webHidden/>
          </w:rPr>
        </w:r>
        <w:r w:rsidR="001E6CEC">
          <w:rPr>
            <w:webHidden/>
          </w:rPr>
          <w:fldChar w:fldCharType="separate"/>
        </w:r>
        <w:r w:rsidR="001E6CEC">
          <w:rPr>
            <w:webHidden/>
          </w:rPr>
          <w:t>76</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08" w:history="1">
        <w:r w:rsidR="001E6CEC" w:rsidRPr="00AB3914">
          <w:rPr>
            <w:rStyle w:val="Hyperlink"/>
          </w:rPr>
          <w:t>TC.VNF.PERF.001</w:t>
        </w:r>
        <w:r w:rsidR="001E6CEC">
          <w:rPr>
            <w:rFonts w:asciiTheme="minorHAnsi" w:eastAsiaTheme="minorEastAsia" w:hAnsiTheme="minorHAnsi" w:cstheme="minorBidi"/>
            <w:color w:val="auto"/>
            <w:sz w:val="22"/>
            <w:szCs w:val="22"/>
          </w:rPr>
          <w:tab/>
        </w:r>
        <w:r w:rsidR="001E6CEC" w:rsidRPr="00AB3914">
          <w:rPr>
            <w:rStyle w:val="Hyperlink"/>
          </w:rPr>
          <w:t>vCPU resource performance data notification subscription and notification</w:t>
        </w:r>
        <w:r w:rsidR="001E6CEC">
          <w:rPr>
            <w:webHidden/>
          </w:rPr>
          <w:tab/>
        </w:r>
        <w:r w:rsidR="001E6CEC">
          <w:rPr>
            <w:webHidden/>
          </w:rPr>
          <w:fldChar w:fldCharType="begin"/>
        </w:r>
        <w:r w:rsidR="001E6CEC">
          <w:rPr>
            <w:webHidden/>
          </w:rPr>
          <w:instrText xml:space="preserve"> PAGEREF _Toc467223408 \h </w:instrText>
        </w:r>
        <w:r w:rsidR="001E6CEC">
          <w:rPr>
            <w:webHidden/>
          </w:rPr>
        </w:r>
        <w:r w:rsidR="001E6CEC">
          <w:rPr>
            <w:webHidden/>
          </w:rPr>
          <w:fldChar w:fldCharType="separate"/>
        </w:r>
        <w:r w:rsidR="001E6CEC">
          <w:rPr>
            <w:webHidden/>
          </w:rPr>
          <w:t>78</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09" w:history="1">
        <w:r w:rsidR="001E6CEC" w:rsidRPr="00AB3914">
          <w:rPr>
            <w:rStyle w:val="Hyperlink"/>
          </w:rPr>
          <w:t>TC.VNF.PERF.002</w:t>
        </w:r>
        <w:r w:rsidR="001E6CEC">
          <w:rPr>
            <w:rFonts w:asciiTheme="minorHAnsi" w:eastAsiaTheme="minorEastAsia" w:hAnsiTheme="minorHAnsi" w:cstheme="minorBidi"/>
            <w:color w:val="auto"/>
            <w:sz w:val="22"/>
            <w:szCs w:val="22"/>
          </w:rPr>
          <w:tab/>
        </w:r>
        <w:r w:rsidR="001E6CEC" w:rsidRPr="00AB3914">
          <w:rPr>
            <w:rStyle w:val="Hyperlink"/>
          </w:rPr>
          <w:t>vMemory resource performance data notification subscription and notification</w:t>
        </w:r>
        <w:r w:rsidR="001E6CEC">
          <w:rPr>
            <w:webHidden/>
          </w:rPr>
          <w:tab/>
        </w:r>
        <w:r w:rsidR="001E6CEC">
          <w:rPr>
            <w:webHidden/>
          </w:rPr>
          <w:fldChar w:fldCharType="begin"/>
        </w:r>
        <w:r w:rsidR="001E6CEC">
          <w:rPr>
            <w:webHidden/>
          </w:rPr>
          <w:instrText xml:space="preserve"> PAGEREF _Toc467223409 \h </w:instrText>
        </w:r>
        <w:r w:rsidR="001E6CEC">
          <w:rPr>
            <w:webHidden/>
          </w:rPr>
        </w:r>
        <w:r w:rsidR="001E6CEC">
          <w:rPr>
            <w:webHidden/>
          </w:rPr>
          <w:fldChar w:fldCharType="separate"/>
        </w:r>
        <w:r w:rsidR="001E6CEC">
          <w:rPr>
            <w:webHidden/>
          </w:rPr>
          <w:t>79</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10" w:history="1">
        <w:r w:rsidR="001E6CEC" w:rsidRPr="00AB3914">
          <w:rPr>
            <w:rStyle w:val="Hyperlink"/>
          </w:rPr>
          <w:t>TC.VNF.PERF.003</w:t>
        </w:r>
        <w:r w:rsidR="001E6CEC">
          <w:rPr>
            <w:rFonts w:asciiTheme="minorHAnsi" w:eastAsiaTheme="minorEastAsia" w:hAnsiTheme="minorHAnsi" w:cstheme="minorBidi"/>
            <w:color w:val="auto"/>
            <w:sz w:val="22"/>
            <w:szCs w:val="22"/>
          </w:rPr>
          <w:tab/>
        </w:r>
        <w:r w:rsidR="001E6CEC" w:rsidRPr="00AB3914">
          <w:rPr>
            <w:rStyle w:val="Hyperlink"/>
          </w:rPr>
          <w:t>vStorage resource performance data notification subscription and notification</w:t>
        </w:r>
        <w:r w:rsidR="001E6CEC">
          <w:rPr>
            <w:webHidden/>
          </w:rPr>
          <w:tab/>
        </w:r>
        <w:r w:rsidR="001E6CEC">
          <w:rPr>
            <w:webHidden/>
          </w:rPr>
          <w:fldChar w:fldCharType="begin"/>
        </w:r>
        <w:r w:rsidR="001E6CEC">
          <w:rPr>
            <w:webHidden/>
          </w:rPr>
          <w:instrText xml:space="preserve"> PAGEREF _Toc467223410 \h </w:instrText>
        </w:r>
        <w:r w:rsidR="001E6CEC">
          <w:rPr>
            <w:webHidden/>
          </w:rPr>
        </w:r>
        <w:r w:rsidR="001E6CEC">
          <w:rPr>
            <w:webHidden/>
          </w:rPr>
          <w:fldChar w:fldCharType="separate"/>
        </w:r>
        <w:r w:rsidR="001E6CEC">
          <w:rPr>
            <w:webHidden/>
          </w:rPr>
          <w:t>80</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11" w:history="1">
        <w:r w:rsidR="001E6CEC" w:rsidRPr="00AB3914">
          <w:rPr>
            <w:rStyle w:val="Hyperlink"/>
          </w:rPr>
          <w:t>TC.VNF.PERF.004</w:t>
        </w:r>
        <w:r w:rsidR="001E6CEC">
          <w:rPr>
            <w:rFonts w:asciiTheme="minorHAnsi" w:eastAsiaTheme="minorEastAsia" w:hAnsiTheme="minorHAnsi" w:cstheme="minorBidi"/>
            <w:color w:val="auto"/>
            <w:sz w:val="22"/>
            <w:szCs w:val="22"/>
          </w:rPr>
          <w:tab/>
        </w:r>
        <w:r w:rsidR="001E6CEC" w:rsidRPr="00AB3914">
          <w:rPr>
            <w:rStyle w:val="Hyperlink"/>
          </w:rPr>
          <w:t>vCPU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_Toc467223411 \h </w:instrText>
        </w:r>
        <w:r w:rsidR="001E6CEC">
          <w:rPr>
            <w:webHidden/>
          </w:rPr>
        </w:r>
        <w:r w:rsidR="001E6CEC">
          <w:rPr>
            <w:webHidden/>
          </w:rPr>
          <w:fldChar w:fldCharType="separate"/>
        </w:r>
        <w:r w:rsidR="001E6CEC">
          <w:rPr>
            <w:webHidden/>
          </w:rPr>
          <w:t>81</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12" w:history="1">
        <w:r w:rsidR="001E6CEC" w:rsidRPr="00AB3914">
          <w:rPr>
            <w:rStyle w:val="Hyperlink"/>
          </w:rPr>
          <w:t>TC.VNF.PERF.005</w:t>
        </w:r>
        <w:r w:rsidR="001E6CEC">
          <w:rPr>
            <w:rFonts w:asciiTheme="minorHAnsi" w:eastAsiaTheme="minorEastAsia" w:hAnsiTheme="minorHAnsi" w:cstheme="minorBidi"/>
            <w:color w:val="auto"/>
            <w:sz w:val="22"/>
            <w:szCs w:val="22"/>
          </w:rPr>
          <w:tab/>
        </w:r>
        <w:r w:rsidR="001E6CEC" w:rsidRPr="00AB3914">
          <w:rPr>
            <w:rStyle w:val="Hyperlink"/>
          </w:rPr>
          <w:t>vMemory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_Toc467223412 \h </w:instrText>
        </w:r>
        <w:r w:rsidR="001E6CEC">
          <w:rPr>
            <w:webHidden/>
          </w:rPr>
        </w:r>
        <w:r w:rsidR="001E6CEC">
          <w:rPr>
            <w:webHidden/>
          </w:rPr>
          <w:fldChar w:fldCharType="separate"/>
        </w:r>
        <w:r w:rsidR="001E6CEC">
          <w:rPr>
            <w:webHidden/>
          </w:rPr>
          <w:t>82</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13" w:history="1">
        <w:r w:rsidR="001E6CEC" w:rsidRPr="00AB3914">
          <w:rPr>
            <w:rStyle w:val="Hyperlink"/>
          </w:rPr>
          <w:t>TC.VNF.PERF.006</w:t>
        </w:r>
        <w:r w:rsidR="001E6CEC">
          <w:rPr>
            <w:rFonts w:asciiTheme="minorHAnsi" w:eastAsiaTheme="minorEastAsia" w:hAnsiTheme="minorHAnsi" w:cstheme="minorBidi"/>
            <w:color w:val="auto"/>
            <w:sz w:val="22"/>
            <w:szCs w:val="22"/>
          </w:rPr>
          <w:tab/>
        </w:r>
        <w:r w:rsidR="001E6CEC" w:rsidRPr="00AB3914">
          <w:rPr>
            <w:rStyle w:val="Hyperlink"/>
          </w:rPr>
          <w:t>vStorage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_Toc467223413 \h </w:instrText>
        </w:r>
        <w:r w:rsidR="001E6CEC">
          <w:rPr>
            <w:webHidden/>
          </w:rPr>
        </w:r>
        <w:r w:rsidR="001E6CEC">
          <w:rPr>
            <w:webHidden/>
          </w:rPr>
          <w:fldChar w:fldCharType="separate"/>
        </w:r>
        <w:r w:rsidR="001E6CEC">
          <w:rPr>
            <w:webHidden/>
          </w:rPr>
          <w:t>83</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14" w:history="1">
        <w:r w:rsidR="001E6CEC" w:rsidRPr="00AB3914">
          <w:rPr>
            <w:rStyle w:val="Hyperlink"/>
          </w:rPr>
          <w:t>TC.VNF.COMPLEX.001</w:t>
        </w:r>
        <w:r w:rsidR="001E6CEC">
          <w:rPr>
            <w:rFonts w:asciiTheme="minorHAnsi" w:eastAsiaTheme="minorEastAsia" w:hAnsiTheme="minorHAnsi" w:cstheme="minorBidi"/>
            <w:color w:val="auto"/>
            <w:sz w:val="22"/>
            <w:szCs w:val="22"/>
          </w:rPr>
          <w:tab/>
        </w:r>
        <w:r w:rsidR="001E6CEC" w:rsidRPr="00AB3914">
          <w:rPr>
            <w:rStyle w:val="Hyperlink"/>
          </w:rPr>
          <w:t>VNF Start and Scaling with max traffic load</w:t>
        </w:r>
        <w:r w:rsidR="001E6CEC">
          <w:rPr>
            <w:webHidden/>
          </w:rPr>
          <w:tab/>
        </w:r>
        <w:r w:rsidR="001E6CEC">
          <w:rPr>
            <w:webHidden/>
          </w:rPr>
          <w:fldChar w:fldCharType="begin"/>
        </w:r>
        <w:r w:rsidR="001E6CEC">
          <w:rPr>
            <w:webHidden/>
          </w:rPr>
          <w:instrText xml:space="preserve"> PAGEREF _Toc467223414 \h </w:instrText>
        </w:r>
        <w:r w:rsidR="001E6CEC">
          <w:rPr>
            <w:webHidden/>
          </w:rPr>
        </w:r>
        <w:r w:rsidR="001E6CEC">
          <w:rPr>
            <w:webHidden/>
          </w:rPr>
          <w:fldChar w:fldCharType="separate"/>
        </w:r>
        <w:r w:rsidR="001E6CEC">
          <w:rPr>
            <w:webHidden/>
          </w:rPr>
          <w:t>85</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15" w:history="1">
        <w:r w:rsidR="001E6CEC" w:rsidRPr="00AB3914">
          <w:rPr>
            <w:rStyle w:val="Hyperlink"/>
          </w:rPr>
          <w:t>TC.VNF.COMPLEX.002</w:t>
        </w:r>
        <w:r w:rsidR="001E6CEC">
          <w:rPr>
            <w:rFonts w:asciiTheme="minorHAnsi" w:eastAsiaTheme="minorEastAsia" w:hAnsiTheme="minorHAnsi" w:cstheme="minorBidi"/>
            <w:color w:val="auto"/>
            <w:sz w:val="22"/>
            <w:szCs w:val="22"/>
          </w:rPr>
          <w:tab/>
        </w:r>
        <w:r w:rsidR="001E6CEC" w:rsidRPr="00AB3914">
          <w:rPr>
            <w:rStyle w:val="Hyperlink"/>
          </w:rPr>
          <w:t>Stop a max scale-up/scaled-out VNF instance in state Active under max traffic load</w:t>
        </w:r>
        <w:r w:rsidR="001E6CEC">
          <w:rPr>
            <w:webHidden/>
          </w:rPr>
          <w:tab/>
        </w:r>
        <w:r w:rsidR="001E6CEC">
          <w:rPr>
            <w:webHidden/>
          </w:rPr>
          <w:fldChar w:fldCharType="begin"/>
        </w:r>
        <w:r w:rsidR="001E6CEC">
          <w:rPr>
            <w:webHidden/>
          </w:rPr>
          <w:instrText xml:space="preserve"> PAGEREF _Toc467223415 \h </w:instrText>
        </w:r>
        <w:r w:rsidR="001E6CEC">
          <w:rPr>
            <w:webHidden/>
          </w:rPr>
        </w:r>
        <w:r w:rsidR="001E6CEC">
          <w:rPr>
            <w:webHidden/>
          </w:rPr>
          <w:fldChar w:fldCharType="separate"/>
        </w:r>
        <w:r w:rsidR="001E6CEC">
          <w:rPr>
            <w:webHidden/>
          </w:rPr>
          <w:t>86</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16" w:history="1">
        <w:r w:rsidR="001E6CEC" w:rsidRPr="00AB3914">
          <w:rPr>
            <w:rStyle w:val="Hyperlink"/>
          </w:rPr>
          <w:t>TC.VNF.COMPLEX.003</w:t>
        </w:r>
        <w:r w:rsidR="001E6CEC">
          <w:rPr>
            <w:rFonts w:asciiTheme="minorHAnsi" w:eastAsiaTheme="minorEastAsia" w:hAnsiTheme="minorHAnsi" w:cstheme="minorBidi"/>
            <w:color w:val="auto"/>
            <w:sz w:val="22"/>
            <w:szCs w:val="22"/>
          </w:rPr>
          <w:tab/>
        </w:r>
        <w:r w:rsidR="001E6CEC" w:rsidRPr="00AB3914">
          <w:rPr>
            <w:rStyle w:val="Hyperlink"/>
          </w:rPr>
          <w:t>Terminate max scale-up/out VNF in state Active under max traffic load</w:t>
        </w:r>
        <w:r w:rsidR="001E6CEC">
          <w:rPr>
            <w:webHidden/>
          </w:rPr>
          <w:tab/>
        </w:r>
        <w:r w:rsidR="001E6CEC">
          <w:rPr>
            <w:webHidden/>
          </w:rPr>
          <w:fldChar w:fldCharType="begin"/>
        </w:r>
        <w:r w:rsidR="001E6CEC">
          <w:rPr>
            <w:webHidden/>
          </w:rPr>
          <w:instrText xml:space="preserve"> PAGEREF _Toc467223416 \h </w:instrText>
        </w:r>
        <w:r w:rsidR="001E6CEC">
          <w:rPr>
            <w:webHidden/>
          </w:rPr>
        </w:r>
        <w:r w:rsidR="001E6CEC">
          <w:rPr>
            <w:webHidden/>
          </w:rPr>
          <w:fldChar w:fldCharType="separate"/>
        </w:r>
        <w:r w:rsidR="001E6CEC">
          <w:rPr>
            <w:webHidden/>
          </w:rPr>
          <w:t>87</w:t>
        </w:r>
        <w:r w:rsidR="001E6CEC">
          <w:rPr>
            <w:webHidden/>
          </w:rPr>
          <w:fldChar w:fldCharType="end"/>
        </w:r>
      </w:hyperlink>
    </w:p>
    <w:p w:rsidR="001E6CEC" w:rsidRDefault="004E07F3">
      <w:pPr>
        <w:pStyle w:val="TOC1"/>
        <w:rPr>
          <w:rFonts w:asciiTheme="minorHAnsi" w:eastAsiaTheme="minorEastAsia" w:hAnsiTheme="minorHAnsi" w:cstheme="minorBidi"/>
          <w:color w:val="auto"/>
          <w:sz w:val="22"/>
          <w:szCs w:val="22"/>
        </w:rPr>
      </w:pPr>
      <w:hyperlink w:anchor="_Toc467223417" w:history="1">
        <w:r w:rsidR="001E6CEC" w:rsidRPr="00AB3914">
          <w:rPr>
            <w:rStyle w:val="Hyperlink"/>
          </w:rPr>
          <w:t>TC.VNF.COMPLEX.004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max traffic</w:t>
        </w:r>
        <w:r w:rsidR="001E6CEC">
          <w:rPr>
            <w:webHidden/>
          </w:rPr>
          <w:tab/>
        </w:r>
        <w:r w:rsidR="001E6CEC">
          <w:rPr>
            <w:webHidden/>
          </w:rPr>
          <w:fldChar w:fldCharType="begin"/>
        </w:r>
        <w:r w:rsidR="001E6CEC">
          <w:rPr>
            <w:webHidden/>
          </w:rPr>
          <w:instrText xml:space="preserve"> PAGEREF _Toc467223417 \h </w:instrText>
        </w:r>
        <w:r w:rsidR="001E6CEC">
          <w:rPr>
            <w:webHidden/>
          </w:rPr>
        </w:r>
        <w:r w:rsidR="001E6CEC">
          <w:rPr>
            <w:webHidden/>
          </w:rPr>
          <w:fldChar w:fldCharType="separate"/>
        </w:r>
        <w:r w:rsidR="001E6CEC">
          <w:rPr>
            <w:webHidden/>
          </w:rPr>
          <w:t>88</w:t>
        </w:r>
        <w:r w:rsidR="001E6CEC">
          <w:rPr>
            <w:webHidden/>
          </w:rPr>
          <w:fldChar w:fldCharType="end"/>
        </w:r>
      </w:hyperlink>
    </w:p>
    <w:p w:rsidR="005A676A" w:rsidRDefault="005A676A" w:rsidP="005A676A">
      <w:pPr>
        <w:pStyle w:val="BodyText"/>
      </w:pPr>
      <w:r>
        <w:fldChar w:fldCharType="end"/>
      </w:r>
    </w:p>
    <w:p w:rsidR="005A676A" w:rsidRDefault="005A676A">
      <w:pPr>
        <w:rPr>
          <w:color w:val="45525A" w:themeColor="text1"/>
          <w:sz w:val="24"/>
          <w:szCs w:val="24"/>
        </w:rPr>
      </w:pPr>
      <w:r>
        <w:br w:type="page"/>
      </w:r>
    </w:p>
    <w:p w:rsidR="005A676A" w:rsidRDefault="005A676A" w:rsidP="001C5F01">
      <w:pPr>
        <w:pStyle w:val="Heading1"/>
      </w:pPr>
      <w:bookmarkStart w:id="2" w:name="_Toc467159681"/>
      <w:r>
        <w:lastRenderedPageBreak/>
        <w:t>Introduction</w:t>
      </w:r>
      <w:bookmarkEnd w:id="1"/>
      <w:bookmarkEnd w:id="2"/>
    </w:p>
    <w:p w:rsidR="005A676A" w:rsidRDefault="005A676A" w:rsidP="00C35DDF">
      <w:pPr>
        <w:pStyle w:val="Heading2"/>
      </w:pPr>
      <w:bookmarkStart w:id="3" w:name="_Toc454184330"/>
      <w:bookmarkStart w:id="4" w:name="_Toc467159682"/>
      <w:r>
        <w:t>Overview</w:t>
      </w:r>
      <w:bookmarkEnd w:id="3"/>
      <w:bookmarkEnd w:id="4"/>
    </w:p>
    <w:p w:rsidR="00637153" w:rsidRDefault="005A676A" w:rsidP="005A676A">
      <w:pPr>
        <w:rPr>
          <w:lang w:eastAsia="zh-CN"/>
        </w:rPr>
      </w:pPr>
      <w:r>
        <w:rPr>
          <w:lang w:eastAsia="zh-CN"/>
        </w:rPr>
        <w:t xml:space="preserve">Network provider are challenged </w:t>
      </w:r>
      <w:r w:rsidR="00A90E48">
        <w:rPr>
          <w:lang w:eastAsia="zh-CN"/>
        </w:rPr>
        <w:t>by</w:t>
      </w:r>
      <w:r w:rsidR="00247DAB">
        <w:rPr>
          <w:lang w:eastAsia="zh-CN"/>
        </w:rPr>
        <w:t xml:space="preserve"> customer demands </w:t>
      </w:r>
      <w:r w:rsidR="00637153">
        <w:rPr>
          <w:lang w:eastAsia="zh-CN"/>
        </w:rPr>
        <w:t>to activate</w:t>
      </w:r>
      <w:r w:rsidR="00A90E48">
        <w:rPr>
          <w:lang w:eastAsia="zh-CN"/>
        </w:rPr>
        <w:t xml:space="preserve"> </w:t>
      </w:r>
      <w:r w:rsidR="00247DAB">
        <w:rPr>
          <w:lang w:eastAsia="zh-CN"/>
        </w:rPr>
        <w:t>new service</w:t>
      </w:r>
      <w:r w:rsidR="00637153">
        <w:rPr>
          <w:lang w:eastAsia="zh-CN"/>
        </w:rPr>
        <w:t>s</w:t>
      </w:r>
      <w:r w:rsidR="00247DAB">
        <w:rPr>
          <w:lang w:eastAsia="zh-CN"/>
        </w:rPr>
        <w:t xml:space="preserve"> </w:t>
      </w:r>
      <w:r w:rsidR="00637153">
        <w:rPr>
          <w:lang w:eastAsia="zh-CN"/>
        </w:rPr>
        <w:t>quickly</w:t>
      </w:r>
      <w:r>
        <w:rPr>
          <w:lang w:eastAsia="zh-CN"/>
        </w:rPr>
        <w:t>.</w:t>
      </w:r>
      <w:r w:rsidR="00637153">
        <w:rPr>
          <w:lang w:eastAsia="zh-CN"/>
        </w:rPr>
        <w:t xml:space="preserve"> Currently i</w:t>
      </w:r>
      <w:r>
        <w:rPr>
          <w:lang w:eastAsia="zh-CN"/>
        </w:rPr>
        <w:t>t takes a lo</w:t>
      </w:r>
      <w:r w:rsidR="00637153">
        <w:rPr>
          <w:lang w:eastAsia="zh-CN"/>
        </w:rPr>
        <w:t>ng</w:t>
      </w:r>
      <w:r>
        <w:rPr>
          <w:lang w:eastAsia="zh-CN"/>
        </w:rPr>
        <w:t xml:space="preserve"> time to configure dedicated devices to provide new services. The solutio</w:t>
      </w:r>
      <w:r w:rsidR="00A90E48">
        <w:rPr>
          <w:lang w:eastAsia="zh-CN"/>
        </w:rPr>
        <w:t>n is to transition the multiple</w:t>
      </w:r>
      <w:r>
        <w:rPr>
          <w:lang w:eastAsia="zh-CN"/>
        </w:rPr>
        <w:t xml:space="preserve"> network devices from a dedicated hardware device to a software driven eco system by using off-the-self servers. The software solution runs on commonly available servers and provide so much performance that it comes close to the performance of dedicated hardware. </w:t>
      </w:r>
      <w:r w:rsidR="00637153">
        <w:rPr>
          <w:lang w:eastAsia="zh-CN"/>
        </w:rPr>
        <w:t>A software based solution brings several advantages for the service providers:</w:t>
      </w:r>
    </w:p>
    <w:p w:rsidR="00637153" w:rsidRDefault="00637153" w:rsidP="00046106">
      <w:pPr>
        <w:pStyle w:val="ListParagraph"/>
        <w:numPr>
          <w:ilvl w:val="0"/>
          <w:numId w:val="21"/>
        </w:numPr>
        <w:rPr>
          <w:lang w:eastAsia="zh-CN"/>
        </w:rPr>
      </w:pPr>
      <w:r>
        <w:rPr>
          <w:lang w:eastAsia="zh-CN"/>
        </w:rPr>
        <w:t>Quick setup and fast service delivery to customer</w:t>
      </w:r>
    </w:p>
    <w:p w:rsidR="00637153" w:rsidRDefault="00637153" w:rsidP="00046106">
      <w:pPr>
        <w:pStyle w:val="ListParagraph"/>
        <w:numPr>
          <w:ilvl w:val="0"/>
          <w:numId w:val="21"/>
        </w:numPr>
        <w:rPr>
          <w:lang w:eastAsia="zh-CN"/>
        </w:rPr>
      </w:pPr>
      <w:r>
        <w:rPr>
          <w:lang w:eastAsia="zh-CN"/>
        </w:rPr>
        <w:t>Performance</w:t>
      </w:r>
      <w:r w:rsidR="00DE6966">
        <w:rPr>
          <w:lang w:eastAsia="zh-CN"/>
        </w:rPr>
        <w:t xml:space="preserve"> and</w:t>
      </w:r>
      <w:r>
        <w:rPr>
          <w:lang w:eastAsia="zh-CN"/>
        </w:rPr>
        <w:t xml:space="preserve"> scalability can be </w:t>
      </w:r>
      <w:r w:rsidR="00DE6966">
        <w:rPr>
          <w:lang w:eastAsia="zh-CN"/>
        </w:rPr>
        <w:t xml:space="preserve">dynamic and </w:t>
      </w:r>
      <w:r>
        <w:rPr>
          <w:lang w:eastAsia="zh-CN"/>
        </w:rPr>
        <w:t>time bound</w:t>
      </w:r>
    </w:p>
    <w:p w:rsidR="00637153" w:rsidRDefault="00637153" w:rsidP="00046106">
      <w:pPr>
        <w:pStyle w:val="ListParagraph"/>
        <w:numPr>
          <w:ilvl w:val="0"/>
          <w:numId w:val="21"/>
        </w:numPr>
        <w:rPr>
          <w:lang w:eastAsia="zh-CN"/>
        </w:rPr>
      </w:pPr>
      <w:r>
        <w:rPr>
          <w:lang w:eastAsia="zh-CN"/>
        </w:rPr>
        <w:t>Fewer hardware devices to maintain and configure</w:t>
      </w:r>
    </w:p>
    <w:p w:rsidR="00637153" w:rsidRDefault="00637153" w:rsidP="00046106">
      <w:pPr>
        <w:pStyle w:val="ListParagraph"/>
        <w:numPr>
          <w:ilvl w:val="0"/>
          <w:numId w:val="21"/>
        </w:numPr>
        <w:rPr>
          <w:lang w:eastAsia="zh-CN"/>
        </w:rPr>
      </w:pPr>
      <w:r>
        <w:rPr>
          <w:lang w:eastAsia="zh-CN"/>
        </w:rPr>
        <w:t>Higher hardware usage optimization</w:t>
      </w:r>
    </w:p>
    <w:p w:rsidR="00637153" w:rsidRDefault="00637153" w:rsidP="00046106">
      <w:pPr>
        <w:pStyle w:val="ListParagraph"/>
        <w:numPr>
          <w:ilvl w:val="0"/>
          <w:numId w:val="21"/>
        </w:numPr>
        <w:rPr>
          <w:lang w:eastAsia="zh-CN"/>
        </w:rPr>
      </w:pPr>
      <w:r>
        <w:rPr>
          <w:lang w:eastAsia="zh-CN"/>
        </w:rPr>
        <w:t>Fewer service personal</w:t>
      </w:r>
    </w:p>
    <w:p w:rsidR="00637153" w:rsidRDefault="00637153" w:rsidP="00046106">
      <w:pPr>
        <w:pStyle w:val="ListParagraph"/>
        <w:numPr>
          <w:ilvl w:val="0"/>
          <w:numId w:val="21"/>
        </w:numPr>
        <w:rPr>
          <w:lang w:eastAsia="zh-CN"/>
        </w:rPr>
      </w:pPr>
      <w:r>
        <w:rPr>
          <w:lang w:eastAsia="zh-CN"/>
        </w:rPr>
        <w:t>Centralized configuration, maintenance and control</w:t>
      </w:r>
    </w:p>
    <w:p w:rsidR="00FC4EF3" w:rsidRDefault="00FC4EF3" w:rsidP="005A676A">
      <w:pPr>
        <w:rPr>
          <w:lang w:eastAsia="zh-CN"/>
        </w:rPr>
      </w:pPr>
      <w:r>
        <w:rPr>
          <w:lang w:eastAsia="zh-CN"/>
        </w:rPr>
        <w:t xml:space="preserve">The following picture illustrates the NFV impact on service provider network by eliminating dedicated hardware and replacing it with NFV </w:t>
      </w:r>
      <w:r w:rsidR="000745CD">
        <w:rPr>
          <w:lang w:eastAsia="zh-CN"/>
        </w:rPr>
        <w:t xml:space="preserve">based </w:t>
      </w:r>
      <w:r>
        <w:rPr>
          <w:lang w:eastAsia="zh-CN"/>
        </w:rPr>
        <w:t>virtualized functionality.</w:t>
      </w:r>
      <w:r w:rsidR="000745CD">
        <w:rPr>
          <w:lang w:eastAsia="zh-CN"/>
        </w:rPr>
        <w:t xml:space="preserve"> The vE-CPE can be deployed at different locations pending on the required performance and throughput.</w:t>
      </w:r>
    </w:p>
    <w:p w:rsidR="00FC4EF3" w:rsidRDefault="00FC4EF3" w:rsidP="00FC4EF3">
      <w:pPr>
        <w:jc w:val="center"/>
        <w:rPr>
          <w:lang w:eastAsia="zh-CN"/>
        </w:rPr>
      </w:pPr>
      <w:r w:rsidRPr="00FC4EF3">
        <w:rPr>
          <w:noProof/>
        </w:rPr>
        <w:drawing>
          <wp:inline distT="0" distB="0" distL="0" distR="0" wp14:anchorId="72513561" wp14:editId="3079C2A6">
            <wp:extent cx="4433011" cy="2769227"/>
            <wp:effectExtent l="0" t="0" r="571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1598" cy="2774591"/>
                    </a:xfrm>
                    <a:prstGeom prst="rect">
                      <a:avLst/>
                    </a:prstGeom>
                    <a:noFill/>
                    <a:ln>
                      <a:noFill/>
                    </a:ln>
                    <a:extLst/>
                  </pic:spPr>
                </pic:pic>
              </a:graphicData>
            </a:graphic>
          </wp:inline>
        </w:drawing>
      </w:r>
    </w:p>
    <w:p w:rsidR="00FC4EF3" w:rsidRDefault="00FC4EF3" w:rsidP="005A676A">
      <w:pPr>
        <w:rPr>
          <w:lang w:eastAsia="zh-CN"/>
        </w:rPr>
      </w:pPr>
    </w:p>
    <w:p w:rsidR="005A676A" w:rsidRDefault="00184631" w:rsidP="005A676A">
      <w:pPr>
        <w:rPr>
          <w:lang w:eastAsia="zh-CN"/>
        </w:rPr>
      </w:pPr>
      <w:r>
        <w:rPr>
          <w:lang w:eastAsia="zh-CN"/>
        </w:rPr>
        <w:t>To allow competition, exchangeability and undependability</w:t>
      </w:r>
      <w:r w:rsidR="005A676A">
        <w:rPr>
          <w:lang w:eastAsia="zh-CN"/>
        </w:rPr>
        <w:t xml:space="preserve"> of one single provider, a well-define software architecture is required where modules can </w:t>
      </w:r>
      <w:r w:rsidR="00F706FC">
        <w:rPr>
          <w:lang w:eastAsia="zh-CN"/>
        </w:rPr>
        <w:t xml:space="preserve">be </w:t>
      </w:r>
      <w:r w:rsidR="005A676A">
        <w:rPr>
          <w:lang w:eastAsia="zh-CN"/>
        </w:rPr>
        <w:t>added and removed like a Lego system. NFV defines this overall software architecture of such system.</w:t>
      </w:r>
      <w:r w:rsidR="009461E8">
        <w:rPr>
          <w:lang w:eastAsia="zh-CN"/>
        </w:rPr>
        <w:t xml:space="preserve"> It transfers </w:t>
      </w:r>
      <w:r w:rsidR="00DE6966">
        <w:rPr>
          <w:lang w:eastAsia="zh-CN"/>
        </w:rPr>
        <w:t xml:space="preserve">the network functions of dedicated hardware devices to software based applications. This decouples the network functions from proprietary hardware without affecting the </w:t>
      </w:r>
      <w:r>
        <w:rPr>
          <w:lang w:eastAsia="zh-CN"/>
        </w:rPr>
        <w:t>functionality</w:t>
      </w:r>
      <w:r w:rsidR="00DE6966">
        <w:rPr>
          <w:lang w:eastAsia="zh-CN"/>
        </w:rPr>
        <w:t>.</w:t>
      </w:r>
    </w:p>
    <w:p w:rsidR="00FC4EF3" w:rsidRDefault="00FC4EF3" w:rsidP="005A676A">
      <w:pPr>
        <w:rPr>
          <w:lang w:eastAsia="zh-CN"/>
        </w:rPr>
      </w:pPr>
    </w:p>
    <w:p w:rsidR="00FC4EF3" w:rsidRPr="00FC4EF3" w:rsidRDefault="00FC4EF3" w:rsidP="005A676A">
      <w:pPr>
        <w:rPr>
          <w:u w:val="single"/>
          <w:lang w:eastAsia="zh-CN"/>
        </w:rPr>
      </w:pPr>
      <w:r w:rsidRPr="00FC4EF3">
        <w:rPr>
          <w:u w:val="single"/>
          <w:lang w:eastAsia="zh-CN"/>
        </w:rPr>
        <w:t>SDN (Service Defined Networks)</w:t>
      </w:r>
    </w:p>
    <w:p w:rsidR="00FC4EF3" w:rsidRDefault="00FC4EF3" w:rsidP="00FC4EF3">
      <w:pPr>
        <w:jc w:val="center"/>
        <w:rPr>
          <w:lang w:eastAsia="zh-CN"/>
        </w:rPr>
      </w:pPr>
      <w:r w:rsidRPr="00FC4EF3">
        <w:rPr>
          <w:noProof/>
        </w:rPr>
        <w:lastRenderedPageBreak/>
        <w:drawing>
          <wp:inline distT="0" distB="0" distL="0" distR="0" wp14:anchorId="4A2D303F" wp14:editId="42A0C7D7">
            <wp:extent cx="3963543" cy="3510567"/>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543" cy="351056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C4EF3" w:rsidRDefault="00FC4EF3" w:rsidP="005A676A">
      <w:pPr>
        <w:rPr>
          <w:lang w:eastAsia="zh-CN"/>
        </w:rPr>
      </w:pPr>
    </w:p>
    <w:p w:rsidR="00DE6966" w:rsidRDefault="00DE6966" w:rsidP="005A676A">
      <w:pPr>
        <w:rPr>
          <w:lang w:eastAsia="zh-CN"/>
        </w:rPr>
      </w:pPr>
      <w:r>
        <w:rPr>
          <w:lang w:eastAsia="zh-CN"/>
        </w:rPr>
        <w:t>SDN (Service Defined Networks) is another architecture that is currently under heavy development and has major impacts already on the current eco system by forcing switch manufacture to expose well defined software interfaces. SDN takes on the actual network functionalities. Its architecture decouples the control plane from the data plane. This allows to create a centralized controller managing the network. The network devices allow programmability and exposing therefore flexibility.</w:t>
      </w:r>
    </w:p>
    <w:p w:rsidR="009461E8" w:rsidRDefault="009461E8" w:rsidP="009461E8">
      <w:pPr>
        <w:rPr>
          <w:lang w:eastAsia="zh-CN"/>
        </w:rPr>
      </w:pPr>
      <w:r w:rsidRPr="009461E8">
        <w:rPr>
          <w:lang w:eastAsia="zh-CN"/>
        </w:rPr>
        <w:t>SDN serves NFV by providing the programmable connectivity between NFVs Connections orc</w:t>
      </w:r>
      <w:r w:rsidR="00441EC7">
        <w:rPr>
          <w:lang w:eastAsia="zh-CN"/>
        </w:rPr>
        <w:t xml:space="preserve">hestrated by the SDN controller. </w:t>
      </w:r>
      <w:r w:rsidRPr="009461E8">
        <w:rPr>
          <w:lang w:eastAsia="zh-CN"/>
        </w:rPr>
        <w:t>NFV serves SDN by implementing its network functions in software, allowing SDN controller to be virtualized and run in the cloud, by adapting to needs of the moment</w:t>
      </w:r>
      <w:r w:rsidR="00441EC7">
        <w:rPr>
          <w:lang w:eastAsia="zh-CN"/>
        </w:rPr>
        <w:t>. Both c</w:t>
      </w:r>
      <w:r w:rsidRPr="009461E8">
        <w:rPr>
          <w:lang w:eastAsia="zh-CN"/>
        </w:rPr>
        <w:t>ombine very well and complement each other</w:t>
      </w:r>
      <w:r w:rsidR="00441EC7">
        <w:rPr>
          <w:lang w:eastAsia="zh-CN"/>
        </w:rPr>
        <w:t>.</w:t>
      </w:r>
    </w:p>
    <w:p w:rsidR="00FC4EF3" w:rsidRDefault="00FC4EF3" w:rsidP="005A676A">
      <w:pPr>
        <w:rPr>
          <w:lang w:eastAsia="zh-CN"/>
        </w:rPr>
      </w:pPr>
    </w:p>
    <w:p w:rsidR="005A676A" w:rsidRPr="00FC4EF3" w:rsidRDefault="00FC4EF3" w:rsidP="005A676A">
      <w:pPr>
        <w:rPr>
          <w:u w:val="single"/>
          <w:lang w:eastAsia="zh-CN"/>
        </w:rPr>
      </w:pPr>
      <w:r w:rsidRPr="00FC4EF3">
        <w:rPr>
          <w:u w:val="single"/>
          <w:lang w:eastAsia="zh-CN"/>
        </w:rPr>
        <w:t>NFV</w:t>
      </w:r>
    </w:p>
    <w:p w:rsidR="00FC4EF3" w:rsidRDefault="00FC4EF3" w:rsidP="005A676A">
      <w:pPr>
        <w:rPr>
          <w:lang w:eastAsia="zh-CN"/>
        </w:rPr>
      </w:pPr>
    </w:p>
    <w:p w:rsidR="005A676A" w:rsidRDefault="005A676A" w:rsidP="000745CD">
      <w:pPr>
        <w:jc w:val="center"/>
        <w:rPr>
          <w:lang w:eastAsia="zh-CN"/>
        </w:rPr>
      </w:pPr>
      <w:r>
        <w:rPr>
          <w:noProof/>
        </w:rPr>
        <w:drawing>
          <wp:inline distT="0" distB="0" distL="0" distR="0" wp14:anchorId="2D1F4C9D" wp14:editId="24CADDC8">
            <wp:extent cx="5025542" cy="24605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3087" cy="2474057"/>
                    </a:xfrm>
                    <a:prstGeom prst="rect">
                      <a:avLst/>
                    </a:prstGeom>
                    <a:noFill/>
                  </pic:spPr>
                </pic:pic>
              </a:graphicData>
            </a:graphic>
          </wp:inline>
        </w:drawing>
      </w:r>
    </w:p>
    <w:p w:rsidR="005A676A" w:rsidRDefault="005A676A" w:rsidP="005A676A">
      <w:pPr>
        <w:rPr>
          <w:lang w:eastAsia="zh-CN"/>
        </w:rPr>
      </w:pPr>
    </w:p>
    <w:p w:rsidR="005A676A" w:rsidRPr="00323A50" w:rsidRDefault="005A676A" w:rsidP="005A676A">
      <w:pPr>
        <w:tabs>
          <w:tab w:val="num" w:pos="720"/>
        </w:tabs>
        <w:rPr>
          <w:lang w:eastAsia="zh-CN"/>
        </w:rPr>
      </w:pPr>
      <w:r w:rsidRPr="00323A50">
        <w:rPr>
          <w:lang w:eastAsia="zh-CN"/>
        </w:rPr>
        <w:lastRenderedPageBreak/>
        <w:t>Virtualized Network Function</w:t>
      </w:r>
      <w:r>
        <w:rPr>
          <w:lang w:eastAsia="zh-CN"/>
        </w:rPr>
        <w:t xml:space="preserve"> (</w:t>
      </w:r>
      <w:r w:rsidRPr="00323A50">
        <w:rPr>
          <w:lang w:eastAsia="zh-CN"/>
        </w:rPr>
        <w:t>VNF</w:t>
      </w:r>
      <w:r>
        <w:rPr>
          <w:lang w:eastAsia="zh-CN"/>
        </w:rPr>
        <w:t>)</w:t>
      </w:r>
      <w:r w:rsidRPr="00323A50">
        <w:rPr>
          <w:lang w:eastAsia="zh-CN"/>
        </w:rPr>
        <w:t xml:space="preserve"> runs on NFV Infrastructure (NFVI)</w:t>
      </w:r>
      <w:r>
        <w:rPr>
          <w:lang w:eastAsia="zh-CN"/>
        </w:rPr>
        <w:t xml:space="preserve">. A </w:t>
      </w:r>
      <w:r w:rsidRPr="00323A50">
        <w:rPr>
          <w:lang w:eastAsia="zh-CN"/>
        </w:rPr>
        <w:t>VNF is been orchestrated by NFV Orchestrator (NFVO) and VNF Manager</w:t>
      </w:r>
      <w:r>
        <w:rPr>
          <w:lang w:eastAsia="zh-CN"/>
        </w:rPr>
        <w:t>. It has w</w:t>
      </w:r>
      <w:r w:rsidRPr="00323A50">
        <w:rPr>
          <w:lang w:eastAsia="zh-CN"/>
        </w:rPr>
        <w:t>ell-defined reference points:</w:t>
      </w:r>
    </w:p>
    <w:p w:rsidR="005A676A" w:rsidRPr="00323A50" w:rsidRDefault="005A676A" w:rsidP="00046106">
      <w:pPr>
        <w:numPr>
          <w:ilvl w:val="1"/>
          <w:numId w:val="14"/>
        </w:numPr>
        <w:rPr>
          <w:lang w:eastAsia="zh-CN"/>
        </w:rPr>
      </w:pPr>
      <w:r w:rsidRPr="00323A50">
        <w:rPr>
          <w:lang w:eastAsia="zh-CN"/>
        </w:rPr>
        <w:t>SWA-1 – Interface to other VNF</w:t>
      </w:r>
    </w:p>
    <w:p w:rsidR="005A676A" w:rsidRPr="00323A50" w:rsidRDefault="005A676A" w:rsidP="00046106">
      <w:pPr>
        <w:numPr>
          <w:ilvl w:val="1"/>
          <w:numId w:val="14"/>
        </w:numPr>
        <w:rPr>
          <w:lang w:eastAsia="zh-CN"/>
        </w:rPr>
      </w:pPr>
      <w:r w:rsidRPr="00323A50">
        <w:rPr>
          <w:lang w:eastAsia="zh-CN"/>
        </w:rPr>
        <w:t>SWA-2 – Interface between two VNFC</w:t>
      </w:r>
    </w:p>
    <w:p w:rsidR="005A676A" w:rsidRPr="00323A50" w:rsidRDefault="005A676A" w:rsidP="00046106">
      <w:pPr>
        <w:numPr>
          <w:ilvl w:val="1"/>
          <w:numId w:val="14"/>
        </w:numPr>
        <w:rPr>
          <w:lang w:eastAsia="zh-CN"/>
        </w:rPr>
      </w:pPr>
      <w:r w:rsidRPr="00323A50">
        <w:rPr>
          <w:lang w:eastAsia="zh-CN"/>
        </w:rPr>
        <w:t>SWA-3 – Interface to VNF manager</w:t>
      </w:r>
    </w:p>
    <w:p w:rsidR="005A676A" w:rsidRPr="00323A50" w:rsidRDefault="005A676A" w:rsidP="00046106">
      <w:pPr>
        <w:numPr>
          <w:ilvl w:val="1"/>
          <w:numId w:val="14"/>
        </w:numPr>
        <w:rPr>
          <w:lang w:eastAsia="zh-CN"/>
        </w:rPr>
      </w:pPr>
      <w:r w:rsidRPr="00323A50">
        <w:rPr>
          <w:lang w:eastAsia="zh-CN"/>
        </w:rPr>
        <w:t>SWA-4 – Interface to Element Management (EM)</w:t>
      </w:r>
    </w:p>
    <w:p w:rsidR="005A676A" w:rsidRPr="00323A50" w:rsidRDefault="005A676A" w:rsidP="00046106">
      <w:pPr>
        <w:numPr>
          <w:ilvl w:val="1"/>
          <w:numId w:val="14"/>
        </w:numPr>
        <w:rPr>
          <w:lang w:eastAsia="zh-CN"/>
        </w:rPr>
      </w:pPr>
      <w:r w:rsidRPr="00323A50">
        <w:rPr>
          <w:lang w:eastAsia="zh-CN"/>
        </w:rPr>
        <w:t>SWA-5 – Interface to NFVI</w:t>
      </w:r>
    </w:p>
    <w:p w:rsidR="005A676A" w:rsidRDefault="005A676A" w:rsidP="005A676A">
      <w:pPr>
        <w:tabs>
          <w:tab w:val="num" w:pos="720"/>
        </w:tabs>
        <w:rPr>
          <w:lang w:eastAsia="zh-CN"/>
        </w:rPr>
      </w:pPr>
      <w:r>
        <w:rPr>
          <w:lang w:eastAsia="zh-CN"/>
        </w:rPr>
        <w:t>Once instantiated</w:t>
      </w:r>
      <w:r w:rsidR="00247DAB">
        <w:rPr>
          <w:lang w:eastAsia="zh-CN"/>
        </w:rPr>
        <w:t xml:space="preserve"> and activated, the VNF provides the required functionality by receiving packets, processing them, may manipulate the packets, may respond to a packet or forward the packet. Therefore, a VNF could be one of the two types:</w:t>
      </w:r>
    </w:p>
    <w:p w:rsidR="00247DAB" w:rsidRDefault="00247DAB" w:rsidP="00046106">
      <w:pPr>
        <w:pStyle w:val="ListParagraph"/>
        <w:numPr>
          <w:ilvl w:val="0"/>
          <w:numId w:val="20"/>
        </w:numPr>
        <w:tabs>
          <w:tab w:val="num" w:pos="720"/>
        </w:tabs>
        <w:rPr>
          <w:lang w:eastAsia="zh-CN"/>
        </w:rPr>
      </w:pPr>
      <w:r>
        <w:rPr>
          <w:lang w:eastAsia="zh-CN"/>
        </w:rPr>
        <w:t>Server VNF (e.g., HTTP server)</w:t>
      </w:r>
    </w:p>
    <w:p w:rsidR="00247DAB" w:rsidRDefault="00247DAB" w:rsidP="00046106">
      <w:pPr>
        <w:pStyle w:val="ListParagraph"/>
        <w:numPr>
          <w:ilvl w:val="0"/>
          <w:numId w:val="20"/>
        </w:numPr>
        <w:tabs>
          <w:tab w:val="num" w:pos="720"/>
        </w:tabs>
        <w:rPr>
          <w:lang w:eastAsia="zh-CN"/>
        </w:rPr>
      </w:pPr>
      <w:r>
        <w:rPr>
          <w:lang w:eastAsia="zh-CN"/>
        </w:rPr>
        <w:t>Transient VNF (e.g., switch, router, firewall)</w:t>
      </w:r>
    </w:p>
    <w:p w:rsidR="005A676A" w:rsidRDefault="005A676A" w:rsidP="005A676A">
      <w:pPr>
        <w:tabs>
          <w:tab w:val="num" w:pos="720"/>
        </w:tabs>
        <w:rPr>
          <w:lang w:eastAsia="zh-CN"/>
        </w:rPr>
      </w:pPr>
      <w:r>
        <w:rPr>
          <w:lang w:eastAsia="zh-CN"/>
        </w:rPr>
        <w:t>The following picture illustrates the reference points and the location of the responsibility.</w:t>
      </w:r>
    </w:p>
    <w:p w:rsidR="005A676A" w:rsidRDefault="005A676A" w:rsidP="000745CD">
      <w:pPr>
        <w:tabs>
          <w:tab w:val="num" w:pos="720"/>
        </w:tabs>
        <w:jc w:val="center"/>
        <w:rPr>
          <w:lang w:eastAsia="zh-CN"/>
        </w:rPr>
      </w:pPr>
      <w:r w:rsidRPr="00323A50">
        <w:rPr>
          <w:noProof/>
        </w:rPr>
        <w:drawing>
          <wp:inline distT="0" distB="0" distL="0" distR="0" wp14:anchorId="15AB04B8" wp14:editId="5CE0D01F">
            <wp:extent cx="4352544" cy="369733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2417" cy="3714219"/>
                    </a:xfrm>
                    <a:prstGeom prst="rect">
                      <a:avLst/>
                    </a:prstGeom>
                    <a:noFill/>
                    <a:ln>
                      <a:noFill/>
                    </a:ln>
                    <a:extLst/>
                  </pic:spPr>
                </pic:pic>
              </a:graphicData>
            </a:graphic>
          </wp:inline>
        </w:drawing>
      </w:r>
    </w:p>
    <w:p w:rsidR="005A676A" w:rsidRDefault="005A676A" w:rsidP="005A676A">
      <w:pPr>
        <w:tabs>
          <w:tab w:val="num" w:pos="720"/>
        </w:tabs>
        <w:rPr>
          <w:lang w:eastAsia="zh-CN"/>
        </w:rPr>
      </w:pPr>
    </w:p>
    <w:p w:rsidR="005A676A" w:rsidRPr="00323A50" w:rsidRDefault="005A676A" w:rsidP="005A676A">
      <w:pPr>
        <w:tabs>
          <w:tab w:val="num" w:pos="720"/>
        </w:tabs>
        <w:rPr>
          <w:lang w:eastAsia="zh-CN"/>
        </w:rPr>
      </w:pPr>
      <w:r w:rsidRPr="00323A50">
        <w:rPr>
          <w:lang w:eastAsia="zh-CN"/>
        </w:rPr>
        <w:t>Internal interfaces don’t need to be exposed</w:t>
      </w:r>
      <w:r>
        <w:rPr>
          <w:lang w:eastAsia="zh-CN"/>
        </w:rPr>
        <w:t xml:space="preserve"> and can change from one release to another release of the VNF. The </w:t>
      </w:r>
      <w:r w:rsidRPr="00323A50">
        <w:rPr>
          <w:lang w:eastAsia="zh-CN"/>
        </w:rPr>
        <w:t>VNF provider can divide the software into one or more VNF Components (VNFC)</w:t>
      </w:r>
      <w:r>
        <w:rPr>
          <w:lang w:eastAsia="zh-CN"/>
        </w:rPr>
        <w:t xml:space="preserve">. </w:t>
      </w:r>
      <w:r w:rsidRPr="00323A50">
        <w:rPr>
          <w:lang w:eastAsia="zh-CN"/>
        </w:rPr>
        <w:t>Each VNFC instance is mapped to a NFVI Virtualized Container Interface</w:t>
      </w:r>
      <w:r>
        <w:rPr>
          <w:lang w:eastAsia="zh-CN"/>
        </w:rPr>
        <w:t xml:space="preserve">. </w:t>
      </w:r>
      <w:r w:rsidRPr="00323A50">
        <w:rPr>
          <w:lang w:eastAsia="zh-CN"/>
        </w:rPr>
        <w:t>Functionality and Interfaces between VNFCs may change over time</w:t>
      </w:r>
      <w:r>
        <w:rPr>
          <w:lang w:eastAsia="zh-CN"/>
        </w:rPr>
        <w:t xml:space="preserve"> and considered as internal. Here the vendor has the flexibility to change its internal architecture. Any external interfaces should be kept and manipulated with care.</w:t>
      </w:r>
    </w:p>
    <w:p w:rsidR="005A676A" w:rsidRPr="005707D2" w:rsidRDefault="005A676A" w:rsidP="005A676A">
      <w:pPr>
        <w:rPr>
          <w:lang w:eastAsia="zh-CN"/>
        </w:rPr>
      </w:pPr>
    </w:p>
    <w:p w:rsidR="005A676A" w:rsidRDefault="005A676A" w:rsidP="00C35DDF">
      <w:pPr>
        <w:pStyle w:val="Heading2"/>
      </w:pPr>
      <w:bookmarkStart w:id="5" w:name="_Toc454184331"/>
      <w:bookmarkStart w:id="6" w:name="_Toc467159683"/>
      <w:r>
        <w:t>Objectives</w:t>
      </w:r>
      <w:bookmarkEnd w:id="5"/>
      <w:bookmarkEnd w:id="6"/>
    </w:p>
    <w:p w:rsidR="005A676A" w:rsidRDefault="00F54A9C" w:rsidP="005A676A">
      <w:pPr>
        <w:rPr>
          <w:lang w:eastAsia="zh-CN"/>
        </w:rPr>
      </w:pPr>
      <w:r>
        <w:rPr>
          <w:lang w:eastAsia="zh-CN"/>
        </w:rPr>
        <w:t>NFV validation can be divided into three different areas:</w:t>
      </w:r>
    </w:p>
    <w:p w:rsidR="00F54A9C" w:rsidRDefault="00F54A9C" w:rsidP="005A676A">
      <w:pPr>
        <w:rPr>
          <w:lang w:eastAsia="zh-CN"/>
        </w:rPr>
      </w:pPr>
    </w:p>
    <w:p w:rsidR="005A676A" w:rsidRDefault="00F54A9C" w:rsidP="00046106">
      <w:pPr>
        <w:pStyle w:val="ListParagraph"/>
        <w:numPr>
          <w:ilvl w:val="0"/>
          <w:numId w:val="18"/>
        </w:numPr>
        <w:rPr>
          <w:lang w:eastAsia="zh-CN"/>
        </w:rPr>
      </w:pPr>
      <w:r>
        <w:rPr>
          <w:lang w:eastAsia="zh-CN"/>
        </w:rPr>
        <w:t>NFVI validation</w:t>
      </w:r>
    </w:p>
    <w:p w:rsidR="00F54A9C" w:rsidRDefault="00F54A9C" w:rsidP="00046106">
      <w:pPr>
        <w:pStyle w:val="ListParagraph"/>
        <w:numPr>
          <w:ilvl w:val="0"/>
          <w:numId w:val="18"/>
        </w:numPr>
        <w:rPr>
          <w:lang w:eastAsia="zh-CN"/>
        </w:rPr>
      </w:pPr>
      <w:r>
        <w:rPr>
          <w:lang w:eastAsia="zh-CN"/>
        </w:rPr>
        <w:t>VNF Lifecycle Validation</w:t>
      </w:r>
    </w:p>
    <w:p w:rsidR="00F54A9C" w:rsidRDefault="00F54A9C" w:rsidP="00046106">
      <w:pPr>
        <w:pStyle w:val="ListParagraph"/>
        <w:numPr>
          <w:ilvl w:val="0"/>
          <w:numId w:val="18"/>
        </w:numPr>
        <w:rPr>
          <w:lang w:eastAsia="zh-CN"/>
        </w:rPr>
      </w:pPr>
      <w:r>
        <w:rPr>
          <w:lang w:eastAsia="zh-CN"/>
        </w:rPr>
        <w:t>VNF Function validation</w:t>
      </w:r>
    </w:p>
    <w:p w:rsidR="005A676A" w:rsidRDefault="005A676A" w:rsidP="005A676A">
      <w:pPr>
        <w:rPr>
          <w:lang w:eastAsia="zh-CN"/>
        </w:rPr>
      </w:pPr>
    </w:p>
    <w:p w:rsidR="00F54A9C" w:rsidRDefault="00F54A9C" w:rsidP="005A676A">
      <w:pPr>
        <w:rPr>
          <w:lang w:eastAsia="zh-CN"/>
        </w:rPr>
      </w:pPr>
      <w:r>
        <w:rPr>
          <w:lang w:eastAsia="zh-CN"/>
        </w:rPr>
        <w:lastRenderedPageBreak/>
        <w:t xml:space="preserve">The </w:t>
      </w:r>
      <w:r w:rsidRPr="00184631">
        <w:rPr>
          <w:b/>
          <w:lang w:eastAsia="zh-CN"/>
        </w:rPr>
        <w:t>NFVI validation</w:t>
      </w:r>
      <w:r>
        <w:rPr>
          <w:lang w:eastAsia="zh-CN"/>
        </w:rPr>
        <w:t xml:space="preserve"> is focused on the validation of the </w:t>
      </w:r>
      <w:r w:rsidR="00DF3650">
        <w:rPr>
          <w:lang w:eastAsia="zh-CN"/>
        </w:rPr>
        <w:t>NFVI layer. It concentrates on the virtual resource management, like vCPU, vMemory, vStorage, vNetwork and virtual image management</w:t>
      </w:r>
      <w:r w:rsidR="00184631">
        <w:rPr>
          <w:lang w:eastAsia="zh-CN"/>
        </w:rPr>
        <w:t xml:space="preserve"> and its performance</w:t>
      </w:r>
      <w:r w:rsidR="00DF3650">
        <w:rPr>
          <w:lang w:eastAsia="zh-CN"/>
        </w:rPr>
        <w:t>.</w:t>
      </w:r>
    </w:p>
    <w:p w:rsidR="00184631" w:rsidRDefault="00DF3650" w:rsidP="005A676A">
      <w:pPr>
        <w:rPr>
          <w:lang w:eastAsia="zh-CN"/>
        </w:rPr>
      </w:pPr>
      <w:r w:rsidRPr="00184631">
        <w:rPr>
          <w:b/>
          <w:lang w:eastAsia="zh-CN"/>
        </w:rPr>
        <w:t>VNF Lifecycle Management</w:t>
      </w:r>
      <w:r>
        <w:rPr>
          <w:lang w:eastAsia="zh-CN"/>
        </w:rPr>
        <w:t xml:space="preserve"> focuses on the life cycle management of the VNF. This includes instantiation, termination of a VNF, state managem</w:t>
      </w:r>
      <w:r w:rsidR="00184631">
        <w:rPr>
          <w:lang w:eastAsia="zh-CN"/>
        </w:rPr>
        <w:t xml:space="preserve">ent, </w:t>
      </w:r>
      <w:proofErr w:type="gramStart"/>
      <w:r w:rsidR="00184631">
        <w:rPr>
          <w:lang w:eastAsia="zh-CN"/>
        </w:rPr>
        <w:t>scaling</w:t>
      </w:r>
      <w:proofErr w:type="gramEnd"/>
      <w:r w:rsidR="00184631">
        <w:rPr>
          <w:lang w:eastAsia="zh-CN"/>
        </w:rPr>
        <w:t xml:space="preserve"> up/down or in/out.</w:t>
      </w:r>
    </w:p>
    <w:p w:rsidR="00A160C9" w:rsidRDefault="00DF3650" w:rsidP="005A676A">
      <w:pPr>
        <w:rPr>
          <w:lang w:eastAsia="zh-CN"/>
        </w:rPr>
      </w:pPr>
      <w:r>
        <w:rPr>
          <w:lang w:eastAsia="zh-CN"/>
        </w:rPr>
        <w:t xml:space="preserve">The </w:t>
      </w:r>
      <w:r w:rsidR="00184631">
        <w:rPr>
          <w:b/>
          <w:lang w:eastAsia="zh-CN"/>
        </w:rPr>
        <w:t>VNF F</w:t>
      </w:r>
      <w:r w:rsidRPr="00184631">
        <w:rPr>
          <w:b/>
          <w:lang w:eastAsia="zh-CN"/>
        </w:rPr>
        <w:t>unction</w:t>
      </w:r>
      <w:r>
        <w:rPr>
          <w:lang w:eastAsia="zh-CN"/>
        </w:rPr>
        <w:t xml:space="preserve"> validation main focus is to validate the actual functional operation of the VNF.</w:t>
      </w:r>
      <w:r w:rsidR="00A160C9">
        <w:rPr>
          <w:lang w:eastAsia="zh-CN"/>
        </w:rPr>
        <w:t xml:space="preserve"> The VNF functional validation can be divided into following parts:</w:t>
      </w:r>
    </w:p>
    <w:p w:rsidR="00A160C9" w:rsidRDefault="00A160C9" w:rsidP="00FD6C0C">
      <w:pPr>
        <w:pStyle w:val="ListParagraph"/>
        <w:numPr>
          <w:ilvl w:val="0"/>
          <w:numId w:val="143"/>
        </w:numPr>
        <w:rPr>
          <w:lang w:eastAsia="zh-CN"/>
        </w:rPr>
      </w:pPr>
      <w:r>
        <w:rPr>
          <w:lang w:eastAsia="zh-CN"/>
        </w:rPr>
        <w:t>VNF certification of the VNF functionality</w:t>
      </w:r>
    </w:p>
    <w:p w:rsidR="00DF3650" w:rsidRDefault="00A160C9" w:rsidP="00FD6C0C">
      <w:pPr>
        <w:pStyle w:val="ListParagraph"/>
        <w:numPr>
          <w:ilvl w:val="0"/>
          <w:numId w:val="143"/>
        </w:numPr>
        <w:rPr>
          <w:lang w:eastAsia="zh-CN"/>
        </w:rPr>
      </w:pPr>
      <w:r>
        <w:rPr>
          <w:lang w:eastAsia="zh-CN"/>
        </w:rPr>
        <w:t>Benchmark of the VNF functionality</w:t>
      </w:r>
    </w:p>
    <w:p w:rsidR="00D53E8A" w:rsidRDefault="00D53E8A" w:rsidP="005A676A">
      <w:pPr>
        <w:rPr>
          <w:lang w:eastAsia="zh-CN"/>
        </w:rPr>
      </w:pPr>
    </w:p>
    <w:p w:rsidR="00D53E8A" w:rsidRDefault="00D53E8A" w:rsidP="005A676A">
      <w:pPr>
        <w:rPr>
          <w:lang w:eastAsia="zh-CN"/>
        </w:rPr>
      </w:pPr>
      <w:r>
        <w:rPr>
          <w:noProof/>
        </w:rPr>
        <w:drawing>
          <wp:inline distT="0" distB="0" distL="0" distR="0" wp14:anchorId="379D27D4" wp14:editId="230DBF71">
            <wp:extent cx="5243645" cy="3319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836" cy="3325493"/>
                    </a:xfrm>
                    <a:prstGeom prst="rect">
                      <a:avLst/>
                    </a:prstGeom>
                    <a:noFill/>
                  </pic:spPr>
                </pic:pic>
              </a:graphicData>
            </a:graphic>
          </wp:inline>
        </w:drawing>
      </w:r>
    </w:p>
    <w:p w:rsidR="00D53E8A" w:rsidRDefault="00DF3650" w:rsidP="005A676A">
      <w:pPr>
        <w:rPr>
          <w:lang w:eastAsia="zh-CN"/>
        </w:rPr>
      </w:pPr>
      <w:r>
        <w:rPr>
          <w:lang w:eastAsia="zh-CN"/>
        </w:rPr>
        <w:t>In this document we focus on the VNF Lifecycle Management.</w:t>
      </w:r>
    </w:p>
    <w:p w:rsidR="005A676A" w:rsidRDefault="005A676A" w:rsidP="00C35DDF">
      <w:pPr>
        <w:pStyle w:val="Heading2"/>
      </w:pPr>
      <w:bookmarkStart w:id="7" w:name="_Toc454184332"/>
      <w:bookmarkStart w:id="8" w:name="_Toc467159684"/>
      <w:r>
        <w:t>Test bed setup</w:t>
      </w:r>
      <w:bookmarkEnd w:id="7"/>
      <w:bookmarkEnd w:id="8"/>
    </w:p>
    <w:p w:rsidR="005A676A" w:rsidRDefault="005A676A" w:rsidP="005A676A">
      <w:pPr>
        <w:rPr>
          <w:lang w:eastAsia="zh-CN"/>
        </w:rPr>
      </w:pPr>
      <w:r>
        <w:rPr>
          <w:lang w:eastAsia="zh-CN"/>
        </w:rPr>
        <w:t>The architecture and the functionality of a VNF introduces a wide variety in the considerations of the test bed setup and also the test case execution. Following are examples of test bed setups.</w:t>
      </w:r>
    </w:p>
    <w:p w:rsidR="005A676A" w:rsidRDefault="005A676A" w:rsidP="00874974">
      <w:pPr>
        <w:pStyle w:val="Heading3"/>
      </w:pPr>
      <w:bookmarkStart w:id="9" w:name="_Toc454184333"/>
      <w:bookmarkStart w:id="10" w:name="_Toc467159685"/>
      <w:r w:rsidRPr="00825953">
        <w:t xml:space="preserve">Single </w:t>
      </w:r>
      <w:r w:rsidRPr="00874974">
        <w:t>Transient</w:t>
      </w:r>
      <w:r w:rsidRPr="00825953">
        <w:t xml:space="preserve"> VNF</w:t>
      </w:r>
      <w:bookmarkEnd w:id="9"/>
      <w:bookmarkEnd w:id="10"/>
    </w:p>
    <w:p w:rsidR="005A676A" w:rsidRDefault="005A676A" w:rsidP="005A676A">
      <w:pPr>
        <w:rPr>
          <w:lang w:eastAsia="zh-CN"/>
        </w:rPr>
      </w:pPr>
      <w:r>
        <w:rPr>
          <w:lang w:eastAsia="zh-CN"/>
        </w:rPr>
        <w:t>A single VNF provides functionality by passing packets between two</w:t>
      </w:r>
      <w:r w:rsidR="000745CD">
        <w:rPr>
          <w:lang w:eastAsia="zh-CN"/>
        </w:rPr>
        <w:t xml:space="preserve"> or more</w:t>
      </w:r>
      <w:r>
        <w:rPr>
          <w:lang w:eastAsia="zh-CN"/>
        </w:rPr>
        <w:t xml:space="preserve"> network interfaces and applying its manipulation on the packet data if required. Packets flow most likely bidirectional. Examples for this type are:</w:t>
      </w:r>
    </w:p>
    <w:p w:rsidR="005A676A" w:rsidRDefault="005A676A" w:rsidP="00046106">
      <w:pPr>
        <w:pStyle w:val="ListParagraph"/>
        <w:numPr>
          <w:ilvl w:val="0"/>
          <w:numId w:val="19"/>
        </w:numPr>
        <w:rPr>
          <w:lang w:eastAsia="zh-CN"/>
        </w:rPr>
      </w:pPr>
      <w:r>
        <w:rPr>
          <w:lang w:eastAsia="zh-CN"/>
        </w:rPr>
        <w:t>Firewall</w:t>
      </w:r>
    </w:p>
    <w:p w:rsidR="005A676A" w:rsidRDefault="005A676A" w:rsidP="00046106">
      <w:pPr>
        <w:pStyle w:val="ListParagraph"/>
        <w:numPr>
          <w:ilvl w:val="0"/>
          <w:numId w:val="19"/>
        </w:numPr>
        <w:rPr>
          <w:lang w:eastAsia="zh-CN"/>
        </w:rPr>
      </w:pPr>
      <w:r>
        <w:rPr>
          <w:lang w:eastAsia="zh-CN"/>
        </w:rPr>
        <w:t>Router</w:t>
      </w:r>
    </w:p>
    <w:p w:rsidR="005A676A" w:rsidRDefault="005A676A" w:rsidP="00046106">
      <w:pPr>
        <w:pStyle w:val="ListParagraph"/>
        <w:numPr>
          <w:ilvl w:val="0"/>
          <w:numId w:val="19"/>
        </w:numPr>
        <w:rPr>
          <w:lang w:eastAsia="zh-CN"/>
        </w:rPr>
      </w:pPr>
      <w:r>
        <w:rPr>
          <w:lang w:eastAsia="zh-CN"/>
        </w:rPr>
        <w:t>Switch</w:t>
      </w:r>
    </w:p>
    <w:p w:rsidR="005A676A" w:rsidRDefault="005A676A" w:rsidP="00046106">
      <w:pPr>
        <w:pStyle w:val="ListParagraph"/>
        <w:numPr>
          <w:ilvl w:val="0"/>
          <w:numId w:val="19"/>
        </w:numPr>
        <w:rPr>
          <w:lang w:eastAsia="zh-CN"/>
        </w:rPr>
      </w:pPr>
      <w:r>
        <w:rPr>
          <w:lang w:eastAsia="zh-CN"/>
        </w:rPr>
        <w:t>NAT/PAT</w:t>
      </w:r>
    </w:p>
    <w:p w:rsidR="00184631" w:rsidRPr="00825953" w:rsidRDefault="00184631" w:rsidP="00184631">
      <w:pPr>
        <w:rPr>
          <w:lang w:eastAsia="zh-CN"/>
        </w:rPr>
      </w:pPr>
    </w:p>
    <w:p w:rsidR="005A676A" w:rsidRDefault="005A676A" w:rsidP="000745CD">
      <w:pPr>
        <w:jc w:val="center"/>
        <w:rPr>
          <w:lang w:eastAsia="zh-CN"/>
        </w:rPr>
      </w:pPr>
      <w:r>
        <w:rPr>
          <w:noProof/>
        </w:rPr>
        <w:lastRenderedPageBreak/>
        <w:drawing>
          <wp:inline distT="0" distB="0" distL="0" distR="0" wp14:anchorId="61761A34" wp14:editId="0AD83A06">
            <wp:extent cx="5031740" cy="2869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3663" cy="2875798"/>
                    </a:xfrm>
                    <a:prstGeom prst="rect">
                      <a:avLst/>
                    </a:prstGeom>
                    <a:noFill/>
                  </pic:spPr>
                </pic:pic>
              </a:graphicData>
            </a:graphic>
          </wp:inline>
        </w:drawing>
      </w:r>
    </w:p>
    <w:p w:rsidR="005A676A" w:rsidRDefault="005A676A" w:rsidP="005A676A">
      <w:pPr>
        <w:rPr>
          <w:lang w:eastAsia="zh-CN"/>
        </w:rPr>
      </w:pPr>
    </w:p>
    <w:p w:rsidR="005A676A" w:rsidRDefault="005A676A" w:rsidP="00874974">
      <w:pPr>
        <w:pStyle w:val="Heading3"/>
      </w:pPr>
      <w:bookmarkStart w:id="11" w:name="_Toc454184334"/>
      <w:bookmarkStart w:id="12" w:name="_Toc467159686"/>
      <w:r>
        <w:t>Multi Transient VNF</w:t>
      </w:r>
      <w:bookmarkEnd w:id="11"/>
      <w:bookmarkEnd w:id="12"/>
    </w:p>
    <w:p w:rsidR="005A676A" w:rsidRDefault="005A676A" w:rsidP="005A676A">
      <w:pPr>
        <w:rPr>
          <w:lang w:eastAsia="zh-CN"/>
        </w:rPr>
      </w:pPr>
      <w:r>
        <w:rPr>
          <w:lang w:eastAsia="zh-CN"/>
        </w:rPr>
        <w:t xml:space="preserve">A VNF could be composed of multiple VNFCs. All together deliver the functionality. The VNF vendor could also design the functionality as a multi VNF system where multiple VNFs need to be activated. It depends on the vendor’s decision how and why he slices the VNFs. A multi VNF configuration provides many challenges for our system as we need to check many VNFs. For </w:t>
      </w:r>
      <w:r w:rsidR="0015581B">
        <w:rPr>
          <w:lang w:eastAsia="zh-CN"/>
        </w:rPr>
        <w:t>now,</w:t>
      </w:r>
      <w:r>
        <w:rPr>
          <w:lang w:eastAsia="zh-CN"/>
        </w:rPr>
        <w:t xml:space="preserve"> we consider that the vendor would not go this path and rather create one VNF with many components. If we see a demand to cover the multi VNF configuration, we can enhance our </w:t>
      </w:r>
      <w:r w:rsidR="0015581B">
        <w:rPr>
          <w:lang w:eastAsia="zh-CN"/>
        </w:rPr>
        <w:t>test cases</w:t>
      </w:r>
      <w:r>
        <w:rPr>
          <w:lang w:eastAsia="zh-CN"/>
        </w:rPr>
        <w:t xml:space="preserve"> with the vendor’s input.</w:t>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Multi Transient VNF</w:t>
      </w:r>
    </w:p>
    <w:p w:rsidR="005A676A" w:rsidRDefault="005A676A" w:rsidP="00231EFD">
      <w:pPr>
        <w:ind w:left="720"/>
        <w:rPr>
          <w:lang w:eastAsia="zh-CN"/>
        </w:rPr>
      </w:pPr>
      <w:r>
        <w:rPr>
          <w:noProof/>
        </w:rPr>
        <w:drawing>
          <wp:inline distT="0" distB="0" distL="0" distR="0" wp14:anchorId="2436B8B2" wp14:editId="62584733">
            <wp:extent cx="4550858" cy="2716872"/>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8242" cy="2727250"/>
                    </a:xfrm>
                    <a:prstGeom prst="rect">
                      <a:avLst/>
                    </a:prstGeom>
                    <a:noFill/>
                  </pic:spPr>
                </pic:pic>
              </a:graphicData>
            </a:graphic>
          </wp:inline>
        </w:drawing>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Transient VNF with multiple VNFCs</w:t>
      </w:r>
    </w:p>
    <w:p w:rsidR="00231EFD" w:rsidRDefault="00231EFD" w:rsidP="005A676A">
      <w:pPr>
        <w:rPr>
          <w:lang w:eastAsia="zh-CN"/>
        </w:rPr>
      </w:pPr>
    </w:p>
    <w:p w:rsidR="00231EFD" w:rsidRDefault="00231EFD" w:rsidP="000745CD">
      <w:pPr>
        <w:ind w:left="720"/>
        <w:jc w:val="center"/>
        <w:rPr>
          <w:lang w:eastAsia="zh-CN"/>
        </w:rPr>
      </w:pPr>
      <w:r>
        <w:rPr>
          <w:noProof/>
        </w:rPr>
        <w:lastRenderedPageBreak/>
        <w:drawing>
          <wp:inline distT="0" distB="0" distL="0" distR="0" wp14:anchorId="6FB054C1" wp14:editId="5AB05929">
            <wp:extent cx="4608999" cy="275158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9320" cy="2769684"/>
                    </a:xfrm>
                    <a:prstGeom prst="rect">
                      <a:avLst/>
                    </a:prstGeom>
                    <a:noFill/>
                  </pic:spPr>
                </pic:pic>
              </a:graphicData>
            </a:graphic>
          </wp:inline>
        </w:drawing>
      </w:r>
    </w:p>
    <w:p w:rsidR="00231EFD" w:rsidRDefault="00231EFD" w:rsidP="005A676A">
      <w:pPr>
        <w:rPr>
          <w:lang w:eastAsia="zh-CN"/>
        </w:rPr>
      </w:pPr>
    </w:p>
    <w:p w:rsidR="005A676A" w:rsidRDefault="005A676A" w:rsidP="00874974">
      <w:pPr>
        <w:pStyle w:val="Heading3"/>
      </w:pPr>
      <w:bookmarkStart w:id="13" w:name="_Toc454184335"/>
      <w:bookmarkStart w:id="14" w:name="_Toc467159687"/>
      <w:r>
        <w:t>Server based VNF</w:t>
      </w:r>
      <w:bookmarkEnd w:id="13"/>
      <w:bookmarkEnd w:id="14"/>
    </w:p>
    <w:p w:rsidR="005A676A" w:rsidRDefault="005A676A" w:rsidP="005A676A">
      <w:pPr>
        <w:rPr>
          <w:lang w:eastAsia="zh-CN"/>
        </w:rPr>
      </w:pPr>
      <w:r>
        <w:rPr>
          <w:lang w:eastAsia="zh-CN"/>
        </w:rPr>
        <w:t xml:space="preserve">A server based VNF doesn’t forward packets. This type of VNF terminates the packet, extracts all required information out of the packet, processes the information and responds with one or multiple packets back to the requestor. To increase the overall </w:t>
      </w:r>
      <w:r w:rsidR="000745CD">
        <w:rPr>
          <w:lang w:eastAsia="zh-CN"/>
        </w:rPr>
        <w:t xml:space="preserve">network throughput </w:t>
      </w:r>
      <w:r>
        <w:rPr>
          <w:lang w:eastAsia="zh-CN"/>
        </w:rPr>
        <w:t>of the server based VNF, two or more network interfaces could be assigned to the VNF. A server network IO is potentially limited by the overall network IO bandwidth. To reach higher bandwidth several physical interfaces may be used to increase the throughput.</w:t>
      </w:r>
    </w:p>
    <w:p w:rsidR="005A676A" w:rsidRDefault="005A676A" w:rsidP="005A676A">
      <w:pPr>
        <w:rPr>
          <w:lang w:eastAsia="zh-CN"/>
        </w:rPr>
      </w:pPr>
    </w:p>
    <w:p w:rsidR="005A676A" w:rsidRDefault="005A676A" w:rsidP="000745CD">
      <w:pPr>
        <w:jc w:val="center"/>
        <w:rPr>
          <w:lang w:eastAsia="zh-CN"/>
        </w:rPr>
      </w:pPr>
      <w:r>
        <w:rPr>
          <w:noProof/>
        </w:rPr>
        <w:drawing>
          <wp:inline distT="0" distB="0" distL="0" distR="0" wp14:anchorId="3A596D36" wp14:editId="13BF7900">
            <wp:extent cx="5001904" cy="2851989"/>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8799" cy="2855920"/>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p>
    <w:p w:rsidR="005A676A" w:rsidRDefault="00FE2547" w:rsidP="00874974">
      <w:pPr>
        <w:pStyle w:val="Heading3"/>
      </w:pPr>
      <w:bookmarkStart w:id="15" w:name="_Toc454184336"/>
      <w:bookmarkStart w:id="16" w:name="_Toc467159688"/>
      <w:r w:rsidRPr="00FE2547">
        <w:t xml:space="preserve">VNF Lifecycle </w:t>
      </w:r>
      <w:r>
        <w:t xml:space="preserve">Verification </w:t>
      </w:r>
      <w:r w:rsidR="005A676A">
        <w:t>Architecture</w:t>
      </w:r>
      <w:bookmarkEnd w:id="15"/>
      <w:bookmarkEnd w:id="16"/>
    </w:p>
    <w:p w:rsidR="00FE2547" w:rsidRDefault="00FE2547" w:rsidP="00FE2547">
      <w:pPr>
        <w:rPr>
          <w:lang w:eastAsia="zh-CN"/>
        </w:rPr>
      </w:pPr>
      <w:r>
        <w:rPr>
          <w:lang w:eastAsia="zh-CN"/>
        </w:rPr>
        <w:t xml:space="preserve">The validation architecture of </w:t>
      </w:r>
      <w:r w:rsidRPr="00FE2547">
        <w:rPr>
          <w:lang w:eastAsia="zh-CN"/>
        </w:rPr>
        <w:t>VNF Lifecycle Management</w:t>
      </w:r>
      <w:r>
        <w:rPr>
          <w:lang w:eastAsia="zh-CN"/>
        </w:rPr>
        <w:t xml:space="preserve"> is illustrated in the below picture.</w:t>
      </w:r>
    </w:p>
    <w:p w:rsidR="00FE2547" w:rsidRDefault="00FE2547" w:rsidP="005A676A">
      <w:pPr>
        <w:rPr>
          <w:lang w:eastAsia="zh-CN"/>
        </w:rPr>
      </w:pPr>
    </w:p>
    <w:p w:rsidR="005A676A" w:rsidRDefault="00E95B04" w:rsidP="000745CD">
      <w:pPr>
        <w:jc w:val="center"/>
        <w:rPr>
          <w:lang w:eastAsia="zh-CN"/>
        </w:rPr>
      </w:pPr>
      <w:r>
        <w:rPr>
          <w:noProof/>
        </w:rPr>
        <w:lastRenderedPageBreak/>
        <w:drawing>
          <wp:inline distT="0" distB="0" distL="0" distR="0" wp14:anchorId="3391BA4F" wp14:editId="78A54336">
            <wp:extent cx="5758481" cy="2755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9881" cy="2761356"/>
                    </a:xfrm>
                    <a:prstGeom prst="rect">
                      <a:avLst/>
                    </a:prstGeom>
                    <a:noFill/>
                  </pic:spPr>
                </pic:pic>
              </a:graphicData>
            </a:graphic>
          </wp:inline>
        </w:drawing>
      </w:r>
    </w:p>
    <w:p w:rsidR="005A676A" w:rsidRDefault="005A676A" w:rsidP="005A676A">
      <w:pPr>
        <w:rPr>
          <w:lang w:eastAsia="zh-CN"/>
        </w:rPr>
      </w:pPr>
    </w:p>
    <w:p w:rsidR="009353A6" w:rsidRDefault="009353A6" w:rsidP="005A676A">
      <w:pPr>
        <w:rPr>
          <w:lang w:eastAsia="zh-CN"/>
        </w:rPr>
      </w:pPr>
      <w:r>
        <w:rPr>
          <w:lang w:eastAsia="zh-CN"/>
        </w:rPr>
        <w:t>The VNF Lifecycle Validation Automation is divided into following components:</w:t>
      </w:r>
    </w:p>
    <w:p w:rsidR="00756A91" w:rsidRDefault="00756A91" w:rsidP="005A676A">
      <w:pPr>
        <w:rPr>
          <w:lang w:eastAsia="zh-CN"/>
        </w:rPr>
      </w:pPr>
    </w:p>
    <w:p w:rsidR="009353A6" w:rsidRDefault="009353A6" w:rsidP="00046106">
      <w:pPr>
        <w:pStyle w:val="ListParagraph"/>
        <w:numPr>
          <w:ilvl w:val="0"/>
          <w:numId w:val="23"/>
        </w:numPr>
        <w:rPr>
          <w:lang w:eastAsia="zh-CN"/>
        </w:rPr>
      </w:pPr>
      <w:r>
        <w:rPr>
          <w:lang w:eastAsia="zh-CN"/>
        </w:rPr>
        <w:t>VNF Lifecycle Automation</w:t>
      </w:r>
      <w:r w:rsidR="00536362">
        <w:rPr>
          <w:lang w:eastAsia="zh-CN"/>
        </w:rPr>
        <w:t xml:space="preserve"> Layer</w:t>
      </w:r>
    </w:p>
    <w:p w:rsidR="009353A6" w:rsidRDefault="009353A6" w:rsidP="00046106">
      <w:pPr>
        <w:pStyle w:val="ListParagraph"/>
        <w:numPr>
          <w:ilvl w:val="0"/>
          <w:numId w:val="23"/>
        </w:numPr>
        <w:rPr>
          <w:lang w:eastAsia="zh-CN"/>
        </w:rPr>
      </w:pPr>
      <w:r>
        <w:rPr>
          <w:lang w:eastAsia="zh-CN"/>
        </w:rPr>
        <w:t xml:space="preserve">VNFM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VNFM API</w:t>
      </w:r>
    </w:p>
    <w:p w:rsidR="00042CD9" w:rsidRDefault="00042CD9" w:rsidP="00046106">
      <w:pPr>
        <w:pStyle w:val="ListParagraph"/>
        <w:numPr>
          <w:ilvl w:val="1"/>
          <w:numId w:val="23"/>
        </w:numPr>
        <w:rPr>
          <w:lang w:eastAsia="zh-CN"/>
        </w:rPr>
      </w:pPr>
      <w:r>
        <w:rPr>
          <w:lang w:eastAsia="zh-CN"/>
        </w:rPr>
        <w:t>VNFM Vendor API</w:t>
      </w:r>
    </w:p>
    <w:p w:rsidR="009353A6" w:rsidRDefault="009353A6" w:rsidP="00046106">
      <w:pPr>
        <w:pStyle w:val="ListParagraph"/>
        <w:numPr>
          <w:ilvl w:val="0"/>
          <w:numId w:val="23"/>
        </w:numPr>
        <w:rPr>
          <w:lang w:eastAsia="zh-CN"/>
        </w:rPr>
      </w:pPr>
      <w:r>
        <w:rPr>
          <w:lang w:eastAsia="zh-CN"/>
        </w:rPr>
        <w:t xml:space="preserve">VNF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 API</w:t>
      </w:r>
    </w:p>
    <w:p w:rsidR="00042CD9" w:rsidRDefault="00042CD9" w:rsidP="00046106">
      <w:pPr>
        <w:pStyle w:val="ListParagraph"/>
        <w:numPr>
          <w:ilvl w:val="1"/>
          <w:numId w:val="23"/>
        </w:numPr>
        <w:rPr>
          <w:lang w:eastAsia="zh-CN"/>
        </w:rPr>
      </w:pPr>
      <w:r>
        <w:rPr>
          <w:lang w:eastAsia="zh-CN"/>
        </w:rPr>
        <w:t>VNF Vendor API</w:t>
      </w:r>
    </w:p>
    <w:p w:rsidR="009353A6" w:rsidRDefault="009353A6" w:rsidP="00046106">
      <w:pPr>
        <w:pStyle w:val="ListParagraph"/>
        <w:numPr>
          <w:ilvl w:val="0"/>
          <w:numId w:val="23"/>
        </w:numPr>
        <w:rPr>
          <w:lang w:eastAsia="zh-CN"/>
        </w:rPr>
      </w:pPr>
      <w:r>
        <w:rPr>
          <w:lang w:eastAsia="zh-CN"/>
        </w:rPr>
        <w:t xml:space="preserve">VIM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VIM API</w:t>
      </w:r>
    </w:p>
    <w:p w:rsidR="00042CD9" w:rsidRDefault="00042CD9" w:rsidP="00046106">
      <w:pPr>
        <w:pStyle w:val="ListParagraph"/>
        <w:numPr>
          <w:ilvl w:val="1"/>
          <w:numId w:val="23"/>
        </w:numPr>
        <w:rPr>
          <w:lang w:eastAsia="zh-CN"/>
        </w:rPr>
      </w:pPr>
      <w:r>
        <w:rPr>
          <w:lang w:eastAsia="zh-CN"/>
        </w:rPr>
        <w:t>VIM Vendor API</w:t>
      </w:r>
    </w:p>
    <w:p w:rsidR="009353A6" w:rsidRDefault="009353A6" w:rsidP="00046106">
      <w:pPr>
        <w:pStyle w:val="ListParagraph"/>
        <w:numPr>
          <w:ilvl w:val="0"/>
          <w:numId w:val="23"/>
        </w:numPr>
        <w:rPr>
          <w:lang w:eastAsia="zh-CN"/>
        </w:rPr>
      </w:pPr>
      <w:r>
        <w:rPr>
          <w:lang w:eastAsia="zh-CN"/>
        </w:rPr>
        <w:t xml:space="preserve">Traffic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STC API</w:t>
      </w:r>
    </w:p>
    <w:p w:rsidR="00042CD9" w:rsidRDefault="00042CD9" w:rsidP="00046106">
      <w:pPr>
        <w:pStyle w:val="ListParagraph"/>
        <w:numPr>
          <w:ilvl w:val="1"/>
          <w:numId w:val="23"/>
        </w:numPr>
        <w:rPr>
          <w:lang w:eastAsia="zh-CN"/>
        </w:rPr>
      </w:pPr>
      <w:r>
        <w:rPr>
          <w:lang w:eastAsia="zh-CN"/>
        </w:rPr>
        <w:t>Avalanche API</w:t>
      </w:r>
    </w:p>
    <w:p w:rsidR="00537D69" w:rsidRDefault="00537D69" w:rsidP="00537D69">
      <w:pPr>
        <w:pStyle w:val="ListParagraph"/>
        <w:numPr>
          <w:ilvl w:val="0"/>
          <w:numId w:val="23"/>
        </w:numPr>
        <w:rPr>
          <w:lang w:eastAsia="zh-CN"/>
        </w:rPr>
      </w:pPr>
      <w:r>
        <w:rPr>
          <w:lang w:eastAsia="zh-CN"/>
        </w:rPr>
        <w:t>EM API</w:t>
      </w:r>
    </w:p>
    <w:p w:rsidR="00537D69" w:rsidRDefault="00537D69" w:rsidP="00537D69">
      <w:pPr>
        <w:pStyle w:val="ListParagraph"/>
        <w:numPr>
          <w:ilvl w:val="0"/>
          <w:numId w:val="23"/>
        </w:numPr>
        <w:rPr>
          <w:lang w:eastAsia="zh-CN"/>
        </w:rPr>
      </w:pPr>
      <w:r>
        <w:rPr>
          <w:lang w:eastAsia="zh-CN"/>
        </w:rPr>
        <w:t>NFVO API</w:t>
      </w:r>
    </w:p>
    <w:p w:rsidR="00537D69" w:rsidRDefault="00537D69" w:rsidP="00537D69">
      <w:pPr>
        <w:pStyle w:val="ListParagraph"/>
        <w:numPr>
          <w:ilvl w:val="0"/>
          <w:numId w:val="23"/>
        </w:numPr>
        <w:rPr>
          <w:lang w:eastAsia="zh-CN"/>
        </w:rPr>
      </w:pPr>
      <w:r>
        <w:rPr>
          <w:lang w:eastAsia="zh-CN"/>
        </w:rPr>
        <w:t>Metric Service</w:t>
      </w:r>
    </w:p>
    <w:p w:rsidR="009353A6" w:rsidRDefault="009353A6" w:rsidP="005A676A">
      <w:pPr>
        <w:rPr>
          <w:lang w:eastAsia="zh-CN"/>
        </w:rPr>
      </w:pPr>
    </w:p>
    <w:p w:rsidR="009353A6" w:rsidRDefault="009353A6" w:rsidP="00CF3F7A">
      <w:pPr>
        <w:pStyle w:val="Heading4"/>
        <w:rPr>
          <w:lang w:eastAsia="zh-CN"/>
        </w:rPr>
      </w:pPr>
      <w:r>
        <w:rPr>
          <w:lang w:eastAsia="zh-CN"/>
        </w:rPr>
        <w:t>VNF Lifecycle Automation</w:t>
      </w:r>
      <w:r w:rsidR="00536362">
        <w:rPr>
          <w:lang w:eastAsia="zh-CN"/>
        </w:rPr>
        <w:t xml:space="preserve"> Layer</w:t>
      </w:r>
    </w:p>
    <w:p w:rsidR="009353A6" w:rsidRDefault="00A80116" w:rsidP="009353A6">
      <w:pPr>
        <w:rPr>
          <w:lang w:eastAsia="zh-CN"/>
        </w:rPr>
      </w:pPr>
      <w:r>
        <w:rPr>
          <w:lang w:eastAsia="zh-CN"/>
        </w:rPr>
        <w:t>Each VNF Lifecycle test case is implemented by a test sequence coded in the VNF Lifecycle Automation Layer. The VNF Lifecycle Automation Layer takes advantage of the following layers:</w:t>
      </w:r>
    </w:p>
    <w:p w:rsidR="00A80116" w:rsidRDefault="00A80116" w:rsidP="00046106">
      <w:pPr>
        <w:pStyle w:val="ListParagraph"/>
        <w:numPr>
          <w:ilvl w:val="0"/>
          <w:numId w:val="24"/>
        </w:numPr>
        <w:rPr>
          <w:lang w:eastAsia="zh-CN"/>
        </w:rPr>
      </w:pPr>
      <w:r>
        <w:rPr>
          <w:lang w:eastAsia="zh-CN"/>
        </w:rPr>
        <w:t>VNFM Automation Layer</w:t>
      </w:r>
    </w:p>
    <w:p w:rsidR="00A80116" w:rsidRDefault="00A80116" w:rsidP="00046106">
      <w:pPr>
        <w:pStyle w:val="ListParagraph"/>
        <w:numPr>
          <w:ilvl w:val="0"/>
          <w:numId w:val="24"/>
        </w:numPr>
        <w:rPr>
          <w:lang w:eastAsia="zh-CN"/>
        </w:rPr>
      </w:pPr>
      <w:r>
        <w:rPr>
          <w:lang w:eastAsia="zh-CN"/>
        </w:rPr>
        <w:t>VNF Automation Layer</w:t>
      </w:r>
    </w:p>
    <w:p w:rsidR="00A80116" w:rsidRDefault="00A80116" w:rsidP="00046106">
      <w:pPr>
        <w:pStyle w:val="ListParagraph"/>
        <w:numPr>
          <w:ilvl w:val="0"/>
          <w:numId w:val="24"/>
        </w:numPr>
        <w:rPr>
          <w:lang w:eastAsia="zh-CN"/>
        </w:rPr>
      </w:pPr>
      <w:r>
        <w:rPr>
          <w:lang w:eastAsia="zh-CN"/>
        </w:rPr>
        <w:t>VIM Automation Layer</w:t>
      </w:r>
    </w:p>
    <w:p w:rsidR="00A80116" w:rsidRDefault="00A80116" w:rsidP="00046106">
      <w:pPr>
        <w:pStyle w:val="ListParagraph"/>
        <w:numPr>
          <w:ilvl w:val="0"/>
          <w:numId w:val="24"/>
        </w:numPr>
        <w:rPr>
          <w:lang w:eastAsia="zh-CN"/>
        </w:rPr>
      </w:pPr>
      <w:r>
        <w:rPr>
          <w:lang w:eastAsia="zh-CN"/>
        </w:rPr>
        <w:t>Traffic Automation Layer</w:t>
      </w:r>
    </w:p>
    <w:p w:rsidR="00CF3F7A" w:rsidRDefault="00A80116" w:rsidP="009353A6">
      <w:pPr>
        <w:rPr>
          <w:lang w:eastAsia="zh-CN"/>
        </w:rPr>
      </w:pPr>
      <w:r>
        <w:rPr>
          <w:lang w:eastAsia="zh-CN"/>
        </w:rPr>
        <w:t>It calls each layers API to configure, instruct, control, manage and retrieve information or results.</w:t>
      </w:r>
    </w:p>
    <w:p w:rsidR="009353A6" w:rsidRDefault="00A80116" w:rsidP="00CF3F7A">
      <w:pPr>
        <w:pStyle w:val="Heading4"/>
        <w:rPr>
          <w:lang w:eastAsia="zh-CN"/>
        </w:rPr>
      </w:pPr>
      <w:r>
        <w:rPr>
          <w:lang w:eastAsia="zh-CN"/>
        </w:rPr>
        <w:t xml:space="preserve">VNFM Automation </w:t>
      </w:r>
      <w:r w:rsidR="00536362">
        <w:rPr>
          <w:lang w:eastAsia="zh-CN"/>
        </w:rPr>
        <w:t>Layer</w:t>
      </w:r>
    </w:p>
    <w:p w:rsidR="009353A6" w:rsidRDefault="00A80116" w:rsidP="009353A6">
      <w:pPr>
        <w:rPr>
          <w:lang w:eastAsia="zh-CN"/>
        </w:rPr>
      </w:pPr>
      <w:r>
        <w:rPr>
          <w:lang w:eastAsia="zh-CN"/>
        </w:rPr>
        <w:t xml:space="preserve">The VNFM Layer is divided into two layers. The top layer </w:t>
      </w:r>
      <w:r w:rsidR="00D84D1C">
        <w:rPr>
          <w:lang w:eastAsia="zh-CN"/>
        </w:rPr>
        <w:t xml:space="preserve">VNFM API </w:t>
      </w:r>
      <w:r>
        <w:rPr>
          <w:lang w:eastAsia="zh-CN"/>
        </w:rPr>
        <w:t xml:space="preserve">is the common layer and exposes a well-defined common interface to the upper layer. It abstracts the lower layer and resolves </w:t>
      </w:r>
      <w:r w:rsidR="00D84D1C">
        <w:rPr>
          <w:lang w:eastAsia="zh-CN"/>
        </w:rPr>
        <w:t xml:space="preserve">and encapsulates </w:t>
      </w:r>
      <w:r>
        <w:rPr>
          <w:lang w:eastAsia="zh-CN"/>
        </w:rPr>
        <w:t xml:space="preserve">any vendor specific impacts. The vendor specific access to the VNFM is coded in the VNFM vendor API. This </w:t>
      </w:r>
      <w:r>
        <w:rPr>
          <w:lang w:eastAsia="zh-CN"/>
        </w:rPr>
        <w:lastRenderedPageBreak/>
        <w:t>allows us to adapt to different vendor specific VNFM interfaces without impacting the overall architecture and test sequence.</w:t>
      </w:r>
    </w:p>
    <w:p w:rsidR="009353A6" w:rsidRDefault="009353A6" w:rsidP="00CF3F7A">
      <w:pPr>
        <w:pStyle w:val="Heading4"/>
        <w:rPr>
          <w:lang w:eastAsia="zh-CN"/>
        </w:rPr>
      </w:pPr>
      <w:r>
        <w:rPr>
          <w:lang w:eastAsia="zh-CN"/>
        </w:rPr>
        <w:t xml:space="preserve">VNF </w:t>
      </w:r>
      <w:r w:rsidR="00A80116">
        <w:rPr>
          <w:lang w:eastAsia="zh-CN"/>
        </w:rPr>
        <w:t xml:space="preserve">Automation </w:t>
      </w:r>
      <w:r w:rsidR="00536362">
        <w:rPr>
          <w:lang w:eastAsia="zh-CN"/>
        </w:rPr>
        <w:t>Layer</w:t>
      </w:r>
    </w:p>
    <w:p w:rsidR="00A80116" w:rsidRDefault="00A80116" w:rsidP="00A80116">
      <w:pPr>
        <w:rPr>
          <w:lang w:eastAsia="zh-CN"/>
        </w:rPr>
      </w:pPr>
      <w:r>
        <w:rPr>
          <w:lang w:eastAsia="zh-CN"/>
        </w:rPr>
        <w:t xml:space="preserve">The VNF Layer is divided </w:t>
      </w:r>
      <w:r w:rsidR="00D84D1C">
        <w:rPr>
          <w:lang w:eastAsia="zh-CN"/>
        </w:rPr>
        <w:t xml:space="preserve">too </w:t>
      </w:r>
      <w:r>
        <w:rPr>
          <w:lang w:eastAsia="zh-CN"/>
        </w:rPr>
        <w:t xml:space="preserve">into two layers. The top layer </w:t>
      </w:r>
      <w:r w:rsidR="00D84D1C">
        <w:rPr>
          <w:lang w:eastAsia="zh-CN"/>
        </w:rPr>
        <w:t xml:space="preserve">VNF API </w:t>
      </w:r>
      <w:r>
        <w:rPr>
          <w:lang w:eastAsia="zh-CN"/>
        </w:rPr>
        <w:t>is the common layer and exposes a well-defined common interface to the upper layer. It abstracts the lower layer and resolves any vendor specific impacts. The vendor specific access to the VNF is coded in the VNF vendor API. This allows us to adapt to different vendor specific VNF interfaces without impacting the overall architecture and test sequence.</w:t>
      </w:r>
    </w:p>
    <w:p w:rsidR="009353A6" w:rsidRDefault="009353A6" w:rsidP="00CF3F7A">
      <w:pPr>
        <w:pStyle w:val="Heading4"/>
        <w:rPr>
          <w:lang w:eastAsia="zh-CN"/>
        </w:rPr>
      </w:pPr>
      <w:r>
        <w:rPr>
          <w:lang w:eastAsia="zh-CN"/>
        </w:rPr>
        <w:t xml:space="preserve">VIM </w:t>
      </w:r>
      <w:r w:rsidR="00A80116">
        <w:rPr>
          <w:lang w:eastAsia="zh-CN"/>
        </w:rPr>
        <w:t xml:space="preserve">Automation </w:t>
      </w:r>
      <w:r w:rsidR="00536362">
        <w:rPr>
          <w:lang w:eastAsia="zh-CN"/>
        </w:rPr>
        <w:t>Layer</w:t>
      </w:r>
    </w:p>
    <w:p w:rsidR="009353A6" w:rsidRDefault="00D84D1C" w:rsidP="009353A6">
      <w:pPr>
        <w:rPr>
          <w:lang w:eastAsia="zh-CN"/>
        </w:rPr>
      </w:pPr>
      <w:r>
        <w:rPr>
          <w:lang w:eastAsia="zh-CN"/>
        </w:rPr>
        <w:t>The VIM Layer is divided into two layers. The top layer VIM API is the common layer and exposes a well-defined common interface to the upper layer. It abstracts the lower layer and resolves any vendor specific impacts. The vendor specific access to the VIM is coded in the VIM vendor API. This allows us to adapt to different vendor specific VIM interfaces without impacting the overall architecture and test sequence.</w:t>
      </w:r>
    </w:p>
    <w:p w:rsidR="009353A6" w:rsidRDefault="009353A6" w:rsidP="00CF3F7A">
      <w:pPr>
        <w:pStyle w:val="Heading4"/>
        <w:rPr>
          <w:lang w:eastAsia="zh-CN"/>
        </w:rPr>
      </w:pPr>
      <w:r>
        <w:rPr>
          <w:lang w:eastAsia="zh-CN"/>
        </w:rPr>
        <w:t xml:space="preserve">Traffic </w:t>
      </w:r>
      <w:r w:rsidR="00A80116">
        <w:rPr>
          <w:lang w:eastAsia="zh-CN"/>
        </w:rPr>
        <w:t xml:space="preserve">Automation </w:t>
      </w:r>
      <w:r w:rsidR="00536362">
        <w:rPr>
          <w:lang w:eastAsia="zh-CN"/>
        </w:rPr>
        <w:t>Layer</w:t>
      </w:r>
    </w:p>
    <w:p w:rsidR="009353A6" w:rsidRDefault="009353A6" w:rsidP="005A676A">
      <w:pPr>
        <w:rPr>
          <w:lang w:eastAsia="zh-CN"/>
        </w:rPr>
      </w:pPr>
      <w:r>
        <w:rPr>
          <w:lang w:eastAsia="zh-CN"/>
        </w:rPr>
        <w:t xml:space="preserve">Test cases require to validate the correctness of the VNF functionality. In case of a transient VNF, the VNF Lifecycle </w:t>
      </w:r>
      <w:r w:rsidR="00CF3F7A">
        <w:rPr>
          <w:lang w:eastAsia="zh-CN"/>
        </w:rPr>
        <w:t>v</w:t>
      </w:r>
      <w:r>
        <w:rPr>
          <w:lang w:eastAsia="zh-CN"/>
        </w:rPr>
        <w:t xml:space="preserve">erification can use STC to generate and analyze traffic. With </w:t>
      </w:r>
      <w:r w:rsidR="00CF3F7A">
        <w:rPr>
          <w:lang w:eastAsia="zh-CN"/>
        </w:rPr>
        <w:t xml:space="preserve">the </w:t>
      </w:r>
      <w:r>
        <w:rPr>
          <w:lang w:eastAsia="zh-CN"/>
        </w:rPr>
        <w:t xml:space="preserve">STC precision we are able to detect traffic packet loss and </w:t>
      </w:r>
      <w:r w:rsidR="00EE18EA">
        <w:rPr>
          <w:lang w:eastAsia="zh-CN"/>
        </w:rPr>
        <w:t>generate traffic up to line rate with ease.</w:t>
      </w:r>
    </w:p>
    <w:p w:rsidR="00EE18EA" w:rsidRDefault="00EE18EA" w:rsidP="005A676A">
      <w:pPr>
        <w:rPr>
          <w:lang w:eastAsia="zh-CN"/>
        </w:rPr>
      </w:pPr>
      <w:r>
        <w:rPr>
          <w:lang w:eastAsia="zh-CN"/>
        </w:rPr>
        <w:t>A server VNF terminates the traffic and responses to requests with packets back. Majority of the data gets transported through a TCP connection and is therefore</w:t>
      </w:r>
      <w:r w:rsidR="00D84D1C">
        <w:rPr>
          <w:lang w:eastAsia="zh-CN"/>
        </w:rPr>
        <w:t xml:space="preserve"> stateful traffic. If STC can’</w:t>
      </w:r>
      <w:r>
        <w:rPr>
          <w:lang w:eastAsia="zh-CN"/>
        </w:rPr>
        <w:t xml:space="preserve">t provide this type of throughput, the traffic API must be able to adapt and use Avalanche product. Here we are able to generate line rate stateful traffic. </w:t>
      </w:r>
    </w:p>
    <w:p w:rsidR="005A676A" w:rsidRDefault="00EE18EA" w:rsidP="005A676A">
      <w:pPr>
        <w:rPr>
          <w:lang w:eastAsia="zh-CN"/>
        </w:rPr>
      </w:pPr>
      <w:r>
        <w:rPr>
          <w:lang w:eastAsia="zh-CN"/>
        </w:rPr>
        <w:t xml:space="preserve">As the type of VNF has different demands on the type of traffic (stateful and stateless traffic), the Traffic API module gets separated into two layers. The common traffic API layer </w:t>
      </w:r>
      <w:r w:rsidR="00CF3F7A">
        <w:rPr>
          <w:lang w:eastAsia="zh-CN"/>
        </w:rPr>
        <w:t>gets called by the VNF Lifecycle Automation layer. It provides a generic and common interface to the upper layer. The common traffic API layer takes advantage of the STC traffic layer or the Avalanche traffic layer. Each layer will have its own configuration file to drive its functionality. The traffic API layer determines based on the provided configuration to use either STC or Avalanche for the traffic generation.</w:t>
      </w:r>
    </w:p>
    <w:p w:rsidR="005A676A" w:rsidRDefault="005A676A" w:rsidP="001C5F01">
      <w:pPr>
        <w:pStyle w:val="Heading1"/>
      </w:pPr>
      <w:bookmarkStart w:id="17" w:name="_Toc454184338"/>
      <w:bookmarkStart w:id="18" w:name="_Toc467159689"/>
      <w:r>
        <w:t>VNF Descriptor</w:t>
      </w:r>
      <w:bookmarkEnd w:id="17"/>
      <w:bookmarkEnd w:id="18"/>
    </w:p>
    <w:p w:rsidR="005A676A" w:rsidRPr="00323A50" w:rsidRDefault="005A676A" w:rsidP="005A676A">
      <w:pPr>
        <w:tabs>
          <w:tab w:val="num" w:pos="720"/>
        </w:tabs>
        <w:rPr>
          <w:lang w:eastAsia="zh-CN"/>
        </w:rPr>
      </w:pPr>
      <w:r w:rsidRPr="00323A50">
        <w:rPr>
          <w:lang w:eastAsia="zh-CN"/>
        </w:rPr>
        <w:t>Each VNF has exactly one associated VNF Descriptor (VNFD)</w:t>
      </w:r>
      <w:r>
        <w:rPr>
          <w:lang w:eastAsia="zh-CN"/>
        </w:rPr>
        <w:t xml:space="preserve">. A </w:t>
      </w:r>
      <w:r w:rsidRPr="00323A50">
        <w:rPr>
          <w:lang w:eastAsia="zh-CN"/>
        </w:rPr>
        <w:t xml:space="preserve">VNF Descriptor includes </w:t>
      </w:r>
    </w:p>
    <w:p w:rsidR="005A676A" w:rsidRPr="00323A50" w:rsidRDefault="005A676A" w:rsidP="00046106">
      <w:pPr>
        <w:numPr>
          <w:ilvl w:val="1"/>
          <w:numId w:val="15"/>
        </w:numPr>
        <w:rPr>
          <w:lang w:eastAsia="zh-CN"/>
        </w:rPr>
      </w:pPr>
      <w:r w:rsidRPr="00323A50">
        <w:rPr>
          <w:lang w:eastAsia="zh-CN"/>
        </w:rPr>
        <w:t>Requirements for initial deployment state</w:t>
      </w:r>
    </w:p>
    <w:p w:rsidR="005A676A" w:rsidRPr="00323A50" w:rsidRDefault="005A676A" w:rsidP="00046106">
      <w:pPr>
        <w:numPr>
          <w:ilvl w:val="1"/>
          <w:numId w:val="15"/>
        </w:numPr>
        <w:rPr>
          <w:lang w:eastAsia="zh-CN"/>
        </w:rPr>
      </w:pPr>
      <w:r w:rsidRPr="00323A50">
        <w:rPr>
          <w:lang w:eastAsia="zh-CN"/>
        </w:rPr>
        <w:t>Connections between the VNFCs</w:t>
      </w:r>
    </w:p>
    <w:p w:rsidR="005A676A" w:rsidRPr="00323A50" w:rsidRDefault="005A676A" w:rsidP="00046106">
      <w:pPr>
        <w:numPr>
          <w:ilvl w:val="1"/>
          <w:numId w:val="15"/>
        </w:numPr>
        <w:rPr>
          <w:lang w:eastAsia="zh-CN"/>
        </w:rPr>
      </w:pPr>
      <w:r w:rsidRPr="00323A50">
        <w:rPr>
          <w:lang w:eastAsia="zh-CN"/>
        </w:rPr>
        <w:t>Exposed interfaces provided by the VNF</w:t>
      </w:r>
    </w:p>
    <w:p w:rsidR="005A676A" w:rsidRPr="00323A50" w:rsidRDefault="005A676A" w:rsidP="00046106">
      <w:pPr>
        <w:numPr>
          <w:ilvl w:val="1"/>
          <w:numId w:val="15"/>
        </w:numPr>
        <w:rPr>
          <w:lang w:eastAsia="zh-CN"/>
        </w:rPr>
      </w:pPr>
      <w:r w:rsidRPr="00323A50">
        <w:rPr>
          <w:lang w:eastAsia="zh-CN"/>
        </w:rPr>
        <w:t>Resource requirements for each VNFC as each VNFC instance is hosted inside its own unique virtualization container</w:t>
      </w:r>
    </w:p>
    <w:p w:rsidR="005A676A" w:rsidRPr="00323A50" w:rsidRDefault="005A676A" w:rsidP="005A676A">
      <w:pPr>
        <w:rPr>
          <w:lang w:eastAsia="zh-CN"/>
        </w:rPr>
      </w:pPr>
      <w:r w:rsidRPr="00323A50">
        <w:rPr>
          <w:lang w:eastAsia="zh-CN"/>
        </w:rPr>
        <w:t>VNFD is a deployment template describing a VNF in term of deployment and operational behavior requirements</w:t>
      </w:r>
    </w:p>
    <w:p w:rsidR="005A676A" w:rsidRPr="00323A50" w:rsidRDefault="005A676A" w:rsidP="00046106">
      <w:pPr>
        <w:numPr>
          <w:ilvl w:val="1"/>
          <w:numId w:val="15"/>
        </w:numPr>
        <w:rPr>
          <w:lang w:eastAsia="zh-CN"/>
        </w:rPr>
      </w:pPr>
      <w:r w:rsidRPr="00323A50">
        <w:rPr>
          <w:lang w:eastAsia="zh-CN"/>
        </w:rPr>
        <w:t>Virtualized Compute Resources (CPU/core, memory)</w:t>
      </w:r>
    </w:p>
    <w:p w:rsidR="005A676A" w:rsidRPr="00323A50" w:rsidRDefault="005A676A" w:rsidP="00046106">
      <w:pPr>
        <w:numPr>
          <w:ilvl w:val="1"/>
          <w:numId w:val="15"/>
        </w:numPr>
        <w:rPr>
          <w:lang w:eastAsia="zh-CN"/>
        </w:rPr>
      </w:pPr>
      <w:r w:rsidRPr="00323A50">
        <w:rPr>
          <w:lang w:eastAsia="zh-CN"/>
        </w:rPr>
        <w:t>Virtualized Network Resources</w:t>
      </w:r>
    </w:p>
    <w:p w:rsidR="005A676A" w:rsidRPr="00323A50" w:rsidRDefault="005A676A" w:rsidP="00046106">
      <w:pPr>
        <w:numPr>
          <w:ilvl w:val="1"/>
          <w:numId w:val="15"/>
        </w:numPr>
        <w:rPr>
          <w:lang w:eastAsia="zh-CN"/>
        </w:rPr>
      </w:pPr>
      <w:r w:rsidRPr="00323A50">
        <w:rPr>
          <w:lang w:eastAsia="zh-CN"/>
        </w:rPr>
        <w:t>Virtualized Storage Resources</w:t>
      </w:r>
    </w:p>
    <w:p w:rsidR="005A676A" w:rsidRPr="00323A50" w:rsidRDefault="005A676A" w:rsidP="00046106">
      <w:pPr>
        <w:numPr>
          <w:ilvl w:val="1"/>
          <w:numId w:val="15"/>
        </w:numPr>
        <w:rPr>
          <w:lang w:eastAsia="zh-CN"/>
        </w:rPr>
      </w:pPr>
      <w:r w:rsidRPr="00323A50">
        <w:rPr>
          <w:lang w:eastAsia="zh-CN"/>
        </w:rPr>
        <w:t>Virtualized NIC cards</w:t>
      </w:r>
    </w:p>
    <w:p w:rsidR="005A676A" w:rsidRPr="00323A50" w:rsidRDefault="005A676A" w:rsidP="005A676A">
      <w:pPr>
        <w:rPr>
          <w:lang w:eastAsia="zh-CN"/>
        </w:rPr>
      </w:pPr>
      <w:r w:rsidRPr="00323A50">
        <w:rPr>
          <w:lang w:eastAsia="zh-CN"/>
        </w:rPr>
        <w:t>NFVO and VNFM query the VNF Catalogue for retrieving VNFD</w:t>
      </w:r>
      <w:r>
        <w:rPr>
          <w:lang w:eastAsia="zh-CN"/>
        </w:rPr>
        <w:t xml:space="preserve"> information.</w:t>
      </w:r>
    </w:p>
    <w:p w:rsidR="005A676A" w:rsidRDefault="005A676A" w:rsidP="005A676A">
      <w:pPr>
        <w:rPr>
          <w:lang w:eastAsia="zh-CN"/>
        </w:rPr>
      </w:pPr>
    </w:p>
    <w:p w:rsidR="005A676A" w:rsidRDefault="005A676A" w:rsidP="005A676A">
      <w:pPr>
        <w:rPr>
          <w:lang w:eastAsia="zh-CN"/>
        </w:rPr>
      </w:pPr>
      <w:r>
        <w:rPr>
          <w:lang w:eastAsia="zh-CN"/>
        </w:rPr>
        <w:t>The VNFD describes the vendor's terms of deployment and operational behavior requirements. It is divided into multiple sections or units:</w:t>
      </w:r>
    </w:p>
    <w:p w:rsidR="005A676A" w:rsidRDefault="005A676A" w:rsidP="00046106">
      <w:pPr>
        <w:pStyle w:val="ListParagraph"/>
        <w:numPr>
          <w:ilvl w:val="0"/>
          <w:numId w:val="10"/>
        </w:numPr>
        <w:rPr>
          <w:lang w:eastAsia="zh-CN"/>
        </w:rPr>
      </w:pPr>
      <w:r>
        <w:rPr>
          <w:lang w:eastAsia="zh-CN"/>
        </w:rPr>
        <w:t>VNFD Base Unit</w:t>
      </w:r>
    </w:p>
    <w:p w:rsidR="005A676A" w:rsidRDefault="005A676A" w:rsidP="00046106">
      <w:pPr>
        <w:pStyle w:val="ListParagraph"/>
        <w:numPr>
          <w:ilvl w:val="0"/>
          <w:numId w:val="10"/>
        </w:numPr>
        <w:rPr>
          <w:lang w:eastAsia="zh-CN"/>
        </w:rPr>
      </w:pPr>
      <w:r>
        <w:rPr>
          <w:lang w:eastAsia="zh-CN"/>
        </w:rPr>
        <w:t>VNFD Virtual Deployment Unit (VDU)</w:t>
      </w:r>
    </w:p>
    <w:p w:rsidR="005A676A" w:rsidRDefault="005A676A" w:rsidP="00046106">
      <w:pPr>
        <w:pStyle w:val="ListParagraph"/>
        <w:numPr>
          <w:ilvl w:val="0"/>
          <w:numId w:val="10"/>
        </w:numPr>
        <w:rPr>
          <w:lang w:eastAsia="zh-CN"/>
        </w:rPr>
      </w:pPr>
      <w:r>
        <w:rPr>
          <w:lang w:eastAsia="zh-CN"/>
        </w:rPr>
        <w:t>VNFD Virtual Link</w:t>
      </w:r>
    </w:p>
    <w:p w:rsidR="005A676A" w:rsidRDefault="005A676A" w:rsidP="00046106">
      <w:pPr>
        <w:pStyle w:val="ListParagraph"/>
        <w:numPr>
          <w:ilvl w:val="0"/>
          <w:numId w:val="10"/>
        </w:numPr>
        <w:rPr>
          <w:lang w:eastAsia="zh-CN"/>
        </w:rPr>
      </w:pPr>
      <w:r>
        <w:rPr>
          <w:lang w:eastAsia="zh-CN"/>
        </w:rPr>
        <w:t>VNFD Connection Points</w:t>
      </w:r>
    </w:p>
    <w:p w:rsidR="005A676A" w:rsidRDefault="005A676A" w:rsidP="00046106">
      <w:pPr>
        <w:pStyle w:val="ListParagraph"/>
        <w:numPr>
          <w:ilvl w:val="0"/>
          <w:numId w:val="10"/>
        </w:numPr>
        <w:rPr>
          <w:lang w:eastAsia="zh-CN"/>
        </w:rPr>
      </w:pPr>
      <w:r>
        <w:rPr>
          <w:lang w:eastAsia="zh-CN"/>
        </w:rPr>
        <w:lastRenderedPageBreak/>
        <w:t>VNFD Deployment Flavors</w:t>
      </w:r>
    </w:p>
    <w:p w:rsidR="005A676A" w:rsidRDefault="005A676A" w:rsidP="005A676A">
      <w:pPr>
        <w:rPr>
          <w:lang w:eastAsia="zh-CN"/>
        </w:rPr>
      </w:pPr>
    </w:p>
    <w:p w:rsidR="005A676A" w:rsidRDefault="005A676A" w:rsidP="005A676A">
      <w:pPr>
        <w:rPr>
          <w:lang w:eastAsia="zh-CN"/>
        </w:rPr>
      </w:pPr>
      <w:r>
        <w:rPr>
          <w:lang w:eastAsia="zh-CN"/>
        </w:rPr>
        <w:t>The following picture illustrates from a high level the VNFD elements.</w:t>
      </w:r>
    </w:p>
    <w:p w:rsidR="005A676A" w:rsidRDefault="005A676A" w:rsidP="005A676A">
      <w:pPr>
        <w:rPr>
          <w:lang w:eastAsia="zh-CN"/>
        </w:rPr>
      </w:pPr>
    </w:p>
    <w:p w:rsidR="005A676A" w:rsidRDefault="005A676A" w:rsidP="005A676A">
      <w:pPr>
        <w:rPr>
          <w:lang w:eastAsia="zh-CN"/>
        </w:rPr>
      </w:pPr>
      <w:r>
        <w:rPr>
          <w:noProof/>
        </w:rPr>
        <w:drawing>
          <wp:inline distT="0" distB="0" distL="0" distR="0" wp14:anchorId="771058A3" wp14:editId="49256651">
            <wp:extent cx="5781696" cy="4028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6822" cy="4045992"/>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r>
        <w:rPr>
          <w:noProof/>
        </w:rPr>
        <w:lastRenderedPageBreak/>
        <w:drawing>
          <wp:inline distT="0" distB="0" distL="0" distR="0" wp14:anchorId="3AD30A11" wp14:editId="4D360372">
            <wp:extent cx="5384042" cy="3672192"/>
            <wp:effectExtent l="0" t="0" r="7620" b="5080"/>
            <wp:docPr id="2050" name="Picture 2" descr="https://www.sdxcentral.com/wp-content/uploads/2014/10/nfv-mano-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www.sdxcentral.com/wp-content/uploads/2014/10/nfv-mano-wor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5829" cy="3693873"/>
                    </a:xfrm>
                    <a:prstGeom prst="rect">
                      <a:avLst/>
                    </a:prstGeom>
                    <a:noFill/>
                    <a:extLst/>
                  </pic:spPr>
                </pic:pic>
              </a:graphicData>
            </a:graphic>
          </wp:inline>
        </w:drawing>
      </w:r>
    </w:p>
    <w:p w:rsidR="005A676A" w:rsidRDefault="005A676A" w:rsidP="005A676A">
      <w:pPr>
        <w:rPr>
          <w:lang w:eastAsia="zh-CN"/>
        </w:rPr>
      </w:pPr>
    </w:p>
    <w:p w:rsidR="005A676A" w:rsidRDefault="005A676A" w:rsidP="005A676A">
      <w:pPr>
        <w:rPr>
          <w:lang w:eastAsia="zh-CN"/>
        </w:rPr>
      </w:pPr>
      <w:r>
        <w:rPr>
          <w:lang w:eastAsia="zh-CN"/>
        </w:rPr>
        <w:t>The VNF Descriptor can be accessed only by the NFV Orchestrator or the VNF Manager. To ensure that a vendor VNF works correctly in a NFV environment, Spirent should validate the correctness of the vendors VNFD. There are different approaches to validate the vendor’s VNFD:</w:t>
      </w:r>
    </w:p>
    <w:p w:rsidR="005445BC" w:rsidRDefault="005445BC" w:rsidP="00046106">
      <w:pPr>
        <w:pStyle w:val="ListParagraph"/>
        <w:numPr>
          <w:ilvl w:val="0"/>
          <w:numId w:val="12"/>
        </w:numPr>
        <w:rPr>
          <w:lang w:eastAsia="zh-CN"/>
        </w:rPr>
      </w:pPr>
      <w:r>
        <w:rPr>
          <w:lang w:eastAsia="zh-CN"/>
        </w:rPr>
        <w:t>Visual Inspection</w:t>
      </w:r>
    </w:p>
    <w:p w:rsidR="005A676A" w:rsidRDefault="005A676A" w:rsidP="00046106">
      <w:pPr>
        <w:pStyle w:val="ListParagraph"/>
        <w:numPr>
          <w:ilvl w:val="1"/>
          <w:numId w:val="12"/>
        </w:numPr>
        <w:rPr>
          <w:lang w:eastAsia="zh-CN"/>
        </w:rPr>
      </w:pPr>
      <w:r>
        <w:rPr>
          <w:lang w:eastAsia="zh-CN"/>
        </w:rPr>
        <w:t>Scan the vendor’s VNFD file, display the information and visual inspect the information for correctness</w:t>
      </w:r>
    </w:p>
    <w:p w:rsidR="005445BC" w:rsidRDefault="005445BC" w:rsidP="00046106">
      <w:pPr>
        <w:pStyle w:val="ListParagraph"/>
        <w:numPr>
          <w:ilvl w:val="1"/>
          <w:numId w:val="12"/>
        </w:numPr>
        <w:rPr>
          <w:lang w:eastAsia="zh-CN"/>
        </w:rPr>
      </w:pPr>
      <w:r>
        <w:rPr>
          <w:lang w:eastAsia="zh-CN"/>
        </w:rPr>
        <w:t>Use the VNF Manager to access and display the VNFD information and visual inspect the information for correctness</w:t>
      </w:r>
    </w:p>
    <w:p w:rsidR="005445BC" w:rsidRDefault="005445BC" w:rsidP="00046106">
      <w:pPr>
        <w:pStyle w:val="ListParagraph"/>
        <w:numPr>
          <w:ilvl w:val="1"/>
          <w:numId w:val="12"/>
        </w:numPr>
        <w:rPr>
          <w:lang w:eastAsia="zh-CN"/>
        </w:rPr>
      </w:pPr>
      <w:r>
        <w:rPr>
          <w:lang w:eastAsia="zh-CN"/>
        </w:rPr>
        <w:t>Use the NFV Orchestrator to access and display the VNFD information and visual inspect the information for correctness</w:t>
      </w:r>
    </w:p>
    <w:p w:rsidR="000C7C7B" w:rsidRDefault="005A676A" w:rsidP="00046106">
      <w:pPr>
        <w:pStyle w:val="ListParagraph"/>
        <w:numPr>
          <w:ilvl w:val="0"/>
          <w:numId w:val="12"/>
        </w:numPr>
        <w:rPr>
          <w:lang w:eastAsia="zh-CN"/>
        </w:rPr>
      </w:pPr>
      <w:r>
        <w:rPr>
          <w:lang w:eastAsia="zh-CN"/>
        </w:rPr>
        <w:t>C</w:t>
      </w:r>
      <w:r w:rsidR="000C7C7B">
        <w:rPr>
          <w:lang w:eastAsia="zh-CN"/>
        </w:rPr>
        <w:t>ollect a Spirent VNFD text file</w:t>
      </w:r>
    </w:p>
    <w:p w:rsidR="005A676A" w:rsidRDefault="000C7C7B" w:rsidP="00046106">
      <w:pPr>
        <w:pStyle w:val="ListParagraph"/>
        <w:numPr>
          <w:ilvl w:val="1"/>
          <w:numId w:val="12"/>
        </w:numPr>
        <w:rPr>
          <w:lang w:eastAsia="zh-CN"/>
        </w:rPr>
      </w:pPr>
      <w:r>
        <w:rPr>
          <w:lang w:eastAsia="zh-CN"/>
        </w:rPr>
        <w:t>S</w:t>
      </w:r>
      <w:r w:rsidR="005A676A">
        <w:rPr>
          <w:lang w:eastAsia="zh-CN"/>
        </w:rPr>
        <w:t>can the vendor’s VNFD file, validate the VNFD information against the Spirent text file content for correctness</w:t>
      </w:r>
      <w:r w:rsidR="005445BC">
        <w:rPr>
          <w:lang w:eastAsia="zh-CN"/>
        </w:rPr>
        <w:t xml:space="preserve"> or</w:t>
      </w:r>
    </w:p>
    <w:p w:rsidR="005445BC" w:rsidRDefault="005445BC" w:rsidP="00046106">
      <w:pPr>
        <w:pStyle w:val="ListParagraph"/>
        <w:numPr>
          <w:ilvl w:val="1"/>
          <w:numId w:val="12"/>
        </w:numPr>
        <w:rPr>
          <w:lang w:eastAsia="zh-CN"/>
        </w:rPr>
      </w:pPr>
      <w:r>
        <w:rPr>
          <w:lang w:eastAsia="zh-CN"/>
        </w:rPr>
        <w:t>Use the VNF Manager to access the VNFD information and validate them against the Spirent text file content for correctness or</w:t>
      </w:r>
    </w:p>
    <w:p w:rsidR="005445BC" w:rsidRDefault="000C7C7B" w:rsidP="00046106">
      <w:pPr>
        <w:pStyle w:val="ListParagraph"/>
        <w:numPr>
          <w:ilvl w:val="1"/>
          <w:numId w:val="12"/>
        </w:numPr>
        <w:rPr>
          <w:lang w:eastAsia="zh-CN"/>
        </w:rPr>
      </w:pPr>
      <w:r>
        <w:rPr>
          <w:lang w:eastAsia="zh-CN"/>
        </w:rPr>
        <w:t>Use the NFV Orchestrator to access the VNFD information and validate them against the Spirent text file content for correctness</w:t>
      </w:r>
    </w:p>
    <w:p w:rsidR="005445BC" w:rsidRDefault="005445BC" w:rsidP="005445BC">
      <w:pPr>
        <w:rPr>
          <w:lang w:eastAsia="zh-CN"/>
        </w:rPr>
      </w:pPr>
    </w:p>
    <w:p w:rsidR="005A676A" w:rsidRDefault="005A676A" w:rsidP="005A676A">
      <w:pPr>
        <w:rPr>
          <w:lang w:eastAsia="zh-CN"/>
        </w:rPr>
      </w:pPr>
      <w:r>
        <w:rPr>
          <w:lang w:eastAsia="zh-CN"/>
        </w:rPr>
        <w:t>The below mentioned test cases don’t spell out all these combinations.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19" w:name="_Toc454184389"/>
            <w:bookmarkStart w:id="20" w:name="_Toc467223332"/>
            <w:r>
              <w:t>TC.VNFD.</w:t>
            </w:r>
            <w:r w:rsidR="00EB642E">
              <w:t>Coding.</w:t>
            </w:r>
            <w:r>
              <w:t>001</w:t>
            </w:r>
            <w:r>
              <w:tab/>
            </w:r>
            <w:r w:rsidR="005A676A">
              <w:t>VNFD XML Coding Validation</w:t>
            </w:r>
            <w:bookmarkEnd w:id="19"/>
            <w:bookmarkEnd w:id="20"/>
          </w:p>
        </w:tc>
      </w:tr>
      <w:tr w:rsidR="005A676A" w:rsidTr="00B41016">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B41016" w:rsidRDefault="005A676A" w:rsidP="00B41016">
            <w:pPr>
              <w:pStyle w:val="TestCaseInfo"/>
              <w:rPr>
                <w:lang w:eastAsia="zh-CN"/>
              </w:rPr>
            </w:pPr>
            <w:r w:rsidRPr="00B41016">
              <w:t>Verify vendor’s VNFD file is coded according to the XML schema</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XML schema.</w:t>
            </w:r>
          </w:p>
        </w:tc>
      </w:tr>
      <w:tr w:rsidR="005A676A" w:rsidTr="00B4101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B41016">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XML schema</w:t>
            </w:r>
          </w:p>
        </w:tc>
      </w:tr>
      <w:tr w:rsidR="005A676A" w:rsidTr="00B41016">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B41016">
        <w:trPr>
          <w:trHeight w:val="40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rPr>
                <w:lang w:eastAsia="zh-CN"/>
              </w:rPr>
            </w:pPr>
            <w:r>
              <w:rPr>
                <w:lang w:eastAsia="zh-CN"/>
              </w:rPr>
              <w:t>Perform a validation that the VNFD file is coded based on the XML schema.</w:t>
            </w:r>
          </w:p>
        </w:tc>
      </w:tr>
      <w:tr w:rsidR="005A676A" w:rsidTr="00B41016">
        <w:trPr>
          <w:trHeight w:val="46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Extensions:</w:t>
            </w:r>
          </w:p>
        </w:tc>
        <w:tc>
          <w:tcPr>
            <w:tcW w:w="7979" w:type="dxa"/>
            <w:tcBorders>
              <w:top w:val="single" w:sz="2" w:space="0" w:color="auto"/>
              <w:left w:val="single" w:sz="2" w:space="0" w:color="auto"/>
              <w:bottom w:val="single" w:sz="2" w:space="0" w:color="auto"/>
              <w:right w:val="single" w:sz="2" w:space="0" w:color="auto"/>
            </w:tcBorders>
          </w:tcPr>
          <w:p w:rsidR="005A676A" w:rsidRPr="005445BC" w:rsidRDefault="005A676A" w:rsidP="00B41016">
            <w:pPr>
              <w:pStyle w:val="TestCaseInfo"/>
            </w:pP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1" w:name="_Toc454184390"/>
            <w:bookmarkStart w:id="22" w:name="_Toc467223333"/>
            <w:r>
              <w:t>TC.VNFD.</w:t>
            </w:r>
            <w:r w:rsidR="00EB642E">
              <w:t>Coding.</w:t>
            </w:r>
            <w:r>
              <w:t>002</w:t>
            </w:r>
            <w:r>
              <w:tab/>
            </w:r>
            <w:r w:rsidR="005A676A">
              <w:t>VNFD YANG Coding Validation</w:t>
            </w:r>
            <w:bookmarkEnd w:id="21"/>
            <w:bookmarkEnd w:id="2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file is coded according to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YANG schema.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0745CD" w:rsidTr="007F52E8">
        <w:trPr>
          <w:trHeight w:val="373"/>
        </w:trPr>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rPr>
                <w:lang w:eastAsia="zh-CN"/>
              </w:rPr>
            </w:pPr>
            <w:r>
              <w:rPr>
                <w:lang w:eastAsia="zh-CN"/>
              </w:rPr>
              <w:t>Perform a validation that the VNFD file is coded based on the YANG schema.</w:t>
            </w: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C35DDF">
      <w:pPr>
        <w:pStyle w:val="Heading2"/>
      </w:pPr>
      <w:bookmarkStart w:id="23" w:name="_Toc454184339"/>
      <w:bookmarkStart w:id="24" w:name="_Toc467159690"/>
      <w:r>
        <w:t>VNFD Base Unit</w:t>
      </w:r>
      <w:bookmarkEnd w:id="23"/>
      <w:bookmarkEnd w:id="24"/>
    </w:p>
    <w:p w:rsidR="005A676A" w:rsidRDefault="005A676A" w:rsidP="005A676A">
      <w:pPr>
        <w:rPr>
          <w:lang w:eastAsia="zh-CN"/>
        </w:rPr>
      </w:pPr>
      <w:r>
        <w:rPr>
          <w:lang w:eastAsia="zh-CN"/>
        </w:rPr>
        <w:t>The base information elements of the VNFD includes following parameters</w:t>
      </w:r>
    </w:p>
    <w:p w:rsidR="005A676A" w:rsidRDefault="005A676A" w:rsidP="005A676A">
      <w:pPr>
        <w:ind w:left="720"/>
        <w:rPr>
          <w:lang w:eastAsia="zh-CN"/>
        </w:rPr>
      </w:pPr>
      <w:r>
        <w:rPr>
          <w:lang w:eastAsia="zh-CN"/>
        </w:rPr>
        <w:t xml:space="preserve">- ID of the VNFD, </w:t>
      </w:r>
    </w:p>
    <w:p w:rsidR="005A676A" w:rsidRDefault="005A676A" w:rsidP="005A676A">
      <w:pPr>
        <w:ind w:left="720"/>
        <w:rPr>
          <w:lang w:eastAsia="zh-CN"/>
        </w:rPr>
      </w:pPr>
      <w:r>
        <w:rPr>
          <w:lang w:eastAsia="zh-CN"/>
        </w:rPr>
        <w:t xml:space="preserve">- </w:t>
      </w:r>
      <w:proofErr w:type="gramStart"/>
      <w:r>
        <w:rPr>
          <w:lang w:eastAsia="zh-CN"/>
        </w:rPr>
        <w:t>vendor</w:t>
      </w:r>
      <w:proofErr w:type="gramEnd"/>
      <w:r>
        <w:rPr>
          <w:lang w:eastAsia="zh-CN"/>
        </w:rPr>
        <w:t xml:space="preserve"> name, </w:t>
      </w:r>
    </w:p>
    <w:p w:rsidR="005A676A" w:rsidRDefault="005A676A" w:rsidP="005A676A">
      <w:pPr>
        <w:ind w:left="720"/>
        <w:rPr>
          <w:lang w:eastAsia="zh-CN"/>
        </w:rPr>
      </w:pPr>
      <w:r>
        <w:rPr>
          <w:lang w:eastAsia="zh-CN"/>
        </w:rPr>
        <w:t xml:space="preserve">- </w:t>
      </w:r>
      <w:proofErr w:type="gramStart"/>
      <w:r>
        <w:rPr>
          <w:lang w:eastAsia="zh-CN"/>
        </w:rPr>
        <w:t>descriptor</w:t>
      </w:r>
      <w:proofErr w:type="gramEnd"/>
      <w:r>
        <w:rPr>
          <w:lang w:eastAsia="zh-CN"/>
        </w:rPr>
        <w:t xml:space="preserve"> version</w:t>
      </w:r>
    </w:p>
    <w:p w:rsidR="005A676A" w:rsidRDefault="005A676A" w:rsidP="005A676A">
      <w:pPr>
        <w:ind w:left="720"/>
        <w:rPr>
          <w:lang w:eastAsia="zh-CN"/>
        </w:rPr>
      </w:pPr>
      <w:r>
        <w:rPr>
          <w:lang w:eastAsia="zh-CN"/>
        </w:rPr>
        <w:t xml:space="preserve">- </w:t>
      </w:r>
      <w:proofErr w:type="gramStart"/>
      <w:r>
        <w:rPr>
          <w:lang w:eastAsia="zh-CN"/>
        </w:rPr>
        <w:t>version</w:t>
      </w:r>
      <w:proofErr w:type="gramEnd"/>
      <w:r>
        <w:rPr>
          <w:lang w:eastAsia="zh-CN"/>
        </w:rPr>
        <w:t xml:space="preserve"> of the software</w:t>
      </w:r>
    </w:p>
    <w:p w:rsidR="005A676A" w:rsidRDefault="005A676A" w:rsidP="005A676A">
      <w:pPr>
        <w:ind w:left="720"/>
        <w:rPr>
          <w:lang w:eastAsia="zh-CN"/>
        </w:rPr>
      </w:pPr>
      <w:r>
        <w:rPr>
          <w:lang w:eastAsia="zh-CN"/>
        </w:rPr>
        <w:t>- lifecycle_event</w:t>
      </w:r>
    </w:p>
    <w:p w:rsidR="005A676A" w:rsidRDefault="005A676A" w:rsidP="005A676A">
      <w:pPr>
        <w:ind w:left="720"/>
        <w:rPr>
          <w:lang w:eastAsia="zh-CN"/>
        </w:rPr>
      </w:pPr>
      <w:r>
        <w:rPr>
          <w:lang w:eastAsia="zh-CN"/>
        </w:rPr>
        <w:t xml:space="preserve">- </w:t>
      </w:r>
      <w:proofErr w:type="gramStart"/>
      <w:r>
        <w:rPr>
          <w:lang w:eastAsia="zh-CN"/>
        </w:rPr>
        <w:t>dependency</w:t>
      </w:r>
      <w:proofErr w:type="gramEnd"/>
    </w:p>
    <w:p w:rsidR="005A676A" w:rsidRDefault="005A676A" w:rsidP="005A676A">
      <w:pPr>
        <w:ind w:left="720"/>
        <w:rPr>
          <w:lang w:eastAsia="zh-CN"/>
        </w:rPr>
      </w:pPr>
      <w:r>
        <w:rPr>
          <w:lang w:eastAsia="zh-CN"/>
        </w:rPr>
        <w:t>- monitor parameter</w:t>
      </w:r>
    </w:p>
    <w:p w:rsidR="005A676A" w:rsidRDefault="005A676A" w:rsidP="005A676A">
      <w:pPr>
        <w:ind w:left="720"/>
        <w:rPr>
          <w:lang w:eastAsia="zh-CN"/>
        </w:rPr>
      </w:pPr>
      <w:r>
        <w:rPr>
          <w:lang w:eastAsia="zh-CN"/>
        </w:rPr>
        <w:t xml:space="preserve">- </w:t>
      </w:r>
      <w:proofErr w:type="gramStart"/>
      <w:r>
        <w:rPr>
          <w:lang w:eastAsia="zh-CN"/>
        </w:rPr>
        <w:t>auto</w:t>
      </w:r>
      <w:proofErr w:type="gramEnd"/>
      <w:r>
        <w:rPr>
          <w:lang w:eastAsia="zh-CN"/>
        </w:rPr>
        <w:t xml:space="preserve"> scale policy</w:t>
      </w:r>
    </w:p>
    <w:p w:rsidR="005A676A" w:rsidRDefault="005A676A" w:rsidP="005A676A">
      <w:pPr>
        <w:ind w:left="720"/>
        <w:rPr>
          <w:lang w:eastAsia="zh-CN"/>
        </w:rPr>
      </w:pPr>
      <w:r>
        <w:rPr>
          <w:lang w:eastAsia="zh-CN"/>
        </w:rPr>
        <w:t>- manifest file</w:t>
      </w:r>
    </w:p>
    <w:p w:rsidR="005A676A" w:rsidRDefault="005A676A" w:rsidP="005A676A">
      <w:pPr>
        <w:ind w:left="720"/>
        <w:rPr>
          <w:lang w:eastAsia="zh-CN"/>
        </w:rPr>
      </w:pPr>
      <w:r>
        <w:rPr>
          <w:lang w:eastAsia="zh-CN"/>
        </w:rPr>
        <w:t xml:space="preserve">- manifest file security. </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5" w:name="_Toc454184391"/>
            <w:bookmarkStart w:id="26" w:name="_Toc467223334"/>
            <w:r>
              <w:t>TC.VNFD.</w:t>
            </w:r>
            <w:r w:rsidR="00EB642E">
              <w:t>Base.001</w:t>
            </w:r>
            <w:r>
              <w:tab/>
            </w:r>
            <w:r w:rsidR="005A676A">
              <w:t>VNFD Base unit validation</w:t>
            </w:r>
            <w:bookmarkEnd w:id="25"/>
            <w:bookmarkEnd w:id="2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Base unit elements includes following parameters</w:t>
            </w:r>
          </w:p>
          <w:p w:rsidR="005A676A" w:rsidRDefault="005A676A" w:rsidP="00B41016">
            <w:pPr>
              <w:pStyle w:val="TestCaseInfo"/>
              <w:ind w:left="720"/>
              <w:rPr>
                <w:lang w:eastAsia="zh-CN"/>
              </w:rPr>
            </w:pPr>
            <w:r>
              <w:rPr>
                <w:lang w:eastAsia="zh-CN"/>
              </w:rPr>
              <w:t xml:space="preserve">- ID of the VNFD, </w:t>
            </w:r>
          </w:p>
          <w:p w:rsidR="005A676A" w:rsidRDefault="005A676A" w:rsidP="00B41016">
            <w:pPr>
              <w:pStyle w:val="TestCaseInfo"/>
              <w:ind w:left="720"/>
              <w:rPr>
                <w:lang w:eastAsia="zh-CN"/>
              </w:rPr>
            </w:pPr>
            <w:r>
              <w:rPr>
                <w:lang w:eastAsia="zh-CN"/>
              </w:rPr>
              <w:t xml:space="preserve">- vendor name, </w:t>
            </w:r>
          </w:p>
          <w:p w:rsidR="005A676A" w:rsidRDefault="005A676A" w:rsidP="00B41016">
            <w:pPr>
              <w:pStyle w:val="TestCaseInfo"/>
              <w:ind w:left="720"/>
              <w:rPr>
                <w:lang w:eastAsia="zh-CN"/>
              </w:rPr>
            </w:pPr>
            <w:r>
              <w:rPr>
                <w:lang w:eastAsia="zh-CN"/>
              </w:rPr>
              <w:t>- descriptor version</w:t>
            </w:r>
          </w:p>
          <w:p w:rsidR="005A676A" w:rsidRDefault="005A676A" w:rsidP="00B41016">
            <w:pPr>
              <w:pStyle w:val="TestCaseInfo"/>
              <w:ind w:left="720"/>
              <w:rPr>
                <w:lang w:eastAsia="zh-CN"/>
              </w:rPr>
            </w:pPr>
            <w:r>
              <w:rPr>
                <w:lang w:eastAsia="zh-CN"/>
              </w:rPr>
              <w:t>- version of the software</w:t>
            </w:r>
          </w:p>
          <w:p w:rsidR="005A676A" w:rsidRDefault="005A676A" w:rsidP="00B41016">
            <w:pPr>
              <w:pStyle w:val="TestCaseInfo"/>
              <w:ind w:left="720"/>
              <w:rPr>
                <w:lang w:eastAsia="zh-CN"/>
              </w:rPr>
            </w:pPr>
            <w:r>
              <w:rPr>
                <w:lang w:eastAsia="zh-CN"/>
              </w:rPr>
              <w:t>- lifecycle_event</w:t>
            </w:r>
          </w:p>
          <w:p w:rsidR="005A676A" w:rsidRDefault="005A676A" w:rsidP="00B41016">
            <w:pPr>
              <w:pStyle w:val="TestCaseInfo"/>
              <w:ind w:left="720"/>
              <w:rPr>
                <w:lang w:eastAsia="zh-CN"/>
              </w:rPr>
            </w:pPr>
            <w:r>
              <w:rPr>
                <w:lang w:eastAsia="zh-CN"/>
              </w:rPr>
              <w:lastRenderedPageBreak/>
              <w:t>- dependency</w:t>
            </w:r>
          </w:p>
          <w:p w:rsidR="005A676A" w:rsidRDefault="005A676A" w:rsidP="00B41016">
            <w:pPr>
              <w:pStyle w:val="TestCaseInfo"/>
              <w:ind w:left="720"/>
              <w:rPr>
                <w:lang w:eastAsia="zh-CN"/>
              </w:rPr>
            </w:pPr>
            <w:r>
              <w:rPr>
                <w:lang w:eastAsia="zh-CN"/>
              </w:rPr>
              <w:t>- monitor parameter</w:t>
            </w:r>
          </w:p>
          <w:p w:rsidR="005A676A" w:rsidRDefault="005A676A" w:rsidP="00B41016">
            <w:pPr>
              <w:pStyle w:val="TestCaseInfo"/>
              <w:ind w:left="720"/>
              <w:rPr>
                <w:lang w:eastAsia="zh-CN"/>
              </w:rPr>
            </w:pPr>
            <w:r>
              <w:rPr>
                <w:lang w:eastAsia="zh-CN"/>
              </w:rPr>
              <w:t>- auto scale policy</w:t>
            </w:r>
          </w:p>
          <w:p w:rsidR="005A676A" w:rsidRDefault="005A676A" w:rsidP="00B41016">
            <w:pPr>
              <w:pStyle w:val="TestCaseInfo"/>
              <w:ind w:left="720"/>
              <w:rPr>
                <w:lang w:eastAsia="zh-CN"/>
              </w:rPr>
            </w:pPr>
            <w:r>
              <w:rPr>
                <w:lang w:eastAsia="zh-CN"/>
              </w:rPr>
              <w:t>- manifest file</w:t>
            </w:r>
          </w:p>
          <w:p w:rsidR="005A676A" w:rsidRDefault="005A676A" w:rsidP="00B41016">
            <w:pPr>
              <w:pStyle w:val="TestCaseInfo"/>
              <w:ind w:left="720"/>
              <w:rPr>
                <w:lang w:eastAsia="zh-CN"/>
              </w:rPr>
            </w:pPr>
            <w:r>
              <w:rPr>
                <w:lang w:eastAsia="zh-CN"/>
              </w:rPr>
              <w:t xml:space="preserve">- manifest file security. </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VNFD ID (e.g.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vnfd:Id</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vendor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vnfd:vendor</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Descriptor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Pr>
                <w:rFonts w:ascii="Arial" w:eastAsiaTheme="minorHAnsi" w:hAnsi="Arial" w:cs="Arial"/>
                <w:sz w:val="22"/>
                <w:szCs w:val="22"/>
                <w:lang w:eastAsia="zh-CN"/>
              </w:rPr>
              <w:t>v</w:t>
            </w:r>
            <w:r w:rsidRPr="00696E5E">
              <w:rPr>
                <w:rFonts w:ascii="Courier" w:eastAsiaTheme="minorHAnsi" w:hAnsi="Courier" w:cs="Courier"/>
                <w:sz w:val="24"/>
                <w:szCs w:val="24"/>
              </w:rPr>
              <w:t>nfd:descriptor_version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software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vnfd:lifecycle_event</w:t>
            </w:r>
            <w:r>
              <w:rPr>
                <w:rFonts w:ascii="Courier" w:eastAsiaTheme="minorHAnsi" w:hAnsi="Courier" w:cs="Courier"/>
                <w:sz w:val="24"/>
                <w:szCs w:val="24"/>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dependencies between VDUs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vnfd:dependency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which can be tracked for this VNF</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vnfd:monitoring_parameter</w:t>
            </w:r>
            <w:r w:rsidRPr="00696E5E">
              <w:rPr>
                <w:rFonts w:ascii="Arial" w:eastAsiaTheme="minorHAnsi" w:hAnsi="Arial" w:cs="Arial"/>
                <w:sz w:val="22"/>
                <w:szCs w:val="22"/>
                <w:lang w:eastAsia="zh-CN"/>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auto scale policy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vnfd:auto_scale_policy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manifest file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vnfd:manifest_file</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lang w:eastAsia="zh-CN"/>
              </w:rPr>
            </w:pPr>
            <w:r w:rsidRPr="00696E5E">
              <w:rPr>
                <w:rFonts w:ascii="Arial" w:eastAsiaTheme="minorHAnsi" w:hAnsi="Arial" w:cs="Arial"/>
                <w:sz w:val="22"/>
                <w:szCs w:val="22"/>
                <w:lang w:eastAsia="zh-CN"/>
              </w:rPr>
              <w:t xml:space="preserve">Verify manifest file security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lang w:eastAsia="zh-CN"/>
              </w:rPr>
            </w:pPr>
            <w:r w:rsidRPr="00696E5E">
              <w:rPr>
                <w:rFonts w:ascii="Courier" w:eastAsiaTheme="minorHAnsi" w:hAnsi="Courier" w:cs="Courier"/>
                <w:sz w:val="24"/>
                <w:szCs w:val="24"/>
              </w:rPr>
              <w:t>vnfd:manifest_file_security</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5A676A">
      <w:pPr>
        <w:rPr>
          <w:lang w:eastAsia="zh-CN"/>
        </w:rPr>
      </w:pPr>
      <w:r>
        <w:rPr>
          <w:lang w:eastAsia="zh-CN"/>
        </w:rPr>
        <w:lastRenderedPageBreak/>
        <w:t>The vendor will face the condition to upgrade/update his VNF for the purpose of patch or new release deployment. The new release of the VNF will have its own VNFD. The next test case is to validate that the vendor can correctly code and manipulate the VNFD for a future release. It is expected that the VNFD of the new release has passed all other VNFD validation.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7" w:name="_Toc454184392"/>
            <w:bookmarkStart w:id="28" w:name="_Toc467223335"/>
            <w:r>
              <w:t>TC.VNFD.Base.002</w:t>
            </w:r>
            <w:r>
              <w:tab/>
            </w:r>
            <w:r w:rsidR="005A676A">
              <w:t>VNFD validation for VNF release deployment</w:t>
            </w:r>
            <w:bookmarkEnd w:id="27"/>
            <w:bookmarkEnd w:id="2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of existing and new release differentiate and allow correct new release deployment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To deploy a new release or patch of a VNFD, the vendor must code the VNFD of the new release correctly.</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The vendor provides two VNFD files. One VNFD is for the current release, the second VNFD is for the future release.</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Two vendor’s VNFD files are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of the future release so that there is a differentiation.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0"/>
              </w:numPr>
              <w:rPr>
                <w:color w:val="auto"/>
                <w:lang w:eastAsia="zh-CN"/>
              </w:rPr>
            </w:pPr>
            <w:r w:rsidRPr="00696E5E">
              <w:rPr>
                <w:color w:val="auto"/>
                <w:lang w:eastAsia="zh-CN"/>
              </w:rPr>
              <w:t>Verify VNFD ID (e.g. name) for each file</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vendor name is the same for both files</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Descriptor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software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lifecycle event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dependency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auto scale policy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manifest file attribute is properly coded for each VNFD version</w:t>
            </w:r>
          </w:p>
          <w:p w:rsidR="002500F2" w:rsidRPr="006035B4" w:rsidRDefault="002500F2" w:rsidP="006035B4">
            <w:pPr>
              <w:pStyle w:val="TestCaseInfo"/>
              <w:numPr>
                <w:ilvl w:val="0"/>
                <w:numId w:val="190"/>
              </w:numPr>
              <w:rPr>
                <w:lang w:eastAsia="zh-CN"/>
              </w:rPr>
            </w:pPr>
            <w:r w:rsidRPr="00696E5E">
              <w:rPr>
                <w:color w:val="auto"/>
                <w:lang w:eastAsia="zh-CN"/>
              </w:rPr>
              <w:t>Verify manifest file security attribute is properly coded for each VNFD version</w:t>
            </w:r>
          </w:p>
          <w:p w:rsidR="002500F2" w:rsidRDefault="002500F2" w:rsidP="006035B4">
            <w:pPr>
              <w:pStyle w:val="TestCaseInfo"/>
              <w:ind w:left="780"/>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C35DDF">
      <w:pPr>
        <w:pStyle w:val="Heading2"/>
      </w:pPr>
      <w:bookmarkStart w:id="29" w:name="_Toc454184340"/>
      <w:bookmarkStart w:id="30" w:name="_Toc467159691"/>
      <w:r>
        <w:t>VNFD Virtual Deployment Unit (VDU)</w:t>
      </w:r>
      <w:bookmarkEnd w:id="29"/>
      <w:bookmarkEnd w:id="30"/>
    </w:p>
    <w:p w:rsidR="005A676A" w:rsidRDefault="005A676A" w:rsidP="005A676A">
      <w:pPr>
        <w:rPr>
          <w:lang w:eastAsia="zh-CN"/>
        </w:rPr>
      </w:pPr>
      <w:r>
        <w:rPr>
          <w:lang w:eastAsia="zh-CN"/>
        </w:rPr>
        <w:t xml:space="preserve">The VNFD Virtual </w:t>
      </w:r>
      <w:r w:rsidR="00F143DA">
        <w:rPr>
          <w:lang w:eastAsia="zh-CN"/>
        </w:rPr>
        <w:t>Deployment Unit (VDU) exists</w:t>
      </w:r>
      <w:r>
        <w:rPr>
          <w:lang w:eastAsia="zh-CN"/>
        </w:rPr>
        <w:t xml:space="preserve"> of following units:</w:t>
      </w:r>
    </w:p>
    <w:p w:rsidR="005A676A" w:rsidRDefault="005A676A" w:rsidP="00046106">
      <w:pPr>
        <w:pStyle w:val="ListParagraph"/>
        <w:numPr>
          <w:ilvl w:val="1"/>
          <w:numId w:val="11"/>
        </w:numPr>
        <w:rPr>
          <w:lang w:eastAsia="zh-CN"/>
        </w:rPr>
      </w:pPr>
      <w:r>
        <w:rPr>
          <w:lang w:eastAsia="zh-CN"/>
        </w:rPr>
        <w:t>VNFD:VDU Base Unit</w:t>
      </w:r>
    </w:p>
    <w:p w:rsidR="005A676A" w:rsidRDefault="005A676A" w:rsidP="00046106">
      <w:pPr>
        <w:pStyle w:val="ListParagraph"/>
        <w:numPr>
          <w:ilvl w:val="1"/>
          <w:numId w:val="11"/>
        </w:numPr>
        <w:rPr>
          <w:lang w:eastAsia="zh-CN"/>
        </w:rPr>
      </w:pPr>
      <w:r>
        <w:rPr>
          <w:lang w:eastAsia="zh-CN"/>
        </w:rPr>
        <w:t>VNFD:VDU VNFC Elements</w:t>
      </w:r>
    </w:p>
    <w:p w:rsidR="005A676A" w:rsidRDefault="005A676A" w:rsidP="00046106">
      <w:pPr>
        <w:pStyle w:val="ListParagraph"/>
        <w:numPr>
          <w:ilvl w:val="1"/>
          <w:numId w:val="11"/>
        </w:numPr>
        <w:rPr>
          <w:lang w:eastAsia="zh-CN"/>
        </w:rPr>
      </w:pPr>
      <w:r>
        <w:rPr>
          <w:lang w:eastAsia="zh-CN"/>
        </w:rPr>
        <w:t>VNFD:VDU CPU</w:t>
      </w:r>
    </w:p>
    <w:p w:rsidR="005A676A" w:rsidRDefault="005A676A" w:rsidP="00046106">
      <w:pPr>
        <w:pStyle w:val="ListParagraph"/>
        <w:numPr>
          <w:ilvl w:val="1"/>
          <w:numId w:val="11"/>
        </w:numPr>
        <w:rPr>
          <w:lang w:eastAsia="zh-CN"/>
        </w:rPr>
      </w:pPr>
      <w:r>
        <w:rPr>
          <w:lang w:eastAsia="zh-CN"/>
        </w:rPr>
        <w:t>VNFD:VDU Memory</w:t>
      </w:r>
    </w:p>
    <w:p w:rsidR="005A676A" w:rsidRDefault="005A676A" w:rsidP="00046106">
      <w:pPr>
        <w:pStyle w:val="ListParagraph"/>
        <w:numPr>
          <w:ilvl w:val="1"/>
          <w:numId w:val="11"/>
        </w:numPr>
        <w:rPr>
          <w:lang w:eastAsia="zh-CN"/>
        </w:rPr>
      </w:pPr>
      <w:r>
        <w:rPr>
          <w:lang w:eastAsia="zh-CN"/>
        </w:rPr>
        <w:t>VNFD:VDU Security</w:t>
      </w:r>
    </w:p>
    <w:p w:rsidR="005A676A" w:rsidRDefault="005A676A" w:rsidP="00046106">
      <w:pPr>
        <w:pStyle w:val="ListParagraph"/>
        <w:numPr>
          <w:ilvl w:val="1"/>
          <w:numId w:val="11"/>
        </w:numPr>
        <w:rPr>
          <w:lang w:eastAsia="zh-CN"/>
        </w:rPr>
      </w:pPr>
      <w:r>
        <w:rPr>
          <w:lang w:eastAsia="zh-CN"/>
        </w:rPr>
        <w:t>VNFD:VDU HyperVisor</w:t>
      </w:r>
    </w:p>
    <w:p w:rsidR="005A676A" w:rsidRDefault="005A676A" w:rsidP="00046106">
      <w:pPr>
        <w:pStyle w:val="ListParagraph"/>
        <w:numPr>
          <w:ilvl w:val="1"/>
          <w:numId w:val="11"/>
        </w:numPr>
        <w:rPr>
          <w:lang w:eastAsia="zh-CN"/>
        </w:rPr>
      </w:pPr>
      <w:r>
        <w:rPr>
          <w:lang w:eastAsia="zh-CN"/>
        </w:rPr>
        <w:t>VNFD:VDU Network Elements</w:t>
      </w:r>
    </w:p>
    <w:p w:rsidR="005A676A" w:rsidRDefault="005A676A" w:rsidP="00046106">
      <w:pPr>
        <w:pStyle w:val="ListParagraph"/>
        <w:numPr>
          <w:ilvl w:val="1"/>
          <w:numId w:val="11"/>
        </w:numPr>
        <w:rPr>
          <w:lang w:eastAsia="zh-CN"/>
        </w:rPr>
      </w:pPr>
      <w:r>
        <w:rPr>
          <w:lang w:eastAsia="zh-CN"/>
        </w:rPr>
        <w:t>VNFD:VDU Virtual Switches</w:t>
      </w:r>
    </w:p>
    <w:p w:rsidR="005A676A" w:rsidRDefault="005A676A" w:rsidP="00046106">
      <w:pPr>
        <w:pStyle w:val="ListParagraph"/>
        <w:numPr>
          <w:ilvl w:val="1"/>
          <w:numId w:val="11"/>
        </w:numPr>
        <w:rPr>
          <w:lang w:eastAsia="zh-CN"/>
        </w:rPr>
      </w:pPr>
      <w:r>
        <w:rPr>
          <w:lang w:eastAsia="zh-CN"/>
        </w:rPr>
        <w:t>VNFD:VDU General Reliability and Availability</w:t>
      </w:r>
    </w:p>
    <w:p w:rsidR="005A676A" w:rsidRDefault="005A676A" w:rsidP="00046106">
      <w:pPr>
        <w:pStyle w:val="ListParagraph"/>
        <w:numPr>
          <w:ilvl w:val="1"/>
          <w:numId w:val="11"/>
        </w:numPr>
        <w:rPr>
          <w:lang w:eastAsia="zh-CN"/>
        </w:rPr>
      </w:pPr>
      <w:r>
        <w:rPr>
          <w:lang w:eastAsia="zh-CN"/>
        </w:rPr>
        <w:t>VNFD:VDU Storage</w:t>
      </w:r>
    </w:p>
    <w:p w:rsidR="005A676A" w:rsidRDefault="005A676A" w:rsidP="005A676A">
      <w:pPr>
        <w:rPr>
          <w:lang w:eastAsia="zh-CN"/>
        </w:rPr>
      </w:pPr>
    </w:p>
    <w:p w:rsidR="005A676A" w:rsidRDefault="005A676A" w:rsidP="00874974">
      <w:pPr>
        <w:pStyle w:val="Heading3"/>
      </w:pPr>
      <w:bookmarkStart w:id="31" w:name="_Toc454184341"/>
      <w:bookmarkStart w:id="32" w:name="_Toc467159692"/>
      <w:r>
        <w:lastRenderedPageBreak/>
        <w:t>VNFD</w:t>
      </w:r>
      <w:proofErr w:type="gramStart"/>
      <w:r>
        <w:t>:VDU</w:t>
      </w:r>
      <w:proofErr w:type="gramEnd"/>
      <w:r>
        <w:t xml:space="preserve"> Base Unit</w:t>
      </w:r>
      <w:bookmarkEnd w:id="31"/>
      <w:bookmarkEnd w:id="32"/>
    </w:p>
    <w:p w:rsidR="005A676A" w:rsidRDefault="005A676A" w:rsidP="005A676A">
      <w:pPr>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w:t>
      </w:r>
      <w:proofErr w:type="gramStart"/>
      <w:r>
        <w:rPr>
          <w:lang w:eastAsia="zh-CN"/>
        </w:rPr>
        <w:t>:VDU</w:t>
      </w:r>
      <w:proofErr w:type="gramEnd"/>
      <w:r>
        <w:rPr>
          <w:lang w:eastAsia="zh-CN"/>
        </w:rPr>
        <w:t>)</w:t>
      </w:r>
      <w:r w:rsidRPr="001378CC">
        <w:rPr>
          <w:lang w:eastAsia="zh-CN"/>
        </w:rPr>
        <w:t xml:space="preserve"> </w:t>
      </w:r>
      <w:r>
        <w:rPr>
          <w:lang w:eastAsia="zh-CN"/>
        </w:rPr>
        <w:t>has following base elements:</w:t>
      </w:r>
    </w:p>
    <w:p w:rsidR="005A676A" w:rsidRDefault="005A676A" w:rsidP="005A676A">
      <w:pPr>
        <w:ind w:left="720"/>
        <w:rPr>
          <w:lang w:eastAsia="zh-CN"/>
        </w:rPr>
      </w:pPr>
      <w:r>
        <w:rPr>
          <w:lang w:eastAsia="zh-CN"/>
        </w:rPr>
        <w:t>- Unique ID</w:t>
      </w:r>
    </w:p>
    <w:p w:rsidR="005A676A" w:rsidRDefault="005A676A" w:rsidP="005A676A">
      <w:pPr>
        <w:ind w:left="720"/>
        <w:rPr>
          <w:lang w:eastAsia="zh-CN"/>
        </w:rPr>
      </w:pPr>
      <w:r>
        <w:rPr>
          <w:lang w:eastAsia="zh-CN"/>
        </w:rPr>
        <w:t>- VM image reference</w:t>
      </w:r>
    </w:p>
    <w:p w:rsidR="005A676A" w:rsidRDefault="005A676A" w:rsidP="005A676A">
      <w:pPr>
        <w:ind w:left="720"/>
        <w:rPr>
          <w:lang w:eastAsia="zh-CN"/>
        </w:rPr>
      </w:pPr>
      <w:r>
        <w:rPr>
          <w:lang w:eastAsia="zh-CN"/>
        </w:rPr>
        <w:t>- Computation Requirements</w:t>
      </w:r>
    </w:p>
    <w:p w:rsidR="005A676A" w:rsidRDefault="005A676A" w:rsidP="005A676A">
      <w:pPr>
        <w:ind w:left="720"/>
        <w:rPr>
          <w:lang w:eastAsia="zh-CN"/>
        </w:rPr>
      </w:pPr>
      <w:r>
        <w:rPr>
          <w:lang w:eastAsia="zh-CN"/>
        </w:rPr>
        <w:t>- Virtual Memory resource</w:t>
      </w:r>
    </w:p>
    <w:p w:rsidR="005A676A" w:rsidRDefault="005A676A" w:rsidP="005A676A">
      <w:pPr>
        <w:ind w:left="720"/>
        <w:rPr>
          <w:lang w:eastAsia="zh-CN"/>
        </w:rPr>
      </w:pPr>
      <w:r>
        <w:rPr>
          <w:lang w:eastAsia="zh-CN"/>
        </w:rPr>
        <w:t>- Virtual Network Bandwidth Resource</w:t>
      </w:r>
    </w:p>
    <w:p w:rsidR="005A676A" w:rsidRDefault="005A676A" w:rsidP="005A676A">
      <w:pPr>
        <w:ind w:left="720"/>
        <w:rPr>
          <w:lang w:eastAsia="zh-CN"/>
        </w:rPr>
      </w:pPr>
      <w:r>
        <w:rPr>
          <w:lang w:eastAsia="zh-CN"/>
        </w:rPr>
        <w:t>- LifeCycle Event</w:t>
      </w:r>
    </w:p>
    <w:p w:rsidR="005A676A" w:rsidRDefault="005A676A" w:rsidP="005A676A">
      <w:pPr>
        <w:ind w:left="720"/>
        <w:rPr>
          <w:lang w:eastAsia="zh-CN"/>
        </w:rPr>
      </w:pPr>
      <w:r>
        <w:rPr>
          <w:lang w:eastAsia="zh-CN"/>
        </w:rPr>
        <w:t>- High Availability</w:t>
      </w:r>
    </w:p>
    <w:p w:rsidR="005A676A" w:rsidRDefault="005A676A" w:rsidP="005A676A">
      <w:pPr>
        <w:ind w:left="720"/>
        <w:rPr>
          <w:lang w:eastAsia="zh-CN"/>
        </w:rPr>
      </w:pPr>
      <w:r>
        <w:rPr>
          <w:lang w:eastAsia="zh-CN"/>
        </w:rPr>
        <w:t>- Scale out/In</w:t>
      </w:r>
    </w:p>
    <w:p w:rsidR="005A676A" w:rsidRDefault="005A676A" w:rsidP="005A676A">
      <w:pPr>
        <w:ind w:left="720"/>
        <w:rPr>
          <w:lang w:eastAsia="zh-CN"/>
        </w:rPr>
      </w:pPr>
      <w:r>
        <w:rPr>
          <w:lang w:eastAsia="zh-CN"/>
        </w:rPr>
        <w:t>- Monitoring Parameter</w:t>
      </w:r>
    </w:p>
    <w:p w:rsidR="005A676A" w:rsidRDefault="005A676A" w:rsidP="005A676A">
      <w:pPr>
        <w:rPr>
          <w:lang w:eastAsia="zh-CN"/>
        </w:rPr>
      </w:pPr>
      <w:r>
        <w:rPr>
          <w:lang w:eastAsia="zh-CN"/>
        </w:rPr>
        <w:t xml:space="preserve">These elements should be validated for correctness, existence, </w:t>
      </w:r>
      <w:r w:rsidRPr="001378CC">
        <w:rPr>
          <w:lang w:eastAsia="zh-CN"/>
        </w:rPr>
        <w:t>against integrity and information provided by the VNF vendor</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3" w:name="_Toc454184393"/>
            <w:bookmarkStart w:id="34" w:name="_Toc467223336"/>
            <w:r>
              <w:t>TC.VNFD.VDU.001</w:t>
            </w:r>
            <w:r>
              <w:tab/>
            </w:r>
            <w:r w:rsidR="005A676A">
              <w:rPr>
                <w:lang w:eastAsia="zh-CN"/>
              </w:rPr>
              <w:t>VNFD:VDU Base Unit</w:t>
            </w:r>
            <w:r w:rsidR="005A676A">
              <w:t xml:space="preserve"> validation</w:t>
            </w:r>
            <w:bookmarkEnd w:id="33"/>
            <w:bookmarkEnd w:id="34"/>
          </w:p>
        </w:tc>
      </w:tr>
      <w:tr w:rsidR="005A676A" w:rsidTr="005A676A">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B41016">
            <w:pPr>
              <w:pStyle w:val="TestCaseInfo"/>
              <w:ind w:left="720"/>
              <w:rPr>
                <w:lang w:eastAsia="zh-CN"/>
              </w:rPr>
            </w:pPr>
            <w:r>
              <w:rPr>
                <w:lang w:eastAsia="zh-CN"/>
              </w:rPr>
              <w:t>- Unique ID</w:t>
            </w:r>
          </w:p>
          <w:p w:rsidR="005A676A" w:rsidRDefault="005A676A" w:rsidP="00B41016">
            <w:pPr>
              <w:pStyle w:val="TestCaseInfo"/>
              <w:ind w:left="720"/>
              <w:rPr>
                <w:lang w:eastAsia="zh-CN"/>
              </w:rPr>
            </w:pPr>
            <w:r>
              <w:rPr>
                <w:lang w:eastAsia="zh-CN"/>
              </w:rPr>
              <w:t>- VM image reference</w:t>
            </w:r>
          </w:p>
          <w:p w:rsidR="005A676A" w:rsidRDefault="005A676A" w:rsidP="00B41016">
            <w:pPr>
              <w:pStyle w:val="TestCaseInfo"/>
              <w:ind w:left="720"/>
              <w:rPr>
                <w:lang w:eastAsia="zh-CN"/>
              </w:rPr>
            </w:pPr>
            <w:r>
              <w:rPr>
                <w:lang w:eastAsia="zh-CN"/>
              </w:rPr>
              <w:t>- Computation Requirements</w:t>
            </w:r>
          </w:p>
          <w:p w:rsidR="005A676A" w:rsidRDefault="005A676A" w:rsidP="00B41016">
            <w:pPr>
              <w:pStyle w:val="TestCaseInfo"/>
              <w:ind w:left="720"/>
              <w:rPr>
                <w:lang w:eastAsia="zh-CN"/>
              </w:rPr>
            </w:pPr>
            <w:r>
              <w:rPr>
                <w:lang w:eastAsia="zh-CN"/>
              </w:rPr>
              <w:t>- Virtual Memory resource</w:t>
            </w:r>
          </w:p>
          <w:p w:rsidR="005A676A" w:rsidRDefault="005A676A" w:rsidP="00B41016">
            <w:pPr>
              <w:pStyle w:val="TestCaseInfo"/>
              <w:ind w:left="720"/>
              <w:rPr>
                <w:lang w:eastAsia="zh-CN"/>
              </w:rPr>
            </w:pPr>
            <w:r>
              <w:rPr>
                <w:lang w:eastAsia="zh-CN"/>
              </w:rPr>
              <w:t>- Virtual Network Bandwidth Resource</w:t>
            </w:r>
          </w:p>
          <w:p w:rsidR="005A676A" w:rsidRDefault="005A676A" w:rsidP="00B41016">
            <w:pPr>
              <w:pStyle w:val="TestCaseInfo"/>
              <w:ind w:left="720"/>
              <w:rPr>
                <w:lang w:eastAsia="zh-CN"/>
              </w:rPr>
            </w:pPr>
            <w:r>
              <w:rPr>
                <w:lang w:eastAsia="zh-CN"/>
              </w:rPr>
              <w:t>- LifeCycle Event</w:t>
            </w:r>
          </w:p>
          <w:p w:rsidR="005A676A" w:rsidRDefault="005A676A" w:rsidP="00B41016">
            <w:pPr>
              <w:pStyle w:val="TestCaseInfo"/>
              <w:ind w:left="720"/>
              <w:rPr>
                <w:lang w:eastAsia="zh-CN"/>
              </w:rPr>
            </w:pPr>
            <w:r>
              <w:rPr>
                <w:lang w:eastAsia="zh-CN"/>
              </w:rPr>
              <w:t>- High Availability</w:t>
            </w:r>
          </w:p>
          <w:p w:rsidR="005A676A" w:rsidRDefault="005A676A" w:rsidP="00B41016">
            <w:pPr>
              <w:pStyle w:val="TestCaseInfo"/>
              <w:ind w:left="720"/>
              <w:rPr>
                <w:lang w:eastAsia="zh-CN"/>
              </w:rPr>
            </w:pPr>
            <w:r>
              <w:rPr>
                <w:lang w:eastAsia="zh-CN"/>
              </w:rPr>
              <w:t>- Scale out/In</w:t>
            </w:r>
          </w:p>
          <w:p w:rsidR="005A676A" w:rsidRDefault="005A676A" w:rsidP="00B41016">
            <w:pPr>
              <w:pStyle w:val="TestCaseInfo"/>
              <w:ind w:left="720"/>
              <w:rPr>
                <w:lang w:eastAsia="zh-CN"/>
              </w:rPr>
            </w:pPr>
            <w:r>
              <w:rPr>
                <w:lang w:eastAsia="zh-CN"/>
              </w:rPr>
              <w:t>- Monitoring Parameter</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VDU's unique identifier for a specific VNF </w:t>
            </w:r>
          </w:p>
          <w:p w:rsidR="002500F2" w:rsidRPr="00696E5E" w:rsidRDefault="002500F2" w:rsidP="002500F2">
            <w:pPr>
              <w:pStyle w:val="HTMLPreformatted"/>
              <w:shd w:val="clear" w:color="auto" w:fill="F8F8FF"/>
              <w:ind w:left="720"/>
              <w:rPr>
                <w:rFonts w:ascii="Courier" w:eastAsiaTheme="minorHAnsi" w:hAnsi="Courier" w:cs="Courier"/>
                <w:sz w:val="24"/>
                <w:szCs w:val="24"/>
              </w:rPr>
            </w:pPr>
            <w:r w:rsidRPr="00696E5E">
              <w:rPr>
                <w:rFonts w:ascii="Courier" w:eastAsiaTheme="minorHAnsi" w:hAnsi="Courier" w:cs="Courier"/>
                <w:sz w:val="24"/>
                <w:szCs w:val="24"/>
              </w:rPr>
              <w:t>vnfd:vdu:id</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VM image reference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vnfd:vdu:vm_image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2500F2"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required computation resources characteristics (e.g. processor power, number of virtual CPUs), including Key Quality Indicators (KQIs) for performance and reliability/availability </w:t>
            </w:r>
            <w:r w:rsidRPr="002500F2">
              <w:rPr>
                <w:rFonts w:ascii="Arial" w:eastAsiaTheme="minorHAnsi" w:hAnsi="Arial" w:cs="Arial"/>
                <w:sz w:val="22"/>
                <w:szCs w:val="22"/>
                <w:lang w:eastAsia="zh-CN"/>
              </w:rPr>
              <w:t>v</w:t>
            </w:r>
            <w:r w:rsidRPr="002500F2">
              <w:rPr>
                <w:rFonts w:ascii="Courier" w:eastAsiaTheme="minorHAnsi" w:hAnsi="Courier" w:cs="Courier"/>
                <w:sz w:val="24"/>
                <w:szCs w:val="24"/>
              </w:rPr>
              <w:t>nfd:vdu:computation_requirement</w:t>
            </w:r>
          </w:p>
          <w:p w:rsidR="002500F2" w:rsidRDefault="002500F2" w:rsidP="002500F2">
            <w:pPr>
              <w:pStyle w:val="ListParagraph"/>
              <w:rPr>
                <w:rFonts w:ascii="Courier" w:hAnsi="Courier" w:cs="Courier"/>
                <w:color w:val="45525A" w:themeColor="text1"/>
                <w:sz w:val="24"/>
                <w:szCs w:val="24"/>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lastRenderedPageBreak/>
              <w:t xml:space="preserve">Verify virtual memory needed for the VDU  </w:t>
            </w:r>
            <w:r w:rsidRPr="00696E5E">
              <w:rPr>
                <w:rFonts w:ascii="Courier" w:eastAsiaTheme="minorHAnsi" w:hAnsi="Courier" w:cs="Courier"/>
                <w:sz w:val="24"/>
                <w:szCs w:val="24"/>
              </w:rPr>
              <w:t>vnfd:vdu:virtual_memory_resource_element</w:t>
            </w:r>
            <w:r w:rsidRPr="00696E5E">
              <w:rPr>
                <w:rFonts w:ascii="Arial" w:eastAsiaTheme="minorHAnsi" w:hAnsi="Arial" w:cs="Arial"/>
                <w:sz w:val="22"/>
                <w:szCs w:val="22"/>
                <w:lang w:eastAsia="zh-CN"/>
              </w:rPr>
              <w:br/>
            </w: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requirements in terms of the virtual network bandwidth needed for the VDU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vnfd:vdu:virtual_network_bandwidth_resource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Arial" w:eastAsiaTheme="minorHAnsi" w:hAnsi="Arial" w:cs="Arial"/>
                <w:sz w:val="22"/>
                <w:szCs w:val="22"/>
                <w:lang w:eastAsia="zh-CN"/>
              </w:rPr>
              <w:t>vnfd:vdu:lifecycle_event</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constraints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vnfd:vdu:constraint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redundancy model to ensure high availability (examples include ActiveActive and ActivePassive)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Pr>
                <w:rFonts w:ascii="Arial" w:eastAsiaTheme="minorHAnsi" w:hAnsi="Arial" w:cs="Arial"/>
                <w:sz w:val="22"/>
                <w:szCs w:val="22"/>
                <w:lang w:eastAsia="zh-CN"/>
              </w:rPr>
              <w:t>This is an optional attribute.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vnfd:vdu:high_availability</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minimum and maximum number of instances which can be created to support scale out/in functionality</w:t>
            </w:r>
            <w:r>
              <w:rPr>
                <w:rFonts w:ascii="Arial" w:eastAsiaTheme="minorHAnsi" w:hAnsi="Arial" w:cs="Arial"/>
                <w:sz w:val="22"/>
                <w:szCs w:val="22"/>
                <w:lang w:eastAsia="zh-CN"/>
              </w:rPr>
              <w:t xml:space="preserve"> (optional)</w:t>
            </w:r>
            <w:r w:rsidRPr="00696E5E">
              <w:rPr>
                <w:rFonts w:ascii="Arial" w:eastAsiaTheme="minorHAnsi" w:hAnsi="Arial" w:cs="Arial"/>
                <w:sz w:val="22"/>
                <w:szCs w:val="22"/>
                <w:lang w:eastAsia="zh-CN"/>
              </w:rPr>
              <w:t xml:space="preserve"> </w:t>
            </w:r>
            <w:r w:rsidRPr="00696E5E">
              <w:rPr>
                <w:rFonts w:ascii="Courier" w:eastAsiaTheme="minorHAnsi" w:hAnsi="Courier" w:cs="Courier"/>
                <w:sz w:val="24"/>
                <w:szCs w:val="24"/>
              </w:rPr>
              <w:t>vnfd:vdu:scale_in_out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lang w:eastAsia="zh-CN"/>
              </w:rPr>
            </w:pPr>
            <w:r w:rsidRPr="00696E5E">
              <w:rPr>
                <w:rFonts w:ascii="Arial" w:eastAsiaTheme="minorHAnsi" w:hAnsi="Arial" w:cs="Arial"/>
                <w:sz w:val="22"/>
                <w:szCs w:val="22"/>
                <w:lang w:eastAsia="zh-CN"/>
              </w:rPr>
              <w:t>Verify monitoring parameters trackable for this VNF like memory-consumption, CPU-utilization, bandwidth-consumption, VNFC downtime</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20"/>
              <w:rPr>
                <w:lang w:eastAsia="zh-CN"/>
              </w:rPr>
            </w:pPr>
            <w:r w:rsidRPr="00696E5E">
              <w:rPr>
                <w:rFonts w:ascii="Courier" w:eastAsiaTheme="minorHAnsi" w:hAnsi="Courier" w:cs="Courier"/>
                <w:sz w:val="24"/>
                <w:szCs w:val="24"/>
              </w:rPr>
              <w:t>vnfd:vdu:monitoring_parameter</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35" w:name="_Toc454184342"/>
      <w:bookmarkStart w:id="36" w:name="_Toc467159693"/>
      <w:r>
        <w:t>VNFD</w:t>
      </w:r>
      <w:proofErr w:type="gramStart"/>
      <w:r>
        <w:t>:VDU</w:t>
      </w:r>
      <w:proofErr w:type="gramEnd"/>
      <w:r>
        <w:t xml:space="preserve"> VNFC Elements</w:t>
      </w:r>
      <w:bookmarkEnd w:id="35"/>
      <w:bookmarkEnd w:id="36"/>
    </w:p>
    <w:p w:rsidR="005A676A" w:rsidRDefault="005A676A" w:rsidP="005A676A">
      <w:pPr>
        <w:rPr>
          <w:lang w:eastAsia="zh-CN"/>
        </w:rPr>
      </w:pPr>
      <w:r w:rsidRPr="00F60C38">
        <w:rPr>
          <w:lang w:eastAsia="zh-CN"/>
        </w:rPr>
        <w:t>The VNFD</w:t>
      </w:r>
      <w:proofErr w:type="gramStart"/>
      <w:r w:rsidRPr="00F60C38">
        <w:rPr>
          <w:lang w:eastAsia="zh-CN"/>
        </w:rPr>
        <w:t>:VDU:VNFC</w:t>
      </w:r>
      <w:proofErr w:type="gramEnd"/>
      <w:r w:rsidRPr="00F60C38">
        <w:rPr>
          <w:lang w:eastAsia="zh-CN"/>
        </w:rPr>
        <w:t xml:space="preserve"> defines the connection points for every VNFC. The information in the VNFD should be validated for correctness and against the vendor provided information. The virtual link reference should be confirmed to be listed in the VNF internal Virtual Link.</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7" w:name="_Toc454184394"/>
            <w:bookmarkStart w:id="38" w:name="_Toc467223337"/>
            <w:r>
              <w:t>TC.VNFD.VDU.002</w:t>
            </w:r>
            <w:r>
              <w:tab/>
            </w:r>
            <w:r w:rsidR="005A676A">
              <w:rPr>
                <w:lang w:eastAsia="zh-CN"/>
              </w:rPr>
              <w:t>VNFD:VDU Base Unit</w:t>
            </w:r>
            <w:r w:rsidR="005A676A">
              <w:t xml:space="preserve"> validation</w:t>
            </w:r>
            <w:bookmarkEnd w:id="37"/>
            <w:bookmarkEnd w:id="3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F60C38">
              <w:rPr>
                <w:lang w:eastAsia="zh-CN"/>
              </w:rPr>
              <w:t>The VNFD</w:t>
            </w:r>
            <w:proofErr w:type="gramStart"/>
            <w:r w:rsidRPr="00F60C38">
              <w:rPr>
                <w:lang w:eastAsia="zh-CN"/>
              </w:rPr>
              <w:t>:VDU:VNFC</w:t>
            </w:r>
            <w:proofErr w:type="gramEnd"/>
            <w:r w:rsidRPr="00F60C38">
              <w:rPr>
                <w:lang w:eastAsia="zh-CN"/>
              </w:rPr>
              <w:t xml:space="preserve"> defines the connection points for every VNFC. The information in the VNFD should be validated for correctness and against the vendor provided information. The virtual link reference should be confirmed to be listed in the VNF internal Virtual Link.</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w:t>
            </w:r>
            <w:proofErr w:type="gramStart"/>
            <w:r w:rsidRPr="00F60C38">
              <w:rPr>
                <w:lang w:eastAsia="zh-CN"/>
              </w:rPr>
              <w:t>:VDU:VNFC</w:t>
            </w:r>
            <w:proofErr w:type="gramEnd"/>
            <w:r w:rsidRPr="00F60C38">
              <w:rPr>
                <w:lang w:eastAsia="zh-CN"/>
              </w:rPr>
              <w:t xml:space="preserve"> </w:t>
            </w:r>
            <w:r>
              <w:t xml:space="preserve">elements. </w:t>
            </w:r>
            <w:r w:rsidRPr="00F60C38">
              <w:rPr>
                <w:lang w:eastAsia="zh-CN"/>
              </w:rPr>
              <w:t>The virtual link reference should be confirmed to be listed in the VNF internal Virtual Link</w:t>
            </w:r>
            <w:r>
              <w:rPr>
                <w:lang w:eastAsia="zh-CN"/>
              </w:rPr>
              <w: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unique identifier within the namespace of a specific VNF  </w:t>
            </w:r>
            <w:r w:rsidRPr="00696E5E">
              <w:rPr>
                <w:rFonts w:ascii="Courier" w:hAnsi="Courier" w:cs="Courier"/>
                <w:color w:val="auto"/>
                <w:sz w:val="24"/>
                <w:szCs w:val="24"/>
              </w:rPr>
              <w:t>vnfd:vdu:vnfc:id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ID </w:t>
            </w:r>
            <w:r w:rsidRPr="00696E5E">
              <w:rPr>
                <w:rFonts w:ascii="Courier" w:hAnsi="Courier" w:cs="Courier"/>
                <w:color w:val="auto"/>
                <w:sz w:val="24"/>
                <w:szCs w:val="24"/>
              </w:rPr>
              <w:t>vnfd:vdu:vnfc:connection_point:id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type </w:t>
            </w:r>
            <w:r w:rsidRPr="00696E5E">
              <w:rPr>
                <w:rFonts w:ascii="Courier" w:hAnsi="Courier" w:cs="Courier"/>
                <w:color w:val="auto"/>
                <w:sz w:val="24"/>
                <w:szCs w:val="24"/>
              </w:rPr>
              <w:t>vnfd:vdu:vnfc:connection_point:type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Verify VNFC Connection Point Virtual Link reference</w:t>
            </w:r>
            <w:r w:rsidRPr="00696E5E">
              <w:rPr>
                <w:color w:val="auto"/>
                <w:sz w:val="18"/>
                <w:szCs w:val="18"/>
              </w:rPr>
              <w:t xml:space="preserve">   </w:t>
            </w:r>
            <w:r w:rsidRPr="00696E5E">
              <w:rPr>
                <w:rFonts w:ascii="Courier" w:hAnsi="Courier" w:cs="Courier"/>
                <w:color w:val="auto"/>
                <w:sz w:val="24"/>
                <w:szCs w:val="24"/>
              </w:rPr>
              <w:t>vnfd:vdu:vnfc:connection_point:virtual_link_reference</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rsidRPr="00F60C38">
              <w:rPr>
                <w:lang w:eastAsia="zh-CN"/>
              </w:rPr>
              <w:t xml:space="preserve">The virtual link reference </w:t>
            </w:r>
            <w:r>
              <w:rPr>
                <w:lang w:eastAsia="zh-CN"/>
              </w:rPr>
              <w:t>must be</w:t>
            </w:r>
            <w:r w:rsidRPr="00F60C38">
              <w:rPr>
                <w:lang w:eastAsia="zh-CN"/>
              </w:rPr>
              <w:t xml:space="preserve"> listed in the VNF internal Virtual Link</w:t>
            </w:r>
          </w:p>
        </w:tc>
      </w:tr>
    </w:tbl>
    <w:p w:rsidR="00B41016" w:rsidRDefault="00B41016" w:rsidP="005A676A">
      <w:pPr>
        <w:rPr>
          <w:lang w:eastAsia="zh-CN"/>
        </w:rPr>
      </w:pPr>
    </w:p>
    <w:p w:rsidR="005A676A" w:rsidRDefault="005A676A" w:rsidP="00874974">
      <w:pPr>
        <w:pStyle w:val="Heading3"/>
      </w:pPr>
      <w:bookmarkStart w:id="39" w:name="_Toc454184343"/>
      <w:bookmarkStart w:id="40" w:name="_Toc467159694"/>
      <w:r>
        <w:t>VNFD</w:t>
      </w:r>
      <w:proofErr w:type="gramStart"/>
      <w:r>
        <w:t>:VDU</w:t>
      </w:r>
      <w:proofErr w:type="gramEnd"/>
      <w:r>
        <w:t xml:space="preserve"> CPU</w:t>
      </w:r>
      <w:bookmarkEnd w:id="39"/>
      <w:bookmarkEnd w:id="40"/>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CPU's.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1087"/>
        <w:gridCol w:w="9455"/>
      </w:tblGrid>
      <w:tr w:rsidR="005A676A" w:rsidTr="00B41016">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41" w:name="_Toc454184395"/>
            <w:bookmarkStart w:id="42" w:name="_Toc467223338"/>
            <w:r>
              <w:t>TC.VNFD.VDU.003</w:t>
            </w:r>
            <w:r>
              <w:tab/>
            </w:r>
            <w:r w:rsidR="005A676A">
              <w:rPr>
                <w:lang w:eastAsia="zh-CN"/>
              </w:rPr>
              <w:t>VNFD:VDU CPU Unit</w:t>
            </w:r>
            <w:r w:rsidR="005A676A">
              <w:t xml:space="preserve"> validation</w:t>
            </w:r>
            <w:bookmarkEnd w:id="41"/>
            <w:bookmarkEnd w:id="4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CPU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CPU's.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CPU</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8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41016"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3"/>
              </w:numPr>
              <w:rPr>
                <w:color w:val="auto"/>
                <w:lang w:eastAsia="zh-CN"/>
              </w:rPr>
            </w:pPr>
            <w:r w:rsidRPr="00696E5E">
              <w:rPr>
                <w:color w:val="auto"/>
                <w:lang w:eastAsia="zh-CN"/>
              </w:rPr>
              <w:t>Verify CPU instruction set extensions for which VDU has been developed, optimized or tested with</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vnfd:vdu:cpu_instruction_set_extension</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color w:val="auto"/>
                <w:lang w:eastAsia="zh-CN"/>
              </w:rPr>
            </w:pPr>
            <w:r w:rsidRPr="00696E5E">
              <w:rPr>
                <w:color w:val="auto"/>
                <w:lang w:eastAsia="zh-CN"/>
              </w:rPr>
              <w:t xml:space="preserve">Verify CPU model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w:t>
            </w:r>
            <w:r>
              <w:rPr>
                <w:rFonts w:ascii="Courier" w:hAnsi="Courier" w:cs="Courier"/>
                <w:color w:val="auto"/>
                <w:sz w:val="24"/>
                <w:szCs w:val="24"/>
              </w:rPr>
              <w:t>c</w:t>
            </w:r>
            <w:r w:rsidRPr="00696E5E">
              <w:rPr>
                <w:rFonts w:ascii="Courier" w:hAnsi="Courier" w:cs="Courier"/>
                <w:color w:val="auto"/>
                <w:sz w:val="24"/>
                <w:szCs w:val="24"/>
              </w:rPr>
              <w:t>pu_model</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193"/>
              </w:numPr>
              <w:rPr>
                <w:color w:val="auto"/>
                <w:lang w:eastAsia="zh-CN"/>
              </w:rPr>
            </w:pPr>
            <w:r w:rsidRPr="00696E5E">
              <w:rPr>
                <w:color w:val="auto"/>
                <w:lang w:eastAsia="zh-CN"/>
              </w:rPr>
              <w:t xml:space="preserve">Verify CPU model specification binding </w:t>
            </w:r>
            <w:r>
              <w:rPr>
                <w:color w:val="auto"/>
                <w:lang w:eastAsia="zh-CN"/>
              </w:rPr>
              <w:t>(optional)</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vnfd:vdu:cpu_model_specification_binding</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rFonts w:ascii="Courier" w:hAnsi="Courier" w:cs="Courier"/>
                <w:color w:val="auto"/>
                <w:sz w:val="24"/>
                <w:szCs w:val="24"/>
              </w:rPr>
            </w:pPr>
            <w:r w:rsidRPr="00696E5E">
              <w:rPr>
                <w:color w:val="auto"/>
                <w:lang w:eastAsia="zh-CN"/>
              </w:rPr>
              <w:t>Verify minimum CPU clock speed</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Pr>
                <w:rFonts w:ascii="Courier" w:hAnsi="Courier" w:cs="Courier"/>
                <w:color w:val="auto"/>
                <w:sz w:val="24"/>
                <w:szCs w:val="24"/>
              </w:rPr>
              <w:lastRenderedPageBreak/>
              <w:t>vnfd:vdu:c</w:t>
            </w:r>
            <w:r w:rsidRPr="00696E5E">
              <w:rPr>
                <w:rFonts w:ascii="Courier" w:hAnsi="Courier" w:cs="Courier"/>
                <w:color w:val="auto"/>
                <w:sz w:val="24"/>
                <w:szCs w:val="24"/>
              </w:rPr>
              <w:t>pu_min_clock_speed</w:t>
            </w:r>
          </w:p>
          <w:p w:rsidR="002500F2" w:rsidRPr="00696E5E" w:rsidRDefault="002500F2" w:rsidP="002500F2">
            <w:pPr>
              <w:pStyle w:val="TestCaseInfo"/>
              <w:ind w:left="360"/>
              <w:rPr>
                <w:rFonts w:ascii="Courier" w:hAnsi="Courier" w:cs="Courier"/>
                <w:color w:val="auto"/>
                <w:sz w:val="24"/>
                <w:szCs w:val="24"/>
              </w:rPr>
            </w:pPr>
            <w:r w:rsidRPr="00696E5E">
              <w:rPr>
                <w:rFonts w:ascii="Courier" w:hAnsi="Courier" w:cs="Courier"/>
                <w:color w:val="auto"/>
                <w:sz w:val="24"/>
                <w:szCs w:val="24"/>
              </w:rPr>
              <w:t xml:space="preserve">   </w:t>
            </w:r>
          </w:p>
          <w:p w:rsidR="002500F2" w:rsidRDefault="002500F2" w:rsidP="002500F2">
            <w:pPr>
              <w:pStyle w:val="TestCaseInfo"/>
              <w:numPr>
                <w:ilvl w:val="0"/>
                <w:numId w:val="193"/>
              </w:numPr>
              <w:rPr>
                <w:lang w:eastAsia="zh-CN"/>
              </w:rPr>
            </w:pPr>
            <w:r>
              <w:rPr>
                <w:lang w:eastAsia="zh-CN"/>
              </w:rPr>
              <w:t>Verify number of CPU cores allocated to the VDU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vnfd:vdu:cpu_core_reservation</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Simultaneous Multi-Threading HW thread specification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vnfd:vdu:cpu_simultaneous_multi_threading_hw_thread_specification</w:t>
            </w:r>
          </w:p>
          <w:p w:rsidR="002500F2" w:rsidRDefault="002500F2" w:rsidP="002500F2">
            <w:pPr>
              <w:pStyle w:val="TestCaseInfo"/>
              <w:ind w:left="720"/>
              <w:rPr>
                <w:lang w:eastAsia="zh-CN"/>
              </w:rPr>
            </w:pPr>
          </w:p>
          <w:p w:rsidR="002500F2" w:rsidRPr="00696E5E" w:rsidRDefault="002500F2" w:rsidP="002500F2">
            <w:pPr>
              <w:pStyle w:val="TestCaseInfo"/>
              <w:numPr>
                <w:ilvl w:val="0"/>
                <w:numId w:val="193"/>
              </w:numPr>
              <w:rPr>
                <w:rFonts w:ascii="Courier" w:hAnsi="Courier" w:cs="Courier"/>
                <w:sz w:val="24"/>
                <w:szCs w:val="24"/>
              </w:rPr>
            </w:pPr>
            <w:r>
              <w:rPr>
                <w:lang w:eastAsia="zh-CN"/>
              </w:rPr>
              <w:t>Verify CPU core oversubscription policy in terms of virtual cores to physical cores/threads on the platform (optional)</w:t>
            </w:r>
          </w:p>
          <w:p w:rsidR="002500F2" w:rsidRPr="00696E5E" w:rsidRDefault="002500F2" w:rsidP="002500F2">
            <w:pPr>
              <w:pStyle w:val="TestCaseInfo"/>
              <w:ind w:left="720"/>
              <w:rPr>
                <w:lang w:eastAsia="zh-CN"/>
              </w:rPr>
            </w:pPr>
            <w:r>
              <w:rPr>
                <w:rFonts w:ascii="Courier" w:hAnsi="Courier" w:cs="Courier"/>
                <w:sz w:val="24"/>
                <w:szCs w:val="24"/>
              </w:rPr>
              <w:t>v</w:t>
            </w:r>
            <w:r w:rsidRPr="00696E5E">
              <w:rPr>
                <w:rFonts w:ascii="Courier" w:hAnsi="Courier" w:cs="Courier"/>
                <w:sz w:val="24"/>
                <w:szCs w:val="24"/>
              </w:rPr>
              <w:t>nfd:vdu:cpu_core_oversubscription_policy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CPU core and HW thread allocation topology policy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vnfd:vdu:cpu_core_and_hw_thread_allocation_topology_policy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size of the last level cache (optional)</w:t>
            </w:r>
          </w:p>
          <w:p w:rsidR="002500F2" w:rsidRDefault="002500F2" w:rsidP="002500F2">
            <w:pPr>
              <w:pStyle w:val="TestCaseInfo"/>
              <w:ind w:left="720"/>
              <w:rPr>
                <w:rFonts w:ascii="Courier" w:hAnsi="Courier" w:cs="Courier"/>
                <w:sz w:val="24"/>
                <w:szCs w:val="24"/>
              </w:rPr>
            </w:pPr>
            <w:r>
              <w:rPr>
                <w:lang w:eastAsia="zh-CN"/>
              </w:rPr>
              <w:t>v</w:t>
            </w:r>
            <w:r w:rsidRPr="00696E5E">
              <w:rPr>
                <w:rFonts w:ascii="Courier" w:hAnsi="Courier" w:cs="Courier"/>
                <w:sz w:val="24"/>
                <w:szCs w:val="24"/>
              </w:rPr>
              <w:t>nfd:vdu:cpu_last_level_cache_size</w:t>
            </w:r>
          </w:p>
          <w:p w:rsidR="002500F2" w:rsidRDefault="002500F2" w:rsidP="002500F2">
            <w:pPr>
              <w:pStyle w:val="TestCaseInfo"/>
              <w:ind w:left="360"/>
              <w:rPr>
                <w:lang w:eastAsia="zh-CN"/>
              </w:rPr>
            </w:pPr>
          </w:p>
          <w:p w:rsidR="002500F2" w:rsidRDefault="002500F2" w:rsidP="002500F2">
            <w:pPr>
              <w:pStyle w:val="TestCaseInfo"/>
              <w:numPr>
                <w:ilvl w:val="0"/>
                <w:numId w:val="193"/>
              </w:numPr>
              <w:rPr>
                <w:lang w:eastAsia="zh-CN"/>
              </w:rPr>
            </w:pPr>
            <w:r>
              <w:rPr>
                <w:lang w:eastAsia="zh-CN"/>
              </w:rPr>
              <w:t>Verify ability of an I/O device to have direct access to the CPU cache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vnfd:vdu:cpu_direct_io_access_to_cache</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Translation Look-aside Buffer (TLB) parameters such as:</w:t>
            </w:r>
          </w:p>
          <w:p w:rsidR="002500F2" w:rsidRDefault="002500F2" w:rsidP="002500F2">
            <w:pPr>
              <w:pStyle w:val="TestCaseInfo"/>
              <w:numPr>
                <w:ilvl w:val="1"/>
                <w:numId w:val="193"/>
              </w:numPr>
              <w:rPr>
                <w:lang w:eastAsia="zh-CN"/>
              </w:rPr>
            </w:pPr>
            <w:r>
              <w:rPr>
                <w:lang w:eastAsia="zh-CN"/>
              </w:rPr>
              <w:t>TLB Size</w:t>
            </w:r>
          </w:p>
          <w:p w:rsidR="002500F2" w:rsidRDefault="002500F2" w:rsidP="002500F2">
            <w:pPr>
              <w:pStyle w:val="TestCaseInfo"/>
              <w:numPr>
                <w:ilvl w:val="1"/>
                <w:numId w:val="193"/>
              </w:numPr>
              <w:rPr>
                <w:lang w:eastAsia="zh-CN"/>
              </w:rPr>
            </w:pPr>
            <w:r>
              <w:rPr>
                <w:lang w:eastAsia="zh-CN"/>
              </w:rPr>
              <w:t>TLB Large Page Support</w:t>
            </w:r>
          </w:p>
          <w:p w:rsidR="002500F2" w:rsidRDefault="002500F2" w:rsidP="002500F2">
            <w:pPr>
              <w:pStyle w:val="TestCaseInfo"/>
              <w:numPr>
                <w:ilvl w:val="1"/>
                <w:numId w:val="193"/>
              </w:numPr>
              <w:rPr>
                <w:lang w:eastAsia="zh-CN"/>
              </w:rPr>
            </w:pPr>
            <w:r>
              <w:rPr>
                <w:lang w:eastAsia="zh-CN"/>
              </w:rPr>
              <w:t>IOTLB Size</w:t>
            </w:r>
          </w:p>
          <w:p w:rsidR="002500F2" w:rsidRDefault="002500F2" w:rsidP="002500F2">
            <w:pPr>
              <w:pStyle w:val="TestCaseInfo"/>
              <w:numPr>
                <w:ilvl w:val="1"/>
                <w:numId w:val="193"/>
              </w:numPr>
              <w:rPr>
                <w:lang w:eastAsia="zh-CN"/>
              </w:rPr>
            </w:pPr>
            <w:r>
              <w:rPr>
                <w:lang w:eastAsia="zh-CN"/>
              </w:rPr>
              <w:t>IOTLB Large Page Support</w:t>
            </w:r>
          </w:p>
          <w:p w:rsidR="002500F2" w:rsidRDefault="002500F2" w:rsidP="002500F2">
            <w:pPr>
              <w:pStyle w:val="TestCaseInfo"/>
              <w:ind w:left="720"/>
              <w:rPr>
                <w:lang w:eastAsia="zh-CN"/>
              </w:rPr>
            </w:pPr>
            <w:r>
              <w:rPr>
                <w:lang w:eastAsia="zh-CN"/>
              </w:rPr>
              <w:t>This is an optional attribute.</w:t>
            </w:r>
          </w:p>
          <w:p w:rsidR="002500F2" w:rsidRPr="00696E5E" w:rsidRDefault="002500F2" w:rsidP="002500F2">
            <w:pPr>
              <w:pStyle w:val="TestCaseInfo"/>
              <w:ind w:left="720"/>
              <w:rPr>
                <w:lang w:eastAsia="zh-CN"/>
              </w:rPr>
            </w:pPr>
            <w:r w:rsidRPr="00567E37">
              <w:rPr>
                <w:rFonts w:ascii="Courier" w:hAnsi="Courier" w:cs="Courier"/>
                <w:sz w:val="24"/>
                <w:szCs w:val="24"/>
              </w:rPr>
              <w:t>vnfd:vdu:</w:t>
            </w:r>
            <w:r>
              <w:rPr>
                <w:rFonts w:ascii="Courier" w:hAnsi="Courier" w:cs="Courier"/>
                <w:sz w:val="24"/>
                <w:szCs w:val="24"/>
              </w:rPr>
              <w:t>c</w:t>
            </w:r>
            <w:r w:rsidRPr="00567E37">
              <w:rPr>
                <w:rFonts w:ascii="Courier" w:hAnsi="Courier" w:cs="Courier"/>
                <w:sz w:val="24"/>
                <w:szCs w:val="24"/>
              </w:rPr>
              <w:t>pu_translation_look_aside_buffer_parameter</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Hot add CPU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vnfd:vdu:cpu_hot_add</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data processing accelerator framework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vnfd:vdu:cpu_support_accelerator</w:t>
            </w:r>
          </w:p>
          <w:p w:rsidR="002500F2" w:rsidRDefault="002500F2" w:rsidP="00B41016">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43" w:name="_Toc454184344"/>
      <w:bookmarkStart w:id="44" w:name="_Toc467159695"/>
      <w:r>
        <w:t>VNFD</w:t>
      </w:r>
      <w:proofErr w:type="gramStart"/>
      <w:r>
        <w:t>:VDU</w:t>
      </w:r>
      <w:proofErr w:type="gramEnd"/>
      <w:r>
        <w:t xml:space="preserve"> Memory</w:t>
      </w:r>
      <w:bookmarkEnd w:id="43"/>
      <w:bookmarkEnd w:id="44"/>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Memory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45" w:name="_Toc454184396"/>
            <w:bookmarkStart w:id="46" w:name="_Toc467223339"/>
            <w:r>
              <w:t>TC.VNFD.VDU.004</w:t>
            </w:r>
            <w:r>
              <w:tab/>
            </w:r>
            <w:r w:rsidR="005A676A">
              <w:rPr>
                <w:lang w:eastAsia="zh-CN"/>
              </w:rPr>
              <w:t>VNFD:VDU Memory Unit</w:t>
            </w:r>
            <w:r w:rsidR="005A676A">
              <w:t xml:space="preserve"> validation</w:t>
            </w:r>
            <w:bookmarkEnd w:id="45"/>
            <w:bookmarkEnd w:id="4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Memory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w:t>
            </w:r>
            <w:proofErr w:type="gramStart"/>
            <w:r w:rsidRPr="001F77CB">
              <w:rPr>
                <w:lang w:eastAsia="zh-CN"/>
              </w:rPr>
              <w:t>:</w:t>
            </w:r>
            <w:r>
              <w:rPr>
                <w:lang w:eastAsia="zh-CN"/>
              </w:rPr>
              <w:t>VDU</w:t>
            </w:r>
            <w:proofErr w:type="gramEnd"/>
            <w:r>
              <w:rPr>
                <w:lang w:eastAsia="zh-CN"/>
              </w:rPr>
              <w:t xml:space="preserve"> includes elements about Memory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Memory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4"/>
              </w:numPr>
              <w:rPr>
                <w:color w:val="auto"/>
                <w:lang w:eastAsia="zh-CN"/>
              </w:rPr>
            </w:pPr>
            <w:r w:rsidRPr="00696E5E">
              <w:rPr>
                <w:color w:val="auto"/>
                <w:lang w:eastAsia="zh-CN"/>
              </w:rPr>
              <w:t>Verify memory related parameters like</w:t>
            </w:r>
          </w:p>
          <w:p w:rsidR="002500F2" w:rsidRDefault="002500F2" w:rsidP="002500F2">
            <w:pPr>
              <w:pStyle w:val="TestCaseInfo"/>
              <w:ind w:left="360"/>
              <w:rPr>
                <w:color w:val="auto"/>
                <w:lang w:eastAsia="zh-CN"/>
              </w:rPr>
            </w:pPr>
            <w:r w:rsidRPr="00696E5E">
              <w:rPr>
                <w:color w:val="auto"/>
                <w:lang w:eastAsia="zh-CN"/>
              </w:rPr>
              <w:t>Memory Type, Memory Speed, Number of memory channels, Size of available memory, Reliability characteristics, Memory oversubscription policy, Memory bandwidth required per VDU, Number of large pages required per VDU, Non-Uniform Memory Architecture (NUMA) Allocation Policy</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vn</w:t>
            </w:r>
            <w:r w:rsidRPr="00696E5E">
              <w:rPr>
                <w:rFonts w:ascii="Courier" w:hAnsi="Courier" w:cs="Courier"/>
                <w:color w:val="auto"/>
                <w:sz w:val="24"/>
                <w:szCs w:val="24"/>
              </w:rPr>
              <w:t>fd:vdu:memory_parameter</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4"/>
              </w:numPr>
              <w:rPr>
                <w:color w:val="auto"/>
                <w:lang w:eastAsia="zh-CN"/>
              </w:rPr>
            </w:pPr>
            <w:r w:rsidRPr="00696E5E">
              <w:rPr>
                <w:color w:val="auto"/>
                <w:lang w:eastAsia="zh-CN"/>
              </w:rPr>
              <w:t xml:space="preserve">Verify Hot add memory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vnfd:vdu:memory_hot_add</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47" w:name="_Toc454184345"/>
      <w:bookmarkStart w:id="48" w:name="_Toc467159696"/>
      <w:r>
        <w:t>VNFD</w:t>
      </w:r>
      <w:proofErr w:type="gramStart"/>
      <w:r>
        <w:t>:VDU</w:t>
      </w:r>
      <w:proofErr w:type="gramEnd"/>
      <w:r>
        <w:t xml:space="preserve"> Security</w:t>
      </w:r>
      <w:bookmarkEnd w:id="47"/>
      <w:bookmarkEnd w:id="48"/>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security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49" w:name="_Toc454184397"/>
            <w:bookmarkStart w:id="50" w:name="_Toc467223340"/>
            <w:r>
              <w:t>TC.VNFD.VDU.005</w:t>
            </w:r>
            <w:r>
              <w:tab/>
            </w:r>
            <w:r w:rsidR="005A676A">
              <w:rPr>
                <w:lang w:eastAsia="zh-CN"/>
              </w:rPr>
              <w:t>VNFD:VDU security Unit</w:t>
            </w:r>
            <w:r w:rsidR="005A676A">
              <w:t xml:space="preserve"> validation</w:t>
            </w:r>
            <w:bookmarkEnd w:id="49"/>
            <w:bookmarkEnd w:id="5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Security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security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Security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5"/>
              </w:numPr>
              <w:rPr>
                <w:color w:val="auto"/>
                <w:lang w:eastAsia="zh-CN"/>
              </w:rPr>
            </w:pPr>
            <w:r w:rsidRPr="00696E5E">
              <w:rPr>
                <w:color w:val="auto"/>
                <w:lang w:eastAsia="zh-CN"/>
              </w:rPr>
              <w:t>Verify platform security parameters which can include the availability of features such as:</w:t>
            </w:r>
          </w:p>
          <w:p w:rsidR="002500F2" w:rsidRPr="00696E5E" w:rsidRDefault="002500F2" w:rsidP="002500F2">
            <w:pPr>
              <w:pStyle w:val="TestCaseInfo"/>
              <w:numPr>
                <w:ilvl w:val="1"/>
                <w:numId w:val="195"/>
              </w:numPr>
              <w:rPr>
                <w:color w:val="auto"/>
                <w:lang w:eastAsia="zh-CN"/>
              </w:rPr>
            </w:pPr>
            <w:r w:rsidRPr="00696E5E">
              <w:rPr>
                <w:color w:val="auto"/>
                <w:lang w:eastAsia="zh-CN"/>
              </w:rPr>
              <w:t>The ability to generate true random numbers</w:t>
            </w:r>
          </w:p>
          <w:p w:rsidR="002500F2" w:rsidRDefault="002500F2" w:rsidP="002500F2">
            <w:pPr>
              <w:pStyle w:val="TestCaseInfo"/>
              <w:numPr>
                <w:ilvl w:val="1"/>
                <w:numId w:val="195"/>
              </w:numPr>
              <w:rPr>
                <w:color w:val="auto"/>
                <w:lang w:eastAsia="zh-CN"/>
              </w:rPr>
            </w:pPr>
            <w:r w:rsidRPr="00696E5E">
              <w:rPr>
                <w:color w:val="auto"/>
                <w:lang w:eastAsia="zh-CN"/>
              </w:rPr>
              <w:t>The availability of a Measure Launch Environment (MLE)</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vnfd:vdu:platform_security_parameter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1" w:name="_Toc454184346"/>
      <w:bookmarkStart w:id="52" w:name="_Toc467159697"/>
      <w:r>
        <w:t>VNFD</w:t>
      </w:r>
      <w:proofErr w:type="gramStart"/>
      <w:r>
        <w:t>:VDU</w:t>
      </w:r>
      <w:proofErr w:type="gramEnd"/>
      <w:r>
        <w:t xml:space="preserve"> HyperVisor</w:t>
      </w:r>
      <w:bookmarkEnd w:id="51"/>
      <w:bookmarkEnd w:id="52"/>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HyperVisor</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53" w:name="_Toc454184398"/>
            <w:bookmarkStart w:id="54" w:name="_Toc467223341"/>
            <w:r>
              <w:t>TC.VNFD.VDU.006</w:t>
            </w:r>
            <w:r>
              <w:tab/>
            </w:r>
            <w:r w:rsidR="005A676A">
              <w:rPr>
                <w:lang w:eastAsia="zh-CN"/>
              </w:rPr>
              <w:t>VNFD:VDU HyperVisor Unit</w:t>
            </w:r>
            <w:r w:rsidR="005A676A">
              <w:t xml:space="preserve"> validation</w:t>
            </w:r>
            <w:bookmarkEnd w:id="53"/>
            <w:bookmarkEnd w:id="5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HyperVisor</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HyperVisor</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9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6"/>
              </w:numPr>
              <w:rPr>
                <w:color w:val="auto"/>
                <w:lang w:eastAsia="zh-CN"/>
              </w:rPr>
            </w:pPr>
            <w:r w:rsidRPr="00696E5E">
              <w:rPr>
                <w:color w:val="auto"/>
                <w:lang w:eastAsia="zh-CN"/>
              </w:rPr>
              <w:t>Verify hypervisor related parameters like</w:t>
            </w:r>
          </w:p>
          <w:p w:rsidR="002500F2" w:rsidRPr="00696E5E" w:rsidRDefault="002500F2" w:rsidP="002500F2">
            <w:pPr>
              <w:pStyle w:val="TestCaseInfo"/>
              <w:ind w:left="360"/>
              <w:rPr>
                <w:color w:val="auto"/>
                <w:lang w:eastAsia="zh-CN"/>
              </w:rPr>
            </w:pPr>
            <w:r w:rsidRPr="00696E5E">
              <w:rPr>
                <w:color w:val="auto"/>
                <w:lang w:eastAsia="zh-CN"/>
              </w:rPr>
              <w:t xml:space="preserve">Hypervisor type, Hypervisor version, Hypervisor Address Translation support parameters including: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w:t>
            </w:r>
          </w:p>
          <w:p w:rsidR="002500F2" w:rsidRPr="00696E5E" w:rsidRDefault="002500F2" w:rsidP="002500F2">
            <w:pPr>
              <w:pStyle w:val="TestCaseInfo"/>
              <w:numPr>
                <w:ilvl w:val="1"/>
                <w:numId w:val="191"/>
              </w:numPr>
              <w:rPr>
                <w:color w:val="auto"/>
                <w:lang w:eastAsia="zh-CN"/>
              </w:rPr>
            </w:pPr>
            <w:r w:rsidRPr="00696E5E">
              <w:rPr>
                <w:color w:val="auto"/>
                <w:lang w:eastAsia="zh-CN"/>
              </w:rPr>
              <w:t xml:space="preserve">Second Level Address Translation with Large page support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 with Large page support</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interrupt remapping</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data processing acceleration libraries in the hypervisor</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nfd:vdu:hypervisor_parameter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5" w:name="_Toc454184347"/>
      <w:bookmarkStart w:id="56" w:name="_Toc467159698"/>
      <w:r>
        <w:t>VNFD</w:t>
      </w:r>
      <w:proofErr w:type="gramStart"/>
      <w:r>
        <w:t>:VDU</w:t>
      </w:r>
      <w:proofErr w:type="gramEnd"/>
      <w:r>
        <w:t xml:space="preserve"> Network Elements</w:t>
      </w:r>
      <w:bookmarkEnd w:id="55"/>
      <w:bookmarkEnd w:id="56"/>
    </w:p>
    <w:p w:rsidR="005A676A" w:rsidRDefault="005A676A" w:rsidP="005A676A">
      <w:pPr>
        <w:rPr>
          <w:lang w:eastAsia="zh-CN"/>
        </w:rPr>
      </w:pPr>
      <w:r w:rsidRPr="001F77CB">
        <w:rPr>
          <w:lang w:eastAsia="zh-CN"/>
        </w:rPr>
        <w:t>The VNFD</w:t>
      </w:r>
      <w:proofErr w:type="gramStart"/>
      <w:r>
        <w:rPr>
          <w:lang w:eastAsia="zh-CN"/>
        </w:rPr>
        <w:t>:VDU</w:t>
      </w:r>
      <w:proofErr w:type="gramEnd"/>
      <w:r>
        <w:rPr>
          <w:lang w:eastAsia="zh-CN"/>
        </w:rPr>
        <w:t xml:space="preserve"> includes elements about Network Elements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57" w:name="_Toc454184399"/>
            <w:bookmarkStart w:id="58" w:name="_Toc467223342"/>
            <w:r>
              <w:t>TC.VNFD.VDU.007</w:t>
            </w:r>
            <w:r>
              <w:tab/>
            </w:r>
            <w:r w:rsidR="005A676A">
              <w:rPr>
                <w:lang w:eastAsia="zh-CN"/>
              </w:rPr>
              <w:t>VNFD:VDU Network Elements Unit</w:t>
            </w:r>
            <w:r w:rsidR="005A676A">
              <w:t xml:space="preserve"> validation</w:t>
            </w:r>
            <w:bookmarkEnd w:id="57"/>
            <w:bookmarkEnd w:id="5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Network Elements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Network Elements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Network E</w:t>
            </w:r>
            <w:r>
              <w:t xml:space="preserv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36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7"/>
              </w:numPr>
              <w:rPr>
                <w:color w:val="auto"/>
                <w:lang w:eastAsia="zh-CN"/>
              </w:rPr>
            </w:pPr>
            <w:r w:rsidRPr="00696E5E">
              <w:rPr>
                <w:color w:val="auto"/>
                <w:lang w:eastAsia="zh-CN"/>
              </w:rPr>
              <w:t>Verify network interface card capabilities like</w:t>
            </w:r>
          </w:p>
          <w:p w:rsidR="002500F2" w:rsidRDefault="002500F2" w:rsidP="002500F2">
            <w:pPr>
              <w:pStyle w:val="TestCaseInfo"/>
              <w:ind w:left="720"/>
              <w:rPr>
                <w:color w:val="auto"/>
                <w:lang w:eastAsia="zh-CN"/>
              </w:rPr>
            </w:pPr>
            <w:r w:rsidRPr="00696E5E">
              <w:rPr>
                <w:color w:val="auto"/>
                <w:lang w:eastAsia="zh-CN"/>
              </w:rPr>
              <w:t>TCP Offload, Checksum Offload, Jumbo Frame, VLAN Tag stripping, RDMA support, SR-IOV support, DPDK support</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vnfd:vdu:network_interface_card_capability</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rFonts w:ascii="Courier" w:hAnsi="Courier" w:cs="Courier"/>
                <w:color w:val="auto"/>
                <w:sz w:val="24"/>
                <w:szCs w:val="24"/>
              </w:rPr>
            </w:pPr>
            <w:r w:rsidRPr="00696E5E">
              <w:rPr>
                <w:color w:val="auto"/>
                <w:lang w:eastAsia="zh-CN"/>
              </w:rPr>
              <w:t xml:space="preserve">Verify network speed/bandwidth to be guaranteed per requested NIC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vnfd:vdu:network_interface_bandwidth</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color w:val="auto"/>
                <w:lang w:eastAsia="zh-CN"/>
              </w:rPr>
            </w:pPr>
            <w:r w:rsidRPr="00696E5E">
              <w:rPr>
                <w:color w:val="auto"/>
                <w:lang w:eastAsia="zh-CN"/>
              </w:rPr>
              <w:t>Verify name and version of the data processing acceleration library used</w:t>
            </w:r>
            <w:r>
              <w:rPr>
                <w:color w:val="auto"/>
                <w:lang w:eastAsia="zh-CN"/>
              </w:rPr>
              <w:t xml:space="preserve"> (optional)</w:t>
            </w:r>
          </w:p>
          <w:p w:rsidR="002500F2"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nfd:vdu:data_processing_acceleration_library</w:t>
            </w:r>
          </w:p>
          <w:p w:rsidR="002500F2" w:rsidRPr="00696E5E" w:rsidRDefault="002500F2" w:rsidP="002500F2">
            <w:pPr>
              <w:pStyle w:val="TestCaseInfo"/>
              <w:ind w:left="720"/>
              <w:rPr>
                <w:color w:val="auto"/>
                <w:lang w:eastAsia="zh-CN"/>
              </w:rPr>
            </w:pPr>
          </w:p>
          <w:p w:rsidR="00C6061A" w:rsidRDefault="00C6061A" w:rsidP="00F040A2">
            <w:pPr>
              <w:pStyle w:val="TestCaseInfo"/>
              <w:numPr>
                <w:ilvl w:val="0"/>
                <w:numId w:val="188"/>
              </w:numPr>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59" w:name="_Toc454184348"/>
      <w:bookmarkStart w:id="60" w:name="_Toc467159699"/>
      <w:r>
        <w:t>VNFD</w:t>
      </w:r>
      <w:proofErr w:type="gramStart"/>
      <w:r>
        <w:t>:VDU</w:t>
      </w:r>
      <w:proofErr w:type="gramEnd"/>
      <w:r>
        <w:t xml:space="preserve"> Virtual Switches</w:t>
      </w:r>
      <w:bookmarkEnd w:id="59"/>
      <w:bookmarkEnd w:id="60"/>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Virtual Switches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1" w:name="_Toc454184400"/>
            <w:bookmarkStart w:id="62" w:name="_Toc467223343"/>
            <w:r>
              <w:t>TC.VNFD.VDU.008</w:t>
            </w:r>
            <w:r>
              <w:tab/>
            </w:r>
            <w:r w:rsidR="005A676A">
              <w:rPr>
                <w:lang w:eastAsia="zh-CN"/>
              </w:rPr>
              <w:t xml:space="preserve">VNFD:VDU Virtual Switches </w:t>
            </w:r>
            <w:r w:rsidR="005A676A">
              <w:t>validation</w:t>
            </w:r>
            <w:bookmarkEnd w:id="61"/>
            <w:bookmarkEnd w:id="6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Virtual Switches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Virtual Switches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Virtual Switches</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2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8"/>
              </w:numPr>
              <w:rPr>
                <w:color w:val="auto"/>
                <w:lang w:eastAsia="zh-CN"/>
              </w:rPr>
            </w:pPr>
            <w:r w:rsidRPr="00696E5E">
              <w:rPr>
                <w:color w:val="auto"/>
                <w:lang w:eastAsia="zh-CN"/>
              </w:rPr>
              <w:t xml:space="preserve">Verify vSwitch type, version and key features such as overlay tunnel termination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vnfd:vdu:vswitch_capability</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63" w:name="_Toc454184349"/>
      <w:bookmarkStart w:id="64" w:name="_Toc467159700"/>
      <w:r>
        <w:t>VNFD</w:t>
      </w:r>
      <w:proofErr w:type="gramStart"/>
      <w:r>
        <w:t>:VDU</w:t>
      </w:r>
      <w:proofErr w:type="gramEnd"/>
      <w:r>
        <w:t xml:space="preserve"> General Reliability and Availability</w:t>
      </w:r>
      <w:bookmarkEnd w:id="63"/>
      <w:bookmarkEnd w:id="64"/>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w:t>
      </w:r>
      <w:r>
        <w:rPr>
          <w:lang w:eastAsia="zh-CN"/>
        </w:rPr>
        <w:t>General Reliability and Availability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5" w:name="_Toc454184401"/>
            <w:bookmarkStart w:id="66" w:name="_Toc467223344"/>
            <w:r>
              <w:t>TC.VNFD.VDU.009</w:t>
            </w:r>
            <w:r>
              <w:tab/>
            </w:r>
            <w:r w:rsidR="005A676A">
              <w:rPr>
                <w:lang w:eastAsia="zh-CN"/>
              </w:rPr>
              <w:t>VNFD:VDU General Reliability and Availability Unit</w:t>
            </w:r>
            <w:r w:rsidR="005A676A">
              <w:t xml:space="preserve"> validation</w:t>
            </w:r>
            <w:bookmarkEnd w:id="65"/>
            <w:bookmarkEnd w:id="6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General Reliability and Availability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General Reliability and Availability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General Reliability and Availability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9"/>
              </w:numPr>
              <w:rPr>
                <w:rFonts w:ascii="Courier" w:hAnsi="Courier" w:cs="Courier"/>
                <w:color w:val="auto"/>
                <w:sz w:val="24"/>
                <w:szCs w:val="24"/>
              </w:rPr>
            </w:pPr>
            <w:r w:rsidRPr="00696E5E">
              <w:rPr>
                <w:color w:val="auto"/>
                <w:lang w:eastAsia="zh-CN"/>
              </w:rPr>
              <w:t xml:space="preserve">Verify tracking system status for CORRECTABLE errors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vnfd:vdu:corrected_error_notification</w:t>
            </w:r>
          </w:p>
          <w:p w:rsidR="002500F2" w:rsidRPr="00696E5E" w:rsidRDefault="002500F2" w:rsidP="002500F2">
            <w:pPr>
              <w:pStyle w:val="TestCaseInfo"/>
              <w:ind w:left="720"/>
              <w:rPr>
                <w:rFonts w:ascii="Courier" w:hAnsi="Courier" w:cs="Courier"/>
                <w:color w:val="auto"/>
                <w:sz w:val="24"/>
                <w:szCs w:val="24"/>
              </w:rPr>
            </w:pPr>
          </w:p>
          <w:p w:rsidR="002500F2" w:rsidRPr="00696E5E" w:rsidRDefault="002500F2" w:rsidP="002500F2">
            <w:pPr>
              <w:pStyle w:val="TestCaseInfo"/>
              <w:numPr>
                <w:ilvl w:val="0"/>
                <w:numId w:val="199"/>
              </w:numPr>
              <w:rPr>
                <w:color w:val="auto"/>
                <w:lang w:eastAsia="zh-CN"/>
              </w:rPr>
            </w:pPr>
            <w:r w:rsidRPr="00696E5E">
              <w:rPr>
                <w:color w:val="auto"/>
                <w:lang w:eastAsia="zh-CN"/>
              </w:rPr>
              <w:t xml:space="preserve">Verify tracking system status for UNCORRECTABLE errors </w:t>
            </w:r>
            <w:r>
              <w:rPr>
                <w:color w:val="auto"/>
                <w:lang w:eastAsia="zh-CN"/>
              </w:rPr>
              <w:t>(optional)</w:t>
            </w:r>
            <w:r w:rsidRPr="00696E5E">
              <w:rPr>
                <w:color w:val="auto"/>
                <w:lang w:eastAsia="zh-CN"/>
              </w:rPr>
              <w:t xml:space="preserve"> </w:t>
            </w:r>
            <w:r w:rsidRPr="00696E5E">
              <w:rPr>
                <w:rFonts w:ascii="Courier" w:hAnsi="Courier" w:cs="Courier"/>
                <w:color w:val="auto"/>
                <w:sz w:val="24"/>
                <w:szCs w:val="24"/>
              </w:rPr>
              <w:t>vnfd:vdu:uncorrected_error_notification</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67" w:name="_Toc454184350"/>
      <w:bookmarkStart w:id="68" w:name="_Toc467159701"/>
      <w:r>
        <w:t>VNFD</w:t>
      </w:r>
      <w:proofErr w:type="gramStart"/>
      <w:r>
        <w:t>:VDU</w:t>
      </w:r>
      <w:proofErr w:type="gramEnd"/>
      <w:r>
        <w:t xml:space="preserve"> Storage</w:t>
      </w:r>
      <w:bookmarkEnd w:id="67"/>
      <w:bookmarkEnd w:id="68"/>
    </w:p>
    <w:p w:rsidR="005A676A" w:rsidRDefault="005A676A" w:rsidP="005A676A">
      <w:pPr>
        <w:rPr>
          <w:lang w:eastAsia="zh-CN"/>
        </w:rPr>
      </w:pPr>
      <w:r w:rsidRPr="001F77CB">
        <w:rPr>
          <w:lang w:eastAsia="zh-CN"/>
        </w:rPr>
        <w:t>The VNFD</w:t>
      </w:r>
      <w:proofErr w:type="gramStart"/>
      <w:r w:rsidRPr="001F77CB">
        <w:rPr>
          <w:lang w:eastAsia="zh-CN"/>
        </w:rPr>
        <w:t>:VDU</w:t>
      </w:r>
      <w:proofErr w:type="gramEnd"/>
      <w:r w:rsidRPr="001F77CB">
        <w:rPr>
          <w:lang w:eastAsia="zh-CN"/>
        </w:rPr>
        <w:t xml:space="preserve"> includes elements about the </w:t>
      </w:r>
      <w:r>
        <w:rPr>
          <w:lang w:eastAsia="zh-CN"/>
        </w:rPr>
        <w:t>Storage</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69" w:name="_Toc454184402"/>
            <w:bookmarkStart w:id="70" w:name="_Toc467223345"/>
            <w:r>
              <w:t>TC.VNFD.VDU.010</w:t>
            </w:r>
            <w:r>
              <w:tab/>
            </w:r>
            <w:r w:rsidR="005A676A">
              <w:rPr>
                <w:lang w:eastAsia="zh-CN"/>
              </w:rPr>
              <w:t>VNFD:VDU Storage Unit</w:t>
            </w:r>
            <w:r w:rsidR="005A676A">
              <w:t xml:space="preserve"> validation</w:t>
            </w:r>
            <w:bookmarkEnd w:id="69"/>
            <w:bookmarkEnd w:id="7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Storage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proofErr w:type="gramStart"/>
            <w:r>
              <w:rPr>
                <w:lang w:eastAsia="zh-CN"/>
              </w:rPr>
              <w:t>:VDU</w:t>
            </w:r>
            <w:proofErr w:type="gramEnd"/>
            <w:r>
              <w:rPr>
                <w:lang w:eastAsia="zh-CN"/>
              </w:rPr>
              <w:t xml:space="preserve"> includes elements about Storage</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Storage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3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0"/>
              </w:numPr>
              <w:rPr>
                <w:color w:val="auto"/>
                <w:lang w:eastAsia="zh-CN"/>
              </w:rPr>
            </w:pPr>
            <w:r w:rsidRPr="00696E5E">
              <w:rPr>
                <w:color w:val="auto"/>
                <w:lang w:eastAsia="zh-CN"/>
              </w:rPr>
              <w:lastRenderedPageBreak/>
              <w:t xml:space="preserve">Verify required storage characteristics (e.g. size), including Key Quality Indicators (KQIs) for performance and reliability/availability </w:t>
            </w:r>
            <w:r>
              <w:rPr>
                <w:color w:val="auto"/>
                <w:lang w:eastAsia="zh-CN"/>
              </w:rPr>
              <w:t>(optional)</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nfd:vdu:storage_requirement</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0"/>
              </w:numPr>
              <w:rPr>
                <w:color w:val="auto"/>
                <w:lang w:eastAsia="zh-CN"/>
              </w:rPr>
            </w:pPr>
            <w:r w:rsidRPr="00696E5E">
              <w:rPr>
                <w:color w:val="auto"/>
                <w:lang w:eastAsia="zh-CN"/>
              </w:rPr>
              <w:t xml:space="preserve">Verify bandwidth value for which VDU had been developed, optimized or tested from storage perspective </w:t>
            </w:r>
            <w:r>
              <w:rPr>
                <w:color w:val="auto"/>
                <w:lang w:eastAsia="zh-CN"/>
              </w:rPr>
              <w:t>(optional)</w:t>
            </w:r>
          </w:p>
          <w:p w:rsidR="002500F2" w:rsidRDefault="002500F2" w:rsidP="002500F2">
            <w:pPr>
              <w:pStyle w:val="TestCaseInfo"/>
              <w:ind w:left="720"/>
              <w:rPr>
                <w:rFonts w:ascii="Courier" w:hAnsi="Courier" w:cs="Courier"/>
                <w:sz w:val="24"/>
                <w:szCs w:val="24"/>
              </w:rPr>
            </w:pPr>
            <w:r w:rsidRPr="00696E5E">
              <w:rPr>
                <w:rFonts w:ascii="Courier" w:hAnsi="Courier" w:cs="Courier"/>
                <w:sz w:val="24"/>
                <w:szCs w:val="24"/>
              </w:rPr>
              <w:t>vnfd:vdu:rdma_support_bandwidth</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71" w:name="_Toc454184351"/>
      <w:bookmarkStart w:id="72" w:name="_Toc467159702"/>
      <w:r>
        <w:t>VNFD Virtual Link</w:t>
      </w:r>
      <w:bookmarkEnd w:id="71"/>
      <w:bookmarkEnd w:id="72"/>
    </w:p>
    <w:p w:rsidR="005A676A" w:rsidRDefault="005A676A" w:rsidP="005A676A">
      <w:pPr>
        <w:rPr>
          <w:lang w:eastAsia="zh-CN"/>
        </w:rPr>
      </w:pPr>
      <w:r w:rsidRPr="003B2F47">
        <w:rPr>
          <w:lang w:eastAsia="zh-CN"/>
        </w:rPr>
        <w:t>The VNFD includes elements about internal virtual links. The elements should be validated for correctness and against the vendor provided information. The connection points references should be validated to be in the vnfd</w:t>
      </w:r>
      <w:proofErr w:type="gramStart"/>
      <w:r w:rsidRPr="003B2F47">
        <w:rPr>
          <w:lang w:eastAsia="zh-CN"/>
        </w:rPr>
        <w:t>:vdu:vnfc:connection</w:t>
      </w:r>
      <w:proofErr w:type="gramEnd"/>
      <w:r w:rsidRPr="003B2F47">
        <w:rPr>
          <w:lang w:eastAsia="zh-CN"/>
        </w:rPr>
        <w:t>_point:id or vnfd:connection_point:id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73" w:name="_Toc454184403"/>
            <w:bookmarkStart w:id="74" w:name="_Toc467223346"/>
            <w:r>
              <w:t>TC.VNFD.VL</w:t>
            </w:r>
            <w:r w:rsidR="00BC7D6D">
              <w:t>INK</w:t>
            </w:r>
            <w:r>
              <w:t>.001</w:t>
            </w:r>
            <w:r>
              <w:tab/>
            </w:r>
            <w:r w:rsidR="00062857">
              <w:rPr>
                <w:lang w:eastAsia="zh-CN"/>
              </w:rPr>
              <w:t>VNFD:VDU Virtual Link</w:t>
            </w:r>
            <w:r w:rsidR="005A676A">
              <w:t xml:space="preserve"> validation</w:t>
            </w:r>
            <w:bookmarkEnd w:id="73"/>
            <w:bookmarkEnd w:id="7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internal virtual links. The elements should be validated for correctness and against the vendor provided information. The connection points references should be validated to be in the vnfd</w:t>
            </w:r>
            <w:proofErr w:type="gramStart"/>
            <w:r w:rsidRPr="00474464">
              <w:rPr>
                <w:lang w:eastAsia="zh-CN"/>
              </w:rPr>
              <w:t>:vdu:vnfc:connection</w:t>
            </w:r>
            <w:proofErr w:type="gramEnd"/>
            <w:r w:rsidRPr="00474464">
              <w:rPr>
                <w:lang w:eastAsia="zh-CN"/>
              </w:rPr>
              <w:t>_point:id or vnfd:connection_point:id</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proofErr w:type="gramStart"/>
            <w:r w:rsidRPr="00F60C38">
              <w:rPr>
                <w:lang w:eastAsia="zh-CN"/>
              </w:rPr>
              <w:t>:VDU</w:t>
            </w:r>
            <w:proofErr w:type="gramEnd"/>
            <w:r>
              <w:rPr>
                <w:lang w:eastAsia="zh-CN"/>
              </w:rPr>
              <w:t xml:space="preserve"> Virtual Link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8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201"/>
              </w:numPr>
              <w:rPr>
                <w:color w:val="auto"/>
                <w:lang w:eastAsia="zh-CN"/>
              </w:rPr>
            </w:pPr>
            <w:r w:rsidRPr="00696E5E">
              <w:rPr>
                <w:color w:val="auto"/>
                <w:lang w:eastAsia="zh-CN"/>
              </w:rPr>
              <w:t xml:space="preserve">Verify internal Virtual Link unique identifier - </w:t>
            </w:r>
            <w:r w:rsidRPr="00696E5E">
              <w:rPr>
                <w:rFonts w:ascii="Courier" w:hAnsi="Courier" w:cs="Courier"/>
                <w:color w:val="auto"/>
                <w:sz w:val="24"/>
                <w:szCs w:val="24"/>
              </w:rPr>
              <w:t>vnfd:virtual_link:id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connectivity type (e.g. E-LINE, E-LAN or E-Tree)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vnfd:virtual_link:connectivity_type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references to Connection Points (vnfd:vdu:vnfc:connection_point:id, vnfd:connection_point:id)</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vnfd:virtual_link:connection_points_references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required throughput of the link (e.g. bandwidth of E-Line, root bandwidth of E-Tree and aggregate capacity of E_LAN)</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vnfd:virtual_link:root_requirements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required throughput of leaf connections to the link (for E-Tree and E-LAN branches)</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lastRenderedPageBreak/>
              <w:t>vnfd:virtual_link:leaf_requirements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QoS options to be supported on the VL e.g. latency, jitter, etc.</w:t>
            </w:r>
            <w:r>
              <w:rPr>
                <w:color w:val="auto"/>
                <w:lang w:eastAsia="zh-CN"/>
              </w:rPr>
              <w:t xml:space="preserve"> (optional)</w:t>
            </w:r>
            <w:r w:rsidRPr="00696E5E">
              <w:rPr>
                <w:color w:val="auto"/>
                <w:lang w:eastAsia="zh-CN"/>
              </w:rPr>
              <w:br/>
            </w:r>
            <w:r w:rsidRPr="00696E5E">
              <w:rPr>
                <w:rFonts w:ascii="Courier" w:hAnsi="Courier" w:cs="Courier"/>
                <w:color w:val="auto"/>
                <w:sz w:val="24"/>
                <w:szCs w:val="24"/>
              </w:rPr>
              <w:t>vnfd:virtual_link:qos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test access facilities to be supported on the VL (e.g. none, passive monitoring, or active (intrusive) loopbacks at endpoints)</w:t>
            </w:r>
          </w:p>
          <w:p w:rsidR="002500F2" w:rsidRDefault="002500F2" w:rsidP="002500F2">
            <w:pPr>
              <w:pStyle w:val="TestCaseInfo"/>
              <w:ind w:left="720"/>
              <w:rPr>
                <w:color w:val="auto"/>
                <w:lang w:eastAsia="zh-CN"/>
              </w:rPr>
            </w:pPr>
            <w:r>
              <w:rPr>
                <w:color w:val="auto"/>
                <w:lang w:eastAsia="zh-CN"/>
              </w:rPr>
              <w:t>This is an optional attribute</w:t>
            </w:r>
          </w:p>
          <w:p w:rsidR="002500F2" w:rsidRDefault="002500F2" w:rsidP="006035B4">
            <w:pPr>
              <w:pStyle w:val="TestCaseInfo"/>
              <w:ind w:left="720"/>
              <w:rPr>
                <w:rFonts w:ascii="Courier" w:hAnsi="Courier" w:cs="Courier"/>
                <w:sz w:val="24"/>
                <w:szCs w:val="24"/>
              </w:rPr>
            </w:pPr>
            <w:r>
              <w:rPr>
                <w:color w:val="auto"/>
                <w:lang w:eastAsia="zh-CN"/>
              </w:rPr>
              <w:t>v</w:t>
            </w:r>
            <w:r>
              <w:rPr>
                <w:rFonts w:ascii="Courier" w:hAnsi="Courier" w:cs="Courier"/>
                <w:sz w:val="24"/>
                <w:szCs w:val="24"/>
              </w:rPr>
              <w:t>nfd:virtual_link:test_access</w:t>
            </w:r>
          </w:p>
          <w:p w:rsidR="002500F2" w:rsidRDefault="002500F2" w:rsidP="002500F2">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75" w:name="_Toc454184352"/>
      <w:bookmarkStart w:id="76" w:name="_Toc467159703"/>
      <w:r>
        <w:t>VNFD Connection Points</w:t>
      </w:r>
      <w:bookmarkEnd w:id="75"/>
      <w:bookmarkEnd w:id="76"/>
    </w:p>
    <w:p w:rsidR="005A676A" w:rsidRDefault="005A676A" w:rsidP="005A676A">
      <w:pPr>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rsidP="005A676A">
            <w:pPr>
              <w:pStyle w:val="TestCase"/>
            </w:pPr>
            <w:bookmarkStart w:id="77" w:name="_Toc454184404"/>
            <w:bookmarkStart w:id="78" w:name="_Toc467223347"/>
            <w:r>
              <w:t>TC.VNFD.ConPoint.001</w:t>
            </w:r>
            <w:r>
              <w:tab/>
            </w:r>
            <w:r w:rsidR="005A676A">
              <w:rPr>
                <w:lang w:eastAsia="zh-CN"/>
              </w:rPr>
              <w:t>VNFD Connection Points Unit</w:t>
            </w:r>
            <w:r w:rsidR="005A676A">
              <w:t xml:space="preserve"> validation</w:t>
            </w:r>
            <w:bookmarkEnd w:id="77"/>
            <w:bookmarkEnd w:id="7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Connection Points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Connection Points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2"/>
              </w:numPr>
              <w:rPr>
                <w:color w:val="auto"/>
                <w:lang w:eastAsia="zh-CN"/>
              </w:rPr>
            </w:pPr>
            <w:r w:rsidRPr="00696E5E">
              <w:rPr>
                <w:color w:val="auto"/>
                <w:lang w:eastAsia="zh-CN"/>
              </w:rPr>
              <w:t>Verify Connection Point identifier</w:t>
            </w:r>
          </w:p>
          <w:p w:rsidR="002500F2" w:rsidRPr="00696E5E" w:rsidRDefault="002500F2" w:rsidP="002500F2">
            <w:pPr>
              <w:pStyle w:val="TestCaseInfo"/>
              <w:ind w:left="720"/>
              <w:rPr>
                <w:rFonts w:ascii="Courier" w:hAnsi="Courier" w:cs="Courier"/>
                <w:color w:val="auto"/>
                <w:sz w:val="24"/>
                <w:szCs w:val="24"/>
              </w:rPr>
            </w:pPr>
            <w:r>
              <w:rPr>
                <w:color w:val="auto"/>
                <w:lang w:eastAsia="zh-CN"/>
              </w:rPr>
              <w:t>v</w:t>
            </w:r>
            <w:r w:rsidRPr="00696E5E">
              <w:rPr>
                <w:rFonts w:ascii="Courier" w:hAnsi="Courier" w:cs="Courier"/>
                <w:color w:val="auto"/>
                <w:sz w:val="24"/>
                <w:szCs w:val="24"/>
              </w:rPr>
              <w:t>nfd:connection_point:id</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Virtual Link reference</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vnfd:connection_point:virtual_link_reference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Connection Point type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vnfd:connection_point:type</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79" w:name="_Toc454184353"/>
      <w:bookmarkStart w:id="80" w:name="_Toc467159704"/>
      <w:r>
        <w:lastRenderedPageBreak/>
        <w:t>VNFD Deployment Flavors</w:t>
      </w:r>
      <w:bookmarkEnd w:id="79"/>
      <w:bookmarkEnd w:id="80"/>
    </w:p>
    <w:p w:rsidR="005A676A" w:rsidRPr="00474464" w:rsidRDefault="005A676A" w:rsidP="005A676A">
      <w:pPr>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1" w:name="_Toc454184405"/>
            <w:bookmarkStart w:id="82" w:name="_Toc467223348"/>
            <w:r>
              <w:t>TC.VNFD.</w:t>
            </w:r>
            <w:r w:rsidR="00BC7D6D">
              <w:t>DEPLOY</w:t>
            </w:r>
            <w:r>
              <w:t>.001</w:t>
            </w:r>
            <w:r>
              <w:tab/>
            </w:r>
            <w:r w:rsidR="005A676A">
              <w:rPr>
                <w:lang w:eastAsia="zh-CN"/>
              </w:rPr>
              <w:t>VNFD Deployment Flavors Unit</w:t>
            </w:r>
            <w:r w:rsidR="005A676A">
              <w:t xml:space="preserve"> validation</w:t>
            </w:r>
            <w:bookmarkEnd w:id="81"/>
            <w:bookmarkEnd w:id="8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Deployment Flavors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Deployment Flavors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3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Pr="00696E5E" w:rsidRDefault="002500F2" w:rsidP="002500F2">
            <w:pPr>
              <w:pStyle w:val="TestCaseInfo"/>
              <w:numPr>
                <w:ilvl w:val="0"/>
                <w:numId w:val="203"/>
              </w:numPr>
              <w:rPr>
                <w:color w:val="auto"/>
                <w:lang w:eastAsia="zh-CN"/>
              </w:rPr>
            </w:pPr>
            <w:r w:rsidRPr="00696E5E">
              <w:rPr>
                <w:color w:val="auto"/>
                <w:lang w:eastAsia="zh-CN"/>
              </w:rPr>
              <w:t>Verify VNF flavor identifier</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monitoring parameter and its value against which this flavor is being described</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nfd:deployment_flavour:flavor_key</w:t>
            </w:r>
          </w:p>
          <w:p w:rsidR="002500F2" w:rsidRPr="00696E5E" w:rsidRDefault="002500F2" w:rsidP="002500F2">
            <w:pPr>
              <w:pStyle w:val="TestCaseInfo"/>
              <w:ind w:left="360"/>
              <w:rPr>
                <w:color w:val="auto"/>
                <w:lang w:eastAsia="zh-CN"/>
              </w:rPr>
            </w:pPr>
          </w:p>
          <w:p w:rsidR="002500F2" w:rsidRDefault="002500F2" w:rsidP="002500F2">
            <w:pPr>
              <w:pStyle w:val="TestCaseInfo"/>
              <w:numPr>
                <w:ilvl w:val="0"/>
                <w:numId w:val="203"/>
              </w:numPr>
              <w:rPr>
                <w:color w:val="auto"/>
                <w:lang w:eastAsia="zh-CN"/>
              </w:rPr>
            </w:pPr>
            <w:r w:rsidRPr="00696E5E">
              <w:rPr>
                <w:color w:val="auto"/>
                <w:lang w:eastAsia="zh-CN"/>
              </w:rPr>
              <w:t>Verify constraints in place for a specific deployment flavor</w:t>
            </w:r>
            <w:r>
              <w:rPr>
                <w:color w:val="auto"/>
                <w:lang w:eastAsia="zh-CN"/>
              </w:rPr>
              <w:t xml:space="preserve"> (optional)</w:t>
            </w:r>
          </w:p>
          <w:p w:rsidR="002500F2" w:rsidRPr="00696E5E" w:rsidRDefault="002500F2" w:rsidP="002500F2">
            <w:pPr>
              <w:pStyle w:val="TestCaseInfo"/>
              <w:ind w:left="720"/>
              <w:rPr>
                <w:color w:val="auto"/>
                <w:lang w:eastAsia="zh-CN"/>
              </w:rPr>
            </w:pPr>
            <w:r>
              <w:rPr>
                <w:color w:val="auto"/>
                <w:lang w:eastAsia="zh-CN"/>
              </w:rPr>
              <w:t>v</w:t>
            </w:r>
            <w:r w:rsidRPr="00696E5E">
              <w:rPr>
                <w:rFonts w:ascii="Courier" w:hAnsi="Courier" w:cs="Courier"/>
                <w:color w:val="auto"/>
                <w:sz w:val="24"/>
                <w:szCs w:val="24"/>
              </w:rPr>
              <w:t>nfd:deployment_flavour:constraint</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references for a specific VDU which should be used for this deployment flavor</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nfd:deployment_flavour:constituent_vdu:vdu_reference</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3"/>
              </w:numPr>
              <w:rPr>
                <w:rFonts w:ascii="Courier" w:hAnsi="Courier" w:cs="Courier"/>
                <w:color w:val="auto"/>
                <w:sz w:val="24"/>
                <w:szCs w:val="24"/>
              </w:rPr>
            </w:pPr>
            <w:r w:rsidRPr="00696E5E">
              <w:rPr>
                <w:color w:val="auto"/>
                <w:lang w:eastAsia="zh-CN"/>
              </w:rPr>
              <w:t xml:space="preserve">Verify number of VDU instances required </w:t>
            </w:r>
            <w:r w:rsidRPr="00696E5E">
              <w:rPr>
                <w:rFonts w:ascii="Courier" w:hAnsi="Courier" w:cs="Courier"/>
                <w:color w:val="auto"/>
                <w:sz w:val="24"/>
                <w:szCs w:val="24"/>
              </w:rPr>
              <w:t>vnfd:deployment_flavour:constituent_vdu:number_ofinstances</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 xml:space="preserve">Verify references to the VNFCs which should be used for this deployment flavor </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vnfd:deployment_flavour:constituent_vdu:constituent_vnfc</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1C5F01">
      <w:pPr>
        <w:pStyle w:val="Heading1"/>
      </w:pPr>
      <w:bookmarkStart w:id="83" w:name="_Toc454184354"/>
      <w:bookmarkStart w:id="84" w:name="_Toc467159705"/>
      <w:r>
        <w:t>Software Image Man</w:t>
      </w:r>
      <w:r w:rsidR="00F71410">
        <w:t>a</w:t>
      </w:r>
      <w:r>
        <w:t>gement</w:t>
      </w:r>
      <w:bookmarkEnd w:id="83"/>
      <w:bookmarkEnd w:id="84"/>
    </w:p>
    <w:p w:rsidR="005A676A" w:rsidRDefault="005A676A" w:rsidP="005A676A">
      <w:pPr>
        <w:rPr>
          <w:lang w:eastAsia="zh-CN"/>
        </w:rPr>
      </w:pPr>
      <w:r>
        <w:rPr>
          <w:lang w:eastAsia="zh-CN"/>
        </w:rPr>
        <w:t>In an NFV environment, the management of image repository is designated to the NFV Orchestrator (NFVO). The VNFM can utilize the interface to the VIM (Virtualized Infrastructure Manager) to query about installed and available VNF images. This information can be used for other VNF management tasks.</w:t>
      </w:r>
    </w:p>
    <w:p w:rsidR="005A676A" w:rsidRDefault="005A676A" w:rsidP="005A676A">
      <w:pPr>
        <w:rPr>
          <w:lang w:eastAsia="zh-CN"/>
        </w:rPr>
      </w:pPr>
    </w:p>
    <w:p w:rsidR="005A676A" w:rsidRDefault="005A676A" w:rsidP="005A676A">
      <w:pPr>
        <w:rPr>
          <w:lang w:eastAsia="zh-CN"/>
        </w:rPr>
      </w:pPr>
      <w:r>
        <w:rPr>
          <w:lang w:eastAsia="zh-CN"/>
        </w:rPr>
        <w:t>The following test cases ensure the correctness of the VNFM’s capability to manage, retrieve and expose VNF image information.</w:t>
      </w:r>
    </w:p>
    <w:p w:rsidR="007F52E8" w:rsidRDefault="007F52E8"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5" w:name="_Toc454184406"/>
            <w:bookmarkStart w:id="86" w:name="_Toc467223349"/>
            <w:r>
              <w:t>TC.VNF.</w:t>
            </w:r>
            <w:r w:rsidR="00BC7D6D">
              <w:t>IMAGE</w:t>
            </w:r>
            <w:r>
              <w:t>.001</w:t>
            </w:r>
            <w:r>
              <w:tab/>
            </w:r>
            <w:r w:rsidR="005A676A" w:rsidRPr="005C53C5">
              <w:t>Software Image Retrieval with single vendor release without filter</w:t>
            </w:r>
            <w:bookmarkEnd w:id="85"/>
            <w:bookmarkEnd w:id="86"/>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RDefault="005A676A" w:rsidP="00771820">
            <w:pPr>
              <w:pStyle w:val="TestCaseInfo"/>
            </w:pPr>
            <w:r w:rsidRPr="00771820">
              <w:t>Validate the VNFM can query via Vi-Vnfm reference point the installed/available software images and report the correct information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RDefault="005A676A" w:rsidP="00771820">
            <w:pPr>
              <w:pStyle w:val="TestCaseInfo"/>
            </w:pPr>
            <w:r w:rsidRPr="00771820">
              <w:t>The VNF images are installed and made available to the VIM. The VIM is able to gather all information and present the information per request on the Vi-Vnfm reference point. Following information should be reported per software image:</w:t>
            </w:r>
          </w:p>
          <w:p w:rsidR="005A676A" w:rsidRPr="00771820" w:rsidRDefault="005A676A" w:rsidP="001C4ECC">
            <w:pPr>
              <w:pStyle w:val="TestCaseInfo"/>
              <w:numPr>
                <w:ilvl w:val="0"/>
                <w:numId w:val="22"/>
              </w:numPr>
            </w:pPr>
            <w:r w:rsidRPr="00771820">
              <w:t>ID</w:t>
            </w:r>
          </w:p>
          <w:p w:rsidR="005A676A" w:rsidRPr="00771820" w:rsidRDefault="005A676A" w:rsidP="001C4ECC">
            <w:pPr>
              <w:pStyle w:val="TestCaseInfo"/>
              <w:numPr>
                <w:ilvl w:val="0"/>
                <w:numId w:val="22"/>
              </w:numPr>
            </w:pPr>
            <w:r w:rsidRPr="00771820">
              <w:t>Name</w:t>
            </w:r>
          </w:p>
          <w:p w:rsidR="005A676A" w:rsidRPr="00771820" w:rsidRDefault="005A676A" w:rsidP="001C4ECC">
            <w:pPr>
              <w:pStyle w:val="TestCaseInfo"/>
              <w:numPr>
                <w:ilvl w:val="0"/>
                <w:numId w:val="22"/>
              </w:numPr>
            </w:pPr>
            <w:r w:rsidRPr="00771820">
              <w:t>Provider</w:t>
            </w:r>
          </w:p>
          <w:p w:rsidR="005A676A" w:rsidRPr="00771820" w:rsidRDefault="005A676A" w:rsidP="001C4ECC">
            <w:pPr>
              <w:pStyle w:val="TestCaseInfo"/>
              <w:numPr>
                <w:ilvl w:val="0"/>
                <w:numId w:val="22"/>
              </w:numPr>
            </w:pPr>
            <w:r w:rsidRPr="00771820">
              <w:t>Version</w:t>
            </w:r>
          </w:p>
          <w:p w:rsidR="005A676A" w:rsidRPr="00771820" w:rsidRDefault="005A676A" w:rsidP="001C4ECC">
            <w:pPr>
              <w:pStyle w:val="TestCaseInfo"/>
              <w:numPr>
                <w:ilvl w:val="0"/>
                <w:numId w:val="22"/>
              </w:numPr>
            </w:pPr>
            <w:r w:rsidRPr="00771820">
              <w:t>checksum</w:t>
            </w:r>
          </w:p>
          <w:p w:rsidR="005A676A" w:rsidRPr="00771820" w:rsidRDefault="005A676A" w:rsidP="001C4ECC">
            <w:pPr>
              <w:pStyle w:val="TestCaseInfo"/>
              <w:numPr>
                <w:ilvl w:val="0"/>
                <w:numId w:val="22"/>
              </w:numPr>
            </w:pPr>
            <w:r w:rsidRPr="00771820">
              <w:t>Container Format</w:t>
            </w:r>
          </w:p>
          <w:p w:rsidR="005A676A" w:rsidRPr="00771820" w:rsidRDefault="005A676A" w:rsidP="001C4ECC">
            <w:pPr>
              <w:pStyle w:val="TestCaseInfo"/>
              <w:numPr>
                <w:ilvl w:val="0"/>
                <w:numId w:val="22"/>
              </w:numPr>
            </w:pPr>
            <w:r w:rsidRPr="00771820">
              <w:t>Disk Format</w:t>
            </w:r>
          </w:p>
          <w:p w:rsidR="005A676A" w:rsidRPr="00771820" w:rsidRDefault="005A676A" w:rsidP="001C4ECC">
            <w:pPr>
              <w:pStyle w:val="TestCaseInfo"/>
              <w:numPr>
                <w:ilvl w:val="0"/>
                <w:numId w:val="22"/>
              </w:numPr>
            </w:pPr>
            <w:r w:rsidRPr="00771820">
              <w:t>Create date</w:t>
            </w:r>
          </w:p>
          <w:p w:rsidR="005A676A" w:rsidRPr="00771820" w:rsidRDefault="005A676A" w:rsidP="001C4ECC">
            <w:pPr>
              <w:pStyle w:val="TestCaseInfo"/>
              <w:numPr>
                <w:ilvl w:val="0"/>
                <w:numId w:val="22"/>
              </w:numPr>
            </w:pPr>
            <w:r w:rsidRPr="00771820">
              <w:t>Update Date</w:t>
            </w:r>
          </w:p>
          <w:p w:rsidR="005A676A" w:rsidRPr="00771820" w:rsidRDefault="005A676A" w:rsidP="001C4ECC">
            <w:pPr>
              <w:pStyle w:val="TestCaseInfo"/>
              <w:numPr>
                <w:ilvl w:val="0"/>
                <w:numId w:val="22"/>
              </w:numPr>
            </w:pPr>
            <w:r w:rsidRPr="00771820">
              <w:t>Minimal disk size</w:t>
            </w:r>
          </w:p>
          <w:p w:rsidR="005A676A" w:rsidRPr="00771820" w:rsidRDefault="005A676A" w:rsidP="001C4ECC">
            <w:pPr>
              <w:pStyle w:val="TestCaseInfo"/>
              <w:numPr>
                <w:ilvl w:val="0"/>
                <w:numId w:val="22"/>
              </w:numPr>
            </w:pPr>
            <w:r w:rsidRPr="00771820">
              <w:t>Minimal Memory size</w:t>
            </w:r>
          </w:p>
          <w:p w:rsidR="005A676A" w:rsidRPr="00771820" w:rsidRDefault="005A676A" w:rsidP="001C4ECC">
            <w:pPr>
              <w:pStyle w:val="TestCaseInfo"/>
              <w:numPr>
                <w:ilvl w:val="0"/>
                <w:numId w:val="22"/>
              </w:numPr>
            </w:pPr>
            <w:r w:rsidRPr="00771820">
              <w:t>Size of the software</w:t>
            </w:r>
          </w:p>
          <w:p w:rsidR="005A676A" w:rsidRPr="00771820" w:rsidRDefault="005A676A" w:rsidP="001C4ECC">
            <w:pPr>
              <w:pStyle w:val="TestCaseInfo"/>
              <w:numPr>
                <w:ilvl w:val="0"/>
                <w:numId w:val="22"/>
              </w:numPr>
            </w:pPr>
            <w:r w:rsidRPr="00771820">
              <w:t>Status of the software</w:t>
            </w:r>
          </w:p>
          <w:p w:rsidR="005A676A" w:rsidRPr="00771820" w:rsidRDefault="005A676A" w:rsidP="001C4ECC">
            <w:pPr>
              <w:pStyle w:val="TestCaseInfo"/>
              <w:numPr>
                <w:ilvl w:val="0"/>
                <w:numId w:val="22"/>
              </w:numPr>
            </w:pPr>
            <w:r w:rsidRPr="00771820">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Minimal one vendor VNF image should be installed. It would be better to have multiple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The test could include following:</w:t>
            </w:r>
          </w:p>
          <w:p w:rsidR="005A676A" w:rsidRPr="00771820" w:rsidRDefault="005A676A" w:rsidP="00771820">
            <w:pPr>
              <w:pStyle w:val="TestCaseInfo"/>
            </w:pPr>
            <w:r w:rsidRPr="00771820">
              <w:t xml:space="preserve">Retrieve all images (no filter) </w:t>
            </w:r>
            <w:r w:rsidRPr="00771820">
              <w:sym w:font="Wingdings" w:char="F0E0"/>
            </w:r>
            <w:r w:rsidRPr="00771820">
              <w:t xml:space="preserve"> list of all installed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VNFM must display all expect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Install images and ensure that VIM lists them</w:t>
            </w:r>
          </w:p>
        </w:tc>
      </w:tr>
      <w:tr w:rsidR="005A676A" w:rsidTr="007F52E8">
        <w:trPr>
          <w:trHeight w:val="19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Pr="00771820" w:rsidRDefault="00592307" w:rsidP="001C4EC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7" w:name="_Toc454184407"/>
            <w:bookmarkStart w:id="88" w:name="_Toc467223350"/>
            <w:r>
              <w:t>TC.VNF.</w:t>
            </w:r>
            <w:r w:rsidR="00BC7D6D">
              <w:t>IMAGE</w:t>
            </w:r>
            <w:r>
              <w:t>.002</w:t>
            </w:r>
            <w:r>
              <w:tab/>
            </w:r>
            <w:r w:rsidR="005A676A" w:rsidRPr="005C53C5">
              <w:t xml:space="preserve">Software Image Retrieval with single vendor release </w:t>
            </w:r>
            <w:r w:rsidR="005A676A">
              <w:t>with</w:t>
            </w:r>
            <w:r w:rsidR="005A676A" w:rsidRPr="005C53C5">
              <w:t xml:space="preserve"> filter</w:t>
            </w:r>
            <w:r w:rsidR="005A676A">
              <w:t>s</w:t>
            </w:r>
            <w:bookmarkEnd w:id="87"/>
            <w:bookmarkEnd w:id="88"/>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rsidRPr="008C33FA">
              <w:rPr>
                <w:lang w:eastAsia="zh-CN"/>
              </w:rPr>
              <w:t>Validate the VNFM can query via Vi-Vnfm reference point the installed/available software images and report the correct information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images are installed and made available to the VIM. The VIM is able to gather all information and present the information per request on the Vi-Vnfm reference point. Following information should be reported per software image:</w:t>
            </w:r>
          </w:p>
          <w:p w:rsidR="005A676A" w:rsidRDefault="005A676A" w:rsidP="001C4ECC">
            <w:pPr>
              <w:pStyle w:val="TestCaseInfo"/>
              <w:numPr>
                <w:ilvl w:val="0"/>
                <w:numId w:val="22"/>
              </w:numPr>
              <w:rPr>
                <w:lang w:eastAsia="zh-CN"/>
              </w:rPr>
            </w:pPr>
            <w:r>
              <w:rPr>
                <w:lang w:eastAsia="zh-CN"/>
              </w:rPr>
              <w:lastRenderedPageBreak/>
              <w:t>ID</w:t>
            </w:r>
          </w:p>
          <w:p w:rsidR="005A676A" w:rsidRDefault="005A676A" w:rsidP="001C4ECC">
            <w:pPr>
              <w:pStyle w:val="TestCaseInfo"/>
              <w:numPr>
                <w:ilvl w:val="0"/>
                <w:numId w:val="22"/>
              </w:numPr>
              <w:rPr>
                <w:lang w:eastAsia="zh-CN"/>
              </w:rPr>
            </w:pPr>
            <w:r>
              <w:rPr>
                <w:lang w:eastAsia="zh-CN"/>
              </w:rPr>
              <w:t>Name</w:t>
            </w:r>
          </w:p>
          <w:p w:rsidR="005A676A" w:rsidRDefault="005A676A" w:rsidP="001C4ECC">
            <w:pPr>
              <w:pStyle w:val="TestCaseInfo"/>
              <w:numPr>
                <w:ilvl w:val="0"/>
                <w:numId w:val="22"/>
              </w:numPr>
              <w:rPr>
                <w:lang w:eastAsia="zh-CN"/>
              </w:rPr>
            </w:pPr>
            <w:r>
              <w:rPr>
                <w:lang w:eastAsia="zh-CN"/>
              </w:rPr>
              <w:t>Provider</w:t>
            </w:r>
          </w:p>
          <w:p w:rsidR="005A676A" w:rsidRDefault="005A676A" w:rsidP="001C4ECC">
            <w:pPr>
              <w:pStyle w:val="TestCaseInfo"/>
              <w:numPr>
                <w:ilvl w:val="0"/>
                <w:numId w:val="22"/>
              </w:numPr>
              <w:rPr>
                <w:lang w:eastAsia="zh-CN"/>
              </w:rPr>
            </w:pPr>
            <w:r>
              <w:rPr>
                <w:lang w:eastAsia="zh-CN"/>
              </w:rPr>
              <w:t>Version</w:t>
            </w:r>
          </w:p>
          <w:p w:rsidR="005A676A" w:rsidRDefault="005A676A" w:rsidP="001C4ECC">
            <w:pPr>
              <w:pStyle w:val="TestCaseInfo"/>
              <w:numPr>
                <w:ilvl w:val="0"/>
                <w:numId w:val="22"/>
              </w:numPr>
              <w:rPr>
                <w:lang w:eastAsia="zh-CN"/>
              </w:rPr>
            </w:pPr>
            <w:r>
              <w:rPr>
                <w:lang w:eastAsia="zh-CN"/>
              </w:rPr>
              <w:t>checksum</w:t>
            </w:r>
          </w:p>
          <w:p w:rsidR="005A676A" w:rsidRDefault="005A676A" w:rsidP="001C4ECC">
            <w:pPr>
              <w:pStyle w:val="TestCaseInfo"/>
              <w:numPr>
                <w:ilvl w:val="0"/>
                <w:numId w:val="22"/>
              </w:numPr>
              <w:rPr>
                <w:lang w:eastAsia="zh-CN"/>
              </w:rPr>
            </w:pPr>
            <w:r>
              <w:rPr>
                <w:lang w:eastAsia="zh-CN"/>
              </w:rPr>
              <w:t>Container Format</w:t>
            </w:r>
          </w:p>
          <w:p w:rsidR="005A676A" w:rsidRDefault="005A676A" w:rsidP="001C4ECC">
            <w:pPr>
              <w:pStyle w:val="TestCaseInfo"/>
              <w:numPr>
                <w:ilvl w:val="0"/>
                <w:numId w:val="22"/>
              </w:numPr>
              <w:rPr>
                <w:lang w:eastAsia="zh-CN"/>
              </w:rPr>
            </w:pPr>
            <w:r>
              <w:rPr>
                <w:lang w:eastAsia="zh-CN"/>
              </w:rPr>
              <w:t>Disk Format</w:t>
            </w:r>
          </w:p>
          <w:p w:rsidR="005A676A" w:rsidRDefault="005A676A" w:rsidP="001C4ECC">
            <w:pPr>
              <w:pStyle w:val="TestCaseInfo"/>
              <w:numPr>
                <w:ilvl w:val="0"/>
                <w:numId w:val="22"/>
              </w:numPr>
              <w:rPr>
                <w:lang w:eastAsia="zh-CN"/>
              </w:rPr>
            </w:pPr>
            <w:r>
              <w:rPr>
                <w:lang w:eastAsia="zh-CN"/>
              </w:rPr>
              <w:t>Create date</w:t>
            </w:r>
          </w:p>
          <w:p w:rsidR="005A676A" w:rsidRDefault="005A676A" w:rsidP="001C4ECC">
            <w:pPr>
              <w:pStyle w:val="TestCaseInfo"/>
              <w:numPr>
                <w:ilvl w:val="0"/>
                <w:numId w:val="22"/>
              </w:numPr>
              <w:rPr>
                <w:lang w:eastAsia="zh-CN"/>
              </w:rPr>
            </w:pPr>
            <w:r>
              <w:rPr>
                <w:lang w:eastAsia="zh-CN"/>
              </w:rPr>
              <w:t>Update Date</w:t>
            </w:r>
          </w:p>
          <w:p w:rsidR="005A676A" w:rsidRDefault="005A676A" w:rsidP="001C4ECC">
            <w:pPr>
              <w:pStyle w:val="TestCaseInfo"/>
              <w:numPr>
                <w:ilvl w:val="0"/>
                <w:numId w:val="22"/>
              </w:numPr>
              <w:rPr>
                <w:lang w:eastAsia="zh-CN"/>
              </w:rPr>
            </w:pPr>
            <w:r>
              <w:rPr>
                <w:lang w:eastAsia="zh-CN"/>
              </w:rPr>
              <w:t>Minimal disk size</w:t>
            </w:r>
          </w:p>
          <w:p w:rsidR="005A676A" w:rsidRDefault="005A676A" w:rsidP="001C4ECC">
            <w:pPr>
              <w:pStyle w:val="TestCaseInfo"/>
              <w:numPr>
                <w:ilvl w:val="0"/>
                <w:numId w:val="22"/>
              </w:numPr>
              <w:rPr>
                <w:lang w:eastAsia="zh-CN"/>
              </w:rPr>
            </w:pPr>
            <w:r>
              <w:rPr>
                <w:lang w:eastAsia="zh-CN"/>
              </w:rPr>
              <w:t>Minimal Memory size</w:t>
            </w:r>
          </w:p>
          <w:p w:rsidR="005A676A" w:rsidRDefault="005A676A" w:rsidP="001C4ECC">
            <w:pPr>
              <w:pStyle w:val="TestCaseInfo"/>
              <w:numPr>
                <w:ilvl w:val="0"/>
                <w:numId w:val="22"/>
              </w:numPr>
              <w:rPr>
                <w:lang w:eastAsia="zh-CN"/>
              </w:rPr>
            </w:pPr>
            <w:r>
              <w:rPr>
                <w:lang w:eastAsia="zh-CN"/>
              </w:rPr>
              <w:t>Size of the software</w:t>
            </w:r>
          </w:p>
          <w:p w:rsidR="005A676A" w:rsidRDefault="005A676A" w:rsidP="001C4ECC">
            <w:pPr>
              <w:pStyle w:val="TestCaseInfo"/>
              <w:numPr>
                <w:ilvl w:val="0"/>
                <w:numId w:val="22"/>
              </w:numPr>
              <w:rPr>
                <w:lang w:eastAsia="zh-CN"/>
              </w:rPr>
            </w:pPr>
            <w:r>
              <w:rPr>
                <w:lang w:eastAsia="zh-CN"/>
              </w:rPr>
              <w:t>Status of the software</w:t>
            </w:r>
          </w:p>
          <w:p w:rsidR="005A676A" w:rsidRDefault="005A676A" w:rsidP="001C4ECC">
            <w:pPr>
              <w:pStyle w:val="TestCaseInfo"/>
              <w:numPr>
                <w:ilvl w:val="0"/>
                <w:numId w:val="22"/>
              </w:numPr>
              <w:rPr>
                <w:lang w:eastAsia="zh-CN"/>
              </w:rPr>
            </w:pPr>
            <w:r>
              <w:rPr>
                <w:lang w:eastAsia="zh-CN"/>
              </w:rPr>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Minimal one vendor VNF image should be installed. It would be better to have multiple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test could include following:</w:t>
            </w:r>
          </w:p>
          <w:p w:rsidR="005A676A" w:rsidRDefault="005A676A" w:rsidP="007F52E8">
            <w:pPr>
              <w:pStyle w:val="TestCaseInfo"/>
            </w:pPr>
            <w:r>
              <w:t xml:space="preserve">Retrieve image via exact filter </w:t>
            </w:r>
            <w:r>
              <w:sym w:font="Wingdings" w:char="F0E0"/>
            </w:r>
            <w:r>
              <w:t xml:space="preserve"> filter parameter narrows down to single image</w:t>
            </w:r>
          </w:p>
          <w:p w:rsidR="005A676A" w:rsidRDefault="005A676A" w:rsidP="007F52E8">
            <w:pPr>
              <w:pStyle w:val="TestCaseInfo"/>
            </w:pPr>
            <w:r>
              <w:t xml:space="preserve">Retrieve image via partial filter </w:t>
            </w:r>
            <w:r>
              <w:sym w:font="Wingdings" w:char="F0E0"/>
            </w:r>
            <w:r>
              <w:t xml:space="preserve"> filter parameter to narrow down the image list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VNFM must display all expect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Install images and ensure that VIM lists them</w:t>
            </w:r>
          </w:p>
        </w:tc>
      </w:tr>
      <w:tr w:rsidR="005A676A" w:rsidTr="007F52E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C4ECC" w:rsidP="007F52E8">
            <w:pPr>
              <w:pStyle w:val="TestCaseInfo"/>
            </w:pPr>
            <w:r>
              <w:t>Sub test cases:</w:t>
            </w:r>
          </w:p>
          <w:p w:rsidR="001C4ECC" w:rsidRDefault="001C4ECC" w:rsidP="00D45270">
            <w:pPr>
              <w:pStyle w:val="TestCaseInfo"/>
              <w:numPr>
                <w:ilvl w:val="0"/>
                <w:numId w:val="124"/>
              </w:numPr>
            </w:pPr>
            <w:r>
              <w:t>Filter with exact match</w:t>
            </w:r>
          </w:p>
          <w:p w:rsidR="001C4ECC" w:rsidRDefault="001C4ECC" w:rsidP="00D45270">
            <w:pPr>
              <w:pStyle w:val="TestCaseInfo"/>
              <w:numPr>
                <w:ilvl w:val="0"/>
                <w:numId w:val="124"/>
              </w:numPr>
            </w:pPr>
            <w:r>
              <w:t>Partial Filter</w:t>
            </w:r>
          </w:p>
        </w:tc>
      </w:tr>
    </w:tbl>
    <w:p w:rsidR="005A676A" w:rsidRDefault="005A676A" w:rsidP="005A676A">
      <w:pPr>
        <w:rPr>
          <w:lang w:eastAsia="zh-CN"/>
        </w:rPr>
      </w:pPr>
    </w:p>
    <w:p w:rsidR="005A676A" w:rsidRDefault="005A676A" w:rsidP="005A676A">
      <w:pPr>
        <w:rPr>
          <w:lang w:eastAsia="zh-CN"/>
        </w:rPr>
      </w:pPr>
      <w:r w:rsidRPr="00416986">
        <w:rPr>
          <w:lang w:eastAsia="zh-CN"/>
        </w:rPr>
        <w:t>The vendor needs to ensure that VNF upgrades/patches can generate correct VNFDs. This allows us also to test later the actual upgrade. Here we validate that the two VNFDs are truly different and not a copy without any changes.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89" w:name="_Toc454184408"/>
            <w:bookmarkStart w:id="90" w:name="_Toc467223351"/>
            <w:r>
              <w:t>TC.VNF.</w:t>
            </w:r>
            <w:r w:rsidR="00BC7D6D">
              <w:t>IMAGE</w:t>
            </w:r>
            <w:r>
              <w:t>.003</w:t>
            </w:r>
            <w:r>
              <w:tab/>
            </w:r>
            <w:r w:rsidR="005A676A">
              <w:t>Software Image Retrieval with multi vendor release</w:t>
            </w:r>
            <w:bookmarkEnd w:id="89"/>
            <w:bookmarkEnd w:id="90"/>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062857">
            <w:pPr>
              <w:pStyle w:val="TestCaseInfo"/>
              <w:rPr>
                <w:lang w:eastAsia="zh-CN"/>
              </w:rPr>
            </w:pPr>
            <w:r w:rsidRPr="008C33FA">
              <w:rPr>
                <w:lang w:eastAsia="zh-CN"/>
              </w:rPr>
              <w:t>Validate the VNFM can query via Vi-Vnfm reference point the installed/available software images and report the correct information</w:t>
            </w:r>
            <w:r>
              <w:rPr>
                <w:lang w:eastAsia="zh-CN"/>
              </w:rPr>
              <w:t xml:space="preserve"> while two different release</w:t>
            </w:r>
            <w:r w:rsidR="00062857">
              <w:rPr>
                <w:lang w:eastAsia="zh-CN"/>
              </w:rPr>
              <w:t>s</w:t>
            </w:r>
            <w:r>
              <w:rPr>
                <w:lang w:eastAsia="zh-CN"/>
              </w:rPr>
              <w:t xml:space="preserve"> of the vendor’s software </w:t>
            </w:r>
            <w:r w:rsidR="00062857">
              <w:rPr>
                <w:lang w:eastAsia="zh-CN"/>
              </w:rPr>
              <w:t>are</w:t>
            </w:r>
            <w:r>
              <w:rPr>
                <w:lang w:eastAsia="zh-CN"/>
              </w:rPr>
              <w:t xml:space="preserve"> installed</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images are installed and made available to the VIM. The VIM is able to gather all information and present the information per request on the Vi-Vnfm reference point. Following information should be reported per software image:</w:t>
            </w:r>
          </w:p>
          <w:p w:rsidR="005A676A" w:rsidRDefault="005A676A" w:rsidP="00D45270">
            <w:pPr>
              <w:pStyle w:val="TestCaseInfo"/>
              <w:numPr>
                <w:ilvl w:val="0"/>
                <w:numId w:val="125"/>
              </w:numPr>
              <w:rPr>
                <w:lang w:eastAsia="zh-CN"/>
              </w:rPr>
            </w:pPr>
            <w:r>
              <w:rPr>
                <w:lang w:eastAsia="zh-CN"/>
              </w:rPr>
              <w:t>ID</w:t>
            </w:r>
          </w:p>
          <w:p w:rsidR="005A676A" w:rsidRDefault="005A676A" w:rsidP="00D45270">
            <w:pPr>
              <w:pStyle w:val="TestCaseInfo"/>
              <w:numPr>
                <w:ilvl w:val="0"/>
                <w:numId w:val="125"/>
              </w:numPr>
              <w:rPr>
                <w:lang w:eastAsia="zh-CN"/>
              </w:rPr>
            </w:pPr>
            <w:r>
              <w:rPr>
                <w:lang w:eastAsia="zh-CN"/>
              </w:rPr>
              <w:t>Name</w:t>
            </w:r>
          </w:p>
          <w:p w:rsidR="005A676A" w:rsidRDefault="005A676A" w:rsidP="00D45270">
            <w:pPr>
              <w:pStyle w:val="TestCaseInfo"/>
              <w:numPr>
                <w:ilvl w:val="0"/>
                <w:numId w:val="125"/>
              </w:numPr>
              <w:rPr>
                <w:lang w:eastAsia="zh-CN"/>
              </w:rPr>
            </w:pPr>
            <w:r>
              <w:rPr>
                <w:lang w:eastAsia="zh-CN"/>
              </w:rPr>
              <w:t>Provider</w:t>
            </w:r>
          </w:p>
          <w:p w:rsidR="005A676A" w:rsidRDefault="005A676A" w:rsidP="00D45270">
            <w:pPr>
              <w:pStyle w:val="TestCaseInfo"/>
              <w:numPr>
                <w:ilvl w:val="0"/>
                <w:numId w:val="125"/>
              </w:numPr>
              <w:rPr>
                <w:lang w:eastAsia="zh-CN"/>
              </w:rPr>
            </w:pPr>
            <w:r>
              <w:rPr>
                <w:lang w:eastAsia="zh-CN"/>
              </w:rPr>
              <w:t>Version</w:t>
            </w:r>
          </w:p>
          <w:p w:rsidR="005A676A" w:rsidRDefault="005A676A" w:rsidP="00D45270">
            <w:pPr>
              <w:pStyle w:val="TestCaseInfo"/>
              <w:numPr>
                <w:ilvl w:val="0"/>
                <w:numId w:val="125"/>
              </w:numPr>
              <w:rPr>
                <w:lang w:eastAsia="zh-CN"/>
              </w:rPr>
            </w:pPr>
            <w:r>
              <w:rPr>
                <w:lang w:eastAsia="zh-CN"/>
              </w:rPr>
              <w:t>checksum</w:t>
            </w:r>
          </w:p>
          <w:p w:rsidR="005A676A" w:rsidRDefault="005A676A" w:rsidP="00D45270">
            <w:pPr>
              <w:pStyle w:val="TestCaseInfo"/>
              <w:numPr>
                <w:ilvl w:val="0"/>
                <w:numId w:val="125"/>
              </w:numPr>
              <w:rPr>
                <w:lang w:eastAsia="zh-CN"/>
              </w:rPr>
            </w:pPr>
            <w:r>
              <w:rPr>
                <w:lang w:eastAsia="zh-CN"/>
              </w:rPr>
              <w:t>Container Format</w:t>
            </w:r>
          </w:p>
          <w:p w:rsidR="005A676A" w:rsidRDefault="005A676A" w:rsidP="00D45270">
            <w:pPr>
              <w:pStyle w:val="TestCaseInfo"/>
              <w:numPr>
                <w:ilvl w:val="0"/>
                <w:numId w:val="125"/>
              </w:numPr>
              <w:rPr>
                <w:lang w:eastAsia="zh-CN"/>
              </w:rPr>
            </w:pPr>
            <w:r>
              <w:rPr>
                <w:lang w:eastAsia="zh-CN"/>
              </w:rPr>
              <w:t>Disk Format</w:t>
            </w:r>
          </w:p>
          <w:p w:rsidR="005A676A" w:rsidRDefault="005A676A" w:rsidP="00D45270">
            <w:pPr>
              <w:pStyle w:val="TestCaseInfo"/>
              <w:numPr>
                <w:ilvl w:val="0"/>
                <w:numId w:val="125"/>
              </w:numPr>
              <w:rPr>
                <w:lang w:eastAsia="zh-CN"/>
              </w:rPr>
            </w:pPr>
            <w:r>
              <w:rPr>
                <w:lang w:eastAsia="zh-CN"/>
              </w:rPr>
              <w:t>Create date</w:t>
            </w:r>
          </w:p>
          <w:p w:rsidR="005A676A" w:rsidRDefault="005A676A" w:rsidP="00D45270">
            <w:pPr>
              <w:pStyle w:val="TestCaseInfo"/>
              <w:numPr>
                <w:ilvl w:val="0"/>
                <w:numId w:val="125"/>
              </w:numPr>
              <w:rPr>
                <w:lang w:eastAsia="zh-CN"/>
              </w:rPr>
            </w:pPr>
            <w:r>
              <w:rPr>
                <w:lang w:eastAsia="zh-CN"/>
              </w:rPr>
              <w:lastRenderedPageBreak/>
              <w:t>Update Date</w:t>
            </w:r>
          </w:p>
          <w:p w:rsidR="005A676A" w:rsidRDefault="005A676A" w:rsidP="00D45270">
            <w:pPr>
              <w:pStyle w:val="TestCaseInfo"/>
              <w:numPr>
                <w:ilvl w:val="0"/>
                <w:numId w:val="125"/>
              </w:numPr>
              <w:rPr>
                <w:lang w:eastAsia="zh-CN"/>
              </w:rPr>
            </w:pPr>
            <w:r>
              <w:rPr>
                <w:lang w:eastAsia="zh-CN"/>
              </w:rPr>
              <w:t>Minimal disk size</w:t>
            </w:r>
          </w:p>
          <w:p w:rsidR="005A676A" w:rsidRDefault="005A676A" w:rsidP="00D45270">
            <w:pPr>
              <w:pStyle w:val="TestCaseInfo"/>
              <w:numPr>
                <w:ilvl w:val="0"/>
                <w:numId w:val="125"/>
              </w:numPr>
              <w:rPr>
                <w:lang w:eastAsia="zh-CN"/>
              </w:rPr>
            </w:pPr>
            <w:r>
              <w:rPr>
                <w:lang w:eastAsia="zh-CN"/>
              </w:rPr>
              <w:t>Minimal Memory size</w:t>
            </w:r>
          </w:p>
          <w:p w:rsidR="005A676A" w:rsidRDefault="005A676A" w:rsidP="00D45270">
            <w:pPr>
              <w:pStyle w:val="TestCaseInfo"/>
              <w:numPr>
                <w:ilvl w:val="0"/>
                <w:numId w:val="125"/>
              </w:numPr>
              <w:rPr>
                <w:lang w:eastAsia="zh-CN"/>
              </w:rPr>
            </w:pPr>
            <w:r>
              <w:rPr>
                <w:lang w:eastAsia="zh-CN"/>
              </w:rPr>
              <w:t>Size of the software</w:t>
            </w:r>
          </w:p>
          <w:p w:rsidR="005A676A" w:rsidRDefault="005A676A" w:rsidP="00D45270">
            <w:pPr>
              <w:pStyle w:val="TestCaseInfo"/>
              <w:numPr>
                <w:ilvl w:val="0"/>
                <w:numId w:val="125"/>
              </w:numPr>
              <w:rPr>
                <w:lang w:eastAsia="zh-CN"/>
              </w:rPr>
            </w:pPr>
            <w:r>
              <w:rPr>
                <w:lang w:eastAsia="zh-CN"/>
              </w:rPr>
              <w:t>Status of the software</w:t>
            </w:r>
          </w:p>
          <w:p w:rsidR="005A676A" w:rsidRDefault="005A676A" w:rsidP="00D45270">
            <w:pPr>
              <w:pStyle w:val="TestCaseInfo"/>
              <w:numPr>
                <w:ilvl w:val="0"/>
                <w:numId w:val="125"/>
              </w:numPr>
              <w:rPr>
                <w:lang w:eastAsia="zh-CN"/>
              </w:rPr>
            </w:pPr>
            <w:r>
              <w:rPr>
                <w:lang w:eastAsia="zh-CN"/>
              </w:rPr>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Minimal two vendor VNF images must be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test could include following:</w:t>
            </w:r>
          </w:p>
          <w:p w:rsidR="005A676A" w:rsidRDefault="005A676A" w:rsidP="007F52E8">
            <w:pPr>
              <w:pStyle w:val="TestCaseInfo"/>
            </w:pPr>
            <w:r>
              <w:t xml:space="preserve">Retrieve all images (no filter) </w:t>
            </w:r>
            <w:r>
              <w:sym w:font="Wingdings" w:char="F0E0"/>
            </w:r>
            <w:r>
              <w:t xml:space="preserve"> list of all installed images</w:t>
            </w:r>
          </w:p>
          <w:p w:rsidR="005A676A" w:rsidRDefault="005A676A" w:rsidP="007F52E8">
            <w:pPr>
              <w:pStyle w:val="TestCaseInfo"/>
            </w:pPr>
            <w:r>
              <w:t xml:space="preserve">Retrieve image via exact filter </w:t>
            </w:r>
            <w:r>
              <w:sym w:font="Wingdings" w:char="F0E0"/>
            </w:r>
            <w:r>
              <w:t xml:space="preserve"> filter parameter narrows down to single image</w:t>
            </w:r>
          </w:p>
          <w:p w:rsidR="005A676A" w:rsidRDefault="005A676A" w:rsidP="007F52E8">
            <w:pPr>
              <w:pStyle w:val="TestCaseInfo"/>
            </w:pPr>
            <w:r>
              <w:t xml:space="preserve">Retrieve image via partial filter </w:t>
            </w:r>
            <w:r>
              <w:sym w:font="Wingdings" w:char="F0E0"/>
            </w:r>
            <w:r>
              <w:t xml:space="preserve"> filter parameter to narrow down the image list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VNFM must display all expect images and must differentiate between the different releases from the same vendor.</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Install images and ensure that VIM lists them</w:t>
            </w: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5A676A">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5A676A">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Pr="001C4ECC" w:rsidRDefault="005A676A" w:rsidP="007F52E8">
            <w:pPr>
              <w:pStyle w:val="TestCaseInfo"/>
              <w:rPr>
                <w:lang w:eastAsia="zh-CN"/>
              </w:rPr>
            </w:pPr>
            <w:r w:rsidRPr="001C4ECC">
              <w:rPr>
                <w:lang w:eastAsia="zh-CN"/>
              </w:rPr>
              <w:t>Validate that the VNFD information states the correct vend</w:t>
            </w:r>
            <w:r w:rsidR="001C4ECC" w:rsidRPr="001C4ECC">
              <w:rPr>
                <w:lang w:eastAsia="zh-CN"/>
              </w:rPr>
              <w:t>or's software image</w:t>
            </w:r>
          </w:p>
          <w:p w:rsidR="001C4ECC" w:rsidRPr="001C4ECC" w:rsidRDefault="001C4ECC" w:rsidP="007F52E8">
            <w:pPr>
              <w:pStyle w:val="TestCaseInfo"/>
              <w:rPr>
                <w:lang w:eastAsia="zh-CN"/>
              </w:rPr>
            </w:pPr>
            <w:r w:rsidRPr="001C4ECC">
              <w:rPr>
                <w:lang w:eastAsia="zh-CN"/>
              </w:rPr>
              <w:t>Sub test cases:</w:t>
            </w:r>
          </w:p>
          <w:p w:rsidR="001C4ECC" w:rsidRPr="001C4ECC" w:rsidRDefault="001C4ECC" w:rsidP="00D45270">
            <w:pPr>
              <w:pStyle w:val="TestCaseInfo"/>
              <w:numPr>
                <w:ilvl w:val="0"/>
                <w:numId w:val="126"/>
              </w:numPr>
              <w:rPr>
                <w:lang w:eastAsia="zh-CN"/>
              </w:rPr>
            </w:pPr>
            <w:r w:rsidRPr="001C4ECC">
              <w:rPr>
                <w:lang w:eastAsia="zh-CN"/>
              </w:rPr>
              <w:t>No filter image retrieval</w:t>
            </w:r>
          </w:p>
          <w:p w:rsidR="001C4ECC" w:rsidRPr="001C4ECC" w:rsidRDefault="001C4ECC" w:rsidP="00D45270">
            <w:pPr>
              <w:pStyle w:val="TestCaseInfo"/>
              <w:numPr>
                <w:ilvl w:val="0"/>
                <w:numId w:val="126"/>
              </w:numPr>
              <w:rPr>
                <w:lang w:eastAsia="zh-CN"/>
              </w:rPr>
            </w:pPr>
            <w:r w:rsidRPr="001C4ECC">
              <w:rPr>
                <w:lang w:eastAsia="zh-CN"/>
              </w:rPr>
              <w:t>Partial filter image retrieval</w:t>
            </w:r>
          </w:p>
          <w:p w:rsidR="001C4ECC" w:rsidRPr="00416986" w:rsidRDefault="001C4ECC" w:rsidP="00D45270">
            <w:pPr>
              <w:pStyle w:val="TestCaseInfo"/>
              <w:numPr>
                <w:ilvl w:val="0"/>
                <w:numId w:val="126"/>
              </w:numPr>
              <w:rPr>
                <w:rFonts w:ascii="Calibri" w:hAnsi="Calibri"/>
                <w:color w:val="000000"/>
              </w:rPr>
            </w:pPr>
            <w:r w:rsidRPr="001C4ECC">
              <w:rPr>
                <w:lang w:eastAsia="zh-CN"/>
              </w:rPr>
              <w:t>Exact match filter image retrieval</w:t>
            </w:r>
          </w:p>
        </w:tc>
      </w:tr>
    </w:tbl>
    <w:p w:rsidR="005A676A" w:rsidRDefault="005A676A" w:rsidP="005A676A">
      <w:pPr>
        <w:rPr>
          <w:lang w:eastAsia="zh-CN"/>
        </w:rPr>
      </w:pPr>
    </w:p>
    <w:p w:rsidR="005A676A" w:rsidRDefault="005A676A" w:rsidP="001C5F01">
      <w:pPr>
        <w:pStyle w:val="Heading1"/>
      </w:pPr>
      <w:bookmarkStart w:id="91" w:name="_Toc454184355"/>
      <w:bookmarkStart w:id="92" w:name="_Toc467159706"/>
      <w:r>
        <w:t>Life-Cycle Man</w:t>
      </w:r>
      <w:r w:rsidR="009A0DFD">
        <w:t>a</w:t>
      </w:r>
      <w:r>
        <w:t>gement Overview</w:t>
      </w:r>
      <w:bookmarkEnd w:id="91"/>
      <w:bookmarkEnd w:id="92"/>
    </w:p>
    <w:p w:rsidR="005A676A" w:rsidRDefault="005A676A" w:rsidP="005A676A">
      <w:pPr>
        <w:rPr>
          <w:lang w:eastAsia="zh-CN"/>
        </w:rPr>
      </w:pPr>
      <w:r>
        <w:rPr>
          <w:lang w:eastAsia="zh-CN"/>
        </w:rPr>
        <w:t>The Life-Cycle Management of a VNF includes following processes:</w:t>
      </w:r>
    </w:p>
    <w:p w:rsidR="005A676A" w:rsidRDefault="005A676A" w:rsidP="00046106">
      <w:pPr>
        <w:pStyle w:val="ListParagraph"/>
        <w:numPr>
          <w:ilvl w:val="0"/>
          <w:numId w:val="16"/>
        </w:numPr>
        <w:rPr>
          <w:lang w:eastAsia="zh-CN"/>
        </w:rPr>
      </w:pPr>
      <w:r>
        <w:rPr>
          <w:lang w:eastAsia="zh-CN"/>
        </w:rPr>
        <w:t>VNF Instance Management</w:t>
      </w:r>
    </w:p>
    <w:p w:rsidR="005A676A" w:rsidRDefault="005A676A" w:rsidP="00046106">
      <w:pPr>
        <w:pStyle w:val="ListParagraph"/>
        <w:numPr>
          <w:ilvl w:val="1"/>
          <w:numId w:val="16"/>
        </w:numPr>
        <w:rPr>
          <w:lang w:eastAsia="zh-CN"/>
        </w:rPr>
      </w:pPr>
      <w:r>
        <w:rPr>
          <w:lang w:eastAsia="zh-CN"/>
        </w:rPr>
        <w:t>VNF State Management</w:t>
      </w:r>
    </w:p>
    <w:p w:rsidR="005A676A" w:rsidRPr="00EF763E" w:rsidRDefault="005A676A" w:rsidP="00046106">
      <w:pPr>
        <w:pStyle w:val="ListParagraph"/>
        <w:numPr>
          <w:ilvl w:val="2"/>
          <w:numId w:val="16"/>
        </w:numPr>
        <w:rPr>
          <w:lang w:eastAsia="zh-CN"/>
        </w:rPr>
      </w:pPr>
      <w:r>
        <w:rPr>
          <w:lang w:eastAsia="zh-CN"/>
        </w:rPr>
        <w:t>VNF active and inactive</w:t>
      </w:r>
    </w:p>
    <w:p w:rsidR="005A676A" w:rsidRDefault="005A676A" w:rsidP="00046106">
      <w:pPr>
        <w:pStyle w:val="ListParagraph"/>
        <w:numPr>
          <w:ilvl w:val="1"/>
          <w:numId w:val="16"/>
        </w:numPr>
        <w:rPr>
          <w:lang w:eastAsia="zh-CN"/>
        </w:rPr>
      </w:pPr>
      <w:r w:rsidRPr="00EF763E">
        <w:rPr>
          <w:lang w:eastAsia="zh-CN"/>
        </w:rPr>
        <w:t>VNF installation and termination</w:t>
      </w:r>
    </w:p>
    <w:p w:rsidR="005A676A" w:rsidRDefault="005A676A" w:rsidP="00046106">
      <w:pPr>
        <w:pStyle w:val="ListParagraph"/>
        <w:numPr>
          <w:ilvl w:val="1"/>
          <w:numId w:val="16"/>
        </w:numPr>
        <w:rPr>
          <w:lang w:eastAsia="zh-CN"/>
        </w:rPr>
      </w:pPr>
      <w:r>
        <w:rPr>
          <w:lang w:eastAsia="zh-CN"/>
        </w:rPr>
        <w:t>VNF snapshot management</w:t>
      </w:r>
    </w:p>
    <w:p w:rsidR="005A676A" w:rsidRDefault="005A676A" w:rsidP="00046106">
      <w:pPr>
        <w:pStyle w:val="ListParagraph"/>
        <w:numPr>
          <w:ilvl w:val="0"/>
          <w:numId w:val="16"/>
        </w:numPr>
        <w:rPr>
          <w:lang w:eastAsia="zh-CN"/>
        </w:rPr>
      </w:pPr>
      <w:r>
        <w:rPr>
          <w:lang w:eastAsia="zh-CN"/>
        </w:rPr>
        <w:t>Virtualized Resource Management</w:t>
      </w:r>
    </w:p>
    <w:p w:rsidR="005A676A" w:rsidRDefault="005A676A" w:rsidP="00046106">
      <w:pPr>
        <w:pStyle w:val="ListParagraph"/>
        <w:numPr>
          <w:ilvl w:val="1"/>
          <w:numId w:val="16"/>
        </w:numPr>
        <w:rPr>
          <w:lang w:eastAsia="zh-CN"/>
        </w:rPr>
      </w:pPr>
      <w:r w:rsidRPr="00EF763E">
        <w:rPr>
          <w:lang w:eastAsia="zh-CN"/>
        </w:rPr>
        <w:t>Scaling up</w:t>
      </w:r>
      <w:r>
        <w:rPr>
          <w:lang w:eastAsia="zh-CN"/>
        </w:rPr>
        <w:t>/out</w:t>
      </w:r>
      <w:r w:rsidRPr="00EF763E">
        <w:rPr>
          <w:lang w:eastAsia="zh-CN"/>
        </w:rPr>
        <w:t xml:space="preserve"> the VNF resources</w:t>
      </w:r>
      <w:r>
        <w:rPr>
          <w:lang w:eastAsia="zh-CN"/>
        </w:rPr>
        <w:t xml:space="preserve"> </w:t>
      </w:r>
      <w:r>
        <w:rPr>
          <w:lang w:eastAsia="zh-CN"/>
        </w:rPr>
        <w:sym w:font="Wingdings" w:char="F0E0"/>
      </w:r>
      <w:r>
        <w:rPr>
          <w:lang w:eastAsia="zh-CN"/>
        </w:rPr>
        <w:t xml:space="preserve"> addition of virtualized resources</w:t>
      </w:r>
    </w:p>
    <w:p w:rsidR="005A676A" w:rsidRDefault="005A676A" w:rsidP="00046106">
      <w:pPr>
        <w:pStyle w:val="ListParagraph"/>
        <w:numPr>
          <w:ilvl w:val="1"/>
          <w:numId w:val="16"/>
        </w:numPr>
        <w:rPr>
          <w:lang w:eastAsia="zh-CN"/>
        </w:rPr>
      </w:pPr>
      <w:r>
        <w:rPr>
          <w:lang w:eastAsia="zh-CN"/>
        </w:rPr>
        <w:t>Scaling down/in</w:t>
      </w:r>
      <w:r w:rsidRPr="00EF763E">
        <w:rPr>
          <w:lang w:eastAsia="zh-CN"/>
        </w:rPr>
        <w:t xml:space="preserve"> the VNF resources</w:t>
      </w:r>
      <w:r>
        <w:rPr>
          <w:lang w:eastAsia="zh-CN"/>
        </w:rPr>
        <w:t xml:space="preserve"> </w:t>
      </w:r>
      <w:r>
        <w:rPr>
          <w:lang w:eastAsia="zh-CN"/>
        </w:rPr>
        <w:sym w:font="Wingdings" w:char="F0E0"/>
      </w:r>
      <w:r>
        <w:rPr>
          <w:lang w:eastAsia="zh-CN"/>
        </w:rPr>
        <w:t xml:space="preserve"> removal of virtualized resources</w:t>
      </w:r>
    </w:p>
    <w:p w:rsidR="005A676A" w:rsidRDefault="005A676A" w:rsidP="00046106">
      <w:pPr>
        <w:pStyle w:val="ListParagraph"/>
        <w:numPr>
          <w:ilvl w:val="1"/>
          <w:numId w:val="16"/>
        </w:numPr>
        <w:rPr>
          <w:lang w:eastAsia="zh-CN"/>
        </w:rPr>
      </w:pPr>
      <w:r>
        <w:rPr>
          <w:lang w:eastAsia="zh-CN"/>
        </w:rPr>
        <w:t>Scaling of virtualized specialized hardware acceleration</w:t>
      </w:r>
    </w:p>
    <w:p w:rsidR="005A676A" w:rsidRDefault="005A676A" w:rsidP="00046106">
      <w:pPr>
        <w:pStyle w:val="ListParagraph"/>
        <w:numPr>
          <w:ilvl w:val="1"/>
          <w:numId w:val="16"/>
        </w:numPr>
        <w:rPr>
          <w:lang w:eastAsia="zh-CN"/>
        </w:rPr>
      </w:pPr>
      <w:r>
        <w:rPr>
          <w:lang w:eastAsia="zh-CN"/>
        </w:rPr>
        <w:t>Scaling of network bandwidth</w:t>
      </w:r>
    </w:p>
    <w:p w:rsidR="005A676A" w:rsidRPr="00EF763E" w:rsidRDefault="005A676A" w:rsidP="00046106">
      <w:pPr>
        <w:pStyle w:val="ListParagraph"/>
        <w:numPr>
          <w:ilvl w:val="1"/>
          <w:numId w:val="16"/>
        </w:numPr>
        <w:rPr>
          <w:lang w:eastAsia="zh-CN"/>
        </w:rPr>
      </w:pPr>
      <w:r>
        <w:rPr>
          <w:lang w:eastAsia="zh-CN"/>
        </w:rPr>
        <w:t>Scaling of Storage</w:t>
      </w:r>
    </w:p>
    <w:p w:rsidR="005A676A" w:rsidRDefault="005A676A" w:rsidP="00046106">
      <w:pPr>
        <w:pStyle w:val="ListParagraph"/>
        <w:numPr>
          <w:ilvl w:val="0"/>
          <w:numId w:val="16"/>
        </w:numPr>
        <w:rPr>
          <w:lang w:eastAsia="zh-CN"/>
        </w:rPr>
      </w:pPr>
      <w:r>
        <w:rPr>
          <w:lang w:eastAsia="zh-CN"/>
        </w:rPr>
        <w:t>Performance Management</w:t>
      </w:r>
    </w:p>
    <w:p w:rsidR="005A676A" w:rsidRDefault="005A676A" w:rsidP="00046106">
      <w:pPr>
        <w:pStyle w:val="ListParagraph"/>
        <w:numPr>
          <w:ilvl w:val="0"/>
          <w:numId w:val="16"/>
        </w:numPr>
        <w:rPr>
          <w:lang w:eastAsia="zh-CN"/>
        </w:rPr>
      </w:pPr>
      <w:r w:rsidRPr="00EF763E">
        <w:rPr>
          <w:lang w:eastAsia="zh-CN"/>
        </w:rPr>
        <w:t xml:space="preserve">VNF </w:t>
      </w:r>
      <w:r>
        <w:rPr>
          <w:lang w:eastAsia="zh-CN"/>
        </w:rPr>
        <w:t>Fault and Recovery Management</w:t>
      </w:r>
    </w:p>
    <w:p w:rsidR="005A676A" w:rsidRDefault="005A676A" w:rsidP="00046106">
      <w:pPr>
        <w:pStyle w:val="ListParagraph"/>
        <w:numPr>
          <w:ilvl w:val="1"/>
          <w:numId w:val="16"/>
        </w:numPr>
        <w:rPr>
          <w:lang w:eastAsia="zh-CN"/>
        </w:rPr>
      </w:pPr>
      <w:r w:rsidRPr="00EF763E">
        <w:rPr>
          <w:lang w:eastAsia="zh-CN"/>
        </w:rPr>
        <w:t xml:space="preserve">VNF </w:t>
      </w:r>
      <w:r>
        <w:rPr>
          <w:lang w:eastAsia="zh-CN"/>
        </w:rPr>
        <w:t xml:space="preserve">Recovery </w:t>
      </w:r>
      <w:r>
        <w:rPr>
          <w:lang w:eastAsia="zh-CN"/>
        </w:rPr>
        <w:sym w:font="Wingdings" w:char="F0E0"/>
      </w:r>
      <w:r>
        <w:rPr>
          <w:lang w:eastAsia="zh-CN"/>
        </w:rPr>
        <w:t xml:space="preserve"> </w:t>
      </w:r>
      <w:r w:rsidRPr="00EF763E">
        <w:rPr>
          <w:lang w:eastAsia="zh-CN"/>
        </w:rPr>
        <w:t>healing</w:t>
      </w:r>
    </w:p>
    <w:p w:rsidR="005A676A" w:rsidRPr="00EF763E" w:rsidRDefault="005A676A" w:rsidP="00046106">
      <w:pPr>
        <w:pStyle w:val="ListParagraph"/>
        <w:numPr>
          <w:ilvl w:val="1"/>
          <w:numId w:val="16"/>
        </w:numPr>
        <w:rPr>
          <w:lang w:eastAsia="zh-CN"/>
        </w:rPr>
      </w:pPr>
      <w:r w:rsidRPr="00EF763E">
        <w:rPr>
          <w:lang w:eastAsia="zh-CN"/>
        </w:rPr>
        <w:t xml:space="preserve">VNF </w:t>
      </w:r>
      <w:r>
        <w:rPr>
          <w:lang w:eastAsia="zh-CN"/>
        </w:rPr>
        <w:t xml:space="preserve">Migration Management </w:t>
      </w:r>
      <w:r>
        <w:rPr>
          <w:lang w:eastAsia="zh-CN"/>
        </w:rPr>
        <w:sym w:font="Wingdings" w:char="F0E0"/>
      </w:r>
      <w:r>
        <w:rPr>
          <w:lang w:eastAsia="zh-CN"/>
        </w:rPr>
        <w:t xml:space="preserve"> </w:t>
      </w:r>
      <w:r w:rsidRPr="00EF763E">
        <w:rPr>
          <w:lang w:eastAsia="zh-CN"/>
        </w:rPr>
        <w:t>resource migration</w:t>
      </w:r>
    </w:p>
    <w:p w:rsidR="005A676A" w:rsidRDefault="005A676A" w:rsidP="005A676A">
      <w:pPr>
        <w:rPr>
          <w:lang w:eastAsia="zh-CN"/>
        </w:rPr>
      </w:pPr>
    </w:p>
    <w:p w:rsidR="005A676A" w:rsidRDefault="005A676A" w:rsidP="005A676A">
      <w:pPr>
        <w:rPr>
          <w:lang w:eastAsia="zh-CN"/>
        </w:rPr>
      </w:pPr>
      <w:r>
        <w:rPr>
          <w:lang w:eastAsia="zh-CN"/>
        </w:rPr>
        <w:t>The lifecycle management of a VNF must ensure that the VNF follows the state transition diagram as illustrated below.</w:t>
      </w:r>
    </w:p>
    <w:p w:rsidR="005A676A" w:rsidRDefault="005A676A" w:rsidP="005A676A">
      <w:pPr>
        <w:rPr>
          <w:lang w:eastAsia="zh-CN"/>
        </w:rPr>
      </w:pPr>
    </w:p>
    <w:p w:rsidR="005A676A" w:rsidRDefault="005A676A" w:rsidP="005A676A">
      <w:pPr>
        <w:rPr>
          <w:lang w:eastAsia="zh-CN"/>
        </w:rPr>
      </w:pPr>
      <w:r w:rsidRPr="0027322A">
        <w:rPr>
          <w:noProof/>
        </w:rPr>
        <w:lastRenderedPageBreak/>
        <w:drawing>
          <wp:inline distT="0" distB="0" distL="0" distR="0" wp14:anchorId="2C2EFB04" wp14:editId="216090B0">
            <wp:extent cx="5213445" cy="3232782"/>
            <wp:effectExtent l="0" t="0" r="6350" b="635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4176" cy="3258039"/>
                    </a:xfrm>
                    <a:prstGeom prst="rect">
                      <a:avLst/>
                    </a:prstGeom>
                    <a:noFill/>
                    <a:ln>
                      <a:noFill/>
                    </a:ln>
                    <a:extLst/>
                  </pic:spPr>
                </pic:pic>
              </a:graphicData>
            </a:graphic>
          </wp:inline>
        </w:drawing>
      </w:r>
    </w:p>
    <w:p w:rsidR="005A676A" w:rsidRDefault="005A676A" w:rsidP="005A676A">
      <w:pPr>
        <w:rPr>
          <w:lang w:eastAsia="zh-CN"/>
        </w:rPr>
      </w:pPr>
    </w:p>
    <w:p w:rsidR="005A676A" w:rsidRDefault="00770228" w:rsidP="005A676A">
      <w:pPr>
        <w:rPr>
          <w:lang w:eastAsia="zh-CN"/>
        </w:rPr>
      </w:pPr>
      <w:r>
        <w:rPr>
          <w:lang w:eastAsia="zh-CN"/>
        </w:rPr>
        <w:t xml:space="preserve">Virtualized resource management includes </w:t>
      </w:r>
    </w:p>
    <w:p w:rsidR="00770228" w:rsidRDefault="00770228" w:rsidP="00252ACA">
      <w:pPr>
        <w:pStyle w:val="ListParagraph"/>
        <w:numPr>
          <w:ilvl w:val="0"/>
          <w:numId w:val="77"/>
        </w:numPr>
        <w:rPr>
          <w:lang w:eastAsia="zh-CN"/>
        </w:rPr>
      </w:pPr>
      <w:r>
        <w:rPr>
          <w:lang w:eastAsia="zh-CN"/>
        </w:rPr>
        <w:t>vCPU</w:t>
      </w:r>
    </w:p>
    <w:p w:rsidR="00770228" w:rsidRDefault="00770228" w:rsidP="00252ACA">
      <w:pPr>
        <w:pStyle w:val="ListParagraph"/>
        <w:numPr>
          <w:ilvl w:val="0"/>
          <w:numId w:val="77"/>
        </w:numPr>
        <w:rPr>
          <w:lang w:eastAsia="zh-CN"/>
        </w:rPr>
      </w:pPr>
      <w:r>
        <w:rPr>
          <w:lang w:eastAsia="zh-CN"/>
        </w:rPr>
        <w:t>vMemory</w:t>
      </w:r>
    </w:p>
    <w:p w:rsidR="00770228" w:rsidRDefault="00770228" w:rsidP="00252ACA">
      <w:pPr>
        <w:pStyle w:val="ListParagraph"/>
        <w:numPr>
          <w:ilvl w:val="0"/>
          <w:numId w:val="77"/>
        </w:numPr>
        <w:rPr>
          <w:lang w:eastAsia="zh-CN"/>
        </w:rPr>
      </w:pPr>
      <w:r>
        <w:rPr>
          <w:lang w:eastAsia="zh-CN"/>
        </w:rPr>
        <w:t>vNIC</w:t>
      </w:r>
    </w:p>
    <w:p w:rsidR="00770228" w:rsidRDefault="00770228" w:rsidP="00252ACA">
      <w:pPr>
        <w:pStyle w:val="ListParagraph"/>
        <w:numPr>
          <w:ilvl w:val="0"/>
          <w:numId w:val="77"/>
        </w:numPr>
        <w:rPr>
          <w:lang w:eastAsia="zh-CN"/>
        </w:rPr>
      </w:pPr>
      <w:r>
        <w:rPr>
          <w:lang w:eastAsia="zh-CN"/>
        </w:rPr>
        <w:t>vStorage</w:t>
      </w:r>
    </w:p>
    <w:p w:rsidR="00770228" w:rsidRDefault="00770228" w:rsidP="00770228">
      <w:pPr>
        <w:rPr>
          <w:lang w:eastAsia="zh-CN"/>
        </w:rPr>
      </w:pPr>
    </w:p>
    <w:p w:rsidR="00770228" w:rsidRDefault="00770228" w:rsidP="00770228">
      <w:pPr>
        <w:rPr>
          <w:lang w:eastAsia="zh-CN"/>
        </w:rPr>
      </w:pPr>
      <w:r>
        <w:rPr>
          <w:lang w:eastAsia="zh-CN"/>
        </w:rPr>
        <w:t>Resource vCPU can be added or removed to/from the VNFC. A vCPU resource can be started, stopped, paused and suspended.</w:t>
      </w:r>
    </w:p>
    <w:p w:rsidR="00770228" w:rsidRDefault="005A676A" w:rsidP="005A676A">
      <w:pPr>
        <w:rPr>
          <w:lang w:eastAsia="zh-CN"/>
        </w:rPr>
      </w:pPr>
      <w:r>
        <w:rPr>
          <w:noProof/>
        </w:rPr>
        <w:drawing>
          <wp:inline distT="0" distB="0" distL="0" distR="0" wp14:anchorId="109B6750" wp14:editId="34D72475">
            <wp:extent cx="1763395" cy="167449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3395" cy="1674495"/>
                    </a:xfrm>
                    <a:prstGeom prst="rect">
                      <a:avLst/>
                    </a:prstGeom>
                    <a:noFill/>
                    <a:ln>
                      <a:noFill/>
                    </a:ln>
                  </pic:spPr>
                </pic:pic>
              </a:graphicData>
            </a:graphic>
          </wp:inline>
        </w:drawing>
      </w:r>
    </w:p>
    <w:p w:rsidR="00770228" w:rsidRDefault="00770228" w:rsidP="005A676A">
      <w:pPr>
        <w:rPr>
          <w:lang w:eastAsia="zh-CN"/>
        </w:rPr>
      </w:pPr>
      <w:r>
        <w:rPr>
          <w:lang w:eastAsia="zh-CN"/>
        </w:rPr>
        <w:t xml:space="preserve">Resource vMemory can be added or removed to/from </w:t>
      </w:r>
      <w:proofErr w:type="gramStart"/>
      <w:r>
        <w:rPr>
          <w:lang w:eastAsia="zh-CN"/>
        </w:rPr>
        <w:t>an</w:t>
      </w:r>
      <w:proofErr w:type="gramEnd"/>
      <w:r>
        <w:rPr>
          <w:lang w:eastAsia="zh-CN"/>
        </w:rPr>
        <w:t xml:space="preserve"> VNFC.</w:t>
      </w:r>
    </w:p>
    <w:p w:rsidR="005A676A" w:rsidRDefault="005A676A" w:rsidP="005A676A">
      <w:pPr>
        <w:rPr>
          <w:lang w:eastAsia="zh-CN"/>
        </w:rPr>
      </w:pPr>
      <w:r>
        <w:rPr>
          <w:noProof/>
        </w:rPr>
        <w:drawing>
          <wp:inline distT="0" distB="0" distL="0" distR="0" wp14:anchorId="3C9E5F6A" wp14:editId="22BF4737">
            <wp:extent cx="1674495" cy="1240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4495" cy="1240790"/>
                    </a:xfrm>
                    <a:prstGeom prst="rect">
                      <a:avLst/>
                    </a:prstGeom>
                    <a:noFill/>
                    <a:ln>
                      <a:noFill/>
                    </a:ln>
                  </pic:spPr>
                </pic:pic>
              </a:graphicData>
            </a:graphic>
          </wp:inline>
        </w:drawing>
      </w:r>
    </w:p>
    <w:p w:rsidR="00770228" w:rsidRDefault="00770228" w:rsidP="005A676A">
      <w:pPr>
        <w:rPr>
          <w:lang w:eastAsia="zh-CN"/>
        </w:rPr>
      </w:pPr>
      <w:r>
        <w:rPr>
          <w:lang w:eastAsia="zh-CN"/>
        </w:rPr>
        <w:t>Resource nNIC can be added or removed to/from a VNFC.</w:t>
      </w:r>
    </w:p>
    <w:p w:rsidR="00770228" w:rsidRDefault="005A676A" w:rsidP="005A676A">
      <w:pPr>
        <w:rPr>
          <w:lang w:eastAsia="zh-CN"/>
        </w:rPr>
      </w:pPr>
      <w:r>
        <w:rPr>
          <w:noProof/>
        </w:rPr>
        <w:lastRenderedPageBreak/>
        <w:drawing>
          <wp:inline distT="0" distB="0" distL="0" distR="0" wp14:anchorId="1F1BDD6D" wp14:editId="0B0A6D47">
            <wp:extent cx="1674495" cy="11220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4495" cy="1122045"/>
                    </a:xfrm>
                    <a:prstGeom prst="rect">
                      <a:avLst/>
                    </a:prstGeom>
                    <a:noFill/>
                    <a:ln>
                      <a:noFill/>
                    </a:ln>
                  </pic:spPr>
                </pic:pic>
              </a:graphicData>
            </a:graphic>
          </wp:inline>
        </w:drawing>
      </w:r>
    </w:p>
    <w:p w:rsidR="00770228" w:rsidRDefault="00770228" w:rsidP="005A676A">
      <w:pPr>
        <w:rPr>
          <w:lang w:eastAsia="zh-CN"/>
        </w:rPr>
      </w:pPr>
    </w:p>
    <w:p w:rsidR="00770228" w:rsidRDefault="00770228" w:rsidP="005A676A">
      <w:pPr>
        <w:rPr>
          <w:lang w:eastAsia="zh-CN"/>
        </w:rPr>
      </w:pPr>
      <w:r>
        <w:rPr>
          <w:lang w:eastAsia="zh-CN"/>
        </w:rPr>
        <w:t>Resource vStorage be added or removed to or from a VNFC.</w:t>
      </w:r>
    </w:p>
    <w:p w:rsidR="005A676A" w:rsidRDefault="005A676A" w:rsidP="005A676A">
      <w:pPr>
        <w:rPr>
          <w:lang w:eastAsia="zh-CN"/>
        </w:rPr>
      </w:pPr>
      <w:r>
        <w:rPr>
          <w:noProof/>
        </w:rPr>
        <w:drawing>
          <wp:inline distT="0" distB="0" distL="0" distR="0" wp14:anchorId="2A0EE5A1" wp14:editId="188C2B1B">
            <wp:extent cx="1656715" cy="113411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6715" cy="1134110"/>
                    </a:xfrm>
                    <a:prstGeom prst="rect">
                      <a:avLst/>
                    </a:prstGeom>
                    <a:noFill/>
                    <a:ln>
                      <a:noFill/>
                    </a:ln>
                  </pic:spPr>
                </pic:pic>
              </a:graphicData>
            </a:graphic>
          </wp:inline>
        </w:drawing>
      </w:r>
    </w:p>
    <w:p w:rsidR="005A676A" w:rsidRDefault="005A676A" w:rsidP="005A676A">
      <w:pPr>
        <w:rPr>
          <w:lang w:eastAsia="zh-CN"/>
        </w:rPr>
      </w:pPr>
    </w:p>
    <w:p w:rsidR="009A0DFD" w:rsidRPr="00F71410" w:rsidRDefault="009A0DFD" w:rsidP="001C5F01">
      <w:pPr>
        <w:pStyle w:val="Heading1"/>
      </w:pPr>
      <w:bookmarkStart w:id="93" w:name="_Toc467159707"/>
      <w:r w:rsidRPr="00F71410">
        <w:t xml:space="preserve">Life-Cycle </w:t>
      </w:r>
      <w:r w:rsidRPr="00EF1B18">
        <w:t>Management</w:t>
      </w:r>
      <w:r w:rsidRPr="00F71410">
        <w:t xml:space="preserve"> </w:t>
      </w:r>
      <w:r w:rsidRPr="001C5F01">
        <w:t>Information</w:t>
      </w:r>
      <w:r w:rsidRPr="00F71410">
        <w:t xml:space="preserve"> </w:t>
      </w:r>
      <w:r w:rsidR="00A461F8">
        <w:t>R</w:t>
      </w:r>
      <w:r w:rsidRPr="00F71410">
        <w:t>etrieval</w:t>
      </w:r>
      <w:bookmarkEnd w:id="93"/>
    </w:p>
    <w:p w:rsidR="00A461F8" w:rsidRDefault="00A461F8" w:rsidP="009A0DF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0DFD" w:rsidTr="002330E3">
        <w:tc>
          <w:tcPr>
            <w:tcW w:w="9330" w:type="dxa"/>
            <w:gridSpan w:val="2"/>
            <w:tcBorders>
              <w:top w:val="single" w:sz="2" w:space="0" w:color="auto"/>
              <w:left w:val="single" w:sz="2" w:space="0" w:color="auto"/>
              <w:bottom w:val="single" w:sz="2" w:space="0" w:color="auto"/>
              <w:right w:val="single" w:sz="2" w:space="0" w:color="auto"/>
            </w:tcBorders>
            <w:hideMark/>
          </w:tcPr>
          <w:p w:rsidR="009A0DFD" w:rsidRDefault="00BC7D6D">
            <w:pPr>
              <w:pStyle w:val="TestCase"/>
            </w:pPr>
            <w:bookmarkStart w:id="94" w:name="_Toc454184409"/>
            <w:bookmarkStart w:id="95" w:name="_Toc467223352"/>
            <w:r>
              <w:t>TC.VNF.IMAGE.004</w:t>
            </w:r>
            <w:r>
              <w:tab/>
            </w:r>
            <w:r w:rsidR="009A0DFD">
              <w:t>Life-Cycle management information</w:t>
            </w:r>
            <w:bookmarkEnd w:id="94"/>
            <w:bookmarkEnd w:id="95"/>
          </w:p>
        </w:tc>
      </w:tr>
      <w:tr w:rsidR="009A0DFD" w:rsidTr="002330E3">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A0DFD" w:rsidRPr="00D67489" w:rsidRDefault="009A0DFD" w:rsidP="002330E3">
            <w:pPr>
              <w:pStyle w:val="TestCaseInfo"/>
              <w:rPr>
                <w:lang w:eastAsia="zh-CN"/>
              </w:rPr>
            </w:pPr>
            <w:r w:rsidRPr="008C33FA">
              <w:rPr>
                <w:lang w:eastAsia="zh-CN"/>
              </w:rPr>
              <w:t xml:space="preserve">Validate the VNFM can query </w:t>
            </w:r>
            <w:r>
              <w:rPr>
                <w:lang w:eastAsia="zh-CN"/>
              </w:rPr>
              <w:t>the Life-Cycle Management information of a specific image</w:t>
            </w:r>
            <w:r w:rsidRPr="008C33FA">
              <w:rPr>
                <w:lang w:eastAsia="zh-CN"/>
              </w:rPr>
              <w:t xml:space="preserve"> and report the correct information</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A0DFD" w:rsidRDefault="009A0DFD" w:rsidP="002330E3">
            <w:pPr>
              <w:pStyle w:val="TestCaseInfo"/>
              <w:rPr>
                <w:lang w:eastAsia="zh-CN"/>
              </w:rPr>
            </w:pPr>
            <w:r>
              <w:rPr>
                <w:lang w:eastAsia="zh-CN"/>
              </w:rPr>
              <w:t>The VNFM and NFVO should get all Life-Cycle Management Information from the VNFD</w:t>
            </w:r>
            <w:r w:rsidR="008232DA">
              <w:rPr>
                <w:lang w:eastAsia="zh-CN"/>
              </w:rPr>
              <w:t xml:space="preserve">. This information allows the </w:t>
            </w:r>
            <w:r>
              <w:rPr>
                <w:lang w:eastAsia="zh-CN"/>
              </w:rPr>
              <w:t>V</w:t>
            </w:r>
            <w:r w:rsidR="008232DA">
              <w:rPr>
                <w:lang w:eastAsia="zh-CN"/>
              </w:rPr>
              <w:t>NF</w:t>
            </w:r>
            <w:r>
              <w:rPr>
                <w:lang w:eastAsia="zh-CN"/>
              </w:rPr>
              <w:t>M to instantiate the right image with the required virtualized resources</w:t>
            </w:r>
          </w:p>
        </w:tc>
      </w:tr>
      <w:tr w:rsidR="009A0DFD" w:rsidTr="002330E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r>
              <w:rPr>
                <w:lang w:eastAsia="zh-CN"/>
              </w:rPr>
              <w:t>Minimal two vendor VNF images must be installed. This allows to validate handling of multiple image information and also filter capabilities.</w:t>
            </w:r>
          </w:p>
        </w:tc>
      </w:tr>
      <w:tr w:rsidR="009A0DFD" w:rsidTr="002330E3">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A0DFD" w:rsidRDefault="00DD51E8" w:rsidP="008232DA">
            <w:pPr>
              <w:pStyle w:val="TestCaseInfo"/>
            </w:pPr>
            <w:r>
              <w:t>Retrieve Lifec</w:t>
            </w:r>
            <w:r w:rsidR="009A0DFD">
              <w:t xml:space="preserve">ycle Management information for a specific image via exact filter </w:t>
            </w:r>
            <w:r w:rsidR="009A0DFD">
              <w:sym w:font="Wingdings" w:char="F0E0"/>
            </w:r>
            <w:r w:rsidR="008232DA">
              <w:t>f</w:t>
            </w:r>
            <w:r w:rsidR="009A0DFD">
              <w:t>ilter parameter narrows down to single image</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pPr>
            <w:r>
              <w:t>VNFM must display expect life-cycle management information for the specified image and must differentiate between the different releases from the same vendor.</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r>
              <w:rPr>
                <w:lang w:eastAsia="zh-CN"/>
              </w:rPr>
              <w:t>Install images and ensure that VIM lists them</w:t>
            </w:r>
          </w:p>
        </w:tc>
      </w:tr>
      <w:tr w:rsidR="009A0DFD" w:rsidTr="002330E3">
        <w:trPr>
          <w:trHeight w:val="148"/>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pP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Pr="001C4ECC" w:rsidRDefault="001C4ECC" w:rsidP="001C4ECC">
            <w:pPr>
              <w:pStyle w:val="TestCaseInfo"/>
              <w:rPr>
                <w:lang w:eastAsia="zh-CN"/>
              </w:rPr>
            </w:pPr>
            <w:r w:rsidRPr="001C4ECC">
              <w:rPr>
                <w:lang w:eastAsia="zh-CN"/>
              </w:rPr>
              <w:t>Sub test cases:</w:t>
            </w:r>
          </w:p>
          <w:p w:rsidR="001C4ECC" w:rsidRPr="001C4ECC" w:rsidRDefault="001C4ECC" w:rsidP="00D45270">
            <w:pPr>
              <w:pStyle w:val="TestCaseInfo"/>
              <w:numPr>
                <w:ilvl w:val="0"/>
                <w:numId w:val="126"/>
              </w:numPr>
              <w:rPr>
                <w:lang w:eastAsia="zh-CN"/>
              </w:rPr>
            </w:pPr>
            <w:r w:rsidRPr="001C4ECC">
              <w:rPr>
                <w:lang w:eastAsia="zh-CN"/>
              </w:rPr>
              <w:t>No filter image retrieval</w:t>
            </w:r>
          </w:p>
          <w:p w:rsidR="001C4ECC" w:rsidRPr="001C4ECC" w:rsidRDefault="001C4ECC" w:rsidP="00D45270">
            <w:pPr>
              <w:pStyle w:val="TestCaseInfo"/>
              <w:numPr>
                <w:ilvl w:val="0"/>
                <w:numId w:val="126"/>
              </w:numPr>
              <w:rPr>
                <w:lang w:eastAsia="zh-CN"/>
              </w:rPr>
            </w:pPr>
            <w:r w:rsidRPr="001C4ECC">
              <w:rPr>
                <w:lang w:eastAsia="zh-CN"/>
              </w:rPr>
              <w:t>Partial filter image retrieval</w:t>
            </w:r>
          </w:p>
          <w:p w:rsidR="009A0DFD" w:rsidRPr="00416986" w:rsidRDefault="001C4ECC" w:rsidP="00D45270">
            <w:pPr>
              <w:pStyle w:val="TestCaseInfo"/>
              <w:numPr>
                <w:ilvl w:val="0"/>
                <w:numId w:val="126"/>
              </w:numPr>
              <w:rPr>
                <w:rFonts w:ascii="Calibri" w:hAnsi="Calibri"/>
                <w:color w:val="000000"/>
              </w:rPr>
            </w:pPr>
            <w:r w:rsidRPr="001C4ECC">
              <w:rPr>
                <w:lang w:eastAsia="zh-CN"/>
              </w:rPr>
              <w:t>Exact match filter image retrieval</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96" w:name="_Toc454184356"/>
      <w:bookmarkStart w:id="97" w:name="_Toc467159708"/>
      <w:r>
        <w:t xml:space="preserve">VNF State </w:t>
      </w:r>
      <w:r w:rsidRPr="001C5F01">
        <w:t>Management</w:t>
      </w:r>
      <w:bookmarkEnd w:id="96"/>
      <w:bookmarkEnd w:id="97"/>
    </w:p>
    <w:p w:rsidR="005A676A" w:rsidRDefault="005A676A" w:rsidP="005A676A">
      <w:pPr>
        <w:rPr>
          <w:lang w:eastAsia="zh-CN"/>
        </w:rPr>
      </w:pPr>
      <w:r>
        <w:rPr>
          <w:lang w:eastAsia="zh-CN"/>
        </w:rPr>
        <w:t xml:space="preserve">In this section of the test cases we concentrate on the </w:t>
      </w:r>
      <w:r w:rsidR="008232DA">
        <w:rPr>
          <w:lang w:eastAsia="zh-CN"/>
        </w:rPr>
        <w:t xml:space="preserve">state </w:t>
      </w:r>
      <w:r>
        <w:rPr>
          <w:lang w:eastAsia="zh-CN"/>
        </w:rPr>
        <w:t xml:space="preserve">management of a VNF instance. This includes the instantiation, </w:t>
      </w:r>
      <w:r w:rsidR="008232DA">
        <w:rPr>
          <w:lang w:eastAsia="zh-CN"/>
        </w:rPr>
        <w:t xml:space="preserve">activation (start), deactivation (stop), </w:t>
      </w:r>
      <w:r>
        <w:rPr>
          <w:lang w:eastAsia="zh-CN"/>
        </w:rPr>
        <w:t>snapshot and termination.</w:t>
      </w:r>
    </w:p>
    <w:p w:rsidR="005A676A" w:rsidRDefault="005A676A" w:rsidP="005A676A">
      <w:pPr>
        <w:rPr>
          <w:lang w:eastAsia="zh-CN"/>
        </w:rPr>
      </w:pPr>
    </w:p>
    <w:p w:rsidR="005A676A" w:rsidRDefault="005A676A" w:rsidP="00C35DDF">
      <w:pPr>
        <w:pStyle w:val="Heading2"/>
      </w:pPr>
      <w:bookmarkStart w:id="98" w:name="_Toc454184357"/>
      <w:bookmarkStart w:id="99" w:name="_Toc467159709"/>
      <w:r>
        <w:t>VNF State Management: Instantiation</w:t>
      </w:r>
      <w:bookmarkEnd w:id="98"/>
      <w:bookmarkEnd w:id="99"/>
    </w:p>
    <w:p w:rsidR="005A676A" w:rsidRDefault="008232DA" w:rsidP="005A676A">
      <w:pPr>
        <w:rPr>
          <w:lang w:eastAsia="zh-CN"/>
        </w:rPr>
      </w:pPr>
      <w:r>
        <w:rPr>
          <w:lang w:eastAsia="zh-CN"/>
        </w:rPr>
        <w:t>The request to instantiate a new VNF could be initiated by</w:t>
      </w:r>
    </w:p>
    <w:p w:rsidR="008232DA" w:rsidRDefault="008232DA" w:rsidP="00252ACA">
      <w:pPr>
        <w:pStyle w:val="ListParagraph"/>
        <w:numPr>
          <w:ilvl w:val="0"/>
          <w:numId w:val="78"/>
        </w:numPr>
        <w:rPr>
          <w:lang w:eastAsia="zh-CN"/>
        </w:rPr>
      </w:pPr>
      <w:r>
        <w:rPr>
          <w:lang w:eastAsia="zh-CN"/>
        </w:rPr>
        <w:t>NFVO</w:t>
      </w:r>
    </w:p>
    <w:p w:rsidR="008232DA" w:rsidRDefault="008232DA" w:rsidP="00252ACA">
      <w:pPr>
        <w:pStyle w:val="ListParagraph"/>
        <w:numPr>
          <w:ilvl w:val="0"/>
          <w:numId w:val="78"/>
        </w:numPr>
        <w:rPr>
          <w:lang w:eastAsia="zh-CN"/>
        </w:rPr>
      </w:pPr>
      <w:r>
        <w:rPr>
          <w:lang w:eastAsia="zh-CN"/>
        </w:rPr>
        <w:t>EM</w:t>
      </w:r>
    </w:p>
    <w:p w:rsidR="008232DA" w:rsidRDefault="008232DA" w:rsidP="00252ACA">
      <w:pPr>
        <w:pStyle w:val="ListParagraph"/>
        <w:numPr>
          <w:ilvl w:val="0"/>
          <w:numId w:val="78"/>
        </w:numPr>
        <w:rPr>
          <w:lang w:eastAsia="zh-CN"/>
        </w:rPr>
      </w:pPr>
      <w:r>
        <w:rPr>
          <w:lang w:eastAsia="zh-CN"/>
        </w:rPr>
        <w:t>Manual</w:t>
      </w:r>
    </w:p>
    <w:p w:rsidR="008232DA" w:rsidRDefault="00266BD2" w:rsidP="005A676A">
      <w:pPr>
        <w:rPr>
          <w:lang w:eastAsia="zh-CN"/>
        </w:rPr>
      </w:pPr>
      <w:r>
        <w:rPr>
          <w:lang w:eastAsia="zh-CN"/>
        </w:rPr>
        <w:t>This section is not to go through all the different possible originator of the instantiation requests. We concentrate here on the action of the instantiation and their correct execution. VNF provides specific functionality. In many cases a VNF requires configuration parameters to fulfill its tasks and may require license related configuration</w:t>
      </w:r>
      <w:r w:rsidR="00B16169">
        <w:rPr>
          <w:lang w:eastAsia="zh-CN"/>
        </w:rPr>
        <w:t xml:space="preserve"> too</w:t>
      </w:r>
      <w:r>
        <w:rPr>
          <w:lang w:eastAsia="zh-CN"/>
        </w:rPr>
        <w:t>. This configuration could be provided by a config</w:t>
      </w:r>
      <w:r w:rsidR="00B16169">
        <w:rPr>
          <w:lang w:eastAsia="zh-CN"/>
        </w:rPr>
        <w:t>uration</w:t>
      </w:r>
      <w:r>
        <w:rPr>
          <w:lang w:eastAsia="zh-CN"/>
        </w:rPr>
        <w:t xml:space="preserve"> file, by the EM or none.</w:t>
      </w:r>
      <w:r w:rsidR="00B16169">
        <w:rPr>
          <w:lang w:eastAsia="zh-CN"/>
        </w:rPr>
        <w:t xml:space="preserve"> Pending on the VNF requirements, the VNFM may need to go through different execution path.</w:t>
      </w:r>
    </w:p>
    <w:p w:rsidR="00266BD2" w:rsidRPr="008B12BC" w:rsidRDefault="00266BD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00" w:name="_Toc454184410"/>
            <w:bookmarkStart w:id="101" w:name="_Toc467223353"/>
            <w:r>
              <w:t>TC.VNF.STATE.INST.001</w:t>
            </w:r>
            <w:r>
              <w:tab/>
            </w:r>
            <w:r w:rsidR="005A676A" w:rsidRPr="00955140">
              <w:t xml:space="preserve">VNF Instantiation without Element Management </w:t>
            </w:r>
            <w:r w:rsidR="005A676A">
              <w:t>with config</w:t>
            </w:r>
            <w:r w:rsidR="00A312A4">
              <w:t>uration</w:t>
            </w:r>
            <w:r w:rsidR="005A676A">
              <w:t xml:space="preserve"> file </w:t>
            </w:r>
            <w:r w:rsidR="005A676A" w:rsidRPr="00955140">
              <w:t>without traffic</w:t>
            </w:r>
            <w:bookmarkEnd w:id="100"/>
            <w:bookmarkEnd w:id="101"/>
          </w:p>
        </w:tc>
      </w:tr>
      <w:tr w:rsidR="005A676A" w:rsidTr="00771820">
        <w:trPr>
          <w:trHeight w:val="31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rPr>
                <w:lang w:eastAsia="zh-CN"/>
              </w:rPr>
              <w:t>Verify the VNFM has the capability to instantiate a VNF and transitions to the state “Inactive” automatically as there is no EM involvement</w:t>
            </w:r>
            <w:r w:rsidR="00EB50CC">
              <w:rPr>
                <w:lang w:eastAsia="zh-CN"/>
              </w:rPr>
              <w:t xml:space="preserve"> and all configuration is given via configuration file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w:t>
            </w:r>
            <w:r w:rsidR="0043455E">
              <w:rPr>
                <w:lang w:eastAsia="zh-CN"/>
              </w:rPr>
              <w:t>s</w:t>
            </w:r>
            <w:r>
              <w:rPr>
                <w:lang w:eastAsia="zh-CN"/>
              </w:rPr>
              <w:t xml:space="preserve"> correct operation.</w:t>
            </w:r>
          </w:p>
          <w:p w:rsidR="005A676A" w:rsidRDefault="005A676A" w:rsidP="007F52E8">
            <w:pPr>
              <w:pStyle w:val="TestCaseInfo"/>
              <w:rPr>
                <w:lang w:eastAsia="zh-CN"/>
              </w:rPr>
            </w:pPr>
            <w:r>
              <w:rPr>
                <w:lang w:eastAsia="zh-CN"/>
              </w:rPr>
              <w:t xml:space="preserve">By default, the NFVI should have allocated the minimal resources and other required hardware capabilities. This includes also needed </w:t>
            </w:r>
            <w:r w:rsidR="00B16169">
              <w:rPr>
                <w:lang w:eastAsia="zh-CN"/>
              </w:rPr>
              <w:t>v</w:t>
            </w:r>
            <w:r>
              <w:rPr>
                <w:lang w:eastAsia="zh-CN"/>
              </w:rPr>
              <w:t>NIC cards.</w:t>
            </w:r>
          </w:p>
          <w:p w:rsidR="005A676A" w:rsidRDefault="005A676A" w:rsidP="007F52E8">
            <w:pPr>
              <w:pStyle w:val="TestCaseInfo"/>
              <w:rPr>
                <w:lang w:eastAsia="zh-CN"/>
              </w:rPr>
            </w:pPr>
            <w:r>
              <w:rPr>
                <w:lang w:eastAsia="zh-CN"/>
              </w:rPr>
              <w:t xml:space="preserve">If the VNF has specific resource requirements (CPU type, NIC </w:t>
            </w:r>
            <w:proofErr w:type="gramStart"/>
            <w:r>
              <w:rPr>
                <w:lang w:eastAsia="zh-CN"/>
              </w:rPr>
              <w:t>type, …)</w:t>
            </w:r>
            <w:proofErr w:type="gramEnd"/>
            <w:r>
              <w:rPr>
                <w:lang w:eastAsia="zh-CN"/>
              </w:rPr>
              <w:t>,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rsidRPr="00955140">
              <w:t>Measure the time to instantiate a VNF</w:t>
            </w:r>
            <w:r>
              <w:t xml:space="preserve">. The test therefore gets executed multiple times in the loop to </w:t>
            </w:r>
            <w:r w:rsidRPr="00955140">
              <w:t>get an average</w:t>
            </w:r>
            <w:r w:rsidR="00B16169">
              <w:t>.</w:t>
            </w:r>
          </w:p>
          <w:p w:rsidR="005A676A" w:rsidRDefault="005A676A" w:rsidP="007F52E8">
            <w:pPr>
              <w:pStyle w:val="TestCaseInfo"/>
            </w:pPr>
          </w:p>
          <w:p w:rsidR="005A676A" w:rsidRPr="00955140" w:rsidRDefault="005A676A" w:rsidP="007F52E8">
            <w:pPr>
              <w:pStyle w:val="TestCaseInfo"/>
            </w:pPr>
            <w:r>
              <w:t>Sequence:</w:t>
            </w:r>
          </w:p>
          <w:p w:rsidR="005A676A" w:rsidRPr="00955140" w:rsidRDefault="005A676A" w:rsidP="00046106">
            <w:pPr>
              <w:pStyle w:val="TestCaseInfo"/>
              <w:numPr>
                <w:ilvl w:val="0"/>
                <w:numId w:val="25"/>
              </w:numPr>
            </w:pPr>
            <w:r w:rsidRPr="00955140">
              <w:t>Instantiate the VNF without load (--&gt; time stamp)</w:t>
            </w:r>
          </w:p>
          <w:p w:rsidR="005A676A" w:rsidRDefault="005A676A" w:rsidP="00046106">
            <w:pPr>
              <w:pStyle w:val="TestCaseInfo"/>
              <w:numPr>
                <w:ilvl w:val="0"/>
                <w:numId w:val="25"/>
              </w:numPr>
            </w:pPr>
            <w:r w:rsidRPr="00955140">
              <w:t>V</w:t>
            </w:r>
            <w:r w:rsidR="0043455E">
              <w:t>alidate VNF</w:t>
            </w:r>
            <w:r>
              <w:t>M reports the state "Inactive</w:t>
            </w:r>
            <w:r w:rsidRPr="00955140">
              <w:t>" (--&gt; time stamp when correct state reached)</w:t>
            </w:r>
          </w:p>
          <w:p w:rsidR="005A676A" w:rsidRPr="00955140" w:rsidRDefault="005A676A" w:rsidP="00046106">
            <w:pPr>
              <w:pStyle w:val="TestCaseInfo"/>
              <w:numPr>
                <w:ilvl w:val="0"/>
                <w:numId w:val="25"/>
              </w:numPr>
            </w:pPr>
            <w:r>
              <w:t>Validate the right vResources have been allocated</w:t>
            </w:r>
          </w:p>
          <w:p w:rsidR="005A676A" w:rsidRPr="00955140" w:rsidRDefault="005A676A" w:rsidP="00046106">
            <w:pPr>
              <w:pStyle w:val="TestCaseInfo"/>
              <w:numPr>
                <w:ilvl w:val="0"/>
                <w:numId w:val="25"/>
              </w:numPr>
            </w:pPr>
            <w:r w:rsidRPr="00955140">
              <w:t>Terminate VNF</w:t>
            </w:r>
          </w:p>
          <w:p w:rsidR="005A676A" w:rsidRPr="00955140" w:rsidRDefault="005A676A" w:rsidP="00046106">
            <w:pPr>
              <w:pStyle w:val="TestCaseInfo"/>
              <w:numPr>
                <w:ilvl w:val="0"/>
                <w:numId w:val="25"/>
              </w:numPr>
            </w:pPr>
            <w:r w:rsidRPr="00955140">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Measure the time it takes to instantiate a VNF and get it into the state “Inactive”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Default="005A676A" w:rsidP="007F52E8">
            <w:pPr>
              <w:pStyle w:val="TestCaseInfo"/>
            </w:pPr>
            <w:r>
              <w:t>The VNF state should not go into the active state.</w:t>
            </w:r>
          </w:p>
        </w:tc>
      </w:tr>
    </w:tbl>
    <w:p w:rsidR="005A676A" w:rsidRDefault="005A676A" w:rsidP="005A676A">
      <w:pPr>
        <w:rPr>
          <w:lang w:eastAsia="zh-CN"/>
        </w:rPr>
      </w:pPr>
    </w:p>
    <w:p w:rsidR="0043455E" w:rsidRDefault="0043455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02" w:name="_Toc454184411"/>
            <w:bookmarkStart w:id="103" w:name="_Toc467223354"/>
            <w:r>
              <w:lastRenderedPageBreak/>
              <w:t>TC.VNF.STATE.INST.002</w:t>
            </w:r>
            <w:r>
              <w:tab/>
            </w:r>
            <w:r w:rsidR="005A676A" w:rsidRPr="00955140">
              <w:t>VNF Instantiation without Element Management without traffic</w:t>
            </w:r>
            <w:r w:rsidR="005A676A">
              <w:t xml:space="preserve"> without config</w:t>
            </w:r>
            <w:r w:rsidR="00A312A4">
              <w:t>uration</w:t>
            </w:r>
            <w:r w:rsidR="005A676A">
              <w:t xml:space="preserve"> file</w:t>
            </w:r>
            <w:bookmarkEnd w:id="102"/>
            <w:bookmarkEnd w:id="103"/>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175E11">
            <w:pPr>
              <w:pStyle w:val="TestCaseInfo"/>
              <w:rPr>
                <w:lang w:eastAsia="zh-CN"/>
              </w:rPr>
            </w:pPr>
            <w:r>
              <w:rPr>
                <w:lang w:eastAsia="zh-CN"/>
              </w:rPr>
              <w:t>Verify the VNFM has the capability to instantiate a VNF and transitions to the state “Instantiated-not configured” automatically as there is no</w:t>
            </w:r>
            <w:r w:rsidR="00175E11">
              <w:rPr>
                <w:lang w:eastAsia="zh-CN"/>
              </w:rPr>
              <w:t xml:space="preserve"> EM involvement and the VNF does</w:t>
            </w:r>
            <w:r>
              <w:rPr>
                <w:lang w:eastAsia="zh-CN"/>
              </w:rPr>
              <w:t>n</w:t>
            </w:r>
            <w:r w:rsidR="00175E11">
              <w:rPr>
                <w:lang w:eastAsia="zh-CN"/>
              </w:rPr>
              <w:t>’</w:t>
            </w:r>
            <w:r>
              <w:rPr>
                <w:lang w:eastAsia="zh-CN"/>
              </w:rPr>
              <w:t>t receive its config</w:t>
            </w:r>
            <w:r w:rsidR="00175E11">
              <w:rPr>
                <w:lang w:eastAsia="zh-CN"/>
              </w:rPr>
              <w:t>uration</w:t>
            </w:r>
            <w:r>
              <w:rPr>
                <w:lang w:eastAsia="zh-CN"/>
              </w:rPr>
              <w:t xml:space="preserve"> to go into the state “Inactive”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 xml:space="preserve">If the VNF has specific resource requirements (CPU type, NIC </w:t>
            </w:r>
            <w:proofErr w:type="gramStart"/>
            <w:r>
              <w:rPr>
                <w:lang w:eastAsia="zh-CN"/>
              </w:rPr>
              <w:t>type, …)</w:t>
            </w:r>
            <w:proofErr w:type="gramEnd"/>
            <w:r>
              <w:rPr>
                <w:lang w:eastAsia="zh-CN"/>
              </w:rPr>
              <w:t>,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p>
          <w:p w:rsidR="005A676A" w:rsidRDefault="005A676A" w:rsidP="00771820">
            <w:pPr>
              <w:pStyle w:val="TestCaseInfo"/>
            </w:pPr>
          </w:p>
          <w:p w:rsidR="005A676A" w:rsidRPr="00955140" w:rsidRDefault="005A676A" w:rsidP="00771820">
            <w:pPr>
              <w:pStyle w:val="TestCaseInfo"/>
            </w:pPr>
            <w:r>
              <w:t>Sequence:</w:t>
            </w:r>
          </w:p>
          <w:p w:rsidR="005A676A" w:rsidRPr="00955140" w:rsidRDefault="005A676A" w:rsidP="00046106">
            <w:pPr>
              <w:pStyle w:val="TestCaseInfo"/>
              <w:numPr>
                <w:ilvl w:val="0"/>
                <w:numId w:val="26"/>
              </w:numPr>
            </w:pPr>
            <w:r w:rsidRPr="00955140">
              <w:t>Instantiate the VNF without load (--&gt; time stamp)</w:t>
            </w:r>
          </w:p>
          <w:p w:rsidR="005A676A" w:rsidRDefault="005A676A" w:rsidP="00046106">
            <w:pPr>
              <w:pStyle w:val="TestCaseInfo"/>
              <w:numPr>
                <w:ilvl w:val="0"/>
                <w:numId w:val="26"/>
              </w:numPr>
            </w:pPr>
            <w:r w:rsidRPr="00955140">
              <w:t>V</w:t>
            </w:r>
            <w:r w:rsidR="0043455E">
              <w:t>alidate VNFM</w:t>
            </w:r>
            <w:r>
              <w:t xml:space="preserve"> reports the state "Instantiated- not configured</w:t>
            </w:r>
            <w:r w:rsidRPr="00955140">
              <w:t>" (--&gt; time stamp when correct state reached)</w:t>
            </w:r>
          </w:p>
          <w:p w:rsidR="005A676A" w:rsidRPr="00955140" w:rsidRDefault="005A676A" w:rsidP="00046106">
            <w:pPr>
              <w:pStyle w:val="TestCaseInfo"/>
              <w:numPr>
                <w:ilvl w:val="0"/>
                <w:numId w:val="26"/>
              </w:numPr>
            </w:pPr>
            <w:r>
              <w:t>Validate the right vResources have been allocated</w:t>
            </w:r>
          </w:p>
          <w:p w:rsidR="005A676A" w:rsidRPr="00955140" w:rsidRDefault="005A676A" w:rsidP="00046106">
            <w:pPr>
              <w:pStyle w:val="TestCaseInfo"/>
              <w:numPr>
                <w:ilvl w:val="0"/>
                <w:numId w:val="26"/>
              </w:numPr>
            </w:pPr>
            <w:r w:rsidRPr="00955140">
              <w:t>Terminate VNF</w:t>
            </w:r>
          </w:p>
          <w:p w:rsidR="005A676A" w:rsidRPr="00955140" w:rsidRDefault="005A676A" w:rsidP="00046106">
            <w:pPr>
              <w:pStyle w:val="TestCaseInfo"/>
              <w:numPr>
                <w:ilvl w:val="0"/>
                <w:numId w:val="26"/>
              </w:numPr>
            </w:pPr>
            <w:r w:rsidRPr="00955140">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“Instantiated – not configured”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79D2" w:rsidRDefault="005A676A" w:rsidP="00F60D1D">
            <w:pPr>
              <w:pStyle w:val="TestCaseInfo"/>
            </w:pPr>
            <w:r>
              <w:t>The VNF state should not go into the active state.</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04" w:name="_Toc454184412"/>
            <w:bookmarkStart w:id="105" w:name="_Toc467223355"/>
            <w:r>
              <w:t>TC.VNF.STATE.INST.003</w:t>
            </w:r>
            <w:r>
              <w:tab/>
            </w:r>
            <w:r w:rsidR="005A676A" w:rsidRPr="008E4CB9">
              <w:t>VNF Instantiation including active Element Management without traffic</w:t>
            </w:r>
            <w:bookmarkEnd w:id="104"/>
            <w:bookmarkEnd w:id="105"/>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VNFM has the capability to instantiate a VNF, informs the EM of the existence, waits for the EM configuration completion and transitions to the state “Inactive” after EM completed the configuration successfully. If the configuration failed by the EM, the VNF state should stay in the state “Instantiated-Not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lastRenderedPageBreak/>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Default="00D879D2" w:rsidP="00D879D2">
            <w:pPr>
              <w:pStyle w:val="TestCaseInfo"/>
              <w:ind w:left="720"/>
              <w:rPr>
                <w:lang w:eastAsia="zh-CN"/>
              </w:rPr>
            </w:pPr>
            <w:r>
              <w:rPr>
                <w:lang w:eastAsia="zh-CN"/>
              </w:rPr>
              <w:t>S – Security Management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EB50CC">
        <w:trPr>
          <w:trHeight w:val="62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Pr="0052118C" w:rsidRDefault="005A676A" w:rsidP="00046106">
            <w:pPr>
              <w:pStyle w:val="TestCaseInfo"/>
              <w:numPr>
                <w:ilvl w:val="0"/>
                <w:numId w:val="27"/>
              </w:numPr>
            </w:pPr>
            <w:r w:rsidRPr="0052118C">
              <w:t>Start the EM or ensure EM is up and can configure the VNF</w:t>
            </w:r>
          </w:p>
          <w:p w:rsidR="005A676A" w:rsidRPr="0052118C" w:rsidRDefault="005A676A" w:rsidP="00046106">
            <w:pPr>
              <w:pStyle w:val="TestCaseInfo"/>
              <w:numPr>
                <w:ilvl w:val="0"/>
                <w:numId w:val="27"/>
              </w:numPr>
            </w:pPr>
            <w:r w:rsidRPr="0052118C">
              <w:t>Instantiate the VNF without load (--&gt; time stamp)</w:t>
            </w:r>
          </w:p>
          <w:p w:rsidR="005A676A" w:rsidRDefault="0043455E" w:rsidP="00046106">
            <w:pPr>
              <w:pStyle w:val="TestCaseInfo"/>
              <w:numPr>
                <w:ilvl w:val="0"/>
                <w:numId w:val="27"/>
              </w:numPr>
            </w:pPr>
            <w:r>
              <w:t>Validate VNF</w:t>
            </w:r>
            <w:r w:rsidR="005A676A" w:rsidRPr="0052118C">
              <w:t>M reports the s</w:t>
            </w:r>
            <w:r w:rsidR="005A676A">
              <w:t>tate "Inactive"</w:t>
            </w:r>
            <w:r w:rsidR="005A676A" w:rsidRPr="0052118C">
              <w:t xml:space="preserve"> after EM completed configuration (--&gt; time stamp when reach the state)</w:t>
            </w:r>
          </w:p>
          <w:p w:rsidR="005A676A" w:rsidRPr="0052118C" w:rsidRDefault="005A676A" w:rsidP="00046106">
            <w:pPr>
              <w:pStyle w:val="TestCaseInfo"/>
              <w:numPr>
                <w:ilvl w:val="0"/>
                <w:numId w:val="27"/>
              </w:numPr>
            </w:pPr>
            <w:r>
              <w:t>Validate the right vResources have been allocated</w:t>
            </w:r>
          </w:p>
          <w:p w:rsidR="005A676A" w:rsidRPr="0052118C" w:rsidRDefault="005A676A" w:rsidP="00046106">
            <w:pPr>
              <w:pStyle w:val="TestCaseInfo"/>
              <w:numPr>
                <w:ilvl w:val="0"/>
                <w:numId w:val="27"/>
              </w:numPr>
            </w:pPr>
            <w:r w:rsidRPr="0052118C">
              <w:t>Terminate VNF</w:t>
            </w:r>
          </w:p>
          <w:p w:rsidR="005A676A" w:rsidRDefault="005A676A" w:rsidP="00046106">
            <w:pPr>
              <w:pStyle w:val="TestCaseInfo"/>
              <w:numPr>
                <w:ilvl w:val="0"/>
                <w:numId w:val="27"/>
              </w:numPr>
              <w:rPr>
                <w:lang w:eastAsia="zh-CN"/>
              </w:rPr>
            </w:pPr>
            <w:r w:rsidRPr="0052118C">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“Inactive”.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312A4" w:rsidTr="00A312A4">
        <w:tc>
          <w:tcPr>
            <w:tcW w:w="9330" w:type="dxa"/>
            <w:gridSpan w:val="2"/>
            <w:tcBorders>
              <w:top w:val="single" w:sz="2" w:space="0" w:color="auto"/>
              <w:left w:val="single" w:sz="2" w:space="0" w:color="auto"/>
              <w:bottom w:val="single" w:sz="2" w:space="0" w:color="auto"/>
              <w:right w:val="single" w:sz="2" w:space="0" w:color="auto"/>
            </w:tcBorders>
            <w:hideMark/>
          </w:tcPr>
          <w:p w:rsidR="00A312A4" w:rsidRDefault="00BC7D6D" w:rsidP="00943AEF">
            <w:pPr>
              <w:pStyle w:val="TestCase"/>
            </w:pPr>
            <w:bookmarkStart w:id="106" w:name="_Toc467223356"/>
            <w:r>
              <w:t>TC.VNF.STATE.INST.004</w:t>
            </w:r>
            <w:r>
              <w:tab/>
            </w:r>
            <w:r w:rsidR="00A312A4" w:rsidRPr="008E4CB9">
              <w:t xml:space="preserve">VNF Instantiation </w:t>
            </w:r>
            <w:r w:rsidR="00943AEF">
              <w:t>with</w:t>
            </w:r>
            <w:r w:rsidR="00A312A4" w:rsidRPr="008E4CB9">
              <w:t xml:space="preserve"> active Element Management without traffic</w:t>
            </w:r>
            <w:r w:rsidR="00A312A4">
              <w:t xml:space="preserve"> and failed EM configuration</w:t>
            </w:r>
            <w:bookmarkEnd w:id="106"/>
          </w:p>
        </w:tc>
      </w:tr>
      <w:tr w:rsidR="00A312A4" w:rsidTr="00A312A4">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A312A4" w:rsidRPr="00D67489" w:rsidRDefault="00A312A4" w:rsidP="00A312A4">
            <w:pPr>
              <w:pStyle w:val="TestCaseInfo"/>
              <w:rPr>
                <w:lang w:eastAsia="zh-CN"/>
              </w:rPr>
            </w:pPr>
            <w:r>
              <w:rPr>
                <w:lang w:eastAsia="zh-CN"/>
              </w:rPr>
              <w:t xml:space="preserve">Verify the VNFM has the capability to instantiate a VNF, informs the EM of the existence, </w:t>
            </w:r>
            <w:proofErr w:type="gramStart"/>
            <w:r>
              <w:rPr>
                <w:lang w:eastAsia="zh-CN"/>
              </w:rPr>
              <w:t>waits</w:t>
            </w:r>
            <w:proofErr w:type="gramEnd"/>
            <w:r>
              <w:rPr>
                <w:lang w:eastAsia="zh-CN"/>
              </w:rPr>
              <w:t xml:space="preserve"> for the EM configuration completion. Because the EM doesn’t have any configuration, the VNF state should stay in the state “Instantiated-Not Configured”</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312A4" w:rsidRDefault="00A312A4" w:rsidP="00A312A4">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A312A4" w:rsidRDefault="00A312A4" w:rsidP="00A312A4">
            <w:pPr>
              <w:pStyle w:val="TestCaseInfo"/>
              <w:rPr>
                <w:lang w:eastAsia="zh-CN"/>
              </w:rPr>
            </w:pPr>
            <w:r>
              <w:rPr>
                <w:lang w:eastAsia="zh-CN"/>
              </w:rPr>
              <w:t>By default, the NFVI should have allocated the minimal resources and other required hardware capabilities. This includes also needed NIC cards.</w:t>
            </w:r>
          </w:p>
          <w:p w:rsidR="00A312A4" w:rsidRPr="00DE669C" w:rsidRDefault="00A312A4" w:rsidP="00A312A4">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A312A4" w:rsidRPr="00DE669C" w:rsidRDefault="00A312A4" w:rsidP="00A312A4">
            <w:pPr>
              <w:pStyle w:val="TestCaseInfo"/>
              <w:ind w:left="720"/>
              <w:rPr>
                <w:lang w:eastAsia="zh-CN"/>
              </w:rPr>
            </w:pPr>
            <w:r w:rsidRPr="00DE669C">
              <w:rPr>
                <w:lang w:eastAsia="zh-CN"/>
              </w:rPr>
              <w:t>F – Fault Management</w:t>
            </w:r>
          </w:p>
          <w:p w:rsidR="00A312A4" w:rsidRPr="00DE669C" w:rsidRDefault="00A312A4" w:rsidP="00A312A4">
            <w:pPr>
              <w:pStyle w:val="TestCaseInfo"/>
              <w:ind w:left="720"/>
              <w:rPr>
                <w:lang w:eastAsia="zh-CN"/>
              </w:rPr>
            </w:pPr>
            <w:r w:rsidRPr="00DE669C">
              <w:rPr>
                <w:lang w:eastAsia="zh-CN"/>
              </w:rPr>
              <w:t>C – Configuration Management</w:t>
            </w:r>
          </w:p>
          <w:p w:rsidR="00A312A4" w:rsidRPr="00DE669C" w:rsidRDefault="00A312A4" w:rsidP="00A312A4">
            <w:pPr>
              <w:pStyle w:val="TestCaseInfo"/>
              <w:ind w:left="720"/>
              <w:rPr>
                <w:lang w:eastAsia="zh-CN"/>
              </w:rPr>
            </w:pPr>
            <w:r w:rsidRPr="00DE669C">
              <w:rPr>
                <w:lang w:eastAsia="zh-CN"/>
              </w:rPr>
              <w:t>A – Accounting Management</w:t>
            </w:r>
          </w:p>
          <w:p w:rsidR="00A312A4" w:rsidRPr="00DE669C" w:rsidRDefault="00A312A4" w:rsidP="00A312A4">
            <w:pPr>
              <w:pStyle w:val="TestCaseInfo"/>
              <w:ind w:left="720"/>
              <w:rPr>
                <w:lang w:eastAsia="zh-CN"/>
              </w:rPr>
            </w:pPr>
            <w:r w:rsidRPr="00DE669C">
              <w:rPr>
                <w:lang w:eastAsia="zh-CN"/>
              </w:rPr>
              <w:t>P – Performance Management</w:t>
            </w:r>
          </w:p>
          <w:p w:rsidR="00A312A4" w:rsidRPr="00DE669C" w:rsidRDefault="00A312A4" w:rsidP="00A312A4">
            <w:pPr>
              <w:pStyle w:val="TestCaseInfo"/>
              <w:ind w:left="720"/>
              <w:rPr>
                <w:lang w:eastAsia="zh-CN"/>
              </w:rPr>
            </w:pPr>
            <w:r w:rsidRPr="00DE669C">
              <w:rPr>
                <w:lang w:eastAsia="zh-CN"/>
              </w:rPr>
              <w:t>S – Security Management</w:t>
            </w:r>
          </w:p>
          <w:p w:rsidR="00A312A4" w:rsidRDefault="00A312A4" w:rsidP="00A312A4">
            <w:pPr>
              <w:pStyle w:val="TestCaseInfo"/>
              <w:rPr>
                <w:lang w:eastAsia="zh-CN"/>
              </w:rPr>
            </w:pPr>
            <w:r>
              <w:rPr>
                <w:lang w:eastAsia="zh-CN"/>
              </w:rPr>
              <w:t xml:space="preserve">The EM should report to the VNFM that the configuration failed and therefore the VNF should </w:t>
            </w:r>
            <w:r w:rsidR="00EB50CC">
              <w:rPr>
                <w:lang w:eastAsia="zh-CN"/>
              </w:rPr>
              <w:t>not transition into the state “I</w:t>
            </w:r>
            <w:r>
              <w:rPr>
                <w:lang w:eastAsia="zh-CN"/>
              </w:rPr>
              <w:t>nactive”.</w:t>
            </w:r>
          </w:p>
        </w:tc>
      </w:tr>
      <w:tr w:rsidR="00A312A4" w:rsidTr="00A312A4">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p>
        </w:tc>
      </w:tr>
      <w:tr w:rsidR="00A312A4" w:rsidTr="00A312A4">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A312A4" w:rsidTr="00A312A4">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rsidRPr="0052118C">
              <w:t>Measure the time to instantiate a VNF and may do</w:t>
            </w:r>
            <w:r>
              <w:t xml:space="preserve"> it multiple times to get an ave</w:t>
            </w:r>
            <w:r w:rsidRPr="0052118C">
              <w:t>rage</w:t>
            </w:r>
            <w:r>
              <w:t>.</w:t>
            </w:r>
          </w:p>
          <w:p w:rsidR="00A312A4" w:rsidRDefault="00A312A4" w:rsidP="00A312A4">
            <w:pPr>
              <w:pStyle w:val="TestCaseInfo"/>
            </w:pPr>
          </w:p>
          <w:p w:rsidR="00A312A4" w:rsidRPr="0052118C" w:rsidRDefault="00A312A4" w:rsidP="00A312A4">
            <w:pPr>
              <w:pStyle w:val="TestCaseInfo"/>
            </w:pPr>
            <w:r>
              <w:t>Sequence:</w:t>
            </w:r>
          </w:p>
          <w:p w:rsidR="00A312A4" w:rsidRPr="0052118C" w:rsidRDefault="00A312A4" w:rsidP="00252ACA">
            <w:pPr>
              <w:pStyle w:val="TestCaseInfo"/>
              <w:numPr>
                <w:ilvl w:val="0"/>
                <w:numId w:val="79"/>
              </w:numPr>
            </w:pPr>
            <w:r w:rsidRPr="0052118C">
              <w:t>Start the EM or ensure EM is up and can</w:t>
            </w:r>
            <w:r>
              <w:t>’t</w:t>
            </w:r>
            <w:r w:rsidRPr="0052118C">
              <w:t xml:space="preserve"> configure the VNF</w:t>
            </w:r>
          </w:p>
          <w:p w:rsidR="00A312A4" w:rsidRPr="0052118C" w:rsidRDefault="00A312A4" w:rsidP="00252ACA">
            <w:pPr>
              <w:pStyle w:val="TestCaseInfo"/>
              <w:numPr>
                <w:ilvl w:val="0"/>
                <w:numId w:val="79"/>
              </w:numPr>
            </w:pPr>
            <w:r w:rsidRPr="0052118C">
              <w:t>Instantiate the VNF without load (--&gt; time stamp)</w:t>
            </w:r>
          </w:p>
          <w:p w:rsidR="00A312A4" w:rsidRDefault="00A312A4" w:rsidP="00252ACA">
            <w:pPr>
              <w:pStyle w:val="TestCaseInfo"/>
              <w:numPr>
                <w:ilvl w:val="0"/>
                <w:numId w:val="79"/>
              </w:numPr>
            </w:pPr>
            <w:r w:rsidRPr="0052118C">
              <w:t xml:space="preserve">Validate </w:t>
            </w:r>
            <w:r w:rsidR="0043455E">
              <w:t>VNFM</w:t>
            </w:r>
            <w:r w:rsidRPr="0052118C">
              <w:t xml:space="preserve"> reports the s</w:t>
            </w:r>
            <w:r>
              <w:t>tate "</w:t>
            </w:r>
            <w:r>
              <w:rPr>
                <w:lang w:eastAsia="zh-CN"/>
              </w:rPr>
              <w:t xml:space="preserve"> Instantiated-Not Configured</w:t>
            </w:r>
            <w:r>
              <w:t xml:space="preserve"> "</w:t>
            </w:r>
            <w:r w:rsidRPr="0052118C">
              <w:t xml:space="preserve"> after EM </w:t>
            </w:r>
            <w:r>
              <w:t>failed the</w:t>
            </w:r>
            <w:r w:rsidRPr="0052118C">
              <w:t xml:space="preserve"> configuration (--&gt; time stamp when reach the state)</w:t>
            </w:r>
          </w:p>
          <w:p w:rsidR="00A312A4" w:rsidRPr="0052118C" w:rsidRDefault="00A312A4" w:rsidP="00252ACA">
            <w:pPr>
              <w:pStyle w:val="TestCaseInfo"/>
              <w:numPr>
                <w:ilvl w:val="0"/>
                <w:numId w:val="79"/>
              </w:numPr>
            </w:pPr>
            <w:r>
              <w:t>Validate the right vResources have been allocated</w:t>
            </w:r>
          </w:p>
          <w:p w:rsidR="00A312A4" w:rsidRPr="0052118C" w:rsidRDefault="00A312A4" w:rsidP="00252ACA">
            <w:pPr>
              <w:pStyle w:val="TestCaseInfo"/>
              <w:numPr>
                <w:ilvl w:val="0"/>
                <w:numId w:val="79"/>
              </w:numPr>
            </w:pPr>
            <w:r w:rsidRPr="0052118C">
              <w:t>Terminate VNF</w:t>
            </w:r>
          </w:p>
          <w:p w:rsidR="00A312A4" w:rsidRDefault="00A312A4" w:rsidP="00252ACA">
            <w:pPr>
              <w:pStyle w:val="TestCaseInfo"/>
              <w:numPr>
                <w:ilvl w:val="0"/>
                <w:numId w:val="79"/>
              </w:numPr>
              <w:rPr>
                <w:lang w:eastAsia="zh-CN"/>
              </w:rPr>
            </w:pPr>
            <w:r w:rsidRPr="0052118C">
              <w:t>Calculate the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t>Measure the time it takes to instantiate a VNF and get it into the state “</w:t>
            </w:r>
            <w:r>
              <w:rPr>
                <w:lang w:eastAsia="zh-CN"/>
              </w:rPr>
              <w:t>Instantiated-Not Configured</w:t>
            </w:r>
            <w:r>
              <w:t xml:space="preserve">”. </w:t>
            </w:r>
            <w:r>
              <w:sym w:font="Wingdings" w:char="F0E0"/>
            </w:r>
            <w:r>
              <w:t xml:space="preserve"> VNF Service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bl>
    <w:p w:rsidR="00A312A4" w:rsidRDefault="00A312A4" w:rsidP="005A676A">
      <w:pPr>
        <w:rPr>
          <w:lang w:eastAsia="zh-CN"/>
        </w:rPr>
      </w:pPr>
    </w:p>
    <w:p w:rsidR="00A312A4" w:rsidRDefault="00A312A4" w:rsidP="005A676A">
      <w:pPr>
        <w:rPr>
          <w:lang w:eastAsia="zh-CN"/>
        </w:rPr>
      </w:pPr>
    </w:p>
    <w:p w:rsidR="00A312A4" w:rsidRDefault="00A312A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943AEF">
            <w:pPr>
              <w:pStyle w:val="TestCase"/>
            </w:pPr>
            <w:bookmarkStart w:id="107" w:name="_Toc454184413"/>
            <w:bookmarkStart w:id="108" w:name="_Toc467223357"/>
            <w:r>
              <w:t>TC.VNF.STATE.INST.005</w:t>
            </w:r>
            <w:r>
              <w:tab/>
            </w:r>
            <w:r w:rsidR="005A676A" w:rsidRPr="008E4CB9">
              <w:t xml:space="preserve">VNF Instantiation </w:t>
            </w:r>
            <w:r w:rsidR="00943AEF">
              <w:t>with</w:t>
            </w:r>
            <w:r w:rsidR="005A676A" w:rsidRPr="008E4CB9">
              <w:t xml:space="preserve"> </w:t>
            </w:r>
            <w:r w:rsidR="005A676A">
              <w:t>in</w:t>
            </w:r>
            <w:r w:rsidR="005A676A" w:rsidRPr="008E4CB9">
              <w:t>active Element Management without traffic</w:t>
            </w:r>
            <w:bookmarkEnd w:id="107"/>
            <w:bookmarkEnd w:id="108"/>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VNFM has the capability to instantiate a VNF, informs the EM of the existence. Because EM is inactive, the VNFM should transition to the state “Instantiated – not configured”. The VNF state should stay in the state “Instantiated-Not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52118C" w:rsidRDefault="005A676A" w:rsidP="00771820">
            <w:pPr>
              <w:pStyle w:val="TestCaseInfo"/>
            </w:pPr>
            <w:r>
              <w:t>Sequence:</w:t>
            </w:r>
          </w:p>
          <w:p w:rsidR="005A676A" w:rsidRDefault="005A676A" w:rsidP="00704B7E">
            <w:pPr>
              <w:pStyle w:val="TestCaseInfo"/>
              <w:numPr>
                <w:ilvl w:val="0"/>
                <w:numId w:val="28"/>
              </w:numPr>
            </w:pPr>
            <w:r>
              <w:t>Deactivate EM if needed</w:t>
            </w:r>
          </w:p>
          <w:p w:rsidR="005A676A" w:rsidRDefault="005A676A" w:rsidP="00704B7E">
            <w:pPr>
              <w:pStyle w:val="TestCaseInfo"/>
              <w:numPr>
                <w:ilvl w:val="0"/>
                <w:numId w:val="28"/>
              </w:numPr>
            </w:pPr>
            <w:r>
              <w:t>Instantiate VNF</w:t>
            </w:r>
          </w:p>
          <w:p w:rsidR="00704B7E" w:rsidRDefault="00704B7E" w:rsidP="00704B7E">
            <w:pPr>
              <w:pStyle w:val="TestCaseInfo"/>
              <w:numPr>
                <w:ilvl w:val="0"/>
                <w:numId w:val="28"/>
              </w:numPr>
            </w:pPr>
            <w:r>
              <w:t>Validate the right vResources have been allocated</w:t>
            </w:r>
          </w:p>
          <w:p w:rsidR="005A676A" w:rsidRDefault="0043455E" w:rsidP="00704B7E">
            <w:pPr>
              <w:pStyle w:val="TestCaseInfo"/>
              <w:numPr>
                <w:ilvl w:val="0"/>
                <w:numId w:val="28"/>
              </w:numPr>
            </w:pPr>
            <w:r>
              <w:t>Validate VNFM</w:t>
            </w:r>
            <w:r w:rsidR="005A676A">
              <w:t xml:space="preserve"> reports the state "Instantiated - not configured"</w:t>
            </w:r>
          </w:p>
          <w:p w:rsidR="005A676A" w:rsidRDefault="005A676A" w:rsidP="00704B7E">
            <w:pPr>
              <w:pStyle w:val="TestCaseInfo"/>
              <w:numPr>
                <w:ilvl w:val="0"/>
                <w:numId w:val="28"/>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A51AA9" w:rsidP="00771820">
            <w:pPr>
              <w:pStyle w:val="TestCaseInfo"/>
            </w:pPr>
            <w:r>
              <w:t>Because of the inactive EM, the VNFM should transition the state only to “</w:t>
            </w:r>
            <w:r>
              <w:rPr>
                <w:lang w:eastAsia="zh-CN"/>
              </w:rPr>
              <w:t>Instantiated-Not Configured</w:t>
            </w:r>
            <w:r>
              <w:t>”.</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09" w:name="_Toc454184414"/>
            <w:bookmarkStart w:id="110" w:name="_Toc467223358"/>
            <w:r>
              <w:t>TC.VNF.STATE.INST.006</w:t>
            </w:r>
            <w:r>
              <w:tab/>
            </w:r>
            <w:r w:rsidR="005A676A">
              <w:t>VNF Instantiation Failure with missing required virtual resources</w:t>
            </w:r>
            <w:bookmarkEnd w:id="109"/>
            <w:bookmarkEnd w:id="110"/>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VNF does not get instantiated when one or more specified resources are missing, e.g., specialized CPU type, </w:t>
            </w:r>
            <w:r w:rsidR="00943AEF">
              <w:rPr>
                <w:lang w:eastAsia="zh-CN"/>
              </w:rPr>
              <w:t xml:space="preserve">specialized </w:t>
            </w:r>
            <w:r>
              <w:rPr>
                <w:lang w:eastAsia="zh-CN"/>
              </w:rPr>
              <w:t>NIC type,</w:t>
            </w:r>
            <w:r w:rsidR="00943AEF">
              <w:rPr>
                <w:lang w:eastAsia="zh-CN"/>
              </w:rPr>
              <w:t xml:space="preserve"> vMemory, vStorage, </w:t>
            </w:r>
            <w:r>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The instantiation must fail when one or more required resources are not available.</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EB50CC">
            <w:pPr>
              <w:pStyle w:val="TestCaseInfo"/>
              <w:rPr>
                <w:lang w:eastAsia="zh-CN"/>
              </w:rPr>
            </w:pPr>
            <w:r>
              <w:rPr>
                <w:lang w:eastAsia="zh-CN"/>
              </w:rPr>
              <w:t>The VNF depends on the existence of specific hardware capabilities. The test case is to create a negative condition. The NFVI or VNFM should not instantiate the VNF because one or more virtualized resources are not available.</w:t>
            </w:r>
          </w:p>
        </w:tc>
      </w:tr>
      <w:tr w:rsidR="005A676A" w:rsidTr="00777B5D">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1F3C1F">
              <w:t>Eliminate one or more required virtual resources are missing in the NFVI</w:t>
            </w:r>
          </w:p>
          <w:p w:rsidR="00943AEF" w:rsidRPr="001F3C1F" w:rsidRDefault="00943AEF" w:rsidP="00771820">
            <w:pPr>
              <w:pStyle w:val="TestCaseInfo"/>
            </w:pPr>
            <w:r>
              <w:t>Sequence:</w:t>
            </w:r>
          </w:p>
          <w:p w:rsidR="005A676A" w:rsidRPr="001F3C1F" w:rsidRDefault="005A676A" w:rsidP="00252ACA">
            <w:pPr>
              <w:pStyle w:val="TestCaseInfo"/>
              <w:numPr>
                <w:ilvl w:val="0"/>
                <w:numId w:val="80"/>
              </w:numPr>
            </w:pPr>
            <w:r w:rsidRPr="001F3C1F">
              <w:t>Instantiate VNF</w:t>
            </w:r>
          </w:p>
          <w:p w:rsidR="005A676A" w:rsidRDefault="005A676A" w:rsidP="00252ACA">
            <w:pPr>
              <w:pStyle w:val="TestCaseInfo"/>
              <w:numPr>
                <w:ilvl w:val="0"/>
                <w:numId w:val="80"/>
              </w:numPr>
              <w:rPr>
                <w:lang w:eastAsia="zh-CN"/>
              </w:rPr>
            </w:pPr>
            <w:r w:rsidRPr="001F3C1F">
              <w:t>Validate VNFM reports no VNF instance and the error</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777B5D" w:rsidP="00771820">
            <w:pPr>
              <w:pStyle w:val="TestCaseInfo"/>
            </w:pPr>
            <w:r>
              <w:t>Each VNF has its own resource requirements. Therefore many different types of negative test cases could generated out of this single test case.</w:t>
            </w:r>
          </w:p>
          <w:p w:rsidR="00704B7E" w:rsidRDefault="00704B7E" w:rsidP="00771820">
            <w:pPr>
              <w:pStyle w:val="TestCaseInfo"/>
            </w:pPr>
            <w:r>
              <w:t>Here are examples of sub test cases:</w:t>
            </w:r>
          </w:p>
          <w:p w:rsidR="00704B7E" w:rsidRDefault="00704B7E" w:rsidP="00D45270">
            <w:pPr>
              <w:pStyle w:val="TestCaseInfo"/>
              <w:numPr>
                <w:ilvl w:val="0"/>
                <w:numId w:val="127"/>
              </w:numPr>
            </w:pPr>
            <w:r>
              <w:t>Incompatible vCPU type</w:t>
            </w:r>
          </w:p>
          <w:p w:rsidR="00704B7E" w:rsidRDefault="00704B7E" w:rsidP="00D45270">
            <w:pPr>
              <w:pStyle w:val="TestCaseInfo"/>
              <w:numPr>
                <w:ilvl w:val="0"/>
                <w:numId w:val="127"/>
              </w:numPr>
            </w:pPr>
            <w:r>
              <w:t>Missing Instructions sets, e.g. MMX, SSE, SSE2, …</w:t>
            </w:r>
          </w:p>
          <w:p w:rsidR="00704B7E" w:rsidRDefault="00AF3DA0" w:rsidP="00D45270">
            <w:pPr>
              <w:pStyle w:val="TestCaseInfo"/>
              <w:numPr>
                <w:ilvl w:val="0"/>
                <w:numId w:val="127"/>
              </w:numPr>
            </w:pPr>
            <w:r>
              <w:t>Missing specialized vNIC</w:t>
            </w:r>
          </w:p>
          <w:p w:rsidR="00AF3DA0" w:rsidRDefault="00AF3DA0" w:rsidP="00D45270">
            <w:pPr>
              <w:pStyle w:val="TestCaseInfo"/>
              <w:numPr>
                <w:ilvl w:val="0"/>
                <w:numId w:val="127"/>
              </w:numPr>
            </w:pPr>
            <w:r>
              <w:t>Missing hardware acceleration, e.g. DPDK, SRIOV</w:t>
            </w:r>
          </w:p>
          <w:p w:rsidR="00AF3DA0" w:rsidRDefault="00AF3DA0" w:rsidP="00D45270">
            <w:pPr>
              <w:pStyle w:val="TestCaseInfo"/>
              <w:numPr>
                <w:ilvl w:val="0"/>
                <w:numId w:val="127"/>
              </w:numPr>
            </w:pPr>
            <w:r>
              <w:t>Missing vMemory size</w:t>
            </w:r>
          </w:p>
          <w:p w:rsidR="00AF3DA0" w:rsidRDefault="00AF3DA0" w:rsidP="00D45270">
            <w:pPr>
              <w:pStyle w:val="TestCaseInfo"/>
              <w:numPr>
                <w:ilvl w:val="0"/>
                <w:numId w:val="127"/>
              </w:numPr>
            </w:pPr>
            <w:r>
              <w:t>Missing vStorage type</w:t>
            </w:r>
          </w:p>
          <w:p w:rsidR="00AF3DA0" w:rsidRDefault="00AF3DA0" w:rsidP="00D45270">
            <w:pPr>
              <w:pStyle w:val="TestCaseInfo"/>
              <w:numPr>
                <w:ilvl w:val="0"/>
                <w:numId w:val="127"/>
              </w:numPr>
            </w:pPr>
            <w:r>
              <w:t>Missing vStorage size</w:t>
            </w:r>
          </w:p>
          <w:p w:rsidR="00AF3DA0" w:rsidRDefault="00AF3DA0" w:rsidP="00D45270">
            <w:pPr>
              <w:pStyle w:val="TestCaseInfo"/>
              <w:numPr>
                <w:ilvl w:val="0"/>
                <w:numId w:val="127"/>
              </w:numPr>
            </w:pPr>
            <w:r>
              <w:t>Missing vCPU counts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11" w:name="_Toc454184415"/>
            <w:bookmarkStart w:id="112" w:name="_Toc467223359"/>
            <w:r>
              <w:t>TC.VNF.STATE.INST.007</w:t>
            </w:r>
            <w:r>
              <w:tab/>
            </w:r>
            <w:r w:rsidR="005A676A" w:rsidRPr="00955140">
              <w:t>VNF Instantiation wi</w:t>
            </w:r>
            <w:r w:rsidR="005A676A">
              <w:t xml:space="preserve">thout Element Management or </w:t>
            </w:r>
            <w:r w:rsidR="005A676A" w:rsidRPr="00D921A2">
              <w:t>inactive Element Management</w:t>
            </w:r>
            <w:r w:rsidR="005A676A">
              <w:t xml:space="preserve"> with</w:t>
            </w:r>
            <w:r w:rsidR="005A676A" w:rsidRPr="00955140">
              <w:t xml:space="preserve"> traffic</w:t>
            </w:r>
            <w:bookmarkEnd w:id="111"/>
            <w:bookmarkEnd w:id="112"/>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7B5D">
            <w:pPr>
              <w:pStyle w:val="TestCaseInfo"/>
              <w:rPr>
                <w:lang w:eastAsia="zh-CN"/>
              </w:rPr>
            </w:pPr>
            <w:r>
              <w:rPr>
                <w:lang w:eastAsia="zh-CN"/>
              </w:rPr>
              <w:t>Verify the VNFM has the capability to instantiate a VNF and transitions to the state “Inactive” automatically as</w:t>
            </w:r>
            <w:r w:rsidR="00777B5D">
              <w:rPr>
                <w:lang w:eastAsia="zh-CN"/>
              </w:rPr>
              <w:t xml:space="preserve"> there is no EM involvement, </w:t>
            </w:r>
            <w:r>
              <w:rPr>
                <w:lang w:eastAsia="zh-CN"/>
              </w:rPr>
              <w:t xml:space="preserve">no traffic flows </w:t>
            </w:r>
            <w:r w:rsidR="00777B5D">
              <w:rPr>
                <w:lang w:eastAsia="zh-CN"/>
              </w:rPr>
              <w:t>and</w:t>
            </w:r>
            <w:r>
              <w:rPr>
                <w:lang w:eastAsia="zh-CN"/>
              </w:rPr>
              <w:t xml:space="preserve"> t</w:t>
            </w:r>
            <w:r w:rsidR="00943AEF">
              <w:rPr>
                <w:lang w:eastAsia="zh-CN"/>
              </w:rPr>
              <w:t>he operation “Start” is not given.</w:t>
            </w:r>
            <w:r w:rsidR="00777B5D">
              <w:rPr>
                <w:lang w:eastAsia="zh-CN"/>
              </w:rPr>
              <w:t xml:space="preserve"> B</w:t>
            </w:r>
            <w:r w:rsidR="005848A2">
              <w:rPr>
                <w:lang w:eastAsia="zh-CN"/>
              </w:rPr>
              <w:t xml:space="preserve">ecause we apply </w:t>
            </w:r>
            <w:r w:rsidR="00777B5D">
              <w:rPr>
                <w:lang w:eastAsia="zh-CN"/>
              </w:rPr>
              <w:t>load, we can determine if traffic causes an increase in the instantiation time</w:t>
            </w:r>
            <w:r w:rsidR="005848A2">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lastRenderedPageBreak/>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 xml:space="preserve">If the VNF has specific resource requirements (CPU type, NIC </w:t>
            </w:r>
            <w:proofErr w:type="gramStart"/>
            <w:r>
              <w:rPr>
                <w:lang w:eastAsia="zh-CN"/>
              </w:rPr>
              <w:t>type, …)</w:t>
            </w:r>
            <w:proofErr w:type="gramEnd"/>
            <w:r>
              <w:rPr>
                <w:lang w:eastAsia="zh-CN"/>
              </w:rPr>
              <w:t>,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r w:rsidR="00943AEF">
              <w:t xml:space="preserve"> and no traffic flows.</w:t>
            </w:r>
          </w:p>
          <w:p w:rsidR="005A676A" w:rsidRDefault="005A676A" w:rsidP="00771820">
            <w:pPr>
              <w:pStyle w:val="TestCaseInfo"/>
            </w:pPr>
          </w:p>
          <w:p w:rsidR="005A676A" w:rsidRPr="00955140" w:rsidRDefault="005A676A" w:rsidP="00771820">
            <w:pPr>
              <w:pStyle w:val="TestCaseInfo"/>
            </w:pPr>
            <w:r>
              <w:t>Sequence:</w:t>
            </w:r>
          </w:p>
          <w:p w:rsidR="005A676A" w:rsidRDefault="005A676A" w:rsidP="00046106">
            <w:pPr>
              <w:pStyle w:val="TestCaseInfo"/>
              <w:numPr>
                <w:ilvl w:val="0"/>
                <w:numId w:val="29"/>
              </w:numPr>
            </w:pPr>
            <w:r>
              <w:t>Start traffic load</w:t>
            </w:r>
          </w:p>
          <w:p w:rsidR="005A676A" w:rsidRDefault="005A676A" w:rsidP="00046106">
            <w:pPr>
              <w:pStyle w:val="TestCaseInfo"/>
              <w:numPr>
                <w:ilvl w:val="0"/>
                <w:numId w:val="29"/>
              </w:numPr>
            </w:pPr>
            <w:r>
              <w:t>Instantiate VNF (--&gt; time stamp)</w:t>
            </w:r>
          </w:p>
          <w:p w:rsidR="005A676A" w:rsidRDefault="005A676A" w:rsidP="00046106">
            <w:pPr>
              <w:pStyle w:val="TestCaseInfo"/>
              <w:numPr>
                <w:ilvl w:val="0"/>
                <w:numId w:val="29"/>
              </w:numPr>
            </w:pPr>
            <w:r>
              <w:t xml:space="preserve">Validate </w:t>
            </w:r>
            <w:r w:rsidR="0043455E">
              <w:t>V</w:t>
            </w:r>
            <w:r>
              <w:t>NFM reports the state "Instantiated - inactive" (--&gt; time stamp)</w:t>
            </w:r>
          </w:p>
          <w:p w:rsidR="005A676A" w:rsidRDefault="005A676A" w:rsidP="00046106">
            <w:pPr>
              <w:pStyle w:val="TestCaseInfo"/>
              <w:numPr>
                <w:ilvl w:val="0"/>
                <w:numId w:val="29"/>
              </w:numPr>
            </w:pPr>
            <w:r>
              <w:t>Validate no traffic flow as the VNF should be in inactive state</w:t>
            </w:r>
          </w:p>
          <w:p w:rsidR="005A676A" w:rsidRDefault="005A676A" w:rsidP="00046106">
            <w:pPr>
              <w:pStyle w:val="TestCaseInfo"/>
              <w:numPr>
                <w:ilvl w:val="0"/>
                <w:numId w:val="29"/>
              </w:numPr>
            </w:pPr>
            <w:r>
              <w:t>Stop Traffic</w:t>
            </w:r>
          </w:p>
          <w:p w:rsidR="005A676A" w:rsidRDefault="005A676A" w:rsidP="00046106">
            <w:pPr>
              <w:pStyle w:val="TestCaseInfo"/>
              <w:numPr>
                <w:ilvl w:val="0"/>
                <w:numId w:val="29"/>
              </w:numPr>
            </w:pPr>
            <w:r>
              <w:t>Terminate VNF</w:t>
            </w:r>
          </w:p>
          <w:p w:rsidR="005A676A" w:rsidRPr="00955140" w:rsidRDefault="005A676A" w:rsidP="00046106">
            <w:pPr>
              <w:pStyle w:val="TestCaseInfo"/>
              <w:numPr>
                <w:ilvl w:val="0"/>
                <w:numId w:val="29"/>
              </w:numPr>
            </w:pPr>
            <w:r>
              <w:t>Calculate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848A2" w:rsidP="00771820">
            <w:pPr>
              <w:pStyle w:val="TestCaseInfo"/>
            </w:pPr>
            <w:r>
              <w:t xml:space="preserve">Measure the time it takes to instantiate a VNF and get it into the state “Inactive”. </w:t>
            </w:r>
            <w:r>
              <w:sym w:font="Wingdings" w:char="F0E0"/>
            </w:r>
            <w:r>
              <w:t xml:space="preserve"> VNF Service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The VNF state should not go into the active state.</w:t>
            </w:r>
          </w:p>
        </w:tc>
      </w:tr>
    </w:tbl>
    <w:p w:rsidR="005A676A" w:rsidRDefault="005A676A" w:rsidP="005A676A">
      <w:pPr>
        <w:rPr>
          <w:lang w:eastAsia="zh-CN"/>
        </w:rPr>
      </w:pPr>
    </w:p>
    <w:p w:rsidR="00A6781E" w:rsidRDefault="00A6781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113" w:name="_Toc454184416"/>
            <w:bookmarkStart w:id="114" w:name="_Toc467223360"/>
            <w:r>
              <w:t>TC.VNF.STATE.INST.008</w:t>
            </w:r>
            <w:r>
              <w:tab/>
            </w:r>
            <w:r w:rsidR="005A676A" w:rsidRPr="008E4CB9">
              <w:t>VNF Instantiation including active Element Management with traffic</w:t>
            </w:r>
            <w:bookmarkEnd w:id="113"/>
            <w:bookmarkEnd w:id="114"/>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6781E">
            <w:pPr>
              <w:pStyle w:val="TestCaseInfo"/>
              <w:rPr>
                <w:lang w:eastAsia="zh-CN"/>
              </w:rPr>
            </w:pPr>
            <w:r>
              <w:rPr>
                <w:lang w:eastAsia="zh-CN"/>
              </w:rPr>
              <w:t>Verify the VNFM has the capability to instantiate a VNF, informs the EM of the existence, waits for the EM configuration completion and transitions to the state “Inactive” after EM completed the configuration successfully.</w:t>
            </w:r>
            <w:r w:rsidR="00A6781E">
              <w:rPr>
                <w:lang w:eastAsia="zh-CN"/>
              </w:rPr>
              <w:t xml:space="preserve"> No traffic should be processed by the VNF as it is still in the state “Inactive”.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Pr="00DE669C" w:rsidRDefault="005A676A" w:rsidP="00771820">
            <w:pPr>
              <w:pStyle w:val="TestCaseInfo"/>
              <w:ind w:left="720"/>
              <w:rPr>
                <w:lang w:eastAsia="zh-CN"/>
              </w:rPr>
            </w:pPr>
            <w:r w:rsidRPr="00DE669C">
              <w:rPr>
                <w:lang w:eastAsia="zh-CN"/>
              </w:rPr>
              <w:t>S – Security Management</w:t>
            </w:r>
          </w:p>
          <w:p w:rsidR="005A676A" w:rsidRDefault="005A676A" w:rsidP="00771820">
            <w:pPr>
              <w:pStyle w:val="TestCaseInfo"/>
              <w:rPr>
                <w:lang w:eastAsia="zh-CN"/>
              </w:rPr>
            </w:pP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Default="005A676A" w:rsidP="00252ACA">
            <w:pPr>
              <w:pStyle w:val="TestCaseInfo"/>
              <w:numPr>
                <w:ilvl w:val="0"/>
                <w:numId w:val="81"/>
              </w:numPr>
            </w:pPr>
            <w:r>
              <w:t>Start EM or ensure EM is up and can configure VNF</w:t>
            </w:r>
          </w:p>
          <w:p w:rsidR="005A676A" w:rsidRDefault="005A676A" w:rsidP="00252ACA">
            <w:pPr>
              <w:pStyle w:val="TestCaseInfo"/>
              <w:numPr>
                <w:ilvl w:val="0"/>
                <w:numId w:val="81"/>
              </w:numPr>
            </w:pPr>
            <w:r>
              <w:t>Start traffic load</w:t>
            </w:r>
          </w:p>
          <w:p w:rsidR="005A676A" w:rsidRDefault="005A676A" w:rsidP="00252ACA">
            <w:pPr>
              <w:pStyle w:val="TestCaseInfo"/>
              <w:numPr>
                <w:ilvl w:val="0"/>
                <w:numId w:val="81"/>
              </w:numPr>
            </w:pPr>
            <w:r>
              <w:t>Instantiate VNF (--&gt; time stamp)</w:t>
            </w:r>
          </w:p>
          <w:p w:rsidR="005A676A" w:rsidRDefault="005A676A" w:rsidP="00252ACA">
            <w:pPr>
              <w:pStyle w:val="TestCaseInfo"/>
              <w:numPr>
                <w:ilvl w:val="0"/>
                <w:numId w:val="81"/>
              </w:numPr>
            </w:pPr>
            <w:r>
              <w:t xml:space="preserve">Validate </w:t>
            </w:r>
            <w:r w:rsidR="0043455E">
              <w:t>V</w:t>
            </w:r>
            <w:r>
              <w:t xml:space="preserve">NFM should report the state "Instantiated - </w:t>
            </w:r>
            <w:r w:rsidR="005848A2">
              <w:t>I</w:t>
            </w:r>
            <w:r>
              <w:t>nactive" (--&gt; time stamp)</w:t>
            </w:r>
          </w:p>
          <w:p w:rsidR="005A676A" w:rsidRDefault="005A676A" w:rsidP="00252ACA">
            <w:pPr>
              <w:pStyle w:val="TestCaseInfo"/>
              <w:numPr>
                <w:ilvl w:val="0"/>
                <w:numId w:val="81"/>
              </w:numPr>
            </w:pPr>
            <w:r>
              <w:t>Validate no traffic should flow as the VNF should be in inactive state</w:t>
            </w:r>
          </w:p>
          <w:p w:rsidR="005A676A" w:rsidRDefault="005A676A" w:rsidP="00252ACA">
            <w:pPr>
              <w:pStyle w:val="TestCaseInfo"/>
              <w:numPr>
                <w:ilvl w:val="0"/>
                <w:numId w:val="81"/>
              </w:numPr>
            </w:pPr>
            <w:r>
              <w:t>Stop Traffic</w:t>
            </w:r>
          </w:p>
          <w:p w:rsidR="005A676A" w:rsidRDefault="005A676A" w:rsidP="00252ACA">
            <w:pPr>
              <w:pStyle w:val="TestCaseInfo"/>
              <w:numPr>
                <w:ilvl w:val="0"/>
                <w:numId w:val="81"/>
              </w:numPr>
            </w:pPr>
            <w:r>
              <w:t>Terminate VNF</w:t>
            </w:r>
          </w:p>
          <w:p w:rsidR="005A676A" w:rsidRDefault="005A676A" w:rsidP="00252ACA">
            <w:pPr>
              <w:pStyle w:val="TestCaseInfo"/>
              <w:numPr>
                <w:ilvl w:val="0"/>
                <w:numId w:val="81"/>
              </w:numPr>
              <w:rPr>
                <w:lang w:eastAsia="zh-CN"/>
              </w:rPr>
            </w:pPr>
            <w:r>
              <w:t>Calculate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“Inactive”. </w:t>
            </w:r>
            <w:r>
              <w:sym w:font="Wingdings" w:char="F0E0"/>
            </w:r>
            <w:r>
              <w:t xml:space="preserve"> VNF Service instantiation time</w:t>
            </w:r>
            <w:r w:rsidR="005848A2">
              <w:t xml:space="preserv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115" w:name="_Toc454184358"/>
      <w:bookmarkStart w:id="116" w:name="_Toc467159710"/>
      <w:r>
        <w:t>VNF State Management: Start</w:t>
      </w:r>
      <w:bookmarkEnd w:id="115"/>
      <w:bookmarkEnd w:id="116"/>
    </w:p>
    <w:p w:rsidR="005A676A" w:rsidRDefault="00A6781E" w:rsidP="005A676A">
      <w:pPr>
        <w:rPr>
          <w:lang w:eastAsia="zh-CN"/>
        </w:rPr>
      </w:pPr>
      <w:r>
        <w:rPr>
          <w:lang w:eastAsia="zh-CN"/>
        </w:rPr>
        <w:t>A VNF starts processing packets only after reaching the state “Active”. This state gets reached by issuing the command “Start”.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117" w:name="_Toc454184417"/>
            <w:bookmarkStart w:id="118" w:name="_Toc467223361"/>
            <w:r>
              <w:t>TC.VNF.STATE.START.001</w:t>
            </w:r>
            <w:r>
              <w:tab/>
            </w:r>
            <w:r w:rsidR="005A676A" w:rsidRPr="00D921A2">
              <w:t>VNF Start without traffic load</w:t>
            </w:r>
            <w:bookmarkEnd w:id="117"/>
            <w:bookmarkEnd w:id="118"/>
          </w:p>
        </w:tc>
      </w:tr>
      <w:tr w:rsidR="005A676A" w:rsidTr="00771820">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and processes packets after the activation</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“Start” is been issued to bring the VNF into an active state and validate the functionality by emitting packets and measuring its correctness.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71820" w:rsidRDefault="00771820" w:rsidP="00771820">
            <w:pPr>
              <w:pStyle w:val="TestCaseInfo"/>
            </w:pPr>
            <w:r>
              <w:t>Sequence:</w:t>
            </w:r>
          </w:p>
          <w:p w:rsidR="005A676A" w:rsidRPr="00D921A2" w:rsidRDefault="005A676A" w:rsidP="00046106">
            <w:pPr>
              <w:pStyle w:val="TestCaseInfo"/>
              <w:numPr>
                <w:ilvl w:val="0"/>
                <w:numId w:val="30"/>
              </w:numPr>
            </w:pPr>
            <w:r w:rsidRPr="00D921A2">
              <w:t>Instantiate the VNF without load</w:t>
            </w:r>
          </w:p>
          <w:p w:rsidR="005A676A" w:rsidRPr="00D921A2" w:rsidRDefault="005A676A" w:rsidP="00046106">
            <w:pPr>
              <w:pStyle w:val="TestCaseInfo"/>
              <w:numPr>
                <w:ilvl w:val="0"/>
                <w:numId w:val="30"/>
              </w:numPr>
            </w:pPr>
            <w:r w:rsidRPr="00D921A2">
              <w:t>Validate VNF is in State Inactive</w:t>
            </w:r>
          </w:p>
          <w:p w:rsidR="005A676A" w:rsidRPr="00D921A2" w:rsidRDefault="005A676A" w:rsidP="00046106">
            <w:pPr>
              <w:pStyle w:val="TestCaseInfo"/>
              <w:numPr>
                <w:ilvl w:val="0"/>
                <w:numId w:val="30"/>
              </w:numPr>
            </w:pPr>
            <w:r w:rsidRPr="00D921A2">
              <w:t>Start VNF</w:t>
            </w:r>
            <w:r>
              <w:t xml:space="preserve"> </w:t>
            </w:r>
            <w:r w:rsidRPr="00D921A2">
              <w:t>(--&gt; time stamp)</w:t>
            </w:r>
          </w:p>
          <w:p w:rsidR="005A676A" w:rsidRPr="00D921A2" w:rsidRDefault="005A676A" w:rsidP="00046106">
            <w:pPr>
              <w:pStyle w:val="TestCaseInfo"/>
              <w:numPr>
                <w:ilvl w:val="0"/>
                <w:numId w:val="30"/>
              </w:numPr>
            </w:pPr>
            <w:r w:rsidRPr="00D921A2">
              <w:t xml:space="preserve">Validate the state is </w:t>
            </w:r>
            <w:r>
              <w:t xml:space="preserve">"Active" </w:t>
            </w:r>
            <w:r w:rsidRPr="00D921A2">
              <w:t>(--&gt; time stamp)</w:t>
            </w:r>
          </w:p>
          <w:p w:rsidR="005A676A" w:rsidRPr="00D921A2" w:rsidRDefault="005A676A" w:rsidP="00046106">
            <w:pPr>
              <w:pStyle w:val="TestCaseInfo"/>
              <w:numPr>
                <w:ilvl w:val="0"/>
                <w:numId w:val="30"/>
              </w:numPr>
            </w:pPr>
            <w:r w:rsidRPr="00D921A2">
              <w:t xml:space="preserve">Start the traffic load </w:t>
            </w:r>
          </w:p>
          <w:p w:rsidR="005A676A" w:rsidRPr="00D921A2" w:rsidRDefault="005A676A" w:rsidP="00046106">
            <w:pPr>
              <w:pStyle w:val="TestCaseInfo"/>
              <w:numPr>
                <w:ilvl w:val="0"/>
                <w:numId w:val="30"/>
              </w:numPr>
            </w:pPr>
            <w:r w:rsidRPr="00D921A2">
              <w:t>Validate the traffic flows with the VNF provide</w:t>
            </w:r>
            <w:r>
              <w:t>d functionality</w:t>
            </w:r>
          </w:p>
          <w:p w:rsidR="005A676A" w:rsidRPr="00D921A2" w:rsidRDefault="005A676A" w:rsidP="00046106">
            <w:pPr>
              <w:pStyle w:val="TestCaseInfo"/>
              <w:numPr>
                <w:ilvl w:val="0"/>
                <w:numId w:val="30"/>
              </w:numPr>
            </w:pPr>
            <w:r w:rsidRPr="00D921A2">
              <w:t>Stop T</w:t>
            </w:r>
            <w:r>
              <w:t>r</w:t>
            </w:r>
            <w:r w:rsidRPr="00D921A2">
              <w:t>affic</w:t>
            </w:r>
          </w:p>
          <w:p w:rsidR="005A676A" w:rsidRPr="00D921A2" w:rsidRDefault="005A676A" w:rsidP="00046106">
            <w:pPr>
              <w:pStyle w:val="TestCaseInfo"/>
              <w:numPr>
                <w:ilvl w:val="0"/>
                <w:numId w:val="30"/>
              </w:numPr>
            </w:pPr>
            <w:r w:rsidRPr="00D921A2">
              <w:t>Ensure that no traffic flows once stop is completed</w:t>
            </w:r>
          </w:p>
          <w:p w:rsidR="005A676A" w:rsidRPr="00D921A2" w:rsidRDefault="005A676A" w:rsidP="00046106">
            <w:pPr>
              <w:pStyle w:val="TestCaseInfo"/>
              <w:numPr>
                <w:ilvl w:val="0"/>
                <w:numId w:val="30"/>
              </w:numPr>
            </w:pPr>
            <w:r w:rsidRPr="00D921A2">
              <w:t>Terminate VNF</w:t>
            </w:r>
          </w:p>
          <w:p w:rsidR="005A676A" w:rsidRPr="00D921A2" w:rsidRDefault="005A676A" w:rsidP="00046106">
            <w:pPr>
              <w:pStyle w:val="TestCaseInfo"/>
              <w:numPr>
                <w:ilvl w:val="0"/>
                <w:numId w:val="30"/>
              </w:numPr>
            </w:pPr>
            <w:r w:rsidRPr="00D921A2">
              <w:lastRenderedPageBreak/>
              <w:t>Measu</w:t>
            </w:r>
            <w:r>
              <w:t>r</w:t>
            </w:r>
            <w:r w:rsidRPr="00D921A2">
              <w:t>e time it takes to start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19" w:name="_Toc454184418"/>
            <w:bookmarkStart w:id="120" w:name="_Toc467223362"/>
            <w:r>
              <w:t>TC.VNF.STATE.START.002</w:t>
            </w:r>
            <w:r>
              <w:tab/>
            </w:r>
            <w:r w:rsidR="00C75581">
              <w:t>VNF Start under</w:t>
            </w:r>
            <w:r w:rsidR="005A676A" w:rsidRPr="003E6739">
              <w:t xml:space="preserve"> low traffic load and measure start time</w:t>
            </w:r>
            <w:bookmarkEnd w:id="119"/>
            <w:bookmarkEnd w:id="120"/>
          </w:p>
        </w:tc>
      </w:tr>
      <w:tr w:rsidR="005A676A" w:rsidTr="00771820">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“Start” is been issued to bring the VNF into an active state and validate the functionality by emitting packets and measuring its correctness. The traffic gets emitted before the emission to allow the measure of the activation time and also the quality (dropped packets after receiving the first packet)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We may need to go through multiple iterations to get an average time.</w:t>
            </w:r>
          </w:p>
          <w:p w:rsidR="005A676A" w:rsidRDefault="005A676A" w:rsidP="00771820">
            <w:pPr>
              <w:pStyle w:val="TestCaseInfo"/>
            </w:pPr>
            <w:r>
              <w:t>Sequence:</w:t>
            </w:r>
          </w:p>
          <w:p w:rsidR="005A676A" w:rsidRDefault="005A676A" w:rsidP="00046106">
            <w:pPr>
              <w:pStyle w:val="TestCaseInfo"/>
              <w:numPr>
                <w:ilvl w:val="0"/>
                <w:numId w:val="31"/>
              </w:numPr>
            </w:pPr>
            <w:r>
              <w:t>Start the low traffic load</w:t>
            </w:r>
          </w:p>
          <w:p w:rsidR="005A676A" w:rsidRDefault="005A676A" w:rsidP="00046106">
            <w:pPr>
              <w:pStyle w:val="TestCaseInfo"/>
              <w:numPr>
                <w:ilvl w:val="0"/>
                <w:numId w:val="31"/>
              </w:numPr>
            </w:pPr>
            <w:r>
              <w:t>Validate no traffic goes through</w:t>
            </w:r>
          </w:p>
          <w:p w:rsidR="005A676A" w:rsidRDefault="005A676A" w:rsidP="00046106">
            <w:pPr>
              <w:pStyle w:val="TestCaseInfo"/>
              <w:numPr>
                <w:ilvl w:val="0"/>
                <w:numId w:val="31"/>
              </w:numPr>
            </w:pPr>
            <w:r>
              <w:t>Instantiate the VNF</w:t>
            </w:r>
          </w:p>
          <w:p w:rsidR="005A676A" w:rsidRDefault="005A676A" w:rsidP="00046106">
            <w:pPr>
              <w:pStyle w:val="TestCaseInfo"/>
              <w:numPr>
                <w:ilvl w:val="0"/>
                <w:numId w:val="31"/>
              </w:numPr>
            </w:pPr>
            <w:r>
              <w:t>Validate VNF is in Inactive state</w:t>
            </w:r>
          </w:p>
          <w:p w:rsidR="005A676A" w:rsidRDefault="005A676A" w:rsidP="00046106">
            <w:pPr>
              <w:pStyle w:val="TestCaseInfo"/>
              <w:numPr>
                <w:ilvl w:val="0"/>
                <w:numId w:val="31"/>
              </w:numPr>
            </w:pPr>
            <w:r>
              <w:t>Validate no traffic goes through</w:t>
            </w:r>
          </w:p>
          <w:p w:rsidR="005A676A" w:rsidRDefault="005A676A" w:rsidP="00046106">
            <w:pPr>
              <w:pStyle w:val="TestCaseInfo"/>
              <w:numPr>
                <w:ilvl w:val="0"/>
                <w:numId w:val="31"/>
              </w:numPr>
            </w:pPr>
            <w:r>
              <w:t>Start the VNF (--&gt; time stamp)</w:t>
            </w:r>
          </w:p>
          <w:p w:rsidR="005A676A" w:rsidRDefault="005A676A" w:rsidP="00046106">
            <w:pPr>
              <w:pStyle w:val="TestCaseInfo"/>
              <w:numPr>
                <w:ilvl w:val="0"/>
                <w:numId w:val="31"/>
              </w:numPr>
            </w:pPr>
            <w:r>
              <w:t>Validate the state is "Active"</w:t>
            </w:r>
          </w:p>
          <w:p w:rsidR="005A676A" w:rsidRDefault="005A676A" w:rsidP="00046106">
            <w:pPr>
              <w:pStyle w:val="TestCaseInfo"/>
              <w:numPr>
                <w:ilvl w:val="0"/>
                <w:numId w:val="31"/>
              </w:numPr>
            </w:pPr>
            <w:r>
              <w:t>Validate the provided functionality and calculate the time for the activation (first time stamp arrival)</w:t>
            </w:r>
          </w:p>
          <w:p w:rsidR="005A676A" w:rsidRDefault="005A676A" w:rsidP="00046106">
            <w:pPr>
              <w:pStyle w:val="TestCaseInfo"/>
              <w:numPr>
                <w:ilvl w:val="0"/>
                <w:numId w:val="31"/>
              </w:numPr>
            </w:pPr>
            <w:r>
              <w:t>Stop VNF</w:t>
            </w:r>
          </w:p>
          <w:p w:rsidR="005A676A" w:rsidRDefault="005A676A" w:rsidP="00046106">
            <w:pPr>
              <w:pStyle w:val="TestCaseInfo"/>
              <w:numPr>
                <w:ilvl w:val="0"/>
                <w:numId w:val="31"/>
              </w:numPr>
            </w:pPr>
            <w:r>
              <w:t>Ensure that no traffic flows once stop is completed</w:t>
            </w:r>
          </w:p>
          <w:p w:rsidR="005A676A" w:rsidRDefault="005A676A" w:rsidP="00046106">
            <w:pPr>
              <w:pStyle w:val="TestCaseInfo"/>
              <w:numPr>
                <w:ilvl w:val="0"/>
                <w:numId w:val="31"/>
              </w:numPr>
            </w:pPr>
            <w:r>
              <w:t>Stop Traffic Load</w:t>
            </w:r>
          </w:p>
          <w:p w:rsidR="005A676A" w:rsidRPr="00D921A2" w:rsidRDefault="005A676A" w:rsidP="00046106">
            <w:pPr>
              <w:pStyle w:val="TestCaseInfo"/>
              <w:numPr>
                <w:ilvl w:val="0"/>
                <w:numId w:val="31"/>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21" w:name="_Toc454184419"/>
            <w:bookmarkStart w:id="122" w:name="_Toc467223363"/>
            <w:r>
              <w:t>TC.VNF.STATE.START.003</w:t>
            </w:r>
            <w:r>
              <w:tab/>
            </w:r>
            <w:r w:rsidR="005A676A" w:rsidRPr="003E6739">
              <w:t>VNF Start in state Instantiated</w:t>
            </w:r>
            <w:bookmarkEnd w:id="121"/>
            <w:bookmarkEnd w:id="122"/>
          </w:p>
        </w:tc>
      </w:tr>
      <w:tr w:rsidR="005A676A" w:rsidTr="00771820">
        <w:trPr>
          <w:trHeight w:val="49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can’t be activated, processes any packets after the activation request and stays in the state “Instantiated – 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“Instantiated – not configured. Via the VNFM the command “Start” is been issued to ensure VNF doesn’t change the state and doesn’t process any packets.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No config file or EM is active</w:t>
            </w: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Ensure VNF doesn't receive the configuration from config file or EM.</w:t>
            </w:r>
          </w:p>
          <w:p w:rsidR="00771820" w:rsidRDefault="00771820" w:rsidP="00771820">
            <w:pPr>
              <w:pStyle w:val="TestCaseInfo"/>
            </w:pPr>
            <w:r>
              <w:t>Sequence:</w:t>
            </w:r>
          </w:p>
          <w:p w:rsidR="005A676A" w:rsidRDefault="005A676A" w:rsidP="00046106">
            <w:pPr>
              <w:pStyle w:val="TestCaseInfo"/>
              <w:numPr>
                <w:ilvl w:val="0"/>
                <w:numId w:val="32"/>
              </w:numPr>
            </w:pPr>
            <w:r>
              <w:t>Instantiate VNF</w:t>
            </w:r>
          </w:p>
          <w:p w:rsidR="005A676A" w:rsidRDefault="005A676A" w:rsidP="00046106">
            <w:pPr>
              <w:pStyle w:val="TestCaseInfo"/>
              <w:numPr>
                <w:ilvl w:val="0"/>
                <w:numId w:val="32"/>
              </w:numPr>
            </w:pPr>
            <w:r>
              <w:t xml:space="preserve">Validate VNF is in state </w:t>
            </w:r>
            <w:r w:rsidR="00C75581">
              <w:rPr>
                <w:lang w:eastAsia="zh-CN"/>
              </w:rPr>
              <w:t>“Instantiated – not configured”</w:t>
            </w:r>
          </w:p>
          <w:p w:rsidR="005A676A" w:rsidRDefault="005A676A" w:rsidP="00046106">
            <w:pPr>
              <w:pStyle w:val="TestCaseInfo"/>
              <w:numPr>
                <w:ilvl w:val="0"/>
                <w:numId w:val="32"/>
              </w:numPr>
            </w:pPr>
            <w:r>
              <w:t>Start the traffic load</w:t>
            </w:r>
          </w:p>
          <w:p w:rsidR="005A676A" w:rsidRDefault="005A676A" w:rsidP="00046106">
            <w:pPr>
              <w:pStyle w:val="TestCaseInfo"/>
              <w:numPr>
                <w:ilvl w:val="0"/>
                <w:numId w:val="32"/>
              </w:numPr>
            </w:pPr>
            <w:r>
              <w:t>Validate no traffic goes through</w:t>
            </w:r>
          </w:p>
          <w:p w:rsidR="005A676A" w:rsidRDefault="005A676A" w:rsidP="00046106">
            <w:pPr>
              <w:pStyle w:val="TestCaseInfo"/>
              <w:numPr>
                <w:ilvl w:val="0"/>
                <w:numId w:val="32"/>
              </w:numPr>
            </w:pPr>
            <w:r>
              <w:t>Start the VNF</w:t>
            </w:r>
          </w:p>
          <w:p w:rsidR="005A676A" w:rsidRDefault="005A676A" w:rsidP="00046106">
            <w:pPr>
              <w:pStyle w:val="TestCaseInfo"/>
              <w:numPr>
                <w:ilvl w:val="0"/>
                <w:numId w:val="32"/>
              </w:numPr>
            </w:pPr>
            <w:r>
              <w:t>Validate the start fails and VNF state is still Instantiated</w:t>
            </w:r>
          </w:p>
          <w:p w:rsidR="005A676A" w:rsidRDefault="005A676A" w:rsidP="00046106">
            <w:pPr>
              <w:pStyle w:val="TestCaseInfo"/>
              <w:numPr>
                <w:ilvl w:val="0"/>
                <w:numId w:val="32"/>
              </w:numPr>
            </w:pPr>
            <w:r>
              <w:t>Validate no traffic got through</w:t>
            </w:r>
          </w:p>
          <w:p w:rsidR="005A676A" w:rsidRDefault="005A676A" w:rsidP="00046106">
            <w:pPr>
              <w:pStyle w:val="TestCaseInfo"/>
              <w:numPr>
                <w:ilvl w:val="0"/>
                <w:numId w:val="32"/>
              </w:numPr>
            </w:pPr>
            <w:r>
              <w:t>Stop Traffic Load</w:t>
            </w:r>
          </w:p>
          <w:p w:rsidR="005A676A" w:rsidRPr="00D921A2" w:rsidRDefault="005A676A" w:rsidP="00046106">
            <w:pPr>
              <w:pStyle w:val="TestCaseInfo"/>
              <w:numPr>
                <w:ilvl w:val="0"/>
                <w:numId w:val="32"/>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4A7E07">
            <w:pPr>
              <w:pStyle w:val="TestCase"/>
            </w:pPr>
            <w:bookmarkStart w:id="123" w:name="_Toc454184420"/>
            <w:bookmarkStart w:id="124" w:name="_Toc467223364"/>
            <w:r>
              <w:t>TC.VNF.STATE.START.004</w:t>
            </w:r>
            <w:r>
              <w:tab/>
            </w:r>
            <w:r w:rsidR="005A676A" w:rsidRPr="00B809F9">
              <w:t xml:space="preserve">VNF Start with </w:t>
            </w:r>
            <w:r w:rsidR="004A7E07">
              <w:t xml:space="preserve">normal </w:t>
            </w:r>
            <w:r w:rsidR="005A676A" w:rsidRPr="00B809F9">
              <w:t>traffic load and measure start time</w:t>
            </w:r>
            <w:bookmarkEnd w:id="123"/>
            <w:bookmarkEnd w:id="124"/>
          </w:p>
        </w:tc>
      </w:tr>
      <w:tr w:rsidR="005A676A" w:rsidTr="00771820">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4A7E07">
            <w:pPr>
              <w:pStyle w:val="TestCaseInfo"/>
              <w:rPr>
                <w:lang w:eastAsia="zh-CN"/>
              </w:rPr>
            </w:pPr>
            <w:r>
              <w:rPr>
                <w:lang w:eastAsia="zh-CN"/>
              </w:rPr>
              <w:t xml:space="preserve">Verify VNF can be activated under </w:t>
            </w:r>
            <w:r w:rsidR="004A7E07">
              <w:rPr>
                <w:lang w:eastAsia="zh-CN"/>
              </w:rPr>
              <w:t>normal</w:t>
            </w:r>
            <w:r>
              <w:rPr>
                <w:lang w:eastAsia="zh-CN"/>
              </w:rPr>
              <w:t xml:space="preserve"> traffic load,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4A7E07">
            <w:pPr>
              <w:pStyle w:val="TestCaseInfo"/>
              <w:rPr>
                <w:lang w:eastAsia="zh-CN"/>
              </w:rPr>
            </w:pPr>
            <w:r>
              <w:rPr>
                <w:lang w:eastAsia="zh-CN"/>
              </w:rPr>
              <w:t>After the VNF is instantiated, the VNF state is “Inactive</w:t>
            </w:r>
            <w:r w:rsidR="00E80943">
              <w:rPr>
                <w:lang w:eastAsia="zh-CN"/>
              </w:rPr>
              <w:t>”</w:t>
            </w:r>
            <w:r>
              <w:rPr>
                <w:lang w:eastAsia="zh-CN"/>
              </w:rPr>
              <w:t xml:space="preserve">. To allow processing of its functionality, it must be activated. Via the VNFM the command “Start” is been issued to bring the VNF into an active state and validate the functionality by emitting packets and measuring its correctness. The </w:t>
            </w:r>
            <w:r w:rsidR="004A7E07">
              <w:rPr>
                <w:lang w:eastAsia="zh-CN"/>
              </w:rPr>
              <w:t>normal</w:t>
            </w:r>
            <w:r>
              <w:rPr>
                <w:lang w:eastAsia="zh-CN"/>
              </w:rPr>
              <w:t xml:space="preserve"> traffic gets emitted before the emission to allow the measure of the activation time and also the quality (dropped packets after receiving the first packet).</w:t>
            </w:r>
            <w:r w:rsidR="004A7E07">
              <w:rPr>
                <w:lang w:eastAsia="zh-CN"/>
              </w:rPr>
              <w:t xml:space="preserve"> The traffic load does not cause a scaling event in the system, but it is close to the limit to cause a scaling event.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and forwards the max traffic. We may need to go through multiple iterations to get an average time.</w:t>
            </w:r>
          </w:p>
          <w:p w:rsidR="005A676A" w:rsidRDefault="005A676A" w:rsidP="00771820">
            <w:pPr>
              <w:pStyle w:val="TestCaseInfo"/>
            </w:pPr>
            <w:r>
              <w:t>Sequence:</w:t>
            </w:r>
          </w:p>
          <w:p w:rsidR="005A676A" w:rsidRDefault="005A676A" w:rsidP="00046106">
            <w:pPr>
              <w:pStyle w:val="TestCaseInfo"/>
              <w:numPr>
                <w:ilvl w:val="0"/>
                <w:numId w:val="33"/>
              </w:numPr>
            </w:pPr>
            <w:r>
              <w:t>Instantiate VNF</w:t>
            </w:r>
          </w:p>
          <w:p w:rsidR="005A676A" w:rsidRDefault="005A676A" w:rsidP="00046106">
            <w:pPr>
              <w:pStyle w:val="TestCaseInfo"/>
              <w:numPr>
                <w:ilvl w:val="0"/>
                <w:numId w:val="33"/>
              </w:numPr>
            </w:pPr>
            <w:r>
              <w:t>Validate VNF is in state Inactive</w:t>
            </w:r>
          </w:p>
          <w:p w:rsidR="005A676A" w:rsidRDefault="005A676A" w:rsidP="00046106">
            <w:pPr>
              <w:pStyle w:val="TestCaseInfo"/>
              <w:numPr>
                <w:ilvl w:val="0"/>
                <w:numId w:val="33"/>
              </w:numPr>
            </w:pPr>
            <w:r>
              <w:t xml:space="preserve">Start the </w:t>
            </w:r>
            <w:r w:rsidR="004A7E07">
              <w:t>normal</w:t>
            </w:r>
            <w:r>
              <w:t xml:space="preserve"> traffic load</w:t>
            </w:r>
          </w:p>
          <w:p w:rsidR="005A676A" w:rsidRDefault="005A676A" w:rsidP="00046106">
            <w:pPr>
              <w:pStyle w:val="TestCaseInfo"/>
              <w:numPr>
                <w:ilvl w:val="0"/>
                <w:numId w:val="33"/>
              </w:numPr>
            </w:pPr>
            <w:r>
              <w:t>Validate no traffic goes through</w:t>
            </w:r>
          </w:p>
          <w:p w:rsidR="005A676A" w:rsidRDefault="005A676A" w:rsidP="00046106">
            <w:pPr>
              <w:pStyle w:val="TestCaseInfo"/>
              <w:numPr>
                <w:ilvl w:val="0"/>
                <w:numId w:val="33"/>
              </w:numPr>
            </w:pPr>
            <w:r>
              <w:t>Start the VNF (--&gt; time stamp)</w:t>
            </w:r>
          </w:p>
          <w:p w:rsidR="005A676A" w:rsidRDefault="005A676A" w:rsidP="00046106">
            <w:pPr>
              <w:pStyle w:val="TestCaseInfo"/>
              <w:numPr>
                <w:ilvl w:val="0"/>
                <w:numId w:val="33"/>
              </w:numPr>
            </w:pPr>
            <w:r>
              <w:t>Validate the state is "Active"</w:t>
            </w:r>
          </w:p>
          <w:p w:rsidR="005A676A" w:rsidRDefault="005A676A" w:rsidP="00046106">
            <w:pPr>
              <w:pStyle w:val="TestCaseInfo"/>
              <w:numPr>
                <w:ilvl w:val="0"/>
                <w:numId w:val="33"/>
              </w:numPr>
            </w:pPr>
            <w:r>
              <w:t>Validate the provided functionality and calculate the time for the activation (first time stamp arrival and no dropped packets)</w:t>
            </w:r>
          </w:p>
          <w:p w:rsidR="00AF2A29" w:rsidRDefault="00AF2A29" w:rsidP="00046106">
            <w:pPr>
              <w:pStyle w:val="TestCaseInfo"/>
              <w:numPr>
                <w:ilvl w:val="0"/>
                <w:numId w:val="33"/>
              </w:numPr>
            </w:pPr>
            <w:r>
              <w:t>Validate no scaling had occurred</w:t>
            </w:r>
          </w:p>
          <w:p w:rsidR="005A676A" w:rsidRDefault="005A676A" w:rsidP="00046106">
            <w:pPr>
              <w:pStyle w:val="TestCaseInfo"/>
              <w:numPr>
                <w:ilvl w:val="0"/>
                <w:numId w:val="33"/>
              </w:numPr>
            </w:pPr>
            <w:r>
              <w:t>Stop VNF</w:t>
            </w:r>
          </w:p>
          <w:p w:rsidR="005A676A" w:rsidRDefault="005A676A" w:rsidP="00046106">
            <w:pPr>
              <w:pStyle w:val="TestCaseInfo"/>
              <w:numPr>
                <w:ilvl w:val="0"/>
                <w:numId w:val="33"/>
              </w:numPr>
            </w:pPr>
            <w:r>
              <w:t>Ensure that no traffic flows once stop is completed</w:t>
            </w:r>
          </w:p>
          <w:p w:rsidR="005A676A" w:rsidRDefault="005A676A" w:rsidP="00046106">
            <w:pPr>
              <w:pStyle w:val="TestCaseInfo"/>
              <w:numPr>
                <w:ilvl w:val="0"/>
                <w:numId w:val="33"/>
              </w:numPr>
            </w:pPr>
            <w:r>
              <w:t>Stop Traffic Load</w:t>
            </w:r>
          </w:p>
          <w:p w:rsidR="005A676A" w:rsidRPr="00D921A2" w:rsidRDefault="005A676A" w:rsidP="00046106">
            <w:pPr>
              <w:pStyle w:val="TestCaseInfo"/>
              <w:numPr>
                <w:ilvl w:val="0"/>
                <w:numId w:val="33"/>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125" w:name="_Toc454184359"/>
      <w:bookmarkStart w:id="126" w:name="_Toc467159711"/>
      <w:r>
        <w:t>VNF State Management: Stop</w:t>
      </w:r>
      <w:bookmarkEnd w:id="125"/>
      <w:bookmarkEnd w:id="126"/>
    </w:p>
    <w:p w:rsidR="005A676A" w:rsidRDefault="00D125C3" w:rsidP="005A676A">
      <w:pPr>
        <w:rPr>
          <w:lang w:eastAsia="zh-CN"/>
        </w:rPr>
      </w:pPr>
      <w:r>
        <w:rPr>
          <w:lang w:eastAsia="zh-CN"/>
        </w:rPr>
        <w:t xml:space="preserve">Once a VNF is in the state “Active”, it can be instructed to change the state to “Inactive” via the command Stop. </w:t>
      </w:r>
      <w:r w:rsidR="00E80943">
        <w:rPr>
          <w:lang w:eastAsia="zh-CN"/>
        </w:rPr>
        <w:t>Only active VNFs should respond to this command. Once deactivated, the VNF stops its normal operation and no traffic flow will occur.</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27" w:name="_Toc454184421"/>
            <w:bookmarkStart w:id="128" w:name="_Toc467223365"/>
            <w:r>
              <w:t>TC.VNF.STATE.STOP.001</w:t>
            </w:r>
            <w:r>
              <w:tab/>
            </w:r>
            <w:r w:rsidR="005A676A">
              <w:t>VNF Stop without</w:t>
            </w:r>
            <w:r w:rsidR="005A676A" w:rsidRPr="001F337D">
              <w:t xml:space="preserve"> traffic load and measure stop time</w:t>
            </w:r>
            <w:bookmarkEnd w:id="127"/>
            <w:bookmarkEnd w:id="128"/>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deactivated without traffic load, processes no packets after the deactivation and measure the deactivation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deactivated by emitting packets after the deactivation and not packets should be processed.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stop. We may need to go through multiple iterations to get an average time.</w:t>
            </w:r>
          </w:p>
          <w:p w:rsidR="005A676A" w:rsidRDefault="005A676A" w:rsidP="00771820">
            <w:pPr>
              <w:pStyle w:val="TestCaseInfo"/>
            </w:pPr>
            <w:r>
              <w:t>Sequence:</w:t>
            </w:r>
          </w:p>
          <w:p w:rsidR="00E80943" w:rsidRDefault="00E80943" w:rsidP="00E80943">
            <w:pPr>
              <w:pStyle w:val="TestCaseInfo"/>
              <w:numPr>
                <w:ilvl w:val="0"/>
                <w:numId w:val="34"/>
              </w:numPr>
            </w:pPr>
            <w:r>
              <w:t>Instantiate VNF</w:t>
            </w:r>
          </w:p>
          <w:p w:rsidR="00E80943" w:rsidRDefault="00E80943" w:rsidP="00E80943">
            <w:pPr>
              <w:pStyle w:val="TestCaseInfo"/>
              <w:numPr>
                <w:ilvl w:val="0"/>
                <w:numId w:val="34"/>
              </w:numPr>
            </w:pPr>
            <w:r>
              <w:t>Validate VNF is in state Inactive</w:t>
            </w:r>
          </w:p>
          <w:p w:rsidR="005A676A" w:rsidRDefault="005A676A" w:rsidP="00E80943">
            <w:pPr>
              <w:pStyle w:val="TestCaseInfo"/>
              <w:numPr>
                <w:ilvl w:val="0"/>
                <w:numId w:val="34"/>
              </w:numPr>
            </w:pPr>
            <w:r>
              <w:t>Start the VNF</w:t>
            </w:r>
          </w:p>
          <w:p w:rsidR="005A676A" w:rsidRDefault="005A676A" w:rsidP="00E80943">
            <w:pPr>
              <w:pStyle w:val="TestCaseInfo"/>
              <w:numPr>
                <w:ilvl w:val="0"/>
                <w:numId w:val="34"/>
              </w:numPr>
            </w:pPr>
            <w:r>
              <w:t>Validate the state is "Active"</w:t>
            </w:r>
          </w:p>
          <w:p w:rsidR="005A676A" w:rsidRDefault="005A676A" w:rsidP="00E80943">
            <w:pPr>
              <w:pStyle w:val="TestCaseInfo"/>
              <w:numPr>
                <w:ilvl w:val="0"/>
                <w:numId w:val="34"/>
              </w:numPr>
            </w:pPr>
            <w:r>
              <w:t>Start the low traffic load</w:t>
            </w:r>
          </w:p>
          <w:p w:rsidR="005A676A" w:rsidRDefault="005A676A" w:rsidP="00E80943">
            <w:pPr>
              <w:pStyle w:val="TestCaseInfo"/>
              <w:numPr>
                <w:ilvl w:val="0"/>
                <w:numId w:val="34"/>
              </w:numPr>
            </w:pPr>
            <w:r>
              <w:t>Validate the provided functionality (--&gt; no dropped packets)</w:t>
            </w:r>
          </w:p>
          <w:p w:rsidR="005A676A" w:rsidRDefault="005A676A" w:rsidP="00E80943">
            <w:pPr>
              <w:pStyle w:val="TestCaseInfo"/>
              <w:numPr>
                <w:ilvl w:val="0"/>
                <w:numId w:val="34"/>
              </w:numPr>
            </w:pPr>
            <w:r>
              <w:lastRenderedPageBreak/>
              <w:t>Stop Traffic</w:t>
            </w:r>
          </w:p>
          <w:p w:rsidR="005A676A" w:rsidRDefault="005A676A" w:rsidP="00E80943">
            <w:pPr>
              <w:pStyle w:val="TestCaseInfo"/>
              <w:numPr>
                <w:ilvl w:val="0"/>
                <w:numId w:val="34"/>
              </w:numPr>
            </w:pPr>
            <w:r>
              <w:t>Validate no traffic flows</w:t>
            </w:r>
          </w:p>
          <w:p w:rsidR="005A676A" w:rsidRDefault="005A676A" w:rsidP="00E80943">
            <w:pPr>
              <w:pStyle w:val="TestCaseInfo"/>
              <w:numPr>
                <w:ilvl w:val="0"/>
                <w:numId w:val="34"/>
              </w:numPr>
            </w:pPr>
            <w:r>
              <w:t>Stop VNF (--&gt; time stamp)</w:t>
            </w:r>
          </w:p>
          <w:p w:rsidR="005A676A" w:rsidRDefault="005A676A" w:rsidP="00E80943">
            <w:pPr>
              <w:pStyle w:val="TestCaseInfo"/>
              <w:numPr>
                <w:ilvl w:val="0"/>
                <w:numId w:val="34"/>
              </w:numPr>
            </w:pPr>
            <w:r>
              <w:t>Validate VNF state is “Inactive” (</w:t>
            </w:r>
            <w:r>
              <w:sym w:font="Wingdings" w:char="F0E0"/>
            </w:r>
            <w:r>
              <w:t xml:space="preserve"> time stamp)</w:t>
            </w:r>
          </w:p>
          <w:p w:rsidR="005A676A" w:rsidRDefault="005A676A" w:rsidP="00E80943">
            <w:pPr>
              <w:pStyle w:val="TestCaseInfo"/>
              <w:numPr>
                <w:ilvl w:val="0"/>
                <w:numId w:val="34"/>
              </w:numPr>
            </w:pPr>
            <w:r>
              <w:t>Start the low traffic load</w:t>
            </w:r>
          </w:p>
          <w:p w:rsidR="005A676A" w:rsidRDefault="005A676A" w:rsidP="00E80943">
            <w:pPr>
              <w:pStyle w:val="TestCaseInfo"/>
              <w:numPr>
                <w:ilvl w:val="0"/>
                <w:numId w:val="34"/>
              </w:numPr>
            </w:pPr>
            <w:r>
              <w:t>Ensure that no traffic flows once stop is completed</w:t>
            </w:r>
          </w:p>
          <w:p w:rsidR="005A676A" w:rsidRDefault="005A676A" w:rsidP="00E80943">
            <w:pPr>
              <w:pStyle w:val="TestCaseInfo"/>
              <w:numPr>
                <w:ilvl w:val="0"/>
                <w:numId w:val="34"/>
              </w:numPr>
            </w:pPr>
            <w:r>
              <w:t>Stop Traffic Load</w:t>
            </w:r>
          </w:p>
          <w:p w:rsidR="005A676A" w:rsidRDefault="005A676A" w:rsidP="00E80943">
            <w:pPr>
              <w:pStyle w:val="TestCaseInfo"/>
              <w:numPr>
                <w:ilvl w:val="0"/>
                <w:numId w:val="34"/>
              </w:numPr>
            </w:pPr>
            <w:r>
              <w:t>Calculate the time for the deactivation</w:t>
            </w:r>
          </w:p>
          <w:p w:rsidR="005A676A" w:rsidRPr="00D921A2" w:rsidRDefault="005A676A" w:rsidP="00E80943">
            <w:pPr>
              <w:pStyle w:val="TestCaseInfo"/>
              <w:numPr>
                <w:ilvl w:val="0"/>
                <w:numId w:val="34"/>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29" w:name="_Toc454184422"/>
            <w:bookmarkStart w:id="130" w:name="_Toc467223366"/>
            <w:r>
              <w:t>TC.VNF.STATE.STOP.002</w:t>
            </w:r>
            <w:r>
              <w:tab/>
            </w:r>
            <w:r w:rsidR="005A676A" w:rsidRPr="001F337D">
              <w:t>VNF Stop with low traffic load and measure stop time</w:t>
            </w:r>
            <w:bookmarkEnd w:id="129"/>
            <w:bookmarkEnd w:id="130"/>
          </w:p>
        </w:tc>
      </w:tr>
      <w:tr w:rsidR="005A676A" w:rsidTr="0021719D">
        <w:trPr>
          <w:trHeight w:val="48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low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w:t>
            </w:r>
            <w:r w:rsidR="00EF0D52">
              <w:rPr>
                <w:lang w:eastAsia="zh-CN"/>
              </w:rPr>
              <w:t>ated by emitting packets and no</w:t>
            </w:r>
            <w:r>
              <w:rPr>
                <w:lang w:eastAsia="zh-CN"/>
              </w:rPr>
              <w:t xml:space="preserve"> packets should be processed at the end.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80943" w:rsidRDefault="00E80943" w:rsidP="00E80943">
            <w:pPr>
              <w:pStyle w:val="TestCaseInfo"/>
              <w:numPr>
                <w:ilvl w:val="0"/>
                <w:numId w:val="35"/>
              </w:numPr>
            </w:pPr>
            <w:r>
              <w:t>Instantiate VNF</w:t>
            </w:r>
          </w:p>
          <w:p w:rsidR="00E80943" w:rsidRDefault="00E80943" w:rsidP="00E80943">
            <w:pPr>
              <w:pStyle w:val="TestCaseInfo"/>
              <w:numPr>
                <w:ilvl w:val="0"/>
                <w:numId w:val="35"/>
              </w:numPr>
            </w:pPr>
            <w:r>
              <w:t>Validate VNF is in state Inactive</w:t>
            </w:r>
          </w:p>
          <w:p w:rsidR="005A676A" w:rsidRDefault="005A676A" w:rsidP="00E80943">
            <w:pPr>
              <w:pStyle w:val="TestCaseInfo"/>
              <w:numPr>
                <w:ilvl w:val="0"/>
                <w:numId w:val="35"/>
              </w:numPr>
            </w:pPr>
            <w:r>
              <w:t>Start the VNF</w:t>
            </w:r>
          </w:p>
          <w:p w:rsidR="005A676A" w:rsidRDefault="005A676A" w:rsidP="00E80943">
            <w:pPr>
              <w:pStyle w:val="TestCaseInfo"/>
              <w:numPr>
                <w:ilvl w:val="0"/>
                <w:numId w:val="35"/>
              </w:numPr>
            </w:pPr>
            <w:r>
              <w:t>Validate the state is "Active"</w:t>
            </w:r>
          </w:p>
          <w:p w:rsidR="005A676A" w:rsidRDefault="005A676A" w:rsidP="00E80943">
            <w:pPr>
              <w:pStyle w:val="TestCaseInfo"/>
              <w:numPr>
                <w:ilvl w:val="0"/>
                <w:numId w:val="35"/>
              </w:numPr>
            </w:pPr>
            <w:r>
              <w:t>Start the low traffic load</w:t>
            </w:r>
          </w:p>
          <w:p w:rsidR="005A676A" w:rsidRDefault="005A676A" w:rsidP="00E80943">
            <w:pPr>
              <w:pStyle w:val="TestCaseInfo"/>
              <w:numPr>
                <w:ilvl w:val="0"/>
                <w:numId w:val="35"/>
              </w:numPr>
            </w:pPr>
            <w:r>
              <w:t>Validate the provided functionality (--&gt; no dropped packets)</w:t>
            </w:r>
          </w:p>
          <w:p w:rsidR="005A676A" w:rsidRDefault="005A676A" w:rsidP="00E80943">
            <w:pPr>
              <w:pStyle w:val="TestCaseInfo"/>
              <w:numPr>
                <w:ilvl w:val="0"/>
                <w:numId w:val="35"/>
              </w:numPr>
            </w:pPr>
            <w:r>
              <w:t>Stop VNF (--&gt; time stamp)</w:t>
            </w:r>
          </w:p>
          <w:p w:rsidR="005A676A" w:rsidRDefault="005A676A" w:rsidP="00E80943">
            <w:pPr>
              <w:pStyle w:val="TestCaseInfo"/>
              <w:numPr>
                <w:ilvl w:val="0"/>
                <w:numId w:val="35"/>
              </w:numPr>
            </w:pPr>
            <w:r>
              <w:t>Validate VNF state is “Inactive”</w:t>
            </w:r>
          </w:p>
          <w:p w:rsidR="005A676A" w:rsidRDefault="005A676A" w:rsidP="00E80943">
            <w:pPr>
              <w:pStyle w:val="TestCaseInfo"/>
              <w:numPr>
                <w:ilvl w:val="0"/>
                <w:numId w:val="35"/>
              </w:numPr>
            </w:pPr>
            <w:r>
              <w:t>Ensure that no traffic flows once stop is completed (--&gt; time stamp)</w:t>
            </w:r>
          </w:p>
          <w:p w:rsidR="005A676A" w:rsidRDefault="005A676A" w:rsidP="00E80943">
            <w:pPr>
              <w:pStyle w:val="TestCaseInfo"/>
              <w:numPr>
                <w:ilvl w:val="0"/>
                <w:numId w:val="35"/>
              </w:numPr>
            </w:pPr>
            <w:r>
              <w:t>Stop Traffic Load</w:t>
            </w:r>
          </w:p>
          <w:p w:rsidR="005A676A" w:rsidRDefault="005A676A" w:rsidP="00E80943">
            <w:pPr>
              <w:pStyle w:val="TestCaseInfo"/>
              <w:numPr>
                <w:ilvl w:val="0"/>
                <w:numId w:val="35"/>
              </w:numPr>
            </w:pPr>
            <w:r>
              <w:t>Calculate the time for the deactivation (last time stamp arrival)</w:t>
            </w:r>
          </w:p>
          <w:p w:rsidR="005A676A" w:rsidRPr="00D921A2" w:rsidRDefault="005A676A" w:rsidP="00E80943">
            <w:pPr>
              <w:pStyle w:val="TestCaseInfo"/>
              <w:numPr>
                <w:ilvl w:val="0"/>
                <w:numId w:val="35"/>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31" w:name="_Toc454184423"/>
            <w:bookmarkStart w:id="132" w:name="_Toc467223367"/>
            <w:r>
              <w:t>TC.VNF.STATE.STOP.003</w:t>
            </w:r>
            <w:r>
              <w:tab/>
            </w:r>
            <w:r w:rsidR="00EF0D52">
              <w:t>VNF Stop with normal</w:t>
            </w:r>
            <w:r w:rsidR="005A676A" w:rsidRPr="00AB496E">
              <w:t xml:space="preserve"> traffic load and measure stop time</w:t>
            </w:r>
            <w:bookmarkEnd w:id="131"/>
            <w:bookmarkEnd w:id="132"/>
          </w:p>
        </w:tc>
      </w:tr>
      <w:tr w:rsidR="005A676A" w:rsidTr="0021719D">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max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deactivated by emitting packets and not packets should be processed at the end.</w:t>
            </w:r>
            <w:r w:rsidR="00EF0D52">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80943" w:rsidRDefault="00E80943" w:rsidP="00E80943">
            <w:pPr>
              <w:pStyle w:val="TestCaseInfo"/>
              <w:numPr>
                <w:ilvl w:val="0"/>
                <w:numId w:val="36"/>
              </w:numPr>
            </w:pPr>
            <w:r>
              <w:t>Instantiate VNF</w:t>
            </w:r>
          </w:p>
          <w:p w:rsidR="00E80943" w:rsidRDefault="00E80943" w:rsidP="00E80943">
            <w:pPr>
              <w:pStyle w:val="TestCaseInfo"/>
              <w:numPr>
                <w:ilvl w:val="0"/>
                <w:numId w:val="36"/>
              </w:numPr>
            </w:pPr>
            <w:r>
              <w:t>Validate VNF is in state Inactive</w:t>
            </w:r>
          </w:p>
          <w:p w:rsidR="005A676A" w:rsidRDefault="005A676A" w:rsidP="00E80943">
            <w:pPr>
              <w:pStyle w:val="TestCaseInfo"/>
              <w:numPr>
                <w:ilvl w:val="0"/>
                <w:numId w:val="36"/>
              </w:numPr>
            </w:pPr>
            <w:r>
              <w:t>Start the VNF</w:t>
            </w:r>
          </w:p>
          <w:p w:rsidR="005A676A" w:rsidRDefault="005A676A" w:rsidP="00E80943">
            <w:pPr>
              <w:pStyle w:val="TestCaseInfo"/>
              <w:numPr>
                <w:ilvl w:val="0"/>
                <w:numId w:val="36"/>
              </w:numPr>
            </w:pPr>
            <w:r>
              <w:t>Validate the state is "Active"</w:t>
            </w:r>
          </w:p>
          <w:p w:rsidR="005A676A" w:rsidRDefault="005A676A" w:rsidP="00E80943">
            <w:pPr>
              <w:pStyle w:val="TestCaseInfo"/>
              <w:numPr>
                <w:ilvl w:val="0"/>
                <w:numId w:val="36"/>
              </w:numPr>
            </w:pPr>
            <w:r>
              <w:t xml:space="preserve">Start the </w:t>
            </w:r>
            <w:r w:rsidR="00EF0D52">
              <w:t xml:space="preserve">normal </w:t>
            </w:r>
            <w:r>
              <w:t>traffic load</w:t>
            </w:r>
          </w:p>
          <w:p w:rsidR="005A676A" w:rsidRDefault="005A676A" w:rsidP="00E80943">
            <w:pPr>
              <w:pStyle w:val="TestCaseInfo"/>
              <w:numPr>
                <w:ilvl w:val="0"/>
                <w:numId w:val="36"/>
              </w:numPr>
            </w:pPr>
            <w:r>
              <w:t>Validate the provided functionality (--&gt; no dropped packets)</w:t>
            </w:r>
          </w:p>
          <w:p w:rsidR="005A676A" w:rsidRDefault="005A676A" w:rsidP="00E80943">
            <w:pPr>
              <w:pStyle w:val="TestCaseInfo"/>
              <w:numPr>
                <w:ilvl w:val="0"/>
                <w:numId w:val="36"/>
              </w:numPr>
            </w:pPr>
            <w:r>
              <w:t>Stop VNF (--&gt; time stamp)</w:t>
            </w:r>
          </w:p>
          <w:p w:rsidR="005A676A" w:rsidRDefault="005A676A" w:rsidP="00E80943">
            <w:pPr>
              <w:pStyle w:val="TestCaseInfo"/>
              <w:numPr>
                <w:ilvl w:val="0"/>
                <w:numId w:val="36"/>
              </w:numPr>
            </w:pPr>
            <w:r>
              <w:t>Validate VNF state is “Inactive”</w:t>
            </w:r>
          </w:p>
          <w:p w:rsidR="005A676A" w:rsidRDefault="005A676A" w:rsidP="00E80943">
            <w:pPr>
              <w:pStyle w:val="TestCaseInfo"/>
              <w:numPr>
                <w:ilvl w:val="0"/>
                <w:numId w:val="36"/>
              </w:numPr>
            </w:pPr>
            <w:r>
              <w:t>Ensure that no traffic flows once stop is completed (--&gt; time stamp)</w:t>
            </w:r>
          </w:p>
          <w:p w:rsidR="005A676A" w:rsidRDefault="005A676A" w:rsidP="00E80943">
            <w:pPr>
              <w:pStyle w:val="TestCaseInfo"/>
              <w:numPr>
                <w:ilvl w:val="0"/>
                <w:numId w:val="36"/>
              </w:numPr>
            </w:pPr>
            <w:r>
              <w:t>Stop Traffic Load</w:t>
            </w:r>
          </w:p>
          <w:p w:rsidR="005A676A" w:rsidRDefault="005A676A" w:rsidP="00E80943">
            <w:pPr>
              <w:pStyle w:val="TestCaseInfo"/>
              <w:numPr>
                <w:ilvl w:val="0"/>
                <w:numId w:val="36"/>
              </w:numPr>
            </w:pPr>
            <w:r>
              <w:t>Calculate the time for the deactivation (last time stamp arrival)</w:t>
            </w:r>
          </w:p>
          <w:p w:rsidR="005A676A" w:rsidRPr="00D921A2" w:rsidRDefault="005A676A" w:rsidP="00E80943">
            <w:pPr>
              <w:pStyle w:val="TestCaseInfo"/>
              <w:numPr>
                <w:ilvl w:val="0"/>
                <w:numId w:val="36"/>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133" w:name="_Toc454184360"/>
      <w:bookmarkStart w:id="134" w:name="_Toc467159712"/>
      <w:r>
        <w:t>VNF State Management: Termination</w:t>
      </w:r>
      <w:bookmarkEnd w:id="133"/>
      <w:bookmarkEnd w:id="134"/>
    </w:p>
    <w:p w:rsidR="005A676A" w:rsidRDefault="00EF0D52" w:rsidP="005A676A">
      <w:pPr>
        <w:rPr>
          <w:lang w:eastAsia="zh-CN"/>
        </w:rPr>
      </w:pPr>
      <w:r>
        <w:rPr>
          <w:lang w:eastAsia="zh-CN"/>
        </w:rPr>
        <w:t>Once a VNF is instantiated is has allocated and assigned resources. To free up the resources for an unused VNF, it must be terminated. This causes that all resources get released.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35" w:name="_Toc454184425"/>
            <w:bookmarkStart w:id="136" w:name="_Toc467223368"/>
            <w:r>
              <w:t>TC.VNF.STATE.TERM.001</w:t>
            </w:r>
            <w:r>
              <w:tab/>
            </w:r>
            <w:r w:rsidR="005A676A" w:rsidRPr="00B22467">
              <w:t>VNF terminate from state Active without traffic load</w:t>
            </w:r>
            <w:bookmarkEnd w:id="135"/>
            <w:bookmarkEnd w:id="136"/>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without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38"/>
              </w:numPr>
            </w:pPr>
            <w:r>
              <w:t>Instantiate VNF</w:t>
            </w:r>
          </w:p>
          <w:p w:rsidR="005A676A" w:rsidRDefault="005A676A" w:rsidP="00046106">
            <w:pPr>
              <w:pStyle w:val="TestCaseInfo"/>
              <w:numPr>
                <w:ilvl w:val="0"/>
                <w:numId w:val="38"/>
              </w:numPr>
            </w:pPr>
            <w:r>
              <w:t>Validate VNF is in state Inactive</w:t>
            </w:r>
          </w:p>
          <w:p w:rsidR="005A676A" w:rsidRDefault="005A676A" w:rsidP="00046106">
            <w:pPr>
              <w:pStyle w:val="TestCaseInfo"/>
              <w:numPr>
                <w:ilvl w:val="0"/>
                <w:numId w:val="38"/>
              </w:numPr>
            </w:pPr>
            <w:r>
              <w:t>Start the VNF</w:t>
            </w:r>
          </w:p>
          <w:p w:rsidR="005A676A" w:rsidRDefault="005A676A" w:rsidP="00046106">
            <w:pPr>
              <w:pStyle w:val="TestCaseInfo"/>
              <w:numPr>
                <w:ilvl w:val="0"/>
                <w:numId w:val="38"/>
              </w:numPr>
            </w:pPr>
            <w:r>
              <w:t>Validate the state is "Active"</w:t>
            </w:r>
          </w:p>
          <w:p w:rsidR="005A676A" w:rsidRDefault="005A676A" w:rsidP="00046106">
            <w:pPr>
              <w:pStyle w:val="TestCaseInfo"/>
              <w:numPr>
                <w:ilvl w:val="0"/>
                <w:numId w:val="38"/>
              </w:numPr>
            </w:pPr>
            <w:r>
              <w:t>Start the traffic load</w:t>
            </w:r>
          </w:p>
          <w:p w:rsidR="005A676A" w:rsidRDefault="005A676A" w:rsidP="00046106">
            <w:pPr>
              <w:pStyle w:val="TestCaseInfo"/>
              <w:numPr>
                <w:ilvl w:val="0"/>
                <w:numId w:val="38"/>
              </w:numPr>
            </w:pPr>
            <w:r>
              <w:t>Validate the provided functionality and all traffic goes through (--&gt; no dropped packets)</w:t>
            </w:r>
          </w:p>
          <w:p w:rsidR="005A676A" w:rsidRDefault="005A676A" w:rsidP="00046106">
            <w:pPr>
              <w:pStyle w:val="TestCaseInfo"/>
              <w:numPr>
                <w:ilvl w:val="0"/>
                <w:numId w:val="38"/>
              </w:numPr>
            </w:pPr>
            <w:r>
              <w:t>Stop traffic load</w:t>
            </w:r>
          </w:p>
          <w:p w:rsidR="005A676A" w:rsidRDefault="005A676A" w:rsidP="00046106">
            <w:pPr>
              <w:pStyle w:val="TestCaseInfo"/>
              <w:numPr>
                <w:ilvl w:val="0"/>
                <w:numId w:val="38"/>
              </w:numPr>
            </w:pPr>
            <w:r>
              <w:t>Ensure that no traffic flows once stop is completed</w:t>
            </w:r>
          </w:p>
          <w:p w:rsidR="005A676A" w:rsidRDefault="005A676A" w:rsidP="00046106">
            <w:pPr>
              <w:pStyle w:val="TestCaseInfo"/>
              <w:numPr>
                <w:ilvl w:val="0"/>
                <w:numId w:val="38"/>
              </w:numPr>
            </w:pPr>
            <w:r>
              <w:t>Terminate VNF (--&gt; time stamp)</w:t>
            </w:r>
          </w:p>
          <w:p w:rsidR="005A676A" w:rsidRDefault="005A676A" w:rsidP="00046106">
            <w:pPr>
              <w:pStyle w:val="TestCaseInfo"/>
              <w:numPr>
                <w:ilvl w:val="0"/>
                <w:numId w:val="38"/>
              </w:numPr>
            </w:pPr>
            <w:r>
              <w:t>Validate VNF is terminate and all resources have been released (</w:t>
            </w:r>
            <w:r>
              <w:sym w:font="Wingdings" w:char="F0E0"/>
            </w:r>
            <w:r>
              <w:t xml:space="preserve"> time stamp)</w:t>
            </w:r>
          </w:p>
          <w:p w:rsidR="005A676A" w:rsidRPr="00D921A2" w:rsidRDefault="005A676A" w:rsidP="00046106">
            <w:pPr>
              <w:pStyle w:val="TestCaseInfo"/>
              <w:numPr>
                <w:ilvl w:val="0"/>
                <w:numId w:val="38"/>
              </w:numPr>
            </w:pPr>
            <w:r>
              <w:t>Calculate the time for the termination (last time stamp arrival)</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EF0D52" w:rsidRDefault="00EF0D5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37" w:name="_Toc454184426"/>
            <w:bookmarkStart w:id="138" w:name="_Toc467223369"/>
            <w:r>
              <w:t>TC.VNF.STATE.TERM.002</w:t>
            </w:r>
            <w:r>
              <w:tab/>
            </w:r>
            <w:r w:rsidR="005A676A" w:rsidRPr="00B22467">
              <w:t>VNF terminate from state Active with low traffic load</w:t>
            </w:r>
            <w:bookmarkEnd w:id="137"/>
            <w:bookmarkEnd w:id="138"/>
          </w:p>
        </w:tc>
      </w:tr>
      <w:tr w:rsidR="005A676A" w:rsidTr="0021719D">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under low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while low traffic is generated. After completion of the termination all reserved vResources of the VNF must be released and no traffic should flow.</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39"/>
              </w:numPr>
            </w:pPr>
            <w:r>
              <w:t>Instantiate VNF</w:t>
            </w:r>
          </w:p>
          <w:p w:rsidR="005A676A" w:rsidRDefault="005A676A" w:rsidP="00046106">
            <w:pPr>
              <w:pStyle w:val="TestCaseInfo"/>
              <w:numPr>
                <w:ilvl w:val="0"/>
                <w:numId w:val="39"/>
              </w:numPr>
            </w:pPr>
            <w:r>
              <w:t>Validate VNF is in state Inactive</w:t>
            </w:r>
          </w:p>
          <w:p w:rsidR="005A676A" w:rsidRDefault="005A676A" w:rsidP="00046106">
            <w:pPr>
              <w:pStyle w:val="TestCaseInfo"/>
              <w:numPr>
                <w:ilvl w:val="0"/>
                <w:numId w:val="39"/>
              </w:numPr>
            </w:pPr>
            <w:r>
              <w:t>Start the VNF</w:t>
            </w:r>
          </w:p>
          <w:p w:rsidR="005A676A" w:rsidRDefault="005A676A" w:rsidP="00046106">
            <w:pPr>
              <w:pStyle w:val="TestCaseInfo"/>
              <w:numPr>
                <w:ilvl w:val="0"/>
                <w:numId w:val="39"/>
              </w:numPr>
            </w:pPr>
            <w:r>
              <w:t>Validate the state is "Active"</w:t>
            </w:r>
          </w:p>
          <w:p w:rsidR="005A676A" w:rsidRDefault="005A676A" w:rsidP="00046106">
            <w:pPr>
              <w:pStyle w:val="TestCaseInfo"/>
              <w:numPr>
                <w:ilvl w:val="0"/>
                <w:numId w:val="39"/>
              </w:numPr>
            </w:pPr>
            <w:r>
              <w:t>Start the low traffic load</w:t>
            </w:r>
          </w:p>
          <w:p w:rsidR="005A676A" w:rsidRDefault="005A676A" w:rsidP="00046106">
            <w:pPr>
              <w:pStyle w:val="TestCaseInfo"/>
              <w:numPr>
                <w:ilvl w:val="0"/>
                <w:numId w:val="39"/>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39"/>
              </w:numPr>
            </w:pPr>
            <w:r>
              <w:t>Terminate VNF (</w:t>
            </w:r>
            <w:r>
              <w:sym w:font="Wingdings" w:char="F0E0"/>
            </w:r>
            <w:r>
              <w:t xml:space="preserve"> time stamp)</w:t>
            </w:r>
          </w:p>
          <w:p w:rsidR="005A676A" w:rsidRDefault="005A676A" w:rsidP="00046106">
            <w:pPr>
              <w:pStyle w:val="TestCaseInfo"/>
              <w:numPr>
                <w:ilvl w:val="0"/>
                <w:numId w:val="39"/>
              </w:numPr>
            </w:pPr>
            <w:r>
              <w:t>Validate VNF is terminate and all resources have been released</w:t>
            </w:r>
          </w:p>
          <w:p w:rsidR="005A676A" w:rsidRDefault="005A676A" w:rsidP="00046106">
            <w:pPr>
              <w:pStyle w:val="TestCaseInfo"/>
              <w:numPr>
                <w:ilvl w:val="0"/>
                <w:numId w:val="39"/>
              </w:numPr>
            </w:pPr>
            <w:r>
              <w:t>Ensure that no traffic flows once stop is completed</w:t>
            </w:r>
          </w:p>
          <w:p w:rsidR="005A676A" w:rsidRDefault="005A676A" w:rsidP="00046106">
            <w:pPr>
              <w:pStyle w:val="TestCaseInfo"/>
              <w:numPr>
                <w:ilvl w:val="0"/>
                <w:numId w:val="39"/>
              </w:numPr>
            </w:pPr>
            <w:r>
              <w:lastRenderedPageBreak/>
              <w:t>Calculate the time for the termination (</w:t>
            </w:r>
            <w:r>
              <w:sym w:font="Wingdings" w:char="F0E0"/>
            </w:r>
            <w:r>
              <w:t xml:space="preserve"> last time stamp arrival)</w:t>
            </w:r>
          </w:p>
          <w:p w:rsidR="005A676A" w:rsidRPr="00D921A2" w:rsidRDefault="005A676A" w:rsidP="00046106">
            <w:pPr>
              <w:pStyle w:val="TestCaseInfo"/>
              <w:numPr>
                <w:ilvl w:val="0"/>
                <w:numId w:val="39"/>
              </w:numPr>
            </w:pPr>
            <w:r>
              <w:t>Stop traffic load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E92B00">
            <w:pPr>
              <w:pStyle w:val="TestCase"/>
            </w:pPr>
            <w:bookmarkStart w:id="139" w:name="_Toc454184427"/>
            <w:bookmarkStart w:id="140" w:name="_Toc467223370"/>
            <w:r>
              <w:t>TC.VNF.STATE.TERM.00</w:t>
            </w:r>
            <w:del w:id="141" w:author="Dragomir, Mihai-Stefan" w:date="2016-12-08T11:09:00Z">
              <w:r w:rsidDel="00E92B00">
                <w:delText>2</w:delText>
              </w:r>
            </w:del>
            <w:ins w:id="142" w:author="Dragomir, Mihai-Stefan" w:date="2016-12-08T11:09:00Z">
              <w:r w:rsidR="00E92B00">
                <w:t>3</w:t>
              </w:r>
            </w:ins>
            <w:r>
              <w:tab/>
            </w:r>
            <w:r w:rsidR="005A676A" w:rsidRPr="00B22467">
              <w:t xml:space="preserve">VNF terminate from state Active with </w:t>
            </w:r>
            <w:r w:rsidR="00820129">
              <w:t>max</w:t>
            </w:r>
            <w:r w:rsidR="00820129" w:rsidRPr="00B22467">
              <w:t xml:space="preserve"> </w:t>
            </w:r>
            <w:r w:rsidR="005A676A" w:rsidRPr="00B22467">
              <w:t>traffic load</w:t>
            </w:r>
            <w:bookmarkEnd w:id="139"/>
            <w:bookmarkEnd w:id="140"/>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under max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while max traffic is generated. After completion of the termination all reserved vResources of the VNF must be released and no traffic should flow.</w:t>
            </w:r>
            <w:r w:rsidR="00B52009">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40"/>
              </w:numPr>
            </w:pPr>
            <w:r>
              <w:t>Instantiate VNF</w:t>
            </w:r>
          </w:p>
          <w:p w:rsidR="005A676A" w:rsidRDefault="005A676A" w:rsidP="00046106">
            <w:pPr>
              <w:pStyle w:val="TestCaseInfo"/>
              <w:numPr>
                <w:ilvl w:val="0"/>
                <w:numId w:val="40"/>
              </w:numPr>
            </w:pPr>
            <w:r>
              <w:t>Validate VNF is in state Inactive</w:t>
            </w:r>
          </w:p>
          <w:p w:rsidR="005A676A" w:rsidRDefault="005A676A" w:rsidP="00046106">
            <w:pPr>
              <w:pStyle w:val="TestCaseInfo"/>
              <w:numPr>
                <w:ilvl w:val="0"/>
                <w:numId w:val="40"/>
              </w:numPr>
            </w:pPr>
            <w:r>
              <w:t>Start the VNF</w:t>
            </w:r>
          </w:p>
          <w:p w:rsidR="005A676A" w:rsidRDefault="005A676A" w:rsidP="00046106">
            <w:pPr>
              <w:pStyle w:val="TestCaseInfo"/>
              <w:numPr>
                <w:ilvl w:val="0"/>
                <w:numId w:val="40"/>
              </w:numPr>
            </w:pPr>
            <w:r>
              <w:t>Validate the state is "Active"</w:t>
            </w:r>
          </w:p>
          <w:p w:rsidR="005A676A" w:rsidRDefault="005A676A" w:rsidP="00046106">
            <w:pPr>
              <w:pStyle w:val="TestCaseInfo"/>
              <w:numPr>
                <w:ilvl w:val="0"/>
                <w:numId w:val="40"/>
              </w:numPr>
            </w:pPr>
            <w:r>
              <w:t>Start the max traffic load</w:t>
            </w:r>
          </w:p>
          <w:p w:rsidR="005A676A" w:rsidRDefault="005A676A" w:rsidP="00046106">
            <w:pPr>
              <w:pStyle w:val="TestCaseInfo"/>
              <w:numPr>
                <w:ilvl w:val="0"/>
                <w:numId w:val="40"/>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40"/>
              </w:numPr>
            </w:pPr>
            <w:r>
              <w:t>Terminate VNF (</w:t>
            </w:r>
            <w:r>
              <w:sym w:font="Wingdings" w:char="F0E0"/>
            </w:r>
            <w:r>
              <w:t xml:space="preserve"> time stamp)</w:t>
            </w:r>
          </w:p>
          <w:p w:rsidR="005A676A" w:rsidRDefault="005A676A" w:rsidP="00046106">
            <w:pPr>
              <w:pStyle w:val="TestCaseInfo"/>
              <w:numPr>
                <w:ilvl w:val="0"/>
                <w:numId w:val="40"/>
              </w:numPr>
            </w:pPr>
            <w:r>
              <w:t>Validate VNF is terminate and all resources have been released</w:t>
            </w:r>
          </w:p>
          <w:p w:rsidR="005A676A" w:rsidRDefault="005A676A" w:rsidP="00046106">
            <w:pPr>
              <w:pStyle w:val="TestCaseInfo"/>
              <w:numPr>
                <w:ilvl w:val="0"/>
                <w:numId w:val="40"/>
              </w:numPr>
            </w:pPr>
            <w:r>
              <w:t>Ensure that no traffic flows once stop is completed</w:t>
            </w:r>
          </w:p>
          <w:p w:rsidR="005A676A" w:rsidRDefault="005A676A" w:rsidP="00046106">
            <w:pPr>
              <w:pStyle w:val="TestCaseInfo"/>
              <w:numPr>
                <w:ilvl w:val="0"/>
                <w:numId w:val="40"/>
              </w:numPr>
            </w:pPr>
            <w:r>
              <w:t>Calculate the time for the termination (</w:t>
            </w:r>
            <w:r>
              <w:sym w:font="Wingdings" w:char="F0E0"/>
            </w:r>
            <w:r>
              <w:t xml:space="preserve"> last time stamp arrival)</w:t>
            </w:r>
          </w:p>
          <w:p w:rsidR="005A676A" w:rsidRPr="00D921A2" w:rsidRDefault="005A676A" w:rsidP="00046106">
            <w:pPr>
              <w:pStyle w:val="TestCaseInfo"/>
              <w:numPr>
                <w:ilvl w:val="0"/>
                <w:numId w:val="40"/>
              </w:numPr>
            </w:pPr>
            <w:r>
              <w:t>Stop traffic load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143" w:name="_Toc454184428"/>
            <w:bookmarkStart w:id="144" w:name="_Toc467223371"/>
            <w:r>
              <w:t>TC.VNF.STATE.TERM.00</w:t>
            </w:r>
            <w:del w:id="145" w:author="Dragomir, Mihai-Stefan" w:date="2016-12-08T11:09:00Z">
              <w:r w:rsidDel="00E92B00">
                <w:delText>3</w:delText>
              </w:r>
            </w:del>
            <w:ins w:id="146" w:author="Dragomir, Mihai-Stefan" w:date="2016-12-08T11:09:00Z">
              <w:r w:rsidR="00E92B00">
                <w:t>4</w:t>
              </w:r>
            </w:ins>
            <w:r>
              <w:tab/>
            </w:r>
            <w:r w:rsidR="005A676A" w:rsidRPr="006E0457">
              <w:t>VNF terminate from state Inactive without load</w:t>
            </w:r>
            <w:bookmarkEnd w:id="143"/>
            <w:bookmarkEnd w:id="144"/>
          </w:p>
        </w:tc>
      </w:tr>
      <w:tr w:rsidR="005A676A" w:rsidTr="0021719D">
        <w:trPr>
          <w:trHeight w:val="49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“Inactive” without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“Inactive”. Via the VNFM the command “Terminate” is been issued to remove the VNF without traffic.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5A676A" w:rsidRDefault="005A676A" w:rsidP="00046106">
            <w:pPr>
              <w:pStyle w:val="TestCaseInfo"/>
              <w:numPr>
                <w:ilvl w:val="0"/>
                <w:numId w:val="41"/>
              </w:numPr>
            </w:pPr>
            <w:r>
              <w:t>Instantiate VNF</w:t>
            </w:r>
          </w:p>
          <w:p w:rsidR="005A676A" w:rsidRDefault="005A676A" w:rsidP="00046106">
            <w:pPr>
              <w:pStyle w:val="TestCaseInfo"/>
              <w:numPr>
                <w:ilvl w:val="0"/>
                <w:numId w:val="41"/>
              </w:numPr>
            </w:pPr>
            <w:r>
              <w:t>Validate VNF is in state Inactive</w:t>
            </w:r>
          </w:p>
          <w:p w:rsidR="005A676A" w:rsidRDefault="005A676A" w:rsidP="00046106">
            <w:pPr>
              <w:pStyle w:val="TestCaseInfo"/>
              <w:numPr>
                <w:ilvl w:val="0"/>
                <w:numId w:val="41"/>
              </w:numPr>
            </w:pPr>
            <w:r>
              <w:t>Start the traffic load</w:t>
            </w:r>
          </w:p>
          <w:p w:rsidR="005A676A" w:rsidRDefault="005A676A" w:rsidP="00046106">
            <w:pPr>
              <w:pStyle w:val="TestCaseInfo"/>
              <w:numPr>
                <w:ilvl w:val="0"/>
                <w:numId w:val="41"/>
              </w:numPr>
            </w:pPr>
            <w:r>
              <w:t>Validate no traffic goes through</w:t>
            </w:r>
          </w:p>
          <w:p w:rsidR="005A676A" w:rsidRDefault="005A676A" w:rsidP="00046106">
            <w:pPr>
              <w:pStyle w:val="TestCaseInfo"/>
              <w:numPr>
                <w:ilvl w:val="0"/>
                <w:numId w:val="41"/>
              </w:numPr>
            </w:pPr>
            <w:r>
              <w:t>Stop traffic</w:t>
            </w:r>
          </w:p>
          <w:p w:rsidR="005A676A" w:rsidRDefault="005A676A" w:rsidP="00046106">
            <w:pPr>
              <w:pStyle w:val="TestCaseInfo"/>
              <w:numPr>
                <w:ilvl w:val="0"/>
                <w:numId w:val="41"/>
              </w:numPr>
            </w:pPr>
            <w:r>
              <w:t>Terminate VNF (--&gt; time stamp)</w:t>
            </w:r>
          </w:p>
          <w:p w:rsidR="005A676A" w:rsidRDefault="005A676A" w:rsidP="00046106">
            <w:pPr>
              <w:pStyle w:val="TestCaseInfo"/>
              <w:numPr>
                <w:ilvl w:val="0"/>
                <w:numId w:val="41"/>
              </w:numPr>
            </w:pPr>
            <w:r>
              <w:t>Validate VNF is terminate and all resources have been released (--&gt; time stamp)</w:t>
            </w:r>
          </w:p>
          <w:p w:rsidR="005A676A" w:rsidRPr="00D921A2" w:rsidRDefault="005A676A" w:rsidP="00046106">
            <w:pPr>
              <w:pStyle w:val="TestCaseInfo"/>
              <w:numPr>
                <w:ilvl w:val="0"/>
                <w:numId w:val="41"/>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147" w:name="_Toc454184429"/>
            <w:bookmarkStart w:id="148" w:name="_Toc467223372"/>
            <w:r>
              <w:t>TC.VNF.STATE.TERM.00</w:t>
            </w:r>
            <w:del w:id="149" w:author="Dragomir, Mihai-Stefan" w:date="2016-12-08T11:09:00Z">
              <w:r w:rsidDel="00E92B00">
                <w:delText>4</w:delText>
              </w:r>
            </w:del>
            <w:ins w:id="150" w:author="Dragomir, Mihai-Stefan" w:date="2016-12-08T11:09:00Z">
              <w:r w:rsidR="00E92B00">
                <w:t>5</w:t>
              </w:r>
            </w:ins>
            <w:r>
              <w:tab/>
            </w:r>
            <w:r w:rsidR="005A676A" w:rsidRPr="006E0457">
              <w:t>VNF terminate from state Inactive with load</w:t>
            </w:r>
            <w:bookmarkEnd w:id="147"/>
            <w:bookmarkEnd w:id="148"/>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“Inactive”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“Inactive”. Via the VNFM the command “Terminate” is been issued to remove the VNF. Traffic is generated at the same time to check if the VNF would temporarily go into a state “Active”.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5A676A" w:rsidRDefault="005A676A" w:rsidP="00046106">
            <w:pPr>
              <w:pStyle w:val="TestCaseInfo"/>
              <w:numPr>
                <w:ilvl w:val="0"/>
                <w:numId w:val="42"/>
              </w:numPr>
            </w:pPr>
            <w:r>
              <w:t>Instantiate VNF</w:t>
            </w:r>
          </w:p>
          <w:p w:rsidR="005A676A" w:rsidRDefault="005A676A" w:rsidP="00046106">
            <w:pPr>
              <w:pStyle w:val="TestCaseInfo"/>
              <w:numPr>
                <w:ilvl w:val="0"/>
                <w:numId w:val="42"/>
              </w:numPr>
            </w:pPr>
            <w:r>
              <w:t>Validate VNF is in state Inactive</w:t>
            </w:r>
          </w:p>
          <w:p w:rsidR="005A676A" w:rsidRDefault="005A676A" w:rsidP="00046106">
            <w:pPr>
              <w:pStyle w:val="TestCaseInfo"/>
              <w:numPr>
                <w:ilvl w:val="0"/>
                <w:numId w:val="42"/>
              </w:numPr>
            </w:pPr>
            <w:r>
              <w:t>Start the traffic load</w:t>
            </w:r>
          </w:p>
          <w:p w:rsidR="005A676A" w:rsidRDefault="005A676A" w:rsidP="00046106">
            <w:pPr>
              <w:pStyle w:val="TestCaseInfo"/>
              <w:numPr>
                <w:ilvl w:val="0"/>
                <w:numId w:val="42"/>
              </w:numPr>
            </w:pPr>
            <w:r>
              <w:t>Validate no traffic goes through</w:t>
            </w:r>
          </w:p>
          <w:p w:rsidR="005A676A" w:rsidRDefault="005A676A" w:rsidP="00046106">
            <w:pPr>
              <w:pStyle w:val="TestCaseInfo"/>
              <w:numPr>
                <w:ilvl w:val="0"/>
                <w:numId w:val="42"/>
              </w:numPr>
            </w:pPr>
            <w:r>
              <w:t>Terminate VNF (--&gt; time stamp)</w:t>
            </w:r>
          </w:p>
          <w:p w:rsidR="005A676A" w:rsidRDefault="005A676A" w:rsidP="00046106">
            <w:pPr>
              <w:pStyle w:val="TestCaseInfo"/>
              <w:numPr>
                <w:ilvl w:val="0"/>
                <w:numId w:val="42"/>
              </w:numPr>
            </w:pPr>
            <w:r>
              <w:t>Validate VNF is terminate and all resources have been released (--&gt; time stamp)</w:t>
            </w:r>
          </w:p>
          <w:p w:rsidR="00B52009" w:rsidRDefault="00B52009" w:rsidP="00B52009">
            <w:pPr>
              <w:pStyle w:val="TestCaseInfo"/>
              <w:numPr>
                <w:ilvl w:val="0"/>
                <w:numId w:val="42"/>
              </w:numPr>
            </w:pPr>
            <w:r>
              <w:lastRenderedPageBreak/>
              <w:t>Validate no traffic has been forwarded while the termination</w:t>
            </w:r>
          </w:p>
          <w:p w:rsidR="005A676A" w:rsidRDefault="005A676A" w:rsidP="00046106">
            <w:pPr>
              <w:pStyle w:val="TestCaseInfo"/>
              <w:numPr>
                <w:ilvl w:val="0"/>
                <w:numId w:val="42"/>
              </w:numPr>
            </w:pPr>
            <w:r>
              <w:t>Stop traffic</w:t>
            </w:r>
          </w:p>
          <w:p w:rsidR="005A676A" w:rsidRPr="00D921A2" w:rsidRDefault="005A676A" w:rsidP="00046106">
            <w:pPr>
              <w:pStyle w:val="TestCaseInfo"/>
              <w:numPr>
                <w:ilvl w:val="0"/>
                <w:numId w:val="42"/>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B52009" w:rsidRDefault="00B5200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151" w:name="_Toc454184430"/>
            <w:bookmarkStart w:id="152" w:name="_Toc467223373"/>
            <w:r>
              <w:t>TC.VNF.STATE.TERM.00</w:t>
            </w:r>
            <w:del w:id="153" w:author="Dragomir, Mihai-Stefan" w:date="2016-12-08T11:09:00Z">
              <w:r w:rsidDel="00E92B00">
                <w:delText>4</w:delText>
              </w:r>
            </w:del>
            <w:ins w:id="154" w:author="Dragomir, Mihai-Stefan" w:date="2016-12-08T11:09:00Z">
              <w:r w:rsidR="00E92B00">
                <w:t>6</w:t>
              </w:r>
            </w:ins>
            <w:r>
              <w:tab/>
            </w:r>
            <w:r w:rsidR="005A676A" w:rsidRPr="006E0457">
              <w:t>VNF terminate from state Instantiated</w:t>
            </w:r>
            <w:r w:rsidR="005A676A">
              <w:t>-Not Configured</w:t>
            </w:r>
            <w:r w:rsidR="005A676A" w:rsidRPr="006E0457">
              <w:t xml:space="preserve"> with traffic load</w:t>
            </w:r>
            <w:bookmarkEnd w:id="151"/>
            <w:bookmarkEnd w:id="152"/>
          </w:p>
        </w:tc>
      </w:tr>
      <w:tr w:rsidR="005A676A" w:rsidTr="0021719D">
        <w:trPr>
          <w:trHeight w:val="60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“Instantiated – Not configured”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not configured, the VNF state is “Instantiated – Not Configured”. Via the VNFM the command “Terminate” is been issued to remove the VNF. Traffic is generated at the same time to check if the VNF would temporarily go into a state “Active”.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Ensure VNF doesn't receive the required configuration</w:t>
            </w:r>
            <w:r w:rsidR="00B52009">
              <w:t xml:space="preserve"> or EM can’t configure the VNF.</w:t>
            </w:r>
          </w:p>
          <w:p w:rsidR="00B52009" w:rsidRDefault="00B52009" w:rsidP="0021719D">
            <w:pPr>
              <w:pStyle w:val="TestCaseInfo"/>
            </w:pPr>
            <w:r>
              <w:t>Sequence:</w:t>
            </w:r>
          </w:p>
          <w:p w:rsidR="005A676A" w:rsidRDefault="005A676A" w:rsidP="00046106">
            <w:pPr>
              <w:pStyle w:val="TestCaseInfo"/>
              <w:numPr>
                <w:ilvl w:val="0"/>
                <w:numId w:val="43"/>
              </w:numPr>
            </w:pPr>
            <w:r>
              <w:t>Instantiate VNF</w:t>
            </w:r>
          </w:p>
          <w:p w:rsidR="005A676A" w:rsidRDefault="005A676A" w:rsidP="00046106">
            <w:pPr>
              <w:pStyle w:val="TestCaseInfo"/>
              <w:numPr>
                <w:ilvl w:val="0"/>
                <w:numId w:val="43"/>
              </w:numPr>
            </w:pPr>
            <w:r>
              <w:t>Validate VNF is in state Instantiated</w:t>
            </w:r>
          </w:p>
          <w:p w:rsidR="005A676A" w:rsidRDefault="005A676A" w:rsidP="00046106">
            <w:pPr>
              <w:pStyle w:val="TestCaseInfo"/>
              <w:numPr>
                <w:ilvl w:val="0"/>
                <w:numId w:val="43"/>
              </w:numPr>
            </w:pPr>
            <w:r>
              <w:t>Start the traffic load</w:t>
            </w:r>
          </w:p>
          <w:p w:rsidR="005A676A" w:rsidRDefault="005A676A" w:rsidP="00046106">
            <w:pPr>
              <w:pStyle w:val="TestCaseInfo"/>
              <w:numPr>
                <w:ilvl w:val="0"/>
                <w:numId w:val="43"/>
              </w:numPr>
            </w:pPr>
            <w:r>
              <w:t>Validate no traffic goes through</w:t>
            </w:r>
          </w:p>
          <w:p w:rsidR="005A676A" w:rsidRDefault="005A676A" w:rsidP="00046106">
            <w:pPr>
              <w:pStyle w:val="TestCaseInfo"/>
              <w:numPr>
                <w:ilvl w:val="0"/>
                <w:numId w:val="43"/>
              </w:numPr>
            </w:pPr>
            <w:r>
              <w:t>Terminate VNF (--&gt; time stamp)</w:t>
            </w:r>
          </w:p>
          <w:p w:rsidR="005A676A" w:rsidRDefault="005A676A" w:rsidP="00046106">
            <w:pPr>
              <w:pStyle w:val="TestCaseInfo"/>
              <w:numPr>
                <w:ilvl w:val="0"/>
                <w:numId w:val="43"/>
              </w:numPr>
            </w:pPr>
            <w:r>
              <w:t>Validate VNF is terminate and all resources have been released (--&gt; time stamp)</w:t>
            </w:r>
          </w:p>
          <w:p w:rsidR="005A676A" w:rsidRDefault="005A676A" w:rsidP="00046106">
            <w:pPr>
              <w:pStyle w:val="TestCaseInfo"/>
              <w:numPr>
                <w:ilvl w:val="0"/>
                <w:numId w:val="43"/>
              </w:numPr>
            </w:pPr>
            <w:r>
              <w:t>Stop traffic</w:t>
            </w:r>
          </w:p>
          <w:p w:rsidR="005A676A" w:rsidRDefault="005A676A" w:rsidP="00046106">
            <w:pPr>
              <w:pStyle w:val="TestCaseInfo"/>
              <w:numPr>
                <w:ilvl w:val="0"/>
                <w:numId w:val="43"/>
              </w:numPr>
            </w:pPr>
            <w:r>
              <w:t>Validate no traffic has been forwarded while the termination</w:t>
            </w:r>
          </w:p>
          <w:p w:rsidR="005A676A" w:rsidRPr="00D921A2" w:rsidRDefault="005A676A" w:rsidP="00046106">
            <w:pPr>
              <w:pStyle w:val="TestCaseInfo"/>
              <w:numPr>
                <w:ilvl w:val="0"/>
                <w:numId w:val="43"/>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155" w:name="_Toc454184361"/>
      <w:bookmarkStart w:id="156" w:name="_Toc467159713"/>
      <w:r>
        <w:t>VNF State Management: Upgrade, Update or Rollback</w:t>
      </w:r>
      <w:bookmarkEnd w:id="155"/>
      <w:bookmarkEnd w:id="156"/>
    </w:p>
    <w:p w:rsidR="005A676A" w:rsidRDefault="00195B81" w:rsidP="005A676A">
      <w:pPr>
        <w:rPr>
          <w:lang w:eastAsia="zh-CN"/>
        </w:rPr>
      </w:pPr>
      <w:r>
        <w:rPr>
          <w:lang w:eastAsia="zh-CN"/>
        </w:rPr>
        <w:t>VNF provider will be faced to release new software versions of their products to expose new functionality, increase performance or fix bugs. The following test cases validate the process of</w:t>
      </w:r>
    </w:p>
    <w:p w:rsidR="00195B81" w:rsidRDefault="00195B81" w:rsidP="00252ACA">
      <w:pPr>
        <w:pStyle w:val="ListParagraph"/>
        <w:numPr>
          <w:ilvl w:val="0"/>
          <w:numId w:val="82"/>
        </w:numPr>
        <w:rPr>
          <w:lang w:eastAsia="zh-CN"/>
        </w:rPr>
      </w:pPr>
      <w:r>
        <w:rPr>
          <w:lang w:eastAsia="zh-CN"/>
        </w:rPr>
        <w:t>Upgrading a VNF</w:t>
      </w:r>
    </w:p>
    <w:p w:rsidR="00195B81" w:rsidRDefault="00195B81" w:rsidP="00252ACA">
      <w:pPr>
        <w:pStyle w:val="ListParagraph"/>
        <w:numPr>
          <w:ilvl w:val="0"/>
          <w:numId w:val="82"/>
        </w:numPr>
        <w:rPr>
          <w:lang w:eastAsia="zh-CN"/>
        </w:rPr>
      </w:pPr>
      <w:r>
        <w:rPr>
          <w:lang w:eastAsia="zh-CN"/>
        </w:rPr>
        <w:t>Updating a VNF</w:t>
      </w:r>
    </w:p>
    <w:p w:rsidR="00195B81" w:rsidRDefault="00195B81" w:rsidP="00252ACA">
      <w:pPr>
        <w:pStyle w:val="ListParagraph"/>
        <w:numPr>
          <w:ilvl w:val="0"/>
          <w:numId w:val="82"/>
        </w:numPr>
        <w:rPr>
          <w:lang w:eastAsia="zh-CN"/>
        </w:rPr>
      </w:pPr>
      <w:r>
        <w:rPr>
          <w:lang w:eastAsia="zh-CN"/>
        </w:rPr>
        <w:t>Rollback a VNF</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7" w:name="_Toc454184432"/>
            <w:bookmarkStart w:id="158" w:name="_Toc467223374"/>
            <w:r>
              <w:t>TC.VNF.STATE.UPDATE.001</w:t>
            </w:r>
            <w:r>
              <w:tab/>
            </w:r>
            <w:r w:rsidR="005A676A" w:rsidRPr="00DB11B4">
              <w:t>VNF upgrade, update or rollback in state Instantiated</w:t>
            </w:r>
            <w:bookmarkEnd w:id="157"/>
            <w:bookmarkEnd w:id="158"/>
          </w:p>
        </w:tc>
      </w:tr>
      <w:tr w:rsidR="005A676A" w:rsidTr="002171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upgraded, updated or rolled back in state “Instantiated – Not configured” and returns into the same state back afterwards</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not configured, the VNF state is “Instantiated – Not Configured”. The command VNF upgrade, update or rollback gets initiated. After completion the new VNF should be still in the same state. After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Ensure VNF doesn't receive the required configuration from the EM or configuration file</w:t>
            </w:r>
          </w:p>
          <w:p w:rsidR="005A676A" w:rsidRDefault="005A676A" w:rsidP="0021719D">
            <w:pPr>
              <w:pStyle w:val="TestCaseInfo"/>
            </w:pPr>
            <w:r>
              <w:t>Sequence:</w:t>
            </w:r>
          </w:p>
          <w:p w:rsidR="005A676A" w:rsidRDefault="005A676A" w:rsidP="00046106">
            <w:pPr>
              <w:pStyle w:val="TestCaseInfo"/>
              <w:numPr>
                <w:ilvl w:val="0"/>
                <w:numId w:val="45"/>
              </w:numPr>
            </w:pPr>
            <w:r>
              <w:t>Instantiate VNF</w:t>
            </w:r>
          </w:p>
          <w:p w:rsidR="005A676A" w:rsidRDefault="005A676A" w:rsidP="00046106">
            <w:pPr>
              <w:pStyle w:val="TestCaseInfo"/>
              <w:numPr>
                <w:ilvl w:val="0"/>
                <w:numId w:val="45"/>
              </w:numPr>
            </w:pPr>
            <w:r>
              <w:t xml:space="preserve">Validate VNF is in state </w:t>
            </w:r>
            <w:r w:rsidR="00195B81">
              <w:rPr>
                <w:lang w:eastAsia="zh-CN"/>
              </w:rPr>
              <w:t>“Instantiated – Not configured”</w:t>
            </w:r>
          </w:p>
          <w:p w:rsidR="005A676A" w:rsidRDefault="005A676A" w:rsidP="00046106">
            <w:pPr>
              <w:pStyle w:val="TestCaseInfo"/>
              <w:numPr>
                <w:ilvl w:val="0"/>
                <w:numId w:val="45"/>
              </w:numPr>
            </w:pPr>
            <w:r>
              <w:t>Start the traffic load</w:t>
            </w:r>
          </w:p>
          <w:p w:rsidR="005A676A" w:rsidRDefault="005A676A" w:rsidP="00046106">
            <w:pPr>
              <w:pStyle w:val="TestCaseInfo"/>
              <w:numPr>
                <w:ilvl w:val="0"/>
                <w:numId w:val="45"/>
              </w:numPr>
            </w:pPr>
            <w:r>
              <w:t>Validate no traffic goes through</w:t>
            </w:r>
          </w:p>
          <w:p w:rsidR="005A676A" w:rsidRDefault="005A676A" w:rsidP="00046106">
            <w:pPr>
              <w:pStyle w:val="TestCaseInfo"/>
              <w:numPr>
                <w:ilvl w:val="0"/>
                <w:numId w:val="45"/>
              </w:numPr>
            </w:pPr>
            <w:r>
              <w:t>Initiate the upgrade, update or rollback process</w:t>
            </w:r>
          </w:p>
          <w:p w:rsidR="005A676A" w:rsidRDefault="005A676A" w:rsidP="00046106">
            <w:pPr>
              <w:pStyle w:val="TestCaseInfo"/>
              <w:numPr>
                <w:ilvl w:val="0"/>
                <w:numId w:val="45"/>
              </w:numPr>
            </w:pPr>
            <w:r>
              <w:t xml:space="preserve">Validate VNF new version is in place and state is </w:t>
            </w:r>
            <w:r w:rsidR="00195B81">
              <w:rPr>
                <w:lang w:eastAsia="zh-CN"/>
              </w:rPr>
              <w:t>“Instantiated – Not configured”</w:t>
            </w:r>
          </w:p>
          <w:p w:rsidR="005A676A" w:rsidRDefault="005A676A" w:rsidP="00046106">
            <w:pPr>
              <w:pStyle w:val="TestCaseInfo"/>
              <w:numPr>
                <w:ilvl w:val="0"/>
                <w:numId w:val="45"/>
              </w:numPr>
            </w:pPr>
            <w:r>
              <w:t>Validate no traffic has been forwarded</w:t>
            </w:r>
          </w:p>
          <w:p w:rsidR="005A676A" w:rsidRDefault="005A676A" w:rsidP="00046106">
            <w:pPr>
              <w:pStyle w:val="TestCaseInfo"/>
              <w:numPr>
                <w:ilvl w:val="0"/>
                <w:numId w:val="45"/>
              </w:numPr>
            </w:pPr>
            <w:r>
              <w:t>Stop Traffic</w:t>
            </w:r>
          </w:p>
          <w:p w:rsidR="005A676A" w:rsidRDefault="005A676A" w:rsidP="00046106">
            <w:pPr>
              <w:pStyle w:val="TestCaseInfo"/>
              <w:numPr>
                <w:ilvl w:val="0"/>
                <w:numId w:val="45"/>
              </w:numPr>
            </w:pPr>
            <w:r>
              <w:t>Terminate VNF</w:t>
            </w:r>
          </w:p>
          <w:p w:rsidR="005A676A" w:rsidRPr="00D921A2" w:rsidRDefault="005A676A" w:rsidP="00046106">
            <w:pPr>
              <w:pStyle w:val="TestCaseInfo"/>
              <w:numPr>
                <w:ilvl w:val="0"/>
                <w:numId w:val="45"/>
              </w:numPr>
            </w:pPr>
            <w:r>
              <w:t>Validate that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95B81" w:rsidP="0021719D">
            <w:pPr>
              <w:pStyle w:val="TestCaseInfo"/>
            </w:pPr>
            <w:r>
              <w:t>The test case includes three different sub test cases:</w:t>
            </w:r>
          </w:p>
          <w:p w:rsidR="00195B81" w:rsidRDefault="00195B81" w:rsidP="00252ACA">
            <w:pPr>
              <w:pStyle w:val="TestCaseInfo"/>
              <w:numPr>
                <w:ilvl w:val="0"/>
                <w:numId w:val="83"/>
              </w:numPr>
            </w:pPr>
            <w:r>
              <w:t>Upgrade a VNF</w:t>
            </w:r>
          </w:p>
          <w:p w:rsidR="00195B81" w:rsidRDefault="00195B81" w:rsidP="00252ACA">
            <w:pPr>
              <w:pStyle w:val="TestCaseInfo"/>
              <w:numPr>
                <w:ilvl w:val="0"/>
                <w:numId w:val="83"/>
              </w:numPr>
            </w:pPr>
            <w:r>
              <w:t>Update a VNF</w:t>
            </w:r>
          </w:p>
          <w:p w:rsidR="00195B81" w:rsidRDefault="00195B81" w:rsidP="00252ACA">
            <w:pPr>
              <w:pStyle w:val="TestCaseInfo"/>
              <w:numPr>
                <w:ilvl w:val="0"/>
                <w:numId w:val="83"/>
              </w:numPr>
            </w:pPr>
            <w:r>
              <w:t>Rollback a VNF</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59" w:name="_Toc454184433"/>
            <w:bookmarkStart w:id="160" w:name="_Toc467223375"/>
            <w:r>
              <w:t>TC.VNF.STATE.UPDATE.002</w:t>
            </w:r>
            <w:r>
              <w:tab/>
            </w:r>
            <w:r w:rsidR="005A676A">
              <w:t>VNF upgrade, update or roll</w:t>
            </w:r>
            <w:r w:rsidR="005A676A" w:rsidRPr="00E51B93">
              <w:t>back in state Inactive</w:t>
            </w:r>
            <w:bookmarkEnd w:id="159"/>
            <w:bookmarkEnd w:id="160"/>
          </w:p>
        </w:tc>
      </w:tr>
      <w:tr w:rsidR="005A676A" w:rsidTr="00506878">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“Inactive”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and configured, the VNF state is “Inactive”. The command VNF upgrade, update or rollback gets initiated. After completion the new VNF should be still in the same state. The EM or the config file should be applied to the new VNF instance.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195B81">
        <w:trPr>
          <w:trHeight w:val="80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w:t>
            </w:r>
            <w:r w:rsidR="00DA6CC7">
              <w:t>s</w:t>
            </w:r>
            <w:r>
              <w:t xml:space="preserve"> the required configuration from the EM or configuration file</w:t>
            </w:r>
          </w:p>
          <w:p w:rsidR="005A676A" w:rsidRDefault="005A676A" w:rsidP="00506878">
            <w:pPr>
              <w:pStyle w:val="TestCaseInfo"/>
            </w:pPr>
            <w:r>
              <w:t>Sequence:</w:t>
            </w:r>
          </w:p>
          <w:p w:rsidR="00DA6CC7" w:rsidRDefault="00DA6CC7" w:rsidP="00D45270">
            <w:pPr>
              <w:pStyle w:val="TestCaseInfo"/>
              <w:numPr>
                <w:ilvl w:val="0"/>
                <w:numId w:val="85"/>
              </w:numPr>
            </w:pPr>
            <w:r>
              <w:t>Ensure EM is up or config file is present</w:t>
            </w:r>
          </w:p>
          <w:p w:rsidR="005A676A" w:rsidRDefault="005A676A" w:rsidP="00D45270">
            <w:pPr>
              <w:pStyle w:val="TestCaseInfo"/>
              <w:numPr>
                <w:ilvl w:val="0"/>
                <w:numId w:val="85"/>
              </w:numPr>
            </w:pPr>
            <w:r>
              <w:t>Instantiate VNF</w:t>
            </w:r>
          </w:p>
          <w:p w:rsidR="005A676A" w:rsidRDefault="005A676A" w:rsidP="00D45270">
            <w:pPr>
              <w:pStyle w:val="TestCaseInfo"/>
              <w:numPr>
                <w:ilvl w:val="0"/>
                <w:numId w:val="85"/>
              </w:numPr>
            </w:pPr>
            <w:r>
              <w:t>Validate VNF is in state Inactive</w:t>
            </w:r>
          </w:p>
          <w:p w:rsidR="005A676A" w:rsidRDefault="005A676A" w:rsidP="00D45270">
            <w:pPr>
              <w:pStyle w:val="TestCaseInfo"/>
              <w:numPr>
                <w:ilvl w:val="0"/>
                <w:numId w:val="85"/>
              </w:numPr>
            </w:pPr>
            <w:r>
              <w:t>Start the traffic load</w:t>
            </w:r>
          </w:p>
          <w:p w:rsidR="005A676A" w:rsidRDefault="005A676A" w:rsidP="00D45270">
            <w:pPr>
              <w:pStyle w:val="TestCaseInfo"/>
              <w:numPr>
                <w:ilvl w:val="0"/>
                <w:numId w:val="85"/>
              </w:numPr>
            </w:pPr>
            <w:r>
              <w:t>Validate no traffic goes through</w:t>
            </w:r>
          </w:p>
          <w:p w:rsidR="005A676A" w:rsidRDefault="005A676A" w:rsidP="00D45270">
            <w:pPr>
              <w:pStyle w:val="TestCaseInfo"/>
              <w:numPr>
                <w:ilvl w:val="0"/>
                <w:numId w:val="85"/>
              </w:numPr>
            </w:pPr>
            <w:r>
              <w:t>Initiate the upgrade, update or rollback process</w:t>
            </w:r>
          </w:p>
          <w:p w:rsidR="005A676A" w:rsidRDefault="005A676A" w:rsidP="00D45270">
            <w:pPr>
              <w:pStyle w:val="TestCaseInfo"/>
              <w:numPr>
                <w:ilvl w:val="0"/>
                <w:numId w:val="85"/>
              </w:numPr>
            </w:pPr>
            <w:r>
              <w:t>Validate VNF new version is in place and state is Inactive</w:t>
            </w:r>
          </w:p>
          <w:p w:rsidR="005A676A" w:rsidRDefault="005A676A" w:rsidP="00D45270">
            <w:pPr>
              <w:pStyle w:val="TestCaseInfo"/>
              <w:numPr>
                <w:ilvl w:val="0"/>
                <w:numId w:val="85"/>
              </w:numPr>
            </w:pPr>
            <w:r>
              <w:t>Validate no traffic has been forwarded</w:t>
            </w:r>
          </w:p>
          <w:p w:rsidR="005A676A" w:rsidRDefault="005A676A" w:rsidP="00D45270">
            <w:pPr>
              <w:pStyle w:val="TestCaseInfo"/>
              <w:numPr>
                <w:ilvl w:val="0"/>
                <w:numId w:val="85"/>
              </w:numPr>
            </w:pPr>
            <w:r>
              <w:t>Stop Traffic</w:t>
            </w:r>
          </w:p>
          <w:p w:rsidR="005A676A" w:rsidRDefault="005A676A" w:rsidP="00D45270">
            <w:pPr>
              <w:pStyle w:val="TestCaseInfo"/>
              <w:numPr>
                <w:ilvl w:val="0"/>
                <w:numId w:val="85"/>
              </w:numPr>
            </w:pPr>
            <w:r>
              <w:t>Terminate VNF</w:t>
            </w:r>
          </w:p>
          <w:p w:rsidR="005A676A" w:rsidRPr="00D921A2" w:rsidRDefault="005A676A" w:rsidP="00D45270">
            <w:pPr>
              <w:pStyle w:val="TestCaseInfo"/>
              <w:numPr>
                <w:ilvl w:val="0"/>
                <w:numId w:val="85"/>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8"/>
              </w:numPr>
            </w:pPr>
            <w:r>
              <w:t>Upgrade a VNF</w:t>
            </w:r>
          </w:p>
          <w:p w:rsidR="00195B81" w:rsidRDefault="00195B81" w:rsidP="00D45270">
            <w:pPr>
              <w:pStyle w:val="TestCaseInfo"/>
              <w:numPr>
                <w:ilvl w:val="0"/>
                <w:numId w:val="128"/>
              </w:numPr>
            </w:pPr>
            <w:r>
              <w:t>Update a VNF</w:t>
            </w:r>
          </w:p>
          <w:p w:rsidR="005A676A" w:rsidRDefault="00195B81" w:rsidP="00D45270">
            <w:pPr>
              <w:pStyle w:val="TestCaseInfo"/>
              <w:numPr>
                <w:ilvl w:val="0"/>
                <w:numId w:val="128"/>
              </w:numPr>
            </w:pPr>
            <w:r>
              <w:t>Rollback a VNF</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61" w:name="_Toc454184434"/>
            <w:bookmarkStart w:id="162" w:name="_Toc467223376"/>
            <w:r>
              <w:t>TC.VNF.STATE.UPDATE.003</w:t>
            </w:r>
            <w:r>
              <w:tab/>
            </w:r>
            <w:r w:rsidR="005A676A">
              <w:t>VNF upgrade, update or roll</w:t>
            </w:r>
            <w:r w:rsidR="005A676A" w:rsidRPr="00E51B93">
              <w:t>back in state Active without traffic</w:t>
            </w:r>
            <w:bookmarkEnd w:id="161"/>
            <w:bookmarkEnd w:id="162"/>
          </w:p>
        </w:tc>
      </w:tr>
      <w:tr w:rsidR="005A676A" w:rsidTr="00506878">
        <w:trPr>
          <w:trHeight w:val="47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6"/>
              </w:numPr>
            </w:pPr>
            <w:r>
              <w:t>Instantiate VNF</w:t>
            </w:r>
          </w:p>
          <w:p w:rsidR="005A676A" w:rsidRDefault="005A676A" w:rsidP="00046106">
            <w:pPr>
              <w:pStyle w:val="TestCaseInfo"/>
              <w:numPr>
                <w:ilvl w:val="0"/>
                <w:numId w:val="46"/>
              </w:numPr>
            </w:pPr>
            <w:r>
              <w:t>Validate VNF is in state Inactive</w:t>
            </w:r>
          </w:p>
          <w:p w:rsidR="005A676A" w:rsidRDefault="005A676A" w:rsidP="00046106">
            <w:pPr>
              <w:pStyle w:val="TestCaseInfo"/>
              <w:numPr>
                <w:ilvl w:val="0"/>
                <w:numId w:val="46"/>
              </w:numPr>
            </w:pPr>
            <w:r>
              <w:t>Start the VNF</w:t>
            </w:r>
          </w:p>
          <w:p w:rsidR="005A676A" w:rsidRDefault="005A676A" w:rsidP="00046106">
            <w:pPr>
              <w:pStyle w:val="TestCaseInfo"/>
              <w:numPr>
                <w:ilvl w:val="0"/>
                <w:numId w:val="46"/>
              </w:numPr>
            </w:pPr>
            <w:r>
              <w:t>Validate VNF is in state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Initiate the upgrade, update or rollback process</w:t>
            </w:r>
          </w:p>
          <w:p w:rsidR="005A676A" w:rsidRDefault="005A676A" w:rsidP="00046106">
            <w:pPr>
              <w:pStyle w:val="TestCaseInfo"/>
              <w:numPr>
                <w:ilvl w:val="0"/>
                <w:numId w:val="46"/>
              </w:numPr>
            </w:pPr>
            <w:r>
              <w:lastRenderedPageBreak/>
              <w:t>Validate VNF new version is in place and state is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r w:rsidR="009E5F99">
              <w:t xml:space="preserve"> with no traffic loss</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Terminate VNF</w:t>
            </w:r>
          </w:p>
          <w:p w:rsidR="005A676A" w:rsidRPr="00D921A2" w:rsidRDefault="005A676A" w:rsidP="00046106">
            <w:pPr>
              <w:pStyle w:val="TestCaseInfo"/>
              <w:numPr>
                <w:ilvl w:val="0"/>
                <w:numId w:val="46"/>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9"/>
              </w:numPr>
            </w:pPr>
            <w:r>
              <w:t>Upgrade a VNF</w:t>
            </w:r>
          </w:p>
          <w:p w:rsidR="00195B81" w:rsidRDefault="00195B81" w:rsidP="00D45270">
            <w:pPr>
              <w:pStyle w:val="TestCaseInfo"/>
              <w:numPr>
                <w:ilvl w:val="0"/>
                <w:numId w:val="129"/>
              </w:numPr>
            </w:pPr>
            <w:r>
              <w:t>Update a VNF</w:t>
            </w:r>
          </w:p>
          <w:p w:rsidR="005A676A" w:rsidRDefault="00195B81" w:rsidP="00D45270">
            <w:pPr>
              <w:pStyle w:val="TestCaseInfo"/>
              <w:numPr>
                <w:ilvl w:val="0"/>
                <w:numId w:val="129"/>
              </w:numPr>
            </w:pPr>
            <w:r>
              <w:t>Rollback a VNF</w:t>
            </w:r>
          </w:p>
        </w:tc>
      </w:tr>
    </w:tbl>
    <w:p w:rsidR="005A676A" w:rsidRDefault="005A676A"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63" w:name="_Toc454184435"/>
            <w:bookmarkStart w:id="164" w:name="_Toc467223377"/>
            <w:r>
              <w:t>TC.VNF.STATE.UPDATE.004</w:t>
            </w:r>
            <w:r>
              <w:tab/>
            </w:r>
            <w:r w:rsidR="005A676A">
              <w:t>VNF upgrade, update</w:t>
            </w:r>
            <w:r w:rsidR="005A676A" w:rsidRPr="00D45BAF">
              <w:t xml:space="preserve"> or rollback in state Active with low traffic</w:t>
            </w:r>
            <w:bookmarkEnd w:id="163"/>
            <w:bookmarkEnd w:id="164"/>
          </w:p>
        </w:tc>
      </w:tr>
      <w:tr w:rsidR="005A676A" w:rsidTr="00506878">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 The process is done under low traffic to determine the service disruption time.</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7"/>
              </w:numPr>
            </w:pPr>
            <w:r>
              <w:t>Instantiate VNF</w:t>
            </w:r>
          </w:p>
          <w:p w:rsidR="005A676A" w:rsidRDefault="005A676A" w:rsidP="00046106">
            <w:pPr>
              <w:pStyle w:val="TestCaseInfo"/>
              <w:numPr>
                <w:ilvl w:val="0"/>
                <w:numId w:val="47"/>
              </w:numPr>
            </w:pPr>
            <w:r>
              <w:t>Validate VNF is in state Inactive</w:t>
            </w:r>
          </w:p>
          <w:p w:rsidR="005A676A" w:rsidRDefault="005A676A" w:rsidP="00046106">
            <w:pPr>
              <w:pStyle w:val="TestCaseInfo"/>
              <w:numPr>
                <w:ilvl w:val="0"/>
                <w:numId w:val="47"/>
              </w:numPr>
            </w:pPr>
            <w:r>
              <w:t>Start the VNF</w:t>
            </w:r>
          </w:p>
          <w:p w:rsidR="005A676A" w:rsidRDefault="005A676A" w:rsidP="00046106">
            <w:pPr>
              <w:pStyle w:val="TestCaseInfo"/>
              <w:numPr>
                <w:ilvl w:val="0"/>
                <w:numId w:val="47"/>
              </w:numPr>
            </w:pPr>
            <w:r>
              <w:t>Validate VNF is in state Active</w:t>
            </w:r>
          </w:p>
          <w:p w:rsidR="005A676A" w:rsidRDefault="005A676A" w:rsidP="00046106">
            <w:pPr>
              <w:pStyle w:val="TestCaseInfo"/>
              <w:numPr>
                <w:ilvl w:val="0"/>
                <w:numId w:val="47"/>
              </w:numPr>
            </w:pPr>
            <w:r>
              <w:t>Start the low traffic load</w:t>
            </w:r>
          </w:p>
          <w:p w:rsidR="005A676A" w:rsidRDefault="005A676A" w:rsidP="00046106">
            <w:pPr>
              <w:pStyle w:val="TestCaseInfo"/>
              <w:numPr>
                <w:ilvl w:val="0"/>
                <w:numId w:val="47"/>
              </w:numPr>
            </w:pPr>
            <w:r>
              <w:t>Validate traffic goes through (--&gt; no dropped packets)</w:t>
            </w:r>
          </w:p>
          <w:p w:rsidR="005A676A" w:rsidRDefault="005A676A" w:rsidP="00046106">
            <w:pPr>
              <w:pStyle w:val="TestCaseInfo"/>
              <w:numPr>
                <w:ilvl w:val="0"/>
                <w:numId w:val="47"/>
              </w:numPr>
            </w:pPr>
            <w:r>
              <w:t>Initiate the upgrade, update or rollback process</w:t>
            </w:r>
          </w:p>
          <w:p w:rsidR="005A676A" w:rsidRDefault="005A676A" w:rsidP="00046106">
            <w:pPr>
              <w:pStyle w:val="TestCaseInfo"/>
              <w:numPr>
                <w:ilvl w:val="0"/>
                <w:numId w:val="47"/>
              </w:numPr>
            </w:pPr>
            <w:r>
              <w:t>Validate VNF new version is active and state is Active</w:t>
            </w:r>
          </w:p>
          <w:p w:rsidR="005A676A" w:rsidRDefault="005A676A" w:rsidP="00046106">
            <w:pPr>
              <w:pStyle w:val="TestCaseInfo"/>
              <w:numPr>
                <w:ilvl w:val="0"/>
                <w:numId w:val="47"/>
              </w:numPr>
            </w:pPr>
            <w:r>
              <w:t>Validate traffic gets forwarded and measure the length of service disruption</w:t>
            </w:r>
          </w:p>
          <w:p w:rsidR="005A676A" w:rsidRDefault="005A676A" w:rsidP="00046106">
            <w:pPr>
              <w:pStyle w:val="TestCaseInfo"/>
              <w:numPr>
                <w:ilvl w:val="0"/>
                <w:numId w:val="47"/>
              </w:numPr>
            </w:pPr>
            <w:r>
              <w:t>Stop Traffic</w:t>
            </w:r>
          </w:p>
          <w:p w:rsidR="005A676A" w:rsidRDefault="005A676A" w:rsidP="00046106">
            <w:pPr>
              <w:pStyle w:val="TestCaseInfo"/>
              <w:numPr>
                <w:ilvl w:val="0"/>
                <w:numId w:val="47"/>
              </w:numPr>
            </w:pPr>
            <w:r>
              <w:t>Terminate VNF</w:t>
            </w:r>
          </w:p>
          <w:p w:rsidR="005A676A" w:rsidRPr="00D921A2" w:rsidRDefault="005A676A" w:rsidP="00046106">
            <w:pPr>
              <w:pStyle w:val="TestCaseInfo"/>
              <w:numPr>
                <w:ilvl w:val="0"/>
                <w:numId w:val="47"/>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30"/>
              </w:numPr>
            </w:pPr>
            <w:r>
              <w:t>Upgrade a VNF</w:t>
            </w:r>
          </w:p>
          <w:p w:rsidR="00195B81" w:rsidRDefault="00195B81" w:rsidP="00D45270">
            <w:pPr>
              <w:pStyle w:val="TestCaseInfo"/>
              <w:numPr>
                <w:ilvl w:val="0"/>
                <w:numId w:val="130"/>
              </w:numPr>
            </w:pPr>
            <w:r>
              <w:t>Update a VNF</w:t>
            </w:r>
          </w:p>
          <w:p w:rsidR="005A676A" w:rsidRDefault="00195B81" w:rsidP="00D45270">
            <w:pPr>
              <w:pStyle w:val="TestCaseInfo"/>
              <w:numPr>
                <w:ilvl w:val="0"/>
                <w:numId w:val="130"/>
              </w:numPr>
            </w:pPr>
            <w:r>
              <w:t>Rollback a VNF</w:t>
            </w:r>
          </w:p>
        </w:tc>
      </w:tr>
    </w:tbl>
    <w:p w:rsidR="005A676A" w:rsidRDefault="005A676A" w:rsidP="005A676A">
      <w:pPr>
        <w:rPr>
          <w:lang w:eastAsia="zh-CN"/>
        </w:rPr>
      </w:pPr>
    </w:p>
    <w:p w:rsidR="009E5F99" w:rsidRDefault="009E5F99"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38372C">
            <w:pPr>
              <w:pStyle w:val="TestCase"/>
            </w:pPr>
            <w:bookmarkStart w:id="165" w:name="_Toc454184436"/>
            <w:bookmarkStart w:id="166" w:name="_Toc467223378"/>
            <w:r>
              <w:t>TC.VNF.STATE.UPDATE.005</w:t>
            </w:r>
            <w:r>
              <w:tab/>
            </w:r>
            <w:r w:rsidR="005A676A" w:rsidRPr="00D45BAF">
              <w:t xml:space="preserve">VNF upgrade, update or rollback in state Active with </w:t>
            </w:r>
            <w:r w:rsidR="0038372C">
              <w:t>normal</w:t>
            </w:r>
            <w:r w:rsidR="005A676A" w:rsidRPr="00D45BAF">
              <w:t xml:space="preserve"> traffic</w:t>
            </w:r>
            <w:bookmarkEnd w:id="165"/>
            <w:bookmarkEnd w:id="166"/>
          </w:p>
        </w:tc>
      </w:tr>
      <w:tr w:rsidR="005A676A" w:rsidTr="00506878">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38372C">
            <w:pPr>
              <w:pStyle w:val="TestCaseInfo"/>
              <w:rPr>
                <w:lang w:eastAsia="zh-CN"/>
              </w:rPr>
            </w:pPr>
            <w:r>
              <w:rPr>
                <w:lang w:eastAsia="zh-CN"/>
              </w:rPr>
              <w:t xml:space="preserve">Verify VNF can be upgraded, updated or rolled back in state “Active” and returns into the same state back afterwards. The process is done under </w:t>
            </w:r>
            <w:r w:rsidR="0038372C">
              <w:rPr>
                <w:lang w:eastAsia="zh-CN"/>
              </w:rPr>
              <w:t>normal</w:t>
            </w:r>
            <w:r>
              <w:rPr>
                <w:lang w:eastAsia="zh-CN"/>
              </w:rPr>
              <w:t xml:space="preserve"> traffic to determine the service disruption time.</w:t>
            </w:r>
            <w:r w:rsidR="0038372C">
              <w:rPr>
                <w:lang w:eastAsia="zh-CN"/>
              </w:rPr>
              <w:t xml:space="preserve"> The traffic load does not cause a scaling event in the system, but it is close to the limit to cause a scaling event.</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8"/>
              </w:numPr>
            </w:pPr>
            <w:r>
              <w:t>Instantiate VNF</w:t>
            </w:r>
          </w:p>
          <w:p w:rsidR="005A676A" w:rsidRDefault="005A676A" w:rsidP="00046106">
            <w:pPr>
              <w:pStyle w:val="TestCaseInfo"/>
              <w:numPr>
                <w:ilvl w:val="0"/>
                <w:numId w:val="48"/>
              </w:numPr>
            </w:pPr>
            <w:r>
              <w:t>Validate VNF is in state Inactive</w:t>
            </w:r>
          </w:p>
          <w:p w:rsidR="005A676A" w:rsidRDefault="005A676A" w:rsidP="00046106">
            <w:pPr>
              <w:pStyle w:val="TestCaseInfo"/>
              <w:numPr>
                <w:ilvl w:val="0"/>
                <w:numId w:val="48"/>
              </w:numPr>
            </w:pPr>
            <w:r>
              <w:t>Start the VNF</w:t>
            </w:r>
          </w:p>
          <w:p w:rsidR="005A676A" w:rsidRDefault="005A676A" w:rsidP="00046106">
            <w:pPr>
              <w:pStyle w:val="TestCaseInfo"/>
              <w:numPr>
                <w:ilvl w:val="0"/>
                <w:numId w:val="48"/>
              </w:numPr>
            </w:pPr>
            <w:r>
              <w:t>Validate VNF is in state Active</w:t>
            </w:r>
          </w:p>
          <w:p w:rsidR="005A676A" w:rsidRDefault="005A676A" w:rsidP="00046106">
            <w:pPr>
              <w:pStyle w:val="TestCaseInfo"/>
              <w:numPr>
                <w:ilvl w:val="0"/>
                <w:numId w:val="48"/>
              </w:numPr>
            </w:pPr>
            <w:r>
              <w:t xml:space="preserve">Start the </w:t>
            </w:r>
            <w:r w:rsidR="0038372C">
              <w:t>normal</w:t>
            </w:r>
            <w:r>
              <w:t xml:space="preserve"> traffic load</w:t>
            </w:r>
          </w:p>
          <w:p w:rsidR="005A676A" w:rsidRDefault="005A676A" w:rsidP="00046106">
            <w:pPr>
              <w:pStyle w:val="TestCaseInfo"/>
              <w:numPr>
                <w:ilvl w:val="0"/>
                <w:numId w:val="48"/>
              </w:numPr>
            </w:pPr>
            <w:r>
              <w:t>Validate traffic goes through (--&gt; no dropped packets)</w:t>
            </w:r>
          </w:p>
          <w:p w:rsidR="005A676A" w:rsidRDefault="005A676A" w:rsidP="00046106">
            <w:pPr>
              <w:pStyle w:val="TestCaseInfo"/>
              <w:numPr>
                <w:ilvl w:val="0"/>
                <w:numId w:val="48"/>
              </w:numPr>
            </w:pPr>
            <w:r>
              <w:t>Initiate the upgrade, update or rollback process</w:t>
            </w:r>
          </w:p>
          <w:p w:rsidR="005A676A" w:rsidRDefault="005A676A" w:rsidP="00046106">
            <w:pPr>
              <w:pStyle w:val="TestCaseInfo"/>
              <w:numPr>
                <w:ilvl w:val="0"/>
                <w:numId w:val="48"/>
              </w:numPr>
            </w:pPr>
            <w:r>
              <w:t>Validate VNF new version is active and state is Active</w:t>
            </w:r>
          </w:p>
          <w:p w:rsidR="005A676A" w:rsidRDefault="005A676A" w:rsidP="00046106">
            <w:pPr>
              <w:pStyle w:val="TestCaseInfo"/>
              <w:numPr>
                <w:ilvl w:val="0"/>
                <w:numId w:val="48"/>
              </w:numPr>
            </w:pPr>
            <w:r>
              <w:t>Validate traffic gets forwarded and measure the length of service disruption</w:t>
            </w:r>
          </w:p>
          <w:p w:rsidR="005A676A" w:rsidRDefault="005A676A" w:rsidP="00046106">
            <w:pPr>
              <w:pStyle w:val="TestCaseInfo"/>
              <w:numPr>
                <w:ilvl w:val="0"/>
                <w:numId w:val="48"/>
              </w:numPr>
            </w:pPr>
            <w:r>
              <w:t>Stop Traffic</w:t>
            </w:r>
          </w:p>
          <w:p w:rsidR="005A676A" w:rsidRDefault="005A676A" w:rsidP="00046106">
            <w:pPr>
              <w:pStyle w:val="TestCaseInfo"/>
              <w:numPr>
                <w:ilvl w:val="0"/>
                <w:numId w:val="48"/>
              </w:numPr>
            </w:pPr>
            <w:r>
              <w:t>Terminate VNF</w:t>
            </w:r>
          </w:p>
          <w:p w:rsidR="005A676A" w:rsidRPr="00D921A2" w:rsidRDefault="005A676A" w:rsidP="00046106">
            <w:pPr>
              <w:pStyle w:val="TestCaseInfo"/>
              <w:numPr>
                <w:ilvl w:val="0"/>
                <w:numId w:val="48"/>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84"/>
              </w:numPr>
            </w:pPr>
            <w:r>
              <w:t>Upgrade a VNF</w:t>
            </w:r>
          </w:p>
          <w:p w:rsidR="00195B81" w:rsidRDefault="00195B81" w:rsidP="00D45270">
            <w:pPr>
              <w:pStyle w:val="TestCaseInfo"/>
              <w:numPr>
                <w:ilvl w:val="0"/>
                <w:numId w:val="84"/>
              </w:numPr>
            </w:pPr>
            <w:r>
              <w:t>Update a VNF</w:t>
            </w:r>
          </w:p>
          <w:p w:rsidR="005A676A" w:rsidRDefault="00195B81" w:rsidP="00D45270">
            <w:pPr>
              <w:pStyle w:val="TestCaseInfo"/>
              <w:numPr>
                <w:ilvl w:val="0"/>
                <w:numId w:val="84"/>
              </w:numPr>
            </w:pPr>
            <w:r>
              <w:t>Rollback a VNF</w:t>
            </w:r>
          </w:p>
        </w:tc>
      </w:tr>
    </w:tbl>
    <w:p w:rsidR="005A676A" w:rsidRDefault="005A676A" w:rsidP="005A676A">
      <w:pPr>
        <w:rPr>
          <w:lang w:eastAsia="zh-CN"/>
        </w:rPr>
      </w:pPr>
    </w:p>
    <w:p w:rsidR="005A676A" w:rsidRDefault="005A676A" w:rsidP="001C5F01">
      <w:pPr>
        <w:pStyle w:val="Heading1"/>
      </w:pPr>
      <w:bookmarkStart w:id="167" w:name="_Toc454184362"/>
      <w:bookmarkStart w:id="168" w:name="_Toc467159714"/>
      <w:r>
        <w:t>Virtualized Resource Management</w:t>
      </w:r>
      <w:bookmarkEnd w:id="167"/>
      <w:bookmarkEnd w:id="168"/>
    </w:p>
    <w:p w:rsidR="005A676A" w:rsidRDefault="009362AA" w:rsidP="005A676A">
      <w:pPr>
        <w:rPr>
          <w:lang w:eastAsia="zh-CN"/>
        </w:rPr>
      </w:pPr>
      <w:r>
        <w:rPr>
          <w:lang w:eastAsia="zh-CN"/>
        </w:rPr>
        <w:t xml:space="preserve">The management of virtualized resources is an integral component of the VNF Lifecycle Management. It encompasses </w:t>
      </w:r>
    </w:p>
    <w:p w:rsidR="009362AA" w:rsidRDefault="009362AA" w:rsidP="00D45270">
      <w:pPr>
        <w:pStyle w:val="ListParagraph"/>
        <w:numPr>
          <w:ilvl w:val="0"/>
          <w:numId w:val="86"/>
        </w:numPr>
        <w:rPr>
          <w:lang w:eastAsia="zh-CN"/>
        </w:rPr>
      </w:pPr>
      <w:r>
        <w:rPr>
          <w:lang w:eastAsia="zh-CN"/>
        </w:rPr>
        <w:t>Snapshot management</w:t>
      </w:r>
    </w:p>
    <w:p w:rsidR="009362AA" w:rsidRDefault="009362AA" w:rsidP="00D45270">
      <w:pPr>
        <w:pStyle w:val="ListParagraph"/>
        <w:numPr>
          <w:ilvl w:val="0"/>
          <w:numId w:val="86"/>
        </w:numPr>
        <w:rPr>
          <w:lang w:eastAsia="zh-CN"/>
        </w:rPr>
      </w:pPr>
      <w:r>
        <w:rPr>
          <w:lang w:eastAsia="zh-CN"/>
        </w:rPr>
        <w:t>VNF scaling by adding and removing virtual resources</w:t>
      </w:r>
    </w:p>
    <w:p w:rsidR="009362AA" w:rsidRDefault="009362AA" w:rsidP="00D45270">
      <w:pPr>
        <w:pStyle w:val="ListParagraph"/>
        <w:numPr>
          <w:ilvl w:val="0"/>
          <w:numId w:val="86"/>
        </w:numPr>
        <w:rPr>
          <w:lang w:eastAsia="zh-CN"/>
        </w:rPr>
      </w:pPr>
      <w:r>
        <w:rPr>
          <w:lang w:eastAsia="zh-CN"/>
        </w:rPr>
        <w:t>Virtual resource migration</w:t>
      </w:r>
    </w:p>
    <w:p w:rsidR="009362AA" w:rsidRDefault="009362AA" w:rsidP="00D45270">
      <w:pPr>
        <w:pStyle w:val="ListParagraph"/>
        <w:numPr>
          <w:ilvl w:val="0"/>
          <w:numId w:val="86"/>
        </w:numPr>
        <w:rPr>
          <w:lang w:eastAsia="zh-CN"/>
        </w:rPr>
      </w:pPr>
      <w:r>
        <w:rPr>
          <w:lang w:eastAsia="zh-CN"/>
        </w:rPr>
        <w:lastRenderedPageBreak/>
        <w:t xml:space="preserve">Virtual network related </w:t>
      </w:r>
      <w:r w:rsidR="00D60C5F">
        <w:rPr>
          <w:lang w:eastAsia="zh-CN"/>
        </w:rPr>
        <w:t>management</w:t>
      </w:r>
    </w:p>
    <w:p w:rsidR="00D60C5F" w:rsidRDefault="00D60C5F" w:rsidP="00D45270">
      <w:pPr>
        <w:pStyle w:val="ListParagraph"/>
        <w:numPr>
          <w:ilvl w:val="0"/>
          <w:numId w:val="86"/>
        </w:numPr>
        <w:rPr>
          <w:lang w:eastAsia="zh-CN"/>
        </w:rPr>
      </w:pPr>
      <w:r>
        <w:rPr>
          <w:lang w:eastAsia="zh-CN"/>
        </w:rPr>
        <w:t>Virtual storage related management</w:t>
      </w:r>
    </w:p>
    <w:p w:rsidR="00D60C5F" w:rsidRDefault="00D60C5F" w:rsidP="00D60C5F">
      <w:pPr>
        <w:rPr>
          <w:lang w:eastAsia="zh-CN"/>
        </w:rPr>
      </w:pPr>
    </w:p>
    <w:p w:rsidR="005A676A" w:rsidRDefault="005A676A" w:rsidP="00C35DDF">
      <w:pPr>
        <w:pStyle w:val="Heading2"/>
      </w:pPr>
      <w:bookmarkStart w:id="169" w:name="_Toc454184363"/>
      <w:bookmarkStart w:id="170" w:name="_Toc467159715"/>
      <w:proofErr w:type="gramStart"/>
      <w:r>
        <w:t>vSnapshot</w:t>
      </w:r>
      <w:proofErr w:type="gramEnd"/>
      <w:r>
        <w:t xml:space="preserve"> Management</w:t>
      </w:r>
      <w:bookmarkEnd w:id="169"/>
      <w:bookmarkEnd w:id="170"/>
    </w:p>
    <w:p w:rsidR="005A676A" w:rsidRDefault="00D60C5F" w:rsidP="005A676A">
      <w:pPr>
        <w:rPr>
          <w:lang w:eastAsia="zh-CN"/>
        </w:rPr>
      </w:pPr>
      <w:r>
        <w:rPr>
          <w:lang w:eastAsia="zh-CN"/>
        </w:rPr>
        <w:t>The snapshot management allows the user to create a copy of the current virtual image or storage. Problem research or debugging of issues take advantage of this feature.</w:t>
      </w:r>
    </w:p>
    <w:p w:rsidR="00D60C5F" w:rsidRDefault="00D60C5F"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1" w:name="_Toc454184437"/>
            <w:bookmarkStart w:id="172" w:name="_Toc467223379"/>
            <w:r>
              <w:t>TC.VNF.SNAPSHOT.001</w:t>
            </w:r>
            <w:r>
              <w:tab/>
            </w:r>
            <w:r w:rsidR="005A676A">
              <w:t>Compute Snapshot Creation and Deletion</w:t>
            </w:r>
            <w:bookmarkEnd w:id="171"/>
            <w:r w:rsidR="00D60C5F">
              <w:t xml:space="preserve"> without traffic load</w:t>
            </w:r>
            <w:bookmarkEnd w:id="172"/>
          </w:p>
        </w:tc>
      </w:tr>
      <w:tr w:rsidR="005A676A" w:rsidTr="00AF20BC">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create </w:t>
            </w:r>
            <w:r w:rsidR="00D60C5F">
              <w:rPr>
                <w:lang w:eastAsia="zh-CN"/>
              </w:rPr>
              <w:t>a compute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 xml:space="preserve">A compute Snapshot allows the user to build an image from the current running system and later to re-instantiate it without </w:t>
            </w:r>
            <w:r w:rsidR="00D60C5F">
              <w:rPr>
                <w:lang w:eastAsia="zh-CN"/>
              </w:rPr>
              <w:t>losing</w:t>
            </w:r>
            <w:r>
              <w:rPr>
                <w:lang w:eastAsia="zh-CN"/>
              </w:rPr>
              <w:t xml:space="preserve"> any data or configuration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157F9" w:rsidRDefault="000157F9" w:rsidP="000157F9">
            <w:pPr>
              <w:pStyle w:val="TestCaseInfo"/>
            </w:pPr>
            <w:r>
              <w:t>Sequence:</w:t>
            </w:r>
          </w:p>
          <w:p w:rsidR="005A676A" w:rsidRDefault="005A676A" w:rsidP="000157F9">
            <w:pPr>
              <w:pStyle w:val="TestCaseInfo"/>
              <w:numPr>
                <w:ilvl w:val="0"/>
                <w:numId w:val="177"/>
              </w:numPr>
            </w:pPr>
            <w:r>
              <w:t>Instantiate VNF</w:t>
            </w:r>
          </w:p>
          <w:p w:rsidR="005A676A" w:rsidRDefault="005A676A" w:rsidP="000157F9">
            <w:pPr>
              <w:pStyle w:val="TestCaseInfo"/>
              <w:numPr>
                <w:ilvl w:val="0"/>
                <w:numId w:val="177"/>
              </w:numPr>
            </w:pPr>
            <w:r>
              <w:t>Validate VNF is in state Inactive</w:t>
            </w:r>
          </w:p>
          <w:p w:rsidR="005A676A" w:rsidRDefault="005A676A" w:rsidP="000157F9">
            <w:pPr>
              <w:pStyle w:val="TestCaseInfo"/>
              <w:numPr>
                <w:ilvl w:val="0"/>
                <w:numId w:val="177"/>
              </w:numPr>
            </w:pPr>
            <w:r>
              <w:t>Start the VNF</w:t>
            </w:r>
          </w:p>
          <w:p w:rsidR="005A676A" w:rsidRDefault="005A676A" w:rsidP="000157F9">
            <w:pPr>
              <w:pStyle w:val="TestCaseInfo"/>
              <w:numPr>
                <w:ilvl w:val="0"/>
                <w:numId w:val="177"/>
              </w:numPr>
            </w:pPr>
            <w:r>
              <w:t>Validate VNF is in state Active</w:t>
            </w:r>
          </w:p>
          <w:p w:rsidR="005A676A" w:rsidRDefault="005A676A" w:rsidP="000157F9">
            <w:pPr>
              <w:pStyle w:val="TestCaseInfo"/>
              <w:numPr>
                <w:ilvl w:val="0"/>
                <w:numId w:val="177"/>
              </w:numPr>
            </w:pPr>
            <w:r>
              <w:t>Start the min traffic load</w:t>
            </w:r>
          </w:p>
          <w:p w:rsidR="005A676A" w:rsidRDefault="005A676A" w:rsidP="000157F9">
            <w:pPr>
              <w:pStyle w:val="TestCaseInfo"/>
              <w:numPr>
                <w:ilvl w:val="0"/>
                <w:numId w:val="177"/>
              </w:numPr>
            </w:pPr>
            <w:r>
              <w:t>Validate traffic goes through (--&gt; no dropped packets)</w:t>
            </w:r>
          </w:p>
          <w:p w:rsidR="00D60C5F" w:rsidRDefault="00D60C5F" w:rsidP="000157F9">
            <w:pPr>
              <w:pStyle w:val="TestCaseInfo"/>
              <w:numPr>
                <w:ilvl w:val="0"/>
                <w:numId w:val="177"/>
              </w:numPr>
            </w:pPr>
            <w:r>
              <w:t>Stop traffic</w:t>
            </w:r>
          </w:p>
          <w:p w:rsidR="005A676A" w:rsidRDefault="005A676A" w:rsidP="000157F9">
            <w:pPr>
              <w:pStyle w:val="TestCaseInfo"/>
              <w:numPr>
                <w:ilvl w:val="0"/>
                <w:numId w:val="177"/>
              </w:numPr>
            </w:pPr>
            <w:r>
              <w:t>Initiate the compute snapshot creation via the VNFM interface</w:t>
            </w:r>
          </w:p>
          <w:p w:rsidR="005A676A" w:rsidRDefault="005A676A" w:rsidP="000157F9">
            <w:pPr>
              <w:pStyle w:val="TestCaseInfo"/>
              <w:numPr>
                <w:ilvl w:val="0"/>
                <w:numId w:val="177"/>
              </w:numPr>
            </w:pPr>
            <w:r>
              <w:t>Validate VNF instructed NFVI to create a compute snapshot and a new image is found via the NFVI interface</w:t>
            </w:r>
          </w:p>
          <w:p w:rsidR="005A676A" w:rsidRDefault="005A676A" w:rsidP="000157F9">
            <w:pPr>
              <w:pStyle w:val="TestCaseInfo"/>
              <w:numPr>
                <w:ilvl w:val="0"/>
                <w:numId w:val="177"/>
              </w:numPr>
            </w:pPr>
            <w:r>
              <w:t>Terminate VNF</w:t>
            </w:r>
          </w:p>
          <w:p w:rsidR="005A676A" w:rsidRDefault="005A676A" w:rsidP="000157F9">
            <w:pPr>
              <w:pStyle w:val="TestCaseInfo"/>
              <w:numPr>
                <w:ilvl w:val="0"/>
                <w:numId w:val="177"/>
              </w:numPr>
            </w:pPr>
            <w:r>
              <w:t>Issue command to VNFM to display the newly created VNF snapshot</w:t>
            </w:r>
          </w:p>
          <w:p w:rsidR="005A676A" w:rsidRDefault="005A676A" w:rsidP="000157F9">
            <w:pPr>
              <w:pStyle w:val="TestCaseInfo"/>
              <w:numPr>
                <w:ilvl w:val="0"/>
                <w:numId w:val="177"/>
              </w:numPr>
            </w:pPr>
            <w:r>
              <w:t>Issue command deletion of compute snapshot to the VNFM</w:t>
            </w:r>
          </w:p>
          <w:p w:rsidR="005A676A" w:rsidRDefault="005A676A" w:rsidP="000157F9">
            <w:pPr>
              <w:pStyle w:val="TestCaseInfo"/>
              <w:numPr>
                <w:ilvl w:val="0"/>
                <w:numId w:val="177"/>
              </w:numPr>
            </w:pPr>
            <w:r>
              <w:t>Validate the snapshot has been deleted vi VNFM and NFVI interface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84DEB" w:rsidTr="001B495E">
        <w:tc>
          <w:tcPr>
            <w:tcW w:w="9330" w:type="dxa"/>
            <w:gridSpan w:val="2"/>
            <w:tcBorders>
              <w:top w:val="single" w:sz="2" w:space="0" w:color="auto"/>
              <w:left w:val="single" w:sz="2" w:space="0" w:color="auto"/>
              <w:bottom w:val="single" w:sz="2" w:space="0" w:color="auto"/>
              <w:right w:val="single" w:sz="2" w:space="0" w:color="auto"/>
            </w:tcBorders>
            <w:hideMark/>
          </w:tcPr>
          <w:p w:rsidR="00E84DEB" w:rsidRDefault="008625E0" w:rsidP="00E84DEB">
            <w:pPr>
              <w:pStyle w:val="TestCase"/>
            </w:pPr>
            <w:bookmarkStart w:id="173" w:name="_Toc467223380"/>
            <w:r>
              <w:t>TC.VNF.SNAPSHOT.002</w:t>
            </w:r>
            <w:r>
              <w:tab/>
            </w:r>
            <w:r w:rsidR="00E84DEB">
              <w:t>Compute Snapshot Creation and Deletion under normal traffic load</w:t>
            </w:r>
            <w:bookmarkEnd w:id="173"/>
          </w:p>
        </w:tc>
      </w:tr>
      <w:tr w:rsidR="00E84DEB" w:rsidTr="001B495E">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84DEB" w:rsidRPr="00D67489" w:rsidRDefault="00E84DEB" w:rsidP="001B495E">
            <w:pPr>
              <w:pStyle w:val="TestCaseInfo"/>
              <w:rPr>
                <w:lang w:eastAsia="zh-CN"/>
              </w:rPr>
            </w:pPr>
            <w:r>
              <w:rPr>
                <w:lang w:eastAsia="zh-CN"/>
              </w:rPr>
              <w:t>VNFM should provide the capability to create a compute snapshot by issuing a command to the NFVI while normal traffic load</w:t>
            </w: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84DEB" w:rsidRDefault="00E84DEB" w:rsidP="001B495E">
            <w:pPr>
              <w:pStyle w:val="TestCaseInfo"/>
              <w:rPr>
                <w:lang w:eastAsia="zh-CN"/>
              </w:rPr>
            </w:pPr>
            <w:r>
              <w:rPr>
                <w:lang w:eastAsia="zh-CN"/>
              </w:rPr>
              <w:t>A compute Snapshot allows the user to build an image from the current running system and later to re-instantiate it without losing any data or configuration</w:t>
            </w:r>
          </w:p>
        </w:tc>
      </w:tr>
      <w:tr w:rsidR="00E84DEB" w:rsidTr="001B495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rPr>
                <w:lang w:eastAsia="zh-CN"/>
              </w:rPr>
            </w:pPr>
          </w:p>
        </w:tc>
      </w:tr>
      <w:tr w:rsidR="00E84DEB" w:rsidTr="001B495E">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rPr>
                <w:lang w:eastAsia="zh-CN"/>
              </w:rPr>
            </w:pPr>
          </w:p>
        </w:tc>
      </w:tr>
      <w:tr w:rsidR="00E84DEB" w:rsidTr="00E84DEB">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3C2372" w:rsidRDefault="003C2372" w:rsidP="001B495E">
            <w:pPr>
              <w:pStyle w:val="TestCaseInfo"/>
            </w:pPr>
            <w:r>
              <w:t>Sequence:</w:t>
            </w:r>
          </w:p>
          <w:p w:rsidR="00E84DEB" w:rsidRDefault="00E84DEB" w:rsidP="003C2372">
            <w:pPr>
              <w:pStyle w:val="TestCaseInfo"/>
              <w:numPr>
                <w:ilvl w:val="0"/>
                <w:numId w:val="87"/>
              </w:numPr>
            </w:pPr>
            <w:r>
              <w:t>Instantiate VNF</w:t>
            </w:r>
          </w:p>
          <w:p w:rsidR="00E84DEB" w:rsidRDefault="00E84DEB" w:rsidP="00D45270">
            <w:pPr>
              <w:pStyle w:val="TestCaseInfo"/>
              <w:numPr>
                <w:ilvl w:val="0"/>
                <w:numId w:val="87"/>
              </w:numPr>
            </w:pPr>
            <w:r>
              <w:t>Validate VNF is in state Inactive</w:t>
            </w:r>
          </w:p>
          <w:p w:rsidR="00E84DEB" w:rsidRDefault="00E84DEB" w:rsidP="00D45270">
            <w:pPr>
              <w:pStyle w:val="TestCaseInfo"/>
              <w:numPr>
                <w:ilvl w:val="0"/>
                <w:numId w:val="87"/>
              </w:numPr>
            </w:pPr>
            <w:r>
              <w:t>Start the VNF</w:t>
            </w:r>
          </w:p>
          <w:p w:rsidR="00E84DEB" w:rsidRDefault="00E84DEB" w:rsidP="00D45270">
            <w:pPr>
              <w:pStyle w:val="TestCaseInfo"/>
              <w:numPr>
                <w:ilvl w:val="0"/>
                <w:numId w:val="87"/>
              </w:numPr>
            </w:pPr>
            <w:r>
              <w:t>Validate VNF is in state Active</w:t>
            </w:r>
          </w:p>
          <w:p w:rsidR="00E84DEB" w:rsidRDefault="00E84DEB" w:rsidP="00D45270">
            <w:pPr>
              <w:pStyle w:val="TestCaseInfo"/>
              <w:numPr>
                <w:ilvl w:val="0"/>
                <w:numId w:val="87"/>
              </w:numPr>
            </w:pPr>
            <w:r>
              <w:t>Start the normal traffic load</w:t>
            </w:r>
          </w:p>
          <w:p w:rsidR="00E84DEB" w:rsidRDefault="00E84DEB" w:rsidP="00D45270">
            <w:pPr>
              <w:pStyle w:val="TestCaseInfo"/>
              <w:numPr>
                <w:ilvl w:val="0"/>
                <w:numId w:val="87"/>
              </w:numPr>
            </w:pPr>
            <w:r>
              <w:t>Validate traffic goes through (--&gt; no dropped packets)</w:t>
            </w:r>
          </w:p>
          <w:p w:rsidR="00E84DEB" w:rsidRDefault="00E84DEB" w:rsidP="00D45270">
            <w:pPr>
              <w:pStyle w:val="TestCaseInfo"/>
              <w:numPr>
                <w:ilvl w:val="0"/>
                <w:numId w:val="87"/>
              </w:numPr>
            </w:pPr>
            <w:r>
              <w:t>Initiate the compute snapshot creation via the VNFM interface</w:t>
            </w:r>
          </w:p>
          <w:p w:rsidR="00E84DEB" w:rsidRDefault="00E84DEB" w:rsidP="00D45270">
            <w:pPr>
              <w:pStyle w:val="TestCaseInfo"/>
              <w:numPr>
                <w:ilvl w:val="0"/>
                <w:numId w:val="87"/>
              </w:numPr>
            </w:pPr>
            <w:r>
              <w:t>Validate VNF instructed NFVI to create a compute snapshot and a new image is found via the NFVI interface</w:t>
            </w:r>
          </w:p>
          <w:p w:rsidR="00E84DEB" w:rsidRDefault="00E84DEB" w:rsidP="00D45270">
            <w:pPr>
              <w:pStyle w:val="TestCaseInfo"/>
              <w:numPr>
                <w:ilvl w:val="0"/>
                <w:numId w:val="87"/>
              </w:numPr>
            </w:pPr>
            <w:r>
              <w:t>Validate no traffic lost occurred</w:t>
            </w:r>
          </w:p>
          <w:p w:rsidR="00E84DEB" w:rsidRDefault="00E84DEB" w:rsidP="00D45270">
            <w:pPr>
              <w:pStyle w:val="TestCaseInfo"/>
              <w:numPr>
                <w:ilvl w:val="0"/>
                <w:numId w:val="87"/>
              </w:numPr>
            </w:pPr>
            <w:r>
              <w:t>Stop traffic</w:t>
            </w:r>
          </w:p>
          <w:p w:rsidR="00E84DEB" w:rsidRDefault="00E84DEB" w:rsidP="00D45270">
            <w:pPr>
              <w:pStyle w:val="TestCaseInfo"/>
              <w:numPr>
                <w:ilvl w:val="0"/>
                <w:numId w:val="87"/>
              </w:numPr>
            </w:pPr>
            <w:r>
              <w:t>Terminate VNF</w:t>
            </w:r>
          </w:p>
          <w:p w:rsidR="00E84DEB" w:rsidRDefault="00E84DEB" w:rsidP="00D45270">
            <w:pPr>
              <w:pStyle w:val="TestCaseInfo"/>
              <w:numPr>
                <w:ilvl w:val="0"/>
                <w:numId w:val="87"/>
              </w:numPr>
            </w:pPr>
            <w:r>
              <w:t>Issue command to VNFM to display the newly created VNF snapshot</w:t>
            </w:r>
          </w:p>
          <w:p w:rsidR="00E84DEB" w:rsidRDefault="00E84DEB" w:rsidP="00D45270">
            <w:pPr>
              <w:pStyle w:val="TestCaseInfo"/>
              <w:numPr>
                <w:ilvl w:val="0"/>
                <w:numId w:val="87"/>
              </w:numPr>
            </w:pPr>
            <w:r>
              <w:t>Issue command deletion of compute snapshot to the VNFM</w:t>
            </w:r>
          </w:p>
          <w:p w:rsidR="00E84DEB" w:rsidRDefault="00E84DEB" w:rsidP="00D45270">
            <w:pPr>
              <w:pStyle w:val="TestCaseInfo"/>
              <w:numPr>
                <w:ilvl w:val="0"/>
                <w:numId w:val="87"/>
              </w:numPr>
            </w:pPr>
            <w:r>
              <w:t>Validate the snapshot has been deleted vi VNFM and NFVI interface</w:t>
            </w: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bl>
    <w:p w:rsidR="00E84DEB" w:rsidRDefault="00E84DEB" w:rsidP="005A676A">
      <w:pPr>
        <w:rPr>
          <w:lang w:eastAsia="zh-CN"/>
        </w:rPr>
      </w:pPr>
    </w:p>
    <w:p w:rsidR="00D60C5F" w:rsidRDefault="00D60C5F"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4" w:name="_Toc454184438"/>
            <w:bookmarkStart w:id="175" w:name="_Toc467223381"/>
            <w:r>
              <w:t>TC.VNF.SNAPSHOT.003</w:t>
            </w:r>
            <w:r>
              <w:tab/>
            </w:r>
            <w:r w:rsidR="005A676A">
              <w:t>Compute Snapshot Instantiation</w:t>
            </w:r>
            <w:bookmarkEnd w:id="174"/>
            <w:bookmarkEnd w:id="175"/>
          </w:p>
        </w:tc>
      </w:tr>
      <w:tr w:rsidR="005A676A" w:rsidTr="00AF20BC">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re-instantiate </w:t>
            </w:r>
            <w:r w:rsidR="00AF20BC">
              <w:rPr>
                <w:lang w:eastAsia="zh-CN"/>
              </w:rPr>
              <w:t>a compute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 xml:space="preserve">A compute Snapshot allows the user to build an image from the current running system and later to re-instantiate it without </w:t>
            </w:r>
            <w:r w:rsidR="00AF20BC">
              <w:rPr>
                <w:lang w:eastAsia="zh-CN"/>
              </w:rPr>
              <w:t>losing</w:t>
            </w:r>
            <w:r>
              <w:rPr>
                <w:lang w:eastAsia="zh-CN"/>
              </w:rPr>
              <w:t xml:space="preserve"> any data or configuration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AF20BC" w:rsidP="00AF20BC">
            <w:pPr>
              <w:pStyle w:val="TestCaseInfo"/>
            </w:pPr>
            <w:r>
              <w:t>Sequence:</w:t>
            </w:r>
          </w:p>
          <w:p w:rsidR="005A676A" w:rsidRDefault="005A676A" w:rsidP="00046106">
            <w:pPr>
              <w:pStyle w:val="TestCaseInfo"/>
              <w:numPr>
                <w:ilvl w:val="0"/>
                <w:numId w:val="50"/>
              </w:numPr>
            </w:pPr>
            <w:r>
              <w:t>Instantiate VNF</w:t>
            </w:r>
          </w:p>
          <w:p w:rsidR="005A676A" w:rsidRDefault="005A676A" w:rsidP="00046106">
            <w:pPr>
              <w:pStyle w:val="TestCaseInfo"/>
              <w:numPr>
                <w:ilvl w:val="0"/>
                <w:numId w:val="50"/>
              </w:numPr>
            </w:pPr>
            <w:r>
              <w:t>Validate VNF is in state Inactive</w:t>
            </w:r>
          </w:p>
          <w:p w:rsidR="005A676A" w:rsidRDefault="005A676A" w:rsidP="00046106">
            <w:pPr>
              <w:pStyle w:val="TestCaseInfo"/>
              <w:numPr>
                <w:ilvl w:val="0"/>
                <w:numId w:val="50"/>
              </w:numPr>
            </w:pPr>
            <w:r>
              <w:t>Start the VNF</w:t>
            </w:r>
          </w:p>
          <w:p w:rsidR="005A676A" w:rsidRDefault="005A676A" w:rsidP="00046106">
            <w:pPr>
              <w:pStyle w:val="TestCaseInfo"/>
              <w:numPr>
                <w:ilvl w:val="0"/>
                <w:numId w:val="50"/>
              </w:numPr>
            </w:pPr>
            <w:r>
              <w:t>Validate VNF is in state Active</w:t>
            </w:r>
          </w:p>
          <w:p w:rsidR="005A676A" w:rsidRDefault="005A676A" w:rsidP="00046106">
            <w:pPr>
              <w:pStyle w:val="TestCaseInfo"/>
              <w:numPr>
                <w:ilvl w:val="0"/>
                <w:numId w:val="50"/>
              </w:numPr>
            </w:pPr>
            <w:r>
              <w:t>Start the min traffic load</w:t>
            </w:r>
          </w:p>
          <w:p w:rsidR="005A676A" w:rsidRDefault="005A676A" w:rsidP="00046106">
            <w:pPr>
              <w:pStyle w:val="TestCaseInfo"/>
              <w:numPr>
                <w:ilvl w:val="0"/>
                <w:numId w:val="50"/>
              </w:numPr>
            </w:pPr>
            <w:r>
              <w:t>Validate traffic goes through (--&gt; no dropped packets)</w:t>
            </w:r>
          </w:p>
          <w:p w:rsidR="00E84DEB" w:rsidRDefault="00E84DEB" w:rsidP="00046106">
            <w:pPr>
              <w:pStyle w:val="TestCaseInfo"/>
              <w:numPr>
                <w:ilvl w:val="0"/>
                <w:numId w:val="50"/>
              </w:numPr>
            </w:pPr>
            <w:r>
              <w:t>Stop traffic</w:t>
            </w:r>
          </w:p>
          <w:p w:rsidR="005A676A" w:rsidRDefault="005A676A" w:rsidP="00046106">
            <w:pPr>
              <w:pStyle w:val="TestCaseInfo"/>
              <w:numPr>
                <w:ilvl w:val="0"/>
                <w:numId w:val="50"/>
              </w:numPr>
            </w:pPr>
            <w:r>
              <w:t>Initiate the compute snapshot creation via the VNFM interface</w:t>
            </w:r>
          </w:p>
          <w:p w:rsidR="005A676A" w:rsidRDefault="005A676A" w:rsidP="00046106">
            <w:pPr>
              <w:pStyle w:val="TestCaseInfo"/>
              <w:numPr>
                <w:ilvl w:val="0"/>
                <w:numId w:val="50"/>
              </w:numPr>
            </w:pPr>
            <w:r>
              <w:t>Validate VNF instructed NFVI to create a compute snapshot and a new image is found via the NFVI interface</w:t>
            </w:r>
          </w:p>
          <w:p w:rsidR="005A676A" w:rsidRDefault="005A676A" w:rsidP="00046106">
            <w:pPr>
              <w:pStyle w:val="TestCaseInfo"/>
              <w:numPr>
                <w:ilvl w:val="0"/>
                <w:numId w:val="50"/>
              </w:numPr>
            </w:pPr>
            <w:r>
              <w:t>Terminate VNF</w:t>
            </w:r>
          </w:p>
          <w:p w:rsidR="00E84DEB" w:rsidRDefault="005A676A" w:rsidP="00E84DEB">
            <w:pPr>
              <w:pStyle w:val="TestCaseInfo"/>
              <w:numPr>
                <w:ilvl w:val="0"/>
                <w:numId w:val="50"/>
              </w:numPr>
            </w:pPr>
            <w:r>
              <w:t>Issue command to VNFM to display the newly created VNF snapshot</w:t>
            </w:r>
          </w:p>
          <w:p w:rsidR="005A676A" w:rsidRDefault="005A676A" w:rsidP="00046106">
            <w:pPr>
              <w:pStyle w:val="TestCaseInfo"/>
              <w:numPr>
                <w:ilvl w:val="0"/>
                <w:numId w:val="50"/>
              </w:numPr>
            </w:pPr>
            <w:r>
              <w:t>Issue command to instantiate a compute snapshot to the VNFM</w:t>
            </w:r>
          </w:p>
          <w:p w:rsidR="005A676A" w:rsidRDefault="005A676A" w:rsidP="00046106">
            <w:pPr>
              <w:pStyle w:val="TestCaseInfo"/>
              <w:numPr>
                <w:ilvl w:val="0"/>
                <w:numId w:val="50"/>
              </w:numPr>
            </w:pPr>
            <w:r>
              <w:t>Validate the VNF has been instantiated from the snapshot</w:t>
            </w:r>
          </w:p>
          <w:p w:rsidR="005A676A" w:rsidRDefault="005A676A" w:rsidP="00046106">
            <w:pPr>
              <w:pStyle w:val="TestCaseInfo"/>
              <w:numPr>
                <w:ilvl w:val="0"/>
                <w:numId w:val="50"/>
              </w:numPr>
            </w:pPr>
            <w:r>
              <w:t>Validate VNF is in state Inactive</w:t>
            </w:r>
          </w:p>
          <w:p w:rsidR="005A676A" w:rsidRDefault="005A676A" w:rsidP="00046106">
            <w:pPr>
              <w:pStyle w:val="TestCaseInfo"/>
              <w:numPr>
                <w:ilvl w:val="0"/>
                <w:numId w:val="50"/>
              </w:numPr>
            </w:pPr>
            <w:r>
              <w:lastRenderedPageBreak/>
              <w:t>Start the VNF</w:t>
            </w:r>
          </w:p>
          <w:p w:rsidR="005A676A" w:rsidRDefault="005A676A" w:rsidP="00046106">
            <w:pPr>
              <w:pStyle w:val="TestCaseInfo"/>
              <w:numPr>
                <w:ilvl w:val="0"/>
                <w:numId w:val="50"/>
              </w:numPr>
            </w:pPr>
            <w:r>
              <w:t>Validate VNF is in state Active</w:t>
            </w:r>
          </w:p>
          <w:p w:rsidR="005A676A" w:rsidRDefault="005A676A" w:rsidP="00046106">
            <w:pPr>
              <w:pStyle w:val="TestCaseInfo"/>
              <w:numPr>
                <w:ilvl w:val="0"/>
                <w:numId w:val="50"/>
              </w:numPr>
            </w:pPr>
            <w:r>
              <w:t>Start the min traffic load</w:t>
            </w:r>
          </w:p>
          <w:p w:rsidR="005A676A" w:rsidRDefault="005A676A" w:rsidP="00046106">
            <w:pPr>
              <w:pStyle w:val="TestCaseInfo"/>
              <w:numPr>
                <w:ilvl w:val="0"/>
                <w:numId w:val="50"/>
              </w:numPr>
            </w:pPr>
            <w:r>
              <w:t>Validate traffic goes through (--&gt; no dropped packets)</w:t>
            </w:r>
          </w:p>
          <w:p w:rsidR="005A676A" w:rsidRDefault="005A676A" w:rsidP="00046106">
            <w:pPr>
              <w:pStyle w:val="TestCaseInfo"/>
              <w:numPr>
                <w:ilvl w:val="0"/>
                <w:numId w:val="50"/>
              </w:numPr>
            </w:pPr>
            <w:r>
              <w:t>Stop Traffic</w:t>
            </w:r>
          </w:p>
          <w:p w:rsidR="005A676A" w:rsidRDefault="005A676A" w:rsidP="00AF20BC">
            <w:pPr>
              <w:pStyle w:val="TestCaseInfo"/>
              <w:numPr>
                <w:ilvl w:val="0"/>
                <w:numId w:val="5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6" w:name="_Toc454184439"/>
            <w:bookmarkStart w:id="177" w:name="_Toc467223382"/>
            <w:r>
              <w:t>TC.VNF.SNAPSHOT.004</w:t>
            </w:r>
            <w:r>
              <w:tab/>
            </w:r>
            <w:r w:rsidR="005A676A">
              <w:t>Storage Snapshot Creation and Deletion</w:t>
            </w:r>
            <w:bookmarkEnd w:id="176"/>
            <w:bookmarkEnd w:id="177"/>
          </w:p>
        </w:tc>
      </w:tr>
      <w:tr w:rsidR="005A676A" w:rsidTr="00AF20BC">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create </w:t>
            </w:r>
            <w:r w:rsidR="00E84DEB">
              <w:rPr>
                <w:lang w:eastAsia="zh-CN"/>
              </w:rPr>
              <w:t>a storage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A storage Snapshot allows the user to build an image from the current used storage and later to re-instantiate it without loss of any storage data</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64499D" w:rsidP="00AF20BC">
            <w:pPr>
              <w:pStyle w:val="TestCaseInfo"/>
            </w:pPr>
            <w:r>
              <w:t>Sequence</w:t>
            </w:r>
            <w:r w:rsidR="00AF20BC">
              <w:t>:</w:t>
            </w:r>
          </w:p>
          <w:p w:rsidR="005A676A" w:rsidRDefault="005A676A" w:rsidP="00046106">
            <w:pPr>
              <w:pStyle w:val="TestCaseInfo"/>
              <w:numPr>
                <w:ilvl w:val="0"/>
                <w:numId w:val="51"/>
              </w:numPr>
            </w:pPr>
            <w:r>
              <w:t>Instantiate VNF</w:t>
            </w:r>
          </w:p>
          <w:p w:rsidR="005A676A" w:rsidRDefault="005A676A" w:rsidP="00046106">
            <w:pPr>
              <w:pStyle w:val="TestCaseInfo"/>
              <w:numPr>
                <w:ilvl w:val="0"/>
                <w:numId w:val="51"/>
              </w:numPr>
            </w:pPr>
            <w:r>
              <w:t>Validate VNF is in state Inactive</w:t>
            </w:r>
          </w:p>
          <w:p w:rsidR="005A676A" w:rsidRDefault="005A676A" w:rsidP="00046106">
            <w:pPr>
              <w:pStyle w:val="TestCaseInfo"/>
              <w:numPr>
                <w:ilvl w:val="0"/>
                <w:numId w:val="51"/>
              </w:numPr>
            </w:pPr>
            <w:r>
              <w:t>Start the VNF</w:t>
            </w:r>
          </w:p>
          <w:p w:rsidR="005A676A" w:rsidRDefault="005A676A" w:rsidP="00046106">
            <w:pPr>
              <w:pStyle w:val="TestCaseInfo"/>
              <w:numPr>
                <w:ilvl w:val="0"/>
                <w:numId w:val="51"/>
              </w:numPr>
            </w:pPr>
            <w:r>
              <w:t>Validate VNF is in state Active</w:t>
            </w:r>
          </w:p>
          <w:p w:rsidR="005A676A" w:rsidRDefault="005A676A" w:rsidP="00046106">
            <w:pPr>
              <w:pStyle w:val="TestCaseInfo"/>
              <w:numPr>
                <w:ilvl w:val="0"/>
                <w:numId w:val="51"/>
              </w:numPr>
            </w:pPr>
            <w:r>
              <w:t>Start the min traffic load</w:t>
            </w:r>
          </w:p>
          <w:p w:rsidR="005A676A" w:rsidRDefault="005A676A" w:rsidP="00046106">
            <w:pPr>
              <w:pStyle w:val="TestCaseInfo"/>
              <w:numPr>
                <w:ilvl w:val="0"/>
                <w:numId w:val="51"/>
              </w:numPr>
            </w:pPr>
            <w:r>
              <w:t>Validate traffic goes through (--&gt; no dropped packets)</w:t>
            </w:r>
          </w:p>
          <w:p w:rsidR="006967DB" w:rsidRDefault="006967DB" w:rsidP="00046106">
            <w:pPr>
              <w:pStyle w:val="TestCaseInfo"/>
              <w:numPr>
                <w:ilvl w:val="0"/>
                <w:numId w:val="51"/>
              </w:numPr>
            </w:pPr>
            <w:r>
              <w:t>Stop traffic</w:t>
            </w:r>
          </w:p>
          <w:p w:rsidR="005A676A" w:rsidRDefault="005A676A" w:rsidP="00046106">
            <w:pPr>
              <w:pStyle w:val="TestCaseInfo"/>
              <w:numPr>
                <w:ilvl w:val="0"/>
                <w:numId w:val="51"/>
              </w:numPr>
            </w:pPr>
            <w:r>
              <w:t>Initiate the storage snapshot creation via the VNFM interface</w:t>
            </w:r>
          </w:p>
          <w:p w:rsidR="005A676A" w:rsidRDefault="005A676A" w:rsidP="00046106">
            <w:pPr>
              <w:pStyle w:val="TestCaseInfo"/>
              <w:numPr>
                <w:ilvl w:val="0"/>
                <w:numId w:val="51"/>
              </w:numPr>
            </w:pPr>
            <w:r>
              <w:t>Validate VNF instructed NFVI to create a storage snapshot and a new image is found via the NFVI interface</w:t>
            </w:r>
          </w:p>
          <w:p w:rsidR="005A676A" w:rsidRDefault="005A676A" w:rsidP="00046106">
            <w:pPr>
              <w:pStyle w:val="TestCaseInfo"/>
              <w:numPr>
                <w:ilvl w:val="0"/>
                <w:numId w:val="51"/>
              </w:numPr>
            </w:pPr>
            <w:r>
              <w:t>Terminate VNF</w:t>
            </w:r>
          </w:p>
          <w:p w:rsidR="005A676A" w:rsidRDefault="005A676A" w:rsidP="00046106">
            <w:pPr>
              <w:pStyle w:val="TestCaseInfo"/>
              <w:numPr>
                <w:ilvl w:val="0"/>
                <w:numId w:val="51"/>
              </w:numPr>
            </w:pPr>
            <w:r>
              <w:t>Issue command to VNFM to display the newly created VNF storage snapshot</w:t>
            </w:r>
          </w:p>
          <w:p w:rsidR="005A676A" w:rsidRDefault="005A676A" w:rsidP="00046106">
            <w:pPr>
              <w:pStyle w:val="TestCaseInfo"/>
              <w:numPr>
                <w:ilvl w:val="0"/>
                <w:numId w:val="51"/>
              </w:numPr>
            </w:pPr>
            <w:r>
              <w:t>Issue command deletion of storage snapshot to the VNFM</w:t>
            </w:r>
          </w:p>
          <w:p w:rsidR="005A676A" w:rsidRDefault="005A676A" w:rsidP="00046106">
            <w:pPr>
              <w:pStyle w:val="TestCaseInfo"/>
              <w:numPr>
                <w:ilvl w:val="0"/>
                <w:numId w:val="51"/>
              </w:numPr>
            </w:pPr>
            <w:r>
              <w:t>Validate the storage snapshot has been deleted via VNFM and NFVI interface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78" w:name="_Toc454184440"/>
            <w:bookmarkStart w:id="179" w:name="_Toc467223383"/>
            <w:r>
              <w:t>TC.VNF.SNAPSHOT.005</w:t>
            </w:r>
            <w:r>
              <w:tab/>
            </w:r>
            <w:r w:rsidR="005A676A">
              <w:t>Storage Snapshot Instantiation</w:t>
            </w:r>
            <w:bookmarkEnd w:id="178"/>
            <w:bookmarkEnd w:id="179"/>
          </w:p>
        </w:tc>
      </w:tr>
      <w:tr w:rsidR="005A676A" w:rsidTr="00AF20BC">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re-instantiate </w:t>
            </w:r>
            <w:r w:rsidR="00AF20BC">
              <w:rPr>
                <w:lang w:eastAsia="zh-CN"/>
              </w:rPr>
              <w:t>a storage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A compute Snapshot allows the user to build an image from the current running system and later to re-instantiate it without loss of storage data</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967DB">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AF20BC" w:rsidP="00AF20BC">
            <w:pPr>
              <w:pStyle w:val="TestCaseInfo"/>
            </w:pPr>
            <w:r>
              <w:t>Sequence:</w:t>
            </w:r>
          </w:p>
          <w:p w:rsidR="005A676A" w:rsidRDefault="005A676A" w:rsidP="00046106">
            <w:pPr>
              <w:pStyle w:val="TestCaseInfo"/>
              <w:numPr>
                <w:ilvl w:val="0"/>
                <w:numId w:val="52"/>
              </w:numPr>
            </w:pPr>
            <w:r>
              <w:t>Instantiate VNF</w:t>
            </w:r>
          </w:p>
          <w:p w:rsidR="005A676A" w:rsidRDefault="005A676A" w:rsidP="00046106">
            <w:pPr>
              <w:pStyle w:val="TestCaseInfo"/>
              <w:numPr>
                <w:ilvl w:val="0"/>
                <w:numId w:val="52"/>
              </w:numPr>
            </w:pPr>
            <w:r>
              <w:t>Validate VNF is in state Inactive</w:t>
            </w:r>
          </w:p>
          <w:p w:rsidR="005A676A" w:rsidRDefault="005A676A" w:rsidP="00046106">
            <w:pPr>
              <w:pStyle w:val="TestCaseInfo"/>
              <w:numPr>
                <w:ilvl w:val="0"/>
                <w:numId w:val="52"/>
              </w:numPr>
            </w:pPr>
            <w:r>
              <w:t>Start the VNF</w:t>
            </w:r>
          </w:p>
          <w:p w:rsidR="005A676A" w:rsidRDefault="005A676A" w:rsidP="00046106">
            <w:pPr>
              <w:pStyle w:val="TestCaseInfo"/>
              <w:numPr>
                <w:ilvl w:val="0"/>
                <w:numId w:val="52"/>
              </w:numPr>
            </w:pPr>
            <w:r>
              <w:t>Validate VNF is in state Active</w:t>
            </w:r>
          </w:p>
          <w:p w:rsidR="005A676A" w:rsidRDefault="005A676A" w:rsidP="00046106">
            <w:pPr>
              <w:pStyle w:val="TestCaseInfo"/>
              <w:numPr>
                <w:ilvl w:val="0"/>
                <w:numId w:val="52"/>
              </w:numPr>
            </w:pPr>
            <w:r>
              <w:t>Start the min traffic load</w:t>
            </w:r>
          </w:p>
          <w:p w:rsidR="005A676A" w:rsidRDefault="005A676A" w:rsidP="00046106">
            <w:pPr>
              <w:pStyle w:val="TestCaseInfo"/>
              <w:numPr>
                <w:ilvl w:val="0"/>
                <w:numId w:val="52"/>
              </w:numPr>
            </w:pPr>
            <w:r>
              <w:t>Validate traffic goes through (--&gt; no dropped packets)</w:t>
            </w:r>
          </w:p>
          <w:p w:rsidR="006967DB" w:rsidRDefault="006967DB" w:rsidP="00046106">
            <w:pPr>
              <w:pStyle w:val="TestCaseInfo"/>
              <w:numPr>
                <w:ilvl w:val="0"/>
                <w:numId w:val="52"/>
              </w:numPr>
            </w:pPr>
            <w:r>
              <w:t>Stop traffic</w:t>
            </w:r>
          </w:p>
          <w:p w:rsidR="005A676A" w:rsidRDefault="005A676A" w:rsidP="00046106">
            <w:pPr>
              <w:pStyle w:val="TestCaseInfo"/>
              <w:numPr>
                <w:ilvl w:val="0"/>
                <w:numId w:val="52"/>
              </w:numPr>
            </w:pPr>
            <w:r>
              <w:t>Initiate the storage snapshot creation via the VNFM interface</w:t>
            </w:r>
          </w:p>
          <w:p w:rsidR="005A676A" w:rsidRDefault="005A676A" w:rsidP="00046106">
            <w:pPr>
              <w:pStyle w:val="TestCaseInfo"/>
              <w:numPr>
                <w:ilvl w:val="0"/>
                <w:numId w:val="52"/>
              </w:numPr>
            </w:pPr>
            <w:r>
              <w:t>Validate VNF instructed NFVI to create a storage snapshot and a new image is found via the NFVI interface</w:t>
            </w:r>
          </w:p>
          <w:p w:rsidR="005A676A" w:rsidRDefault="005A676A" w:rsidP="00046106">
            <w:pPr>
              <w:pStyle w:val="TestCaseInfo"/>
              <w:numPr>
                <w:ilvl w:val="0"/>
                <w:numId w:val="52"/>
              </w:numPr>
            </w:pPr>
            <w:r>
              <w:t>Stop VNF</w:t>
            </w:r>
          </w:p>
          <w:p w:rsidR="005A676A" w:rsidRDefault="005A676A" w:rsidP="00046106">
            <w:pPr>
              <w:pStyle w:val="TestCaseInfo"/>
              <w:numPr>
                <w:ilvl w:val="0"/>
                <w:numId w:val="52"/>
              </w:numPr>
            </w:pPr>
            <w:r>
              <w:t>Issue command to VNFM to display the newly created VNF storage snapshot</w:t>
            </w:r>
          </w:p>
          <w:p w:rsidR="005A676A" w:rsidRDefault="005A676A" w:rsidP="00046106">
            <w:pPr>
              <w:pStyle w:val="TestCaseInfo"/>
              <w:numPr>
                <w:ilvl w:val="0"/>
                <w:numId w:val="52"/>
              </w:numPr>
            </w:pPr>
            <w:r>
              <w:t>Issue command to instantiate a storage snapshot and mount it to the VNF</w:t>
            </w:r>
          </w:p>
          <w:p w:rsidR="005A676A" w:rsidRDefault="005A676A" w:rsidP="00046106">
            <w:pPr>
              <w:pStyle w:val="TestCaseInfo"/>
              <w:numPr>
                <w:ilvl w:val="0"/>
                <w:numId w:val="52"/>
              </w:numPr>
            </w:pPr>
            <w:r>
              <w:t>Validate the VNF has been assigned the new storage snapshot</w:t>
            </w:r>
          </w:p>
          <w:p w:rsidR="005A676A" w:rsidRDefault="005A676A" w:rsidP="00046106">
            <w:pPr>
              <w:pStyle w:val="TestCaseInfo"/>
              <w:numPr>
                <w:ilvl w:val="0"/>
                <w:numId w:val="52"/>
              </w:numPr>
            </w:pPr>
            <w:r>
              <w:t>Validate VNF is in state Inactive</w:t>
            </w:r>
          </w:p>
          <w:p w:rsidR="005A676A" w:rsidRDefault="005A676A" w:rsidP="00046106">
            <w:pPr>
              <w:pStyle w:val="TestCaseInfo"/>
              <w:numPr>
                <w:ilvl w:val="0"/>
                <w:numId w:val="52"/>
              </w:numPr>
            </w:pPr>
            <w:r>
              <w:t>Start the VNF</w:t>
            </w:r>
          </w:p>
          <w:p w:rsidR="005A676A" w:rsidRDefault="005A676A" w:rsidP="00046106">
            <w:pPr>
              <w:pStyle w:val="TestCaseInfo"/>
              <w:numPr>
                <w:ilvl w:val="0"/>
                <w:numId w:val="52"/>
              </w:numPr>
            </w:pPr>
            <w:r>
              <w:t>Validate VNF is in state Active</w:t>
            </w:r>
          </w:p>
          <w:p w:rsidR="005A676A" w:rsidRDefault="005A676A" w:rsidP="00046106">
            <w:pPr>
              <w:pStyle w:val="TestCaseInfo"/>
              <w:numPr>
                <w:ilvl w:val="0"/>
                <w:numId w:val="52"/>
              </w:numPr>
            </w:pPr>
            <w:r>
              <w:t>Start the min traffic load</w:t>
            </w:r>
          </w:p>
          <w:p w:rsidR="005A676A" w:rsidRDefault="005A676A" w:rsidP="00046106">
            <w:pPr>
              <w:pStyle w:val="TestCaseInfo"/>
              <w:numPr>
                <w:ilvl w:val="0"/>
                <w:numId w:val="52"/>
              </w:numPr>
            </w:pPr>
            <w:r>
              <w:t>Validate traffic goes through (--&gt; no dropped packets)</w:t>
            </w:r>
          </w:p>
          <w:p w:rsidR="005A676A" w:rsidRDefault="005A676A" w:rsidP="00046106">
            <w:pPr>
              <w:pStyle w:val="TestCaseInfo"/>
              <w:numPr>
                <w:ilvl w:val="0"/>
                <w:numId w:val="52"/>
              </w:numPr>
            </w:pPr>
            <w:r>
              <w:t>Stop Traffic</w:t>
            </w:r>
          </w:p>
          <w:p w:rsidR="005A676A" w:rsidRDefault="005A676A" w:rsidP="00046106">
            <w:pPr>
              <w:pStyle w:val="TestCaseInfo"/>
              <w:numPr>
                <w:ilvl w:val="0"/>
                <w:numId w:val="52"/>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p w:rsidR="005A676A" w:rsidRDefault="005A676A" w:rsidP="00C35DDF">
      <w:pPr>
        <w:pStyle w:val="Heading2"/>
      </w:pPr>
      <w:bookmarkStart w:id="180" w:name="_Toc454184364"/>
      <w:bookmarkStart w:id="181" w:name="_Toc467159716"/>
      <w:proofErr w:type="gramStart"/>
      <w:r>
        <w:t>vResource</w:t>
      </w:r>
      <w:proofErr w:type="gramEnd"/>
      <w:r>
        <w:t xml:space="preserve"> Scaling</w:t>
      </w:r>
      <w:bookmarkEnd w:id="180"/>
      <w:r w:rsidR="00753D2D">
        <w:t xml:space="preserve"> Up/Down</w:t>
      </w:r>
      <w:bookmarkEnd w:id="181"/>
    </w:p>
    <w:p w:rsidR="005A676A" w:rsidRDefault="00FC37A4" w:rsidP="005A676A">
      <w:pPr>
        <w:rPr>
          <w:lang w:eastAsia="zh-CN"/>
        </w:rPr>
      </w:pPr>
      <w:r>
        <w:rPr>
          <w:lang w:eastAsia="zh-CN"/>
        </w:rPr>
        <w:t>A VNF can adapt</w:t>
      </w:r>
      <w:r w:rsidR="00222439">
        <w:rPr>
          <w:lang w:eastAsia="zh-CN"/>
        </w:rPr>
        <w:t xml:space="preserve"> to the demands of the </w:t>
      </w:r>
      <w:r>
        <w:rPr>
          <w:lang w:eastAsia="zh-CN"/>
        </w:rPr>
        <w:t xml:space="preserve">applied </w:t>
      </w:r>
      <w:r w:rsidR="00222439">
        <w:rPr>
          <w:lang w:eastAsia="zh-CN"/>
        </w:rPr>
        <w:t xml:space="preserve">traffic. </w:t>
      </w:r>
      <w:r>
        <w:rPr>
          <w:lang w:eastAsia="zh-CN"/>
        </w:rPr>
        <w:t>It could increase it performance by allocation of additional vResources and when the traffic lowers, it could release vResources. This process is called scaling.</w:t>
      </w:r>
      <w:r w:rsidR="0096271B">
        <w:rPr>
          <w:lang w:eastAsia="zh-CN"/>
        </w:rPr>
        <w:t xml:space="preserve"> The </w:t>
      </w:r>
      <w:r w:rsidR="0096271B" w:rsidRPr="0096271B">
        <w:rPr>
          <w:lang w:eastAsia="zh-CN"/>
        </w:rPr>
        <w:t>resource increase/decrease</w:t>
      </w:r>
      <w:r>
        <w:rPr>
          <w:lang w:eastAsia="zh-CN"/>
        </w:rPr>
        <w:t xml:space="preserve"> </w:t>
      </w:r>
      <w:r w:rsidR="0096271B">
        <w:rPr>
          <w:lang w:eastAsia="zh-CN"/>
        </w:rPr>
        <w:t xml:space="preserve">without changes to VNFC count is scaling Up/Down. </w:t>
      </w:r>
      <w:r>
        <w:rPr>
          <w:lang w:eastAsia="zh-CN"/>
        </w:rPr>
        <w:t>The following test cases address the validation of the VNF scaling</w:t>
      </w:r>
      <w:r w:rsidR="0096271B">
        <w:rPr>
          <w:lang w:eastAsia="zh-CN"/>
        </w:rPr>
        <w:t xml:space="preserve"> for </w:t>
      </w:r>
      <w:proofErr w:type="gramStart"/>
      <w:r w:rsidR="0096271B">
        <w:rPr>
          <w:lang w:eastAsia="zh-CN"/>
        </w:rPr>
        <w:t>Up/</w:t>
      </w:r>
      <w:proofErr w:type="gramEnd"/>
      <w:r w:rsidR="0096271B">
        <w:rPr>
          <w:lang w:eastAsia="zh-CN"/>
        </w:rPr>
        <w:t>Down</w:t>
      </w:r>
      <w:r>
        <w:rPr>
          <w:lang w:eastAsia="zh-CN"/>
        </w:rPr>
        <w:t>.</w:t>
      </w:r>
    </w:p>
    <w:p w:rsidR="00222439" w:rsidRDefault="0022243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2" w:name="_Toc454184441"/>
            <w:bookmarkStart w:id="183" w:name="_Toc467223384"/>
            <w:r>
              <w:t>TC.VNF.SCALE.UP.001</w:t>
            </w:r>
            <w:r>
              <w:tab/>
            </w:r>
            <w:r w:rsidR="005A676A" w:rsidRPr="00093574">
              <w:t>Scale-up VNF instance</w:t>
            </w:r>
            <w:bookmarkEnd w:id="182"/>
            <w:bookmarkEnd w:id="183"/>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existing VNFCs. This process may require to reboot/restart the VNFC and losing the configuration. So the EM may require to reconfigure the </w:t>
            </w:r>
            <w:r>
              <w:rPr>
                <w:lang w:eastAsia="zh-CN"/>
              </w:rPr>
              <w:lastRenderedPageBreak/>
              <w:t>VNF. Therefore, traffic should be generated to validate that the VNFCs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CF3569">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093574" w:rsidRDefault="005A676A" w:rsidP="00046106">
            <w:pPr>
              <w:pStyle w:val="TestCaseInfo"/>
              <w:numPr>
                <w:ilvl w:val="0"/>
                <w:numId w:val="53"/>
              </w:numPr>
            </w:pPr>
            <w:r w:rsidRPr="00093574">
              <w:t>Instantiate VNF</w:t>
            </w:r>
          </w:p>
          <w:p w:rsidR="005A676A" w:rsidRPr="00093574" w:rsidRDefault="005A676A" w:rsidP="00046106">
            <w:pPr>
              <w:pStyle w:val="TestCaseInfo"/>
              <w:numPr>
                <w:ilvl w:val="0"/>
                <w:numId w:val="53"/>
              </w:numPr>
            </w:pPr>
            <w:r w:rsidRPr="00093574">
              <w:t>Validate VNF state is Inactive</w:t>
            </w:r>
          </w:p>
          <w:p w:rsidR="005A676A" w:rsidRPr="00093574" w:rsidRDefault="005A676A" w:rsidP="00046106">
            <w:pPr>
              <w:pStyle w:val="TestCaseInfo"/>
              <w:numPr>
                <w:ilvl w:val="0"/>
                <w:numId w:val="53"/>
              </w:numPr>
            </w:pPr>
            <w:r w:rsidRPr="00093574">
              <w:t>Start VNF</w:t>
            </w:r>
          </w:p>
          <w:p w:rsidR="005A676A" w:rsidRPr="00093574" w:rsidRDefault="005A676A" w:rsidP="00046106">
            <w:pPr>
              <w:pStyle w:val="TestCaseInfo"/>
              <w:numPr>
                <w:ilvl w:val="0"/>
                <w:numId w:val="53"/>
              </w:numPr>
            </w:pPr>
            <w:r w:rsidRPr="00093574">
              <w:t>Validate VNF state is Active</w:t>
            </w:r>
          </w:p>
          <w:p w:rsidR="005A676A" w:rsidRPr="00093574" w:rsidRDefault="005A676A" w:rsidP="00046106">
            <w:pPr>
              <w:pStyle w:val="TestCaseInfo"/>
              <w:numPr>
                <w:ilvl w:val="0"/>
                <w:numId w:val="53"/>
              </w:numPr>
            </w:pPr>
            <w:r w:rsidRPr="00093574">
              <w:t>Generate low traffic load</w:t>
            </w:r>
          </w:p>
          <w:p w:rsidR="005A676A" w:rsidRPr="00093574" w:rsidRDefault="005A676A" w:rsidP="00046106">
            <w:pPr>
              <w:pStyle w:val="TestCaseInfo"/>
              <w:numPr>
                <w:ilvl w:val="0"/>
                <w:numId w:val="53"/>
              </w:numPr>
            </w:pPr>
            <w:r w:rsidRPr="00093574">
              <w:t>Validate that traffic flows through without issues (--&gt; no dropped packets)</w:t>
            </w:r>
          </w:p>
          <w:p w:rsidR="005A676A" w:rsidRPr="00093574" w:rsidRDefault="005A676A" w:rsidP="00046106">
            <w:pPr>
              <w:pStyle w:val="TestCaseInfo"/>
              <w:numPr>
                <w:ilvl w:val="0"/>
                <w:numId w:val="53"/>
              </w:numPr>
            </w:pPr>
            <w:r w:rsidRPr="00093574">
              <w:t>Trigger a resize of the NFV resources and generate more traffic to validate the higher capacity</w:t>
            </w:r>
            <w:r w:rsidR="00204FA0">
              <w:t xml:space="preserve"> or cause the trigger</w:t>
            </w:r>
          </w:p>
          <w:p w:rsidR="005A676A" w:rsidRPr="00093574" w:rsidRDefault="005A676A" w:rsidP="00046106">
            <w:pPr>
              <w:pStyle w:val="TestCaseInfo"/>
              <w:numPr>
                <w:ilvl w:val="0"/>
                <w:numId w:val="53"/>
              </w:numPr>
            </w:pPr>
            <w:r w:rsidRPr="00093574">
              <w:t>Validate VNF has resized, has higher capacity and determine the service disruption</w:t>
            </w:r>
            <w:r w:rsidR="000039FF">
              <w:t xml:space="preserve"> and no new addition VNFC have been added</w:t>
            </w:r>
          </w:p>
          <w:p w:rsidR="005A676A" w:rsidRPr="00093574" w:rsidRDefault="005A676A" w:rsidP="00046106">
            <w:pPr>
              <w:pStyle w:val="TestCaseInfo"/>
              <w:numPr>
                <w:ilvl w:val="0"/>
                <w:numId w:val="53"/>
              </w:numPr>
            </w:pPr>
            <w:r w:rsidRPr="00093574">
              <w:t>Stop traffic</w:t>
            </w:r>
          </w:p>
          <w:p w:rsidR="005A676A" w:rsidRPr="00093574" w:rsidRDefault="005A676A" w:rsidP="00046106">
            <w:pPr>
              <w:pStyle w:val="TestCaseInfo"/>
              <w:numPr>
                <w:ilvl w:val="0"/>
                <w:numId w:val="53"/>
              </w:numPr>
            </w:pPr>
            <w:r w:rsidRPr="00093574">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Following resources could be scaled up:</w:t>
            </w:r>
          </w:p>
          <w:p w:rsidR="00EB6907" w:rsidRDefault="00EB6907" w:rsidP="00D45270">
            <w:pPr>
              <w:pStyle w:val="TestCaseInfo"/>
              <w:numPr>
                <w:ilvl w:val="0"/>
                <w:numId w:val="88"/>
              </w:numPr>
            </w:pPr>
            <w:r>
              <w:t>vMemory</w:t>
            </w:r>
          </w:p>
          <w:p w:rsidR="00EB6907" w:rsidRDefault="00EB6907" w:rsidP="00D45270">
            <w:pPr>
              <w:pStyle w:val="TestCaseInfo"/>
              <w:numPr>
                <w:ilvl w:val="0"/>
                <w:numId w:val="88"/>
              </w:numPr>
            </w:pPr>
            <w:r>
              <w:t>vCPU cores</w:t>
            </w:r>
          </w:p>
          <w:p w:rsidR="00EB6907" w:rsidRDefault="00EB6907" w:rsidP="00D45270">
            <w:pPr>
              <w:pStyle w:val="TestCaseInfo"/>
              <w:numPr>
                <w:ilvl w:val="0"/>
                <w:numId w:val="88"/>
              </w:numPr>
            </w:pPr>
            <w:r>
              <w:t>vStorage</w:t>
            </w:r>
          </w:p>
          <w:p w:rsidR="00EB6907" w:rsidRDefault="00EB6907" w:rsidP="00D45270">
            <w:pPr>
              <w:pStyle w:val="TestCaseInfo"/>
              <w:numPr>
                <w:ilvl w:val="0"/>
                <w:numId w:val="88"/>
              </w:numPr>
            </w:pPr>
            <w:r>
              <w:t>vNIC or specialized hardware</w:t>
            </w:r>
          </w:p>
          <w:p w:rsidR="00CF3569" w:rsidRDefault="00EB6907" w:rsidP="00CF3569">
            <w:pPr>
              <w:pStyle w:val="TestCaseInfo"/>
            </w:pPr>
            <w:r>
              <w:t>In case scale-up the VNF doesn’t add new VNFCs. It keeps the number of VNFC constant and just adds additional resources.</w:t>
            </w:r>
            <w:r w:rsidR="00CF3569">
              <w:t xml:space="preserve">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5A676A" w:rsidRDefault="00CF3569" w:rsidP="00CF3569">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4" w:name="_Toc454184442"/>
            <w:bookmarkStart w:id="185" w:name="_Toc467223385"/>
            <w:r>
              <w:t>TC.VNF.SCALE.UP.002</w:t>
            </w:r>
            <w:r>
              <w:tab/>
            </w:r>
            <w:r w:rsidR="005A676A" w:rsidRPr="00093574">
              <w:t>Max scale-up VNF instance</w:t>
            </w:r>
            <w:bookmarkEnd w:id="184"/>
            <w:bookmarkEnd w:id="185"/>
          </w:p>
        </w:tc>
      </w:tr>
      <w:tr w:rsidR="005A676A" w:rsidTr="008F359C">
        <w:trPr>
          <w:trHeight w:val="57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of the existing VNFCs. This process may require to reboot/restart </w:t>
            </w:r>
            <w:r>
              <w:rPr>
                <w:lang w:eastAsia="zh-CN"/>
              </w:rPr>
              <w:lastRenderedPageBreak/>
              <w:t>the VNFC and losing the configuration. So the EM may require to reconfigure the VNF. Therefore, traffic should be generated to validate that the VNFCs can process packets correctly. The trigger for this event to occur could be by different options:</w:t>
            </w:r>
          </w:p>
          <w:p w:rsidR="008F359C" w:rsidRDefault="008F359C" w:rsidP="008F359C">
            <w:pPr>
              <w:pStyle w:val="TestCaseInfo"/>
              <w:numPr>
                <w:ilvl w:val="0"/>
                <w:numId w:val="101"/>
              </w:numPr>
              <w:rPr>
                <w:lang w:eastAsia="zh-CN"/>
              </w:rPr>
            </w:pPr>
            <w:r>
              <w:rPr>
                <w:lang w:eastAsia="zh-CN"/>
              </w:rPr>
              <w:t>command to the VNFM</w:t>
            </w:r>
          </w:p>
          <w:p w:rsidR="008F359C" w:rsidRDefault="008F359C" w:rsidP="008F359C">
            <w:pPr>
              <w:pStyle w:val="TestCaseInfo"/>
              <w:numPr>
                <w:ilvl w:val="0"/>
                <w:numId w:val="101"/>
              </w:numPr>
              <w:rPr>
                <w:lang w:eastAsia="zh-CN"/>
              </w:rPr>
            </w:pPr>
            <w:r>
              <w:rPr>
                <w:lang w:eastAsia="zh-CN"/>
              </w:rPr>
              <w:t>higher traffic load over a longer period of time</w:t>
            </w:r>
          </w:p>
          <w:p w:rsidR="008F359C" w:rsidRDefault="008F359C" w:rsidP="008F359C">
            <w:pPr>
              <w:pStyle w:val="TestCaseInfo"/>
              <w:numPr>
                <w:ilvl w:val="0"/>
                <w:numId w:val="101"/>
              </w:numPr>
              <w:rPr>
                <w:lang w:eastAsia="zh-CN"/>
              </w:rPr>
            </w:pPr>
            <w:r>
              <w:rPr>
                <w:lang w:eastAsia="zh-CN"/>
              </w:rPr>
              <w:t>triggered by EM</w:t>
            </w:r>
          </w:p>
          <w:p w:rsidR="005A676A" w:rsidRDefault="008F359C" w:rsidP="008F359C">
            <w:pPr>
              <w:pStyle w:val="TestCaseInfo"/>
              <w:numPr>
                <w:ilvl w:val="0"/>
                <w:numId w:val="101"/>
              </w:numPr>
              <w:rPr>
                <w:lang w:eastAsia="zh-CN"/>
              </w:rPr>
            </w:pPr>
            <w:r>
              <w:rPr>
                <w:lang w:eastAsia="zh-CN"/>
              </w:rPr>
              <w:t>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8F359C">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4"/>
              </w:numPr>
            </w:pPr>
            <w:r>
              <w:t>Instantiate VNF</w:t>
            </w:r>
          </w:p>
          <w:p w:rsidR="005A676A" w:rsidRDefault="005A676A" w:rsidP="00046106">
            <w:pPr>
              <w:pStyle w:val="TestCaseInfo"/>
              <w:numPr>
                <w:ilvl w:val="0"/>
                <w:numId w:val="54"/>
              </w:numPr>
            </w:pPr>
            <w:r>
              <w:t>Validate VNF state is Inactive</w:t>
            </w:r>
          </w:p>
          <w:p w:rsidR="005A676A" w:rsidRDefault="005A676A" w:rsidP="00046106">
            <w:pPr>
              <w:pStyle w:val="TestCaseInfo"/>
              <w:numPr>
                <w:ilvl w:val="0"/>
                <w:numId w:val="54"/>
              </w:numPr>
            </w:pPr>
            <w:r>
              <w:t>Start VNF</w:t>
            </w:r>
          </w:p>
          <w:p w:rsidR="005A676A" w:rsidRDefault="005A676A" w:rsidP="00046106">
            <w:pPr>
              <w:pStyle w:val="TestCaseInfo"/>
              <w:numPr>
                <w:ilvl w:val="0"/>
                <w:numId w:val="54"/>
              </w:numPr>
            </w:pPr>
            <w:r>
              <w:t>Validate VNF state is Active</w:t>
            </w:r>
          </w:p>
          <w:p w:rsidR="005A676A" w:rsidRDefault="005A676A" w:rsidP="00046106">
            <w:pPr>
              <w:pStyle w:val="TestCaseInfo"/>
              <w:numPr>
                <w:ilvl w:val="0"/>
                <w:numId w:val="54"/>
              </w:numPr>
            </w:pPr>
            <w:r>
              <w:t>Generate low traffic load</w:t>
            </w:r>
          </w:p>
          <w:p w:rsidR="005A676A" w:rsidRDefault="005A676A" w:rsidP="00046106">
            <w:pPr>
              <w:pStyle w:val="TestCaseInfo"/>
              <w:numPr>
                <w:ilvl w:val="0"/>
                <w:numId w:val="54"/>
              </w:numPr>
            </w:pPr>
            <w:r>
              <w:t>Validate that traffic flows through without issues (--&gt; no dropped packets)</w:t>
            </w:r>
          </w:p>
          <w:p w:rsidR="005A676A" w:rsidRDefault="005A676A" w:rsidP="00046106">
            <w:pPr>
              <w:pStyle w:val="TestCaseInfo"/>
              <w:numPr>
                <w:ilvl w:val="0"/>
                <w:numId w:val="54"/>
              </w:numPr>
            </w:pPr>
            <w:r>
              <w:t>Trigger a resize of the NFV resources to the maximum</w:t>
            </w:r>
          </w:p>
          <w:p w:rsidR="005A676A" w:rsidRDefault="005A676A" w:rsidP="00046106">
            <w:pPr>
              <w:pStyle w:val="TestCaseInfo"/>
              <w:numPr>
                <w:ilvl w:val="0"/>
                <w:numId w:val="54"/>
              </w:numPr>
            </w:pPr>
            <w:r>
              <w:t>Validate VNF has resized to the max and has max capacity (e.g., generate higher traffic load)</w:t>
            </w:r>
          </w:p>
          <w:p w:rsidR="005A676A" w:rsidRDefault="005A676A" w:rsidP="00046106">
            <w:pPr>
              <w:pStyle w:val="TestCaseInfo"/>
              <w:numPr>
                <w:ilvl w:val="0"/>
                <w:numId w:val="54"/>
              </w:numPr>
            </w:pPr>
            <w:r>
              <w:t>Determine the service disruption during the resizing to the max and the time it takes to complete it</w:t>
            </w:r>
          </w:p>
          <w:p w:rsidR="005A676A" w:rsidRDefault="005A676A" w:rsidP="00046106">
            <w:pPr>
              <w:pStyle w:val="TestCaseInfo"/>
              <w:numPr>
                <w:ilvl w:val="0"/>
                <w:numId w:val="54"/>
              </w:numPr>
            </w:pPr>
            <w:r>
              <w:t>Stop traffic</w:t>
            </w:r>
          </w:p>
          <w:p w:rsidR="005A676A" w:rsidRPr="00093574" w:rsidRDefault="005A676A" w:rsidP="00046106">
            <w:pPr>
              <w:pStyle w:val="TestCaseInfo"/>
              <w:numPr>
                <w:ilvl w:val="0"/>
                <w:numId w:val="54"/>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EB6907" w:rsidP="00AF20BC">
            <w:pPr>
              <w:pStyle w:val="TestCaseInfo"/>
            </w:pPr>
            <w:r>
              <w:t>Following resources could be scaled up:</w:t>
            </w:r>
          </w:p>
          <w:p w:rsidR="00EB6907" w:rsidRDefault="00EB6907" w:rsidP="00D45270">
            <w:pPr>
              <w:pStyle w:val="TestCaseInfo"/>
              <w:numPr>
                <w:ilvl w:val="0"/>
                <w:numId w:val="90"/>
              </w:numPr>
            </w:pPr>
            <w:r>
              <w:t>vMemory</w:t>
            </w:r>
          </w:p>
          <w:p w:rsidR="00EB6907" w:rsidRDefault="00EB6907" w:rsidP="00D45270">
            <w:pPr>
              <w:pStyle w:val="TestCaseInfo"/>
              <w:numPr>
                <w:ilvl w:val="0"/>
                <w:numId w:val="90"/>
              </w:numPr>
            </w:pPr>
            <w:r>
              <w:t>vCPU cores</w:t>
            </w:r>
          </w:p>
          <w:p w:rsidR="00EB6907" w:rsidRDefault="00EB6907" w:rsidP="00D45270">
            <w:pPr>
              <w:pStyle w:val="TestCaseInfo"/>
              <w:numPr>
                <w:ilvl w:val="0"/>
                <w:numId w:val="90"/>
              </w:numPr>
            </w:pPr>
            <w:r>
              <w:t>vStorage</w:t>
            </w:r>
          </w:p>
          <w:p w:rsidR="00EB6907" w:rsidRDefault="00EB6907" w:rsidP="00D45270">
            <w:pPr>
              <w:pStyle w:val="TestCaseInfo"/>
              <w:numPr>
                <w:ilvl w:val="0"/>
                <w:numId w:val="90"/>
              </w:numPr>
            </w:pPr>
            <w:r>
              <w:t>vNIC or specialized hardware</w:t>
            </w:r>
          </w:p>
          <w:p w:rsidR="00EB6907" w:rsidRDefault="00EB6907" w:rsidP="00EB6907">
            <w:pPr>
              <w:pStyle w:val="TestCaseInfo"/>
            </w:pPr>
            <w:r>
              <w:t>In case scale-up the VNF doesn’t add new VNFCs. It keeps the number of VNFC constant and just adds additional resources.</w:t>
            </w:r>
            <w:r w:rsidR="00FC37A4">
              <w:t xml:space="preserve"> Each of this are sub test cases.</w:t>
            </w:r>
          </w:p>
          <w:p w:rsidR="00FC37A4" w:rsidRDefault="00FC37A4" w:rsidP="00EB6907">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6" w:name="_Toc454184443"/>
            <w:bookmarkStart w:id="187" w:name="_Toc467223386"/>
            <w:r>
              <w:t>TC.VNF.SCALE.UP.003</w:t>
            </w:r>
            <w:r>
              <w:tab/>
            </w:r>
            <w:r w:rsidR="005A676A" w:rsidRPr="00487EA1">
              <w:t>Scale-down VNF instance</w:t>
            </w:r>
            <w:bookmarkEnd w:id="186"/>
            <w:bookmarkEnd w:id="187"/>
          </w:p>
        </w:tc>
      </w:tr>
      <w:tr w:rsidR="005A676A" w:rsidTr="008F359C">
        <w:trPr>
          <w:trHeight w:val="56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down to the lower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sidRPr="00487EA1">
              <w:rPr>
                <w:lang w:eastAsia="zh-CN"/>
              </w:rPr>
              <w:t xml:space="preserve">Once the scaling decrease is completed, the VNFM should report reduced virtualized resources. The service should not be impacted. Therefore, traffic load </w:t>
            </w:r>
            <w:r w:rsidRPr="00487EA1">
              <w:rPr>
                <w:lang w:eastAsia="zh-CN"/>
              </w:rPr>
              <w:lastRenderedPageBreak/>
              <w:t>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lower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5"/>
              </w:numPr>
            </w:pPr>
            <w:r>
              <w:t>Instantiate VNF</w:t>
            </w:r>
          </w:p>
          <w:p w:rsidR="005A676A" w:rsidRDefault="005A676A" w:rsidP="00046106">
            <w:pPr>
              <w:pStyle w:val="TestCaseInfo"/>
              <w:numPr>
                <w:ilvl w:val="0"/>
                <w:numId w:val="55"/>
              </w:numPr>
            </w:pPr>
            <w:r>
              <w:t>Validate VNF state is Inactive</w:t>
            </w:r>
          </w:p>
          <w:p w:rsidR="005A676A" w:rsidRDefault="005A676A" w:rsidP="00046106">
            <w:pPr>
              <w:pStyle w:val="TestCaseInfo"/>
              <w:numPr>
                <w:ilvl w:val="0"/>
                <w:numId w:val="55"/>
              </w:numPr>
            </w:pPr>
            <w:r>
              <w:t>Start VNF</w:t>
            </w:r>
          </w:p>
          <w:p w:rsidR="005A676A" w:rsidRDefault="005A676A" w:rsidP="00046106">
            <w:pPr>
              <w:pStyle w:val="TestCaseInfo"/>
              <w:numPr>
                <w:ilvl w:val="0"/>
                <w:numId w:val="55"/>
              </w:numPr>
            </w:pPr>
            <w:r>
              <w:t>Validate VNF state is Active</w:t>
            </w:r>
          </w:p>
          <w:p w:rsidR="005A676A" w:rsidRDefault="005A676A" w:rsidP="00046106">
            <w:pPr>
              <w:pStyle w:val="TestCaseInfo"/>
              <w:numPr>
                <w:ilvl w:val="0"/>
                <w:numId w:val="55"/>
              </w:numPr>
            </w:pPr>
            <w:r>
              <w:t>Generate low traffic load</w:t>
            </w:r>
          </w:p>
          <w:p w:rsidR="00130F6A" w:rsidRDefault="005A676A" w:rsidP="00130F6A">
            <w:pPr>
              <w:pStyle w:val="TestCaseInfo"/>
              <w:numPr>
                <w:ilvl w:val="0"/>
                <w:numId w:val="55"/>
              </w:numPr>
            </w:pPr>
            <w:r>
              <w:t>Validate that traffic flows through without issues (--&gt; no dropped packets)</w:t>
            </w:r>
          </w:p>
          <w:p w:rsidR="005A676A" w:rsidRDefault="005A676A" w:rsidP="00046106">
            <w:pPr>
              <w:pStyle w:val="TestCaseInfo"/>
              <w:numPr>
                <w:ilvl w:val="0"/>
                <w:numId w:val="55"/>
              </w:numPr>
            </w:pPr>
            <w:r>
              <w:t>Trigger a resize of the NFV resources to the maximum</w:t>
            </w:r>
          </w:p>
          <w:p w:rsidR="00130F6A" w:rsidRDefault="005A676A" w:rsidP="00046106">
            <w:pPr>
              <w:pStyle w:val="TestCaseInfo"/>
              <w:numPr>
                <w:ilvl w:val="0"/>
                <w:numId w:val="55"/>
              </w:numPr>
            </w:pPr>
            <w:r>
              <w:t>Vali</w:t>
            </w:r>
            <w:r w:rsidR="00130F6A">
              <w:t>date VNF has resized to the max</w:t>
            </w:r>
          </w:p>
          <w:p w:rsidR="00130F6A" w:rsidRDefault="00130F6A" w:rsidP="00046106">
            <w:pPr>
              <w:pStyle w:val="TestCaseInfo"/>
              <w:numPr>
                <w:ilvl w:val="0"/>
                <w:numId w:val="55"/>
              </w:numPr>
            </w:pPr>
            <w:r>
              <w:t>Determine if and length of service disruption</w:t>
            </w:r>
          </w:p>
          <w:p w:rsidR="00130F6A" w:rsidRDefault="00130F6A" w:rsidP="00046106">
            <w:pPr>
              <w:pStyle w:val="TestCaseInfo"/>
              <w:numPr>
                <w:ilvl w:val="0"/>
                <w:numId w:val="55"/>
              </w:numPr>
            </w:pPr>
            <w:r>
              <w:t>Generate max traffic load</w:t>
            </w:r>
          </w:p>
          <w:p w:rsidR="005A676A" w:rsidRDefault="00130F6A" w:rsidP="00046106">
            <w:pPr>
              <w:pStyle w:val="TestCaseInfo"/>
              <w:numPr>
                <w:ilvl w:val="0"/>
                <w:numId w:val="55"/>
              </w:numPr>
            </w:pPr>
            <w:r>
              <w:t>Validate max capacity without traffic loss</w:t>
            </w:r>
          </w:p>
          <w:p w:rsidR="005A676A" w:rsidRDefault="00130F6A" w:rsidP="00046106">
            <w:pPr>
              <w:pStyle w:val="TestCaseInfo"/>
              <w:numPr>
                <w:ilvl w:val="0"/>
                <w:numId w:val="55"/>
              </w:numPr>
            </w:pPr>
            <w:r>
              <w:t>Trigger the downsize of the VNF</w:t>
            </w:r>
          </w:p>
          <w:p w:rsidR="005A676A" w:rsidRDefault="005A676A" w:rsidP="00046106">
            <w:pPr>
              <w:pStyle w:val="TestCaseInfo"/>
              <w:numPr>
                <w:ilvl w:val="0"/>
                <w:numId w:val="55"/>
              </w:numPr>
            </w:pPr>
            <w:r>
              <w:t>Validate VNF has released the resources</w:t>
            </w:r>
          </w:p>
          <w:p w:rsidR="00130F6A" w:rsidRDefault="00130F6A" w:rsidP="00046106">
            <w:pPr>
              <w:pStyle w:val="TestCaseInfo"/>
              <w:numPr>
                <w:ilvl w:val="0"/>
                <w:numId w:val="55"/>
              </w:numPr>
            </w:pPr>
            <w:r>
              <w:t>Validate traffic drop occurs</w:t>
            </w:r>
          </w:p>
          <w:p w:rsidR="00130F6A" w:rsidRDefault="00130F6A" w:rsidP="00046106">
            <w:pPr>
              <w:pStyle w:val="TestCaseInfo"/>
              <w:numPr>
                <w:ilvl w:val="0"/>
                <w:numId w:val="55"/>
              </w:numPr>
            </w:pPr>
            <w:r>
              <w:t>Reduce traffic load to level that the downsized VNF should process</w:t>
            </w:r>
          </w:p>
          <w:p w:rsidR="005A676A" w:rsidRDefault="005A676A" w:rsidP="00046106">
            <w:pPr>
              <w:pStyle w:val="TestCaseInfo"/>
              <w:numPr>
                <w:ilvl w:val="0"/>
                <w:numId w:val="55"/>
              </w:numPr>
            </w:pPr>
            <w:r>
              <w:t>Validate traffic flows through without issues (</w:t>
            </w:r>
            <w:r>
              <w:sym w:font="Wingdings" w:char="F0E0"/>
            </w:r>
            <w:r>
              <w:t xml:space="preserve"> no dropped packets)</w:t>
            </w:r>
          </w:p>
          <w:p w:rsidR="005A676A" w:rsidRDefault="005A676A" w:rsidP="00046106">
            <w:pPr>
              <w:pStyle w:val="TestCaseInfo"/>
              <w:numPr>
                <w:ilvl w:val="0"/>
                <w:numId w:val="55"/>
              </w:numPr>
            </w:pPr>
            <w:r>
              <w:t>Stop traffic</w:t>
            </w:r>
          </w:p>
          <w:p w:rsidR="005A676A" w:rsidRPr="00093574" w:rsidRDefault="005A676A" w:rsidP="00046106">
            <w:pPr>
              <w:pStyle w:val="TestCaseInfo"/>
              <w:numPr>
                <w:ilvl w:val="0"/>
                <w:numId w:val="55"/>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 xml:space="preserve">Following resources could be scaled </w:t>
            </w:r>
            <w:r w:rsidR="005A1D48">
              <w:t>down</w:t>
            </w:r>
            <w:r>
              <w:t>:</w:t>
            </w:r>
          </w:p>
          <w:p w:rsidR="00EB6907" w:rsidRDefault="00EB6907" w:rsidP="00D45270">
            <w:pPr>
              <w:pStyle w:val="TestCaseInfo"/>
              <w:numPr>
                <w:ilvl w:val="0"/>
                <w:numId w:val="89"/>
              </w:numPr>
            </w:pPr>
            <w:r>
              <w:t>vMemory</w:t>
            </w:r>
          </w:p>
          <w:p w:rsidR="00EB6907" w:rsidRDefault="00EB6907" w:rsidP="00D45270">
            <w:pPr>
              <w:pStyle w:val="TestCaseInfo"/>
              <w:numPr>
                <w:ilvl w:val="0"/>
                <w:numId w:val="89"/>
              </w:numPr>
            </w:pPr>
            <w:r>
              <w:t>vCPU cores</w:t>
            </w:r>
          </w:p>
          <w:p w:rsidR="00EB6907" w:rsidRDefault="00EB6907" w:rsidP="00D45270">
            <w:pPr>
              <w:pStyle w:val="TestCaseInfo"/>
              <w:numPr>
                <w:ilvl w:val="0"/>
                <w:numId w:val="89"/>
              </w:numPr>
            </w:pPr>
            <w:r>
              <w:t>vStorage</w:t>
            </w:r>
          </w:p>
          <w:p w:rsidR="00EB6907" w:rsidRDefault="00EB6907" w:rsidP="00D45270">
            <w:pPr>
              <w:pStyle w:val="TestCaseInfo"/>
              <w:numPr>
                <w:ilvl w:val="0"/>
                <w:numId w:val="89"/>
              </w:numPr>
            </w:pPr>
            <w:r>
              <w:t>vNIC or specialized hardware</w:t>
            </w:r>
          </w:p>
          <w:p w:rsidR="008F359C" w:rsidRDefault="00EB6907" w:rsidP="00FC37A4">
            <w:pPr>
              <w:pStyle w:val="TestCaseInfo"/>
            </w:pPr>
            <w:r>
              <w:t>In case scale-</w:t>
            </w:r>
            <w:r w:rsidR="008F359C">
              <w:t>down</w:t>
            </w:r>
            <w:r>
              <w:t xml:space="preserve"> the VNF doesn’t </w:t>
            </w:r>
            <w:r w:rsidR="005A1D48">
              <w:t xml:space="preserve">remove </w:t>
            </w:r>
            <w:r>
              <w:t>VNFCs. It keeps the numbe</w:t>
            </w:r>
            <w:r w:rsidR="008F359C">
              <w:t>r of VNFC constant and just removes</w:t>
            </w:r>
            <w:r>
              <w:t xml:space="preserve"> resources.</w:t>
            </w:r>
          </w:p>
          <w:p w:rsidR="00FC37A4" w:rsidRDefault="008F359C"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5A676A"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88" w:name="_Toc454184444"/>
            <w:bookmarkStart w:id="189" w:name="_Toc467223387"/>
            <w:r>
              <w:lastRenderedPageBreak/>
              <w:t>TC.VNF.SCALE.UP.004</w:t>
            </w:r>
            <w:r>
              <w:tab/>
            </w:r>
            <w:r w:rsidR="005A676A" w:rsidRPr="00132FD7">
              <w:t>Max vResource limit reached before max VNFD limit</w:t>
            </w:r>
            <w:bookmarkEnd w:id="188"/>
            <w:r w:rsidR="00753D2D">
              <w:t xml:space="preserve"> for Scale-Up</w:t>
            </w:r>
            <w:bookmarkEnd w:id="189"/>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 xml:space="preserve">A VNF should have the capability to dynamically scale based on the required load. The scaling to the max higher performance is the objective of this test. But the vResource limit is reached earlier than the max VNFD limit. </w:t>
            </w:r>
            <w:proofErr w:type="gramStart"/>
            <w:r>
              <w:rPr>
                <w:lang w:eastAsia="zh-CN"/>
              </w:rPr>
              <w:t>vMemory</w:t>
            </w:r>
            <w:proofErr w:type="gramEnd"/>
            <w:r>
              <w:rPr>
                <w:lang w:eastAsia="zh-CN"/>
              </w:rPr>
              <w:t>, vStorage, vNIC and vCPU are just examples how the VNF could be limited by. The VNFM must handle this corner case.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VNFCs. This process may require to reboot/restart the VNF and losing the configuration. So the EM may require to reconfigure the VNFM. Therefore, traffic should be generated to validate that the VNF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6"/>
              </w:numPr>
            </w:pPr>
            <w:r>
              <w:t>Ensure NFVI has less vResources as the max VNFD indicates</w:t>
            </w:r>
          </w:p>
          <w:p w:rsidR="005A676A" w:rsidRDefault="005A676A" w:rsidP="00046106">
            <w:pPr>
              <w:pStyle w:val="TestCaseInfo"/>
              <w:numPr>
                <w:ilvl w:val="0"/>
                <w:numId w:val="56"/>
              </w:numPr>
            </w:pPr>
            <w:r>
              <w:t>Instantiate VNF</w:t>
            </w:r>
          </w:p>
          <w:p w:rsidR="005A676A" w:rsidRDefault="005A676A" w:rsidP="00046106">
            <w:pPr>
              <w:pStyle w:val="TestCaseInfo"/>
              <w:numPr>
                <w:ilvl w:val="0"/>
                <w:numId w:val="56"/>
              </w:numPr>
            </w:pPr>
            <w:r>
              <w:t>Validate VNF state is Inactive</w:t>
            </w:r>
          </w:p>
          <w:p w:rsidR="005A676A" w:rsidRDefault="005A676A" w:rsidP="00046106">
            <w:pPr>
              <w:pStyle w:val="TestCaseInfo"/>
              <w:numPr>
                <w:ilvl w:val="0"/>
                <w:numId w:val="56"/>
              </w:numPr>
            </w:pPr>
            <w:r>
              <w:t>Start VNF</w:t>
            </w:r>
          </w:p>
          <w:p w:rsidR="005A676A" w:rsidRDefault="005A676A" w:rsidP="00046106">
            <w:pPr>
              <w:pStyle w:val="TestCaseInfo"/>
              <w:numPr>
                <w:ilvl w:val="0"/>
                <w:numId w:val="56"/>
              </w:numPr>
            </w:pPr>
            <w:r>
              <w:t>Validate VNF state is Active</w:t>
            </w:r>
          </w:p>
          <w:p w:rsidR="005A676A" w:rsidRDefault="005A676A" w:rsidP="00046106">
            <w:pPr>
              <w:pStyle w:val="TestCaseInfo"/>
              <w:numPr>
                <w:ilvl w:val="0"/>
                <w:numId w:val="56"/>
              </w:numPr>
            </w:pPr>
            <w:r>
              <w:t>Generate low traffic load</w:t>
            </w:r>
          </w:p>
          <w:p w:rsidR="005A676A" w:rsidRDefault="005A676A" w:rsidP="00046106">
            <w:pPr>
              <w:pStyle w:val="TestCaseInfo"/>
              <w:numPr>
                <w:ilvl w:val="0"/>
                <w:numId w:val="56"/>
              </w:numPr>
            </w:pPr>
            <w:r>
              <w:t>Validate that traffic flows through without issues (--&gt; no dropped packets)</w:t>
            </w:r>
          </w:p>
          <w:p w:rsidR="005A676A" w:rsidRDefault="005A676A" w:rsidP="00046106">
            <w:pPr>
              <w:pStyle w:val="TestCaseInfo"/>
              <w:numPr>
                <w:ilvl w:val="0"/>
                <w:numId w:val="56"/>
              </w:numPr>
            </w:pPr>
            <w:r>
              <w:t>Trigger a resize of the NFV resources to the maximum (limited by NFVI)</w:t>
            </w:r>
          </w:p>
          <w:p w:rsidR="000571E5" w:rsidRDefault="005A676A" w:rsidP="00046106">
            <w:pPr>
              <w:pStyle w:val="TestCaseInfo"/>
              <w:numPr>
                <w:ilvl w:val="0"/>
                <w:numId w:val="56"/>
              </w:numPr>
            </w:pPr>
            <w:r>
              <w:t xml:space="preserve">Validate VNF has resized to the max </w:t>
            </w:r>
            <w:r w:rsidR="000571E5">
              <w:t xml:space="preserve">limit </w:t>
            </w:r>
          </w:p>
          <w:p w:rsidR="005A676A" w:rsidRDefault="000571E5" w:rsidP="00046106">
            <w:pPr>
              <w:pStyle w:val="TestCaseInfo"/>
              <w:numPr>
                <w:ilvl w:val="0"/>
                <w:numId w:val="56"/>
              </w:numPr>
            </w:pPr>
            <w:r>
              <w:t>G</w:t>
            </w:r>
            <w:r w:rsidR="005A676A">
              <w:t>enerate higher traffic load</w:t>
            </w:r>
          </w:p>
          <w:p w:rsidR="000571E5" w:rsidRDefault="000571E5" w:rsidP="00046106">
            <w:pPr>
              <w:pStyle w:val="TestCaseInfo"/>
              <w:numPr>
                <w:ilvl w:val="0"/>
                <w:numId w:val="56"/>
              </w:numPr>
            </w:pPr>
            <w:r>
              <w:t>Validate that the load</w:t>
            </w:r>
            <w:r w:rsidR="009A3CAC">
              <w:t xml:space="preserve"> has no loss</w:t>
            </w:r>
          </w:p>
          <w:p w:rsidR="005A676A" w:rsidRDefault="005A676A" w:rsidP="00046106">
            <w:pPr>
              <w:pStyle w:val="TestCaseInfo"/>
              <w:numPr>
                <w:ilvl w:val="0"/>
                <w:numId w:val="56"/>
              </w:numPr>
            </w:pPr>
            <w:r>
              <w:t>Determine the service disruption during the resizing to the max and the time it takes to complete it</w:t>
            </w:r>
          </w:p>
          <w:p w:rsidR="005A676A" w:rsidRDefault="005A676A" w:rsidP="00046106">
            <w:pPr>
              <w:pStyle w:val="TestCaseInfo"/>
              <w:numPr>
                <w:ilvl w:val="0"/>
                <w:numId w:val="56"/>
              </w:numPr>
            </w:pPr>
            <w:r>
              <w:t>Stop traffic</w:t>
            </w:r>
          </w:p>
          <w:p w:rsidR="005A676A" w:rsidRPr="00093574" w:rsidRDefault="005A676A" w:rsidP="00046106">
            <w:pPr>
              <w:pStyle w:val="TestCaseInfo"/>
              <w:numPr>
                <w:ilvl w:val="0"/>
                <w:numId w:val="56"/>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30F6A" w:rsidRDefault="00130F6A" w:rsidP="00130F6A">
            <w:pPr>
              <w:pStyle w:val="TestCaseInfo"/>
            </w:pPr>
            <w:r>
              <w:t xml:space="preserve">Following resources could </w:t>
            </w:r>
            <w:r w:rsidR="00A13DA5">
              <w:t>have reached its limit</w:t>
            </w:r>
            <w:r>
              <w:t>:</w:t>
            </w:r>
          </w:p>
          <w:p w:rsidR="00130F6A" w:rsidRDefault="00130F6A" w:rsidP="00D45270">
            <w:pPr>
              <w:pStyle w:val="TestCaseInfo"/>
              <w:numPr>
                <w:ilvl w:val="0"/>
                <w:numId w:val="91"/>
              </w:numPr>
            </w:pPr>
            <w:r>
              <w:t>vMemory</w:t>
            </w:r>
          </w:p>
          <w:p w:rsidR="00130F6A" w:rsidRDefault="00130F6A" w:rsidP="00D45270">
            <w:pPr>
              <w:pStyle w:val="TestCaseInfo"/>
              <w:numPr>
                <w:ilvl w:val="0"/>
                <w:numId w:val="91"/>
              </w:numPr>
            </w:pPr>
            <w:r>
              <w:t>vCPU cores</w:t>
            </w:r>
          </w:p>
          <w:p w:rsidR="00130F6A" w:rsidRDefault="00130F6A" w:rsidP="00D45270">
            <w:pPr>
              <w:pStyle w:val="TestCaseInfo"/>
              <w:numPr>
                <w:ilvl w:val="0"/>
                <w:numId w:val="91"/>
              </w:numPr>
            </w:pPr>
            <w:r>
              <w:t>vStorage</w:t>
            </w:r>
          </w:p>
          <w:p w:rsidR="005A676A" w:rsidRDefault="00130F6A" w:rsidP="00D45270">
            <w:pPr>
              <w:pStyle w:val="TestCaseInfo"/>
              <w:numPr>
                <w:ilvl w:val="0"/>
                <w:numId w:val="91"/>
              </w:numPr>
            </w:pPr>
            <w:r>
              <w:t>vNIC or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lastRenderedPageBreak/>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190" w:name="_Toc454184445"/>
            <w:bookmarkStart w:id="191" w:name="_Toc467223388"/>
            <w:r>
              <w:t>TC.VNF.SCALE.UP.005</w:t>
            </w:r>
            <w:r>
              <w:tab/>
            </w:r>
            <w:r w:rsidR="005A676A">
              <w:t>R</w:t>
            </w:r>
            <w:r w:rsidR="005A676A" w:rsidRPr="00C0341B">
              <w:t>emoval of virtualized specialized hardware acceleration</w:t>
            </w:r>
            <w:bookmarkEnd w:id="190"/>
            <w:r w:rsidR="0096271B">
              <w:t xml:space="preserve"> for Scale-Up</w:t>
            </w:r>
            <w:bookmarkEnd w:id="191"/>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8F359C" w:rsidP="00AF20BC">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7"/>
              </w:numPr>
            </w:pPr>
            <w:r>
              <w:t>Instantiate VNF</w:t>
            </w:r>
          </w:p>
          <w:p w:rsidR="005A676A" w:rsidRDefault="005A676A" w:rsidP="00046106">
            <w:pPr>
              <w:pStyle w:val="TestCaseInfo"/>
              <w:numPr>
                <w:ilvl w:val="0"/>
                <w:numId w:val="57"/>
              </w:numPr>
            </w:pPr>
            <w:r>
              <w:t>Validate VNF state is Inactive</w:t>
            </w:r>
          </w:p>
          <w:p w:rsidR="005A676A" w:rsidRDefault="005A676A" w:rsidP="00046106">
            <w:pPr>
              <w:pStyle w:val="TestCaseInfo"/>
              <w:numPr>
                <w:ilvl w:val="0"/>
                <w:numId w:val="57"/>
              </w:numPr>
            </w:pPr>
            <w:r>
              <w:t>Start VNF</w:t>
            </w:r>
          </w:p>
          <w:p w:rsidR="005A676A" w:rsidRDefault="005A676A" w:rsidP="00046106">
            <w:pPr>
              <w:pStyle w:val="TestCaseInfo"/>
              <w:numPr>
                <w:ilvl w:val="0"/>
                <w:numId w:val="57"/>
              </w:numPr>
            </w:pPr>
            <w:r>
              <w:t>Validate VNF state is Active</w:t>
            </w:r>
          </w:p>
          <w:p w:rsidR="005A676A" w:rsidRDefault="005A676A" w:rsidP="00046106">
            <w:pPr>
              <w:pStyle w:val="TestCaseInfo"/>
              <w:numPr>
                <w:ilvl w:val="0"/>
                <w:numId w:val="57"/>
              </w:numPr>
            </w:pPr>
            <w:r>
              <w:t>Generate low traffic load</w:t>
            </w:r>
          </w:p>
          <w:p w:rsidR="005A1D48" w:rsidRDefault="005A676A" w:rsidP="005A1D48">
            <w:pPr>
              <w:pStyle w:val="TestCaseInfo"/>
              <w:numPr>
                <w:ilvl w:val="0"/>
                <w:numId w:val="57"/>
              </w:numPr>
            </w:pPr>
            <w:r>
              <w:t>Validate that traffic flows through without issues (--&gt; no dropped packets)</w:t>
            </w:r>
          </w:p>
          <w:p w:rsidR="005A676A" w:rsidRDefault="005A676A" w:rsidP="00046106">
            <w:pPr>
              <w:pStyle w:val="TestCaseInfo"/>
              <w:numPr>
                <w:ilvl w:val="0"/>
                <w:numId w:val="57"/>
              </w:numPr>
            </w:pPr>
            <w:r>
              <w:t>Trigger a resize of the NFV resources to use more</w:t>
            </w:r>
            <w:r w:rsidR="005A1D48">
              <w:t xml:space="preserve"> specialized hardware resources</w:t>
            </w:r>
          </w:p>
          <w:p w:rsidR="005A1D48" w:rsidRDefault="003564DD" w:rsidP="00046106">
            <w:pPr>
              <w:pStyle w:val="TestCaseInfo"/>
              <w:numPr>
                <w:ilvl w:val="0"/>
                <w:numId w:val="57"/>
              </w:numPr>
            </w:pPr>
            <w:r>
              <w:t>Validate VNF has resized</w:t>
            </w:r>
          </w:p>
          <w:p w:rsidR="005A1D48" w:rsidRDefault="005A1D48" w:rsidP="005A1D48">
            <w:pPr>
              <w:pStyle w:val="TestCaseInfo"/>
              <w:numPr>
                <w:ilvl w:val="0"/>
                <w:numId w:val="57"/>
              </w:numPr>
            </w:pPr>
            <w:r>
              <w:t>Generate higher traffic load</w:t>
            </w:r>
          </w:p>
          <w:p w:rsidR="005A676A" w:rsidRDefault="005A1D48" w:rsidP="00046106">
            <w:pPr>
              <w:pStyle w:val="TestCaseInfo"/>
              <w:numPr>
                <w:ilvl w:val="0"/>
                <w:numId w:val="57"/>
              </w:numPr>
            </w:pPr>
            <w:r>
              <w:t xml:space="preserve">Validate </w:t>
            </w:r>
            <w:r w:rsidR="005A676A">
              <w:t>i</w:t>
            </w:r>
            <w:r>
              <w:t>ncreased its capacity by no traffic loss</w:t>
            </w:r>
          </w:p>
          <w:p w:rsidR="005A676A" w:rsidRDefault="005A676A" w:rsidP="00046106">
            <w:pPr>
              <w:pStyle w:val="TestCaseInfo"/>
              <w:numPr>
                <w:ilvl w:val="0"/>
                <w:numId w:val="57"/>
              </w:numPr>
            </w:pPr>
            <w:r>
              <w:t>Validate that VNFM has allocated more specialized hardware resources</w:t>
            </w:r>
          </w:p>
          <w:p w:rsidR="005A1D48" w:rsidRDefault="005A1D48" w:rsidP="005A1D48">
            <w:pPr>
              <w:pStyle w:val="TestCaseInfo"/>
              <w:numPr>
                <w:ilvl w:val="0"/>
                <w:numId w:val="57"/>
              </w:numPr>
            </w:pPr>
            <w:r>
              <w:t>Generate low traffic load</w:t>
            </w:r>
          </w:p>
          <w:p w:rsidR="005A676A" w:rsidRDefault="005A676A" w:rsidP="00046106">
            <w:pPr>
              <w:pStyle w:val="TestCaseInfo"/>
              <w:numPr>
                <w:ilvl w:val="0"/>
                <w:numId w:val="57"/>
              </w:numPr>
            </w:pPr>
            <w:r>
              <w:t xml:space="preserve">Trigger a resize of the NFV resources to use less specialized hardware resources </w:t>
            </w:r>
          </w:p>
          <w:p w:rsidR="005A1D48" w:rsidRDefault="005A676A" w:rsidP="00046106">
            <w:pPr>
              <w:pStyle w:val="TestCaseInfo"/>
              <w:numPr>
                <w:ilvl w:val="0"/>
                <w:numId w:val="57"/>
              </w:numPr>
            </w:pPr>
            <w:r>
              <w:t>Validate VNF has resized and has decreased its capacity</w:t>
            </w:r>
          </w:p>
          <w:p w:rsidR="005A1D48" w:rsidRDefault="005A1D48" w:rsidP="005A1D48">
            <w:pPr>
              <w:pStyle w:val="TestCaseInfo"/>
              <w:numPr>
                <w:ilvl w:val="0"/>
                <w:numId w:val="57"/>
              </w:numPr>
            </w:pPr>
            <w:r>
              <w:t>Validate that VNFM has allocated less specialized hardware resources and the previous specialized hardware resources have been freed up</w:t>
            </w:r>
          </w:p>
          <w:p w:rsidR="005A1D48" w:rsidRDefault="005A1D48" w:rsidP="005A1D48">
            <w:pPr>
              <w:pStyle w:val="TestCaseInfo"/>
              <w:numPr>
                <w:ilvl w:val="0"/>
                <w:numId w:val="57"/>
              </w:numPr>
            </w:pPr>
            <w:r>
              <w:t>Determine the service disruption during the resizing</w:t>
            </w:r>
          </w:p>
          <w:p w:rsidR="005A676A" w:rsidRDefault="005A1D48" w:rsidP="00046106">
            <w:pPr>
              <w:pStyle w:val="TestCaseInfo"/>
              <w:numPr>
                <w:ilvl w:val="0"/>
                <w:numId w:val="57"/>
              </w:numPr>
            </w:pPr>
            <w:r>
              <w:t>Validate no dropped packets</w:t>
            </w:r>
          </w:p>
          <w:p w:rsidR="005A676A" w:rsidRDefault="005A676A" w:rsidP="00046106">
            <w:pPr>
              <w:pStyle w:val="TestCaseInfo"/>
              <w:numPr>
                <w:ilvl w:val="0"/>
                <w:numId w:val="57"/>
              </w:numPr>
            </w:pPr>
            <w:r>
              <w:t>Stop traffic</w:t>
            </w:r>
          </w:p>
          <w:p w:rsidR="005A676A" w:rsidRPr="00093574" w:rsidRDefault="005A676A" w:rsidP="00046106">
            <w:pPr>
              <w:pStyle w:val="TestCaseInfo"/>
              <w:numPr>
                <w:ilvl w:val="0"/>
                <w:numId w:val="57"/>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removed:</w:t>
            </w:r>
          </w:p>
          <w:p w:rsidR="00A13DA5" w:rsidRDefault="00A13DA5" w:rsidP="00D45270">
            <w:pPr>
              <w:pStyle w:val="TestCaseInfo"/>
              <w:numPr>
                <w:ilvl w:val="0"/>
                <w:numId w:val="93"/>
              </w:numPr>
            </w:pPr>
            <w:r>
              <w:t xml:space="preserve">vNIC </w:t>
            </w:r>
          </w:p>
          <w:p w:rsidR="005A676A" w:rsidRDefault="00A13DA5" w:rsidP="00D45270">
            <w:pPr>
              <w:pStyle w:val="TestCaseInfo"/>
              <w:numPr>
                <w:ilvl w:val="0"/>
                <w:numId w:val="93"/>
              </w:numPr>
            </w:pPr>
            <w:r>
              <w:lastRenderedPageBreak/>
              <w:t>Other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p w:rsidR="00753D2D" w:rsidRDefault="0096271B" w:rsidP="00753D2D">
      <w:pPr>
        <w:pStyle w:val="Heading2"/>
      </w:pPr>
      <w:bookmarkStart w:id="192" w:name="_Toc467159717"/>
      <w:proofErr w:type="gramStart"/>
      <w:r>
        <w:t>vResource</w:t>
      </w:r>
      <w:proofErr w:type="gramEnd"/>
      <w:r>
        <w:t xml:space="preserve"> Scaling </w:t>
      </w:r>
      <w:r w:rsidR="00753D2D">
        <w:t>Out/In</w:t>
      </w:r>
      <w:bookmarkEnd w:id="192"/>
    </w:p>
    <w:p w:rsidR="00753D2D" w:rsidRDefault="00753D2D" w:rsidP="00753D2D">
      <w:pPr>
        <w:rPr>
          <w:lang w:eastAsia="zh-CN"/>
        </w:rPr>
      </w:pPr>
      <w:r>
        <w:rPr>
          <w:lang w:eastAsia="zh-CN"/>
        </w:rPr>
        <w:t xml:space="preserve">A VNF can adapt to the demands of the applied traffic. It could increase it performance by allocation of additional vResources and when the traffic lowers, it could release vResources. This process is called scaling. </w:t>
      </w:r>
      <w:r w:rsidR="0096271B">
        <w:rPr>
          <w:lang w:eastAsia="zh-CN"/>
        </w:rPr>
        <w:t>The addition</w:t>
      </w:r>
      <w:r w:rsidR="00C252D5">
        <w:rPr>
          <w:lang w:eastAsia="zh-CN"/>
        </w:rPr>
        <w:t xml:space="preserve"> and </w:t>
      </w:r>
      <w:r w:rsidR="0096271B">
        <w:rPr>
          <w:lang w:eastAsia="zh-CN"/>
        </w:rPr>
        <w:t>removal of vResources is considered scaling Out/In</w:t>
      </w:r>
      <w:r w:rsidR="00C252D5">
        <w:rPr>
          <w:lang w:eastAsia="zh-CN"/>
        </w:rPr>
        <w:t xml:space="preserve"> by </w:t>
      </w:r>
      <w:r w:rsidR="000039FF">
        <w:rPr>
          <w:lang w:eastAsia="zh-CN"/>
        </w:rPr>
        <w:t>increasing or decreasing</w:t>
      </w:r>
      <w:r w:rsidR="00C252D5">
        <w:rPr>
          <w:lang w:eastAsia="zh-CN"/>
        </w:rPr>
        <w:t xml:space="preserve"> the number of </w:t>
      </w:r>
      <w:r w:rsidR="00C252D5" w:rsidRPr="0096271B">
        <w:rPr>
          <w:lang w:eastAsia="zh-CN"/>
        </w:rPr>
        <w:t>VNFC instances</w:t>
      </w:r>
      <w:r w:rsidR="0096271B">
        <w:rPr>
          <w:lang w:eastAsia="zh-CN"/>
        </w:rPr>
        <w:t xml:space="preserve">. </w:t>
      </w:r>
      <w:r>
        <w:rPr>
          <w:lang w:eastAsia="zh-CN"/>
        </w:rPr>
        <w:t>The following test cases address the validation of the VNF scaling</w:t>
      </w:r>
      <w:r w:rsidR="0096271B">
        <w:rPr>
          <w:lang w:eastAsia="zh-CN"/>
        </w:rPr>
        <w:t xml:space="preserve"> Out/In</w:t>
      </w:r>
      <w:r>
        <w:rPr>
          <w:lang w:eastAsia="zh-CN"/>
        </w:rPr>
        <w:t>.</w:t>
      </w: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pPr>
              <w:pStyle w:val="TestCase"/>
            </w:pPr>
            <w:bookmarkStart w:id="193" w:name="_Toc467223389"/>
            <w:r>
              <w:t>TC.VNF.SCALE.OUT.001</w:t>
            </w:r>
            <w:r>
              <w:tab/>
            </w:r>
            <w:r w:rsidR="0096271B">
              <w:t>Scale-Out</w:t>
            </w:r>
            <w:r w:rsidR="00753D2D" w:rsidRPr="00093574">
              <w:t xml:space="preserve"> VNF instance</w:t>
            </w:r>
            <w:bookmarkEnd w:id="193"/>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753D2D">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by increasing number of VNFCs. The EM may require to reconfigure the VNFCs. Therefore, traffic should be generated to validate that the VNFCs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753D2D" w:rsidRDefault="008F359C" w:rsidP="008F359C">
            <w:pPr>
              <w:pStyle w:val="TestCaseInfo"/>
              <w:rPr>
                <w:lang w:eastAsia="zh-CN"/>
              </w:rPr>
            </w:pPr>
            <w:r>
              <w:rPr>
                <w:lang w:eastAsia="zh-CN"/>
              </w:rPr>
              <w:t>- 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Pr="00093574" w:rsidRDefault="00753D2D" w:rsidP="00D50848">
            <w:pPr>
              <w:pStyle w:val="TestCaseInfo"/>
              <w:numPr>
                <w:ilvl w:val="0"/>
                <w:numId w:val="170"/>
              </w:numPr>
            </w:pPr>
            <w:r w:rsidRPr="00093574">
              <w:t>Instantiate VNF</w:t>
            </w:r>
          </w:p>
          <w:p w:rsidR="00753D2D" w:rsidRPr="00093574" w:rsidRDefault="00753D2D" w:rsidP="00D50848">
            <w:pPr>
              <w:pStyle w:val="TestCaseInfo"/>
              <w:numPr>
                <w:ilvl w:val="0"/>
                <w:numId w:val="170"/>
              </w:numPr>
            </w:pPr>
            <w:r w:rsidRPr="00093574">
              <w:t>Validate VNF state is Inactive</w:t>
            </w:r>
          </w:p>
          <w:p w:rsidR="00753D2D" w:rsidRPr="00093574" w:rsidRDefault="00753D2D" w:rsidP="00D50848">
            <w:pPr>
              <w:pStyle w:val="TestCaseInfo"/>
              <w:numPr>
                <w:ilvl w:val="0"/>
                <w:numId w:val="170"/>
              </w:numPr>
            </w:pPr>
            <w:r w:rsidRPr="00093574">
              <w:t>Start VNF</w:t>
            </w:r>
          </w:p>
          <w:p w:rsidR="00753D2D" w:rsidRPr="00093574" w:rsidRDefault="00753D2D" w:rsidP="00D50848">
            <w:pPr>
              <w:pStyle w:val="TestCaseInfo"/>
              <w:numPr>
                <w:ilvl w:val="0"/>
                <w:numId w:val="170"/>
              </w:numPr>
            </w:pPr>
            <w:r w:rsidRPr="00093574">
              <w:t>Validate VNF state is Active</w:t>
            </w:r>
          </w:p>
          <w:p w:rsidR="00753D2D" w:rsidRPr="00093574" w:rsidRDefault="00753D2D" w:rsidP="00D50848">
            <w:pPr>
              <w:pStyle w:val="TestCaseInfo"/>
              <w:numPr>
                <w:ilvl w:val="0"/>
                <w:numId w:val="170"/>
              </w:numPr>
            </w:pPr>
            <w:r w:rsidRPr="00093574">
              <w:t>Generate low traffic load</w:t>
            </w:r>
          </w:p>
          <w:p w:rsidR="00753D2D" w:rsidRPr="00093574" w:rsidRDefault="00753D2D" w:rsidP="00D50848">
            <w:pPr>
              <w:pStyle w:val="TestCaseInfo"/>
              <w:numPr>
                <w:ilvl w:val="0"/>
                <w:numId w:val="170"/>
              </w:numPr>
            </w:pPr>
            <w:r w:rsidRPr="00093574">
              <w:t>Validate that traffic flows through without issues (--&gt; no dropped packets)</w:t>
            </w:r>
          </w:p>
          <w:p w:rsidR="00753D2D" w:rsidRPr="00093574" w:rsidRDefault="00753D2D" w:rsidP="00D50848">
            <w:pPr>
              <w:pStyle w:val="TestCaseInfo"/>
              <w:numPr>
                <w:ilvl w:val="0"/>
                <w:numId w:val="170"/>
              </w:numPr>
            </w:pPr>
            <w:r w:rsidRPr="00093574">
              <w:t>Trigger a resize of the NFV resources and generate more traffic to validate the higher capacity</w:t>
            </w:r>
            <w:r>
              <w:t xml:space="preserve"> or cause the trigger</w:t>
            </w:r>
          </w:p>
          <w:p w:rsidR="00753D2D" w:rsidRPr="00093574" w:rsidRDefault="00753D2D" w:rsidP="00D50848">
            <w:pPr>
              <w:pStyle w:val="TestCaseInfo"/>
              <w:numPr>
                <w:ilvl w:val="0"/>
                <w:numId w:val="170"/>
              </w:numPr>
            </w:pPr>
            <w:r w:rsidRPr="00093574">
              <w:t>Validate VNF has resized</w:t>
            </w:r>
            <w:r w:rsidR="000039FF">
              <w:t xml:space="preserve"> by adding VNFCs</w:t>
            </w:r>
            <w:r w:rsidRPr="00093574">
              <w:t>, has higher capacity and determine the service disruption</w:t>
            </w:r>
          </w:p>
          <w:p w:rsidR="00753D2D" w:rsidRPr="00093574" w:rsidRDefault="00753D2D" w:rsidP="00D50848">
            <w:pPr>
              <w:pStyle w:val="TestCaseInfo"/>
              <w:numPr>
                <w:ilvl w:val="0"/>
                <w:numId w:val="170"/>
              </w:numPr>
            </w:pPr>
            <w:r w:rsidRPr="00093574">
              <w:lastRenderedPageBreak/>
              <w:t>Stop traffic</w:t>
            </w:r>
          </w:p>
          <w:p w:rsidR="00753D2D" w:rsidRPr="00093574" w:rsidRDefault="00753D2D" w:rsidP="00D50848">
            <w:pPr>
              <w:pStyle w:val="TestCaseInfo"/>
              <w:numPr>
                <w:ilvl w:val="0"/>
                <w:numId w:val="170"/>
              </w:numPr>
            </w:pPr>
            <w:r w:rsidRPr="00093574">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753D2D">
            <w:pPr>
              <w:pStyle w:val="TestCaseInfo"/>
              <w:numPr>
                <w:ilvl w:val="0"/>
                <w:numId w:val="88"/>
              </w:numPr>
            </w:pPr>
            <w:r>
              <w:t>vMemory</w:t>
            </w:r>
          </w:p>
          <w:p w:rsidR="00753D2D" w:rsidRDefault="00753D2D" w:rsidP="00753D2D">
            <w:pPr>
              <w:pStyle w:val="TestCaseInfo"/>
              <w:numPr>
                <w:ilvl w:val="0"/>
                <w:numId w:val="88"/>
              </w:numPr>
            </w:pPr>
            <w:r>
              <w:t>vCPU cores</w:t>
            </w:r>
          </w:p>
          <w:p w:rsidR="00753D2D" w:rsidRDefault="00753D2D" w:rsidP="00753D2D">
            <w:pPr>
              <w:pStyle w:val="TestCaseInfo"/>
              <w:numPr>
                <w:ilvl w:val="0"/>
                <w:numId w:val="88"/>
              </w:numPr>
            </w:pPr>
            <w:r>
              <w:t>vStorage</w:t>
            </w:r>
          </w:p>
          <w:p w:rsidR="00753D2D" w:rsidRDefault="00753D2D" w:rsidP="00753D2D">
            <w:pPr>
              <w:pStyle w:val="TestCaseInfo"/>
              <w:numPr>
                <w:ilvl w:val="0"/>
                <w:numId w:val="88"/>
              </w:numPr>
            </w:pPr>
            <w:r>
              <w:t>vNIC or specialized hardware</w:t>
            </w:r>
          </w:p>
          <w:p w:rsidR="00753D2D" w:rsidRDefault="00753D2D" w:rsidP="00753D2D">
            <w:pPr>
              <w:pStyle w:val="TestCaseInfo"/>
            </w:pPr>
            <w:r>
              <w:t>In case scale-</w:t>
            </w:r>
            <w:r w:rsidR="000039FF">
              <w:t>out</w:t>
            </w:r>
            <w:r>
              <w:t xml:space="preserve"> the VNF add</w:t>
            </w:r>
            <w:r w:rsidR="000039FF">
              <w:t>s</w:t>
            </w:r>
            <w:r>
              <w:t xml:space="preserve"> new VNFCs.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194" w:name="_Toc467223390"/>
            <w:r>
              <w:t>TC.VNF.SCALE.OUT.002</w:t>
            </w:r>
            <w:r>
              <w:tab/>
            </w:r>
            <w:r w:rsidR="000039FF">
              <w:t>Max scale-out</w:t>
            </w:r>
            <w:r w:rsidR="00753D2D" w:rsidRPr="00093574">
              <w:t xml:space="preserve"> VNF instance</w:t>
            </w:r>
            <w:bookmarkEnd w:id="194"/>
          </w:p>
        </w:tc>
      </w:tr>
      <w:tr w:rsidR="00753D2D" w:rsidTr="008F359C">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w:t>
            </w:r>
            <w:r w:rsidR="00A45455">
              <w:rPr>
                <w:lang w:eastAsia="zh-CN"/>
              </w:rPr>
              <w:t>by adding</w:t>
            </w:r>
            <w:r>
              <w:rPr>
                <w:lang w:eastAsia="zh-CN"/>
              </w:rPr>
              <w:t xml:space="preserve"> more VNFCs. </w:t>
            </w:r>
            <w:r w:rsidR="00A45455">
              <w:rPr>
                <w:lang w:eastAsia="zh-CN"/>
              </w:rPr>
              <w:t>T</w:t>
            </w:r>
            <w:r>
              <w:rPr>
                <w:lang w:eastAsia="zh-CN"/>
              </w:rPr>
              <w:t>he EM may require to configure the V</w:t>
            </w:r>
            <w:r w:rsidR="00A45455">
              <w:rPr>
                <w:lang w:eastAsia="zh-CN"/>
              </w:rPr>
              <w:t>NFCs</w:t>
            </w:r>
            <w:r>
              <w:rPr>
                <w:lang w:eastAsia="zh-CN"/>
              </w:rPr>
              <w:t>. Therefore</w:t>
            </w:r>
            <w:r w:rsidR="00A45455">
              <w:rPr>
                <w:lang w:eastAsia="zh-CN"/>
              </w:rPr>
              <w:t>,</w:t>
            </w:r>
            <w:r>
              <w:rPr>
                <w:lang w:eastAsia="zh-CN"/>
              </w:rPr>
              <w:t xml:space="preserve"> traffic should be generated to validate that the VNFCs can process packets correctly. The trigger for this event to occur could be by different options:</w:t>
            </w:r>
          </w:p>
          <w:p w:rsidR="008F359C" w:rsidRDefault="008F359C" w:rsidP="008F359C">
            <w:pPr>
              <w:pStyle w:val="TestCaseInfo"/>
              <w:numPr>
                <w:ilvl w:val="0"/>
                <w:numId w:val="101"/>
              </w:numPr>
              <w:rPr>
                <w:lang w:eastAsia="zh-CN"/>
              </w:rPr>
            </w:pPr>
            <w:r>
              <w:rPr>
                <w:lang w:eastAsia="zh-CN"/>
              </w:rPr>
              <w:t>command to the VNFM</w:t>
            </w:r>
          </w:p>
          <w:p w:rsidR="008F359C" w:rsidRDefault="008F359C" w:rsidP="008F359C">
            <w:pPr>
              <w:pStyle w:val="TestCaseInfo"/>
              <w:numPr>
                <w:ilvl w:val="0"/>
                <w:numId w:val="101"/>
              </w:numPr>
              <w:rPr>
                <w:lang w:eastAsia="zh-CN"/>
              </w:rPr>
            </w:pPr>
            <w:r>
              <w:rPr>
                <w:lang w:eastAsia="zh-CN"/>
              </w:rPr>
              <w:t>higher traffic load over a longer period of time</w:t>
            </w:r>
          </w:p>
          <w:p w:rsidR="008F359C" w:rsidRDefault="008F359C" w:rsidP="008F359C">
            <w:pPr>
              <w:pStyle w:val="TestCaseInfo"/>
              <w:numPr>
                <w:ilvl w:val="0"/>
                <w:numId w:val="101"/>
              </w:numPr>
              <w:rPr>
                <w:lang w:eastAsia="zh-CN"/>
              </w:rPr>
            </w:pPr>
            <w:r>
              <w:rPr>
                <w:lang w:eastAsia="zh-CN"/>
              </w:rPr>
              <w:t>triggered by EM</w:t>
            </w:r>
          </w:p>
          <w:p w:rsidR="00753D2D" w:rsidRDefault="008F359C" w:rsidP="008F359C">
            <w:pPr>
              <w:pStyle w:val="TestCaseInfo"/>
              <w:numPr>
                <w:ilvl w:val="0"/>
                <w:numId w:val="101"/>
              </w:numPr>
              <w:rPr>
                <w:lang w:eastAsia="zh-CN"/>
              </w:rPr>
            </w:pPr>
            <w:r>
              <w:rPr>
                <w:lang w:eastAsia="zh-CN"/>
              </w:rPr>
              <w:t>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1"/>
              </w:numPr>
            </w:pPr>
            <w:r>
              <w:t>Instantiate VNF</w:t>
            </w:r>
          </w:p>
          <w:p w:rsidR="00753D2D" w:rsidRDefault="00753D2D" w:rsidP="00D50848">
            <w:pPr>
              <w:pStyle w:val="TestCaseInfo"/>
              <w:numPr>
                <w:ilvl w:val="0"/>
                <w:numId w:val="171"/>
              </w:numPr>
            </w:pPr>
            <w:r>
              <w:t>Validate VNF state is Inactive</w:t>
            </w:r>
          </w:p>
          <w:p w:rsidR="00753D2D" w:rsidRDefault="00753D2D" w:rsidP="00D50848">
            <w:pPr>
              <w:pStyle w:val="TestCaseInfo"/>
              <w:numPr>
                <w:ilvl w:val="0"/>
                <w:numId w:val="171"/>
              </w:numPr>
            </w:pPr>
            <w:r>
              <w:t>Start VNF</w:t>
            </w:r>
          </w:p>
          <w:p w:rsidR="00753D2D" w:rsidRDefault="00753D2D" w:rsidP="00D50848">
            <w:pPr>
              <w:pStyle w:val="TestCaseInfo"/>
              <w:numPr>
                <w:ilvl w:val="0"/>
                <w:numId w:val="171"/>
              </w:numPr>
            </w:pPr>
            <w:r>
              <w:t>Validate VNF state is Active</w:t>
            </w:r>
          </w:p>
          <w:p w:rsidR="00753D2D" w:rsidRDefault="00753D2D" w:rsidP="00D50848">
            <w:pPr>
              <w:pStyle w:val="TestCaseInfo"/>
              <w:numPr>
                <w:ilvl w:val="0"/>
                <w:numId w:val="171"/>
              </w:numPr>
            </w:pPr>
            <w:r>
              <w:t>Generate low traffic load</w:t>
            </w:r>
          </w:p>
          <w:p w:rsidR="00753D2D" w:rsidRDefault="00753D2D" w:rsidP="00D50848">
            <w:pPr>
              <w:pStyle w:val="TestCaseInfo"/>
              <w:numPr>
                <w:ilvl w:val="0"/>
                <w:numId w:val="171"/>
              </w:numPr>
            </w:pPr>
            <w:r>
              <w:t>Validate that traffic flows through without issues (--&gt; no dropped packets)</w:t>
            </w:r>
          </w:p>
          <w:p w:rsidR="00753D2D" w:rsidRDefault="00753D2D" w:rsidP="00D50848">
            <w:pPr>
              <w:pStyle w:val="TestCaseInfo"/>
              <w:numPr>
                <w:ilvl w:val="0"/>
                <w:numId w:val="171"/>
              </w:numPr>
            </w:pPr>
            <w:r>
              <w:t>Trigger a resize of the NFV resources to the maximum</w:t>
            </w:r>
          </w:p>
          <w:p w:rsidR="00753D2D" w:rsidRDefault="00753D2D" w:rsidP="00D50848">
            <w:pPr>
              <w:pStyle w:val="TestCaseInfo"/>
              <w:numPr>
                <w:ilvl w:val="0"/>
                <w:numId w:val="171"/>
              </w:numPr>
            </w:pPr>
            <w:r>
              <w:t>Validate VNF has resized to the max and has max capacity (e.g., generate higher traffic load)</w:t>
            </w:r>
            <w:r w:rsidR="00A45455">
              <w:t xml:space="preserve"> and added new VNFCs</w:t>
            </w:r>
          </w:p>
          <w:p w:rsidR="00753D2D" w:rsidRDefault="00753D2D" w:rsidP="00D50848">
            <w:pPr>
              <w:pStyle w:val="TestCaseInfo"/>
              <w:numPr>
                <w:ilvl w:val="0"/>
                <w:numId w:val="171"/>
              </w:numPr>
            </w:pPr>
            <w:r>
              <w:t>Determine the service disruption during the resizing to the max and the time it takes to complete it</w:t>
            </w:r>
          </w:p>
          <w:p w:rsidR="00753D2D" w:rsidRDefault="00753D2D" w:rsidP="00D50848">
            <w:pPr>
              <w:pStyle w:val="TestCaseInfo"/>
              <w:numPr>
                <w:ilvl w:val="0"/>
                <w:numId w:val="171"/>
              </w:numPr>
            </w:pPr>
            <w:r>
              <w:lastRenderedPageBreak/>
              <w:t>Stop traffic</w:t>
            </w:r>
          </w:p>
          <w:p w:rsidR="00753D2D" w:rsidRPr="00093574" w:rsidRDefault="00753D2D" w:rsidP="00D50848">
            <w:pPr>
              <w:pStyle w:val="TestCaseInfo"/>
              <w:numPr>
                <w:ilvl w:val="0"/>
                <w:numId w:val="171"/>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753D2D">
            <w:pPr>
              <w:pStyle w:val="TestCaseInfo"/>
              <w:numPr>
                <w:ilvl w:val="0"/>
                <w:numId w:val="90"/>
              </w:numPr>
            </w:pPr>
            <w:r>
              <w:t>vMemory</w:t>
            </w:r>
          </w:p>
          <w:p w:rsidR="00753D2D" w:rsidRDefault="00753D2D" w:rsidP="00753D2D">
            <w:pPr>
              <w:pStyle w:val="TestCaseInfo"/>
              <w:numPr>
                <w:ilvl w:val="0"/>
                <w:numId w:val="90"/>
              </w:numPr>
            </w:pPr>
            <w:r>
              <w:t>vCPU cores</w:t>
            </w:r>
          </w:p>
          <w:p w:rsidR="00753D2D" w:rsidRDefault="00753D2D" w:rsidP="00753D2D">
            <w:pPr>
              <w:pStyle w:val="TestCaseInfo"/>
              <w:numPr>
                <w:ilvl w:val="0"/>
                <w:numId w:val="90"/>
              </w:numPr>
            </w:pPr>
            <w:r>
              <w:t>vStorage</w:t>
            </w:r>
          </w:p>
          <w:p w:rsidR="00753D2D" w:rsidRDefault="00753D2D" w:rsidP="00753D2D">
            <w:pPr>
              <w:pStyle w:val="TestCaseInfo"/>
              <w:numPr>
                <w:ilvl w:val="0"/>
                <w:numId w:val="90"/>
              </w:numPr>
            </w:pPr>
            <w:r>
              <w:t>vNIC or specialized hardware</w:t>
            </w:r>
          </w:p>
          <w:p w:rsidR="00753D2D" w:rsidRDefault="00753D2D" w:rsidP="00753D2D">
            <w:pPr>
              <w:pStyle w:val="TestCaseInfo"/>
            </w:pPr>
            <w:r>
              <w:t>In case scale-</w:t>
            </w:r>
            <w:r w:rsidR="00A45455">
              <w:t>out</w:t>
            </w:r>
            <w:r>
              <w:t xml:space="preserve"> the VNF add</w:t>
            </w:r>
            <w:r w:rsidR="00A45455">
              <w:t>s</w:t>
            </w:r>
            <w:r>
              <w:t xml:space="preserve"> new VNFCs.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A45455">
            <w:pPr>
              <w:pStyle w:val="TestCase"/>
            </w:pPr>
            <w:bookmarkStart w:id="195" w:name="_Toc467223391"/>
            <w:r>
              <w:t>TC.VNF.SCALE.OUT.003</w:t>
            </w:r>
            <w:r>
              <w:tab/>
            </w:r>
            <w:r w:rsidR="00753D2D" w:rsidRPr="00487EA1">
              <w:t>Scale-</w:t>
            </w:r>
            <w:r w:rsidR="00A45455">
              <w:t>in</w:t>
            </w:r>
            <w:r w:rsidR="00753D2D" w:rsidRPr="00487EA1">
              <w:t xml:space="preserve"> VNF instance</w:t>
            </w:r>
            <w:bookmarkEnd w:id="195"/>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753D2D">
            <w:pPr>
              <w:pStyle w:val="TestCaseInfo"/>
              <w:rPr>
                <w:lang w:eastAsia="zh-CN"/>
              </w:rPr>
            </w:pPr>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753D2D" w:rsidRDefault="00753D2D" w:rsidP="00753D2D">
            <w:pPr>
              <w:pStyle w:val="TestCaseInfo"/>
              <w:rPr>
                <w:lang w:eastAsia="zh-CN"/>
              </w:rPr>
            </w:pPr>
            <w:r>
              <w:rPr>
                <w:lang w:eastAsia="zh-CN"/>
              </w:rPr>
              <w:t>- command to the VNFM</w:t>
            </w:r>
          </w:p>
          <w:p w:rsidR="00753D2D" w:rsidRDefault="00753D2D" w:rsidP="00753D2D">
            <w:pPr>
              <w:pStyle w:val="TestCaseInfo"/>
              <w:rPr>
                <w:lang w:eastAsia="zh-CN"/>
              </w:rPr>
            </w:pPr>
            <w:r>
              <w:rPr>
                <w:lang w:eastAsia="zh-CN"/>
              </w:rPr>
              <w:t>- trigger from VIM by previous registration caused by lower traffic load over a longer period of time</w:t>
            </w:r>
          </w:p>
          <w:p w:rsidR="00753D2D" w:rsidRDefault="00753D2D" w:rsidP="00753D2D">
            <w:pPr>
              <w:pStyle w:val="TestCaseInfo"/>
              <w:rPr>
                <w:lang w:eastAsia="zh-CN"/>
              </w:rPr>
            </w:pPr>
            <w:r>
              <w:rPr>
                <w:lang w:eastAsia="zh-CN"/>
              </w:rPr>
              <w:t>- triggered by EM</w:t>
            </w:r>
          </w:p>
          <w:p w:rsidR="00753D2D" w:rsidRPr="00D67489" w:rsidRDefault="00753D2D" w:rsidP="00753D2D">
            <w:pPr>
              <w:pStyle w:val="TestCaseInfo"/>
              <w:rPr>
                <w:lang w:eastAsia="zh-CN"/>
              </w:rPr>
            </w:pPr>
            <w:r>
              <w:rPr>
                <w:lang w:eastAsia="zh-CN"/>
              </w:rPr>
              <w:t>- triggered by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A45455">
            <w:pPr>
              <w:pStyle w:val="TestCaseInfo"/>
              <w:rPr>
                <w:lang w:eastAsia="zh-CN"/>
              </w:rPr>
            </w:pPr>
            <w:r>
              <w:rPr>
                <w:lang w:eastAsia="zh-CN"/>
              </w:rPr>
              <w:t xml:space="preserve">A VNF should have the capability to dynamically scale based on the required load. The scaling </w:t>
            </w:r>
            <w:r w:rsidR="00A45455">
              <w:rPr>
                <w:lang w:eastAsia="zh-CN"/>
              </w:rPr>
              <w:t>in</w:t>
            </w:r>
            <w:r>
              <w:rPr>
                <w:lang w:eastAsia="zh-CN"/>
              </w:rPr>
              <w:t xml:space="preserve"> to the lower performance is the objective of this test.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2"/>
              </w:numPr>
            </w:pPr>
            <w:r>
              <w:t>Instantiate VNF</w:t>
            </w:r>
          </w:p>
          <w:p w:rsidR="00753D2D" w:rsidRDefault="00753D2D" w:rsidP="00D50848">
            <w:pPr>
              <w:pStyle w:val="TestCaseInfo"/>
              <w:numPr>
                <w:ilvl w:val="0"/>
                <w:numId w:val="172"/>
              </w:numPr>
            </w:pPr>
            <w:r>
              <w:t>Validate VNF state is Inactive</w:t>
            </w:r>
          </w:p>
          <w:p w:rsidR="00753D2D" w:rsidRDefault="00753D2D" w:rsidP="00D50848">
            <w:pPr>
              <w:pStyle w:val="TestCaseInfo"/>
              <w:numPr>
                <w:ilvl w:val="0"/>
                <w:numId w:val="172"/>
              </w:numPr>
            </w:pPr>
            <w:r>
              <w:t>Start VNF</w:t>
            </w:r>
          </w:p>
          <w:p w:rsidR="00753D2D" w:rsidRDefault="00753D2D" w:rsidP="00D50848">
            <w:pPr>
              <w:pStyle w:val="TestCaseInfo"/>
              <w:numPr>
                <w:ilvl w:val="0"/>
                <w:numId w:val="172"/>
              </w:numPr>
            </w:pPr>
            <w:r>
              <w:t>Validate VNF state is Active</w:t>
            </w:r>
          </w:p>
          <w:p w:rsidR="00753D2D" w:rsidRDefault="00753D2D" w:rsidP="00D50848">
            <w:pPr>
              <w:pStyle w:val="TestCaseInfo"/>
              <w:numPr>
                <w:ilvl w:val="0"/>
                <w:numId w:val="172"/>
              </w:numPr>
            </w:pPr>
            <w:r>
              <w:t>Generate low traffic load</w:t>
            </w:r>
          </w:p>
          <w:p w:rsidR="00753D2D" w:rsidRDefault="00753D2D" w:rsidP="00D50848">
            <w:pPr>
              <w:pStyle w:val="TestCaseInfo"/>
              <w:numPr>
                <w:ilvl w:val="0"/>
                <w:numId w:val="172"/>
              </w:numPr>
            </w:pPr>
            <w:r>
              <w:t>Validate that traffic flows through without issues (--&gt; no dropped packets)</w:t>
            </w:r>
          </w:p>
          <w:p w:rsidR="00753D2D" w:rsidRDefault="00753D2D" w:rsidP="00D50848">
            <w:pPr>
              <w:pStyle w:val="TestCaseInfo"/>
              <w:numPr>
                <w:ilvl w:val="0"/>
                <w:numId w:val="172"/>
              </w:numPr>
            </w:pPr>
            <w:r>
              <w:t>Trigger a resize of the NFV resources to the maximum</w:t>
            </w:r>
          </w:p>
          <w:p w:rsidR="00753D2D" w:rsidRDefault="00753D2D" w:rsidP="00D50848">
            <w:pPr>
              <w:pStyle w:val="TestCaseInfo"/>
              <w:numPr>
                <w:ilvl w:val="0"/>
                <w:numId w:val="172"/>
              </w:numPr>
            </w:pPr>
            <w:r>
              <w:t>Validate VNF has resized to the max</w:t>
            </w:r>
          </w:p>
          <w:p w:rsidR="00753D2D" w:rsidRDefault="00753D2D" w:rsidP="00D50848">
            <w:pPr>
              <w:pStyle w:val="TestCaseInfo"/>
              <w:numPr>
                <w:ilvl w:val="0"/>
                <w:numId w:val="172"/>
              </w:numPr>
            </w:pPr>
            <w:r>
              <w:t>Determine if and length of service disruption</w:t>
            </w:r>
          </w:p>
          <w:p w:rsidR="00753D2D" w:rsidRDefault="00753D2D" w:rsidP="00D50848">
            <w:pPr>
              <w:pStyle w:val="TestCaseInfo"/>
              <w:numPr>
                <w:ilvl w:val="0"/>
                <w:numId w:val="172"/>
              </w:numPr>
            </w:pPr>
            <w:r>
              <w:t>Generate max traffic load</w:t>
            </w:r>
          </w:p>
          <w:p w:rsidR="00753D2D" w:rsidRDefault="00753D2D" w:rsidP="00D50848">
            <w:pPr>
              <w:pStyle w:val="TestCaseInfo"/>
              <w:numPr>
                <w:ilvl w:val="0"/>
                <w:numId w:val="172"/>
              </w:numPr>
            </w:pPr>
            <w:r>
              <w:t>Validate max capacity without traffic loss</w:t>
            </w:r>
          </w:p>
          <w:p w:rsidR="00753D2D" w:rsidRDefault="00753D2D" w:rsidP="00D50848">
            <w:pPr>
              <w:pStyle w:val="TestCaseInfo"/>
              <w:numPr>
                <w:ilvl w:val="0"/>
                <w:numId w:val="172"/>
              </w:numPr>
            </w:pPr>
            <w:r>
              <w:t>Trigger the downsize of the VNF</w:t>
            </w:r>
          </w:p>
          <w:p w:rsidR="00753D2D" w:rsidRDefault="00753D2D" w:rsidP="00D50848">
            <w:pPr>
              <w:pStyle w:val="TestCaseInfo"/>
              <w:numPr>
                <w:ilvl w:val="0"/>
                <w:numId w:val="172"/>
              </w:numPr>
            </w:pPr>
            <w:r>
              <w:t>Validate VNF has released the resources</w:t>
            </w:r>
            <w:r w:rsidR="00A45455">
              <w:t xml:space="preserve"> and decreased the VNFCs</w:t>
            </w:r>
          </w:p>
          <w:p w:rsidR="00753D2D" w:rsidRDefault="00753D2D" w:rsidP="00D50848">
            <w:pPr>
              <w:pStyle w:val="TestCaseInfo"/>
              <w:numPr>
                <w:ilvl w:val="0"/>
                <w:numId w:val="172"/>
              </w:numPr>
            </w:pPr>
            <w:r>
              <w:t>Validate traffic drop occurs</w:t>
            </w:r>
          </w:p>
          <w:p w:rsidR="00753D2D" w:rsidRDefault="00753D2D" w:rsidP="00D50848">
            <w:pPr>
              <w:pStyle w:val="TestCaseInfo"/>
              <w:numPr>
                <w:ilvl w:val="0"/>
                <w:numId w:val="172"/>
              </w:numPr>
            </w:pPr>
            <w:r>
              <w:t>Reduce traffic load to level that the downsized VNF should process</w:t>
            </w:r>
          </w:p>
          <w:p w:rsidR="00753D2D" w:rsidRDefault="00753D2D" w:rsidP="00D50848">
            <w:pPr>
              <w:pStyle w:val="TestCaseInfo"/>
              <w:numPr>
                <w:ilvl w:val="0"/>
                <w:numId w:val="172"/>
              </w:numPr>
            </w:pPr>
            <w:r>
              <w:t>Validate traffic flows through without issues (</w:t>
            </w:r>
            <w:r>
              <w:sym w:font="Wingdings" w:char="F0E0"/>
            </w:r>
            <w:r>
              <w:t xml:space="preserve"> no dropped packets)</w:t>
            </w:r>
          </w:p>
          <w:p w:rsidR="00753D2D" w:rsidRDefault="00753D2D" w:rsidP="00D50848">
            <w:pPr>
              <w:pStyle w:val="TestCaseInfo"/>
              <w:numPr>
                <w:ilvl w:val="0"/>
                <w:numId w:val="172"/>
              </w:numPr>
            </w:pPr>
            <w:r>
              <w:t>Stop traffic</w:t>
            </w:r>
          </w:p>
          <w:p w:rsidR="00753D2D" w:rsidRPr="00093574" w:rsidRDefault="00753D2D" w:rsidP="00D50848">
            <w:pPr>
              <w:pStyle w:val="TestCaseInfo"/>
              <w:numPr>
                <w:ilvl w:val="0"/>
                <w:numId w:val="172"/>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down:</w:t>
            </w:r>
          </w:p>
          <w:p w:rsidR="00753D2D" w:rsidRDefault="00753D2D" w:rsidP="00753D2D">
            <w:pPr>
              <w:pStyle w:val="TestCaseInfo"/>
              <w:numPr>
                <w:ilvl w:val="0"/>
                <w:numId w:val="89"/>
              </w:numPr>
            </w:pPr>
            <w:r>
              <w:t>vMemory</w:t>
            </w:r>
          </w:p>
          <w:p w:rsidR="00753D2D" w:rsidRDefault="00753D2D" w:rsidP="00753D2D">
            <w:pPr>
              <w:pStyle w:val="TestCaseInfo"/>
              <w:numPr>
                <w:ilvl w:val="0"/>
                <w:numId w:val="89"/>
              </w:numPr>
            </w:pPr>
            <w:r>
              <w:t>vCPU cores</w:t>
            </w:r>
          </w:p>
          <w:p w:rsidR="00753D2D" w:rsidRDefault="00753D2D" w:rsidP="00753D2D">
            <w:pPr>
              <w:pStyle w:val="TestCaseInfo"/>
              <w:numPr>
                <w:ilvl w:val="0"/>
                <w:numId w:val="89"/>
              </w:numPr>
            </w:pPr>
            <w:r>
              <w:t>vStorage</w:t>
            </w:r>
          </w:p>
          <w:p w:rsidR="00753D2D" w:rsidRDefault="00753D2D" w:rsidP="00753D2D">
            <w:pPr>
              <w:pStyle w:val="TestCaseInfo"/>
              <w:numPr>
                <w:ilvl w:val="0"/>
                <w:numId w:val="89"/>
              </w:numPr>
            </w:pPr>
            <w:r>
              <w:t>vNIC or specialized hardware</w:t>
            </w:r>
          </w:p>
          <w:p w:rsidR="00A45455" w:rsidRDefault="00753D2D" w:rsidP="00753D2D">
            <w:pPr>
              <w:pStyle w:val="TestCaseInfo"/>
            </w:pPr>
            <w:r>
              <w:t>In case scale-</w:t>
            </w:r>
            <w:r w:rsidR="00A45455">
              <w:t>in</w:t>
            </w:r>
            <w:r>
              <w:t xml:space="preserve"> the VNF remove</w:t>
            </w:r>
            <w:r w:rsidR="00A45455">
              <w:t>s</w:t>
            </w:r>
            <w:r>
              <w:t xml:space="preserve"> VNFCs.</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196" w:name="_Toc467223392"/>
            <w:r>
              <w:t>TC.VNF.SCALE.OUT.004</w:t>
            </w:r>
            <w:r>
              <w:tab/>
            </w:r>
            <w:r w:rsidR="00753D2D" w:rsidRPr="00132FD7">
              <w:t>Max vResource limit reached before max VNFD limit</w:t>
            </w:r>
            <w:r w:rsidR="00A45455">
              <w:t xml:space="preserve"> for scale-out</w:t>
            </w:r>
            <w:bookmarkEnd w:id="196"/>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A45455" w:rsidP="00A45455">
            <w:pPr>
              <w:pStyle w:val="TestCaseInfo"/>
              <w:rPr>
                <w:lang w:eastAsia="zh-CN"/>
              </w:rPr>
            </w:pPr>
            <w:r>
              <w:rPr>
                <w:lang w:eastAsia="zh-CN"/>
              </w:rPr>
              <w:t xml:space="preserve">A VNF should have the capability to dynamically scale based on the required load. The scaling to the max higher performance is the objective of this test. But the vResource limit is reached earlier than the max VNFD limit. </w:t>
            </w:r>
            <w:proofErr w:type="gramStart"/>
            <w:r>
              <w:rPr>
                <w:lang w:eastAsia="zh-CN"/>
              </w:rPr>
              <w:t>vMemory</w:t>
            </w:r>
            <w:proofErr w:type="gramEnd"/>
            <w:r>
              <w:rPr>
                <w:lang w:eastAsia="zh-CN"/>
              </w:rPr>
              <w:t xml:space="preserve">, vStorage, vNIC and vCPU are just examples how the VNF could be limited by. The VNFM must handle this corner case. </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45455" w:rsidRDefault="00A45455" w:rsidP="00A45455">
            <w:pPr>
              <w:pStyle w:val="TestCaseInfo"/>
              <w:rPr>
                <w:lang w:eastAsia="zh-CN"/>
              </w:rPr>
            </w:pPr>
            <w:r>
              <w:rPr>
                <w:lang w:eastAsia="zh-CN"/>
              </w:rPr>
              <w:t>Once the scaling increase is completed, the VNFM should report the additional allocated virtualized resources. The VNFM should have added more resources and VNFCs. The EM may require to reconfigure the VNFCs. Therefore, traffic should be generated to validate that the VNF can process packets correctly. The trigger for this event to occur could be by different options:</w:t>
            </w:r>
          </w:p>
          <w:p w:rsidR="00A45455" w:rsidRDefault="00A45455" w:rsidP="00A45455">
            <w:pPr>
              <w:pStyle w:val="TestCaseInfo"/>
              <w:rPr>
                <w:lang w:eastAsia="zh-CN"/>
              </w:rPr>
            </w:pPr>
            <w:r>
              <w:rPr>
                <w:lang w:eastAsia="zh-CN"/>
              </w:rPr>
              <w:t>- command to the VNFM</w:t>
            </w:r>
          </w:p>
          <w:p w:rsidR="00A45455" w:rsidRDefault="00A45455" w:rsidP="00A45455">
            <w:pPr>
              <w:pStyle w:val="TestCaseInfo"/>
              <w:rPr>
                <w:lang w:eastAsia="zh-CN"/>
              </w:rPr>
            </w:pPr>
            <w:r>
              <w:rPr>
                <w:lang w:eastAsia="zh-CN"/>
              </w:rPr>
              <w:t>- trigger from VIM by previous registration caused by higher traffic load over a longer period of time</w:t>
            </w:r>
          </w:p>
          <w:p w:rsidR="00A45455" w:rsidRDefault="00A45455" w:rsidP="00A45455">
            <w:pPr>
              <w:pStyle w:val="TestCaseInfo"/>
              <w:rPr>
                <w:lang w:eastAsia="zh-CN"/>
              </w:rPr>
            </w:pPr>
            <w:r>
              <w:rPr>
                <w:lang w:eastAsia="zh-CN"/>
              </w:rPr>
              <w:t>- triggered by EM</w:t>
            </w:r>
          </w:p>
          <w:p w:rsidR="00753D2D" w:rsidRDefault="00A45455" w:rsidP="00A45455">
            <w:pPr>
              <w:pStyle w:val="TestCaseInfo"/>
              <w:rPr>
                <w:lang w:eastAsia="zh-CN"/>
              </w:rPr>
            </w:pPr>
            <w:r>
              <w:rPr>
                <w:lang w:eastAsia="zh-CN"/>
              </w:rPr>
              <w:lastRenderedPageBreak/>
              <w:t>- 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3"/>
              </w:numPr>
            </w:pPr>
            <w:r>
              <w:t>Ensure NFVI has less vResources as the max VNFD indicates</w:t>
            </w:r>
          </w:p>
          <w:p w:rsidR="00753D2D" w:rsidRDefault="00753D2D" w:rsidP="00D50848">
            <w:pPr>
              <w:pStyle w:val="TestCaseInfo"/>
              <w:numPr>
                <w:ilvl w:val="0"/>
                <w:numId w:val="173"/>
              </w:numPr>
            </w:pPr>
            <w:r>
              <w:t>Instantiate VNF</w:t>
            </w:r>
          </w:p>
          <w:p w:rsidR="00753D2D" w:rsidRDefault="00753D2D" w:rsidP="00D50848">
            <w:pPr>
              <w:pStyle w:val="TestCaseInfo"/>
              <w:numPr>
                <w:ilvl w:val="0"/>
                <w:numId w:val="173"/>
              </w:numPr>
            </w:pPr>
            <w:r>
              <w:t>Validate VNF state is Inactive</w:t>
            </w:r>
          </w:p>
          <w:p w:rsidR="00753D2D" w:rsidRDefault="00753D2D" w:rsidP="00D50848">
            <w:pPr>
              <w:pStyle w:val="TestCaseInfo"/>
              <w:numPr>
                <w:ilvl w:val="0"/>
                <w:numId w:val="173"/>
              </w:numPr>
            </w:pPr>
            <w:r>
              <w:t>Start VNF</w:t>
            </w:r>
          </w:p>
          <w:p w:rsidR="00753D2D" w:rsidRDefault="00753D2D" w:rsidP="00D50848">
            <w:pPr>
              <w:pStyle w:val="TestCaseInfo"/>
              <w:numPr>
                <w:ilvl w:val="0"/>
                <w:numId w:val="173"/>
              </w:numPr>
            </w:pPr>
            <w:r>
              <w:t>Validate VNF state is Active</w:t>
            </w:r>
          </w:p>
          <w:p w:rsidR="00753D2D" w:rsidRDefault="00753D2D" w:rsidP="00D50848">
            <w:pPr>
              <w:pStyle w:val="TestCaseInfo"/>
              <w:numPr>
                <w:ilvl w:val="0"/>
                <w:numId w:val="173"/>
              </w:numPr>
            </w:pPr>
            <w:r>
              <w:t>Generate low traffic load</w:t>
            </w:r>
          </w:p>
          <w:p w:rsidR="00753D2D" w:rsidRDefault="00753D2D" w:rsidP="00D50848">
            <w:pPr>
              <w:pStyle w:val="TestCaseInfo"/>
              <w:numPr>
                <w:ilvl w:val="0"/>
                <w:numId w:val="173"/>
              </w:numPr>
            </w:pPr>
            <w:r>
              <w:t>Validate that traffic flows through without issues (--&gt; no dropped packets)</w:t>
            </w:r>
          </w:p>
          <w:p w:rsidR="00753D2D" w:rsidRDefault="00753D2D" w:rsidP="00D50848">
            <w:pPr>
              <w:pStyle w:val="TestCaseInfo"/>
              <w:numPr>
                <w:ilvl w:val="0"/>
                <w:numId w:val="173"/>
              </w:numPr>
            </w:pPr>
            <w:r>
              <w:t>Trigger a resize of the NFV resources to the maximum (limited by NFVI)</w:t>
            </w:r>
          </w:p>
          <w:p w:rsidR="00753D2D" w:rsidRDefault="00753D2D" w:rsidP="00D50848">
            <w:pPr>
              <w:pStyle w:val="TestCaseInfo"/>
              <w:numPr>
                <w:ilvl w:val="0"/>
                <w:numId w:val="173"/>
              </w:numPr>
            </w:pPr>
            <w:r>
              <w:t xml:space="preserve">Validate VNF has resized to the max limit </w:t>
            </w:r>
            <w:r w:rsidR="00A45455">
              <w:t>and added new VNFCs</w:t>
            </w:r>
          </w:p>
          <w:p w:rsidR="00753D2D" w:rsidRDefault="00753D2D" w:rsidP="00D50848">
            <w:pPr>
              <w:pStyle w:val="TestCaseInfo"/>
              <w:numPr>
                <w:ilvl w:val="0"/>
                <w:numId w:val="173"/>
              </w:numPr>
            </w:pPr>
            <w:r>
              <w:t>Generate higher traffic load</w:t>
            </w:r>
          </w:p>
          <w:p w:rsidR="00753D2D" w:rsidRDefault="00753D2D" w:rsidP="00D50848">
            <w:pPr>
              <w:pStyle w:val="TestCaseInfo"/>
              <w:numPr>
                <w:ilvl w:val="0"/>
                <w:numId w:val="173"/>
              </w:numPr>
            </w:pPr>
            <w:r>
              <w:t>Validate that the load</w:t>
            </w:r>
          </w:p>
          <w:p w:rsidR="00753D2D" w:rsidRDefault="00753D2D" w:rsidP="00D50848">
            <w:pPr>
              <w:pStyle w:val="TestCaseInfo"/>
              <w:numPr>
                <w:ilvl w:val="0"/>
                <w:numId w:val="173"/>
              </w:numPr>
            </w:pPr>
            <w:r>
              <w:t>Determine the service disruption during the resizing to the max and the time it takes to complete it</w:t>
            </w:r>
          </w:p>
          <w:p w:rsidR="00753D2D" w:rsidRDefault="00753D2D" w:rsidP="00D50848">
            <w:pPr>
              <w:pStyle w:val="TestCaseInfo"/>
              <w:numPr>
                <w:ilvl w:val="0"/>
                <w:numId w:val="173"/>
              </w:numPr>
            </w:pPr>
            <w:r>
              <w:t>Stop traffic</w:t>
            </w:r>
          </w:p>
          <w:p w:rsidR="00753D2D" w:rsidRPr="00093574" w:rsidRDefault="00753D2D" w:rsidP="00D50848">
            <w:pPr>
              <w:pStyle w:val="TestCaseInfo"/>
              <w:numPr>
                <w:ilvl w:val="0"/>
                <w:numId w:val="173"/>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have reached its limit:</w:t>
            </w:r>
          </w:p>
          <w:p w:rsidR="00753D2D" w:rsidRDefault="00753D2D" w:rsidP="00753D2D">
            <w:pPr>
              <w:pStyle w:val="TestCaseInfo"/>
              <w:numPr>
                <w:ilvl w:val="0"/>
                <w:numId w:val="91"/>
              </w:numPr>
            </w:pPr>
            <w:r>
              <w:t>vMemory</w:t>
            </w:r>
          </w:p>
          <w:p w:rsidR="00753D2D" w:rsidRDefault="00753D2D" w:rsidP="00753D2D">
            <w:pPr>
              <w:pStyle w:val="TestCaseInfo"/>
              <w:numPr>
                <w:ilvl w:val="0"/>
                <w:numId w:val="91"/>
              </w:numPr>
            </w:pPr>
            <w:r>
              <w:t>vCPU cores</w:t>
            </w:r>
          </w:p>
          <w:p w:rsidR="00753D2D" w:rsidRDefault="00753D2D" w:rsidP="00753D2D">
            <w:pPr>
              <w:pStyle w:val="TestCaseInfo"/>
              <w:numPr>
                <w:ilvl w:val="0"/>
                <w:numId w:val="91"/>
              </w:numPr>
            </w:pPr>
            <w:r>
              <w:t>vStorage</w:t>
            </w:r>
          </w:p>
          <w:p w:rsidR="00753D2D" w:rsidRDefault="00753D2D" w:rsidP="00753D2D">
            <w:pPr>
              <w:pStyle w:val="TestCaseInfo"/>
              <w:numPr>
                <w:ilvl w:val="0"/>
                <w:numId w:val="91"/>
              </w:numPr>
            </w:pPr>
            <w:r>
              <w:t>vNIC or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197" w:name="_Toc467223393"/>
            <w:r>
              <w:t>TC.VNF.SCALE.OUT.005</w:t>
            </w:r>
            <w:r>
              <w:tab/>
            </w:r>
            <w:r w:rsidR="00753D2D">
              <w:t>R</w:t>
            </w:r>
            <w:r w:rsidR="00753D2D" w:rsidRPr="00C0341B">
              <w:t>emoval of virtualized specialized hardware acceleration</w:t>
            </w:r>
            <w:r w:rsidR="001A6A91">
              <w:t xml:space="preserve"> for scale-in</w:t>
            </w:r>
            <w:bookmarkEnd w:id="197"/>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1A6A91" w:rsidP="001A6A91">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1A6A91" w:rsidP="00753D2D">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4"/>
              </w:numPr>
            </w:pPr>
            <w:r>
              <w:t>Instantiate VNF</w:t>
            </w:r>
          </w:p>
          <w:p w:rsidR="00753D2D" w:rsidRDefault="00753D2D" w:rsidP="00D50848">
            <w:pPr>
              <w:pStyle w:val="TestCaseInfo"/>
              <w:numPr>
                <w:ilvl w:val="0"/>
                <w:numId w:val="174"/>
              </w:numPr>
            </w:pPr>
            <w:r>
              <w:t>Validate VNF state is Inactive</w:t>
            </w:r>
          </w:p>
          <w:p w:rsidR="00753D2D" w:rsidRDefault="00753D2D" w:rsidP="00D50848">
            <w:pPr>
              <w:pStyle w:val="TestCaseInfo"/>
              <w:numPr>
                <w:ilvl w:val="0"/>
                <w:numId w:val="174"/>
              </w:numPr>
            </w:pPr>
            <w:r>
              <w:t>Start VNF</w:t>
            </w:r>
          </w:p>
          <w:p w:rsidR="00753D2D" w:rsidRDefault="00753D2D" w:rsidP="00D50848">
            <w:pPr>
              <w:pStyle w:val="TestCaseInfo"/>
              <w:numPr>
                <w:ilvl w:val="0"/>
                <w:numId w:val="174"/>
              </w:numPr>
            </w:pPr>
            <w:r>
              <w:t>Validate VNF state is Active</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Validate that traffic flows through without issues (--&gt; no dropped packets)</w:t>
            </w:r>
          </w:p>
          <w:p w:rsidR="00753D2D" w:rsidRDefault="00753D2D" w:rsidP="00D50848">
            <w:pPr>
              <w:pStyle w:val="TestCaseInfo"/>
              <w:numPr>
                <w:ilvl w:val="0"/>
                <w:numId w:val="174"/>
              </w:numPr>
            </w:pPr>
            <w:r>
              <w:t>Trigger a resize of the NFV resources to use more specialized hardware resources</w:t>
            </w:r>
          </w:p>
          <w:p w:rsidR="00753D2D" w:rsidRDefault="00753D2D" w:rsidP="00D50848">
            <w:pPr>
              <w:pStyle w:val="TestCaseInfo"/>
              <w:numPr>
                <w:ilvl w:val="0"/>
                <w:numId w:val="174"/>
              </w:numPr>
            </w:pPr>
            <w:r>
              <w:t>Validate VNF has resized</w:t>
            </w:r>
          </w:p>
          <w:p w:rsidR="00753D2D" w:rsidRDefault="00753D2D" w:rsidP="00D50848">
            <w:pPr>
              <w:pStyle w:val="TestCaseInfo"/>
              <w:numPr>
                <w:ilvl w:val="0"/>
                <w:numId w:val="174"/>
              </w:numPr>
            </w:pPr>
            <w:r>
              <w:t>Generate higher traffic load</w:t>
            </w:r>
          </w:p>
          <w:p w:rsidR="00753D2D" w:rsidRDefault="00753D2D" w:rsidP="00D50848">
            <w:pPr>
              <w:pStyle w:val="TestCaseInfo"/>
              <w:numPr>
                <w:ilvl w:val="0"/>
                <w:numId w:val="174"/>
              </w:numPr>
            </w:pPr>
            <w:r>
              <w:t>Validate increased its capacity by no traffic loss</w:t>
            </w:r>
          </w:p>
          <w:p w:rsidR="00753D2D" w:rsidRDefault="00753D2D" w:rsidP="00D50848">
            <w:pPr>
              <w:pStyle w:val="TestCaseInfo"/>
              <w:numPr>
                <w:ilvl w:val="0"/>
                <w:numId w:val="174"/>
              </w:numPr>
            </w:pPr>
            <w:r>
              <w:t>Validate that VNFM has allocated more specialized hardware resources</w:t>
            </w:r>
            <w:r w:rsidR="001A6A91">
              <w:t xml:space="preserve"> and added new VNFCs</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 xml:space="preserve">Trigger a resize of the NFV resources to use less specialized hardware resources </w:t>
            </w:r>
          </w:p>
          <w:p w:rsidR="00753D2D" w:rsidRDefault="00753D2D" w:rsidP="00D50848">
            <w:pPr>
              <w:pStyle w:val="TestCaseInfo"/>
              <w:numPr>
                <w:ilvl w:val="0"/>
                <w:numId w:val="174"/>
              </w:numPr>
            </w:pPr>
            <w:r>
              <w:t>Validate VNF has resized and has decreased its capacity</w:t>
            </w:r>
            <w:r w:rsidR="001A6A91">
              <w:t xml:space="preserve"> and removed VNFCs</w:t>
            </w:r>
          </w:p>
          <w:p w:rsidR="00753D2D" w:rsidRDefault="00753D2D" w:rsidP="00D50848">
            <w:pPr>
              <w:pStyle w:val="TestCaseInfo"/>
              <w:numPr>
                <w:ilvl w:val="0"/>
                <w:numId w:val="174"/>
              </w:numPr>
            </w:pPr>
            <w:r>
              <w:t>Validate that VNFM has allocated less specialized hardware resources and the previous specialized hardware resources have been freed up</w:t>
            </w:r>
          </w:p>
          <w:p w:rsidR="00753D2D" w:rsidRDefault="00753D2D" w:rsidP="00D50848">
            <w:pPr>
              <w:pStyle w:val="TestCaseInfo"/>
              <w:numPr>
                <w:ilvl w:val="0"/>
                <w:numId w:val="174"/>
              </w:numPr>
            </w:pPr>
            <w:r>
              <w:t>Determine the service disruption during the resizing</w:t>
            </w:r>
          </w:p>
          <w:p w:rsidR="00753D2D" w:rsidRDefault="00753D2D" w:rsidP="00D50848">
            <w:pPr>
              <w:pStyle w:val="TestCaseInfo"/>
              <w:numPr>
                <w:ilvl w:val="0"/>
                <w:numId w:val="174"/>
              </w:numPr>
            </w:pPr>
            <w:r>
              <w:t>Validate no dropped packets</w:t>
            </w:r>
          </w:p>
          <w:p w:rsidR="00753D2D" w:rsidRDefault="00753D2D" w:rsidP="00D50848">
            <w:pPr>
              <w:pStyle w:val="TestCaseInfo"/>
              <w:numPr>
                <w:ilvl w:val="0"/>
                <w:numId w:val="174"/>
              </w:numPr>
            </w:pPr>
            <w:r>
              <w:t>Stop traffic</w:t>
            </w:r>
          </w:p>
          <w:p w:rsidR="00753D2D" w:rsidRPr="00093574" w:rsidRDefault="00753D2D" w:rsidP="00D50848">
            <w:pPr>
              <w:pStyle w:val="TestCaseInfo"/>
              <w:numPr>
                <w:ilvl w:val="0"/>
                <w:numId w:val="174"/>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removed:</w:t>
            </w:r>
          </w:p>
          <w:p w:rsidR="00753D2D" w:rsidRDefault="00753D2D" w:rsidP="00753D2D">
            <w:pPr>
              <w:pStyle w:val="TestCaseInfo"/>
              <w:numPr>
                <w:ilvl w:val="0"/>
                <w:numId w:val="93"/>
              </w:numPr>
            </w:pPr>
            <w:r>
              <w:t xml:space="preserve">vNIC </w:t>
            </w:r>
          </w:p>
          <w:p w:rsidR="00753D2D" w:rsidRDefault="00753D2D" w:rsidP="00753D2D">
            <w:pPr>
              <w:pStyle w:val="TestCaseInfo"/>
              <w:numPr>
                <w:ilvl w:val="0"/>
                <w:numId w:val="93"/>
              </w:numPr>
            </w:pPr>
            <w:r>
              <w:t>Other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5A676A">
      <w:pPr>
        <w:rPr>
          <w:lang w:eastAsia="zh-CN"/>
        </w:rPr>
      </w:pPr>
    </w:p>
    <w:p w:rsidR="005A676A" w:rsidRDefault="005A676A" w:rsidP="00C35DDF">
      <w:pPr>
        <w:pStyle w:val="Heading2"/>
      </w:pPr>
      <w:bookmarkStart w:id="198" w:name="_Toc454184365"/>
      <w:bookmarkStart w:id="199" w:name="_Toc467159718"/>
      <w:proofErr w:type="gramStart"/>
      <w:r>
        <w:t>vResource</w:t>
      </w:r>
      <w:proofErr w:type="gramEnd"/>
      <w:r>
        <w:t xml:space="preserve"> Migration</w:t>
      </w:r>
      <w:bookmarkEnd w:id="198"/>
      <w:bookmarkEnd w:id="199"/>
    </w:p>
    <w:p w:rsidR="00CF7AFC" w:rsidRDefault="00CF7AFC" w:rsidP="005A676A">
      <w:pPr>
        <w:rPr>
          <w:lang w:eastAsia="zh-CN"/>
        </w:rPr>
      </w:pPr>
      <w:r>
        <w:rPr>
          <w:lang w:eastAsia="zh-CN"/>
        </w:rPr>
        <w:t>There are conditions where VNFs need to me migrated from one server to another as they are in service. There are many reasons for this event. Here are some examples:</w:t>
      </w:r>
    </w:p>
    <w:p w:rsidR="00CF7AFC" w:rsidRDefault="00CF7AFC" w:rsidP="00D45270">
      <w:pPr>
        <w:pStyle w:val="ListParagraph"/>
        <w:numPr>
          <w:ilvl w:val="0"/>
          <w:numId w:val="92"/>
        </w:numPr>
        <w:rPr>
          <w:lang w:eastAsia="zh-CN"/>
        </w:rPr>
      </w:pPr>
      <w:r>
        <w:rPr>
          <w:lang w:eastAsia="zh-CN"/>
        </w:rPr>
        <w:t xml:space="preserve">Servers require </w:t>
      </w:r>
      <w:r w:rsidR="004B765F">
        <w:rPr>
          <w:lang w:eastAsia="zh-CN"/>
        </w:rPr>
        <w:t xml:space="preserve">hardware </w:t>
      </w:r>
      <w:r>
        <w:rPr>
          <w:lang w:eastAsia="zh-CN"/>
        </w:rPr>
        <w:t>maintenance</w:t>
      </w:r>
    </w:p>
    <w:p w:rsidR="004B765F" w:rsidRDefault="004B765F" w:rsidP="00D45270">
      <w:pPr>
        <w:pStyle w:val="ListParagraph"/>
        <w:numPr>
          <w:ilvl w:val="0"/>
          <w:numId w:val="92"/>
        </w:numPr>
        <w:rPr>
          <w:lang w:eastAsia="zh-CN"/>
        </w:rPr>
      </w:pPr>
      <w:r>
        <w:rPr>
          <w:lang w:eastAsia="zh-CN"/>
        </w:rPr>
        <w:t>Hardware replacement</w:t>
      </w:r>
    </w:p>
    <w:p w:rsidR="004B765F" w:rsidRDefault="004B765F" w:rsidP="00D45270">
      <w:pPr>
        <w:pStyle w:val="ListParagraph"/>
        <w:numPr>
          <w:ilvl w:val="0"/>
          <w:numId w:val="92"/>
        </w:numPr>
        <w:rPr>
          <w:lang w:eastAsia="zh-CN"/>
        </w:rPr>
      </w:pPr>
      <w:r>
        <w:rPr>
          <w:lang w:eastAsia="zh-CN"/>
        </w:rPr>
        <w:lastRenderedPageBreak/>
        <w:t>vNIC replacements or additions</w:t>
      </w:r>
    </w:p>
    <w:p w:rsidR="005A676A" w:rsidRDefault="004B765F" w:rsidP="00D45270">
      <w:pPr>
        <w:pStyle w:val="ListParagraph"/>
        <w:numPr>
          <w:ilvl w:val="0"/>
          <w:numId w:val="92"/>
        </w:numPr>
        <w:rPr>
          <w:lang w:eastAsia="zh-CN"/>
        </w:rPr>
      </w:pPr>
      <w:r>
        <w:rPr>
          <w:lang w:eastAsia="zh-CN"/>
        </w:rPr>
        <w:t>Upgrade</w:t>
      </w:r>
      <w:r w:rsidR="00CF7AFC">
        <w:rPr>
          <w:lang w:eastAsia="zh-CN"/>
        </w:rPr>
        <w:t xml:space="preserve"> to newer </w:t>
      </w:r>
      <w:r>
        <w:rPr>
          <w:lang w:eastAsia="zh-CN"/>
        </w:rPr>
        <w:t xml:space="preserve">NFVI software </w:t>
      </w:r>
      <w:r w:rsidR="00CF7AFC">
        <w:rPr>
          <w:lang w:eastAsia="zh-CN"/>
        </w:rPr>
        <w:t>v</w:t>
      </w:r>
      <w:r>
        <w:rPr>
          <w:lang w:eastAsia="zh-CN"/>
        </w:rPr>
        <w:t>ersion</w:t>
      </w:r>
    </w:p>
    <w:p w:rsidR="004B765F" w:rsidRDefault="004B765F" w:rsidP="004B765F">
      <w:pPr>
        <w:rPr>
          <w:lang w:eastAsia="zh-CN"/>
        </w:rPr>
      </w:pPr>
      <w:r>
        <w:rPr>
          <w:lang w:eastAsia="zh-CN"/>
        </w:rPr>
        <w:t>Overall the VNF gets moved from one entity to another and at the end the service should be provided without any issues. Pending on the VNF capabilities the service may get disrupted.</w:t>
      </w: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0" w:name="_Toc454184447"/>
            <w:bookmarkStart w:id="201" w:name="_Toc467223394"/>
            <w:r>
              <w:t>TC.VNF.MIGRATE.001</w:t>
            </w:r>
            <w:r>
              <w:tab/>
            </w:r>
            <w:r w:rsidR="005A676A" w:rsidRPr="00BC2C43">
              <w:t>Migration of virtual resource with live migration set without traffic load</w:t>
            </w:r>
            <w:bookmarkEnd w:id="200"/>
            <w:bookmarkEnd w:id="201"/>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Once the VNFM is instructed to migrate resources, it should result in a VNF that can service the functionality. Therefore, service availability should be validated before and after the migration. The duration should be measured for the migration process. Following vResources could be migrated: network, memory, compute, storage, hardware acceleration devices/NIC cards.</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CF7AFC">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E8137B" w:rsidRDefault="005A676A" w:rsidP="00252ACA">
            <w:pPr>
              <w:pStyle w:val="TestCaseInfo"/>
              <w:numPr>
                <w:ilvl w:val="0"/>
                <w:numId w:val="58"/>
              </w:numPr>
            </w:pPr>
            <w:r w:rsidRPr="00E8137B">
              <w:t>Instantiate VNF</w:t>
            </w:r>
          </w:p>
          <w:p w:rsidR="005A676A" w:rsidRPr="00E8137B" w:rsidRDefault="005A676A" w:rsidP="00252ACA">
            <w:pPr>
              <w:pStyle w:val="TestCaseInfo"/>
              <w:numPr>
                <w:ilvl w:val="0"/>
                <w:numId w:val="58"/>
              </w:numPr>
            </w:pPr>
            <w:r w:rsidRPr="00E8137B">
              <w:t>Validate VNF state is Inactive</w:t>
            </w:r>
          </w:p>
          <w:p w:rsidR="005A676A" w:rsidRPr="00E8137B" w:rsidRDefault="005A676A" w:rsidP="00252ACA">
            <w:pPr>
              <w:pStyle w:val="TestCaseInfo"/>
              <w:numPr>
                <w:ilvl w:val="0"/>
                <w:numId w:val="58"/>
              </w:numPr>
            </w:pPr>
            <w:r w:rsidRPr="00E8137B">
              <w:t>Start VNF</w:t>
            </w:r>
          </w:p>
          <w:p w:rsidR="005A676A" w:rsidRDefault="005A676A" w:rsidP="00252ACA">
            <w:pPr>
              <w:pStyle w:val="TestCaseInfo"/>
              <w:numPr>
                <w:ilvl w:val="0"/>
                <w:numId w:val="58"/>
              </w:numPr>
            </w:pPr>
            <w:r w:rsidRPr="00E8137B">
              <w:t>Validate VNF state is Active</w:t>
            </w:r>
          </w:p>
          <w:p w:rsidR="00FB6000" w:rsidRPr="00E8137B" w:rsidRDefault="00FB6000" w:rsidP="00252ACA">
            <w:pPr>
              <w:pStyle w:val="TestCaseInfo"/>
              <w:numPr>
                <w:ilvl w:val="0"/>
                <w:numId w:val="58"/>
              </w:numPr>
            </w:pPr>
            <w:r>
              <w:t>Verify VNF supports live migration</w:t>
            </w:r>
          </w:p>
          <w:p w:rsidR="005A676A" w:rsidRPr="00E8137B"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E8137B" w:rsidRDefault="005A676A" w:rsidP="00252ACA">
            <w:pPr>
              <w:pStyle w:val="TestCaseInfo"/>
              <w:numPr>
                <w:ilvl w:val="0"/>
                <w:numId w:val="58"/>
              </w:numPr>
            </w:pPr>
            <w:r w:rsidRPr="00E8137B">
              <w:t>Trigger a migratio</w:t>
            </w:r>
            <w:r>
              <w:t>n of the vResource by issuing a</w:t>
            </w:r>
            <w:r w:rsidRPr="00E8137B">
              <w:t xml:space="preserve"> command to the VNFM (--&gt; time stamp)</w:t>
            </w:r>
          </w:p>
          <w:p w:rsidR="005A676A" w:rsidRDefault="005A676A" w:rsidP="00252ACA">
            <w:pPr>
              <w:pStyle w:val="TestCaseInfo"/>
              <w:numPr>
                <w:ilvl w:val="0"/>
                <w:numId w:val="58"/>
              </w:numPr>
            </w:pPr>
            <w:r w:rsidRPr="00E8137B">
              <w:t>Validate VNF has migrated, the new vResource is been used and the older vResource is released (--&gt; time stamp)</w:t>
            </w:r>
          </w:p>
          <w:p w:rsidR="00A13DA5"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093574" w:rsidRDefault="005A676A" w:rsidP="00252ACA">
            <w:pPr>
              <w:pStyle w:val="TestCaseInfo"/>
              <w:numPr>
                <w:ilvl w:val="0"/>
                <w:numId w:val="58"/>
              </w:numPr>
            </w:pPr>
            <w:r w:rsidRPr="00E8137B">
              <w:t>T</w:t>
            </w:r>
            <w:r>
              <w:rPr>
                <w:lang w:eastAsia="zh-CN"/>
              </w:rPr>
              <w: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A13DA5"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A13DA5" w:rsidRDefault="00A13DA5" w:rsidP="00A13DA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migrated:</w:t>
            </w:r>
          </w:p>
          <w:p w:rsidR="00A13DA5" w:rsidRDefault="00A13DA5" w:rsidP="00D45270">
            <w:pPr>
              <w:pStyle w:val="TestCaseInfo"/>
              <w:numPr>
                <w:ilvl w:val="0"/>
                <w:numId w:val="94"/>
              </w:numPr>
            </w:pPr>
            <w:r>
              <w:t>vMemory</w:t>
            </w:r>
          </w:p>
          <w:p w:rsidR="00A13DA5" w:rsidRDefault="00A13DA5" w:rsidP="00D45270">
            <w:pPr>
              <w:pStyle w:val="TestCaseInfo"/>
              <w:numPr>
                <w:ilvl w:val="0"/>
                <w:numId w:val="94"/>
              </w:numPr>
            </w:pPr>
            <w:r>
              <w:t>vCPU cores</w:t>
            </w:r>
          </w:p>
          <w:p w:rsidR="00A13DA5" w:rsidRDefault="00A13DA5" w:rsidP="00D45270">
            <w:pPr>
              <w:pStyle w:val="TestCaseInfo"/>
              <w:numPr>
                <w:ilvl w:val="0"/>
                <w:numId w:val="94"/>
              </w:numPr>
            </w:pPr>
            <w:r>
              <w:t>vStorage</w:t>
            </w:r>
          </w:p>
          <w:p w:rsidR="00A13DA5" w:rsidRDefault="00A13DA5" w:rsidP="00D45270">
            <w:pPr>
              <w:pStyle w:val="TestCaseInfo"/>
              <w:numPr>
                <w:ilvl w:val="0"/>
                <w:numId w:val="94"/>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2" w:name="_Toc454184448"/>
            <w:bookmarkStart w:id="203" w:name="_Toc467223395"/>
            <w:r>
              <w:lastRenderedPageBreak/>
              <w:t>TC.VNF.MIGRATE.002</w:t>
            </w:r>
            <w:r>
              <w:tab/>
            </w:r>
            <w:r w:rsidR="005A676A" w:rsidRPr="00E8137B">
              <w:t>Migration of virtual resource with live migration set under traffic load</w:t>
            </w:r>
            <w:bookmarkEnd w:id="202"/>
            <w:bookmarkEnd w:id="203"/>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sidRPr="00E8137B">
              <w:rPr>
                <w:lang w:eastAsia="zh-CN"/>
              </w:rPr>
              <w:t>Once the VNFM is instructed to migrate resources, it should result in a VNF that can service the functionality. Therefore, service availability should be validate</w:t>
            </w:r>
            <w:r>
              <w:rPr>
                <w:lang w:eastAsia="zh-CN"/>
              </w:rPr>
              <w:t>d</w:t>
            </w:r>
            <w:r w:rsidRPr="00E8137B">
              <w:rPr>
                <w:lang w:eastAsia="zh-CN"/>
              </w:rPr>
              <w:t xml:space="preserve"> b</w:t>
            </w:r>
            <w:r>
              <w:rPr>
                <w:lang w:eastAsia="zh-CN"/>
              </w:rPr>
              <w:t xml:space="preserve">efore and after the migration. </w:t>
            </w:r>
            <w:r w:rsidRPr="00E8137B">
              <w:rPr>
                <w:lang w:eastAsia="zh-CN"/>
              </w:rPr>
              <w:t>The duration should be measured for the migration process. Following vResources could be migrated: network, memory, compute, storage, hardware acceleration devices/NIC cards. During the migration the service may get disrupted. The service disruption should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A13DA5">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59"/>
              </w:numPr>
            </w:pPr>
            <w:r>
              <w:t>Instantiate VNF</w:t>
            </w:r>
          </w:p>
          <w:p w:rsidR="005A676A" w:rsidRDefault="005A676A" w:rsidP="00252ACA">
            <w:pPr>
              <w:pStyle w:val="TestCaseInfo"/>
              <w:numPr>
                <w:ilvl w:val="0"/>
                <w:numId w:val="59"/>
              </w:numPr>
            </w:pPr>
            <w:r>
              <w:t>Validate VNF state is Inactive</w:t>
            </w:r>
          </w:p>
          <w:p w:rsidR="005A676A" w:rsidRDefault="005A676A" w:rsidP="00252ACA">
            <w:pPr>
              <w:pStyle w:val="TestCaseInfo"/>
              <w:numPr>
                <w:ilvl w:val="0"/>
                <w:numId w:val="59"/>
              </w:numPr>
            </w:pPr>
            <w:r>
              <w:t>Start VNF</w:t>
            </w:r>
          </w:p>
          <w:p w:rsidR="005A676A" w:rsidRDefault="005A676A" w:rsidP="00252ACA">
            <w:pPr>
              <w:pStyle w:val="TestCaseInfo"/>
              <w:numPr>
                <w:ilvl w:val="0"/>
                <w:numId w:val="59"/>
              </w:numPr>
            </w:pPr>
            <w:r>
              <w:t>Validate VNF state is Active</w:t>
            </w:r>
          </w:p>
          <w:p w:rsidR="00FB6000" w:rsidRDefault="00FB6000" w:rsidP="00252ACA">
            <w:pPr>
              <w:pStyle w:val="TestCaseInfo"/>
              <w:numPr>
                <w:ilvl w:val="0"/>
                <w:numId w:val="59"/>
              </w:numPr>
            </w:pPr>
            <w:r>
              <w:t>Verify VNF supports live migration</w:t>
            </w:r>
          </w:p>
          <w:p w:rsidR="005A676A" w:rsidRDefault="005A676A" w:rsidP="00252ACA">
            <w:pPr>
              <w:pStyle w:val="TestCaseInfo"/>
              <w:numPr>
                <w:ilvl w:val="0"/>
                <w:numId w:val="59"/>
              </w:numPr>
            </w:pPr>
            <w:r>
              <w:t>Generate low traffic load</w:t>
            </w:r>
          </w:p>
          <w:p w:rsidR="005A676A" w:rsidRDefault="005A676A" w:rsidP="00252ACA">
            <w:pPr>
              <w:pStyle w:val="TestCaseInfo"/>
              <w:numPr>
                <w:ilvl w:val="0"/>
                <w:numId w:val="59"/>
              </w:numPr>
            </w:pPr>
            <w:r>
              <w:t>Validate that traffic flows through without issues (--&gt; no dropped packets)</w:t>
            </w:r>
          </w:p>
          <w:p w:rsidR="005A676A" w:rsidRDefault="005A676A" w:rsidP="00252ACA">
            <w:pPr>
              <w:pStyle w:val="TestCaseInfo"/>
              <w:numPr>
                <w:ilvl w:val="0"/>
                <w:numId w:val="59"/>
              </w:numPr>
            </w:pPr>
            <w:r>
              <w:t>Trigger a migration of the vResource by issuing a command to the VNFM (--&gt; time stamp)</w:t>
            </w:r>
          </w:p>
          <w:p w:rsidR="005A676A" w:rsidRDefault="005A676A" w:rsidP="00252ACA">
            <w:pPr>
              <w:pStyle w:val="TestCaseInfo"/>
              <w:numPr>
                <w:ilvl w:val="0"/>
                <w:numId w:val="59"/>
              </w:numPr>
            </w:pPr>
            <w:r>
              <w:t>Validate VNF has migrated, the new vResource is been used and the older vResource is released (--&gt; time stamp)</w:t>
            </w:r>
          </w:p>
          <w:p w:rsidR="005A676A" w:rsidRDefault="005A676A" w:rsidP="00252ACA">
            <w:pPr>
              <w:pStyle w:val="TestCaseInfo"/>
              <w:numPr>
                <w:ilvl w:val="0"/>
                <w:numId w:val="59"/>
              </w:numPr>
            </w:pPr>
            <w:r>
              <w:t>Validate that traffic flows through without issues (--&gt; no dropped packets)</w:t>
            </w:r>
          </w:p>
          <w:p w:rsidR="00ED030C" w:rsidRDefault="00ED030C" w:rsidP="00252ACA">
            <w:pPr>
              <w:pStyle w:val="TestCaseInfo"/>
              <w:numPr>
                <w:ilvl w:val="0"/>
                <w:numId w:val="59"/>
              </w:numPr>
            </w:pPr>
            <w:r>
              <w:t>Determine the service disruption by packet drop calculation</w:t>
            </w:r>
          </w:p>
          <w:p w:rsidR="005A676A" w:rsidRDefault="005A676A" w:rsidP="00252ACA">
            <w:pPr>
              <w:pStyle w:val="TestCaseInfo"/>
              <w:numPr>
                <w:ilvl w:val="0"/>
                <w:numId w:val="59"/>
              </w:numPr>
            </w:pPr>
            <w:r>
              <w:t>Stop Traffic</w:t>
            </w:r>
          </w:p>
          <w:p w:rsidR="005A676A" w:rsidRPr="00093574" w:rsidRDefault="005A676A" w:rsidP="00252ACA">
            <w:pPr>
              <w:pStyle w:val="TestCaseInfo"/>
              <w:numPr>
                <w:ilvl w:val="0"/>
                <w:numId w:val="59"/>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ED030C"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ED030C" w:rsidRDefault="00ED030C" w:rsidP="00ED030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D030C" w:rsidRDefault="00ED030C" w:rsidP="00ED030C">
            <w:pPr>
              <w:pStyle w:val="TestCaseInfo"/>
            </w:pPr>
            <w:r>
              <w:t>Following resources could be migrated:</w:t>
            </w:r>
          </w:p>
          <w:p w:rsidR="00ED030C" w:rsidRDefault="00ED030C" w:rsidP="00D45270">
            <w:pPr>
              <w:pStyle w:val="TestCaseInfo"/>
              <w:numPr>
                <w:ilvl w:val="0"/>
                <w:numId w:val="95"/>
              </w:numPr>
            </w:pPr>
            <w:r>
              <w:t>vMemory</w:t>
            </w:r>
          </w:p>
          <w:p w:rsidR="00ED030C" w:rsidRDefault="00ED030C" w:rsidP="00D45270">
            <w:pPr>
              <w:pStyle w:val="TestCaseInfo"/>
              <w:numPr>
                <w:ilvl w:val="0"/>
                <w:numId w:val="95"/>
              </w:numPr>
            </w:pPr>
            <w:r>
              <w:t>vCPU cores</w:t>
            </w:r>
          </w:p>
          <w:p w:rsidR="00ED030C" w:rsidRDefault="00ED030C" w:rsidP="00D45270">
            <w:pPr>
              <w:pStyle w:val="TestCaseInfo"/>
              <w:numPr>
                <w:ilvl w:val="0"/>
                <w:numId w:val="95"/>
              </w:numPr>
            </w:pPr>
            <w:r>
              <w:t>vStorage</w:t>
            </w:r>
          </w:p>
          <w:p w:rsidR="00ED030C" w:rsidRDefault="00ED030C" w:rsidP="00D45270">
            <w:pPr>
              <w:pStyle w:val="TestCaseInfo"/>
              <w:numPr>
                <w:ilvl w:val="0"/>
                <w:numId w:val="95"/>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4" w:name="_Toc454184449"/>
            <w:bookmarkStart w:id="205" w:name="_Toc467223396"/>
            <w:r>
              <w:t>TC.VNF.MIGRATE.003</w:t>
            </w:r>
            <w:r>
              <w:tab/>
            </w:r>
            <w:r w:rsidR="005A676A" w:rsidRPr="00522E4A">
              <w:t>Migration of virtual resource with offline migration set without traffic load</w:t>
            </w:r>
            <w:bookmarkEnd w:id="204"/>
            <w:bookmarkEnd w:id="205"/>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ED030C">
            <w:pPr>
              <w:pStyle w:val="TestCaseInfo"/>
              <w:rPr>
                <w:lang w:eastAsia="zh-CN"/>
              </w:rPr>
            </w:pPr>
            <w:r w:rsidRPr="00522E4A">
              <w:rPr>
                <w:lang w:eastAsia="zh-CN"/>
              </w:rPr>
              <w:t>Once the VNFM is instructed to migrate resources, it should result in a VNF that can service the functionality. Therefore</w:t>
            </w:r>
            <w:r>
              <w:rPr>
                <w:lang w:eastAsia="zh-CN"/>
              </w:rPr>
              <w:t>,</w:t>
            </w:r>
            <w:r w:rsidRPr="00522E4A">
              <w:rPr>
                <w:lang w:eastAsia="zh-CN"/>
              </w:rPr>
              <w:t xml:space="preserve"> service availability should be validate</w:t>
            </w:r>
            <w:r>
              <w:rPr>
                <w:lang w:eastAsia="zh-CN"/>
              </w:rPr>
              <w:t>d</w:t>
            </w:r>
            <w:r w:rsidRPr="00522E4A">
              <w:rPr>
                <w:lang w:eastAsia="zh-CN"/>
              </w:rPr>
              <w:t xml:space="preserve"> before and after the migration. The duration should be measured for the migration process. Following vResources could be migrated: network, memory, </w:t>
            </w:r>
            <w:r w:rsidRPr="00522E4A">
              <w:rPr>
                <w:lang w:eastAsia="zh-CN"/>
              </w:rPr>
              <w:lastRenderedPageBreak/>
              <w:t>compute, storage, hardware acceleration devices/NIC cards. For offline migration set the VNFM deactivates the VNF for the migration process. A service di</w:t>
            </w:r>
            <w:r>
              <w:rPr>
                <w:lang w:eastAsia="zh-CN"/>
              </w:rPr>
              <w:t>sr</w:t>
            </w:r>
            <w:r w:rsidRPr="00522E4A">
              <w:rPr>
                <w:lang w:eastAsia="zh-CN"/>
              </w:rPr>
              <w:t>u</w:t>
            </w:r>
            <w:r>
              <w:rPr>
                <w:lang w:eastAsia="zh-CN"/>
              </w:rPr>
              <w:t>p</w:t>
            </w:r>
            <w:r w:rsidRPr="00522E4A">
              <w:rPr>
                <w:lang w:eastAsia="zh-CN"/>
              </w:rPr>
              <w:t>tion will therefore occur.</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ED030C">
              <w:rPr>
                <w:lang w:eastAsia="zh-CN"/>
              </w:rPr>
              <w:t>,</w:t>
            </w:r>
            <w:r>
              <w:rPr>
                <w:lang w:eastAsia="zh-CN"/>
              </w:rPr>
              <w:t xml:space="preserve"> once instructed, the VNFM should rebuild a new VNF to migrate an existing VNF from one set of vResources to another new set of vResources by taking the VNF offline and the new VNF online at a later time.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0"/>
              </w:numPr>
            </w:pPr>
            <w:r>
              <w:t>Instantiate VNF</w:t>
            </w:r>
          </w:p>
          <w:p w:rsidR="005A676A" w:rsidRDefault="005A676A" w:rsidP="00252ACA">
            <w:pPr>
              <w:pStyle w:val="TestCaseInfo"/>
              <w:numPr>
                <w:ilvl w:val="0"/>
                <w:numId w:val="60"/>
              </w:numPr>
            </w:pPr>
            <w:r>
              <w:t>Validate VNF state is Inactive</w:t>
            </w:r>
          </w:p>
          <w:p w:rsidR="005A676A" w:rsidRDefault="005A676A" w:rsidP="00252ACA">
            <w:pPr>
              <w:pStyle w:val="TestCaseInfo"/>
              <w:numPr>
                <w:ilvl w:val="0"/>
                <w:numId w:val="60"/>
              </w:numPr>
            </w:pPr>
            <w:r>
              <w:t>Start VNF</w:t>
            </w:r>
          </w:p>
          <w:p w:rsidR="005A676A" w:rsidRDefault="005A676A" w:rsidP="00252ACA">
            <w:pPr>
              <w:pStyle w:val="TestCaseInfo"/>
              <w:numPr>
                <w:ilvl w:val="0"/>
                <w:numId w:val="60"/>
              </w:numPr>
            </w:pPr>
            <w:r>
              <w:t>Validate VNF state is Active</w:t>
            </w:r>
          </w:p>
          <w:p w:rsidR="00FB6000" w:rsidRDefault="00FB6000" w:rsidP="00252ACA">
            <w:pPr>
              <w:pStyle w:val="TestCaseInfo"/>
              <w:numPr>
                <w:ilvl w:val="0"/>
                <w:numId w:val="60"/>
              </w:numPr>
            </w:pPr>
            <w:r>
              <w:t>Verify VNF supports offline migration</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Validate that traffic flows through without issues (--&gt; no dropped packets)</w:t>
            </w:r>
          </w:p>
          <w:p w:rsidR="005A676A" w:rsidRDefault="005A676A" w:rsidP="00252ACA">
            <w:pPr>
              <w:pStyle w:val="TestCaseInfo"/>
              <w:numPr>
                <w:ilvl w:val="0"/>
                <w:numId w:val="60"/>
              </w:numPr>
            </w:pPr>
            <w:r>
              <w:t>Stop Traffic</w:t>
            </w:r>
          </w:p>
          <w:p w:rsidR="005A676A" w:rsidRDefault="005A676A" w:rsidP="00252ACA">
            <w:pPr>
              <w:pStyle w:val="TestCaseInfo"/>
              <w:numPr>
                <w:ilvl w:val="0"/>
                <w:numId w:val="60"/>
              </w:numPr>
            </w:pPr>
            <w:r>
              <w:t>Trigger a migration of the vResource by issuing a command to the VNFM (--&gt; time stamp)</w:t>
            </w:r>
          </w:p>
          <w:p w:rsidR="005A676A" w:rsidRDefault="005A676A" w:rsidP="00252ACA">
            <w:pPr>
              <w:pStyle w:val="TestCaseInfo"/>
              <w:numPr>
                <w:ilvl w:val="0"/>
                <w:numId w:val="60"/>
              </w:numPr>
            </w:pPr>
            <w:r>
              <w:t>Validate VNF has migrated, the new vResource is been used and the older vResource is released (--&gt; time stamp)</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 xml:space="preserve">Validate </w:t>
            </w:r>
            <w:r w:rsidR="00ED030C">
              <w:t>that traffic flows through with</w:t>
            </w:r>
            <w:r>
              <w:t>out issues (--&gt; no dropped packets)</w:t>
            </w:r>
          </w:p>
          <w:p w:rsidR="005A676A" w:rsidRDefault="005A676A" w:rsidP="00252ACA">
            <w:pPr>
              <w:pStyle w:val="TestCaseInfo"/>
              <w:numPr>
                <w:ilvl w:val="0"/>
                <w:numId w:val="60"/>
              </w:numPr>
            </w:pPr>
            <w:r>
              <w:t>Stop Traffic</w:t>
            </w:r>
          </w:p>
          <w:p w:rsidR="005A676A" w:rsidRPr="00093574" w:rsidRDefault="005A676A" w:rsidP="00252ACA">
            <w:pPr>
              <w:pStyle w:val="TestCaseInfo"/>
              <w:numPr>
                <w:ilvl w:val="0"/>
                <w:numId w:val="6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6"/>
              </w:numPr>
            </w:pPr>
            <w:r>
              <w:t>vMemory</w:t>
            </w:r>
          </w:p>
          <w:p w:rsidR="00C57A83" w:rsidRDefault="00C57A83" w:rsidP="00D45270">
            <w:pPr>
              <w:pStyle w:val="TestCaseInfo"/>
              <w:numPr>
                <w:ilvl w:val="0"/>
                <w:numId w:val="96"/>
              </w:numPr>
            </w:pPr>
            <w:r>
              <w:t>vCPU cores</w:t>
            </w:r>
          </w:p>
          <w:p w:rsidR="00C57A83" w:rsidRDefault="00C57A83" w:rsidP="00D45270">
            <w:pPr>
              <w:pStyle w:val="TestCaseInfo"/>
              <w:numPr>
                <w:ilvl w:val="0"/>
                <w:numId w:val="96"/>
              </w:numPr>
            </w:pPr>
            <w:r>
              <w:t>vStorage</w:t>
            </w:r>
          </w:p>
          <w:p w:rsidR="00C57A83" w:rsidRDefault="00C57A83" w:rsidP="00D45270">
            <w:pPr>
              <w:pStyle w:val="TestCaseInfo"/>
              <w:numPr>
                <w:ilvl w:val="0"/>
                <w:numId w:val="96"/>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06" w:name="_Toc454184450"/>
            <w:bookmarkStart w:id="207" w:name="_Toc467223397"/>
            <w:r>
              <w:t>TC.VNF.MIGRATE.004</w:t>
            </w:r>
            <w:r>
              <w:tab/>
            </w:r>
            <w:r w:rsidR="005A676A" w:rsidRPr="00030C04">
              <w:t>Migration of virtual resource with offline migration set under traffic load</w:t>
            </w:r>
            <w:bookmarkEnd w:id="206"/>
            <w:bookmarkEnd w:id="207"/>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C57A83">
            <w:pPr>
              <w:pStyle w:val="TestCaseInfo"/>
              <w:rPr>
                <w:lang w:eastAsia="zh-CN"/>
              </w:rPr>
            </w:pPr>
            <w:r w:rsidRPr="00030C04">
              <w:rPr>
                <w:lang w:eastAsia="zh-CN"/>
              </w:rPr>
              <w:t>Once the VNFM is instructed to migrate resources, it should result in a VNF that can service the functionality. Therefore</w:t>
            </w:r>
            <w:r>
              <w:rPr>
                <w:lang w:eastAsia="zh-CN"/>
              </w:rPr>
              <w:t>,</w:t>
            </w:r>
            <w:r w:rsidRPr="00030C04">
              <w:rPr>
                <w:lang w:eastAsia="zh-CN"/>
              </w:rPr>
              <w:t xml:space="preserve"> service availability should be validate</w:t>
            </w:r>
            <w:r>
              <w:rPr>
                <w:lang w:eastAsia="zh-CN"/>
              </w:rPr>
              <w:t>d</w:t>
            </w:r>
            <w:r w:rsidRPr="00030C04">
              <w:rPr>
                <w:lang w:eastAsia="zh-CN"/>
              </w:rPr>
              <w:t xml:space="preserve"> before and after the migration. The duration should be measured for the migration process. Following vResources could be migrated: network, memory, compute, storage, hardware acceleration devices/NIC cards. For offline migration set the VNFM deactivates the VNF for the migration process. A service </w:t>
            </w:r>
            <w:r>
              <w:rPr>
                <w:lang w:eastAsia="zh-CN"/>
              </w:rPr>
              <w:t xml:space="preserve">disruption </w:t>
            </w:r>
            <w:r w:rsidRPr="00030C04">
              <w:rPr>
                <w:lang w:eastAsia="zh-CN"/>
              </w:rPr>
              <w:t xml:space="preserve">will therefore occur. The service </w:t>
            </w:r>
            <w:r w:rsidR="00C57A83" w:rsidRPr="00030C04">
              <w:rPr>
                <w:lang w:eastAsia="zh-CN"/>
              </w:rPr>
              <w:t>disruption</w:t>
            </w:r>
            <w:r w:rsidRPr="00030C04">
              <w:rPr>
                <w:lang w:eastAsia="zh-CN"/>
              </w:rPr>
              <w:t xml:space="preserve"> must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C57A83">
              <w:rPr>
                <w:lang w:eastAsia="zh-CN"/>
              </w:rPr>
              <w:t>,</w:t>
            </w:r>
            <w:r>
              <w:rPr>
                <w:lang w:eastAsia="zh-CN"/>
              </w:rPr>
              <w:t xml:space="preserve"> once instructed, the VNFM should rebuild a new VNF to migrate an existing VNF from one set of vResources to another new set of vResources by taking the VNF offline and the new VNF online.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1"/>
              </w:numPr>
            </w:pPr>
            <w:r>
              <w:t>Instantiate VNF</w:t>
            </w:r>
          </w:p>
          <w:p w:rsidR="005A676A" w:rsidRDefault="005A676A" w:rsidP="00252ACA">
            <w:pPr>
              <w:pStyle w:val="TestCaseInfo"/>
              <w:numPr>
                <w:ilvl w:val="0"/>
                <w:numId w:val="61"/>
              </w:numPr>
            </w:pPr>
            <w:r>
              <w:t>Validate VNF state is Inactive</w:t>
            </w:r>
          </w:p>
          <w:p w:rsidR="005A676A" w:rsidRDefault="005A676A" w:rsidP="00252ACA">
            <w:pPr>
              <w:pStyle w:val="TestCaseInfo"/>
              <w:numPr>
                <w:ilvl w:val="0"/>
                <w:numId w:val="61"/>
              </w:numPr>
            </w:pPr>
            <w:r>
              <w:t>Start VNF</w:t>
            </w:r>
          </w:p>
          <w:p w:rsidR="005A676A" w:rsidRDefault="005A676A" w:rsidP="00252ACA">
            <w:pPr>
              <w:pStyle w:val="TestCaseInfo"/>
              <w:numPr>
                <w:ilvl w:val="0"/>
                <w:numId w:val="61"/>
              </w:numPr>
            </w:pPr>
            <w:r>
              <w:t>Validate VNF state is Active</w:t>
            </w:r>
          </w:p>
          <w:p w:rsidR="00FB6000" w:rsidRDefault="00FB6000" w:rsidP="00252ACA">
            <w:pPr>
              <w:pStyle w:val="TestCaseInfo"/>
              <w:numPr>
                <w:ilvl w:val="0"/>
                <w:numId w:val="61"/>
              </w:numPr>
            </w:pPr>
            <w:r>
              <w:t>Verify VNF supports offline migration</w:t>
            </w:r>
          </w:p>
          <w:p w:rsidR="005A676A" w:rsidRDefault="005A676A" w:rsidP="00252ACA">
            <w:pPr>
              <w:pStyle w:val="TestCaseInfo"/>
              <w:numPr>
                <w:ilvl w:val="0"/>
                <w:numId w:val="61"/>
              </w:numPr>
            </w:pPr>
            <w:r>
              <w:t>Generate low traffic load</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t>Trigger a migration of the vResource by issuing a command to the VNFM (--&gt; time stamp)</w:t>
            </w:r>
          </w:p>
          <w:p w:rsidR="005A676A" w:rsidRDefault="005A676A" w:rsidP="00252ACA">
            <w:pPr>
              <w:pStyle w:val="TestCaseInfo"/>
              <w:numPr>
                <w:ilvl w:val="0"/>
                <w:numId w:val="61"/>
              </w:numPr>
            </w:pPr>
            <w:r>
              <w:t>Validate VNF has migrated, the new vResource is been used and the older vResource is released (--&gt; time stamp)</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t>Stop Traffic</w:t>
            </w:r>
          </w:p>
          <w:p w:rsidR="005A676A" w:rsidRDefault="005A676A" w:rsidP="00252ACA">
            <w:pPr>
              <w:pStyle w:val="TestCaseInfo"/>
              <w:numPr>
                <w:ilvl w:val="0"/>
                <w:numId w:val="61"/>
              </w:numPr>
            </w:pPr>
            <w:r>
              <w:t>Determine the service disruption by packet drop calculation</w:t>
            </w:r>
          </w:p>
          <w:p w:rsidR="005A676A" w:rsidRPr="00093574" w:rsidRDefault="005A676A" w:rsidP="00252ACA">
            <w:pPr>
              <w:pStyle w:val="TestCaseInfo"/>
              <w:numPr>
                <w:ilvl w:val="0"/>
                <w:numId w:val="61"/>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7"/>
              </w:numPr>
            </w:pPr>
            <w:r>
              <w:t>vMemory</w:t>
            </w:r>
          </w:p>
          <w:p w:rsidR="00C57A83" w:rsidRDefault="00C57A83" w:rsidP="00D45270">
            <w:pPr>
              <w:pStyle w:val="TestCaseInfo"/>
              <w:numPr>
                <w:ilvl w:val="0"/>
                <w:numId w:val="97"/>
              </w:numPr>
            </w:pPr>
            <w:r>
              <w:t>vCPU cores</w:t>
            </w:r>
          </w:p>
          <w:p w:rsidR="00C57A83" w:rsidRDefault="00C57A83" w:rsidP="00D45270">
            <w:pPr>
              <w:pStyle w:val="TestCaseInfo"/>
              <w:numPr>
                <w:ilvl w:val="0"/>
                <w:numId w:val="97"/>
              </w:numPr>
            </w:pPr>
            <w:r>
              <w:t>vStorage</w:t>
            </w:r>
          </w:p>
          <w:p w:rsidR="00C57A83" w:rsidRDefault="00C57A83" w:rsidP="00D45270">
            <w:pPr>
              <w:pStyle w:val="TestCaseInfo"/>
              <w:numPr>
                <w:ilvl w:val="0"/>
                <w:numId w:val="97"/>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C35DDF">
      <w:pPr>
        <w:pStyle w:val="Heading2"/>
      </w:pPr>
      <w:bookmarkStart w:id="208" w:name="_Toc454184366"/>
      <w:bookmarkStart w:id="209" w:name="_Toc467159719"/>
      <w:proofErr w:type="gramStart"/>
      <w:r>
        <w:t>vResource</w:t>
      </w:r>
      <w:proofErr w:type="gramEnd"/>
      <w:r>
        <w:t xml:space="preserve"> Network</w:t>
      </w:r>
      <w:bookmarkEnd w:id="208"/>
      <w:bookmarkEnd w:id="209"/>
    </w:p>
    <w:p w:rsidR="001E77D3" w:rsidRDefault="001E77D3" w:rsidP="001E77D3">
      <w:pPr>
        <w:rPr>
          <w:lang w:eastAsia="zh-CN"/>
        </w:rPr>
      </w:pPr>
      <w:r>
        <w:rPr>
          <w:lang w:eastAsia="zh-CN"/>
        </w:rPr>
        <w:t>Virtualized networks encompass different types of network:</w:t>
      </w:r>
    </w:p>
    <w:p w:rsidR="001E77D3" w:rsidRDefault="001E77D3" w:rsidP="002274F8">
      <w:pPr>
        <w:ind w:left="720"/>
        <w:rPr>
          <w:lang w:eastAsia="zh-CN"/>
        </w:rPr>
      </w:pPr>
      <w:r>
        <w:rPr>
          <w:lang w:eastAsia="zh-CN"/>
        </w:rPr>
        <w:t xml:space="preserve">- </w:t>
      </w:r>
      <w:proofErr w:type="gramStart"/>
      <w:r>
        <w:rPr>
          <w:lang w:eastAsia="zh-CN"/>
        </w:rPr>
        <w:t>local</w:t>
      </w:r>
      <w:proofErr w:type="gramEnd"/>
    </w:p>
    <w:p w:rsidR="001E77D3" w:rsidRDefault="001E77D3" w:rsidP="002274F8">
      <w:pPr>
        <w:ind w:left="720"/>
        <w:rPr>
          <w:lang w:eastAsia="zh-CN"/>
        </w:rPr>
      </w:pPr>
      <w:r>
        <w:rPr>
          <w:lang w:eastAsia="zh-CN"/>
        </w:rPr>
        <w:t xml:space="preserve">- </w:t>
      </w:r>
      <w:proofErr w:type="gramStart"/>
      <w:r>
        <w:rPr>
          <w:lang w:eastAsia="zh-CN"/>
        </w:rPr>
        <w:t>vlan</w:t>
      </w:r>
      <w:proofErr w:type="gramEnd"/>
    </w:p>
    <w:p w:rsidR="001E77D3" w:rsidRDefault="001E77D3" w:rsidP="002274F8">
      <w:pPr>
        <w:ind w:left="720"/>
        <w:rPr>
          <w:lang w:eastAsia="zh-CN"/>
        </w:rPr>
      </w:pPr>
      <w:r>
        <w:rPr>
          <w:lang w:eastAsia="zh-CN"/>
        </w:rPr>
        <w:t xml:space="preserve">- </w:t>
      </w:r>
      <w:proofErr w:type="gramStart"/>
      <w:r>
        <w:rPr>
          <w:lang w:eastAsia="zh-CN"/>
        </w:rPr>
        <w:t>vxlan</w:t>
      </w:r>
      <w:proofErr w:type="gramEnd"/>
    </w:p>
    <w:p w:rsidR="001E77D3" w:rsidRDefault="001E77D3" w:rsidP="002274F8">
      <w:pPr>
        <w:ind w:left="720"/>
        <w:rPr>
          <w:lang w:eastAsia="zh-CN"/>
        </w:rPr>
      </w:pPr>
      <w:r>
        <w:rPr>
          <w:lang w:eastAsia="zh-CN"/>
        </w:rPr>
        <w:t>-gre</w:t>
      </w:r>
    </w:p>
    <w:p w:rsidR="001E77D3" w:rsidRDefault="001E77D3" w:rsidP="002274F8">
      <w:pPr>
        <w:ind w:left="720"/>
        <w:rPr>
          <w:lang w:eastAsia="zh-CN"/>
        </w:rPr>
      </w:pPr>
      <w:r>
        <w:rPr>
          <w:lang w:eastAsia="zh-CN"/>
        </w:rPr>
        <w:t xml:space="preserve">- </w:t>
      </w:r>
      <w:proofErr w:type="gramStart"/>
      <w:r>
        <w:rPr>
          <w:lang w:eastAsia="zh-CN"/>
        </w:rPr>
        <w:t>l3-vpn</w:t>
      </w:r>
      <w:proofErr w:type="gramEnd"/>
    </w:p>
    <w:p w:rsidR="002274F8" w:rsidRDefault="002274F8" w:rsidP="001E77D3">
      <w:pPr>
        <w:rPr>
          <w:lang w:eastAsia="zh-CN"/>
        </w:rPr>
      </w:pPr>
      <w:r>
        <w:rPr>
          <w:lang w:eastAsia="zh-CN"/>
        </w:rPr>
        <w:t>The VNFD describes the network demands of the VNF.</w:t>
      </w:r>
    </w:p>
    <w:p w:rsidR="002274F8" w:rsidRDefault="002274F8" w:rsidP="001E77D3">
      <w:pPr>
        <w:rPr>
          <w:lang w:eastAsia="zh-CN"/>
        </w:rPr>
      </w:pPr>
      <w:r>
        <w:rPr>
          <w:lang w:eastAsia="zh-CN"/>
        </w:rPr>
        <w:t xml:space="preserve">A network allows to define the bandwidth that can flow through it. In this way it is possible to either protect a VNF for extreme traffic flows or restrict it because of service contract. </w:t>
      </w:r>
    </w:p>
    <w:p w:rsidR="001E77D3" w:rsidRDefault="002274F8" w:rsidP="002274F8">
      <w:pPr>
        <w:rPr>
          <w:lang w:eastAsia="zh-CN"/>
        </w:rPr>
      </w:pPr>
      <w:r>
        <w:rPr>
          <w:lang w:eastAsia="zh-CN"/>
        </w:rPr>
        <w:t xml:space="preserve">An IP interface could be IPv4, IPv6 or dual stack (IPv4 and IPv6). The IP address could be </w:t>
      </w:r>
      <w:r w:rsidR="001E77D3">
        <w:rPr>
          <w:lang w:eastAsia="zh-CN"/>
        </w:rPr>
        <w:t>configured as static IP (with netmask and gateway</w:t>
      </w:r>
      <w:r>
        <w:rPr>
          <w:lang w:eastAsia="zh-CN"/>
        </w:rPr>
        <w:t>)</w:t>
      </w:r>
      <w:r w:rsidR="001E77D3">
        <w:rPr>
          <w:lang w:eastAsia="zh-CN"/>
        </w:rPr>
        <w:t xml:space="preserve"> or DHCP</w:t>
      </w:r>
      <w:r>
        <w:rPr>
          <w:lang w:eastAsia="zh-CN"/>
        </w:rPr>
        <w:t>. An IP address could be a private or</w:t>
      </w:r>
      <w:r w:rsidR="001E77D3">
        <w:rPr>
          <w:lang w:eastAsia="zh-CN"/>
        </w:rPr>
        <w:t xml:space="preserve"> public IP address</w:t>
      </w:r>
      <w:r>
        <w:rPr>
          <w:lang w:eastAsia="zh-CN"/>
        </w:rPr>
        <w:t xml:space="preserve"> allowing functionalities like NAT. M</w:t>
      </w:r>
      <w:r w:rsidR="001E77D3">
        <w:rPr>
          <w:lang w:eastAsia="zh-CN"/>
        </w:rPr>
        <w:t>ulticast IP</w:t>
      </w:r>
      <w:r>
        <w:rPr>
          <w:lang w:eastAsia="zh-CN"/>
        </w:rPr>
        <w:t xml:space="preserve"> address and anycast IP address and their usage are other types of traffic and may require vNetwork and VNF validation.</w:t>
      </w:r>
    </w:p>
    <w:p w:rsidR="001E77D3" w:rsidRDefault="001E77D3" w:rsidP="001E77D3">
      <w:pPr>
        <w:rPr>
          <w:lang w:eastAsia="zh-CN"/>
        </w:rPr>
      </w:pPr>
      <w:proofErr w:type="gramStart"/>
      <w:r>
        <w:rPr>
          <w:lang w:eastAsia="zh-CN"/>
        </w:rPr>
        <w:t>An</w:t>
      </w:r>
      <w:proofErr w:type="gramEnd"/>
      <w:r>
        <w:rPr>
          <w:lang w:eastAsia="zh-CN"/>
        </w:rPr>
        <w:t xml:space="preserve"> vNetwork has an operation state: enabled or disabled.</w:t>
      </w:r>
    </w:p>
    <w:p w:rsidR="001E77D3" w:rsidRDefault="001E77D3" w:rsidP="001E77D3">
      <w:pPr>
        <w:rPr>
          <w:lang w:eastAsia="zh-CN"/>
        </w:rPr>
      </w:pPr>
      <w:proofErr w:type="gramStart"/>
      <w:r>
        <w:rPr>
          <w:lang w:eastAsia="zh-CN"/>
        </w:rPr>
        <w:lastRenderedPageBreak/>
        <w:t>An</w:t>
      </w:r>
      <w:proofErr w:type="gramEnd"/>
      <w:r>
        <w:rPr>
          <w:lang w:eastAsia="zh-CN"/>
        </w:rPr>
        <w:t xml:space="preserve"> vNetwork has a sharing criteria of not-shared and shared (could include a list of shared consumers). </w:t>
      </w:r>
    </w:p>
    <w:p w:rsidR="001E77D3" w:rsidRDefault="001E77D3" w:rsidP="001E77D3">
      <w:pPr>
        <w:rPr>
          <w:lang w:eastAsia="zh-CN"/>
        </w:rPr>
      </w:pPr>
      <w:proofErr w:type="gramStart"/>
      <w:r>
        <w:rPr>
          <w:lang w:eastAsia="zh-CN"/>
        </w:rPr>
        <w:t>An</w:t>
      </w:r>
      <w:proofErr w:type="gramEnd"/>
      <w:r>
        <w:rPr>
          <w:lang w:eastAsia="zh-CN"/>
        </w:rPr>
        <w:t xml:space="preserve"> vNetwork exposes the feature to define the MAC address of the interface or run with an unspecified MAC address.</w:t>
      </w:r>
      <w:r w:rsidR="002274F8">
        <w:rPr>
          <w:lang w:eastAsia="zh-CN"/>
        </w:rPr>
        <w:t xml:space="preserve"> If the VNF depends on the MAC address, test cases could be added to address this.</w:t>
      </w:r>
    </w:p>
    <w:p w:rsidR="001E77D3" w:rsidRDefault="001E77D3" w:rsidP="001E77D3">
      <w:pPr>
        <w:rPr>
          <w:lang w:eastAsia="zh-CN"/>
        </w:rPr>
      </w:pPr>
      <w:r>
        <w:rPr>
          <w:lang w:eastAsia="zh-CN"/>
        </w:rPr>
        <w:t xml:space="preserve">An vNetwork specifies the type of vNIC: normal vNIC, direct PCIE pass-through, </w:t>
      </w:r>
      <w:proofErr w:type="gramStart"/>
      <w:r>
        <w:rPr>
          <w:lang w:eastAsia="zh-CN"/>
        </w:rPr>
        <w:t>… .</w:t>
      </w:r>
      <w:proofErr w:type="gramEnd"/>
      <w:r w:rsidR="002274F8">
        <w:rPr>
          <w:lang w:eastAsia="zh-CN"/>
        </w:rPr>
        <w:t xml:space="preserve"> Test cases could be added to validate that the VNF can work the different types of network access types.</w:t>
      </w:r>
    </w:p>
    <w:p w:rsidR="005A676A" w:rsidRDefault="001E77D3" w:rsidP="001E77D3">
      <w:pPr>
        <w:rPr>
          <w:lang w:eastAsia="zh-CN"/>
        </w:rPr>
      </w:pPr>
      <w:proofErr w:type="gramStart"/>
      <w:r>
        <w:rPr>
          <w:lang w:eastAsia="zh-CN"/>
        </w:rPr>
        <w:t>An</w:t>
      </w:r>
      <w:proofErr w:type="gramEnd"/>
      <w:r>
        <w:rPr>
          <w:lang w:eastAsia="zh-CN"/>
        </w:rPr>
        <w:t xml:space="preserve"> vNetwork specifies any acceleration capabilities, like RDMA, packet dispatch, TCP Chimney.</w:t>
      </w:r>
      <w:r w:rsidR="002274F8">
        <w:rPr>
          <w:lang w:eastAsia="zh-CN"/>
        </w:rPr>
        <w:t xml:space="preserve"> Here the VNF may take advantage of them and additional test cases should be added.</w:t>
      </w:r>
    </w:p>
    <w:p w:rsidR="001E77D3" w:rsidRDefault="001E77D3" w:rsidP="005A676A">
      <w:pPr>
        <w:rPr>
          <w:lang w:eastAsia="zh-CN"/>
        </w:rPr>
      </w:pPr>
    </w:p>
    <w:p w:rsidR="001E77D3" w:rsidRDefault="001E77D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210" w:name="_Toc454184451"/>
            <w:bookmarkStart w:id="211" w:name="_Toc467223398"/>
            <w:r>
              <w:t>TC.VNF.VNETWORK.001</w:t>
            </w:r>
            <w:r>
              <w:tab/>
            </w:r>
            <w:r w:rsidR="005A676A" w:rsidRPr="00EF3B0C">
              <w:t>vNetworks resources</w:t>
            </w:r>
            <w:bookmarkEnd w:id="210"/>
            <w:bookmarkEnd w:id="211"/>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31"/>
              </w:numPr>
            </w:pPr>
            <w:r w:rsidRPr="00EF3B0C">
              <w:t>local</w:t>
            </w:r>
          </w:p>
          <w:p w:rsidR="005A676A" w:rsidRPr="00EF3B0C" w:rsidRDefault="005A676A" w:rsidP="00D45270">
            <w:pPr>
              <w:pStyle w:val="TestCaseInfo"/>
              <w:numPr>
                <w:ilvl w:val="0"/>
                <w:numId w:val="131"/>
              </w:numPr>
            </w:pPr>
            <w:r w:rsidRPr="00EF3B0C">
              <w:t>vlan</w:t>
            </w:r>
          </w:p>
          <w:p w:rsidR="005A676A" w:rsidRPr="00EF3B0C" w:rsidRDefault="005A676A" w:rsidP="00D45270">
            <w:pPr>
              <w:pStyle w:val="TestCaseInfo"/>
              <w:numPr>
                <w:ilvl w:val="0"/>
                <w:numId w:val="131"/>
              </w:numPr>
            </w:pPr>
            <w:r w:rsidRPr="00EF3B0C">
              <w:t>vxlan</w:t>
            </w:r>
          </w:p>
          <w:p w:rsidR="005A676A" w:rsidRPr="00EF3B0C" w:rsidRDefault="005A676A" w:rsidP="00D45270">
            <w:pPr>
              <w:pStyle w:val="TestCaseInfo"/>
              <w:numPr>
                <w:ilvl w:val="0"/>
                <w:numId w:val="131"/>
              </w:numPr>
            </w:pPr>
            <w:r w:rsidRPr="00EF3B0C">
              <w:t>gre</w:t>
            </w:r>
          </w:p>
          <w:p w:rsidR="005A676A" w:rsidRPr="00EF3B0C" w:rsidRDefault="005A676A" w:rsidP="00D45270">
            <w:pPr>
              <w:pStyle w:val="TestCaseInfo"/>
              <w:numPr>
                <w:ilvl w:val="0"/>
                <w:numId w:val="131"/>
              </w:numPr>
            </w:pPr>
            <w:r w:rsidRPr="00EF3B0C">
              <w:t>l3-vpn</w:t>
            </w:r>
          </w:p>
          <w:p w:rsidR="005A676A" w:rsidRPr="00EF3B0C" w:rsidRDefault="005A676A" w:rsidP="00143687">
            <w:pPr>
              <w:pStyle w:val="TestCaseInfo"/>
            </w:pPr>
            <w:r w:rsidRPr="00EF3B0C">
              <w:t>Another important parameter is the bandwidth. A network interface can be configured as static IP (provided) with netmask and gateway or DHCP including the IP version, IPv4 and IPv6, private and public IP address, multicast IP address and anycast IP address.</w:t>
            </w:r>
          </w:p>
          <w:p w:rsidR="005A676A" w:rsidRPr="00EF3B0C" w:rsidRDefault="005A676A" w:rsidP="00143687">
            <w:pPr>
              <w:pStyle w:val="TestCaseInfo"/>
            </w:pPr>
            <w:proofErr w:type="gramStart"/>
            <w:r w:rsidRPr="00EF3B0C">
              <w:t>An</w:t>
            </w:r>
            <w:proofErr w:type="gramEnd"/>
            <w:r w:rsidRPr="00EF3B0C">
              <w:t xml:space="preserve"> vNetwork has an operation state: enabled or disabled.</w:t>
            </w:r>
          </w:p>
          <w:p w:rsidR="005A676A" w:rsidRPr="00EF3B0C" w:rsidRDefault="005A676A" w:rsidP="00143687">
            <w:pPr>
              <w:pStyle w:val="TestCaseInfo"/>
            </w:pPr>
            <w:proofErr w:type="gramStart"/>
            <w:r w:rsidRPr="00EF3B0C">
              <w:t>An</w:t>
            </w:r>
            <w:proofErr w:type="gramEnd"/>
            <w:r w:rsidRPr="00EF3B0C">
              <w:t xml:space="preserve"> vNetwork has a sharing criteria of not-shared and shared (could include a list of shared consumers). </w:t>
            </w:r>
          </w:p>
          <w:p w:rsidR="005A676A" w:rsidRPr="00EF3B0C" w:rsidRDefault="005A676A" w:rsidP="00143687">
            <w:pPr>
              <w:pStyle w:val="TestCaseInfo"/>
            </w:pPr>
            <w:proofErr w:type="gramStart"/>
            <w:r w:rsidRPr="00EF3B0C">
              <w:t>An</w:t>
            </w:r>
            <w:proofErr w:type="gramEnd"/>
            <w:r w:rsidRPr="00EF3B0C">
              <w:t xml:space="preserve"> vNetwork exposes the feature to define the MAC address of the interface or run with an unspecified MAC address.</w:t>
            </w:r>
          </w:p>
          <w:p w:rsidR="005A676A" w:rsidRPr="00EF3B0C" w:rsidRDefault="005A676A" w:rsidP="00143687">
            <w:pPr>
              <w:pStyle w:val="TestCaseInfo"/>
            </w:pPr>
            <w:r w:rsidRPr="00EF3B0C">
              <w:t xml:space="preserve">An vNetwork specifies the type of vNIC: normal vNIC, direct PCIE pass-through, </w:t>
            </w:r>
            <w:proofErr w:type="gramStart"/>
            <w:r>
              <w:t>…</w:t>
            </w:r>
            <w:r w:rsidRPr="00EF3B0C">
              <w:t xml:space="preserve"> .</w:t>
            </w:r>
            <w:proofErr w:type="gramEnd"/>
          </w:p>
          <w:p w:rsidR="005A676A" w:rsidRPr="00EF3B0C" w:rsidRDefault="005A676A" w:rsidP="00143687">
            <w:pPr>
              <w:pStyle w:val="TestCaseInfo"/>
            </w:pPr>
            <w:proofErr w:type="gramStart"/>
            <w:r w:rsidRPr="00EF3B0C">
              <w:t>An</w:t>
            </w:r>
            <w:proofErr w:type="gramEnd"/>
            <w:r w:rsidRPr="00EF3B0C">
              <w:t xml:space="preserve"> vNetwork specifies any acceleration capabilities, like RDMA, packet dispatch, TCP Chimney.</w:t>
            </w:r>
          </w:p>
          <w:p w:rsidR="005A676A" w:rsidRPr="00EF3B0C" w:rsidRDefault="005A676A" w:rsidP="00143687">
            <w:pPr>
              <w:pStyle w:val="TestCaseInfo"/>
            </w:pPr>
            <w:r w:rsidRPr="00EF3B0C">
              <w:t>A VNF shall have at least one SWA-1 interface and one SWA-5 interface.</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validate all vNetwork related resources</w:t>
            </w:r>
            <w:proofErr w:type="gramStart"/>
            <w:r>
              <w:rPr>
                <w:lang w:eastAsia="zh-CN"/>
              </w:rPr>
              <w:t>..</w:t>
            </w:r>
            <w:proofErr w:type="gramEnd"/>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2"/>
              </w:numPr>
            </w:pPr>
            <w:r>
              <w:t>Instantiate VNF</w:t>
            </w:r>
          </w:p>
          <w:p w:rsidR="005A676A" w:rsidRDefault="005A676A" w:rsidP="00252ACA">
            <w:pPr>
              <w:pStyle w:val="TestCaseInfo"/>
              <w:numPr>
                <w:ilvl w:val="0"/>
                <w:numId w:val="62"/>
              </w:numPr>
            </w:pPr>
            <w:r>
              <w:t>Validate VNF state is Inactive</w:t>
            </w:r>
          </w:p>
          <w:p w:rsidR="005A676A" w:rsidRDefault="005A676A" w:rsidP="00252ACA">
            <w:pPr>
              <w:pStyle w:val="TestCaseInfo"/>
              <w:numPr>
                <w:ilvl w:val="0"/>
                <w:numId w:val="62"/>
              </w:numPr>
            </w:pPr>
            <w:r>
              <w:t>Start VNF</w:t>
            </w:r>
          </w:p>
          <w:p w:rsidR="005A676A" w:rsidRDefault="005A676A" w:rsidP="00252ACA">
            <w:pPr>
              <w:pStyle w:val="TestCaseInfo"/>
              <w:numPr>
                <w:ilvl w:val="0"/>
                <w:numId w:val="62"/>
              </w:numPr>
            </w:pPr>
            <w:r>
              <w:t>Validate VNF state is Active</w:t>
            </w:r>
          </w:p>
          <w:p w:rsidR="005A676A" w:rsidRDefault="005A676A" w:rsidP="00252ACA">
            <w:pPr>
              <w:pStyle w:val="TestCaseInfo"/>
              <w:numPr>
                <w:ilvl w:val="0"/>
                <w:numId w:val="62"/>
              </w:numPr>
            </w:pPr>
            <w:r>
              <w:t>Generate low traffic load</w:t>
            </w:r>
          </w:p>
          <w:p w:rsidR="005A676A" w:rsidRDefault="005A676A" w:rsidP="00252ACA">
            <w:pPr>
              <w:pStyle w:val="TestCaseInfo"/>
              <w:numPr>
                <w:ilvl w:val="0"/>
                <w:numId w:val="62"/>
              </w:numPr>
            </w:pPr>
            <w:r>
              <w:t>Validate that traffic flows through without issues (--&gt; no dropped packets)</w:t>
            </w:r>
          </w:p>
          <w:p w:rsidR="005A676A" w:rsidRDefault="005A676A" w:rsidP="00252ACA">
            <w:pPr>
              <w:pStyle w:val="TestCaseInfo"/>
              <w:numPr>
                <w:ilvl w:val="0"/>
                <w:numId w:val="62"/>
              </w:numPr>
            </w:pPr>
            <w:r>
              <w:t>Stop Traffic</w:t>
            </w:r>
          </w:p>
          <w:p w:rsidR="005A676A" w:rsidRDefault="005A676A" w:rsidP="00252ACA">
            <w:pPr>
              <w:pStyle w:val="TestCaseInfo"/>
              <w:numPr>
                <w:ilvl w:val="0"/>
                <w:numId w:val="62"/>
              </w:numPr>
            </w:pPr>
            <w:r>
              <w:t>Validate the vNetwork resources and the correctness of instantiation</w:t>
            </w:r>
          </w:p>
          <w:p w:rsidR="005A676A" w:rsidRDefault="005A676A" w:rsidP="00252ACA">
            <w:pPr>
              <w:pStyle w:val="TestCaseInfo"/>
              <w:numPr>
                <w:ilvl w:val="0"/>
                <w:numId w:val="62"/>
              </w:numPr>
            </w:pPr>
            <w:r>
              <w:t>Terminate VNF</w:t>
            </w:r>
          </w:p>
          <w:p w:rsidR="005A676A" w:rsidRPr="00093574" w:rsidRDefault="005A676A" w:rsidP="00252ACA">
            <w:pPr>
              <w:pStyle w:val="TestCaseInfo"/>
              <w:numPr>
                <w:ilvl w:val="0"/>
                <w:numId w:val="62"/>
              </w:numPr>
            </w:pPr>
            <w:r>
              <w:lastRenderedPageBreak/>
              <w:t>Validate all vNetwork resources has been released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006A9" w:rsidRDefault="004006A9" w:rsidP="004006A9">
            <w:pPr>
              <w:pStyle w:val="TestCaseInfo"/>
            </w:pPr>
            <w:r>
              <w:t>The test case could be divided into further subcategories validating</w:t>
            </w:r>
          </w:p>
          <w:p w:rsidR="004006A9" w:rsidRPr="00EF3B0C" w:rsidRDefault="004006A9" w:rsidP="004006A9">
            <w:pPr>
              <w:pStyle w:val="TestCaseInfo"/>
            </w:pPr>
            <w:r>
              <w:t>a. Types of network</w:t>
            </w:r>
            <w:r w:rsidRPr="00EF3B0C">
              <w:t>:</w:t>
            </w:r>
          </w:p>
          <w:p w:rsidR="004006A9" w:rsidRPr="00EF3B0C" w:rsidRDefault="004006A9" w:rsidP="004006A9">
            <w:pPr>
              <w:pStyle w:val="TestCaseInfo"/>
              <w:ind w:left="720"/>
            </w:pPr>
            <w:r w:rsidRPr="00EF3B0C">
              <w:t>local</w:t>
            </w:r>
          </w:p>
          <w:p w:rsidR="004006A9" w:rsidRPr="00EF3B0C" w:rsidRDefault="004006A9" w:rsidP="004006A9">
            <w:pPr>
              <w:pStyle w:val="TestCaseInfo"/>
              <w:ind w:left="720"/>
            </w:pPr>
            <w:r w:rsidRPr="00EF3B0C">
              <w:t>vlan</w:t>
            </w:r>
          </w:p>
          <w:p w:rsidR="004006A9" w:rsidRPr="00EF3B0C" w:rsidRDefault="004006A9" w:rsidP="004006A9">
            <w:pPr>
              <w:pStyle w:val="TestCaseInfo"/>
              <w:ind w:left="720"/>
            </w:pPr>
            <w:r w:rsidRPr="00EF3B0C">
              <w:t>vxlan</w:t>
            </w:r>
          </w:p>
          <w:p w:rsidR="004006A9" w:rsidRPr="00EF3B0C" w:rsidRDefault="004006A9" w:rsidP="004006A9">
            <w:pPr>
              <w:pStyle w:val="TestCaseInfo"/>
              <w:ind w:left="720"/>
            </w:pPr>
            <w:r>
              <w:t>g</w:t>
            </w:r>
            <w:r w:rsidRPr="00EF3B0C">
              <w:t>re</w:t>
            </w:r>
          </w:p>
          <w:p w:rsidR="004006A9" w:rsidRPr="00EF3B0C" w:rsidRDefault="004006A9" w:rsidP="004006A9">
            <w:pPr>
              <w:pStyle w:val="TestCaseInfo"/>
              <w:ind w:left="720"/>
            </w:pPr>
            <w:r w:rsidRPr="00EF3B0C">
              <w:t>l3-vpn</w:t>
            </w:r>
          </w:p>
          <w:p w:rsidR="004006A9" w:rsidRDefault="004006A9" w:rsidP="004006A9">
            <w:pPr>
              <w:pStyle w:val="TestCaseInfo"/>
            </w:pPr>
            <w:r>
              <w:t xml:space="preserve">b. </w:t>
            </w:r>
            <w:r w:rsidR="00775B9D">
              <w:t>IP address assignment</w:t>
            </w:r>
          </w:p>
          <w:p w:rsidR="004006A9" w:rsidRDefault="004006A9" w:rsidP="004006A9">
            <w:pPr>
              <w:pStyle w:val="TestCaseInfo"/>
              <w:ind w:left="720"/>
            </w:pPr>
            <w:r w:rsidRPr="00EF3B0C">
              <w:t>static IP</w:t>
            </w:r>
            <w:r w:rsidR="00775B9D">
              <w:t xml:space="preserve"> (</w:t>
            </w:r>
            <w:r w:rsidRPr="00EF3B0C">
              <w:t>netmask and gateway</w:t>
            </w:r>
            <w:r w:rsidR="00775B9D">
              <w:t>) or DHCP</w:t>
            </w:r>
          </w:p>
          <w:p w:rsidR="00775B9D" w:rsidRDefault="00775B9D" w:rsidP="004006A9">
            <w:pPr>
              <w:pStyle w:val="TestCaseInfo"/>
              <w:ind w:left="720"/>
            </w:pPr>
            <w:r w:rsidRPr="00EF3B0C">
              <w:t>private and public IP address</w:t>
            </w:r>
          </w:p>
          <w:p w:rsidR="00775B9D" w:rsidRDefault="004006A9" w:rsidP="004006A9">
            <w:pPr>
              <w:pStyle w:val="TestCaseInfo"/>
            </w:pPr>
            <w:r>
              <w:t xml:space="preserve">c. </w:t>
            </w:r>
            <w:r w:rsidR="00775B9D">
              <w:t>IP protocol</w:t>
            </w:r>
          </w:p>
          <w:p w:rsidR="00775B9D" w:rsidRDefault="004006A9" w:rsidP="00775B9D">
            <w:pPr>
              <w:pStyle w:val="TestCaseInfo"/>
              <w:ind w:left="720"/>
            </w:pPr>
            <w:r w:rsidRPr="00EF3B0C">
              <w:t>IPv4</w:t>
            </w:r>
          </w:p>
          <w:p w:rsidR="004006A9" w:rsidRPr="00EF3B0C" w:rsidRDefault="004006A9" w:rsidP="00775B9D">
            <w:pPr>
              <w:pStyle w:val="TestCaseInfo"/>
              <w:ind w:left="720"/>
            </w:pPr>
            <w:r w:rsidRPr="00EF3B0C">
              <w:t>IPv6</w:t>
            </w:r>
          </w:p>
          <w:p w:rsidR="00775B9D" w:rsidRDefault="00775B9D" w:rsidP="004006A9">
            <w:pPr>
              <w:pStyle w:val="TestCaseInfo"/>
            </w:pPr>
            <w:r>
              <w:t xml:space="preserve">d. </w:t>
            </w:r>
            <w:r w:rsidR="004006A9" w:rsidRPr="00EF3B0C">
              <w:t xml:space="preserve">vNetwork sharing </w:t>
            </w:r>
          </w:p>
          <w:p w:rsidR="004006A9" w:rsidRPr="00EF3B0C" w:rsidRDefault="00775B9D" w:rsidP="00775B9D">
            <w:pPr>
              <w:pStyle w:val="TestCaseInfo"/>
              <w:ind w:left="720"/>
            </w:pPr>
            <w:r>
              <w:t>not-shared and shared</w:t>
            </w:r>
          </w:p>
          <w:p w:rsidR="00775B9D" w:rsidRDefault="00775B9D" w:rsidP="00775B9D">
            <w:pPr>
              <w:pStyle w:val="TestCaseInfo"/>
            </w:pPr>
            <w:r>
              <w:t>e. MAC address</w:t>
            </w:r>
          </w:p>
          <w:p w:rsidR="005A676A" w:rsidRDefault="004006A9" w:rsidP="00775B9D">
            <w:pPr>
              <w:pStyle w:val="TestCaseInfo"/>
              <w:ind w:left="720"/>
            </w:pPr>
            <w:r w:rsidRPr="00EF3B0C">
              <w:t>define</w:t>
            </w:r>
            <w:r w:rsidR="00775B9D">
              <w:t>d</w:t>
            </w:r>
            <w:r w:rsidRPr="00EF3B0C">
              <w:t xml:space="preserve"> MAC address or unspecified MAC address</w:t>
            </w:r>
          </w:p>
          <w:p w:rsidR="007013A2" w:rsidRDefault="007013A2" w:rsidP="007013A2">
            <w:pPr>
              <w:pStyle w:val="TestCaseInfo"/>
            </w:pPr>
            <w:r>
              <w:t>f. Number of network interfaces</w:t>
            </w:r>
          </w:p>
          <w:p w:rsidR="007013A2" w:rsidRDefault="007013A2" w:rsidP="007013A2">
            <w:pPr>
              <w:pStyle w:val="TestCaseInfo"/>
              <w:ind w:left="720"/>
            </w:pPr>
            <w:r>
              <w:t>VNF could be capable of handling a dynamic number of network interfaces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12" w:name="_Toc454184452"/>
            <w:bookmarkStart w:id="213" w:name="_Toc467223399"/>
            <w:r>
              <w:t>TC.VNF.VNETWORK.002</w:t>
            </w:r>
            <w:r>
              <w:tab/>
            </w:r>
            <w:r w:rsidR="005A676A" w:rsidRPr="008820A9">
              <w:t>VNFM is able to modify the bandwidth of the vNetwork</w:t>
            </w:r>
            <w:bookmarkEnd w:id="212"/>
            <w:bookmarkEnd w:id="213"/>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02"/>
              </w:numPr>
            </w:pPr>
            <w:r w:rsidRPr="00EF3B0C">
              <w:t>local</w:t>
            </w:r>
          </w:p>
          <w:p w:rsidR="005A676A" w:rsidRPr="00EF3B0C" w:rsidRDefault="005A676A" w:rsidP="00D45270">
            <w:pPr>
              <w:pStyle w:val="TestCaseInfo"/>
              <w:numPr>
                <w:ilvl w:val="0"/>
                <w:numId w:val="102"/>
              </w:numPr>
            </w:pPr>
            <w:r w:rsidRPr="00EF3B0C">
              <w:t>vlan</w:t>
            </w:r>
          </w:p>
          <w:p w:rsidR="005A676A" w:rsidRDefault="005A676A" w:rsidP="00D45270">
            <w:pPr>
              <w:pStyle w:val="TestCaseInfo"/>
              <w:numPr>
                <w:ilvl w:val="0"/>
                <w:numId w:val="102"/>
              </w:numPr>
            </w:pPr>
            <w:r w:rsidRPr="00EF3B0C">
              <w:t>vxlan</w:t>
            </w:r>
          </w:p>
          <w:p w:rsidR="005A676A" w:rsidRDefault="00594F45" w:rsidP="00D45270">
            <w:pPr>
              <w:pStyle w:val="TestCaseInfo"/>
              <w:numPr>
                <w:ilvl w:val="0"/>
                <w:numId w:val="102"/>
              </w:numPr>
            </w:pPr>
            <w:r>
              <w:t>gre</w:t>
            </w:r>
          </w:p>
          <w:p w:rsidR="005A676A" w:rsidRPr="00EF3B0C" w:rsidRDefault="005A676A" w:rsidP="00D45270">
            <w:pPr>
              <w:pStyle w:val="TestCaseInfo"/>
              <w:numPr>
                <w:ilvl w:val="0"/>
                <w:numId w:val="102"/>
              </w:numPr>
            </w:pPr>
            <w:r w:rsidRPr="00EF3B0C">
              <w:t>l3-vpn</w:t>
            </w:r>
          </w:p>
          <w:p w:rsidR="005A676A" w:rsidRPr="00EF3B0C" w:rsidRDefault="005A676A" w:rsidP="00143687">
            <w:pPr>
              <w:pStyle w:val="TestCaseInfo"/>
            </w:pPr>
            <w:r w:rsidRPr="008820A9">
              <w:t xml:space="preserve">Via the VNFM interface the vNetwork bandwidth should be reduced or increased. By emitting traffic before and after and exceeding the new bandwidth traffic must be dropped. We could measure the time </w:t>
            </w:r>
            <w:r>
              <w:t>it takes to process the command</w:t>
            </w:r>
            <w:r w:rsidRPr="00EF3B0C">
              <w:t>.</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w:t>
            </w:r>
            <w:r w:rsidR="00775B9D">
              <w:rPr>
                <w:lang w:eastAsia="zh-CN"/>
              </w:rPr>
              <w:t>ate vNetwork bandwidth control.</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3"/>
              </w:numPr>
            </w:pPr>
            <w:r>
              <w:t>Instantiate VNF</w:t>
            </w:r>
          </w:p>
          <w:p w:rsidR="005A676A" w:rsidRDefault="005A676A" w:rsidP="00252ACA">
            <w:pPr>
              <w:pStyle w:val="TestCaseInfo"/>
              <w:numPr>
                <w:ilvl w:val="0"/>
                <w:numId w:val="63"/>
              </w:numPr>
            </w:pPr>
            <w:r>
              <w:t>Validate VNF state is Inactive</w:t>
            </w:r>
          </w:p>
          <w:p w:rsidR="005A676A" w:rsidRDefault="005A676A" w:rsidP="00252ACA">
            <w:pPr>
              <w:pStyle w:val="TestCaseInfo"/>
              <w:numPr>
                <w:ilvl w:val="0"/>
                <w:numId w:val="63"/>
              </w:numPr>
            </w:pPr>
            <w:r>
              <w:t>Start VNF</w:t>
            </w:r>
          </w:p>
          <w:p w:rsidR="005A676A" w:rsidRDefault="005A676A" w:rsidP="00252ACA">
            <w:pPr>
              <w:pStyle w:val="TestCaseInfo"/>
              <w:numPr>
                <w:ilvl w:val="0"/>
                <w:numId w:val="63"/>
              </w:numPr>
            </w:pPr>
            <w:r>
              <w:t>Validate VNF state is Active</w:t>
            </w:r>
          </w:p>
          <w:p w:rsidR="005A676A" w:rsidRDefault="005A676A" w:rsidP="00252ACA">
            <w:pPr>
              <w:pStyle w:val="TestCaseInfo"/>
              <w:numPr>
                <w:ilvl w:val="0"/>
                <w:numId w:val="63"/>
              </w:numPr>
            </w:pPr>
            <w:r>
              <w:lastRenderedPageBreak/>
              <w:t>Generate normal traffic load</w:t>
            </w:r>
          </w:p>
          <w:p w:rsidR="005A676A" w:rsidRDefault="005A676A" w:rsidP="00252ACA">
            <w:pPr>
              <w:pStyle w:val="TestCaseInfo"/>
              <w:numPr>
                <w:ilvl w:val="0"/>
                <w:numId w:val="63"/>
              </w:numPr>
            </w:pPr>
            <w:r>
              <w:t>Validate that traffic flows through without issues (--&gt; no dropped packets)</w:t>
            </w:r>
          </w:p>
          <w:p w:rsidR="005A676A" w:rsidRDefault="005A676A" w:rsidP="00252ACA">
            <w:pPr>
              <w:pStyle w:val="TestCaseInfo"/>
              <w:numPr>
                <w:ilvl w:val="0"/>
                <w:numId w:val="63"/>
              </w:numPr>
            </w:pPr>
            <w:r>
              <w:t>Issue VNFM command to lower the bandwidth of the vNetwork</w:t>
            </w:r>
          </w:p>
          <w:p w:rsidR="005A676A" w:rsidRDefault="005A676A" w:rsidP="00252ACA">
            <w:pPr>
              <w:pStyle w:val="TestCaseInfo"/>
              <w:numPr>
                <w:ilvl w:val="0"/>
                <w:numId w:val="63"/>
              </w:numPr>
            </w:pPr>
            <w:r>
              <w:t>Validate that traffic gets dropped as we reach over the limit (--&gt; dropped packets)</w:t>
            </w:r>
          </w:p>
          <w:p w:rsidR="005A676A" w:rsidRDefault="005A676A" w:rsidP="00252ACA">
            <w:pPr>
              <w:pStyle w:val="TestCaseInfo"/>
              <w:numPr>
                <w:ilvl w:val="0"/>
                <w:numId w:val="63"/>
              </w:numPr>
            </w:pPr>
            <w:r>
              <w:t>Issue VNFM command to increase the bandwidth of the vNetwork</w:t>
            </w:r>
          </w:p>
          <w:p w:rsidR="005A676A" w:rsidRDefault="005A676A" w:rsidP="00252ACA">
            <w:pPr>
              <w:pStyle w:val="TestCaseInfo"/>
              <w:numPr>
                <w:ilvl w:val="0"/>
                <w:numId w:val="63"/>
              </w:numPr>
            </w:pPr>
            <w:r>
              <w:t>Validate no traffic gets dropped as traffic load is under the limit (--&gt; no dropped packets)</w:t>
            </w:r>
          </w:p>
          <w:p w:rsidR="00775B9D" w:rsidRDefault="00775B9D" w:rsidP="00252ACA">
            <w:pPr>
              <w:pStyle w:val="TestCaseInfo"/>
              <w:numPr>
                <w:ilvl w:val="0"/>
                <w:numId w:val="63"/>
              </w:numPr>
            </w:pPr>
            <w:r>
              <w:t>Stop traffic</w:t>
            </w:r>
          </w:p>
          <w:p w:rsidR="005A676A" w:rsidRPr="00093574" w:rsidRDefault="005A676A" w:rsidP="00252ACA">
            <w:pPr>
              <w:pStyle w:val="TestCaseInfo"/>
              <w:numPr>
                <w:ilvl w:val="0"/>
                <w:numId w:val="63"/>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94F45"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94F45" w:rsidRDefault="00594F45" w:rsidP="00594F4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4F45" w:rsidRDefault="00594F45" w:rsidP="00594F45">
            <w:pPr>
              <w:pStyle w:val="TestCaseInfo"/>
            </w:pPr>
            <w:r>
              <w:t>The test case could be divided into further subcategories validating</w:t>
            </w:r>
          </w:p>
          <w:p w:rsidR="00594F45" w:rsidRPr="00EF3B0C" w:rsidRDefault="00594F45" w:rsidP="00594F45">
            <w:pPr>
              <w:pStyle w:val="TestCaseInfo"/>
            </w:pPr>
            <w:r>
              <w:t>a. Types of network</w:t>
            </w:r>
            <w:r w:rsidRPr="00EF3B0C">
              <w:t>:</w:t>
            </w:r>
          </w:p>
          <w:p w:rsidR="00594F45" w:rsidRPr="00EF3B0C" w:rsidRDefault="00594F45" w:rsidP="00594F45">
            <w:pPr>
              <w:pStyle w:val="TestCaseInfo"/>
              <w:ind w:left="720"/>
            </w:pPr>
            <w:r w:rsidRPr="00EF3B0C">
              <w:t>local</w:t>
            </w:r>
          </w:p>
          <w:p w:rsidR="00594F45" w:rsidRPr="00EF3B0C" w:rsidRDefault="00594F45" w:rsidP="00594F45">
            <w:pPr>
              <w:pStyle w:val="TestCaseInfo"/>
              <w:ind w:left="720"/>
            </w:pPr>
            <w:r w:rsidRPr="00EF3B0C">
              <w:t>vlan</w:t>
            </w:r>
          </w:p>
          <w:p w:rsidR="00594F45" w:rsidRPr="00EF3B0C" w:rsidRDefault="00594F45" w:rsidP="00594F45">
            <w:pPr>
              <w:pStyle w:val="TestCaseInfo"/>
              <w:ind w:left="720"/>
            </w:pPr>
            <w:r w:rsidRPr="00EF3B0C">
              <w:t>vxlan</w:t>
            </w:r>
          </w:p>
          <w:p w:rsidR="00594F45" w:rsidRPr="00EF3B0C" w:rsidRDefault="00594F45" w:rsidP="00594F45">
            <w:pPr>
              <w:pStyle w:val="TestCaseInfo"/>
              <w:ind w:left="720"/>
            </w:pPr>
            <w:r>
              <w:t>g</w:t>
            </w:r>
            <w:r w:rsidRPr="00EF3B0C">
              <w:t>re</w:t>
            </w:r>
          </w:p>
          <w:p w:rsidR="00594F45" w:rsidRPr="00EF3B0C" w:rsidRDefault="00594F45" w:rsidP="00594F45">
            <w:pPr>
              <w:pStyle w:val="TestCaseInfo"/>
              <w:ind w:left="720"/>
            </w:pPr>
            <w:r w:rsidRPr="00EF3B0C">
              <w:t>l3-vpn</w:t>
            </w:r>
          </w:p>
          <w:p w:rsidR="00594F45" w:rsidRDefault="00594F45" w:rsidP="00594F45">
            <w:pPr>
              <w:pStyle w:val="TestCaseInfo"/>
            </w:pPr>
            <w:r>
              <w:t>b. IP address assignment</w:t>
            </w:r>
          </w:p>
          <w:p w:rsidR="00594F45" w:rsidRDefault="00594F45" w:rsidP="00594F45">
            <w:pPr>
              <w:pStyle w:val="TestCaseInfo"/>
              <w:ind w:left="720"/>
            </w:pPr>
            <w:r w:rsidRPr="00EF3B0C">
              <w:t>static IP</w:t>
            </w:r>
            <w:r>
              <w:t xml:space="preserve"> (</w:t>
            </w:r>
            <w:r w:rsidRPr="00EF3B0C">
              <w:t>netmask and gateway</w:t>
            </w:r>
            <w:r>
              <w:t>) or DHCP</w:t>
            </w:r>
          </w:p>
          <w:p w:rsidR="00594F45" w:rsidRDefault="00594F45" w:rsidP="00594F45">
            <w:pPr>
              <w:pStyle w:val="TestCaseInfo"/>
              <w:ind w:left="720"/>
            </w:pPr>
            <w:r w:rsidRPr="00EF3B0C">
              <w:t>private and public IP address</w:t>
            </w:r>
          </w:p>
          <w:p w:rsidR="00594F45" w:rsidRDefault="00594F45" w:rsidP="00594F45">
            <w:pPr>
              <w:pStyle w:val="TestCaseInfo"/>
            </w:pPr>
            <w:r>
              <w:t>c. IP protocol</w:t>
            </w:r>
          </w:p>
          <w:p w:rsidR="00594F45" w:rsidRDefault="00594F45" w:rsidP="00594F45">
            <w:pPr>
              <w:pStyle w:val="TestCaseInfo"/>
              <w:ind w:left="720"/>
            </w:pPr>
            <w:r w:rsidRPr="00EF3B0C">
              <w:t>IPv4</w:t>
            </w:r>
          </w:p>
          <w:p w:rsidR="00594F45" w:rsidRPr="00EF3B0C" w:rsidRDefault="00594F45" w:rsidP="00594F45">
            <w:pPr>
              <w:pStyle w:val="TestCaseInfo"/>
              <w:ind w:left="720"/>
            </w:pPr>
            <w:r w:rsidRPr="00EF3B0C">
              <w:t>IPv6</w:t>
            </w:r>
          </w:p>
          <w:p w:rsidR="00594F45" w:rsidRDefault="00594F45" w:rsidP="00594F45">
            <w:pPr>
              <w:pStyle w:val="TestCaseInfo"/>
            </w:pPr>
            <w:r>
              <w:t xml:space="preserve">d. </w:t>
            </w:r>
            <w:r w:rsidRPr="00EF3B0C">
              <w:t xml:space="preserve">vNetwork sharing </w:t>
            </w:r>
          </w:p>
          <w:p w:rsidR="00594F45" w:rsidRPr="00EF3B0C" w:rsidRDefault="00594F45" w:rsidP="00594F45">
            <w:pPr>
              <w:pStyle w:val="TestCaseInfo"/>
              <w:ind w:left="720"/>
            </w:pPr>
            <w:r>
              <w:t>not-shared and shared</w:t>
            </w:r>
          </w:p>
          <w:p w:rsidR="00594F45" w:rsidRDefault="00594F45" w:rsidP="00594F45">
            <w:pPr>
              <w:pStyle w:val="TestCaseInfo"/>
            </w:pPr>
            <w:r>
              <w:t>e. MAC address</w:t>
            </w:r>
          </w:p>
          <w:p w:rsidR="00594F45" w:rsidRDefault="00594F45" w:rsidP="00594F45">
            <w:pPr>
              <w:pStyle w:val="TestCaseInfo"/>
              <w:ind w:left="720"/>
            </w:pPr>
            <w:r w:rsidRPr="00EF3B0C">
              <w:t>define</w:t>
            </w:r>
            <w:r>
              <w:t>d</w:t>
            </w:r>
            <w:r w:rsidRPr="00EF3B0C">
              <w:t xml:space="preserve"> MAC address or unspecified MAC address</w:t>
            </w:r>
          </w:p>
          <w:p w:rsidR="00594F45" w:rsidRDefault="00594F45" w:rsidP="00594F45">
            <w:pPr>
              <w:pStyle w:val="TestCaseInfo"/>
            </w:pPr>
            <w:r>
              <w:t>f. Number of network interfaces</w:t>
            </w:r>
          </w:p>
          <w:p w:rsidR="00594F45" w:rsidRDefault="00594F45" w:rsidP="00594F45">
            <w:pPr>
              <w:pStyle w:val="TestCaseInfo"/>
              <w:ind w:left="720"/>
            </w:pPr>
            <w:r>
              <w:t>VNF could be capable of handling a dynamic number of network interfaces</w:t>
            </w: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214" w:name="_Toc454184367"/>
      <w:bookmarkStart w:id="215" w:name="_Toc467159720"/>
      <w:proofErr w:type="gramStart"/>
      <w:r>
        <w:t>vResource</w:t>
      </w:r>
      <w:proofErr w:type="gramEnd"/>
      <w:r>
        <w:t xml:space="preserve"> Storage</w:t>
      </w:r>
      <w:bookmarkEnd w:id="214"/>
      <w:bookmarkEnd w:id="215"/>
    </w:p>
    <w:p w:rsidR="005A676A" w:rsidRDefault="00FD1849" w:rsidP="005A676A">
      <w:pPr>
        <w:rPr>
          <w:lang w:eastAsia="zh-CN"/>
        </w:rPr>
      </w:pPr>
      <w:r>
        <w:rPr>
          <w:lang w:eastAsia="zh-CN"/>
        </w:rPr>
        <w:t xml:space="preserve">The virtualized Storage resource </w:t>
      </w:r>
      <w:r w:rsidR="007A1CF2">
        <w:rPr>
          <w:lang w:eastAsia="zh-CN"/>
        </w:rPr>
        <w:t>can be increased and decreased in size. The following test cases validate the functionality of the VNF to scope with this changes.</w:t>
      </w:r>
    </w:p>
    <w:p w:rsidR="00C23D64" w:rsidRDefault="00C23D64" w:rsidP="005A676A">
      <w:pPr>
        <w:rPr>
          <w:lang w:eastAsia="zh-CN"/>
        </w:rPr>
      </w:pPr>
    </w:p>
    <w:p w:rsidR="00C23D64" w:rsidRDefault="00C23D64" w:rsidP="00C23D64">
      <w:pPr>
        <w:jc w:val="center"/>
        <w:rPr>
          <w:lang w:eastAsia="zh-CN"/>
        </w:rPr>
      </w:pPr>
      <w:r>
        <w:rPr>
          <w:noProof/>
        </w:rPr>
        <w:drawing>
          <wp:inline distT="0" distB="0" distL="0" distR="0" wp14:anchorId="545E6793" wp14:editId="44B85828">
            <wp:extent cx="2054888" cy="1336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199" cy="1344407"/>
                    </a:xfrm>
                    <a:prstGeom prst="rect">
                      <a:avLst/>
                    </a:prstGeom>
                    <a:noFill/>
                  </pic:spPr>
                </pic:pic>
              </a:graphicData>
            </a:graphic>
          </wp:inline>
        </w:drawing>
      </w:r>
    </w:p>
    <w:p w:rsidR="00FD1849" w:rsidRDefault="00FD184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16" w:name="_Toc454184453"/>
            <w:bookmarkStart w:id="217" w:name="_Toc467223400"/>
            <w:r>
              <w:t>TC.VNF.VSTORAGE.001</w:t>
            </w:r>
            <w:r>
              <w:tab/>
            </w:r>
            <w:r w:rsidR="005A676A" w:rsidRPr="000B56B3">
              <w:t>Increase of vStorage</w:t>
            </w:r>
            <w:bookmarkEnd w:id="216"/>
            <w:bookmarkEnd w:id="217"/>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D45270">
            <w:pPr>
              <w:pStyle w:val="TestCaseInfo"/>
              <w:numPr>
                <w:ilvl w:val="0"/>
                <w:numId w:val="99"/>
              </w:numPr>
            </w:pPr>
            <w:r>
              <w:t>volume</w:t>
            </w:r>
          </w:p>
          <w:p w:rsidR="005A676A" w:rsidRDefault="005A676A" w:rsidP="00D45270">
            <w:pPr>
              <w:pStyle w:val="TestCaseInfo"/>
              <w:numPr>
                <w:ilvl w:val="0"/>
                <w:numId w:val="99"/>
              </w:numPr>
            </w:pPr>
            <w:r>
              <w:t>object</w:t>
            </w:r>
          </w:p>
          <w:p w:rsidR="005A676A" w:rsidRDefault="005A676A" w:rsidP="00143687">
            <w:pPr>
              <w:pStyle w:val="TestCaseInfo"/>
            </w:pPr>
            <w:r>
              <w:t>Following source could be used as a trigger to initiate the expansion of storage:</w:t>
            </w:r>
          </w:p>
          <w:p w:rsidR="005A676A" w:rsidRDefault="005A676A" w:rsidP="00D45270">
            <w:pPr>
              <w:pStyle w:val="TestCaseInfo"/>
              <w:numPr>
                <w:ilvl w:val="0"/>
                <w:numId w:val="98"/>
              </w:numPr>
            </w:pPr>
            <w:r>
              <w:t>command to the VNFM</w:t>
            </w:r>
          </w:p>
          <w:p w:rsidR="005A676A" w:rsidRDefault="005A676A" w:rsidP="00D45270">
            <w:pPr>
              <w:pStyle w:val="TestCaseInfo"/>
              <w:numPr>
                <w:ilvl w:val="0"/>
                <w:numId w:val="98"/>
              </w:numPr>
            </w:pPr>
            <w:r>
              <w:t>trigger from VIM by previous registration caused by higher load over a longer period of time</w:t>
            </w:r>
          </w:p>
          <w:p w:rsidR="005A676A" w:rsidRDefault="005A676A" w:rsidP="00D45270">
            <w:pPr>
              <w:pStyle w:val="TestCaseInfo"/>
              <w:numPr>
                <w:ilvl w:val="0"/>
                <w:numId w:val="98"/>
              </w:numPr>
            </w:pPr>
            <w:r>
              <w:t>triggered by EM</w:t>
            </w:r>
          </w:p>
          <w:p w:rsidR="005A676A" w:rsidRDefault="005A676A" w:rsidP="00D45270">
            <w:pPr>
              <w:pStyle w:val="TestCaseInfo"/>
              <w:numPr>
                <w:ilvl w:val="0"/>
                <w:numId w:val="98"/>
              </w:numPr>
            </w:pPr>
            <w:r>
              <w:t>triggered by VNF</w:t>
            </w:r>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increase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4"/>
              </w:numPr>
            </w:pPr>
            <w:r>
              <w:t>Instantiate VNF</w:t>
            </w:r>
          </w:p>
          <w:p w:rsidR="005A676A" w:rsidRDefault="005A676A" w:rsidP="00252ACA">
            <w:pPr>
              <w:pStyle w:val="TestCaseInfo"/>
              <w:numPr>
                <w:ilvl w:val="0"/>
                <w:numId w:val="64"/>
              </w:numPr>
            </w:pPr>
            <w:r>
              <w:t>Validate VNF state is Inactive</w:t>
            </w:r>
          </w:p>
          <w:p w:rsidR="005A676A" w:rsidRDefault="005A676A" w:rsidP="00252ACA">
            <w:pPr>
              <w:pStyle w:val="TestCaseInfo"/>
              <w:numPr>
                <w:ilvl w:val="0"/>
                <w:numId w:val="64"/>
              </w:numPr>
            </w:pPr>
            <w:r>
              <w:t>Start VNF</w:t>
            </w:r>
          </w:p>
          <w:p w:rsidR="005A676A" w:rsidRDefault="005A676A" w:rsidP="00252ACA">
            <w:pPr>
              <w:pStyle w:val="TestCaseInfo"/>
              <w:numPr>
                <w:ilvl w:val="0"/>
                <w:numId w:val="64"/>
              </w:numPr>
            </w:pPr>
            <w:r>
              <w:t>Validate VNF state is Active</w:t>
            </w:r>
          </w:p>
          <w:p w:rsidR="005A676A" w:rsidRDefault="005A676A" w:rsidP="00252ACA">
            <w:pPr>
              <w:pStyle w:val="TestCaseInfo"/>
              <w:numPr>
                <w:ilvl w:val="0"/>
                <w:numId w:val="64"/>
              </w:numPr>
            </w:pPr>
            <w:r>
              <w:t>Generate normal traffic load</w:t>
            </w:r>
          </w:p>
          <w:p w:rsidR="005A676A" w:rsidRDefault="005A676A" w:rsidP="00252ACA">
            <w:pPr>
              <w:pStyle w:val="TestCaseInfo"/>
              <w:numPr>
                <w:ilvl w:val="0"/>
                <w:numId w:val="64"/>
              </w:numPr>
            </w:pPr>
            <w:r>
              <w:t>Validate that traffic f</w:t>
            </w:r>
            <w:r w:rsidR="001B495E">
              <w:t>lows through without issues (</w:t>
            </w:r>
            <w:r w:rsidR="001B495E">
              <w:sym w:font="Wingdings" w:char="F0E0"/>
            </w:r>
            <w:r>
              <w:t xml:space="preserve"> no dropped packets)</w:t>
            </w:r>
          </w:p>
          <w:p w:rsidR="005A676A" w:rsidRDefault="005A676A" w:rsidP="00252ACA">
            <w:pPr>
              <w:pStyle w:val="TestCaseInfo"/>
              <w:numPr>
                <w:ilvl w:val="0"/>
                <w:numId w:val="64"/>
              </w:numPr>
            </w:pPr>
            <w:r>
              <w:t>I</w:t>
            </w:r>
            <w:r w:rsidR="001B495E">
              <w:t xml:space="preserve">ssue command to VIM, EM or VNFM </w:t>
            </w:r>
            <w:r>
              <w:t xml:space="preserve">to cause </w:t>
            </w:r>
            <w:r w:rsidR="001B495E">
              <w:t>an</w:t>
            </w:r>
            <w:r>
              <w:t xml:space="preserve"> increase request for storage</w:t>
            </w:r>
          </w:p>
          <w:p w:rsidR="005A676A" w:rsidRDefault="005A676A" w:rsidP="00252ACA">
            <w:pPr>
              <w:pStyle w:val="TestCaseInfo"/>
              <w:numPr>
                <w:ilvl w:val="0"/>
                <w:numId w:val="64"/>
              </w:numPr>
            </w:pPr>
            <w:r>
              <w:t>Validate VNFM added successfully more storage to the VNF</w:t>
            </w:r>
          </w:p>
          <w:p w:rsidR="005A676A" w:rsidRDefault="005A676A" w:rsidP="00252ACA">
            <w:pPr>
              <w:pStyle w:val="TestCaseInfo"/>
              <w:numPr>
                <w:ilvl w:val="0"/>
                <w:numId w:val="64"/>
              </w:numPr>
            </w:pPr>
            <w:r>
              <w:t>Validate that traffic fl</w:t>
            </w:r>
            <w:r w:rsidR="001B495E">
              <w:t>ows without drop of packets (</w:t>
            </w:r>
            <w:r w:rsidR="001B495E">
              <w:sym w:font="Wingdings" w:char="F0E0"/>
            </w:r>
            <w:r>
              <w:t xml:space="preserve"> no dropped packets)</w:t>
            </w:r>
          </w:p>
          <w:p w:rsidR="005A676A" w:rsidRDefault="005A676A" w:rsidP="00252ACA">
            <w:pPr>
              <w:pStyle w:val="TestCaseInfo"/>
              <w:numPr>
                <w:ilvl w:val="0"/>
                <w:numId w:val="64"/>
              </w:numPr>
            </w:pPr>
            <w:r>
              <w:t>Stop Traffic</w:t>
            </w:r>
          </w:p>
          <w:p w:rsidR="005A676A" w:rsidRPr="00093574" w:rsidRDefault="005A676A" w:rsidP="00252ACA">
            <w:pPr>
              <w:pStyle w:val="TestCaseInfo"/>
              <w:numPr>
                <w:ilvl w:val="0"/>
                <w:numId w:val="64"/>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B495E" w:rsidP="00835F07">
            <w:pPr>
              <w:pStyle w:val="TestCaseInfo"/>
            </w:pPr>
            <w:r>
              <w:t xml:space="preserve">The test case has multiple sub cases </w:t>
            </w:r>
            <w:r w:rsidR="00835F07">
              <w:t xml:space="preserve">where the </w:t>
            </w:r>
            <w:r>
              <w:t>vStorage increase request</w:t>
            </w:r>
            <w:r w:rsidR="00835F07">
              <w:t xml:space="preserve"> could be generated by</w:t>
            </w:r>
          </w:p>
          <w:p w:rsidR="00835F07" w:rsidRDefault="00835F07" w:rsidP="00D45270">
            <w:pPr>
              <w:pStyle w:val="TestCaseInfo"/>
              <w:numPr>
                <w:ilvl w:val="0"/>
                <w:numId w:val="132"/>
              </w:numPr>
            </w:pPr>
            <w:r>
              <w:t>VIM</w:t>
            </w:r>
          </w:p>
          <w:p w:rsidR="00835F07" w:rsidRDefault="00835F07" w:rsidP="00D45270">
            <w:pPr>
              <w:pStyle w:val="TestCaseInfo"/>
              <w:numPr>
                <w:ilvl w:val="0"/>
                <w:numId w:val="132"/>
              </w:numPr>
            </w:pPr>
            <w:r>
              <w:t>EM</w:t>
            </w:r>
          </w:p>
          <w:p w:rsidR="00835F07" w:rsidRDefault="00835F07" w:rsidP="00D45270">
            <w:pPr>
              <w:pStyle w:val="TestCaseInfo"/>
              <w:numPr>
                <w:ilvl w:val="0"/>
                <w:numId w:val="132"/>
              </w:numPr>
            </w:pPr>
            <w:r>
              <w:t>VNFM</w:t>
            </w:r>
          </w:p>
          <w:p w:rsidR="00835F07" w:rsidRDefault="00835F07" w:rsidP="00D45270">
            <w:pPr>
              <w:pStyle w:val="TestCaseInfo"/>
              <w:numPr>
                <w:ilvl w:val="0"/>
                <w:numId w:val="132"/>
              </w:numPr>
            </w:pPr>
            <w:r>
              <w:t>VNF</w:t>
            </w:r>
          </w:p>
          <w:p w:rsidR="00C23D64" w:rsidRDefault="00C23D64" w:rsidP="00D45270">
            <w:pPr>
              <w:pStyle w:val="TestCaseInfo"/>
              <w:numPr>
                <w:ilvl w:val="0"/>
                <w:numId w:val="132"/>
              </w:numPr>
            </w:pPr>
            <w:r>
              <w:t>Increased traffic load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18" w:name="_Toc454184454"/>
            <w:bookmarkStart w:id="219" w:name="_Toc467223401"/>
            <w:r>
              <w:t>TC.VNF.VSTORAGE.002</w:t>
            </w:r>
            <w:r>
              <w:tab/>
            </w:r>
            <w:r w:rsidR="005A676A" w:rsidRPr="00BB39BA">
              <w:t>Decrease of vStorage</w:t>
            </w:r>
            <w:bookmarkEnd w:id="218"/>
            <w:bookmarkEnd w:id="219"/>
          </w:p>
        </w:tc>
      </w:tr>
      <w:tr w:rsidR="005A676A" w:rsidRPr="00EF3B0C"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D45270">
            <w:pPr>
              <w:pStyle w:val="TestCaseInfo"/>
              <w:numPr>
                <w:ilvl w:val="0"/>
                <w:numId w:val="100"/>
              </w:numPr>
            </w:pPr>
            <w:r>
              <w:t>volume</w:t>
            </w:r>
          </w:p>
          <w:p w:rsidR="005A676A" w:rsidRDefault="005A676A" w:rsidP="00D45270">
            <w:pPr>
              <w:pStyle w:val="TestCaseInfo"/>
              <w:numPr>
                <w:ilvl w:val="0"/>
                <w:numId w:val="100"/>
              </w:numPr>
            </w:pPr>
            <w:r>
              <w:t>object</w:t>
            </w:r>
          </w:p>
          <w:p w:rsidR="005A676A" w:rsidRDefault="005A676A" w:rsidP="00143687">
            <w:pPr>
              <w:pStyle w:val="TestCaseInfo"/>
            </w:pPr>
            <w:r>
              <w:t>Following source could be used as a trigger to initiate the expansion of storage:</w:t>
            </w:r>
          </w:p>
          <w:p w:rsidR="005A676A" w:rsidRDefault="005A676A" w:rsidP="00D45270">
            <w:pPr>
              <w:pStyle w:val="TestCaseInfo"/>
              <w:numPr>
                <w:ilvl w:val="0"/>
                <w:numId w:val="100"/>
              </w:numPr>
            </w:pPr>
            <w:r>
              <w:t>command to the VNFM</w:t>
            </w:r>
          </w:p>
          <w:p w:rsidR="005A676A" w:rsidRDefault="005A676A" w:rsidP="00D45270">
            <w:pPr>
              <w:pStyle w:val="TestCaseInfo"/>
              <w:numPr>
                <w:ilvl w:val="0"/>
                <w:numId w:val="100"/>
              </w:numPr>
            </w:pPr>
            <w:r>
              <w:t>trigger from VIM by previous registration caused by higher load over a longer period of time</w:t>
            </w:r>
          </w:p>
          <w:p w:rsidR="005A676A" w:rsidRDefault="005A676A" w:rsidP="00D45270">
            <w:pPr>
              <w:pStyle w:val="TestCaseInfo"/>
              <w:numPr>
                <w:ilvl w:val="0"/>
                <w:numId w:val="100"/>
              </w:numPr>
            </w:pPr>
            <w:r>
              <w:t>triggered by EM</w:t>
            </w:r>
          </w:p>
          <w:p w:rsidR="005A676A" w:rsidRDefault="005A676A" w:rsidP="00D45270">
            <w:pPr>
              <w:pStyle w:val="TestCaseInfo"/>
              <w:numPr>
                <w:ilvl w:val="0"/>
                <w:numId w:val="100"/>
              </w:numPr>
            </w:pPr>
            <w:r>
              <w:t>triggered by VNF</w:t>
            </w:r>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decrease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RPr="00093574"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5"/>
              </w:numPr>
            </w:pPr>
            <w:r>
              <w:t>Instantiate VNF</w:t>
            </w:r>
          </w:p>
          <w:p w:rsidR="005A676A" w:rsidRDefault="005A676A" w:rsidP="00252ACA">
            <w:pPr>
              <w:pStyle w:val="TestCaseInfo"/>
              <w:numPr>
                <w:ilvl w:val="0"/>
                <w:numId w:val="65"/>
              </w:numPr>
            </w:pPr>
            <w:r>
              <w:t>Validate VNF state is Inactive</w:t>
            </w:r>
          </w:p>
          <w:p w:rsidR="005A676A" w:rsidRDefault="005A676A" w:rsidP="00252ACA">
            <w:pPr>
              <w:pStyle w:val="TestCaseInfo"/>
              <w:numPr>
                <w:ilvl w:val="0"/>
                <w:numId w:val="65"/>
              </w:numPr>
            </w:pPr>
            <w:r>
              <w:t>Start VNF</w:t>
            </w:r>
          </w:p>
          <w:p w:rsidR="005A676A" w:rsidRDefault="005A676A" w:rsidP="00252ACA">
            <w:pPr>
              <w:pStyle w:val="TestCaseInfo"/>
              <w:numPr>
                <w:ilvl w:val="0"/>
                <w:numId w:val="65"/>
              </w:numPr>
            </w:pPr>
            <w:r>
              <w:t>Validate VNF state is Active</w:t>
            </w:r>
          </w:p>
          <w:p w:rsidR="005A676A" w:rsidRDefault="005A676A" w:rsidP="00252ACA">
            <w:pPr>
              <w:pStyle w:val="TestCaseInfo"/>
              <w:numPr>
                <w:ilvl w:val="0"/>
                <w:numId w:val="65"/>
              </w:numPr>
            </w:pPr>
            <w:r>
              <w:t>Generate normal traffic load</w:t>
            </w:r>
          </w:p>
          <w:p w:rsidR="005A676A" w:rsidRDefault="005A676A" w:rsidP="00252ACA">
            <w:pPr>
              <w:pStyle w:val="TestCaseInfo"/>
              <w:numPr>
                <w:ilvl w:val="0"/>
                <w:numId w:val="65"/>
              </w:numPr>
            </w:pPr>
            <w:r>
              <w:t>Validate that traffic f</w:t>
            </w:r>
            <w:r w:rsidR="00FD1849">
              <w:t>lows through without issues (</w:t>
            </w:r>
            <w:r w:rsidR="00FD1849">
              <w:sym w:font="Wingdings" w:char="F0E0"/>
            </w:r>
            <w:r>
              <w:t xml:space="preserve"> no dropped packets)</w:t>
            </w:r>
          </w:p>
          <w:p w:rsidR="005A676A" w:rsidRDefault="005A676A" w:rsidP="00252ACA">
            <w:pPr>
              <w:pStyle w:val="TestCaseInfo"/>
              <w:numPr>
                <w:ilvl w:val="0"/>
                <w:numId w:val="65"/>
              </w:numPr>
            </w:pPr>
            <w:r>
              <w:t xml:space="preserve">Issue command to VIM, EM, VNFM to cause </w:t>
            </w:r>
            <w:r w:rsidR="00FD1849">
              <w:t>a</w:t>
            </w:r>
            <w:r>
              <w:t xml:space="preserve"> decrease request for storage</w:t>
            </w:r>
          </w:p>
          <w:p w:rsidR="005A676A" w:rsidRDefault="005A676A" w:rsidP="00252ACA">
            <w:pPr>
              <w:pStyle w:val="TestCaseInfo"/>
              <w:numPr>
                <w:ilvl w:val="0"/>
                <w:numId w:val="65"/>
              </w:numPr>
            </w:pPr>
            <w:r>
              <w:t>Validate VNFM removed successfully less storage to the VNF</w:t>
            </w:r>
          </w:p>
          <w:p w:rsidR="005A676A" w:rsidRDefault="005A676A" w:rsidP="00252ACA">
            <w:pPr>
              <w:pStyle w:val="TestCaseInfo"/>
              <w:numPr>
                <w:ilvl w:val="0"/>
                <w:numId w:val="65"/>
              </w:numPr>
            </w:pPr>
            <w:r>
              <w:t>Validate that traffic flows without drop of packets (</w:t>
            </w:r>
            <w:r w:rsidR="00FD1849">
              <w:sym w:font="Wingdings" w:char="F0E0"/>
            </w:r>
            <w:r>
              <w:t xml:space="preserve"> no dropped packets)</w:t>
            </w:r>
          </w:p>
          <w:p w:rsidR="005A676A" w:rsidRDefault="005A676A" w:rsidP="00252ACA">
            <w:pPr>
              <w:pStyle w:val="TestCaseInfo"/>
              <w:numPr>
                <w:ilvl w:val="0"/>
                <w:numId w:val="65"/>
              </w:numPr>
            </w:pPr>
            <w:r>
              <w:t>Stop Traffic</w:t>
            </w:r>
          </w:p>
          <w:p w:rsidR="005A676A" w:rsidRPr="00093574" w:rsidRDefault="005A676A" w:rsidP="00252ACA">
            <w:pPr>
              <w:pStyle w:val="TestCaseInfo"/>
              <w:numPr>
                <w:ilvl w:val="0"/>
                <w:numId w:val="65"/>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C23D64">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248D9" w:rsidRDefault="00F248D9" w:rsidP="00F248D9">
            <w:pPr>
              <w:pStyle w:val="TestCaseInfo"/>
            </w:pPr>
            <w:r>
              <w:t>The test case has multiple sub cases where the vStorage decrease request could be generated by</w:t>
            </w:r>
          </w:p>
          <w:p w:rsidR="00F248D9" w:rsidRDefault="00F248D9" w:rsidP="00D45270">
            <w:pPr>
              <w:pStyle w:val="TestCaseInfo"/>
              <w:numPr>
                <w:ilvl w:val="0"/>
                <w:numId w:val="133"/>
              </w:numPr>
            </w:pPr>
            <w:r>
              <w:t>VIM</w:t>
            </w:r>
          </w:p>
          <w:p w:rsidR="00F248D9" w:rsidRDefault="00F248D9" w:rsidP="00D45270">
            <w:pPr>
              <w:pStyle w:val="TestCaseInfo"/>
              <w:numPr>
                <w:ilvl w:val="0"/>
                <w:numId w:val="133"/>
              </w:numPr>
            </w:pPr>
            <w:r>
              <w:t>EM</w:t>
            </w:r>
          </w:p>
          <w:p w:rsidR="005A676A" w:rsidRDefault="00F248D9" w:rsidP="00D45270">
            <w:pPr>
              <w:pStyle w:val="TestCaseInfo"/>
              <w:numPr>
                <w:ilvl w:val="0"/>
                <w:numId w:val="133"/>
              </w:numPr>
            </w:pPr>
            <w:r>
              <w:t>VNFM</w:t>
            </w:r>
          </w:p>
          <w:p w:rsidR="00FD1849" w:rsidRDefault="00FD1849" w:rsidP="00D45270">
            <w:pPr>
              <w:pStyle w:val="TestCaseInfo"/>
              <w:numPr>
                <w:ilvl w:val="0"/>
                <w:numId w:val="133"/>
              </w:numPr>
            </w:pPr>
            <w:r>
              <w:t>VNF</w:t>
            </w:r>
          </w:p>
          <w:p w:rsidR="00C23D64" w:rsidRDefault="00C23D64" w:rsidP="00D45270">
            <w:pPr>
              <w:pStyle w:val="TestCaseInfo"/>
              <w:numPr>
                <w:ilvl w:val="0"/>
                <w:numId w:val="133"/>
              </w:numPr>
            </w:pPr>
            <w:r>
              <w:t>Reduced traffic load</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220" w:name="_Toc454184368"/>
      <w:bookmarkStart w:id="221" w:name="_Toc467159721"/>
      <w:r w:rsidRPr="00EF763E">
        <w:t xml:space="preserve">VNF </w:t>
      </w:r>
      <w:r>
        <w:t>Fault and Recovery Management</w:t>
      </w:r>
      <w:bookmarkEnd w:id="220"/>
      <w:bookmarkEnd w:id="221"/>
    </w:p>
    <w:p w:rsidR="005A676A" w:rsidRDefault="00406D81" w:rsidP="005A676A">
      <w:pPr>
        <w:rPr>
          <w:lang w:eastAsia="zh-CN"/>
        </w:rPr>
      </w:pPr>
      <w:r>
        <w:rPr>
          <w:lang w:eastAsia="zh-CN"/>
        </w:rPr>
        <w:lastRenderedPageBreak/>
        <w:t xml:space="preserve">The NFV Infrastructure </w:t>
      </w:r>
      <w:r w:rsidR="00AC4273">
        <w:rPr>
          <w:lang w:eastAsia="zh-CN"/>
        </w:rPr>
        <w:t>may detect faults inside the hardware. A VNFM can register for notifications of this type at the VIM. Once the VIM detects hardware faults or clearing of faults, it will notify the registered party of the change. Here are examples of this type:</w:t>
      </w:r>
    </w:p>
    <w:p w:rsidR="00AC4273" w:rsidRDefault="00AC4273" w:rsidP="00D45270">
      <w:pPr>
        <w:numPr>
          <w:ilvl w:val="1"/>
          <w:numId w:val="104"/>
        </w:numPr>
        <w:rPr>
          <w:lang w:eastAsia="zh-CN"/>
        </w:rPr>
      </w:pPr>
      <w:r>
        <w:rPr>
          <w:lang w:eastAsia="zh-CN"/>
        </w:rPr>
        <w:t xml:space="preserve">Virtualized hardware errors of CPU or memory </w:t>
      </w:r>
    </w:p>
    <w:p w:rsidR="00E36CAD" w:rsidRPr="00AC4273" w:rsidRDefault="00217BE2" w:rsidP="00D45270">
      <w:pPr>
        <w:numPr>
          <w:ilvl w:val="1"/>
          <w:numId w:val="104"/>
        </w:numPr>
        <w:rPr>
          <w:lang w:eastAsia="zh-CN"/>
        </w:rPr>
      </w:pPr>
      <w:r w:rsidRPr="00AC4273">
        <w:rPr>
          <w:lang w:eastAsia="zh-CN"/>
        </w:rPr>
        <w:t>Virtualized container crashes</w:t>
      </w:r>
    </w:p>
    <w:p w:rsidR="00E36CAD" w:rsidRPr="00AC4273" w:rsidRDefault="00217BE2" w:rsidP="00D45270">
      <w:pPr>
        <w:numPr>
          <w:ilvl w:val="1"/>
          <w:numId w:val="104"/>
        </w:numPr>
        <w:rPr>
          <w:lang w:eastAsia="zh-CN"/>
        </w:rPr>
      </w:pPr>
      <w:r w:rsidRPr="00AC4273">
        <w:rPr>
          <w:lang w:eastAsia="zh-CN"/>
        </w:rPr>
        <w:t>Virtual network ports errors</w:t>
      </w:r>
    </w:p>
    <w:p w:rsidR="00E36CAD" w:rsidRPr="00AC4273" w:rsidRDefault="00217BE2" w:rsidP="00D45270">
      <w:pPr>
        <w:numPr>
          <w:ilvl w:val="1"/>
          <w:numId w:val="104"/>
        </w:numPr>
        <w:rPr>
          <w:lang w:eastAsia="zh-CN"/>
        </w:rPr>
      </w:pPr>
      <w:r w:rsidRPr="00AC4273">
        <w:rPr>
          <w:lang w:eastAsia="zh-CN"/>
        </w:rPr>
        <w:t>Virtual container’s to storage disconnections</w:t>
      </w:r>
    </w:p>
    <w:p w:rsidR="00AC4273" w:rsidRDefault="00AC4273" w:rsidP="005A676A">
      <w:pPr>
        <w:rPr>
          <w:lang w:eastAsia="zh-CN"/>
        </w:rPr>
      </w:pPr>
      <w:r>
        <w:rPr>
          <w:lang w:eastAsia="zh-CN"/>
        </w:rPr>
        <w:t>Once the fault is detected and propagated to the VNFM, the VNFM can react on it and recover the VNF from the fault.</w:t>
      </w:r>
    </w:p>
    <w:p w:rsidR="005A676A" w:rsidRDefault="005A676A" w:rsidP="00C35DDF">
      <w:pPr>
        <w:pStyle w:val="Heading2"/>
      </w:pPr>
      <w:bookmarkStart w:id="222" w:name="_Toc454184369"/>
      <w:bookmarkStart w:id="223" w:name="_Toc467159722"/>
      <w:r>
        <w:t>VNF Fault Management</w:t>
      </w:r>
      <w:bookmarkEnd w:id="222"/>
      <w:bookmarkEnd w:id="223"/>
    </w:p>
    <w:p w:rsidR="005A676A" w:rsidRDefault="00AC4273" w:rsidP="005A676A">
      <w:pPr>
        <w:rPr>
          <w:lang w:eastAsia="zh-CN"/>
        </w:rPr>
      </w:pPr>
      <w:r>
        <w:rPr>
          <w:lang w:eastAsia="zh-CN"/>
        </w:rPr>
        <w:t xml:space="preserve">The VNF Fault Management testing encompasses the validation that the VNFM can register, deregister and process </w:t>
      </w:r>
      <w:r w:rsidR="00254091">
        <w:rPr>
          <w:lang w:eastAsia="zh-CN"/>
        </w:rPr>
        <w:t>fault notifications for the types of</w:t>
      </w:r>
    </w:p>
    <w:p w:rsidR="00254091" w:rsidRDefault="00254091" w:rsidP="00D45270">
      <w:pPr>
        <w:pStyle w:val="ListParagraph"/>
        <w:numPr>
          <w:ilvl w:val="0"/>
          <w:numId w:val="105"/>
        </w:numPr>
        <w:rPr>
          <w:lang w:eastAsia="zh-CN"/>
        </w:rPr>
      </w:pPr>
      <w:r>
        <w:rPr>
          <w:lang w:eastAsia="zh-CN"/>
        </w:rPr>
        <w:t>vCPU</w:t>
      </w:r>
    </w:p>
    <w:p w:rsidR="00254091" w:rsidRDefault="00254091" w:rsidP="00D45270">
      <w:pPr>
        <w:pStyle w:val="ListParagraph"/>
        <w:numPr>
          <w:ilvl w:val="0"/>
          <w:numId w:val="105"/>
        </w:numPr>
        <w:rPr>
          <w:lang w:eastAsia="zh-CN"/>
        </w:rPr>
      </w:pPr>
      <w:r>
        <w:rPr>
          <w:lang w:eastAsia="zh-CN"/>
        </w:rPr>
        <w:t>vMemory</w:t>
      </w:r>
    </w:p>
    <w:p w:rsidR="00254091" w:rsidRDefault="00254091" w:rsidP="00D45270">
      <w:pPr>
        <w:pStyle w:val="ListParagraph"/>
        <w:numPr>
          <w:ilvl w:val="0"/>
          <w:numId w:val="105"/>
        </w:numPr>
        <w:rPr>
          <w:lang w:eastAsia="zh-CN"/>
        </w:rPr>
      </w:pPr>
      <w:r>
        <w:rPr>
          <w:lang w:eastAsia="zh-CN"/>
        </w:rPr>
        <w:t>vStorage</w:t>
      </w:r>
    </w:p>
    <w:p w:rsidR="00254091" w:rsidRDefault="00254091" w:rsidP="00D45270">
      <w:pPr>
        <w:pStyle w:val="ListParagraph"/>
        <w:numPr>
          <w:ilvl w:val="0"/>
          <w:numId w:val="105"/>
        </w:numPr>
        <w:rPr>
          <w:lang w:eastAsia="zh-CN"/>
        </w:rPr>
      </w:pPr>
      <w:r>
        <w:rPr>
          <w:lang w:eastAsia="zh-CN"/>
        </w:rPr>
        <w:t>vNetwork</w:t>
      </w:r>
    </w:p>
    <w:p w:rsidR="00AC4273" w:rsidRDefault="00AC4273" w:rsidP="005A676A">
      <w:pPr>
        <w:rPr>
          <w:lang w:eastAsia="zh-CN"/>
        </w:rPr>
      </w:pPr>
    </w:p>
    <w:p w:rsidR="00AC4273" w:rsidRDefault="00AC427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24" w:name="_Toc454184455"/>
            <w:bookmarkStart w:id="225" w:name="_Toc467223402"/>
            <w:r>
              <w:t>TC.VNF.FAULT.001</w:t>
            </w:r>
            <w:r>
              <w:tab/>
            </w:r>
            <w:r w:rsidR="005A676A" w:rsidRPr="00A86834">
              <w:t>vCPU resource fault notification subscription and notification</w:t>
            </w:r>
            <w:bookmarkEnd w:id="224"/>
            <w:bookmarkEnd w:id="225"/>
          </w:p>
        </w:tc>
      </w:tr>
      <w:tr w:rsidR="005A676A" w:rsidTr="00FC28EB">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vCPU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FC28EB" w:rsidRPr="00A86834" w:rsidRDefault="00FC28EB" w:rsidP="00FC28EB">
            <w:pPr>
              <w:pStyle w:val="TestCaseInfo"/>
            </w:pPr>
            <w:r w:rsidRPr="00A86834">
              <w:t xml:space="preserve">VNFM should register successfully register and deregister for virtualized </w:t>
            </w:r>
            <w:r>
              <w:t xml:space="preserve">resource fault notification of </w:t>
            </w:r>
            <w:r w:rsidRPr="00A86834">
              <w:t>vCPU and can process a notification of this type correctly. The VIM should indicate that the VNFM is registered for the notification.</w:t>
            </w:r>
          </w:p>
          <w:p w:rsidR="00FC28EB" w:rsidRPr="00A86834" w:rsidRDefault="00FC28EB" w:rsidP="00FC28EB">
            <w:pPr>
              <w:pStyle w:val="TestCaseInfo"/>
            </w:pPr>
            <w:r w:rsidRPr="00A86834">
              <w:t>Initiate the virtualized resource fault notification through the VIM. The VNFM should successfully indicate the impact and may take actions when configured to do so. The state of the alarm could be:</w:t>
            </w:r>
          </w:p>
          <w:p w:rsidR="00FC28EB" w:rsidRPr="00A86834" w:rsidRDefault="00FC28EB" w:rsidP="00D45270">
            <w:pPr>
              <w:pStyle w:val="TestCaseInfo"/>
              <w:numPr>
                <w:ilvl w:val="0"/>
                <w:numId w:val="103"/>
              </w:numPr>
            </w:pPr>
            <w:r w:rsidRPr="00A86834">
              <w:t>Fired</w:t>
            </w:r>
          </w:p>
          <w:p w:rsidR="00FC28EB" w:rsidRPr="00A86834" w:rsidRDefault="00FC28EB" w:rsidP="00D45270">
            <w:pPr>
              <w:pStyle w:val="TestCaseInfo"/>
              <w:numPr>
                <w:ilvl w:val="0"/>
                <w:numId w:val="103"/>
              </w:numPr>
            </w:pPr>
            <w:r w:rsidRPr="00A86834">
              <w:t>updated</w:t>
            </w:r>
          </w:p>
          <w:p w:rsidR="00FC28EB" w:rsidRPr="00A86834" w:rsidRDefault="00FC28EB" w:rsidP="00D45270">
            <w:pPr>
              <w:pStyle w:val="TestCaseInfo"/>
              <w:numPr>
                <w:ilvl w:val="0"/>
                <w:numId w:val="103"/>
              </w:numPr>
            </w:pPr>
            <w:r w:rsidRPr="00A86834">
              <w:t>cleared</w:t>
            </w:r>
          </w:p>
          <w:p w:rsidR="00FC28EB" w:rsidRPr="00A86834" w:rsidRDefault="00FC28EB" w:rsidP="00FC28EB">
            <w:pPr>
              <w:pStyle w:val="TestCaseInfo"/>
            </w:pPr>
            <w:r w:rsidRPr="00A86834">
              <w:t>Following severity is available:</w:t>
            </w:r>
          </w:p>
          <w:p w:rsidR="00FC28EB" w:rsidRPr="00A86834" w:rsidRDefault="00FC28EB" w:rsidP="00D45270">
            <w:pPr>
              <w:pStyle w:val="TestCaseInfo"/>
              <w:numPr>
                <w:ilvl w:val="0"/>
                <w:numId w:val="103"/>
              </w:numPr>
            </w:pPr>
            <w:r w:rsidRPr="00A86834">
              <w:t>Critical</w:t>
            </w:r>
          </w:p>
          <w:p w:rsidR="00FC28EB" w:rsidRPr="00A86834" w:rsidRDefault="00FC28EB" w:rsidP="00D45270">
            <w:pPr>
              <w:pStyle w:val="TestCaseInfo"/>
              <w:numPr>
                <w:ilvl w:val="0"/>
                <w:numId w:val="103"/>
              </w:numPr>
            </w:pPr>
            <w:r w:rsidRPr="00A86834">
              <w:t>Major</w:t>
            </w:r>
          </w:p>
          <w:p w:rsidR="00FC28EB" w:rsidRPr="00A86834" w:rsidRDefault="00FC28EB" w:rsidP="00D45270">
            <w:pPr>
              <w:pStyle w:val="TestCaseInfo"/>
              <w:numPr>
                <w:ilvl w:val="0"/>
                <w:numId w:val="103"/>
              </w:numPr>
            </w:pPr>
            <w:r w:rsidRPr="00A86834">
              <w:t>Minor</w:t>
            </w:r>
          </w:p>
          <w:p w:rsidR="00FC28EB" w:rsidRPr="00A86834" w:rsidRDefault="00FC28EB" w:rsidP="00D45270">
            <w:pPr>
              <w:pStyle w:val="TestCaseInfo"/>
              <w:numPr>
                <w:ilvl w:val="0"/>
                <w:numId w:val="103"/>
              </w:numPr>
            </w:pPr>
            <w:r w:rsidRPr="00A86834">
              <w:t>Warning</w:t>
            </w:r>
          </w:p>
          <w:p w:rsidR="00FC28EB" w:rsidRPr="00A86834" w:rsidRDefault="00FC28EB" w:rsidP="00D45270">
            <w:pPr>
              <w:pStyle w:val="TestCaseInfo"/>
              <w:numPr>
                <w:ilvl w:val="0"/>
                <w:numId w:val="103"/>
              </w:numPr>
            </w:pPr>
            <w:r w:rsidRPr="00A86834">
              <w:t>Indeterminate</w:t>
            </w:r>
          </w:p>
          <w:p w:rsidR="00FC28EB" w:rsidRPr="00A86834" w:rsidRDefault="00FC28EB" w:rsidP="00D45270">
            <w:pPr>
              <w:pStyle w:val="TestCaseInfo"/>
              <w:numPr>
                <w:ilvl w:val="0"/>
                <w:numId w:val="103"/>
              </w:numPr>
            </w:pPr>
            <w:r w:rsidRPr="00A86834">
              <w:t>Cleared</w:t>
            </w:r>
          </w:p>
          <w:p w:rsidR="005A676A" w:rsidRDefault="00FC28EB" w:rsidP="00FC28EB">
            <w:pPr>
              <w:pStyle w:val="TestCaseInfo"/>
              <w:rPr>
                <w:lang w:eastAsia="zh-CN"/>
              </w:rPr>
            </w:pPr>
            <w:proofErr w:type="gramStart"/>
            <w:r w:rsidRPr="00A86834">
              <w:t>vCompute</w:t>
            </w:r>
            <w:proofErr w:type="gramEnd"/>
            <w:r w:rsidRPr="00A86834">
              <w:t xml:space="preserve"> could have a fault of CPU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3E314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6"/>
              </w:numPr>
            </w:pPr>
            <w:r>
              <w:t>Instantiate VNF</w:t>
            </w:r>
          </w:p>
          <w:p w:rsidR="005A676A" w:rsidRDefault="005A676A" w:rsidP="00252ACA">
            <w:pPr>
              <w:pStyle w:val="TestCaseInfo"/>
              <w:numPr>
                <w:ilvl w:val="0"/>
                <w:numId w:val="66"/>
              </w:numPr>
            </w:pPr>
            <w:r>
              <w:lastRenderedPageBreak/>
              <w:t>Validate VNF state is Inactive</w:t>
            </w:r>
          </w:p>
          <w:p w:rsidR="005A676A" w:rsidRDefault="005A676A" w:rsidP="00252ACA">
            <w:pPr>
              <w:pStyle w:val="TestCaseInfo"/>
              <w:numPr>
                <w:ilvl w:val="0"/>
                <w:numId w:val="66"/>
              </w:numPr>
            </w:pPr>
            <w:r>
              <w:t>Start VNF</w:t>
            </w:r>
          </w:p>
          <w:p w:rsidR="005A676A" w:rsidRDefault="005A676A" w:rsidP="00252ACA">
            <w:pPr>
              <w:pStyle w:val="TestCaseInfo"/>
              <w:numPr>
                <w:ilvl w:val="0"/>
                <w:numId w:val="66"/>
              </w:numPr>
            </w:pPr>
            <w:r>
              <w:t>Validate VNF state is Active</w:t>
            </w:r>
          </w:p>
          <w:p w:rsidR="005A676A" w:rsidRDefault="005A676A" w:rsidP="00252ACA">
            <w:pPr>
              <w:pStyle w:val="TestCaseInfo"/>
              <w:numPr>
                <w:ilvl w:val="0"/>
                <w:numId w:val="66"/>
              </w:numPr>
            </w:pPr>
            <w:r>
              <w:t>Issue command to the VNFM to register for vCPU fault notification</w:t>
            </w:r>
          </w:p>
          <w:p w:rsidR="005A676A" w:rsidRDefault="005A676A" w:rsidP="00252ACA">
            <w:pPr>
              <w:pStyle w:val="TestCaseInfo"/>
              <w:numPr>
                <w:ilvl w:val="0"/>
                <w:numId w:val="66"/>
              </w:numPr>
            </w:pPr>
            <w:r>
              <w:t>Validate via VNFM and VIM interface that registration was successful</w:t>
            </w:r>
          </w:p>
          <w:p w:rsidR="005A676A" w:rsidRDefault="005A676A" w:rsidP="00252ACA">
            <w:pPr>
              <w:pStyle w:val="TestCaseInfo"/>
              <w:numPr>
                <w:ilvl w:val="0"/>
                <w:numId w:val="66"/>
              </w:numPr>
            </w:pPr>
            <w:r>
              <w:t>Issue a command to VIM that causes a vCPU fault for the VNFM</w:t>
            </w:r>
          </w:p>
          <w:p w:rsidR="005A676A" w:rsidRDefault="005A676A" w:rsidP="00252ACA">
            <w:pPr>
              <w:pStyle w:val="TestCaseInfo"/>
              <w:numPr>
                <w:ilvl w:val="0"/>
                <w:numId w:val="66"/>
              </w:numPr>
            </w:pPr>
            <w:r>
              <w:t>Validate that VNFM processes the vCPU fault notification</w:t>
            </w:r>
          </w:p>
          <w:p w:rsidR="00406D81" w:rsidRDefault="00406D81" w:rsidP="00406D81">
            <w:pPr>
              <w:pStyle w:val="TestCaseInfo"/>
              <w:numPr>
                <w:ilvl w:val="0"/>
                <w:numId w:val="66"/>
              </w:numPr>
            </w:pPr>
            <w:r>
              <w:t>Issue a command to VIM that clears the vCPU fault for the VNFM</w:t>
            </w:r>
          </w:p>
          <w:p w:rsidR="00406D81" w:rsidRDefault="00406D81" w:rsidP="00406D81">
            <w:pPr>
              <w:pStyle w:val="TestCaseInfo"/>
              <w:numPr>
                <w:ilvl w:val="0"/>
                <w:numId w:val="66"/>
              </w:numPr>
            </w:pPr>
            <w:r>
              <w:t>Validate that VNFM processes the vCPU fault removal notification</w:t>
            </w:r>
          </w:p>
          <w:p w:rsidR="005A676A" w:rsidRDefault="005A676A" w:rsidP="00252ACA">
            <w:pPr>
              <w:pStyle w:val="TestCaseInfo"/>
              <w:numPr>
                <w:ilvl w:val="0"/>
                <w:numId w:val="66"/>
              </w:numPr>
            </w:pPr>
            <w:r>
              <w:t>Issue command to the VNFM to deregister for vCPU fault notification</w:t>
            </w:r>
          </w:p>
          <w:p w:rsidR="005A676A" w:rsidRDefault="005A676A" w:rsidP="00252ACA">
            <w:pPr>
              <w:pStyle w:val="TestCaseInfo"/>
              <w:numPr>
                <w:ilvl w:val="0"/>
                <w:numId w:val="66"/>
              </w:numPr>
            </w:pPr>
            <w:r>
              <w:t>Validate via VNFM and VIM interface that deregistration was successful</w:t>
            </w:r>
          </w:p>
          <w:p w:rsidR="005A676A" w:rsidRDefault="005A676A" w:rsidP="00252ACA">
            <w:pPr>
              <w:pStyle w:val="TestCaseInfo"/>
              <w:numPr>
                <w:ilvl w:val="0"/>
                <w:numId w:val="66"/>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254091" w:rsidP="00143687">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254091" w:rsidRDefault="00254091" w:rsidP="00D45270">
            <w:pPr>
              <w:pStyle w:val="TestCaseInfo"/>
              <w:numPr>
                <w:ilvl w:val="0"/>
                <w:numId w:val="106"/>
              </w:numPr>
            </w:pPr>
            <w:r>
              <w:t>Cleared</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805D0" w:rsidTr="00124E50">
        <w:tc>
          <w:tcPr>
            <w:tcW w:w="9330" w:type="dxa"/>
            <w:gridSpan w:val="2"/>
            <w:tcBorders>
              <w:top w:val="single" w:sz="2" w:space="0" w:color="auto"/>
              <w:left w:val="single" w:sz="2" w:space="0" w:color="auto"/>
              <w:bottom w:val="single" w:sz="2" w:space="0" w:color="auto"/>
              <w:right w:val="single" w:sz="2" w:space="0" w:color="auto"/>
            </w:tcBorders>
            <w:hideMark/>
          </w:tcPr>
          <w:p w:rsidR="00D805D0" w:rsidRDefault="00F44670" w:rsidP="00124E50">
            <w:pPr>
              <w:pStyle w:val="TestCase"/>
            </w:pPr>
            <w:bookmarkStart w:id="226" w:name="_Toc467223403"/>
            <w:r>
              <w:t>TC.VNF.FAULT.002</w:t>
            </w:r>
            <w:r>
              <w:tab/>
            </w:r>
            <w:r w:rsidR="00D805D0">
              <w:t xml:space="preserve">Double </w:t>
            </w:r>
            <w:r w:rsidR="00D805D0" w:rsidRPr="00A86834">
              <w:t>vCPU resource fault notification subscription and notification</w:t>
            </w:r>
            <w:bookmarkEnd w:id="226"/>
          </w:p>
        </w:tc>
      </w:tr>
      <w:tr w:rsidR="00D805D0" w:rsidTr="00124E50">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D805D0" w:rsidRPr="00D67489" w:rsidRDefault="00D805D0" w:rsidP="00D805D0">
            <w:pPr>
              <w:pStyle w:val="TestCaseInfo"/>
              <w:rPr>
                <w:lang w:eastAsia="zh-CN"/>
              </w:rPr>
            </w:pPr>
            <w:r>
              <w:rPr>
                <w:lang w:eastAsia="zh-CN"/>
              </w:rPr>
              <w:t>Verify the VNFM can register and deregister for vCPU faults and process two notifications correctly</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D805D0" w:rsidRPr="00A86834" w:rsidRDefault="00D805D0" w:rsidP="00124E50">
            <w:pPr>
              <w:pStyle w:val="TestCaseInfo"/>
            </w:pPr>
            <w:r w:rsidRPr="00A86834">
              <w:t xml:space="preserve">VNFM should register successfully register and deregister for virtualized </w:t>
            </w:r>
            <w:r>
              <w:t xml:space="preserve">resource fault notification of </w:t>
            </w:r>
            <w:r w:rsidRPr="00A86834">
              <w:t xml:space="preserve">vCPU and can process </w:t>
            </w:r>
            <w:r>
              <w:t>two</w:t>
            </w:r>
            <w:r w:rsidRPr="00A86834">
              <w:t xml:space="preserve"> notification of this type correctly. The VIM should indicate that the VNFM is registered for the notification.</w:t>
            </w:r>
            <w:r>
              <w:t xml:space="preserve"> The VNF could be implemented with multiple VNFCs and therefore generate multiple notifications.</w:t>
            </w:r>
          </w:p>
          <w:p w:rsidR="00D805D0" w:rsidRPr="00A86834" w:rsidRDefault="00D805D0" w:rsidP="00124E50">
            <w:pPr>
              <w:pStyle w:val="TestCaseInfo"/>
            </w:pPr>
            <w:r w:rsidRPr="00A86834">
              <w:t>Initiate the virtualized resource fault notification through the VIM. The VNFM should successfully indicate the impact and may take actions when configured to do so. The state of the alarm could be:</w:t>
            </w:r>
          </w:p>
          <w:p w:rsidR="00D805D0" w:rsidRPr="00A86834" w:rsidRDefault="00D805D0" w:rsidP="00124E50">
            <w:pPr>
              <w:pStyle w:val="TestCaseInfo"/>
              <w:numPr>
                <w:ilvl w:val="0"/>
                <w:numId w:val="103"/>
              </w:numPr>
            </w:pPr>
            <w:r w:rsidRPr="00A86834">
              <w:t>Fired</w:t>
            </w:r>
          </w:p>
          <w:p w:rsidR="00D805D0" w:rsidRPr="00A86834" w:rsidRDefault="00D805D0" w:rsidP="00124E50">
            <w:pPr>
              <w:pStyle w:val="TestCaseInfo"/>
              <w:numPr>
                <w:ilvl w:val="0"/>
                <w:numId w:val="103"/>
              </w:numPr>
            </w:pPr>
            <w:r w:rsidRPr="00A86834">
              <w:t>updated</w:t>
            </w:r>
          </w:p>
          <w:p w:rsidR="00D805D0" w:rsidRPr="00A86834" w:rsidRDefault="00D805D0" w:rsidP="00124E50">
            <w:pPr>
              <w:pStyle w:val="TestCaseInfo"/>
              <w:numPr>
                <w:ilvl w:val="0"/>
                <w:numId w:val="103"/>
              </w:numPr>
            </w:pPr>
            <w:r w:rsidRPr="00A86834">
              <w:t>cleared</w:t>
            </w:r>
          </w:p>
          <w:p w:rsidR="00D805D0" w:rsidRPr="00A86834" w:rsidRDefault="00D805D0" w:rsidP="00124E50">
            <w:pPr>
              <w:pStyle w:val="TestCaseInfo"/>
            </w:pPr>
            <w:r w:rsidRPr="00A86834">
              <w:t>Following severity is available:</w:t>
            </w:r>
          </w:p>
          <w:p w:rsidR="00D805D0" w:rsidRPr="00A86834" w:rsidRDefault="00D805D0" w:rsidP="00124E50">
            <w:pPr>
              <w:pStyle w:val="TestCaseInfo"/>
              <w:numPr>
                <w:ilvl w:val="0"/>
                <w:numId w:val="103"/>
              </w:numPr>
            </w:pPr>
            <w:r w:rsidRPr="00A86834">
              <w:t>Critical</w:t>
            </w:r>
          </w:p>
          <w:p w:rsidR="00D805D0" w:rsidRPr="00A86834" w:rsidRDefault="00D805D0" w:rsidP="00124E50">
            <w:pPr>
              <w:pStyle w:val="TestCaseInfo"/>
              <w:numPr>
                <w:ilvl w:val="0"/>
                <w:numId w:val="103"/>
              </w:numPr>
            </w:pPr>
            <w:r w:rsidRPr="00A86834">
              <w:t>Major</w:t>
            </w:r>
          </w:p>
          <w:p w:rsidR="00D805D0" w:rsidRPr="00A86834" w:rsidRDefault="00D805D0" w:rsidP="00124E50">
            <w:pPr>
              <w:pStyle w:val="TestCaseInfo"/>
              <w:numPr>
                <w:ilvl w:val="0"/>
                <w:numId w:val="103"/>
              </w:numPr>
            </w:pPr>
            <w:r w:rsidRPr="00A86834">
              <w:t>Minor</w:t>
            </w:r>
          </w:p>
          <w:p w:rsidR="00D805D0" w:rsidRPr="00A86834" w:rsidRDefault="00D805D0" w:rsidP="00124E50">
            <w:pPr>
              <w:pStyle w:val="TestCaseInfo"/>
              <w:numPr>
                <w:ilvl w:val="0"/>
                <w:numId w:val="103"/>
              </w:numPr>
            </w:pPr>
            <w:r w:rsidRPr="00A86834">
              <w:t>Warning</w:t>
            </w:r>
          </w:p>
          <w:p w:rsidR="00D805D0" w:rsidRPr="00A86834" w:rsidRDefault="00D805D0" w:rsidP="00124E50">
            <w:pPr>
              <w:pStyle w:val="TestCaseInfo"/>
              <w:numPr>
                <w:ilvl w:val="0"/>
                <w:numId w:val="103"/>
              </w:numPr>
            </w:pPr>
            <w:r w:rsidRPr="00A86834">
              <w:t>Indeterminate</w:t>
            </w:r>
          </w:p>
          <w:p w:rsidR="00D805D0" w:rsidRPr="00A86834" w:rsidRDefault="00D805D0" w:rsidP="00124E50">
            <w:pPr>
              <w:pStyle w:val="TestCaseInfo"/>
              <w:numPr>
                <w:ilvl w:val="0"/>
                <w:numId w:val="103"/>
              </w:numPr>
            </w:pPr>
            <w:r w:rsidRPr="00A86834">
              <w:t>Cleared</w:t>
            </w:r>
          </w:p>
          <w:p w:rsidR="00D805D0" w:rsidRDefault="00D805D0" w:rsidP="00124E50">
            <w:pPr>
              <w:pStyle w:val="TestCaseInfo"/>
              <w:rPr>
                <w:lang w:eastAsia="zh-CN"/>
              </w:rPr>
            </w:pPr>
            <w:proofErr w:type="gramStart"/>
            <w:r w:rsidRPr="00A86834">
              <w:t>vCompute</w:t>
            </w:r>
            <w:proofErr w:type="gramEnd"/>
            <w:r w:rsidRPr="00A86834">
              <w:t xml:space="preserve"> could have a fault of CPU failure.</w:t>
            </w:r>
          </w:p>
        </w:tc>
      </w:tr>
      <w:tr w:rsidR="00D805D0" w:rsidTr="00124E5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D805D0" w:rsidRPr="00BB39BA" w:rsidRDefault="00D805D0" w:rsidP="00124E50">
            <w:pPr>
              <w:pStyle w:val="TestCaseInfo"/>
            </w:pPr>
            <w:r w:rsidRPr="00BB39BA">
              <w:t>Sequ</w:t>
            </w:r>
            <w:r>
              <w:t>e</w:t>
            </w:r>
            <w:r w:rsidRPr="00BB39BA">
              <w:t>nce:</w:t>
            </w:r>
          </w:p>
          <w:p w:rsidR="00D805D0" w:rsidRDefault="00D805D0" w:rsidP="00C6061A">
            <w:pPr>
              <w:pStyle w:val="TestCaseInfo"/>
              <w:numPr>
                <w:ilvl w:val="0"/>
                <w:numId w:val="184"/>
              </w:numPr>
            </w:pPr>
            <w:r>
              <w:t>Instantiate VNF</w:t>
            </w:r>
          </w:p>
          <w:p w:rsidR="00D805D0" w:rsidRDefault="00D805D0" w:rsidP="00C6061A">
            <w:pPr>
              <w:pStyle w:val="TestCaseInfo"/>
              <w:numPr>
                <w:ilvl w:val="0"/>
                <w:numId w:val="184"/>
              </w:numPr>
            </w:pPr>
            <w:r>
              <w:t>Validate VNF state is Inactive</w:t>
            </w:r>
          </w:p>
          <w:p w:rsidR="00D805D0" w:rsidRDefault="00D805D0" w:rsidP="00C6061A">
            <w:pPr>
              <w:pStyle w:val="TestCaseInfo"/>
              <w:numPr>
                <w:ilvl w:val="0"/>
                <w:numId w:val="184"/>
              </w:numPr>
            </w:pPr>
            <w:r>
              <w:t>Start VNF</w:t>
            </w:r>
          </w:p>
          <w:p w:rsidR="00D805D0" w:rsidRDefault="00D805D0" w:rsidP="00C6061A">
            <w:pPr>
              <w:pStyle w:val="TestCaseInfo"/>
              <w:numPr>
                <w:ilvl w:val="0"/>
                <w:numId w:val="184"/>
              </w:numPr>
            </w:pPr>
            <w:r>
              <w:t>Validate VNF state is Active</w:t>
            </w:r>
          </w:p>
          <w:p w:rsidR="00D805D0" w:rsidRDefault="00D805D0" w:rsidP="00C6061A">
            <w:pPr>
              <w:pStyle w:val="TestCaseInfo"/>
              <w:numPr>
                <w:ilvl w:val="0"/>
                <w:numId w:val="184"/>
              </w:numPr>
            </w:pPr>
            <w:r>
              <w:t>Issue command to the VNFM to register for vCPU fault notification</w:t>
            </w:r>
          </w:p>
          <w:p w:rsidR="00D805D0" w:rsidRDefault="00D805D0" w:rsidP="00C6061A">
            <w:pPr>
              <w:pStyle w:val="TestCaseInfo"/>
              <w:numPr>
                <w:ilvl w:val="0"/>
                <w:numId w:val="184"/>
              </w:numPr>
            </w:pPr>
            <w:r>
              <w:t>Validate via VNFM and VIM interface that registration was successful</w:t>
            </w:r>
          </w:p>
          <w:p w:rsidR="00D805D0" w:rsidRDefault="00D805D0" w:rsidP="00C6061A">
            <w:pPr>
              <w:pStyle w:val="TestCaseInfo"/>
              <w:numPr>
                <w:ilvl w:val="0"/>
                <w:numId w:val="184"/>
              </w:numPr>
            </w:pPr>
            <w:r>
              <w:t>Issue a command to VIM that causes a vCPU fault for the VNFM</w:t>
            </w:r>
          </w:p>
          <w:p w:rsidR="00D805D0" w:rsidRDefault="00D805D0" w:rsidP="00C6061A">
            <w:pPr>
              <w:pStyle w:val="TestCaseInfo"/>
              <w:numPr>
                <w:ilvl w:val="0"/>
                <w:numId w:val="184"/>
              </w:numPr>
            </w:pPr>
            <w:r>
              <w:t>Validate that VNFM processes the vCPU fault notification</w:t>
            </w:r>
          </w:p>
          <w:p w:rsidR="00D805D0" w:rsidRDefault="00D805D0" w:rsidP="00D805D0">
            <w:pPr>
              <w:pStyle w:val="TestCaseInfo"/>
              <w:numPr>
                <w:ilvl w:val="0"/>
                <w:numId w:val="184"/>
              </w:numPr>
            </w:pPr>
            <w:r>
              <w:t>Issue a command to VIM that causes another vCPU fault for the VNFM</w:t>
            </w:r>
          </w:p>
          <w:p w:rsidR="00D805D0" w:rsidRDefault="00D805D0" w:rsidP="00C6061A">
            <w:pPr>
              <w:pStyle w:val="TestCaseInfo"/>
              <w:numPr>
                <w:ilvl w:val="0"/>
                <w:numId w:val="184"/>
              </w:numPr>
            </w:pPr>
            <w:r>
              <w:t>Validate that VNFM processes the vCPU fault update notification</w:t>
            </w:r>
          </w:p>
          <w:p w:rsidR="00D805D0" w:rsidRDefault="00D805D0" w:rsidP="00C6061A">
            <w:pPr>
              <w:pStyle w:val="TestCaseInfo"/>
              <w:numPr>
                <w:ilvl w:val="0"/>
                <w:numId w:val="184"/>
              </w:numPr>
            </w:pPr>
            <w:r>
              <w:t>Issue a command to VIM that clears the vCPU fault for the VNFM</w:t>
            </w:r>
          </w:p>
          <w:p w:rsidR="00D805D0" w:rsidRDefault="00D805D0" w:rsidP="00C6061A">
            <w:pPr>
              <w:pStyle w:val="TestCaseInfo"/>
              <w:numPr>
                <w:ilvl w:val="0"/>
                <w:numId w:val="184"/>
              </w:numPr>
            </w:pPr>
            <w:r>
              <w:t>Validate that VNFM processes the vCPU fault removal notification</w:t>
            </w:r>
          </w:p>
          <w:p w:rsidR="00D805D0" w:rsidRDefault="00D805D0" w:rsidP="00C6061A">
            <w:pPr>
              <w:pStyle w:val="TestCaseInfo"/>
              <w:numPr>
                <w:ilvl w:val="0"/>
                <w:numId w:val="184"/>
              </w:numPr>
            </w:pPr>
            <w:r>
              <w:t>Issue command to the VNFM to deregister for vCPU fault notification</w:t>
            </w:r>
          </w:p>
          <w:p w:rsidR="00D805D0" w:rsidRDefault="00D805D0" w:rsidP="00C6061A">
            <w:pPr>
              <w:pStyle w:val="TestCaseInfo"/>
              <w:numPr>
                <w:ilvl w:val="0"/>
                <w:numId w:val="184"/>
              </w:numPr>
            </w:pPr>
            <w:r>
              <w:t>Validate via VNFM and VIM interface that deregistration was successful</w:t>
            </w:r>
          </w:p>
          <w:p w:rsidR="00D805D0" w:rsidRDefault="00D805D0" w:rsidP="00C6061A">
            <w:pPr>
              <w:pStyle w:val="TestCaseInfo"/>
              <w:numPr>
                <w:ilvl w:val="0"/>
                <w:numId w:val="184"/>
              </w:numPr>
              <w:rPr>
                <w:lang w:eastAsia="zh-CN"/>
              </w:rPr>
            </w:pPr>
            <w:r>
              <w:t>Terminate VNF</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r>
              <w:t>The test case could have multiple subcases addressing the different severities:</w:t>
            </w:r>
          </w:p>
          <w:p w:rsidR="00D805D0" w:rsidRDefault="00D805D0" w:rsidP="00124E50">
            <w:pPr>
              <w:pStyle w:val="TestCaseInfo"/>
              <w:numPr>
                <w:ilvl w:val="0"/>
                <w:numId w:val="107"/>
              </w:numPr>
            </w:pPr>
            <w:r>
              <w:t>Critical</w:t>
            </w:r>
          </w:p>
          <w:p w:rsidR="00D805D0" w:rsidRDefault="00D805D0" w:rsidP="00124E50">
            <w:pPr>
              <w:pStyle w:val="TestCaseInfo"/>
              <w:numPr>
                <w:ilvl w:val="0"/>
                <w:numId w:val="107"/>
              </w:numPr>
            </w:pPr>
            <w:r>
              <w:t>Major</w:t>
            </w:r>
          </w:p>
          <w:p w:rsidR="00D805D0" w:rsidRDefault="00D805D0" w:rsidP="00124E50">
            <w:pPr>
              <w:pStyle w:val="TestCaseInfo"/>
              <w:numPr>
                <w:ilvl w:val="0"/>
                <w:numId w:val="107"/>
              </w:numPr>
            </w:pPr>
            <w:r>
              <w:t>Minor</w:t>
            </w:r>
          </w:p>
          <w:p w:rsidR="00D805D0" w:rsidRDefault="00D805D0" w:rsidP="00124E50">
            <w:pPr>
              <w:pStyle w:val="TestCaseInfo"/>
              <w:numPr>
                <w:ilvl w:val="0"/>
                <w:numId w:val="107"/>
              </w:numPr>
            </w:pPr>
            <w:r>
              <w:t>Warning</w:t>
            </w:r>
          </w:p>
          <w:p w:rsidR="00D805D0" w:rsidRDefault="00D805D0" w:rsidP="00124E50">
            <w:pPr>
              <w:pStyle w:val="TestCaseInfo"/>
              <w:numPr>
                <w:ilvl w:val="0"/>
                <w:numId w:val="107"/>
              </w:numPr>
            </w:pPr>
            <w:r>
              <w:t>Indeterminate</w:t>
            </w:r>
          </w:p>
          <w:p w:rsidR="00D805D0" w:rsidRDefault="00D805D0" w:rsidP="00124E50">
            <w:pPr>
              <w:pStyle w:val="TestCaseInfo"/>
            </w:pPr>
            <w:r>
              <w:t>The state of the alarm could be another set of sub test cases:</w:t>
            </w:r>
          </w:p>
          <w:p w:rsidR="00D805D0" w:rsidRDefault="00D805D0" w:rsidP="00124E50">
            <w:pPr>
              <w:pStyle w:val="TestCaseInfo"/>
              <w:numPr>
                <w:ilvl w:val="0"/>
                <w:numId w:val="106"/>
              </w:numPr>
            </w:pPr>
            <w:r>
              <w:t>Fired</w:t>
            </w:r>
          </w:p>
          <w:p w:rsidR="00D805D0" w:rsidRDefault="00D805D0" w:rsidP="00124E50">
            <w:pPr>
              <w:pStyle w:val="TestCaseInfo"/>
              <w:numPr>
                <w:ilvl w:val="0"/>
                <w:numId w:val="106"/>
              </w:numPr>
            </w:pPr>
            <w:r>
              <w:t>Updated</w:t>
            </w:r>
          </w:p>
          <w:p w:rsidR="00D805D0" w:rsidRDefault="00D805D0" w:rsidP="00124E50">
            <w:pPr>
              <w:pStyle w:val="TestCaseInfo"/>
              <w:numPr>
                <w:ilvl w:val="0"/>
                <w:numId w:val="106"/>
              </w:numPr>
            </w:pPr>
            <w:r>
              <w:t>Cleared</w:t>
            </w:r>
          </w:p>
        </w:tc>
      </w:tr>
    </w:tbl>
    <w:p w:rsidR="00D805D0" w:rsidRDefault="00D805D0" w:rsidP="00D805D0">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27" w:name="_Toc454184456"/>
            <w:bookmarkStart w:id="228" w:name="_Toc467223404"/>
            <w:r>
              <w:t>TC.VNF.FAULT.003</w:t>
            </w:r>
            <w:r>
              <w:tab/>
            </w:r>
            <w:r w:rsidR="005A676A" w:rsidRPr="00D5185A">
              <w:t>vMemory resource fault notification subscription and notification</w:t>
            </w:r>
            <w:bookmarkEnd w:id="227"/>
            <w:bookmarkEnd w:id="228"/>
          </w:p>
        </w:tc>
      </w:tr>
      <w:tr w:rsidR="005A676A" w:rsidTr="00700955">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vMemory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700955" w:rsidRDefault="00700955" w:rsidP="00D45270">
            <w:pPr>
              <w:pStyle w:val="TestCaseInfo"/>
              <w:numPr>
                <w:ilvl w:val="0"/>
                <w:numId w:val="106"/>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lastRenderedPageBreak/>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proofErr w:type="gramStart"/>
            <w:r>
              <w:t>vMemory</w:t>
            </w:r>
            <w:proofErr w:type="gramEnd"/>
            <w:r>
              <w:t xml:space="preserve">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254091">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7"/>
              </w:numPr>
            </w:pPr>
            <w:r>
              <w:t>Instantiate VNF</w:t>
            </w:r>
          </w:p>
          <w:p w:rsidR="005A676A" w:rsidRDefault="005A676A" w:rsidP="00252ACA">
            <w:pPr>
              <w:pStyle w:val="TestCaseInfo"/>
              <w:numPr>
                <w:ilvl w:val="0"/>
                <w:numId w:val="67"/>
              </w:numPr>
            </w:pPr>
            <w:r>
              <w:t>Validate VNF state is Inactive</w:t>
            </w:r>
          </w:p>
          <w:p w:rsidR="005A676A" w:rsidRDefault="005A676A" w:rsidP="00252ACA">
            <w:pPr>
              <w:pStyle w:val="TestCaseInfo"/>
              <w:numPr>
                <w:ilvl w:val="0"/>
                <w:numId w:val="67"/>
              </w:numPr>
            </w:pPr>
            <w:r>
              <w:t>Start VNF</w:t>
            </w:r>
          </w:p>
          <w:p w:rsidR="005A676A" w:rsidRDefault="005A676A" w:rsidP="00252ACA">
            <w:pPr>
              <w:pStyle w:val="TestCaseInfo"/>
              <w:numPr>
                <w:ilvl w:val="0"/>
                <w:numId w:val="67"/>
              </w:numPr>
            </w:pPr>
            <w:r>
              <w:t>Validate VNF state is Active</w:t>
            </w:r>
          </w:p>
          <w:p w:rsidR="005A676A" w:rsidRDefault="005A676A" w:rsidP="00252ACA">
            <w:pPr>
              <w:pStyle w:val="TestCaseInfo"/>
              <w:numPr>
                <w:ilvl w:val="0"/>
                <w:numId w:val="67"/>
              </w:numPr>
            </w:pPr>
            <w:r>
              <w:t>Issue command to the VNFM to register for vMemory fault notification</w:t>
            </w:r>
          </w:p>
          <w:p w:rsidR="005A676A" w:rsidRDefault="005A676A" w:rsidP="00252ACA">
            <w:pPr>
              <w:pStyle w:val="TestCaseInfo"/>
              <w:numPr>
                <w:ilvl w:val="0"/>
                <w:numId w:val="67"/>
              </w:numPr>
            </w:pPr>
            <w:r>
              <w:t>Validate via VNFM and VIM interface that registration was successful</w:t>
            </w:r>
          </w:p>
          <w:p w:rsidR="005A676A" w:rsidRDefault="005A676A" w:rsidP="00252ACA">
            <w:pPr>
              <w:pStyle w:val="TestCaseInfo"/>
              <w:numPr>
                <w:ilvl w:val="0"/>
                <w:numId w:val="67"/>
              </w:numPr>
            </w:pPr>
            <w:r>
              <w:t>Issue a command to VIM that causes a vMemory fault for the VNFM</w:t>
            </w:r>
          </w:p>
          <w:p w:rsidR="005A676A" w:rsidRDefault="005A676A" w:rsidP="00252ACA">
            <w:pPr>
              <w:pStyle w:val="TestCaseInfo"/>
              <w:numPr>
                <w:ilvl w:val="0"/>
                <w:numId w:val="67"/>
              </w:numPr>
            </w:pPr>
            <w:r>
              <w:t>Validate that VNFM processes the vMemory fault notification</w:t>
            </w:r>
          </w:p>
          <w:p w:rsidR="00254091" w:rsidRDefault="00254091" w:rsidP="00254091">
            <w:pPr>
              <w:pStyle w:val="TestCaseInfo"/>
              <w:numPr>
                <w:ilvl w:val="0"/>
                <w:numId w:val="67"/>
              </w:numPr>
            </w:pPr>
            <w:r>
              <w:t>Issue a command to VIM that clears the vMemory fault</w:t>
            </w:r>
          </w:p>
          <w:p w:rsidR="00254091" w:rsidRDefault="00254091" w:rsidP="00254091">
            <w:pPr>
              <w:pStyle w:val="TestCaseInfo"/>
              <w:numPr>
                <w:ilvl w:val="0"/>
                <w:numId w:val="67"/>
              </w:numPr>
            </w:pPr>
            <w:r>
              <w:t>Validate that VNFM processes the vMemory fault clear notification</w:t>
            </w:r>
          </w:p>
          <w:p w:rsidR="005A676A" w:rsidRDefault="005A676A" w:rsidP="00252ACA">
            <w:pPr>
              <w:pStyle w:val="TestCaseInfo"/>
              <w:numPr>
                <w:ilvl w:val="0"/>
                <w:numId w:val="67"/>
              </w:numPr>
            </w:pPr>
            <w:r>
              <w:t>Issue command to the VNFM to deregister for vMemory fault notification</w:t>
            </w:r>
          </w:p>
          <w:p w:rsidR="005A676A" w:rsidRDefault="005A676A" w:rsidP="00252ACA">
            <w:pPr>
              <w:pStyle w:val="TestCaseInfo"/>
              <w:numPr>
                <w:ilvl w:val="0"/>
                <w:numId w:val="67"/>
              </w:numPr>
            </w:pPr>
            <w:r>
              <w:t>Validate via VNFM and VIM interface that deregistration was successful</w:t>
            </w:r>
          </w:p>
          <w:p w:rsidR="005A676A" w:rsidRDefault="005A676A" w:rsidP="00252ACA">
            <w:pPr>
              <w:pStyle w:val="TestCaseInfo"/>
              <w:numPr>
                <w:ilvl w:val="0"/>
                <w:numId w:val="67"/>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254091" w:rsidRDefault="00254091" w:rsidP="00254091">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5A676A" w:rsidRDefault="00254091" w:rsidP="00D45270">
            <w:pPr>
              <w:pStyle w:val="TestCaseInfo"/>
              <w:numPr>
                <w:ilvl w:val="0"/>
                <w:numId w:val="106"/>
              </w:numPr>
            </w:pPr>
            <w:r>
              <w:t>Cleared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29" w:name="_Toc454184457"/>
            <w:bookmarkStart w:id="230" w:name="_Toc467223405"/>
            <w:r>
              <w:t>TC.VNF.FAULT.004</w:t>
            </w:r>
            <w:r>
              <w:tab/>
            </w:r>
            <w:r w:rsidR="005A676A" w:rsidRPr="00D5185A">
              <w:t>v</w:t>
            </w:r>
            <w:r w:rsidR="005A676A">
              <w:t>Network</w:t>
            </w:r>
            <w:r w:rsidR="005A676A" w:rsidRPr="00D5185A">
              <w:t xml:space="preserve"> resource fault notification subscription and notification</w:t>
            </w:r>
            <w:bookmarkEnd w:id="229"/>
            <w:bookmarkEnd w:id="230"/>
          </w:p>
        </w:tc>
      </w:tr>
      <w:tr w:rsidR="005A676A" w:rsidRPr="00D67489" w:rsidTr="00700955">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pPr>
            <w:r>
              <w:rPr>
                <w:lang w:eastAsia="zh-CN"/>
              </w:rPr>
              <w:t>Verify the VNFM can register and deregister for vNetwork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lastRenderedPageBreak/>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proofErr w:type="gramStart"/>
            <w:r>
              <w:t>vNetwork</w:t>
            </w:r>
            <w:proofErr w:type="gramEnd"/>
            <w:r>
              <w:t xml:space="preserve">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8"/>
              </w:numPr>
            </w:pPr>
            <w:r>
              <w:t>Instantiate VNF</w:t>
            </w:r>
          </w:p>
          <w:p w:rsidR="005A676A" w:rsidRDefault="005A676A" w:rsidP="00252ACA">
            <w:pPr>
              <w:pStyle w:val="TestCaseInfo"/>
              <w:numPr>
                <w:ilvl w:val="0"/>
                <w:numId w:val="68"/>
              </w:numPr>
            </w:pPr>
            <w:r>
              <w:t>Validate VNF state is Inactive</w:t>
            </w:r>
          </w:p>
          <w:p w:rsidR="005A676A" w:rsidRDefault="005A676A" w:rsidP="00252ACA">
            <w:pPr>
              <w:pStyle w:val="TestCaseInfo"/>
              <w:numPr>
                <w:ilvl w:val="0"/>
                <w:numId w:val="68"/>
              </w:numPr>
            </w:pPr>
            <w:r>
              <w:t>Start VNF</w:t>
            </w:r>
          </w:p>
          <w:p w:rsidR="005A676A" w:rsidRDefault="005A676A" w:rsidP="00252ACA">
            <w:pPr>
              <w:pStyle w:val="TestCaseInfo"/>
              <w:numPr>
                <w:ilvl w:val="0"/>
                <w:numId w:val="68"/>
              </w:numPr>
            </w:pPr>
            <w:r>
              <w:t>Validate VNF state is Active</w:t>
            </w:r>
          </w:p>
          <w:p w:rsidR="005A676A" w:rsidRDefault="005A676A" w:rsidP="00252ACA">
            <w:pPr>
              <w:pStyle w:val="TestCaseInfo"/>
              <w:numPr>
                <w:ilvl w:val="0"/>
                <w:numId w:val="68"/>
              </w:numPr>
            </w:pPr>
            <w:r>
              <w:t>Issue command to the VNFM to register for vNetwork fault notification</w:t>
            </w:r>
          </w:p>
          <w:p w:rsidR="005A676A" w:rsidRDefault="005A676A" w:rsidP="00252ACA">
            <w:pPr>
              <w:pStyle w:val="TestCaseInfo"/>
              <w:numPr>
                <w:ilvl w:val="0"/>
                <w:numId w:val="68"/>
              </w:numPr>
            </w:pPr>
            <w:r>
              <w:t>Validate via VNFM and VIM interface that registration was successful</w:t>
            </w:r>
          </w:p>
          <w:p w:rsidR="005A676A" w:rsidRDefault="005A676A" w:rsidP="00252ACA">
            <w:pPr>
              <w:pStyle w:val="TestCaseInfo"/>
              <w:numPr>
                <w:ilvl w:val="0"/>
                <w:numId w:val="68"/>
              </w:numPr>
            </w:pPr>
            <w:r>
              <w:t>Issue a command to VIM that causes a vNetwork fault for the VNFM</w:t>
            </w:r>
          </w:p>
          <w:p w:rsidR="005A676A" w:rsidRDefault="005A676A" w:rsidP="00252ACA">
            <w:pPr>
              <w:pStyle w:val="TestCaseInfo"/>
              <w:numPr>
                <w:ilvl w:val="0"/>
                <w:numId w:val="68"/>
              </w:numPr>
            </w:pPr>
            <w:r>
              <w:t>Validate that VNFM processes the vNetwork fault notification</w:t>
            </w:r>
          </w:p>
          <w:p w:rsidR="005A676A" w:rsidRDefault="005A676A" w:rsidP="00252ACA">
            <w:pPr>
              <w:pStyle w:val="TestCaseInfo"/>
              <w:numPr>
                <w:ilvl w:val="0"/>
                <w:numId w:val="68"/>
              </w:numPr>
            </w:pPr>
            <w:r>
              <w:t>Issue command to the VNFM to deregister for vNetwork fault notification</w:t>
            </w:r>
          </w:p>
          <w:p w:rsidR="005A676A" w:rsidRDefault="005A676A" w:rsidP="00252ACA">
            <w:pPr>
              <w:pStyle w:val="TestCaseInfo"/>
              <w:numPr>
                <w:ilvl w:val="0"/>
                <w:numId w:val="68"/>
              </w:numPr>
            </w:pPr>
            <w:r>
              <w:t>Validate via VNFM and VIM interface that deregistration was successful</w:t>
            </w:r>
          </w:p>
          <w:p w:rsidR="005A676A" w:rsidRDefault="005A676A" w:rsidP="00252ACA">
            <w:pPr>
              <w:pStyle w:val="TestCaseInfo"/>
              <w:numPr>
                <w:ilvl w:val="0"/>
                <w:numId w:val="68"/>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C28EB" w:rsidRDefault="00FC28EB" w:rsidP="00FC28EB">
            <w:pPr>
              <w:pStyle w:val="TestCaseInfo"/>
            </w:pPr>
            <w:r>
              <w:t>The test case could have multiple subcases addressing the different severities:</w:t>
            </w:r>
          </w:p>
          <w:p w:rsidR="00FC28EB" w:rsidRDefault="00FC28EB" w:rsidP="00D45270">
            <w:pPr>
              <w:pStyle w:val="TestCaseInfo"/>
              <w:numPr>
                <w:ilvl w:val="0"/>
                <w:numId w:val="107"/>
              </w:numPr>
            </w:pPr>
            <w:r>
              <w:t>Critical</w:t>
            </w:r>
          </w:p>
          <w:p w:rsidR="00FC28EB" w:rsidRDefault="00FC28EB" w:rsidP="00D45270">
            <w:pPr>
              <w:pStyle w:val="TestCaseInfo"/>
              <w:numPr>
                <w:ilvl w:val="0"/>
                <w:numId w:val="107"/>
              </w:numPr>
            </w:pPr>
            <w:r>
              <w:t>Major</w:t>
            </w:r>
          </w:p>
          <w:p w:rsidR="00FC28EB" w:rsidRDefault="00FC28EB" w:rsidP="00D45270">
            <w:pPr>
              <w:pStyle w:val="TestCaseInfo"/>
              <w:numPr>
                <w:ilvl w:val="0"/>
                <w:numId w:val="107"/>
              </w:numPr>
            </w:pPr>
            <w:r>
              <w:t>Minor</w:t>
            </w:r>
          </w:p>
          <w:p w:rsidR="00FC28EB" w:rsidRDefault="00FC28EB" w:rsidP="00D45270">
            <w:pPr>
              <w:pStyle w:val="TestCaseInfo"/>
              <w:numPr>
                <w:ilvl w:val="0"/>
                <w:numId w:val="107"/>
              </w:numPr>
            </w:pPr>
            <w:r>
              <w:t>Warning</w:t>
            </w:r>
          </w:p>
          <w:p w:rsidR="00FC28EB" w:rsidRDefault="00FC28EB" w:rsidP="00D45270">
            <w:pPr>
              <w:pStyle w:val="TestCaseInfo"/>
              <w:numPr>
                <w:ilvl w:val="0"/>
                <w:numId w:val="107"/>
              </w:numPr>
            </w:pPr>
            <w:r>
              <w:t>Indeterminate</w:t>
            </w:r>
          </w:p>
          <w:p w:rsidR="00FC28EB" w:rsidRDefault="00FC28EB" w:rsidP="00FC28EB">
            <w:pPr>
              <w:pStyle w:val="TestCaseInfo"/>
            </w:pPr>
            <w:r>
              <w:t>The state of the alarm could be another set of sub test cases:</w:t>
            </w:r>
          </w:p>
          <w:p w:rsidR="00FC28EB" w:rsidRDefault="00FC28EB" w:rsidP="00D45270">
            <w:pPr>
              <w:pStyle w:val="TestCaseInfo"/>
              <w:numPr>
                <w:ilvl w:val="0"/>
                <w:numId w:val="106"/>
              </w:numPr>
            </w:pPr>
            <w:r>
              <w:t>Fired</w:t>
            </w:r>
          </w:p>
          <w:p w:rsidR="00FC28EB" w:rsidRDefault="00FC28EB" w:rsidP="00D45270">
            <w:pPr>
              <w:pStyle w:val="TestCaseInfo"/>
              <w:numPr>
                <w:ilvl w:val="0"/>
                <w:numId w:val="106"/>
              </w:numPr>
            </w:pPr>
            <w:r>
              <w:t>Updated</w:t>
            </w:r>
          </w:p>
          <w:p w:rsidR="005A676A" w:rsidRDefault="00FC28EB" w:rsidP="00D45270">
            <w:pPr>
              <w:pStyle w:val="TestCaseInfo"/>
              <w:numPr>
                <w:ilvl w:val="0"/>
                <w:numId w:val="106"/>
              </w:numPr>
            </w:pPr>
            <w:r>
              <w:t>Cleared</w:t>
            </w:r>
          </w:p>
        </w:tc>
      </w:tr>
    </w:tbl>
    <w:p w:rsidR="00700955" w:rsidRDefault="0070095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31" w:name="_Toc454184458"/>
            <w:bookmarkStart w:id="232" w:name="_Toc467223406"/>
            <w:r>
              <w:t>TC.VNF.FAULT.005</w:t>
            </w:r>
            <w:r>
              <w:tab/>
            </w:r>
            <w:r w:rsidR="005A676A">
              <w:t>vStorage</w:t>
            </w:r>
            <w:r w:rsidR="005A676A" w:rsidRPr="00D5185A">
              <w:t xml:space="preserve"> resource fault notification subscription and notification</w:t>
            </w:r>
            <w:bookmarkEnd w:id="231"/>
            <w:bookmarkEnd w:id="232"/>
          </w:p>
        </w:tc>
      </w:tr>
      <w:tr w:rsidR="005A676A" w:rsidRPr="00D67489" w:rsidTr="00700955">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700955">
            <w:pPr>
              <w:pStyle w:val="TestCaseInfo"/>
            </w:pPr>
            <w:r>
              <w:rPr>
                <w:lang w:eastAsia="zh-CN"/>
              </w:rPr>
              <w:t>Verify the VNFM can register and deregister for vStorage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for virtualized resource fault notification of vStorage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proofErr w:type="gramStart"/>
            <w:r>
              <w:t>vStorage</w:t>
            </w:r>
            <w:proofErr w:type="gramEnd"/>
            <w:r>
              <w:t xml:space="preserve"> could have a fault of hardware access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700955">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9"/>
              </w:numPr>
            </w:pPr>
            <w:r>
              <w:t>Instantiate VNF</w:t>
            </w:r>
          </w:p>
          <w:p w:rsidR="005A676A" w:rsidRDefault="005A676A" w:rsidP="00252ACA">
            <w:pPr>
              <w:pStyle w:val="TestCaseInfo"/>
              <w:numPr>
                <w:ilvl w:val="0"/>
                <w:numId w:val="69"/>
              </w:numPr>
            </w:pPr>
            <w:r>
              <w:t>Validate VNF state is Inactive</w:t>
            </w:r>
          </w:p>
          <w:p w:rsidR="005A676A" w:rsidRDefault="005A676A" w:rsidP="00252ACA">
            <w:pPr>
              <w:pStyle w:val="TestCaseInfo"/>
              <w:numPr>
                <w:ilvl w:val="0"/>
                <w:numId w:val="69"/>
              </w:numPr>
            </w:pPr>
            <w:r>
              <w:t>Start VNF</w:t>
            </w:r>
          </w:p>
          <w:p w:rsidR="005A676A" w:rsidRDefault="005A676A" w:rsidP="00252ACA">
            <w:pPr>
              <w:pStyle w:val="TestCaseInfo"/>
              <w:numPr>
                <w:ilvl w:val="0"/>
                <w:numId w:val="69"/>
              </w:numPr>
            </w:pPr>
            <w:r>
              <w:t>Validate VNF state is Active</w:t>
            </w:r>
          </w:p>
          <w:p w:rsidR="005A676A" w:rsidRDefault="005A676A" w:rsidP="00252ACA">
            <w:pPr>
              <w:pStyle w:val="TestCaseInfo"/>
              <w:numPr>
                <w:ilvl w:val="0"/>
                <w:numId w:val="69"/>
              </w:numPr>
            </w:pPr>
            <w:r>
              <w:t>Issue command to the VNFM to register for vStorage fault notification</w:t>
            </w:r>
          </w:p>
          <w:p w:rsidR="005A676A" w:rsidRDefault="005A676A" w:rsidP="00252ACA">
            <w:pPr>
              <w:pStyle w:val="TestCaseInfo"/>
              <w:numPr>
                <w:ilvl w:val="0"/>
                <w:numId w:val="69"/>
              </w:numPr>
            </w:pPr>
            <w:r>
              <w:t>Validate via VNFM and VIM interface that registration was successful</w:t>
            </w:r>
          </w:p>
          <w:p w:rsidR="005A676A" w:rsidRDefault="005A676A" w:rsidP="00252ACA">
            <w:pPr>
              <w:pStyle w:val="TestCaseInfo"/>
              <w:numPr>
                <w:ilvl w:val="0"/>
                <w:numId w:val="69"/>
              </w:numPr>
            </w:pPr>
            <w:r>
              <w:t>Issue a command to VIM that causes a vStorage fault for the VNFM</w:t>
            </w:r>
          </w:p>
          <w:p w:rsidR="005A676A" w:rsidRDefault="005A676A" w:rsidP="00252ACA">
            <w:pPr>
              <w:pStyle w:val="TestCaseInfo"/>
              <w:numPr>
                <w:ilvl w:val="0"/>
                <w:numId w:val="69"/>
              </w:numPr>
            </w:pPr>
            <w:r>
              <w:t>Validate that VNFM processes the vStorage fault notification</w:t>
            </w:r>
          </w:p>
          <w:p w:rsidR="00700955" w:rsidRDefault="00700955" w:rsidP="00700955">
            <w:pPr>
              <w:pStyle w:val="TestCaseInfo"/>
              <w:numPr>
                <w:ilvl w:val="0"/>
                <w:numId w:val="69"/>
              </w:numPr>
            </w:pPr>
            <w:r>
              <w:t>Issue a command to VIM that clears vStorage fault for the VNFM</w:t>
            </w:r>
          </w:p>
          <w:p w:rsidR="00700955" w:rsidRDefault="00700955" w:rsidP="00700955">
            <w:pPr>
              <w:pStyle w:val="TestCaseInfo"/>
              <w:numPr>
                <w:ilvl w:val="0"/>
                <w:numId w:val="69"/>
              </w:numPr>
            </w:pPr>
            <w:r>
              <w:t>Validate that VNFM processes the vStorage fault clear notification</w:t>
            </w:r>
          </w:p>
          <w:p w:rsidR="005A676A" w:rsidRDefault="005A676A" w:rsidP="00252ACA">
            <w:pPr>
              <w:pStyle w:val="TestCaseInfo"/>
              <w:numPr>
                <w:ilvl w:val="0"/>
                <w:numId w:val="69"/>
              </w:numPr>
            </w:pPr>
            <w:r>
              <w:t>Issue command to the VNFM to deregister for vStorage fault notification</w:t>
            </w:r>
          </w:p>
          <w:p w:rsidR="005A676A" w:rsidRDefault="005A676A" w:rsidP="00252ACA">
            <w:pPr>
              <w:pStyle w:val="TestCaseInfo"/>
              <w:numPr>
                <w:ilvl w:val="0"/>
                <w:numId w:val="69"/>
              </w:numPr>
            </w:pPr>
            <w:r>
              <w:t>Validate via VNFM and VIM interface that deregistration was successful</w:t>
            </w:r>
          </w:p>
          <w:p w:rsidR="005A676A" w:rsidRDefault="005A676A" w:rsidP="00252ACA">
            <w:pPr>
              <w:pStyle w:val="TestCaseInfo"/>
              <w:numPr>
                <w:ilvl w:val="0"/>
                <w:numId w:val="69"/>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00955" w:rsidRDefault="00700955" w:rsidP="00700955">
            <w:pPr>
              <w:pStyle w:val="TestCaseInfo"/>
            </w:pPr>
            <w:r>
              <w:t>The test case could have multiple subcases addressing the different severities:</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700955">
            <w:pPr>
              <w:pStyle w:val="TestCaseInfo"/>
            </w:pPr>
            <w:r>
              <w:t>The state of the alarm could be another set of sub test cases:</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5A676A" w:rsidRDefault="00700955" w:rsidP="00D45270">
            <w:pPr>
              <w:pStyle w:val="TestCaseInfo"/>
              <w:numPr>
                <w:ilvl w:val="0"/>
                <w:numId w:val="106"/>
              </w:numPr>
            </w:pPr>
            <w:r>
              <w:t>Cleared</w:t>
            </w:r>
          </w:p>
        </w:tc>
      </w:tr>
    </w:tbl>
    <w:p w:rsidR="005A676A" w:rsidRDefault="005A676A" w:rsidP="005A676A">
      <w:pPr>
        <w:rPr>
          <w:lang w:eastAsia="zh-CN"/>
        </w:rPr>
      </w:pPr>
    </w:p>
    <w:p w:rsidR="005A676A" w:rsidRPr="00C35DDF" w:rsidRDefault="005A676A" w:rsidP="00C35DDF">
      <w:pPr>
        <w:pStyle w:val="Heading2"/>
      </w:pPr>
      <w:bookmarkStart w:id="233" w:name="_Toc454184370"/>
      <w:bookmarkStart w:id="234" w:name="_Toc467159723"/>
      <w:r w:rsidRPr="00C35DDF">
        <w:lastRenderedPageBreak/>
        <w:t>VNF Recovery</w:t>
      </w:r>
      <w:bookmarkEnd w:id="233"/>
      <w:bookmarkEnd w:id="234"/>
    </w:p>
    <w:p w:rsidR="005A676A" w:rsidRDefault="007F25E7" w:rsidP="005A676A">
      <w:pPr>
        <w:rPr>
          <w:lang w:eastAsia="zh-CN"/>
        </w:rPr>
      </w:pPr>
      <w:r>
        <w:rPr>
          <w:lang w:eastAsia="zh-CN"/>
        </w:rPr>
        <w:t>Once a VNF is a fault state, the VNFM should recover the VNF from this state and bring it back to normal operation.</w:t>
      </w:r>
    </w:p>
    <w:p w:rsidR="007F25E7" w:rsidRDefault="007F25E7"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35" w:name="_Toc454184459"/>
            <w:bookmarkStart w:id="236" w:name="_Toc467223407"/>
            <w:r>
              <w:t>TC.VNF.RECOVERY.001</w:t>
            </w:r>
            <w:r>
              <w:tab/>
            </w:r>
            <w:r w:rsidR="005A676A" w:rsidRPr="00BB39BA">
              <w:t>Manual VNF recover of a faulty VNF</w:t>
            </w:r>
            <w:bookmarkEnd w:id="235"/>
            <w:bookmarkEnd w:id="236"/>
          </w:p>
        </w:tc>
      </w:tr>
      <w:tr w:rsidR="005A676A" w:rsidTr="004661AD">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4661AD" w:rsidP="004661AD">
            <w:pPr>
              <w:pStyle w:val="TestCaseInfo"/>
              <w:rPr>
                <w:lang w:eastAsia="zh-CN"/>
              </w:rPr>
            </w:pPr>
            <w:r>
              <w:rPr>
                <w:lang w:eastAsia="zh-CN"/>
              </w:rPr>
              <w:t>Validate</w:t>
            </w:r>
            <w:r w:rsidR="005A676A" w:rsidRPr="00BB39BA">
              <w:rPr>
                <w:lang w:eastAsia="zh-CN"/>
              </w:rPr>
              <w:t xml:space="preserve"> VNFM recover</w:t>
            </w:r>
            <w:r>
              <w:rPr>
                <w:lang w:eastAsia="zh-CN"/>
              </w:rPr>
              <w:t>s</w:t>
            </w:r>
            <w:r w:rsidR="005A676A" w:rsidRPr="00BB39BA">
              <w:rPr>
                <w:lang w:eastAsia="zh-CN"/>
              </w:rPr>
              <w:t xml:space="preserve"> a faulty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4661AD" w:rsidP="00143687">
            <w:pPr>
              <w:pStyle w:val="TestCaseInfo"/>
              <w:rPr>
                <w:lang w:eastAsia="zh-CN"/>
              </w:rPr>
            </w:pPr>
            <w:r w:rsidRPr="00BB39BA">
              <w:rPr>
                <w:lang w:eastAsia="zh-CN"/>
              </w:rPr>
              <w:t>The VNFM must be able to recover a faulty VNF. The recovery instruction could come from a command issued to the VNFM, from the NFVO or EM. Traffic should be send before the instruction gets issued. We should measure how long it takes for the VNFM to recover the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98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Sequence:</w:t>
            </w:r>
          </w:p>
          <w:p w:rsidR="005A676A" w:rsidRPr="00BB39BA" w:rsidRDefault="005A676A" w:rsidP="00252ACA">
            <w:pPr>
              <w:pStyle w:val="TestCaseInfo"/>
              <w:numPr>
                <w:ilvl w:val="0"/>
                <w:numId w:val="70"/>
              </w:numPr>
            </w:pPr>
            <w:r w:rsidRPr="00BB39BA">
              <w:t>Instantiate VNF</w:t>
            </w:r>
          </w:p>
          <w:p w:rsidR="005A676A" w:rsidRPr="00BB39BA" w:rsidRDefault="005A676A" w:rsidP="00252ACA">
            <w:pPr>
              <w:pStyle w:val="TestCaseInfo"/>
              <w:numPr>
                <w:ilvl w:val="0"/>
                <w:numId w:val="70"/>
              </w:numPr>
            </w:pPr>
            <w:r w:rsidRPr="00BB39BA">
              <w:t>Validate VNF state is Inactive</w:t>
            </w:r>
          </w:p>
          <w:p w:rsidR="005A676A" w:rsidRPr="00BB39BA" w:rsidRDefault="005A676A" w:rsidP="00252ACA">
            <w:pPr>
              <w:pStyle w:val="TestCaseInfo"/>
              <w:numPr>
                <w:ilvl w:val="0"/>
                <w:numId w:val="70"/>
              </w:numPr>
            </w:pPr>
            <w:r w:rsidRPr="00BB39BA">
              <w:t>Start VNF</w:t>
            </w:r>
          </w:p>
          <w:p w:rsidR="005A676A" w:rsidRPr="00BB39BA" w:rsidRDefault="005A676A" w:rsidP="00252ACA">
            <w:pPr>
              <w:pStyle w:val="TestCaseInfo"/>
              <w:numPr>
                <w:ilvl w:val="0"/>
                <w:numId w:val="70"/>
              </w:numPr>
            </w:pPr>
            <w:r w:rsidRPr="00BB39BA">
              <w:t>Validate VNF state is Active</w:t>
            </w:r>
          </w:p>
          <w:p w:rsidR="005A676A" w:rsidRPr="00BB39BA" w:rsidRDefault="005A676A" w:rsidP="00252ACA">
            <w:pPr>
              <w:pStyle w:val="TestCaseInfo"/>
              <w:numPr>
                <w:ilvl w:val="0"/>
                <w:numId w:val="70"/>
              </w:numPr>
            </w:pPr>
            <w:r w:rsidRPr="00BB39BA">
              <w:t>Generate normal traffic load</w:t>
            </w:r>
          </w:p>
          <w:p w:rsidR="005A676A" w:rsidRPr="00BB39BA" w:rsidRDefault="005A676A" w:rsidP="00252ACA">
            <w:pPr>
              <w:pStyle w:val="TestCaseInfo"/>
              <w:numPr>
                <w:ilvl w:val="0"/>
                <w:numId w:val="70"/>
              </w:numPr>
            </w:pPr>
            <w:r w:rsidRPr="00BB39BA">
              <w:t>Validate that traffic f</w:t>
            </w:r>
            <w:r w:rsidR="004661AD">
              <w:t>lows through without issues (</w:t>
            </w:r>
            <w:r w:rsidR="004661AD">
              <w:sym w:font="Wingdings" w:char="F0E0"/>
            </w:r>
            <w:r w:rsidRPr="00BB39BA">
              <w:t xml:space="preserve"> no dropped packets)</w:t>
            </w:r>
          </w:p>
          <w:p w:rsidR="005A676A" w:rsidRPr="00BB39BA" w:rsidRDefault="005A676A" w:rsidP="00252ACA">
            <w:pPr>
              <w:pStyle w:val="TestCaseInfo"/>
              <w:numPr>
                <w:ilvl w:val="0"/>
                <w:numId w:val="70"/>
              </w:numPr>
            </w:pPr>
            <w:r w:rsidRPr="00BB39BA">
              <w:t xml:space="preserve">Issue command </w:t>
            </w:r>
            <w:r w:rsidR="007F25E7">
              <w:t>to inject</w:t>
            </w:r>
            <w:r w:rsidR="004661AD">
              <w:t xml:space="preserve"> </w:t>
            </w:r>
            <w:r w:rsidRPr="00BB39BA">
              <w:t>a fault</w:t>
            </w:r>
          </w:p>
          <w:p w:rsidR="005A676A" w:rsidRPr="00BB39BA" w:rsidRDefault="005A676A" w:rsidP="00252ACA">
            <w:pPr>
              <w:pStyle w:val="TestCaseInfo"/>
              <w:numPr>
                <w:ilvl w:val="0"/>
                <w:numId w:val="70"/>
              </w:numPr>
            </w:pPr>
            <w:r w:rsidRPr="00BB39BA">
              <w:t xml:space="preserve">Validate that traffic gets dropped as VNF is now </w:t>
            </w:r>
            <w:r w:rsidR="007F25E7">
              <w:t>in fault condition</w:t>
            </w:r>
            <w:r w:rsidRPr="00BB39BA">
              <w:t xml:space="preserve"> (</w:t>
            </w:r>
            <w:r w:rsidR="004661AD">
              <w:sym w:font="Wingdings" w:char="F0E0"/>
            </w:r>
            <w:r w:rsidRPr="00BB39BA">
              <w:t xml:space="preserve"> dropped packets)</w:t>
            </w:r>
          </w:p>
          <w:p w:rsidR="005A676A" w:rsidRPr="00BB39BA" w:rsidRDefault="005A676A" w:rsidP="00252ACA">
            <w:pPr>
              <w:pStyle w:val="TestCaseInfo"/>
              <w:numPr>
                <w:ilvl w:val="0"/>
                <w:numId w:val="70"/>
              </w:numPr>
            </w:pPr>
            <w:r w:rsidRPr="00BB39BA">
              <w:t>Manually issue V</w:t>
            </w:r>
            <w:r w:rsidR="004661AD">
              <w:t>NFM command healing trigger (</w:t>
            </w:r>
            <w:r w:rsidR="004661AD">
              <w:sym w:font="Wingdings" w:char="F0E0"/>
            </w:r>
            <w:r w:rsidRPr="00BB39BA">
              <w:t xml:space="preserve"> time stamp)</w:t>
            </w:r>
          </w:p>
          <w:p w:rsidR="005A676A" w:rsidRPr="00BB39BA" w:rsidRDefault="007F25E7" w:rsidP="00252ACA">
            <w:pPr>
              <w:pStyle w:val="TestCaseInfo"/>
              <w:numPr>
                <w:ilvl w:val="0"/>
                <w:numId w:val="70"/>
              </w:numPr>
            </w:pPr>
            <w:r>
              <w:t>Validate fault has been removed</w:t>
            </w:r>
            <w:r w:rsidR="004661AD">
              <w:t xml:space="preserve"> (</w:t>
            </w:r>
            <w:r w:rsidR="004661AD">
              <w:sym w:font="Wingdings" w:char="F0E0"/>
            </w:r>
            <w:r w:rsidR="005A676A" w:rsidRPr="00BB39BA">
              <w:t xml:space="preserve"> time stamp)</w:t>
            </w:r>
          </w:p>
          <w:p w:rsidR="005A676A" w:rsidRPr="00BB39BA" w:rsidRDefault="005A676A" w:rsidP="00252ACA">
            <w:pPr>
              <w:pStyle w:val="TestCaseInfo"/>
              <w:numPr>
                <w:ilvl w:val="0"/>
                <w:numId w:val="70"/>
              </w:numPr>
            </w:pPr>
            <w:r w:rsidRPr="00BB39BA">
              <w:t>Validate traffic flows through without issues (</w:t>
            </w:r>
            <w:r w:rsidR="004661AD">
              <w:sym w:font="Wingdings" w:char="F0E0"/>
            </w:r>
            <w:r w:rsidRPr="00BB39BA">
              <w:t xml:space="preserve"> no dropped packets, </w:t>
            </w:r>
            <w:r w:rsidR="004661AD">
              <w:sym w:font="Wingdings" w:char="F0E0"/>
            </w:r>
            <w:r w:rsidRPr="00BB39BA">
              <w:t xml:space="preserve"> time stamp)</w:t>
            </w:r>
          </w:p>
          <w:p w:rsidR="005A676A" w:rsidRPr="00BB39BA" w:rsidRDefault="005A676A" w:rsidP="00252ACA">
            <w:pPr>
              <w:pStyle w:val="TestCaseInfo"/>
              <w:numPr>
                <w:ilvl w:val="0"/>
                <w:numId w:val="70"/>
              </w:numPr>
            </w:pPr>
            <w:r w:rsidRPr="00BB39BA">
              <w:t>Stop Traffic</w:t>
            </w:r>
          </w:p>
          <w:p w:rsidR="005A676A" w:rsidRDefault="005A676A" w:rsidP="00252ACA">
            <w:pPr>
              <w:pStyle w:val="TestCaseInfo"/>
              <w:numPr>
                <w:ilvl w:val="0"/>
                <w:numId w:val="70"/>
              </w:numPr>
              <w:rPr>
                <w:lang w:eastAsia="zh-CN"/>
              </w:rPr>
            </w:pPr>
            <w:r w:rsidRPr="00BB39BA">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661AD" w:rsidRDefault="004661AD" w:rsidP="004661AD">
            <w:pPr>
              <w:pStyle w:val="TestCaseInfo"/>
              <w:rPr>
                <w:lang w:eastAsia="zh-CN"/>
              </w:rPr>
            </w:pPr>
            <w:r>
              <w:rPr>
                <w:lang w:eastAsia="zh-CN"/>
              </w:rPr>
              <w:t xml:space="preserve">Sub test cases could be created based on the source of the </w:t>
            </w:r>
            <w:r w:rsidRPr="00BB39BA">
              <w:rPr>
                <w:lang w:eastAsia="zh-CN"/>
              </w:rPr>
              <w:t xml:space="preserve">recovery instruction </w:t>
            </w:r>
          </w:p>
          <w:p w:rsidR="004661AD" w:rsidRDefault="007F25E7" w:rsidP="00D45270">
            <w:pPr>
              <w:pStyle w:val="TestCaseInfo"/>
              <w:numPr>
                <w:ilvl w:val="0"/>
                <w:numId w:val="108"/>
              </w:numPr>
            </w:pPr>
            <w:r>
              <w:rPr>
                <w:lang w:eastAsia="zh-CN"/>
              </w:rPr>
              <w:t xml:space="preserve">Command to </w:t>
            </w:r>
            <w:r w:rsidR="004661AD" w:rsidRPr="00BB39BA">
              <w:rPr>
                <w:lang w:eastAsia="zh-CN"/>
              </w:rPr>
              <w:t>VNFM</w:t>
            </w:r>
            <w:r>
              <w:rPr>
                <w:lang w:eastAsia="zh-CN"/>
              </w:rPr>
              <w:t xml:space="preserve"> directly</w:t>
            </w:r>
          </w:p>
          <w:p w:rsidR="004661AD" w:rsidRDefault="007F25E7" w:rsidP="00D45270">
            <w:pPr>
              <w:pStyle w:val="TestCaseInfo"/>
              <w:numPr>
                <w:ilvl w:val="0"/>
                <w:numId w:val="108"/>
              </w:numPr>
            </w:pPr>
            <w:r>
              <w:rPr>
                <w:lang w:eastAsia="zh-CN"/>
              </w:rPr>
              <w:t xml:space="preserve">Command from </w:t>
            </w:r>
            <w:r w:rsidR="004661AD" w:rsidRPr="00BB39BA">
              <w:rPr>
                <w:lang w:eastAsia="zh-CN"/>
              </w:rPr>
              <w:t>NFVO</w:t>
            </w:r>
          </w:p>
          <w:p w:rsidR="005A676A" w:rsidRDefault="007F25E7" w:rsidP="00D45270">
            <w:pPr>
              <w:pStyle w:val="TestCaseInfo"/>
              <w:numPr>
                <w:ilvl w:val="0"/>
                <w:numId w:val="108"/>
              </w:numPr>
            </w:pPr>
            <w:r>
              <w:rPr>
                <w:lang w:eastAsia="zh-CN"/>
              </w:rPr>
              <w:t xml:space="preserve">Command from </w:t>
            </w:r>
            <w:r w:rsidR="004661AD" w:rsidRPr="00BB39BA">
              <w:rPr>
                <w:lang w:eastAsia="zh-CN"/>
              </w:rPr>
              <w:t>EM</w:t>
            </w:r>
          </w:p>
          <w:p w:rsidR="007F25E7" w:rsidRDefault="007F25E7" w:rsidP="007F25E7">
            <w:pPr>
              <w:pStyle w:val="TestCaseInfo"/>
            </w:pPr>
            <w:r>
              <w:t>Another set of sub test cases is the type of fault injection. Here are samples:</w:t>
            </w:r>
          </w:p>
          <w:p w:rsidR="007F25E7" w:rsidRDefault="007F25E7" w:rsidP="00D45270">
            <w:pPr>
              <w:pStyle w:val="TestCaseInfo"/>
              <w:numPr>
                <w:ilvl w:val="0"/>
                <w:numId w:val="109"/>
              </w:numPr>
              <w:rPr>
                <w:lang w:eastAsia="zh-CN"/>
              </w:rPr>
            </w:pPr>
            <w:r w:rsidRPr="00BB39BA">
              <w:t>VIM command to stop the VNF</w:t>
            </w:r>
          </w:p>
          <w:p w:rsidR="007F25E7" w:rsidRDefault="007F25E7" w:rsidP="00D45270">
            <w:pPr>
              <w:pStyle w:val="TestCaseInfo"/>
              <w:numPr>
                <w:ilvl w:val="0"/>
                <w:numId w:val="109"/>
              </w:numPr>
              <w:rPr>
                <w:lang w:eastAsia="zh-CN"/>
              </w:rPr>
            </w:pPr>
            <w:r>
              <w:t>VIM command to stop one of the compute notes of the VNF</w:t>
            </w:r>
          </w:p>
          <w:p w:rsidR="007F25E7" w:rsidRDefault="007F25E7" w:rsidP="00D45270">
            <w:pPr>
              <w:pStyle w:val="TestCaseInfo"/>
              <w:numPr>
                <w:ilvl w:val="0"/>
                <w:numId w:val="109"/>
              </w:numPr>
              <w:rPr>
                <w:lang w:eastAsia="zh-CN"/>
              </w:rPr>
            </w:pPr>
            <w:r>
              <w:rPr>
                <w:lang w:eastAsia="zh-CN"/>
              </w:rPr>
              <w:t>VIM command to cause vStorage fault</w:t>
            </w:r>
          </w:p>
          <w:p w:rsidR="007F25E7" w:rsidRDefault="007F25E7" w:rsidP="00D45270">
            <w:pPr>
              <w:pStyle w:val="TestCaseInfo"/>
              <w:numPr>
                <w:ilvl w:val="0"/>
                <w:numId w:val="109"/>
              </w:numPr>
              <w:rPr>
                <w:lang w:eastAsia="zh-CN"/>
              </w:rPr>
            </w:pPr>
            <w:r>
              <w:rPr>
                <w:lang w:eastAsia="zh-CN"/>
              </w:rPr>
              <w:t>VIM command to cause vMemory fault</w:t>
            </w:r>
          </w:p>
          <w:p w:rsidR="007F25E7" w:rsidRDefault="007F25E7" w:rsidP="00D45270">
            <w:pPr>
              <w:pStyle w:val="TestCaseInfo"/>
              <w:numPr>
                <w:ilvl w:val="0"/>
                <w:numId w:val="109"/>
              </w:numPr>
              <w:rPr>
                <w:lang w:eastAsia="zh-CN"/>
              </w:rPr>
            </w:pPr>
            <w:r>
              <w:rPr>
                <w:lang w:eastAsia="zh-CN"/>
              </w:rPr>
              <w:t>VIM command to cause vNetwork fault</w:t>
            </w:r>
          </w:p>
          <w:p w:rsidR="007F25E7" w:rsidRDefault="007F25E7" w:rsidP="00D45270">
            <w:pPr>
              <w:pStyle w:val="TestCaseInfo"/>
              <w:numPr>
                <w:ilvl w:val="0"/>
                <w:numId w:val="109"/>
              </w:numPr>
              <w:rPr>
                <w:lang w:eastAsia="zh-CN"/>
              </w:rPr>
            </w:pPr>
            <w:r>
              <w:rPr>
                <w:lang w:eastAsia="zh-CN"/>
              </w:rPr>
              <w:t>VIM command to cause EM communication fault</w:t>
            </w:r>
          </w:p>
          <w:p w:rsidR="007F25E7" w:rsidRDefault="007F25E7" w:rsidP="00D45270">
            <w:pPr>
              <w:pStyle w:val="TestCaseInfo"/>
              <w:numPr>
                <w:ilvl w:val="0"/>
                <w:numId w:val="109"/>
              </w:numPr>
              <w:rPr>
                <w:lang w:eastAsia="zh-CN"/>
              </w:rPr>
            </w:pPr>
            <w:r>
              <w:rPr>
                <w:lang w:eastAsia="zh-CN"/>
              </w:rPr>
              <w:t>VIM command to cause VNF and VNFM communication fault</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237" w:name="_Toc454184371"/>
      <w:bookmarkStart w:id="238" w:name="_Toc467159724"/>
      <w:r>
        <w:lastRenderedPageBreak/>
        <w:t>Performance Management</w:t>
      </w:r>
      <w:bookmarkEnd w:id="237"/>
      <w:bookmarkEnd w:id="238"/>
    </w:p>
    <w:p w:rsidR="005A676A" w:rsidRDefault="005A676A" w:rsidP="005A676A">
      <w:pPr>
        <w:rPr>
          <w:lang w:eastAsia="zh-CN"/>
        </w:rPr>
      </w:pPr>
    </w:p>
    <w:p w:rsidR="00C16CCA" w:rsidRPr="00C16CCA" w:rsidRDefault="00C16CCA" w:rsidP="00C16CCA">
      <w:pPr>
        <w:rPr>
          <w:lang w:eastAsia="zh-CN"/>
        </w:rPr>
      </w:pPr>
      <w:r>
        <w:rPr>
          <w:lang w:eastAsia="zh-CN"/>
        </w:rPr>
        <w:t xml:space="preserve">Performance management is concentrated on </w:t>
      </w:r>
      <w:r w:rsidRPr="00C16CCA">
        <w:rPr>
          <w:lang w:eastAsia="zh-CN"/>
        </w:rPr>
        <w:t xml:space="preserve">measurements collection and </w:t>
      </w:r>
      <w:r>
        <w:rPr>
          <w:lang w:eastAsia="zh-CN"/>
        </w:rPr>
        <w:t xml:space="preserve">their </w:t>
      </w:r>
      <w:r w:rsidRPr="00C16CCA">
        <w:rPr>
          <w:lang w:eastAsia="zh-CN"/>
        </w:rPr>
        <w:t>notification</w:t>
      </w:r>
      <w:r>
        <w:rPr>
          <w:lang w:eastAsia="zh-CN"/>
        </w:rPr>
        <w:t>. It exposes the access to collect statistical information of r</w:t>
      </w:r>
      <w:r w:rsidRPr="00C16CCA">
        <w:rPr>
          <w:lang w:eastAsia="zh-CN"/>
        </w:rPr>
        <w:t>esource consumption level</w:t>
      </w:r>
      <w:r>
        <w:rPr>
          <w:lang w:eastAsia="zh-CN"/>
        </w:rPr>
        <w:t>s like</w:t>
      </w:r>
    </w:p>
    <w:p w:rsidR="00C16CCA" w:rsidRPr="00C16CCA" w:rsidRDefault="00C16CCA" w:rsidP="00D45270">
      <w:pPr>
        <w:pStyle w:val="ListParagraph"/>
        <w:numPr>
          <w:ilvl w:val="0"/>
          <w:numId w:val="110"/>
        </w:numPr>
        <w:rPr>
          <w:lang w:eastAsia="zh-CN"/>
        </w:rPr>
      </w:pPr>
      <w:r w:rsidRPr="00C16CCA">
        <w:rPr>
          <w:lang w:eastAsia="zh-CN"/>
        </w:rPr>
        <w:t>vCPU power consumption</w:t>
      </w:r>
    </w:p>
    <w:p w:rsidR="00C16CCA" w:rsidRPr="00C16CCA" w:rsidRDefault="00C16CCA" w:rsidP="00D45270">
      <w:pPr>
        <w:pStyle w:val="ListParagraph"/>
        <w:numPr>
          <w:ilvl w:val="0"/>
          <w:numId w:val="110"/>
        </w:numPr>
        <w:rPr>
          <w:lang w:eastAsia="zh-CN"/>
        </w:rPr>
      </w:pPr>
      <w:r w:rsidRPr="00C16CCA">
        <w:rPr>
          <w:lang w:eastAsia="zh-CN"/>
        </w:rPr>
        <w:t>vCPU load</w:t>
      </w:r>
    </w:p>
    <w:p w:rsidR="00C16CCA" w:rsidRPr="00C16CCA" w:rsidRDefault="00C16CCA" w:rsidP="00D45270">
      <w:pPr>
        <w:pStyle w:val="ListParagraph"/>
        <w:numPr>
          <w:ilvl w:val="0"/>
          <w:numId w:val="110"/>
        </w:numPr>
        <w:rPr>
          <w:lang w:eastAsia="zh-CN"/>
        </w:rPr>
      </w:pPr>
      <w:r w:rsidRPr="00C16CCA">
        <w:rPr>
          <w:lang w:eastAsia="zh-CN"/>
        </w:rPr>
        <w:t>VM memory usage oversubscription</w:t>
      </w:r>
    </w:p>
    <w:p w:rsidR="00C16CCA" w:rsidRPr="00C16CCA" w:rsidRDefault="00C16CCA" w:rsidP="00D45270">
      <w:pPr>
        <w:pStyle w:val="ListParagraph"/>
        <w:numPr>
          <w:ilvl w:val="0"/>
          <w:numId w:val="110"/>
        </w:numPr>
        <w:rPr>
          <w:lang w:eastAsia="zh-CN"/>
        </w:rPr>
      </w:pPr>
      <w:r w:rsidRPr="00C16CCA">
        <w:rPr>
          <w:lang w:eastAsia="zh-CN"/>
        </w:rPr>
        <w:t>VM disk latency</w:t>
      </w:r>
    </w:p>
    <w:p w:rsidR="00C16CCA" w:rsidRDefault="00C16CCA" w:rsidP="00C16CCA">
      <w:pPr>
        <w:rPr>
          <w:lang w:eastAsia="zh-CN"/>
        </w:rPr>
      </w:pPr>
      <w:r>
        <w:rPr>
          <w:lang w:eastAsia="zh-CN"/>
        </w:rPr>
        <w:t>Following operations are available:</w:t>
      </w:r>
    </w:p>
    <w:p w:rsidR="00C16CCA" w:rsidRPr="00C16CCA" w:rsidRDefault="00C16CCA" w:rsidP="00D45270">
      <w:pPr>
        <w:pStyle w:val="ListParagraph"/>
        <w:numPr>
          <w:ilvl w:val="0"/>
          <w:numId w:val="111"/>
        </w:numPr>
        <w:rPr>
          <w:lang w:eastAsia="zh-CN"/>
        </w:rPr>
      </w:pPr>
      <w:r>
        <w:rPr>
          <w:lang w:eastAsia="zh-CN"/>
        </w:rPr>
        <w:t>Create and Delete Performance Management</w:t>
      </w:r>
      <w:r w:rsidRPr="00C16CCA">
        <w:rPr>
          <w:lang w:eastAsia="zh-CN"/>
        </w:rPr>
        <w:t xml:space="preserve"> Job operation</w:t>
      </w:r>
    </w:p>
    <w:p w:rsidR="00C16CCA" w:rsidRPr="00C16CCA" w:rsidRDefault="00C16CCA" w:rsidP="00D45270">
      <w:pPr>
        <w:pStyle w:val="ListParagraph"/>
        <w:numPr>
          <w:ilvl w:val="0"/>
          <w:numId w:val="111"/>
        </w:numPr>
        <w:rPr>
          <w:lang w:eastAsia="zh-CN"/>
        </w:rPr>
      </w:pPr>
      <w:r w:rsidRPr="00C16CCA">
        <w:rPr>
          <w:lang w:eastAsia="zh-CN"/>
        </w:rPr>
        <w:t>Query P</w:t>
      </w:r>
      <w:r>
        <w:rPr>
          <w:lang w:eastAsia="zh-CN"/>
        </w:rPr>
        <w:t xml:space="preserve">erformance </w:t>
      </w:r>
      <w:r w:rsidRPr="00C16CCA">
        <w:rPr>
          <w:lang w:eastAsia="zh-CN"/>
        </w:rPr>
        <w:t>M</w:t>
      </w:r>
      <w:r>
        <w:rPr>
          <w:lang w:eastAsia="zh-CN"/>
        </w:rPr>
        <w:t xml:space="preserve">anagement </w:t>
      </w:r>
      <w:r w:rsidRPr="00C16CCA">
        <w:rPr>
          <w:lang w:eastAsia="zh-CN"/>
        </w:rPr>
        <w:t>Job operation</w:t>
      </w:r>
    </w:p>
    <w:p w:rsidR="00C16CCA" w:rsidRPr="00C16CCA" w:rsidRDefault="00C16CCA" w:rsidP="00D45270">
      <w:pPr>
        <w:pStyle w:val="ListParagraph"/>
        <w:numPr>
          <w:ilvl w:val="0"/>
          <w:numId w:val="111"/>
        </w:numPr>
        <w:rPr>
          <w:lang w:eastAsia="zh-CN"/>
        </w:rPr>
      </w:pPr>
      <w:r w:rsidRPr="00C16CCA">
        <w:rPr>
          <w:lang w:eastAsia="zh-CN"/>
        </w:rPr>
        <w:t>Subscribe notification for performance information availability and threshold crossed notification</w:t>
      </w:r>
    </w:p>
    <w:p w:rsidR="00C16CCA" w:rsidRPr="00C16CCA" w:rsidRDefault="00C16CCA" w:rsidP="00D45270">
      <w:pPr>
        <w:pStyle w:val="ListParagraph"/>
        <w:numPr>
          <w:ilvl w:val="0"/>
          <w:numId w:val="111"/>
        </w:numPr>
        <w:rPr>
          <w:lang w:eastAsia="zh-CN"/>
        </w:rPr>
      </w:pPr>
      <w:r w:rsidRPr="00C16CCA">
        <w:rPr>
          <w:lang w:eastAsia="zh-CN"/>
        </w:rPr>
        <w:t>Create and Delete Threshold operation</w:t>
      </w:r>
    </w:p>
    <w:p w:rsidR="00C16CCA" w:rsidRDefault="00C16CCA" w:rsidP="00D45270">
      <w:pPr>
        <w:pStyle w:val="ListParagraph"/>
        <w:numPr>
          <w:ilvl w:val="0"/>
          <w:numId w:val="111"/>
        </w:numPr>
        <w:rPr>
          <w:lang w:eastAsia="zh-CN"/>
        </w:rPr>
      </w:pPr>
      <w:r w:rsidRPr="00C16CCA">
        <w:rPr>
          <w:lang w:eastAsia="zh-CN"/>
        </w:rPr>
        <w:t>Query existing Threshold operations</w:t>
      </w:r>
    </w:p>
    <w:p w:rsidR="007F25E7" w:rsidRDefault="007F25E7" w:rsidP="005A676A">
      <w:pPr>
        <w:rPr>
          <w:lang w:eastAsia="zh-CN"/>
        </w:rPr>
      </w:pPr>
    </w:p>
    <w:p w:rsidR="00C16CCA" w:rsidRDefault="00C16CC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39" w:name="_Toc454184460"/>
            <w:bookmarkStart w:id="240" w:name="_Toc467223408"/>
            <w:r>
              <w:t>TC.VNF.PERF.001</w:t>
            </w:r>
            <w:r>
              <w:tab/>
            </w:r>
            <w:r w:rsidR="005A676A" w:rsidRPr="001D093D">
              <w:t>vCPU resource performance data notification subscription an</w:t>
            </w:r>
            <w:r w:rsidR="005A676A">
              <w:t>d notification</w:t>
            </w:r>
            <w:bookmarkEnd w:id="239"/>
            <w:bookmarkEnd w:id="240"/>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C16CCA" w:rsidP="00C16CCA">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vCPU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16CCA" w:rsidRPr="009566CB" w:rsidRDefault="00C16CCA" w:rsidP="00C16CCA">
            <w:pPr>
              <w:pStyle w:val="TestCaseInfo"/>
            </w:pPr>
            <w:r w:rsidRPr="009566CB">
              <w:t>VNFM creates a PM job for a virtualized resource of type vCPU. Via periodic update notification the VNFM gets the data. At the end the PM job gets canceled and the VIM should be clean of jobs.</w:t>
            </w:r>
          </w:p>
          <w:p w:rsidR="00C16CCA" w:rsidRPr="009566CB" w:rsidRDefault="00C16CCA" w:rsidP="00C16CCA">
            <w:pPr>
              <w:pStyle w:val="TestCaseInfo"/>
            </w:pPr>
            <w:r w:rsidRPr="009566CB">
              <w:t>The PM job should have following inputs:</w:t>
            </w:r>
          </w:p>
          <w:p w:rsidR="00C16CCA" w:rsidRPr="009566CB" w:rsidRDefault="00C16CCA" w:rsidP="00D45270">
            <w:pPr>
              <w:pStyle w:val="TestCaseInfo"/>
              <w:numPr>
                <w:ilvl w:val="0"/>
                <w:numId w:val="107"/>
              </w:numPr>
            </w:pPr>
            <w:r w:rsidRPr="009566CB">
              <w:t>Resource selector is CPU</w:t>
            </w:r>
          </w:p>
          <w:p w:rsidR="00C16CCA" w:rsidRPr="009566CB" w:rsidRDefault="00C16CCA" w:rsidP="00D45270">
            <w:pPr>
              <w:pStyle w:val="TestCaseInfo"/>
              <w:numPr>
                <w:ilvl w:val="0"/>
                <w:numId w:val="107"/>
              </w:numPr>
            </w:pPr>
            <w:r w:rsidRPr="009566CB">
              <w:t>performance metric type</w:t>
            </w:r>
          </w:p>
          <w:p w:rsidR="00C16CCA" w:rsidRPr="009566CB" w:rsidRDefault="00C16CCA" w:rsidP="00D45270">
            <w:pPr>
              <w:pStyle w:val="TestCaseInfo"/>
              <w:numPr>
                <w:ilvl w:val="0"/>
                <w:numId w:val="107"/>
              </w:numPr>
            </w:pPr>
            <w:r w:rsidRPr="009566CB">
              <w:t xml:space="preserve">collection period </w:t>
            </w:r>
          </w:p>
          <w:p w:rsidR="00C16CCA" w:rsidRPr="009566CB" w:rsidRDefault="00C16CCA" w:rsidP="00D45270">
            <w:pPr>
              <w:pStyle w:val="TestCaseInfo"/>
              <w:numPr>
                <w:ilvl w:val="0"/>
                <w:numId w:val="107"/>
              </w:numPr>
            </w:pPr>
            <w:r w:rsidRPr="009566CB">
              <w:t>reporting period</w:t>
            </w:r>
          </w:p>
          <w:p w:rsidR="00C16CCA" w:rsidRPr="009566CB" w:rsidRDefault="00C16CCA" w:rsidP="00D45270">
            <w:pPr>
              <w:pStyle w:val="TestCaseInfo"/>
              <w:numPr>
                <w:ilvl w:val="0"/>
                <w:numId w:val="107"/>
              </w:numPr>
            </w:pPr>
            <w:r w:rsidRPr="009566CB">
              <w:t>reporting boundary to define the duration</w:t>
            </w:r>
          </w:p>
          <w:p w:rsidR="00C16CCA" w:rsidRPr="009566CB" w:rsidRDefault="00C16CCA" w:rsidP="00C16CCA">
            <w:pPr>
              <w:pStyle w:val="TestCaseInfo"/>
            </w:pPr>
            <w:r w:rsidRPr="009566CB">
              <w:t>The VIM should report the PM job with the same parameters.</w:t>
            </w:r>
          </w:p>
          <w:p w:rsidR="005A676A" w:rsidRDefault="00C16CCA" w:rsidP="00C16CCA">
            <w:pPr>
              <w:pStyle w:val="TestCaseInfo"/>
              <w:rPr>
                <w:lang w:eastAsia="zh-CN"/>
              </w:rPr>
            </w:pPr>
            <w:r w:rsidRPr="009566CB">
              <w:t>The notification can report the availability of performance information and/or threshold crossed notifications. This test is for performance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Pr="009566CB" w:rsidRDefault="005A676A" w:rsidP="00252ACA">
            <w:pPr>
              <w:pStyle w:val="TestCaseInfo"/>
              <w:numPr>
                <w:ilvl w:val="0"/>
                <w:numId w:val="71"/>
              </w:numPr>
            </w:pPr>
            <w:r w:rsidRPr="009566CB">
              <w:t>Instantiate VNF</w:t>
            </w:r>
          </w:p>
          <w:p w:rsidR="005A676A" w:rsidRPr="009566CB" w:rsidRDefault="005A676A" w:rsidP="00252ACA">
            <w:pPr>
              <w:pStyle w:val="TestCaseInfo"/>
              <w:numPr>
                <w:ilvl w:val="0"/>
                <w:numId w:val="71"/>
              </w:numPr>
            </w:pPr>
            <w:r w:rsidRPr="009566CB">
              <w:t>Validate VNF state is Inactive</w:t>
            </w:r>
          </w:p>
          <w:p w:rsidR="005A676A" w:rsidRPr="009566CB" w:rsidRDefault="005A676A" w:rsidP="00252ACA">
            <w:pPr>
              <w:pStyle w:val="TestCaseInfo"/>
              <w:numPr>
                <w:ilvl w:val="0"/>
                <w:numId w:val="71"/>
              </w:numPr>
            </w:pPr>
            <w:r w:rsidRPr="009566CB">
              <w:t>Start VNF</w:t>
            </w:r>
          </w:p>
          <w:p w:rsidR="005A676A" w:rsidRPr="009566CB" w:rsidRDefault="005A676A" w:rsidP="00252ACA">
            <w:pPr>
              <w:pStyle w:val="TestCaseInfo"/>
              <w:numPr>
                <w:ilvl w:val="0"/>
                <w:numId w:val="71"/>
              </w:numPr>
            </w:pPr>
            <w:r w:rsidRPr="009566CB">
              <w:t>Validate VNF state is Active</w:t>
            </w:r>
          </w:p>
          <w:p w:rsidR="005A676A" w:rsidRPr="009566CB" w:rsidRDefault="005A676A" w:rsidP="00252ACA">
            <w:pPr>
              <w:pStyle w:val="TestCaseInfo"/>
              <w:numPr>
                <w:ilvl w:val="0"/>
                <w:numId w:val="71"/>
              </w:numPr>
            </w:pPr>
            <w:r w:rsidRPr="009566CB">
              <w:t>Generate traffic</w:t>
            </w:r>
          </w:p>
          <w:p w:rsidR="005A676A" w:rsidRPr="009566CB" w:rsidRDefault="005A676A" w:rsidP="00252ACA">
            <w:pPr>
              <w:pStyle w:val="TestCaseInfo"/>
              <w:numPr>
                <w:ilvl w:val="0"/>
                <w:numId w:val="71"/>
              </w:numPr>
            </w:pPr>
            <w:r w:rsidRPr="009566CB">
              <w:t>Validate traffic flows through</w:t>
            </w:r>
          </w:p>
          <w:p w:rsidR="005A676A" w:rsidRPr="009566CB" w:rsidRDefault="005A676A" w:rsidP="00252ACA">
            <w:pPr>
              <w:pStyle w:val="TestCaseInfo"/>
              <w:numPr>
                <w:ilvl w:val="0"/>
                <w:numId w:val="71"/>
              </w:numPr>
            </w:pPr>
            <w:r w:rsidRPr="009566CB">
              <w:t>Issue command to the VNFM to collect vCPU performance data</w:t>
            </w:r>
          </w:p>
          <w:p w:rsidR="005A676A" w:rsidRPr="009566CB" w:rsidRDefault="005A676A" w:rsidP="00252ACA">
            <w:pPr>
              <w:pStyle w:val="TestCaseInfo"/>
              <w:numPr>
                <w:ilvl w:val="0"/>
                <w:numId w:val="71"/>
              </w:numPr>
            </w:pPr>
            <w:r w:rsidRPr="009566CB">
              <w:t>Validate via VNFM and VIM interface that collection command was successful</w:t>
            </w:r>
          </w:p>
          <w:p w:rsidR="005A676A" w:rsidRPr="009566CB" w:rsidRDefault="005A676A" w:rsidP="00252ACA">
            <w:pPr>
              <w:pStyle w:val="TestCaseInfo"/>
              <w:numPr>
                <w:ilvl w:val="0"/>
                <w:numId w:val="71"/>
              </w:numPr>
            </w:pPr>
            <w:r w:rsidRPr="009566CB">
              <w:lastRenderedPageBreak/>
              <w:t>Issue command to the VNFM to register for vCPU performance data notification</w:t>
            </w:r>
          </w:p>
          <w:p w:rsidR="005A676A" w:rsidRPr="009566CB" w:rsidRDefault="005A676A" w:rsidP="00252ACA">
            <w:pPr>
              <w:pStyle w:val="TestCaseInfo"/>
              <w:numPr>
                <w:ilvl w:val="0"/>
                <w:numId w:val="71"/>
              </w:numPr>
            </w:pPr>
            <w:r w:rsidRPr="009566CB">
              <w:t>Validate via VNFM and VIM interface that registration was successful</w:t>
            </w:r>
          </w:p>
          <w:p w:rsidR="005A676A" w:rsidRDefault="005A676A" w:rsidP="00252ACA">
            <w:pPr>
              <w:pStyle w:val="TestCaseInfo"/>
              <w:numPr>
                <w:ilvl w:val="0"/>
                <w:numId w:val="71"/>
              </w:numPr>
            </w:pPr>
            <w:r w:rsidRPr="009566CB">
              <w:t>Validate that VNFM gets the n</w:t>
            </w:r>
            <w:r w:rsidR="00C16CCA">
              <w:t xml:space="preserve">otification and updates the </w:t>
            </w:r>
            <w:r w:rsidRPr="009566CB">
              <w:t>data</w:t>
            </w:r>
          </w:p>
          <w:p w:rsidR="00C16CCA" w:rsidRPr="009566CB" w:rsidRDefault="00C16CCA" w:rsidP="00C16CCA">
            <w:pPr>
              <w:pStyle w:val="TestCaseInfo"/>
              <w:numPr>
                <w:ilvl w:val="0"/>
                <w:numId w:val="71"/>
              </w:numPr>
            </w:pPr>
            <w:r w:rsidRPr="009566CB">
              <w:t xml:space="preserve">Generate </w:t>
            </w:r>
            <w:r>
              <w:t xml:space="preserve">either higher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higher values</w:t>
            </w:r>
          </w:p>
          <w:p w:rsidR="00C16CCA" w:rsidRPr="009566CB" w:rsidRDefault="00C16CCA" w:rsidP="00C16CCA">
            <w:pPr>
              <w:pStyle w:val="TestCaseInfo"/>
              <w:numPr>
                <w:ilvl w:val="0"/>
                <w:numId w:val="71"/>
              </w:numPr>
            </w:pPr>
            <w:r w:rsidRPr="009566CB">
              <w:t xml:space="preserve">Generate </w:t>
            </w:r>
            <w:r>
              <w:t xml:space="preserve">either lower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lower values</w:t>
            </w:r>
          </w:p>
          <w:p w:rsidR="005A676A" w:rsidRPr="009566CB" w:rsidRDefault="005A676A" w:rsidP="00252ACA">
            <w:pPr>
              <w:pStyle w:val="TestCaseInfo"/>
              <w:numPr>
                <w:ilvl w:val="0"/>
                <w:numId w:val="71"/>
              </w:numPr>
            </w:pPr>
            <w:r w:rsidRPr="009566CB">
              <w:t>Issue command to the VNFM to deregister for vCPU performance notification</w:t>
            </w:r>
          </w:p>
          <w:p w:rsidR="005A676A" w:rsidRPr="009566CB" w:rsidRDefault="005A676A" w:rsidP="00252ACA">
            <w:pPr>
              <w:pStyle w:val="TestCaseInfo"/>
              <w:numPr>
                <w:ilvl w:val="0"/>
                <w:numId w:val="71"/>
              </w:numPr>
            </w:pPr>
            <w:r w:rsidRPr="009566CB">
              <w:t>Validate via VNFM and VIM interface that deregistration was successful</w:t>
            </w:r>
          </w:p>
          <w:p w:rsidR="005A676A" w:rsidRPr="009566CB" w:rsidRDefault="005A676A" w:rsidP="00252ACA">
            <w:pPr>
              <w:pStyle w:val="TestCaseInfo"/>
              <w:numPr>
                <w:ilvl w:val="0"/>
                <w:numId w:val="71"/>
              </w:numPr>
            </w:pPr>
            <w:r w:rsidRPr="009566CB">
              <w:t>Issue command to the VNFM to remove vCPU performance collection</w:t>
            </w:r>
          </w:p>
          <w:p w:rsidR="005A676A" w:rsidRPr="009566CB" w:rsidRDefault="005A676A" w:rsidP="00252ACA">
            <w:pPr>
              <w:pStyle w:val="TestCaseInfo"/>
              <w:numPr>
                <w:ilvl w:val="0"/>
                <w:numId w:val="71"/>
              </w:numPr>
            </w:pPr>
            <w:r w:rsidRPr="009566CB">
              <w:t>Validate via VNFM and VIM interface that removal was successful</w:t>
            </w:r>
          </w:p>
          <w:p w:rsidR="005A676A" w:rsidRDefault="005A676A" w:rsidP="00252ACA">
            <w:pPr>
              <w:pStyle w:val="TestCaseInfo"/>
              <w:numPr>
                <w:ilvl w:val="0"/>
                <w:numId w:val="71"/>
              </w:numPr>
              <w:rPr>
                <w:lang w:eastAsia="zh-CN"/>
              </w:rPr>
            </w:pPr>
            <w:r w:rsidRPr="009566CB">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1" w:name="_Toc454184461"/>
            <w:bookmarkStart w:id="242" w:name="_Toc467223409"/>
            <w:r>
              <w:t>TC.VNF.PERF.002</w:t>
            </w:r>
            <w:r>
              <w:tab/>
            </w:r>
            <w:r w:rsidR="005A676A" w:rsidRPr="009566CB">
              <w:t>vMemory resource performance data notification subscription and notification</w:t>
            </w:r>
            <w:bookmarkEnd w:id="241"/>
            <w:bookmarkEnd w:id="242"/>
          </w:p>
        </w:tc>
      </w:tr>
      <w:tr w:rsidR="00891F43" w:rsidTr="00891F43">
        <w:trPr>
          <w:trHeight w:val="337"/>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891F43" w:rsidRPr="00D67489" w:rsidRDefault="00891F43" w:rsidP="00891F43">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vMemory resource performance data</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vMemory.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2"/>
              </w:numPr>
            </w:pPr>
            <w:r>
              <w:t>Resource selector is vMemory</w:t>
            </w:r>
          </w:p>
          <w:p w:rsidR="00891F43" w:rsidRDefault="00891F43" w:rsidP="00D45270">
            <w:pPr>
              <w:pStyle w:val="TestCaseInfo"/>
              <w:numPr>
                <w:ilvl w:val="0"/>
                <w:numId w:val="112"/>
              </w:numPr>
            </w:pPr>
            <w:r>
              <w:t>performance metric type</w:t>
            </w:r>
          </w:p>
          <w:p w:rsidR="00891F43" w:rsidRDefault="00891F43" w:rsidP="00D45270">
            <w:pPr>
              <w:pStyle w:val="TestCaseInfo"/>
              <w:numPr>
                <w:ilvl w:val="0"/>
                <w:numId w:val="112"/>
              </w:numPr>
            </w:pPr>
            <w:r>
              <w:t xml:space="preserve">collection period </w:t>
            </w:r>
          </w:p>
          <w:p w:rsidR="00891F43" w:rsidRDefault="00891F43" w:rsidP="00D45270">
            <w:pPr>
              <w:pStyle w:val="TestCaseInfo"/>
              <w:numPr>
                <w:ilvl w:val="0"/>
                <w:numId w:val="112"/>
              </w:numPr>
            </w:pPr>
            <w:r>
              <w:t>reporting period</w:t>
            </w:r>
          </w:p>
          <w:p w:rsidR="00891F43" w:rsidRDefault="00891F43" w:rsidP="00D45270">
            <w:pPr>
              <w:pStyle w:val="TestCaseInfo"/>
              <w:numPr>
                <w:ilvl w:val="0"/>
                <w:numId w:val="112"/>
              </w:numPr>
            </w:pPr>
            <w:r>
              <w:t>reporting boundary to define the duration</w:t>
            </w:r>
          </w:p>
          <w:p w:rsidR="00891F43" w:rsidRDefault="00891F43" w:rsidP="00891F43">
            <w:pPr>
              <w:pStyle w:val="TestCaseInfo"/>
            </w:pPr>
            <w:r>
              <w:t>The VIM should report the PM job with the same parameters.</w:t>
            </w:r>
          </w:p>
          <w:p w:rsidR="00891F43" w:rsidRPr="00D67489"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891F43">
        <w:trPr>
          <w:trHeight w:val="134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2"/>
              </w:numPr>
            </w:pPr>
            <w:r>
              <w:t>Instantiate VNF</w:t>
            </w:r>
          </w:p>
          <w:p w:rsidR="00891F43" w:rsidRDefault="00891F43" w:rsidP="00891F43">
            <w:pPr>
              <w:pStyle w:val="TestCaseInfo"/>
              <w:numPr>
                <w:ilvl w:val="0"/>
                <w:numId w:val="72"/>
              </w:numPr>
            </w:pPr>
            <w:r>
              <w:t>Validate VNF state is Inactive</w:t>
            </w:r>
          </w:p>
          <w:p w:rsidR="00891F43" w:rsidRDefault="00891F43" w:rsidP="00891F43">
            <w:pPr>
              <w:pStyle w:val="TestCaseInfo"/>
              <w:numPr>
                <w:ilvl w:val="0"/>
                <w:numId w:val="72"/>
              </w:numPr>
            </w:pPr>
            <w:r>
              <w:t>Start VNF</w:t>
            </w:r>
          </w:p>
          <w:p w:rsidR="00891F43" w:rsidRDefault="00891F43" w:rsidP="00891F43">
            <w:pPr>
              <w:pStyle w:val="TestCaseInfo"/>
              <w:numPr>
                <w:ilvl w:val="0"/>
                <w:numId w:val="72"/>
              </w:numPr>
            </w:pPr>
            <w:r>
              <w:t>Validate VNF state is Active</w:t>
            </w:r>
          </w:p>
          <w:p w:rsidR="00891F43" w:rsidRDefault="00891F43" w:rsidP="00891F43">
            <w:pPr>
              <w:pStyle w:val="TestCaseInfo"/>
              <w:numPr>
                <w:ilvl w:val="0"/>
                <w:numId w:val="72"/>
              </w:numPr>
            </w:pPr>
            <w:r>
              <w:t>Generate traffic</w:t>
            </w:r>
          </w:p>
          <w:p w:rsidR="00891F43" w:rsidRDefault="00891F43" w:rsidP="00891F43">
            <w:pPr>
              <w:pStyle w:val="TestCaseInfo"/>
              <w:numPr>
                <w:ilvl w:val="0"/>
                <w:numId w:val="72"/>
              </w:numPr>
            </w:pPr>
            <w:r>
              <w:t>Validate traffic flows through</w:t>
            </w:r>
          </w:p>
          <w:p w:rsidR="00891F43" w:rsidRDefault="00891F43" w:rsidP="00891F43">
            <w:pPr>
              <w:pStyle w:val="TestCaseInfo"/>
              <w:numPr>
                <w:ilvl w:val="0"/>
                <w:numId w:val="72"/>
              </w:numPr>
            </w:pPr>
            <w:r>
              <w:t>Issue command to the VNFM to collect vMemory performance data</w:t>
            </w:r>
          </w:p>
          <w:p w:rsidR="00891F43" w:rsidRDefault="00891F43" w:rsidP="00891F43">
            <w:pPr>
              <w:pStyle w:val="TestCaseInfo"/>
              <w:numPr>
                <w:ilvl w:val="0"/>
                <w:numId w:val="72"/>
              </w:numPr>
            </w:pPr>
            <w:r>
              <w:t>Validate via VNFM and VIM interface that collection command was successful</w:t>
            </w:r>
          </w:p>
          <w:p w:rsidR="00891F43" w:rsidRDefault="00891F43" w:rsidP="00891F43">
            <w:pPr>
              <w:pStyle w:val="TestCaseInfo"/>
              <w:numPr>
                <w:ilvl w:val="0"/>
                <w:numId w:val="72"/>
              </w:numPr>
            </w:pPr>
            <w:r>
              <w:t>Issue command to the VNFM to register for vMemory performance data notification</w:t>
            </w:r>
          </w:p>
          <w:p w:rsidR="00891F43" w:rsidRDefault="00891F43" w:rsidP="00891F43">
            <w:pPr>
              <w:pStyle w:val="TestCaseInfo"/>
              <w:numPr>
                <w:ilvl w:val="0"/>
                <w:numId w:val="72"/>
              </w:numPr>
            </w:pPr>
            <w:r>
              <w:t>Validate via VNFM and VIM interface that registration was successful</w:t>
            </w:r>
          </w:p>
          <w:p w:rsidR="00891F43" w:rsidRDefault="00891F43" w:rsidP="00891F43">
            <w:pPr>
              <w:pStyle w:val="TestCaseInfo"/>
              <w:numPr>
                <w:ilvl w:val="0"/>
                <w:numId w:val="72"/>
              </w:numPr>
            </w:pPr>
            <w:r>
              <w:t>Validate that VNFM gets the notification and updates the data</w:t>
            </w:r>
          </w:p>
          <w:p w:rsidR="00891F43" w:rsidRPr="009566CB" w:rsidRDefault="00891F43" w:rsidP="00891F43">
            <w:pPr>
              <w:pStyle w:val="TestCaseInfo"/>
              <w:numPr>
                <w:ilvl w:val="0"/>
                <w:numId w:val="72"/>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2"/>
              </w:numPr>
            </w:pPr>
            <w:r w:rsidRPr="009566CB">
              <w:t xml:space="preserve">Generate </w:t>
            </w:r>
            <w:r>
              <w:t xml:space="preserve">either lower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t>Validate that VNFM gets the n</w:t>
            </w:r>
            <w:r>
              <w:t xml:space="preserve">otification and updates the </w:t>
            </w:r>
            <w:r w:rsidRPr="009566CB">
              <w:t>data</w:t>
            </w:r>
            <w:r>
              <w:t xml:space="preserve"> with lower values</w:t>
            </w:r>
          </w:p>
          <w:p w:rsidR="00891F43" w:rsidRDefault="00891F43" w:rsidP="00891F43">
            <w:pPr>
              <w:pStyle w:val="TestCaseInfo"/>
              <w:numPr>
                <w:ilvl w:val="0"/>
                <w:numId w:val="72"/>
              </w:numPr>
            </w:pPr>
            <w:r>
              <w:t>Issue command to the VNFM to deregister for vMemory performance notification</w:t>
            </w:r>
          </w:p>
          <w:p w:rsidR="00891F43" w:rsidRDefault="00891F43" w:rsidP="00891F43">
            <w:pPr>
              <w:pStyle w:val="TestCaseInfo"/>
              <w:numPr>
                <w:ilvl w:val="0"/>
                <w:numId w:val="72"/>
              </w:numPr>
            </w:pPr>
            <w:r>
              <w:t>Validate via VNFM and VIM interface that deregistration was successful</w:t>
            </w:r>
          </w:p>
          <w:p w:rsidR="00891F43" w:rsidRDefault="00891F43" w:rsidP="00891F43">
            <w:pPr>
              <w:pStyle w:val="TestCaseInfo"/>
              <w:numPr>
                <w:ilvl w:val="0"/>
                <w:numId w:val="72"/>
              </w:numPr>
            </w:pPr>
            <w:r>
              <w:t>Issue command to the VNFM to remove vMemory performance collection</w:t>
            </w:r>
          </w:p>
          <w:p w:rsidR="00891F43" w:rsidRDefault="00891F43" w:rsidP="00891F43">
            <w:pPr>
              <w:pStyle w:val="TestCaseInfo"/>
              <w:numPr>
                <w:ilvl w:val="0"/>
                <w:numId w:val="72"/>
              </w:numPr>
            </w:pPr>
            <w:r>
              <w:t>Validate via VNFM and VIM interface that removal was successful</w:t>
            </w:r>
          </w:p>
          <w:p w:rsidR="00891F43" w:rsidRDefault="00891F43" w:rsidP="00891F43">
            <w:pPr>
              <w:pStyle w:val="TestCaseInfo"/>
              <w:numPr>
                <w:ilvl w:val="0"/>
                <w:numId w:val="72"/>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3" w:name="_Toc454184462"/>
            <w:bookmarkStart w:id="244" w:name="_Toc467223410"/>
            <w:r>
              <w:t>TC.VNF.PERF.003</w:t>
            </w:r>
            <w:r>
              <w:tab/>
            </w:r>
            <w:r w:rsidR="005A676A" w:rsidRPr="009566CB">
              <w:t>v</w:t>
            </w:r>
            <w:r w:rsidR="005A676A">
              <w:t xml:space="preserve">Storage </w:t>
            </w:r>
            <w:r w:rsidR="005A676A" w:rsidRPr="009566CB">
              <w:t>resource performance data notification subscription and notification</w:t>
            </w:r>
            <w:bookmarkEnd w:id="243"/>
            <w:bookmarkEnd w:id="244"/>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pPr>
            <w:r>
              <w:rPr>
                <w:lang w:eastAsia="zh-CN"/>
              </w:rPr>
              <w:t xml:space="preserve">Validate VNFM can subscribe </w:t>
            </w:r>
            <w:r w:rsidR="00083D7D">
              <w:rPr>
                <w:lang w:eastAsia="zh-CN"/>
              </w:rPr>
              <w:t xml:space="preserve">to </w:t>
            </w:r>
            <w:r>
              <w:rPr>
                <w:lang w:eastAsia="zh-CN"/>
              </w:rPr>
              <w:t>and process notifications of the type vStorage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vStorage.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3"/>
              </w:numPr>
            </w:pPr>
            <w:r>
              <w:t>Resource selector is vStorage</w:t>
            </w:r>
          </w:p>
          <w:p w:rsidR="00891F43" w:rsidRDefault="00891F43" w:rsidP="00D45270">
            <w:pPr>
              <w:pStyle w:val="TestCaseInfo"/>
              <w:numPr>
                <w:ilvl w:val="0"/>
                <w:numId w:val="113"/>
              </w:numPr>
            </w:pPr>
            <w:r>
              <w:t>performance metric type</w:t>
            </w:r>
          </w:p>
          <w:p w:rsidR="00891F43" w:rsidRDefault="00891F43" w:rsidP="00D45270">
            <w:pPr>
              <w:pStyle w:val="TestCaseInfo"/>
              <w:numPr>
                <w:ilvl w:val="0"/>
                <w:numId w:val="113"/>
              </w:numPr>
            </w:pPr>
            <w:r>
              <w:t xml:space="preserve">collection period </w:t>
            </w:r>
          </w:p>
          <w:p w:rsidR="00891F43" w:rsidRDefault="00891F43" w:rsidP="00D45270">
            <w:pPr>
              <w:pStyle w:val="TestCaseInfo"/>
              <w:numPr>
                <w:ilvl w:val="0"/>
                <w:numId w:val="113"/>
              </w:numPr>
            </w:pPr>
            <w:r>
              <w:t>reporting period</w:t>
            </w:r>
          </w:p>
          <w:p w:rsidR="00891F43" w:rsidRDefault="00891F43" w:rsidP="00D45270">
            <w:pPr>
              <w:pStyle w:val="TestCaseInfo"/>
              <w:numPr>
                <w:ilvl w:val="0"/>
                <w:numId w:val="113"/>
              </w:numPr>
            </w:pPr>
            <w:r>
              <w:t>reporting boundary to define the duration</w:t>
            </w:r>
          </w:p>
          <w:p w:rsidR="00891F43" w:rsidRDefault="00891F43" w:rsidP="00891F43">
            <w:pPr>
              <w:pStyle w:val="TestCaseInfo"/>
            </w:pPr>
            <w:r>
              <w:t>The VIM should report the PM job with the same parameters.</w:t>
            </w:r>
          </w:p>
          <w:p w:rsidR="005A676A"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Default="005A676A" w:rsidP="00891F43">
            <w:pPr>
              <w:pStyle w:val="TestCaseInfo"/>
              <w:numPr>
                <w:ilvl w:val="0"/>
                <w:numId w:val="73"/>
              </w:numPr>
            </w:pPr>
            <w:r>
              <w:t>Instantiate VNF</w:t>
            </w:r>
          </w:p>
          <w:p w:rsidR="005A676A" w:rsidRDefault="005A676A" w:rsidP="00891F43">
            <w:pPr>
              <w:pStyle w:val="TestCaseInfo"/>
              <w:numPr>
                <w:ilvl w:val="0"/>
                <w:numId w:val="73"/>
              </w:numPr>
            </w:pPr>
            <w:r>
              <w:t>Validate VNF state is Inactive</w:t>
            </w:r>
          </w:p>
          <w:p w:rsidR="005A676A" w:rsidRDefault="005A676A" w:rsidP="00891F43">
            <w:pPr>
              <w:pStyle w:val="TestCaseInfo"/>
              <w:numPr>
                <w:ilvl w:val="0"/>
                <w:numId w:val="73"/>
              </w:numPr>
            </w:pPr>
            <w:r>
              <w:t>Start VNF</w:t>
            </w:r>
          </w:p>
          <w:p w:rsidR="005A676A" w:rsidRDefault="005A676A" w:rsidP="00891F43">
            <w:pPr>
              <w:pStyle w:val="TestCaseInfo"/>
              <w:numPr>
                <w:ilvl w:val="0"/>
                <w:numId w:val="73"/>
              </w:numPr>
            </w:pPr>
            <w:r>
              <w:t>Validate VNF state is Active</w:t>
            </w:r>
          </w:p>
          <w:p w:rsidR="005A676A" w:rsidRDefault="005A676A" w:rsidP="00891F43">
            <w:pPr>
              <w:pStyle w:val="TestCaseInfo"/>
              <w:numPr>
                <w:ilvl w:val="0"/>
                <w:numId w:val="73"/>
              </w:numPr>
            </w:pPr>
            <w:r>
              <w:t>Generate traffic</w:t>
            </w:r>
          </w:p>
          <w:p w:rsidR="005A676A" w:rsidRDefault="005A676A" w:rsidP="00891F43">
            <w:pPr>
              <w:pStyle w:val="TestCaseInfo"/>
              <w:numPr>
                <w:ilvl w:val="0"/>
                <w:numId w:val="73"/>
              </w:numPr>
            </w:pPr>
            <w:r>
              <w:t>Validate traffic flows through</w:t>
            </w:r>
          </w:p>
          <w:p w:rsidR="005A676A" w:rsidRDefault="005A676A" w:rsidP="00891F43">
            <w:pPr>
              <w:pStyle w:val="TestCaseInfo"/>
              <w:numPr>
                <w:ilvl w:val="0"/>
                <w:numId w:val="73"/>
              </w:numPr>
            </w:pPr>
            <w:r>
              <w:t>Issue command to the VNFM to collect vStorage performance data</w:t>
            </w:r>
          </w:p>
          <w:p w:rsidR="005A676A" w:rsidRDefault="005A676A" w:rsidP="00891F43">
            <w:pPr>
              <w:pStyle w:val="TestCaseInfo"/>
              <w:numPr>
                <w:ilvl w:val="0"/>
                <w:numId w:val="73"/>
              </w:numPr>
            </w:pPr>
            <w:r>
              <w:t>Validate via VNFM and VIM interface that collection command was successful</w:t>
            </w:r>
          </w:p>
          <w:p w:rsidR="005A676A" w:rsidRDefault="005A676A" w:rsidP="00891F43">
            <w:pPr>
              <w:pStyle w:val="TestCaseInfo"/>
              <w:numPr>
                <w:ilvl w:val="0"/>
                <w:numId w:val="73"/>
              </w:numPr>
            </w:pPr>
            <w:r>
              <w:t>Issue command to the VNFM to register for vStorage performance data notification</w:t>
            </w:r>
          </w:p>
          <w:p w:rsidR="005A676A" w:rsidRDefault="005A676A" w:rsidP="00891F43">
            <w:pPr>
              <w:pStyle w:val="TestCaseInfo"/>
              <w:numPr>
                <w:ilvl w:val="0"/>
                <w:numId w:val="73"/>
              </w:numPr>
            </w:pPr>
            <w:r>
              <w:t>Validate via VNFM and VIM interface that registration was successful</w:t>
            </w:r>
          </w:p>
          <w:p w:rsidR="005A676A" w:rsidRDefault="005A676A" w:rsidP="00891F43">
            <w:pPr>
              <w:pStyle w:val="TestCaseInfo"/>
              <w:numPr>
                <w:ilvl w:val="0"/>
                <w:numId w:val="73"/>
              </w:numPr>
            </w:pPr>
            <w:r>
              <w:t>Validate that VNFM gets the notification a</w:t>
            </w:r>
            <w:r w:rsidR="00891F43">
              <w:t>nd updates the data</w:t>
            </w:r>
          </w:p>
          <w:p w:rsidR="00891F43" w:rsidRPr="009566CB" w:rsidRDefault="00891F43" w:rsidP="00891F43">
            <w:pPr>
              <w:pStyle w:val="TestCaseInfo"/>
              <w:numPr>
                <w:ilvl w:val="0"/>
                <w:numId w:val="73"/>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3"/>
              </w:numPr>
            </w:pPr>
            <w:r w:rsidRPr="009566CB">
              <w:t xml:space="preserve">Generate </w:t>
            </w:r>
            <w:r>
              <w:t xml:space="preserve">either lower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lower values</w:t>
            </w:r>
          </w:p>
          <w:p w:rsidR="005A676A" w:rsidRDefault="005A676A" w:rsidP="00891F43">
            <w:pPr>
              <w:pStyle w:val="TestCaseInfo"/>
              <w:numPr>
                <w:ilvl w:val="0"/>
                <w:numId w:val="73"/>
              </w:numPr>
            </w:pPr>
            <w:r>
              <w:t>Issue command to the VNFM to deregister for vStorage performance notification</w:t>
            </w:r>
          </w:p>
          <w:p w:rsidR="005A676A" w:rsidRDefault="005A676A" w:rsidP="00891F43">
            <w:pPr>
              <w:pStyle w:val="TestCaseInfo"/>
              <w:numPr>
                <w:ilvl w:val="0"/>
                <w:numId w:val="73"/>
              </w:numPr>
            </w:pPr>
            <w:r>
              <w:t>Validate via VNFM and VIM interface that deregistration was successful</w:t>
            </w:r>
          </w:p>
          <w:p w:rsidR="005A676A" w:rsidRDefault="005A676A" w:rsidP="00891F43">
            <w:pPr>
              <w:pStyle w:val="TestCaseInfo"/>
              <w:numPr>
                <w:ilvl w:val="0"/>
                <w:numId w:val="73"/>
              </w:numPr>
            </w:pPr>
            <w:r>
              <w:t>Issue command to the VNFM to remove vStorage performance collection</w:t>
            </w:r>
          </w:p>
          <w:p w:rsidR="005A676A" w:rsidRDefault="005A676A" w:rsidP="00891F43">
            <w:pPr>
              <w:pStyle w:val="TestCaseInfo"/>
              <w:numPr>
                <w:ilvl w:val="0"/>
                <w:numId w:val="73"/>
              </w:numPr>
            </w:pPr>
            <w:r>
              <w:t>Validate via VNFM and VIM interface that removal was successful</w:t>
            </w:r>
          </w:p>
          <w:p w:rsidR="005A676A" w:rsidRDefault="005A676A" w:rsidP="00891F43">
            <w:pPr>
              <w:pStyle w:val="TestCaseInfo"/>
              <w:numPr>
                <w:ilvl w:val="0"/>
                <w:numId w:val="73"/>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pPr>
              <w:pStyle w:val="TestCase"/>
            </w:pPr>
            <w:bookmarkStart w:id="245" w:name="_Toc454184463"/>
            <w:bookmarkStart w:id="246" w:name="_Toc467223411"/>
            <w:r>
              <w:t>TC.VNF.PERF.004</w:t>
            </w:r>
            <w:r>
              <w:tab/>
            </w:r>
            <w:r w:rsidR="005A676A" w:rsidRPr="009566CB">
              <w:t>vCPU resource performance threshold notification subscription and notification</w:t>
            </w:r>
            <w:bookmarkEnd w:id="245"/>
            <w:bookmarkEnd w:id="246"/>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rPr>
                <w:lang w:eastAsia="zh-CN"/>
              </w:rPr>
            </w:pPr>
            <w:r>
              <w:rPr>
                <w:lang w:eastAsia="zh-CN"/>
              </w:rPr>
              <w:t>Validate VNFM can subscribe</w:t>
            </w:r>
            <w:r w:rsidR="00083D7D">
              <w:rPr>
                <w:lang w:eastAsia="zh-CN"/>
              </w:rPr>
              <w:t xml:space="preserve"> to</w:t>
            </w:r>
            <w:r>
              <w:rPr>
                <w:lang w:eastAsia="zh-CN"/>
              </w:rPr>
              <w:t xml:space="preserve"> and process resource performance threshold notifications of the type vCPU resource</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vCPU for data collection and a threshold notification. In order a threshold to be active, there must be a PM job collecting the needed metric for the selected entries.</w:t>
            </w:r>
          </w:p>
          <w:p w:rsidR="00891F43" w:rsidRDefault="00891F43" w:rsidP="00891F43">
            <w:pPr>
              <w:pStyle w:val="TestCaseInfo"/>
            </w:pPr>
            <w:r>
              <w:t xml:space="preserve">By increasing the network load, the vCPU threshold could be triggered. VNFM should process the notification and indicate the event. </w:t>
            </w:r>
          </w:p>
          <w:p w:rsidR="00891F43" w:rsidRDefault="00891F43" w:rsidP="00891F43">
            <w:pPr>
              <w:pStyle w:val="TestCaseInfo"/>
            </w:pPr>
            <w:r>
              <w:t>The PM job should have following inputs:</w:t>
            </w:r>
          </w:p>
          <w:p w:rsidR="00891F43" w:rsidRDefault="00891F43" w:rsidP="00D45270">
            <w:pPr>
              <w:pStyle w:val="TestCaseInfo"/>
              <w:numPr>
                <w:ilvl w:val="0"/>
                <w:numId w:val="114"/>
              </w:numPr>
            </w:pPr>
            <w:r>
              <w:t>Resource selector is vCPU</w:t>
            </w:r>
          </w:p>
          <w:p w:rsidR="00891F43" w:rsidRDefault="00891F43" w:rsidP="00D45270">
            <w:pPr>
              <w:pStyle w:val="TestCaseInfo"/>
              <w:numPr>
                <w:ilvl w:val="0"/>
                <w:numId w:val="114"/>
              </w:numPr>
            </w:pPr>
            <w:r>
              <w:t>performance metric type</w:t>
            </w:r>
          </w:p>
          <w:p w:rsidR="00891F43" w:rsidRDefault="00891F43" w:rsidP="00D45270">
            <w:pPr>
              <w:pStyle w:val="TestCaseInfo"/>
              <w:numPr>
                <w:ilvl w:val="0"/>
                <w:numId w:val="114"/>
              </w:numPr>
            </w:pPr>
            <w:r>
              <w:t xml:space="preserve">collection period </w:t>
            </w:r>
          </w:p>
          <w:p w:rsidR="00891F43" w:rsidRDefault="00891F43" w:rsidP="00D45270">
            <w:pPr>
              <w:pStyle w:val="TestCaseInfo"/>
              <w:numPr>
                <w:ilvl w:val="0"/>
                <w:numId w:val="114"/>
              </w:numPr>
            </w:pPr>
            <w:r>
              <w:lastRenderedPageBreak/>
              <w:t>reporting period</w:t>
            </w:r>
          </w:p>
          <w:p w:rsidR="00891F43" w:rsidRDefault="00891F43" w:rsidP="00D45270">
            <w:pPr>
              <w:pStyle w:val="TestCaseInfo"/>
              <w:numPr>
                <w:ilvl w:val="0"/>
                <w:numId w:val="114"/>
              </w:numPr>
            </w:pPr>
            <w:r>
              <w:t>reporting boundary to define the duration</w:t>
            </w:r>
          </w:p>
          <w:p w:rsidR="00891F43" w:rsidRDefault="00891F43" w:rsidP="00891F43">
            <w:pPr>
              <w:pStyle w:val="TestCaseInfo"/>
            </w:pPr>
            <w:r>
              <w:t>The VIM should report the PM job with the same parameters.</w:t>
            </w:r>
          </w:p>
          <w:p w:rsidR="00891F43" w:rsidRDefault="00891F43" w:rsidP="00891F43">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891F43" w:rsidRDefault="00891F43" w:rsidP="00891F43">
            <w:pPr>
              <w:pStyle w:val="TestCaseInfo"/>
            </w:pPr>
            <w:r>
              <w:t>Invocation method could be</w:t>
            </w:r>
          </w:p>
          <w:p w:rsidR="00891F43" w:rsidRDefault="00891F43" w:rsidP="00D45270">
            <w:pPr>
              <w:pStyle w:val="TestCaseInfo"/>
              <w:numPr>
                <w:ilvl w:val="0"/>
                <w:numId w:val="115"/>
              </w:numPr>
            </w:pPr>
            <w:r>
              <w:t>vCPU instance with threshold level of 1%</w:t>
            </w:r>
          </w:p>
          <w:p w:rsidR="00891F43" w:rsidRDefault="00891F43" w:rsidP="00D45270">
            <w:pPr>
              <w:pStyle w:val="TestCaseInfo"/>
              <w:numPr>
                <w:ilvl w:val="0"/>
                <w:numId w:val="115"/>
              </w:numPr>
            </w:pPr>
            <w:r>
              <w:t>vNetwork bandwidth with threshold level of 1%</w:t>
            </w:r>
          </w:p>
          <w:p w:rsidR="00891F43" w:rsidRDefault="00891F43" w:rsidP="00D45270">
            <w:pPr>
              <w:pStyle w:val="TestCaseInfo"/>
              <w:numPr>
                <w:ilvl w:val="0"/>
                <w:numId w:val="115"/>
              </w:numPr>
            </w:pPr>
            <w:r>
              <w:t>vMemory usage with threshold level of 80%</w:t>
            </w:r>
          </w:p>
          <w:p w:rsidR="00891F43" w:rsidRPr="00D67489" w:rsidRDefault="00891F43" w:rsidP="00D45270">
            <w:pPr>
              <w:pStyle w:val="TestCaseInfo"/>
              <w:numPr>
                <w:ilvl w:val="0"/>
                <w:numId w:val="115"/>
              </w:numPr>
              <w:rPr>
                <w:lang w:eastAsia="zh-CN"/>
              </w:rPr>
            </w:pPr>
            <w:r>
              <w:t>vStorage usage with threshold level of 70%</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4"/>
              </w:numPr>
            </w:pPr>
            <w:r>
              <w:t>Instantiate VNF</w:t>
            </w:r>
          </w:p>
          <w:p w:rsidR="00891F43" w:rsidRDefault="00891F43" w:rsidP="00891F43">
            <w:pPr>
              <w:pStyle w:val="TestCaseInfo"/>
              <w:numPr>
                <w:ilvl w:val="0"/>
                <w:numId w:val="74"/>
              </w:numPr>
            </w:pPr>
            <w:r>
              <w:t>Validate VNF state is Inactive</w:t>
            </w:r>
          </w:p>
          <w:p w:rsidR="00891F43" w:rsidRDefault="00891F43" w:rsidP="00891F43">
            <w:pPr>
              <w:pStyle w:val="TestCaseInfo"/>
              <w:numPr>
                <w:ilvl w:val="0"/>
                <w:numId w:val="74"/>
              </w:numPr>
            </w:pPr>
            <w:r>
              <w:t>Start VNF</w:t>
            </w:r>
          </w:p>
          <w:p w:rsidR="00891F43" w:rsidRDefault="00891F43" w:rsidP="00891F43">
            <w:pPr>
              <w:pStyle w:val="TestCaseInfo"/>
              <w:numPr>
                <w:ilvl w:val="0"/>
                <w:numId w:val="74"/>
              </w:numPr>
            </w:pPr>
            <w:r>
              <w:t>Validate VNF state is Active</w:t>
            </w:r>
          </w:p>
          <w:p w:rsidR="00891F43" w:rsidRDefault="00891F43" w:rsidP="00891F43">
            <w:pPr>
              <w:pStyle w:val="TestCaseInfo"/>
              <w:numPr>
                <w:ilvl w:val="0"/>
                <w:numId w:val="74"/>
              </w:numPr>
            </w:pPr>
            <w:r>
              <w:t>Generate traffic</w:t>
            </w:r>
          </w:p>
          <w:p w:rsidR="00891F43" w:rsidRDefault="00891F43" w:rsidP="00891F43">
            <w:pPr>
              <w:pStyle w:val="TestCaseInfo"/>
              <w:numPr>
                <w:ilvl w:val="0"/>
                <w:numId w:val="74"/>
              </w:numPr>
            </w:pPr>
            <w:r>
              <w:t>Validate traffic flows through</w:t>
            </w:r>
          </w:p>
          <w:p w:rsidR="00891F43" w:rsidRDefault="00891F43" w:rsidP="00891F43">
            <w:pPr>
              <w:pStyle w:val="TestCaseInfo"/>
              <w:numPr>
                <w:ilvl w:val="0"/>
                <w:numId w:val="74"/>
              </w:numPr>
            </w:pPr>
            <w:r>
              <w:t>Issue command to the VNFM to register for vCPU performance data collection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Issue command to the VNFM to register for vCPU performance threshold notification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 xml:space="preserve">Increase the load to cause the </w:t>
            </w:r>
            <w:r w:rsidR="00C239CB">
              <w:t xml:space="preserve">threshold notification </w:t>
            </w:r>
            <w:r>
              <w:t>event</w:t>
            </w:r>
          </w:p>
          <w:p w:rsidR="00891F43" w:rsidRDefault="00891F43" w:rsidP="00891F43">
            <w:pPr>
              <w:pStyle w:val="TestCaseInfo"/>
              <w:numPr>
                <w:ilvl w:val="0"/>
                <w:numId w:val="74"/>
              </w:numPr>
            </w:pPr>
            <w:r>
              <w:t xml:space="preserve">Validate that VNFM gets the notification when the threshold is reached </w:t>
            </w:r>
          </w:p>
          <w:p w:rsidR="00C239CB" w:rsidRDefault="00C239CB" w:rsidP="00891F43">
            <w:pPr>
              <w:pStyle w:val="TestCaseInfo"/>
              <w:numPr>
                <w:ilvl w:val="0"/>
                <w:numId w:val="74"/>
              </w:numPr>
            </w:pPr>
            <w:r>
              <w:t>Stop traffic</w:t>
            </w:r>
          </w:p>
          <w:p w:rsidR="00891F43" w:rsidRDefault="00891F43" w:rsidP="00891F43">
            <w:pPr>
              <w:pStyle w:val="TestCaseInfo"/>
              <w:numPr>
                <w:ilvl w:val="0"/>
                <w:numId w:val="74"/>
              </w:numPr>
            </w:pPr>
            <w:r>
              <w:t>Issue command to the VNFM to deregister for vCPU performance threshold notification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pPr>
            <w:r>
              <w:t>Issue command to the VNFM to deregister for vCPU performance data collection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083D7D" w:rsidP="00891F43">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7" w:name="_Toc454184464"/>
            <w:bookmarkStart w:id="248" w:name="_Toc467223412"/>
            <w:r>
              <w:t>TC.VNF.PERF.005</w:t>
            </w:r>
            <w:r>
              <w:tab/>
            </w:r>
            <w:r w:rsidR="005A676A" w:rsidRPr="009566CB">
              <w:t>v</w:t>
            </w:r>
            <w:r w:rsidR="005A676A">
              <w:t>Memory</w:t>
            </w:r>
            <w:r w:rsidR="005A676A" w:rsidRPr="009566CB">
              <w:t xml:space="preserve"> resource performance threshold notification subscription and notification</w:t>
            </w:r>
            <w:bookmarkEnd w:id="247"/>
            <w:bookmarkEnd w:id="248"/>
          </w:p>
        </w:tc>
      </w:tr>
      <w:tr w:rsidR="006308C2"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vMemory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vMemory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vMemory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7"/>
              </w:numPr>
            </w:pPr>
            <w:r>
              <w:t>Resource selector is vMemory</w:t>
            </w:r>
          </w:p>
          <w:p w:rsidR="006308C2" w:rsidRDefault="006308C2" w:rsidP="00D45270">
            <w:pPr>
              <w:pStyle w:val="TestCaseInfo"/>
              <w:numPr>
                <w:ilvl w:val="0"/>
                <w:numId w:val="117"/>
              </w:numPr>
            </w:pPr>
            <w:r>
              <w:t>performance metric type</w:t>
            </w:r>
          </w:p>
          <w:p w:rsidR="006308C2" w:rsidRDefault="006308C2" w:rsidP="00D45270">
            <w:pPr>
              <w:pStyle w:val="TestCaseInfo"/>
              <w:numPr>
                <w:ilvl w:val="0"/>
                <w:numId w:val="117"/>
              </w:numPr>
            </w:pPr>
            <w:r>
              <w:t xml:space="preserve">collection period </w:t>
            </w:r>
          </w:p>
          <w:p w:rsidR="006308C2" w:rsidRDefault="006308C2" w:rsidP="00D45270">
            <w:pPr>
              <w:pStyle w:val="TestCaseInfo"/>
              <w:numPr>
                <w:ilvl w:val="0"/>
                <w:numId w:val="117"/>
              </w:numPr>
            </w:pPr>
            <w:r>
              <w:t>reporting period</w:t>
            </w:r>
          </w:p>
          <w:p w:rsidR="006308C2" w:rsidRDefault="006308C2" w:rsidP="00D45270">
            <w:pPr>
              <w:pStyle w:val="TestCaseInfo"/>
              <w:numPr>
                <w:ilvl w:val="0"/>
                <w:numId w:val="117"/>
              </w:numPr>
            </w:pPr>
            <w:r>
              <w:t>reporting boundary to define the duration</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6"/>
              </w:numPr>
            </w:pPr>
            <w:r>
              <w:t>vCPU instance with threshold level of 1%</w:t>
            </w:r>
          </w:p>
          <w:p w:rsidR="006308C2" w:rsidRDefault="006308C2" w:rsidP="00D45270">
            <w:pPr>
              <w:pStyle w:val="TestCaseInfo"/>
              <w:numPr>
                <w:ilvl w:val="0"/>
                <w:numId w:val="116"/>
              </w:numPr>
            </w:pPr>
            <w:r>
              <w:t>vNetwork bandwidth with threshold level of 1%</w:t>
            </w:r>
          </w:p>
          <w:p w:rsidR="006308C2" w:rsidRDefault="006308C2" w:rsidP="00D45270">
            <w:pPr>
              <w:pStyle w:val="TestCaseInfo"/>
              <w:numPr>
                <w:ilvl w:val="0"/>
                <w:numId w:val="116"/>
              </w:numPr>
            </w:pPr>
            <w:r>
              <w:t>vMemory usage with threshold level of 80%</w:t>
            </w:r>
          </w:p>
          <w:p w:rsidR="006308C2" w:rsidRDefault="006308C2" w:rsidP="00D45270">
            <w:pPr>
              <w:pStyle w:val="TestCaseInfo"/>
              <w:numPr>
                <w:ilvl w:val="0"/>
                <w:numId w:val="116"/>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5"/>
              </w:numPr>
            </w:pPr>
            <w:r>
              <w:t>Instantiate VNF</w:t>
            </w:r>
          </w:p>
          <w:p w:rsidR="006308C2" w:rsidRDefault="006308C2" w:rsidP="006308C2">
            <w:pPr>
              <w:pStyle w:val="TestCaseInfo"/>
              <w:numPr>
                <w:ilvl w:val="0"/>
                <w:numId w:val="75"/>
              </w:numPr>
            </w:pPr>
            <w:r>
              <w:t>Validate VNF state is Inactive</w:t>
            </w:r>
          </w:p>
          <w:p w:rsidR="006308C2" w:rsidRDefault="006308C2" w:rsidP="006308C2">
            <w:pPr>
              <w:pStyle w:val="TestCaseInfo"/>
              <w:numPr>
                <w:ilvl w:val="0"/>
                <w:numId w:val="75"/>
              </w:numPr>
            </w:pPr>
            <w:r>
              <w:t>Start VNF</w:t>
            </w:r>
          </w:p>
          <w:p w:rsidR="006308C2" w:rsidRDefault="006308C2" w:rsidP="006308C2">
            <w:pPr>
              <w:pStyle w:val="TestCaseInfo"/>
              <w:numPr>
                <w:ilvl w:val="0"/>
                <w:numId w:val="75"/>
              </w:numPr>
            </w:pPr>
            <w:r>
              <w:t>Validate VNF state is Active</w:t>
            </w:r>
          </w:p>
          <w:p w:rsidR="006308C2" w:rsidRDefault="006308C2" w:rsidP="006308C2">
            <w:pPr>
              <w:pStyle w:val="TestCaseInfo"/>
              <w:numPr>
                <w:ilvl w:val="0"/>
                <w:numId w:val="75"/>
              </w:numPr>
            </w:pPr>
            <w:r>
              <w:t>Generate traffic</w:t>
            </w:r>
          </w:p>
          <w:p w:rsidR="006308C2" w:rsidRDefault="006308C2" w:rsidP="006308C2">
            <w:pPr>
              <w:pStyle w:val="TestCaseInfo"/>
              <w:numPr>
                <w:ilvl w:val="0"/>
                <w:numId w:val="75"/>
              </w:numPr>
            </w:pPr>
            <w:r>
              <w:t>Validate traffic flows through</w:t>
            </w:r>
          </w:p>
          <w:p w:rsidR="006308C2" w:rsidRDefault="006308C2" w:rsidP="006308C2">
            <w:pPr>
              <w:pStyle w:val="TestCaseInfo"/>
              <w:numPr>
                <w:ilvl w:val="0"/>
                <w:numId w:val="75"/>
              </w:numPr>
            </w:pPr>
            <w:r>
              <w:t>Issue command to the VNFM to register for vMemory performance data collection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Issue command to the VNFM to register for vMemory performance threshold notification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Increase the load to cause the event</w:t>
            </w:r>
          </w:p>
          <w:p w:rsidR="006308C2" w:rsidRDefault="006308C2" w:rsidP="00E17FBA">
            <w:pPr>
              <w:pStyle w:val="TestCaseInfo"/>
              <w:numPr>
                <w:ilvl w:val="0"/>
                <w:numId w:val="75"/>
              </w:numPr>
            </w:pPr>
            <w:r>
              <w:t xml:space="preserve">Validate that VNFM gets the notification when the threshold is reached </w:t>
            </w:r>
          </w:p>
          <w:p w:rsidR="006308C2" w:rsidRDefault="006308C2" w:rsidP="00E17FBA">
            <w:pPr>
              <w:pStyle w:val="TestCaseInfo"/>
              <w:numPr>
                <w:ilvl w:val="0"/>
                <w:numId w:val="75"/>
              </w:numPr>
            </w:pPr>
            <w:r>
              <w:t>Issue command to the VNFM to deregister for vMemory performance threshold notification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pPr>
            <w:r>
              <w:t>Issue command to the VNFM to deregister for vMemory performance data collection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249" w:name="_Toc454184465"/>
            <w:bookmarkStart w:id="250" w:name="_Toc467223413"/>
            <w:r>
              <w:t>TC.VNF.PERF.006</w:t>
            </w:r>
            <w:r>
              <w:tab/>
            </w:r>
            <w:r w:rsidR="005A676A" w:rsidRPr="009566CB">
              <w:t>v</w:t>
            </w:r>
            <w:r w:rsidR="005A676A">
              <w:t>Storage</w:t>
            </w:r>
            <w:r w:rsidR="005A676A" w:rsidRPr="009566CB">
              <w:t xml:space="preserve"> resource performance threshold notification subscription and notification</w:t>
            </w:r>
            <w:bookmarkEnd w:id="249"/>
            <w:bookmarkEnd w:id="250"/>
          </w:p>
        </w:tc>
      </w:tr>
      <w:tr w:rsidR="006308C2" w:rsidTr="006308C2">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vStorage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vStorage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vStorage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8"/>
              </w:numPr>
            </w:pPr>
            <w:r>
              <w:t>Resource selector is vStorage</w:t>
            </w:r>
          </w:p>
          <w:p w:rsidR="006308C2" w:rsidRDefault="006308C2" w:rsidP="00D45270">
            <w:pPr>
              <w:pStyle w:val="TestCaseInfo"/>
              <w:numPr>
                <w:ilvl w:val="0"/>
                <w:numId w:val="118"/>
              </w:numPr>
            </w:pPr>
            <w:r>
              <w:t>performance metric type</w:t>
            </w:r>
          </w:p>
          <w:p w:rsidR="006308C2" w:rsidRDefault="006308C2" w:rsidP="00D45270">
            <w:pPr>
              <w:pStyle w:val="TestCaseInfo"/>
              <w:numPr>
                <w:ilvl w:val="0"/>
                <w:numId w:val="118"/>
              </w:numPr>
            </w:pPr>
            <w:r>
              <w:t xml:space="preserve">collection period </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9"/>
              </w:numPr>
            </w:pPr>
            <w:r>
              <w:t>vCPU instance with threshold level of 1%</w:t>
            </w:r>
          </w:p>
          <w:p w:rsidR="006308C2" w:rsidRDefault="006308C2" w:rsidP="00D45270">
            <w:pPr>
              <w:pStyle w:val="TestCaseInfo"/>
              <w:numPr>
                <w:ilvl w:val="0"/>
                <w:numId w:val="119"/>
              </w:numPr>
            </w:pPr>
            <w:r>
              <w:t>vNetwork bandwidth with threshold level of 1%</w:t>
            </w:r>
          </w:p>
          <w:p w:rsidR="006308C2" w:rsidRDefault="006308C2" w:rsidP="00D45270">
            <w:pPr>
              <w:pStyle w:val="TestCaseInfo"/>
              <w:numPr>
                <w:ilvl w:val="0"/>
                <w:numId w:val="119"/>
              </w:numPr>
            </w:pPr>
            <w:r>
              <w:t>vMemory usage with threshold level of 80%</w:t>
            </w:r>
          </w:p>
          <w:p w:rsidR="006308C2" w:rsidRPr="00D67489" w:rsidRDefault="006308C2" w:rsidP="00D45270">
            <w:pPr>
              <w:pStyle w:val="TestCaseInfo"/>
              <w:numPr>
                <w:ilvl w:val="0"/>
                <w:numId w:val="119"/>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6449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6"/>
              </w:numPr>
            </w:pPr>
            <w:r>
              <w:t>Instantiate VNF</w:t>
            </w:r>
          </w:p>
          <w:p w:rsidR="006308C2" w:rsidRDefault="006308C2" w:rsidP="006308C2">
            <w:pPr>
              <w:pStyle w:val="TestCaseInfo"/>
              <w:numPr>
                <w:ilvl w:val="0"/>
                <w:numId w:val="76"/>
              </w:numPr>
            </w:pPr>
            <w:r>
              <w:t>Validate VNF state is Inactive</w:t>
            </w:r>
          </w:p>
          <w:p w:rsidR="006308C2" w:rsidRDefault="006308C2" w:rsidP="006308C2">
            <w:pPr>
              <w:pStyle w:val="TestCaseInfo"/>
              <w:numPr>
                <w:ilvl w:val="0"/>
                <w:numId w:val="76"/>
              </w:numPr>
            </w:pPr>
            <w:r>
              <w:t>Start VNF</w:t>
            </w:r>
          </w:p>
          <w:p w:rsidR="006308C2" w:rsidRDefault="006308C2" w:rsidP="006308C2">
            <w:pPr>
              <w:pStyle w:val="TestCaseInfo"/>
              <w:numPr>
                <w:ilvl w:val="0"/>
                <w:numId w:val="76"/>
              </w:numPr>
            </w:pPr>
            <w:r>
              <w:t>Validate VNF state is Active</w:t>
            </w:r>
          </w:p>
          <w:p w:rsidR="006308C2" w:rsidRDefault="006308C2" w:rsidP="006308C2">
            <w:pPr>
              <w:pStyle w:val="TestCaseInfo"/>
              <w:numPr>
                <w:ilvl w:val="0"/>
                <w:numId w:val="76"/>
              </w:numPr>
            </w:pPr>
            <w:r>
              <w:t>Generate traffic</w:t>
            </w:r>
          </w:p>
          <w:p w:rsidR="006308C2" w:rsidRDefault="006308C2" w:rsidP="006308C2">
            <w:pPr>
              <w:pStyle w:val="TestCaseInfo"/>
              <w:numPr>
                <w:ilvl w:val="0"/>
                <w:numId w:val="76"/>
              </w:numPr>
            </w:pPr>
            <w:r>
              <w:t>Validate traffic flows through</w:t>
            </w:r>
          </w:p>
          <w:p w:rsidR="006308C2" w:rsidRDefault="006308C2" w:rsidP="006308C2">
            <w:pPr>
              <w:pStyle w:val="TestCaseInfo"/>
              <w:numPr>
                <w:ilvl w:val="0"/>
                <w:numId w:val="76"/>
              </w:numPr>
            </w:pPr>
            <w:r>
              <w:t>Issue command to the VNFM to register for vStorage performance data collection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Issue command to the VNFM to register for vStorage performance threshold notification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Increase the load to cause the event</w:t>
            </w:r>
          </w:p>
          <w:p w:rsidR="006308C2" w:rsidRDefault="006308C2" w:rsidP="006308C2">
            <w:pPr>
              <w:pStyle w:val="TestCaseInfo"/>
              <w:numPr>
                <w:ilvl w:val="0"/>
                <w:numId w:val="76"/>
              </w:numPr>
            </w:pPr>
            <w:r>
              <w:lastRenderedPageBreak/>
              <w:t>Validate that VNFM gets the notification when the threshold is reached</w:t>
            </w:r>
          </w:p>
          <w:p w:rsidR="006308C2" w:rsidRDefault="006308C2" w:rsidP="006308C2">
            <w:pPr>
              <w:pStyle w:val="TestCaseInfo"/>
              <w:numPr>
                <w:ilvl w:val="0"/>
                <w:numId w:val="76"/>
              </w:numPr>
            </w:pPr>
            <w:r>
              <w:t>Issue command to the VNFM to deregister for vStorage performance threshold notification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pPr>
            <w:r>
              <w:t>Issue command to the VNFM to deregister for vStorage performance data collection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p w:rsidR="005A676A" w:rsidRDefault="005A676A" w:rsidP="005A676A">
      <w:pPr>
        <w:rPr>
          <w:lang w:eastAsia="zh-CN"/>
        </w:rPr>
      </w:pPr>
    </w:p>
    <w:p w:rsidR="005A676A" w:rsidRDefault="005A676A" w:rsidP="00AF2A29">
      <w:pPr>
        <w:pStyle w:val="Heading1"/>
      </w:pPr>
      <w:bookmarkStart w:id="251" w:name="_Toc454184372"/>
      <w:bookmarkStart w:id="252" w:name="_Toc467159725"/>
      <w:r>
        <w:t>Complex Use-cases</w:t>
      </w:r>
      <w:bookmarkEnd w:id="251"/>
      <w:bookmarkEnd w:id="252"/>
    </w:p>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A7E07" w:rsidTr="004A7E07">
        <w:tc>
          <w:tcPr>
            <w:tcW w:w="9330" w:type="dxa"/>
            <w:gridSpan w:val="2"/>
            <w:tcBorders>
              <w:top w:val="single" w:sz="2" w:space="0" w:color="auto"/>
              <w:left w:val="single" w:sz="2" w:space="0" w:color="auto"/>
              <w:bottom w:val="single" w:sz="2" w:space="0" w:color="auto"/>
              <w:right w:val="single" w:sz="2" w:space="0" w:color="auto"/>
            </w:tcBorders>
            <w:hideMark/>
          </w:tcPr>
          <w:p w:rsidR="004A7E07" w:rsidRDefault="00F44670" w:rsidP="004A7E07">
            <w:pPr>
              <w:pStyle w:val="TestCase"/>
            </w:pPr>
            <w:bookmarkStart w:id="253" w:name="_Toc467223414"/>
            <w:r>
              <w:t>TC.VNF.COMP</w:t>
            </w:r>
            <w:r w:rsidR="001E6CEC">
              <w:t>LEX</w:t>
            </w:r>
            <w:r>
              <w:t>.001</w:t>
            </w:r>
            <w:r>
              <w:tab/>
            </w:r>
            <w:r w:rsidR="004A7E07">
              <w:t>VNF Start and Scaling with max traffic load</w:t>
            </w:r>
            <w:bookmarkEnd w:id="253"/>
            <w:r w:rsidR="004A7E07">
              <w:t xml:space="preserve"> </w:t>
            </w:r>
          </w:p>
        </w:tc>
      </w:tr>
      <w:tr w:rsidR="004A7E07" w:rsidTr="004A7E07">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4A7E07" w:rsidRPr="00D67489" w:rsidRDefault="004A7E07" w:rsidP="00047EC9">
            <w:pPr>
              <w:pStyle w:val="TestCaseInfo"/>
              <w:rPr>
                <w:lang w:eastAsia="zh-CN"/>
              </w:rPr>
            </w:pPr>
            <w:r>
              <w:rPr>
                <w:lang w:eastAsia="zh-CN"/>
              </w:rPr>
              <w:t>Verify VNF can be activated under max traffic load, processes packets after the activation and measure the activation</w:t>
            </w:r>
            <w:r w:rsidR="00315147">
              <w:rPr>
                <w:lang w:eastAsia="zh-CN"/>
              </w:rPr>
              <w:t>/</w:t>
            </w:r>
            <w:r w:rsidR="00047EC9">
              <w:rPr>
                <w:lang w:eastAsia="zh-CN"/>
              </w:rPr>
              <w:t xml:space="preserve">fully serviceability </w:t>
            </w:r>
            <w:r>
              <w:rPr>
                <w:lang w:eastAsia="zh-CN"/>
              </w:rPr>
              <w:t>time</w:t>
            </w:r>
            <w:r w:rsidR="00047EC9">
              <w:rPr>
                <w:lang w:eastAsia="zh-CN"/>
              </w:rPr>
              <w:t xml:space="preserve"> when the scaling is completed and no packets get dropped</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4A7E07" w:rsidRDefault="004A7E07" w:rsidP="004A7E07">
            <w:pPr>
              <w:pStyle w:val="TestCaseInfo"/>
              <w:rPr>
                <w:lang w:eastAsia="zh-CN"/>
              </w:rPr>
            </w:pPr>
            <w:r>
              <w:rPr>
                <w:lang w:eastAsia="zh-CN"/>
              </w:rPr>
              <w:t>After the VNF is instantiated, the VNF state is “Inactive. To allow processing of its functionality, it must be activated. Via the VNFM the command “Start” is been issued to bring the VNF into an active state and validate the functionality by emitting packets and measuring its correctness. The max traffic gets emitted before the emission to allow the measure of the activation time and also the quality (dropped packets after receiving the first packet)</w:t>
            </w:r>
            <w:r w:rsidR="00047EC9">
              <w:rPr>
                <w:lang w:eastAsia="zh-CN"/>
              </w:rPr>
              <w:t xml:space="preserve"> and how fast the VM can scale up to process max traffic without drops</w:t>
            </w:r>
            <w:r>
              <w:rPr>
                <w:lang w:eastAsia="zh-CN"/>
              </w:rPr>
              <w:t>.</w:t>
            </w:r>
          </w:p>
        </w:tc>
      </w:tr>
      <w:tr w:rsidR="004A7E07" w:rsidTr="004A7E0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4A7E0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C6061A">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r>
              <w:t>Measure the time it takes for the activation and forwards the max traffic. We may need to go through multiple iterations to get an average time.</w:t>
            </w:r>
          </w:p>
          <w:p w:rsidR="004A7E07" w:rsidRDefault="004A7E07" w:rsidP="004A7E07">
            <w:pPr>
              <w:pStyle w:val="TestCaseInfo"/>
            </w:pPr>
            <w:r>
              <w:t>Sequence: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Instantiate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VNF is in state Inactive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max traffic load</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no traffic goes through</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VNF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state is "Active"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Wait for the VNF to scale up to the maximum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traffic flows with no dropped packets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allocated vResources are on max level</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Calculate the time for the activation (first time stamp arrival and no dropped packets)</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Stop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lastRenderedPageBreak/>
              <w:t>Ensure that no traffic flows once stop is completed</w:t>
            </w:r>
          </w:p>
          <w:p w:rsidR="00040288" w:rsidRPr="00C6061A" w:rsidRDefault="00C15F05" w:rsidP="00C6061A">
            <w:pPr>
              <w:pStyle w:val="ListParagraph"/>
              <w:numPr>
                <w:ilvl w:val="0"/>
                <w:numId w:val="185"/>
              </w:numPr>
              <w:rPr>
                <w:color w:val="1F497D"/>
                <w:sz w:val="20"/>
                <w:szCs w:val="20"/>
              </w:rPr>
            </w:pPr>
            <w:r w:rsidRPr="00C6061A">
              <w:rPr>
                <w:color w:val="1F497D"/>
                <w:sz w:val="20"/>
                <w:szCs w:val="20"/>
              </w:rPr>
              <w:t>Stop Traffic Load</w:t>
            </w:r>
          </w:p>
          <w:p w:rsidR="004A7E07" w:rsidRPr="00C6061A" w:rsidRDefault="00C15F05" w:rsidP="00C6061A">
            <w:pPr>
              <w:pStyle w:val="ListParagraph"/>
              <w:numPr>
                <w:ilvl w:val="0"/>
                <w:numId w:val="185"/>
              </w:numPr>
              <w:rPr>
                <w:color w:val="1F497D"/>
                <w:sz w:val="20"/>
                <w:szCs w:val="20"/>
              </w:rPr>
            </w:pPr>
            <w:r w:rsidRPr="00C6061A">
              <w:rPr>
                <w:color w:val="1F497D"/>
                <w:sz w:val="20"/>
                <w:szCs w:val="20"/>
              </w:rPr>
              <w:t>Terminate VNF</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34"/>
              </w:numPr>
            </w:pPr>
            <w:r>
              <w:t>vMemory</w:t>
            </w:r>
          </w:p>
          <w:p w:rsidR="00CF3569" w:rsidRDefault="00CF3569" w:rsidP="00D45270">
            <w:pPr>
              <w:pStyle w:val="TestCaseInfo"/>
              <w:numPr>
                <w:ilvl w:val="0"/>
                <w:numId w:val="134"/>
              </w:numPr>
            </w:pPr>
            <w:r>
              <w:t>vCPU cores</w:t>
            </w:r>
          </w:p>
          <w:p w:rsidR="00CF3569" w:rsidRDefault="00CF3569" w:rsidP="00D45270">
            <w:pPr>
              <w:pStyle w:val="TestCaseInfo"/>
              <w:numPr>
                <w:ilvl w:val="0"/>
                <w:numId w:val="134"/>
              </w:numPr>
            </w:pPr>
            <w:r>
              <w:t>vStorage</w:t>
            </w:r>
          </w:p>
          <w:p w:rsidR="00CF3569" w:rsidRDefault="00CF3569" w:rsidP="00D45270">
            <w:pPr>
              <w:pStyle w:val="TestCaseInfo"/>
              <w:numPr>
                <w:ilvl w:val="0"/>
                <w:numId w:val="88"/>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r w:rsidR="00143C0C">
              <w:t>These are sub test cases.</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4A7E07" w:rsidRDefault="00CF3569" w:rsidP="00CF3569">
            <w:pPr>
              <w:pStyle w:val="TestCaseInfo"/>
            </w:pPr>
            <w:r>
              <w:t>Each of this trigger can be seen a sub test cases.</w:t>
            </w:r>
          </w:p>
        </w:tc>
      </w:tr>
    </w:tbl>
    <w:p w:rsidR="005A676A" w:rsidRDefault="005A676A" w:rsidP="005A676A"/>
    <w:p w:rsidR="00EF0D52" w:rsidRDefault="00EF0D52"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F0D52" w:rsidTr="00195B81">
        <w:tc>
          <w:tcPr>
            <w:tcW w:w="9330" w:type="dxa"/>
            <w:gridSpan w:val="2"/>
            <w:tcBorders>
              <w:top w:val="single" w:sz="2" w:space="0" w:color="auto"/>
              <w:left w:val="single" w:sz="2" w:space="0" w:color="auto"/>
              <w:bottom w:val="single" w:sz="2" w:space="0" w:color="auto"/>
              <w:right w:val="single" w:sz="2" w:space="0" w:color="auto"/>
            </w:tcBorders>
            <w:hideMark/>
          </w:tcPr>
          <w:p w:rsidR="00EF0D52" w:rsidRDefault="00F44670" w:rsidP="00195B81">
            <w:pPr>
              <w:pStyle w:val="TestCase"/>
            </w:pPr>
            <w:bookmarkStart w:id="254" w:name="_Toc454184424"/>
            <w:bookmarkStart w:id="255" w:name="_Toc467223415"/>
            <w:r>
              <w:t>TC.VNF.COMP</w:t>
            </w:r>
            <w:r w:rsidR="001E6CEC">
              <w:t>LEX</w:t>
            </w:r>
            <w:r>
              <w:t>.002</w:t>
            </w:r>
            <w:r>
              <w:tab/>
            </w:r>
            <w:r w:rsidR="00EF0D52" w:rsidRPr="00E95BF5">
              <w:t>Stop a max scale-up/scaled-out VNF instance in state Active under</w:t>
            </w:r>
            <w:r w:rsidR="00EF0D52">
              <w:t xml:space="preserve"> max</w:t>
            </w:r>
            <w:r w:rsidR="00EF0D52" w:rsidRPr="00E95BF5">
              <w:t xml:space="preserve"> traffic load</w:t>
            </w:r>
            <w:bookmarkEnd w:id="254"/>
            <w:bookmarkEnd w:id="255"/>
          </w:p>
        </w:tc>
      </w:tr>
      <w:tr w:rsidR="00EF0D52" w:rsidTr="00195B81">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F0D52" w:rsidRPr="00D67489" w:rsidRDefault="00EF0D52" w:rsidP="00195B81">
            <w:pPr>
              <w:pStyle w:val="TestCaseInfo"/>
              <w:rPr>
                <w:lang w:eastAsia="zh-CN"/>
              </w:rPr>
            </w:pPr>
            <w:r>
              <w:rPr>
                <w:lang w:eastAsia="zh-CN"/>
              </w:rPr>
              <w:t>A VNF can be scaled out or up to increase it throughput performance. A VNFM should allow and have the capability to stop a fully scaled VNF under a full load. The stopping of the VNF may also cause to free up unused vResources.</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F0D52" w:rsidRDefault="00EF0D52"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047EC9">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EF0D52" w:rsidRDefault="00EF0D52" w:rsidP="00D45270">
            <w:pPr>
              <w:pStyle w:val="TestCaseInfo"/>
              <w:numPr>
                <w:ilvl w:val="0"/>
                <w:numId w:val="121"/>
              </w:numPr>
              <w:rPr>
                <w:lang w:eastAsia="zh-CN"/>
              </w:rPr>
            </w:pPr>
            <w:r>
              <w:rPr>
                <w:lang w:eastAsia="zh-CN"/>
              </w:rPr>
              <w:t>command to the VNFM</w:t>
            </w:r>
          </w:p>
          <w:p w:rsidR="00EF0D52" w:rsidRDefault="00EF0D52" w:rsidP="00D45270">
            <w:pPr>
              <w:pStyle w:val="TestCaseInfo"/>
              <w:numPr>
                <w:ilvl w:val="0"/>
                <w:numId w:val="121"/>
              </w:numPr>
              <w:rPr>
                <w:lang w:eastAsia="zh-CN"/>
              </w:rPr>
            </w:pPr>
            <w:r>
              <w:rPr>
                <w:lang w:eastAsia="zh-CN"/>
              </w:rPr>
              <w:t>trigger from VIM by previous registration caused by higher traffic load over a longer period of time</w:t>
            </w:r>
          </w:p>
          <w:p w:rsidR="00EF0D52" w:rsidRDefault="00EF0D52" w:rsidP="00D45270">
            <w:pPr>
              <w:pStyle w:val="TestCaseInfo"/>
              <w:numPr>
                <w:ilvl w:val="0"/>
                <w:numId w:val="121"/>
              </w:numPr>
              <w:rPr>
                <w:lang w:eastAsia="zh-CN"/>
              </w:rPr>
            </w:pPr>
            <w:r>
              <w:rPr>
                <w:lang w:eastAsia="zh-CN"/>
              </w:rPr>
              <w:t>triggered by EM</w:t>
            </w:r>
          </w:p>
          <w:p w:rsidR="00EF0D52" w:rsidRDefault="00EF0D52" w:rsidP="00D45270">
            <w:pPr>
              <w:pStyle w:val="TestCaseInfo"/>
              <w:numPr>
                <w:ilvl w:val="0"/>
                <w:numId w:val="121"/>
              </w:numPr>
              <w:rPr>
                <w:lang w:eastAsia="zh-CN"/>
              </w:rPr>
            </w:pPr>
            <w:r>
              <w:rPr>
                <w:lang w:eastAsia="zh-CN"/>
              </w:rPr>
              <w:t>triggered by VNF</w:t>
            </w:r>
          </w:p>
          <w:p w:rsidR="00EF0D52" w:rsidRDefault="00EF0D52" w:rsidP="00195B81">
            <w:pPr>
              <w:pStyle w:val="TestCaseInfo"/>
              <w:rPr>
                <w:lang w:eastAsia="zh-CN"/>
              </w:rPr>
            </w:pPr>
            <w:r>
              <w:rPr>
                <w:lang w:eastAsia="zh-CN"/>
              </w:rPr>
              <w:t>Once the VNF is in the max scaled-up/scaled-out state, the VNFM gets requested to terminate the VNF under load.</w:t>
            </w:r>
          </w:p>
        </w:tc>
      </w:tr>
      <w:tr w:rsidR="00EF0D52"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F0D52" w:rsidRPr="00E95BF5" w:rsidRDefault="00EF0D52" w:rsidP="00195B81">
            <w:pPr>
              <w:pStyle w:val="TestCaseInfo"/>
            </w:pPr>
            <w:r w:rsidRPr="00E95BF5">
              <w:t>Sequence:</w:t>
            </w:r>
          </w:p>
          <w:p w:rsidR="00EF0D52" w:rsidRPr="00E95BF5" w:rsidRDefault="00EF0D52" w:rsidP="00195B81">
            <w:pPr>
              <w:pStyle w:val="TestCaseInfo"/>
              <w:numPr>
                <w:ilvl w:val="0"/>
                <w:numId w:val="37"/>
              </w:numPr>
            </w:pPr>
            <w:r w:rsidRPr="00E95BF5">
              <w:t>Instantiate VNF</w:t>
            </w:r>
          </w:p>
          <w:p w:rsidR="00EF0D52" w:rsidRPr="00E95BF5" w:rsidRDefault="00EF0D52" w:rsidP="00195B81">
            <w:pPr>
              <w:pStyle w:val="TestCaseInfo"/>
              <w:numPr>
                <w:ilvl w:val="0"/>
                <w:numId w:val="37"/>
              </w:numPr>
            </w:pPr>
            <w:r w:rsidRPr="00E95BF5">
              <w:t>Validate VNF state is Inactive</w:t>
            </w:r>
          </w:p>
          <w:p w:rsidR="00EF0D52" w:rsidRPr="00E95BF5" w:rsidRDefault="00EF0D52" w:rsidP="00195B81">
            <w:pPr>
              <w:pStyle w:val="TestCaseInfo"/>
              <w:numPr>
                <w:ilvl w:val="0"/>
                <w:numId w:val="37"/>
              </w:numPr>
            </w:pPr>
            <w:r w:rsidRPr="00E95BF5">
              <w:t>Start VNF</w:t>
            </w:r>
          </w:p>
          <w:p w:rsidR="00EF0D52" w:rsidRPr="00E95BF5" w:rsidRDefault="00EF0D52" w:rsidP="00195B81">
            <w:pPr>
              <w:pStyle w:val="TestCaseInfo"/>
              <w:numPr>
                <w:ilvl w:val="0"/>
                <w:numId w:val="37"/>
              </w:numPr>
            </w:pPr>
            <w:r w:rsidRPr="00E95BF5">
              <w:t>Validate VNF state is Active</w:t>
            </w:r>
          </w:p>
          <w:p w:rsidR="00EF0D52" w:rsidRPr="00E95BF5" w:rsidRDefault="00EF0D52" w:rsidP="00195B81">
            <w:pPr>
              <w:pStyle w:val="TestCaseInfo"/>
              <w:numPr>
                <w:ilvl w:val="0"/>
                <w:numId w:val="37"/>
              </w:numPr>
            </w:pPr>
            <w:r w:rsidRPr="00E95BF5">
              <w:t>Generate low traffic load</w:t>
            </w:r>
          </w:p>
          <w:p w:rsidR="00EF0D52" w:rsidRPr="00E95BF5" w:rsidRDefault="00EF0D52" w:rsidP="00195B81">
            <w:pPr>
              <w:pStyle w:val="TestCaseInfo"/>
              <w:numPr>
                <w:ilvl w:val="0"/>
                <w:numId w:val="37"/>
              </w:numPr>
            </w:pPr>
            <w:r w:rsidRPr="00E95BF5">
              <w:t xml:space="preserve">Validate </w:t>
            </w:r>
            <w:r>
              <w:t>that traffic flows through with</w:t>
            </w:r>
            <w:r w:rsidR="00047EC9">
              <w:t>out issues (</w:t>
            </w:r>
            <w:r w:rsidR="00047EC9">
              <w:sym w:font="Wingdings" w:char="F0E0"/>
            </w:r>
            <w:r w:rsidRPr="00E95BF5">
              <w:t xml:space="preserve"> no dropped packets)</w:t>
            </w:r>
          </w:p>
          <w:p w:rsidR="00EF0D52" w:rsidRPr="00E95BF5" w:rsidRDefault="00EF0D52" w:rsidP="00195B81">
            <w:pPr>
              <w:pStyle w:val="TestCaseInfo"/>
              <w:numPr>
                <w:ilvl w:val="0"/>
                <w:numId w:val="37"/>
              </w:numPr>
            </w:pPr>
            <w:r w:rsidRPr="00E95BF5">
              <w:t xml:space="preserve">Trigger a resize of the NFV resources to </w:t>
            </w:r>
            <w:r w:rsidR="00047EC9">
              <w:t xml:space="preserve">reach </w:t>
            </w:r>
            <w:r w:rsidRPr="00E95BF5">
              <w:t>the maximum</w:t>
            </w:r>
          </w:p>
          <w:p w:rsidR="00EF0D52" w:rsidRPr="00E95BF5" w:rsidRDefault="00EF0D52" w:rsidP="00195B81">
            <w:pPr>
              <w:pStyle w:val="TestCaseInfo"/>
              <w:numPr>
                <w:ilvl w:val="0"/>
                <w:numId w:val="37"/>
              </w:numPr>
            </w:pPr>
            <w:r w:rsidRPr="00E95BF5">
              <w:t xml:space="preserve">Validate VNF has resized </w:t>
            </w:r>
            <w:r w:rsidR="00CF3569">
              <w:t>to the max and has max capacity</w:t>
            </w:r>
          </w:p>
          <w:p w:rsidR="00EF0D52" w:rsidRDefault="00EF0D52" w:rsidP="00195B81">
            <w:pPr>
              <w:pStyle w:val="TestCaseInfo"/>
              <w:numPr>
                <w:ilvl w:val="0"/>
                <w:numId w:val="37"/>
              </w:numPr>
            </w:pPr>
            <w:r>
              <w:t>Generate max</w:t>
            </w:r>
            <w:r w:rsidRPr="00E95BF5">
              <w:t xml:space="preserve"> traffic load to load all VNF instances</w:t>
            </w:r>
          </w:p>
          <w:p w:rsidR="00EF0D52" w:rsidRDefault="00EF0D52" w:rsidP="00195B81">
            <w:pPr>
              <w:pStyle w:val="TestCaseInfo"/>
              <w:numPr>
                <w:ilvl w:val="0"/>
                <w:numId w:val="37"/>
              </w:numPr>
            </w:pPr>
            <w:r>
              <w:t>Validate all traffic flows through</w:t>
            </w:r>
            <w:r w:rsidR="00CF3569">
              <w:t xml:space="preserve"> and has reached max capacity</w:t>
            </w:r>
          </w:p>
          <w:p w:rsidR="00CF3569" w:rsidRPr="00E95BF5" w:rsidRDefault="00CF3569" w:rsidP="00195B81">
            <w:pPr>
              <w:pStyle w:val="TestCaseInfo"/>
              <w:numPr>
                <w:ilvl w:val="0"/>
                <w:numId w:val="37"/>
              </w:numPr>
            </w:pPr>
            <w:r>
              <w:t xml:space="preserve">Clear counters </w:t>
            </w:r>
          </w:p>
          <w:p w:rsidR="00EF0D52" w:rsidRPr="00E95BF5" w:rsidRDefault="00EF0D52" w:rsidP="00195B81">
            <w:pPr>
              <w:pStyle w:val="TestCaseInfo"/>
              <w:numPr>
                <w:ilvl w:val="0"/>
                <w:numId w:val="37"/>
              </w:numPr>
            </w:pPr>
            <w:r w:rsidRPr="00E95BF5">
              <w:lastRenderedPageBreak/>
              <w:t>Stop the VNF (--&gt; time stamp)</w:t>
            </w:r>
          </w:p>
          <w:p w:rsidR="00EF0D52" w:rsidRPr="00E95BF5" w:rsidRDefault="00EF0D52" w:rsidP="00195B81">
            <w:pPr>
              <w:pStyle w:val="TestCaseInfo"/>
              <w:numPr>
                <w:ilvl w:val="0"/>
                <w:numId w:val="37"/>
              </w:numPr>
            </w:pPr>
            <w:r w:rsidRPr="00E95BF5">
              <w:t>Validate VNF has been stopped (--&gt; time stamp)</w:t>
            </w:r>
          </w:p>
          <w:p w:rsidR="00EF0D52" w:rsidRPr="00E95BF5" w:rsidRDefault="00EF0D52" w:rsidP="00195B81">
            <w:pPr>
              <w:pStyle w:val="TestCaseInfo"/>
              <w:numPr>
                <w:ilvl w:val="0"/>
                <w:numId w:val="37"/>
              </w:numPr>
            </w:pPr>
            <w:r w:rsidRPr="00E95BF5">
              <w:t>Validate no traffic flows through (--&gt; last arrival time stamp)</w:t>
            </w:r>
          </w:p>
          <w:p w:rsidR="00EF0D52" w:rsidRPr="00E95BF5" w:rsidRDefault="00EF0D52" w:rsidP="00195B81">
            <w:pPr>
              <w:pStyle w:val="TestCaseInfo"/>
              <w:numPr>
                <w:ilvl w:val="0"/>
                <w:numId w:val="37"/>
              </w:numPr>
            </w:pPr>
            <w:r w:rsidRPr="00E95BF5">
              <w:t>Stop traffic</w:t>
            </w:r>
          </w:p>
          <w:p w:rsidR="00EF0D52" w:rsidRDefault="00EF0D52" w:rsidP="00195B81">
            <w:pPr>
              <w:pStyle w:val="TestCaseInfo"/>
              <w:numPr>
                <w:ilvl w:val="0"/>
                <w:numId w:val="37"/>
              </w:numPr>
            </w:pPr>
            <w:r w:rsidRPr="00E95BF5">
              <w:t>Calculate the time to stop a max scaled VNF under load</w:t>
            </w:r>
            <w:r>
              <w:t xml:space="preserve"> (</w:t>
            </w:r>
            <w:r>
              <w:sym w:font="Wingdings" w:char="F0E0"/>
            </w:r>
            <w:r>
              <w:t xml:space="preserve"> last arrival time stamp)</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22"/>
              </w:numPr>
            </w:pPr>
            <w:r>
              <w:t>vMemory</w:t>
            </w:r>
          </w:p>
          <w:p w:rsidR="00CF3569" w:rsidRDefault="00CF3569" w:rsidP="00D45270">
            <w:pPr>
              <w:pStyle w:val="TestCaseInfo"/>
              <w:numPr>
                <w:ilvl w:val="0"/>
                <w:numId w:val="122"/>
              </w:numPr>
            </w:pPr>
            <w:r>
              <w:t>vCPU cores</w:t>
            </w:r>
          </w:p>
          <w:p w:rsidR="00CF3569" w:rsidRDefault="00CF3569" w:rsidP="00D45270">
            <w:pPr>
              <w:pStyle w:val="TestCaseInfo"/>
              <w:numPr>
                <w:ilvl w:val="0"/>
                <w:numId w:val="122"/>
              </w:numPr>
            </w:pPr>
            <w:r>
              <w:t>vStorage</w:t>
            </w:r>
          </w:p>
          <w:p w:rsidR="00CF3569" w:rsidRDefault="00CF3569" w:rsidP="00D45270">
            <w:pPr>
              <w:pStyle w:val="TestCaseInfo"/>
              <w:numPr>
                <w:ilvl w:val="0"/>
                <w:numId w:val="122"/>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047EC9" w:rsidRDefault="00CF3569" w:rsidP="00CF3569">
            <w:pPr>
              <w:pStyle w:val="TestCaseInfo"/>
            </w:pPr>
            <w:r>
              <w:t>Each of this trigger can be seen a sub test cases.</w:t>
            </w:r>
          </w:p>
        </w:tc>
      </w:tr>
    </w:tbl>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52009" w:rsidTr="00195B81">
        <w:tc>
          <w:tcPr>
            <w:tcW w:w="9330" w:type="dxa"/>
            <w:gridSpan w:val="2"/>
            <w:tcBorders>
              <w:top w:val="single" w:sz="2" w:space="0" w:color="auto"/>
              <w:left w:val="single" w:sz="2" w:space="0" w:color="auto"/>
              <w:bottom w:val="single" w:sz="2" w:space="0" w:color="auto"/>
              <w:right w:val="single" w:sz="2" w:space="0" w:color="auto"/>
            </w:tcBorders>
            <w:hideMark/>
          </w:tcPr>
          <w:p w:rsidR="00B52009" w:rsidRDefault="00F44670" w:rsidP="00195B81">
            <w:pPr>
              <w:pStyle w:val="TestCase"/>
            </w:pPr>
            <w:bookmarkStart w:id="256" w:name="_Toc454184431"/>
            <w:bookmarkStart w:id="257" w:name="_Toc467223416"/>
            <w:r>
              <w:t>TC.VNF.COMP</w:t>
            </w:r>
            <w:r w:rsidR="001E6CEC">
              <w:t>LEX</w:t>
            </w:r>
            <w:r>
              <w:t>.003</w:t>
            </w:r>
            <w:r>
              <w:tab/>
            </w:r>
            <w:r w:rsidR="00B52009">
              <w:t xml:space="preserve">Terminate </w:t>
            </w:r>
            <w:r w:rsidR="00B52009" w:rsidRPr="00E95BF5">
              <w:t xml:space="preserve">max scale-up/out VNF in state Active under </w:t>
            </w:r>
            <w:r w:rsidR="00B52009">
              <w:t xml:space="preserve">max </w:t>
            </w:r>
            <w:r w:rsidR="00B52009" w:rsidRPr="00E95BF5">
              <w:t>traffic load</w:t>
            </w:r>
            <w:bookmarkEnd w:id="256"/>
            <w:bookmarkEnd w:id="257"/>
          </w:p>
        </w:tc>
      </w:tr>
      <w:tr w:rsidR="00B52009" w:rsidTr="00195B81">
        <w:trPr>
          <w:trHeight w:val="73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B52009" w:rsidRPr="00D67489" w:rsidRDefault="00B52009" w:rsidP="00195B81">
            <w:pPr>
              <w:pStyle w:val="TestCaseInfo"/>
              <w:rPr>
                <w:lang w:eastAsia="zh-CN"/>
              </w:rPr>
            </w:pPr>
            <w:r>
              <w:rPr>
                <w:lang w:eastAsia="zh-CN"/>
              </w:rPr>
              <w:t>A VNF can be scaled out or up to increase it throughput performance. A VNFM should allow and have the capability to terminate a fully scaled VNF under a full load. The termination of the VNF results in the release of all vResources.</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B52009" w:rsidRDefault="00B52009"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B65386">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B52009" w:rsidRDefault="00B52009" w:rsidP="00D45270">
            <w:pPr>
              <w:pStyle w:val="TestCaseInfo"/>
              <w:numPr>
                <w:ilvl w:val="0"/>
                <w:numId w:val="101"/>
              </w:numPr>
              <w:rPr>
                <w:lang w:eastAsia="zh-CN"/>
              </w:rPr>
            </w:pPr>
            <w:r>
              <w:rPr>
                <w:lang w:eastAsia="zh-CN"/>
              </w:rPr>
              <w:t>command to the VNFM</w:t>
            </w:r>
          </w:p>
          <w:p w:rsidR="00B52009" w:rsidRDefault="00B52009" w:rsidP="00D45270">
            <w:pPr>
              <w:pStyle w:val="TestCaseInfo"/>
              <w:numPr>
                <w:ilvl w:val="0"/>
                <w:numId w:val="101"/>
              </w:numPr>
              <w:rPr>
                <w:lang w:eastAsia="zh-CN"/>
              </w:rPr>
            </w:pPr>
            <w:r>
              <w:rPr>
                <w:lang w:eastAsia="zh-CN"/>
              </w:rPr>
              <w:t>trigger from VIM by previous registration caused by higher traffic load over a longer period of time</w:t>
            </w:r>
          </w:p>
          <w:p w:rsidR="00B52009" w:rsidRDefault="00B52009" w:rsidP="00D45270">
            <w:pPr>
              <w:pStyle w:val="TestCaseInfo"/>
              <w:numPr>
                <w:ilvl w:val="0"/>
                <w:numId w:val="101"/>
              </w:numPr>
              <w:rPr>
                <w:lang w:eastAsia="zh-CN"/>
              </w:rPr>
            </w:pPr>
            <w:r>
              <w:rPr>
                <w:lang w:eastAsia="zh-CN"/>
              </w:rPr>
              <w:t>triggered by EM</w:t>
            </w:r>
          </w:p>
          <w:p w:rsidR="00B52009" w:rsidRDefault="00B52009" w:rsidP="00D45270">
            <w:pPr>
              <w:pStyle w:val="TestCaseInfo"/>
              <w:numPr>
                <w:ilvl w:val="0"/>
                <w:numId w:val="101"/>
              </w:numPr>
              <w:rPr>
                <w:lang w:eastAsia="zh-CN"/>
              </w:rPr>
            </w:pPr>
            <w:r>
              <w:rPr>
                <w:lang w:eastAsia="zh-CN"/>
              </w:rPr>
              <w:t>triggered by VNF</w:t>
            </w:r>
          </w:p>
          <w:p w:rsidR="00B52009" w:rsidRDefault="00B52009" w:rsidP="00195B81">
            <w:pPr>
              <w:pStyle w:val="TestCaseInfo"/>
              <w:rPr>
                <w:lang w:eastAsia="zh-CN"/>
              </w:rPr>
            </w:pPr>
            <w:r>
              <w:rPr>
                <w:lang w:eastAsia="zh-CN"/>
              </w:rPr>
              <w:t xml:space="preserve">Once the VNF is in the max scaled-up/scaled-out state, the VNFM gets requested to terminate the VNF under </w:t>
            </w:r>
            <w:r w:rsidR="00B65386">
              <w:rPr>
                <w:lang w:eastAsia="zh-CN"/>
              </w:rPr>
              <w:t xml:space="preserve">max </w:t>
            </w:r>
            <w:r>
              <w:rPr>
                <w:lang w:eastAsia="zh-CN"/>
              </w:rPr>
              <w:t>load.</w:t>
            </w:r>
          </w:p>
        </w:tc>
      </w:tr>
      <w:tr w:rsidR="00B52009"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B52009" w:rsidRPr="00E95BF5" w:rsidRDefault="00B52009" w:rsidP="00195B81">
            <w:pPr>
              <w:pStyle w:val="TestCaseInfo"/>
            </w:pPr>
            <w:r w:rsidRPr="00E95BF5">
              <w:t>Sequence:</w:t>
            </w:r>
          </w:p>
          <w:p w:rsidR="00B52009" w:rsidRDefault="00B52009" w:rsidP="00195B81">
            <w:pPr>
              <w:pStyle w:val="TestCaseInfo"/>
              <w:numPr>
                <w:ilvl w:val="0"/>
                <w:numId w:val="44"/>
              </w:numPr>
            </w:pPr>
            <w:r>
              <w:t>Instantiate VNF</w:t>
            </w:r>
          </w:p>
          <w:p w:rsidR="00B52009" w:rsidRDefault="00B52009" w:rsidP="00195B81">
            <w:pPr>
              <w:pStyle w:val="TestCaseInfo"/>
              <w:numPr>
                <w:ilvl w:val="0"/>
                <w:numId w:val="44"/>
              </w:numPr>
            </w:pPr>
            <w:r>
              <w:t>Validate VNF state is Inactive</w:t>
            </w:r>
          </w:p>
          <w:p w:rsidR="00B52009" w:rsidRDefault="00B52009" w:rsidP="00195B81">
            <w:pPr>
              <w:pStyle w:val="TestCaseInfo"/>
              <w:numPr>
                <w:ilvl w:val="0"/>
                <w:numId w:val="44"/>
              </w:numPr>
            </w:pPr>
            <w:r>
              <w:t>Start VNF</w:t>
            </w:r>
          </w:p>
          <w:p w:rsidR="00B52009" w:rsidRDefault="00B52009" w:rsidP="00195B81">
            <w:pPr>
              <w:pStyle w:val="TestCaseInfo"/>
              <w:numPr>
                <w:ilvl w:val="0"/>
                <w:numId w:val="44"/>
              </w:numPr>
            </w:pPr>
            <w:r>
              <w:t>Validate VNF state is Active</w:t>
            </w:r>
          </w:p>
          <w:p w:rsidR="00B52009" w:rsidRDefault="00B52009" w:rsidP="00195B81">
            <w:pPr>
              <w:pStyle w:val="TestCaseInfo"/>
              <w:numPr>
                <w:ilvl w:val="0"/>
                <w:numId w:val="44"/>
              </w:numPr>
            </w:pPr>
            <w:r>
              <w:t>Generate low traffic load</w:t>
            </w:r>
          </w:p>
          <w:p w:rsidR="00B52009" w:rsidRDefault="00B52009" w:rsidP="00195B81">
            <w:pPr>
              <w:pStyle w:val="TestCaseInfo"/>
              <w:numPr>
                <w:ilvl w:val="0"/>
                <w:numId w:val="44"/>
              </w:numPr>
            </w:pPr>
            <w:r>
              <w:lastRenderedPageBreak/>
              <w:t>Validate that traffic flows through without issues (--&gt; no dropped packets)</w:t>
            </w:r>
          </w:p>
          <w:p w:rsidR="00B52009" w:rsidRDefault="00B52009" w:rsidP="00195B81">
            <w:pPr>
              <w:pStyle w:val="TestCaseInfo"/>
              <w:numPr>
                <w:ilvl w:val="0"/>
                <w:numId w:val="44"/>
              </w:numPr>
            </w:pPr>
            <w:r>
              <w:t>Trigger a resize of the NFV resources to the maximum</w:t>
            </w:r>
          </w:p>
          <w:p w:rsidR="00B65386" w:rsidRDefault="00B65386" w:rsidP="00B65386">
            <w:pPr>
              <w:pStyle w:val="TestCaseInfo"/>
              <w:numPr>
                <w:ilvl w:val="0"/>
                <w:numId w:val="44"/>
              </w:numPr>
            </w:pPr>
            <w:r>
              <w:t>Generate max traffic load to load all VNF instances</w:t>
            </w:r>
          </w:p>
          <w:p w:rsidR="00B52009" w:rsidRDefault="00B52009" w:rsidP="00195B81">
            <w:pPr>
              <w:pStyle w:val="TestCaseInfo"/>
              <w:numPr>
                <w:ilvl w:val="0"/>
                <w:numId w:val="44"/>
              </w:numPr>
            </w:pPr>
            <w:r>
              <w:t xml:space="preserve">Validate VNF has resized </w:t>
            </w:r>
            <w:r w:rsidR="00B65386">
              <w:t>to the max and has max capacity</w:t>
            </w:r>
          </w:p>
          <w:p w:rsidR="00B52009" w:rsidRDefault="00B52009" w:rsidP="00195B81">
            <w:pPr>
              <w:pStyle w:val="TestCaseInfo"/>
              <w:numPr>
                <w:ilvl w:val="0"/>
                <w:numId w:val="44"/>
              </w:numPr>
            </w:pPr>
            <w:r>
              <w:t>Terminate the VNF (--&gt; time stamp)</w:t>
            </w:r>
          </w:p>
          <w:p w:rsidR="00B52009" w:rsidRDefault="00B52009" w:rsidP="00195B81">
            <w:pPr>
              <w:pStyle w:val="TestCaseInfo"/>
              <w:numPr>
                <w:ilvl w:val="0"/>
                <w:numId w:val="44"/>
              </w:numPr>
            </w:pPr>
            <w:r>
              <w:t>Validate VNF has been terminated and all resources have been release (--&gt; time stamp)</w:t>
            </w:r>
          </w:p>
          <w:p w:rsidR="00B52009" w:rsidRDefault="00B52009" w:rsidP="00195B81">
            <w:pPr>
              <w:pStyle w:val="TestCaseInfo"/>
              <w:numPr>
                <w:ilvl w:val="0"/>
                <w:numId w:val="44"/>
              </w:numPr>
            </w:pPr>
            <w:r>
              <w:t>Validate no traffic flows through</w:t>
            </w:r>
          </w:p>
          <w:p w:rsidR="00B52009" w:rsidRDefault="00B52009" w:rsidP="00195B81">
            <w:pPr>
              <w:pStyle w:val="TestCaseInfo"/>
              <w:numPr>
                <w:ilvl w:val="0"/>
                <w:numId w:val="44"/>
              </w:numPr>
            </w:pPr>
            <w:r>
              <w:t>Stop traffic</w:t>
            </w:r>
          </w:p>
          <w:p w:rsidR="00B52009" w:rsidRDefault="00B52009" w:rsidP="00195B81">
            <w:pPr>
              <w:pStyle w:val="TestCaseInfo"/>
              <w:numPr>
                <w:ilvl w:val="0"/>
                <w:numId w:val="44"/>
              </w:numPr>
            </w:pPr>
            <w:r>
              <w:t>Calculate the time to terminate the max scaled VNF under load</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220"/>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36"/>
              </w:numPr>
            </w:pPr>
            <w:r>
              <w:t>vMemory</w:t>
            </w:r>
          </w:p>
          <w:p w:rsidR="00CF3569" w:rsidRDefault="00CF3569" w:rsidP="00D45270">
            <w:pPr>
              <w:pStyle w:val="TestCaseInfo"/>
              <w:numPr>
                <w:ilvl w:val="0"/>
                <w:numId w:val="136"/>
              </w:numPr>
            </w:pPr>
            <w:r>
              <w:t>vCPU cores</w:t>
            </w:r>
          </w:p>
          <w:p w:rsidR="00CF3569" w:rsidRDefault="00CF3569" w:rsidP="00D45270">
            <w:pPr>
              <w:pStyle w:val="TestCaseInfo"/>
              <w:numPr>
                <w:ilvl w:val="0"/>
                <w:numId w:val="136"/>
              </w:numPr>
            </w:pPr>
            <w:r>
              <w:t>vStorage</w:t>
            </w:r>
          </w:p>
          <w:p w:rsidR="00CF3569" w:rsidRDefault="00CF3569" w:rsidP="00D45270">
            <w:pPr>
              <w:pStyle w:val="TestCaseInfo"/>
              <w:numPr>
                <w:ilvl w:val="0"/>
                <w:numId w:val="136"/>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B52009" w:rsidRDefault="00CF3569" w:rsidP="00CF3569">
            <w:pPr>
              <w:pStyle w:val="TestCaseInfo"/>
            </w:pPr>
            <w:r>
              <w:t>Each of this trigger can be seen a sub test cases.</w:t>
            </w:r>
          </w:p>
        </w:tc>
      </w:tr>
    </w:tbl>
    <w:p w:rsidR="00B52009" w:rsidRDefault="00B52009" w:rsidP="005A676A"/>
    <w:p w:rsidR="009E5F99" w:rsidRDefault="009E5F99"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E5F99" w:rsidTr="009362AA">
        <w:tc>
          <w:tcPr>
            <w:tcW w:w="9330" w:type="dxa"/>
            <w:gridSpan w:val="2"/>
            <w:tcBorders>
              <w:top w:val="single" w:sz="2" w:space="0" w:color="auto"/>
              <w:left w:val="single" w:sz="2" w:space="0" w:color="auto"/>
              <w:bottom w:val="single" w:sz="2" w:space="0" w:color="auto"/>
              <w:right w:val="single" w:sz="2" w:space="0" w:color="auto"/>
            </w:tcBorders>
            <w:hideMark/>
          </w:tcPr>
          <w:p w:rsidR="009E5F99" w:rsidRDefault="00F44670" w:rsidP="009362AA">
            <w:pPr>
              <w:pStyle w:val="TestCase"/>
            </w:pPr>
            <w:bookmarkStart w:id="258" w:name="_Toc454184466"/>
            <w:bookmarkStart w:id="259" w:name="_Toc467223417"/>
            <w:bookmarkEnd w:id="258"/>
            <w:r>
              <w:t>TC.VNF.COMP</w:t>
            </w:r>
            <w:r w:rsidR="001E6CEC">
              <w:t>LEX</w:t>
            </w:r>
            <w:r>
              <w:t>.004</w:t>
            </w:r>
            <w:r>
              <w:tab/>
            </w:r>
            <w:r w:rsidR="009E5F99" w:rsidRPr="00D45BAF">
              <w:t>VNF upgrade, update or rollback in state Active with max traffic</w:t>
            </w:r>
            <w:bookmarkEnd w:id="259"/>
          </w:p>
        </w:tc>
      </w:tr>
      <w:tr w:rsidR="009E5F99" w:rsidTr="009362AA">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E5F99" w:rsidRPr="00D67489" w:rsidRDefault="009E5F99" w:rsidP="00B65386">
            <w:pPr>
              <w:pStyle w:val="TestCaseInfo"/>
              <w:rPr>
                <w:lang w:eastAsia="zh-CN"/>
              </w:rPr>
            </w:pPr>
            <w:r>
              <w:rPr>
                <w:lang w:eastAsia="zh-CN"/>
              </w:rPr>
              <w:t>Verify VNF can be upgraded, updated or rolled back in state “Active” and returns into the same state back. The process is done under max traffic to determine the service disruption time</w:t>
            </w:r>
            <w:r w:rsidR="0038372C">
              <w:rPr>
                <w:lang w:eastAsia="zh-CN"/>
              </w:rPr>
              <w:t xml:space="preserve"> and the new VNF can scale right away up to the max limit.</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E5F99" w:rsidRDefault="009E5F99" w:rsidP="009362AA">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9E5F99" w:rsidTr="009362A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r>
              <w:t>Ensure VNF receive the required configuration from the EM or configuration file</w:t>
            </w:r>
          </w:p>
          <w:p w:rsidR="009E5F99" w:rsidRDefault="009E5F99" w:rsidP="009362AA">
            <w:pPr>
              <w:pStyle w:val="TestCaseInfo"/>
            </w:pPr>
            <w:r>
              <w:t>Sequence:</w:t>
            </w:r>
          </w:p>
          <w:p w:rsidR="009E5F99" w:rsidRDefault="009E5F99" w:rsidP="00D45270">
            <w:pPr>
              <w:pStyle w:val="TestCaseInfo"/>
              <w:numPr>
                <w:ilvl w:val="0"/>
                <w:numId w:val="123"/>
              </w:numPr>
            </w:pPr>
            <w:r>
              <w:t>Instantiate VNF</w:t>
            </w:r>
          </w:p>
          <w:p w:rsidR="009E5F99" w:rsidRDefault="009E5F99" w:rsidP="00D45270">
            <w:pPr>
              <w:pStyle w:val="TestCaseInfo"/>
              <w:numPr>
                <w:ilvl w:val="0"/>
                <w:numId w:val="123"/>
              </w:numPr>
            </w:pPr>
            <w:r>
              <w:t>Validate VNF is in state Inactive</w:t>
            </w:r>
          </w:p>
          <w:p w:rsidR="009E5F99" w:rsidRDefault="009E5F99" w:rsidP="00D45270">
            <w:pPr>
              <w:pStyle w:val="TestCaseInfo"/>
              <w:numPr>
                <w:ilvl w:val="0"/>
                <w:numId w:val="123"/>
              </w:numPr>
            </w:pPr>
            <w:r>
              <w:t>Start the VNF</w:t>
            </w:r>
          </w:p>
          <w:p w:rsidR="009E5F99" w:rsidRDefault="009E5F99" w:rsidP="00D45270">
            <w:pPr>
              <w:pStyle w:val="TestCaseInfo"/>
              <w:numPr>
                <w:ilvl w:val="0"/>
                <w:numId w:val="123"/>
              </w:numPr>
            </w:pPr>
            <w:r>
              <w:t>Validate VNF is in state Active</w:t>
            </w:r>
          </w:p>
          <w:p w:rsidR="00592307" w:rsidRDefault="00592307" w:rsidP="00D45270">
            <w:pPr>
              <w:pStyle w:val="TestCaseInfo"/>
              <w:numPr>
                <w:ilvl w:val="0"/>
                <w:numId w:val="123"/>
              </w:numPr>
            </w:pPr>
            <w:r>
              <w:t>Generate low traffic load</w:t>
            </w:r>
          </w:p>
          <w:p w:rsidR="00592307" w:rsidRDefault="00592307" w:rsidP="00D45270">
            <w:pPr>
              <w:pStyle w:val="TestCaseInfo"/>
              <w:numPr>
                <w:ilvl w:val="0"/>
                <w:numId w:val="123"/>
              </w:numPr>
            </w:pPr>
            <w:r>
              <w:t>Validate that traffic flows through without issues (--&gt; no dropped packets)</w:t>
            </w:r>
          </w:p>
          <w:p w:rsidR="00592307" w:rsidRDefault="00592307" w:rsidP="00D45270">
            <w:pPr>
              <w:pStyle w:val="TestCaseInfo"/>
              <w:numPr>
                <w:ilvl w:val="0"/>
                <w:numId w:val="123"/>
              </w:numPr>
            </w:pPr>
            <w:r>
              <w:t>Trigger a resize of the NFV resources to the maximum</w:t>
            </w:r>
          </w:p>
          <w:p w:rsidR="009E5F99" w:rsidRDefault="009E5F99" w:rsidP="00D45270">
            <w:pPr>
              <w:pStyle w:val="TestCaseInfo"/>
              <w:numPr>
                <w:ilvl w:val="0"/>
                <w:numId w:val="123"/>
              </w:numPr>
            </w:pPr>
            <w:r>
              <w:t>Start the max traffic load</w:t>
            </w:r>
          </w:p>
          <w:p w:rsidR="009E5F99" w:rsidRDefault="009E5F99" w:rsidP="00D45270">
            <w:pPr>
              <w:pStyle w:val="TestCaseInfo"/>
              <w:numPr>
                <w:ilvl w:val="0"/>
                <w:numId w:val="123"/>
              </w:numPr>
            </w:pPr>
            <w:r>
              <w:t>Validate traffic goes through (--&gt; no dropped packets)</w:t>
            </w:r>
          </w:p>
          <w:p w:rsidR="009E5F99" w:rsidRDefault="009E5F99" w:rsidP="00D45270">
            <w:pPr>
              <w:pStyle w:val="TestCaseInfo"/>
              <w:numPr>
                <w:ilvl w:val="0"/>
                <w:numId w:val="123"/>
              </w:numPr>
            </w:pPr>
            <w:r>
              <w:t>Initiate the upgrade, update or rollback process</w:t>
            </w:r>
          </w:p>
          <w:p w:rsidR="009E5F99" w:rsidRDefault="009E5F99" w:rsidP="00D45270">
            <w:pPr>
              <w:pStyle w:val="TestCaseInfo"/>
              <w:numPr>
                <w:ilvl w:val="0"/>
                <w:numId w:val="123"/>
              </w:numPr>
            </w:pPr>
            <w:r>
              <w:t>Validate VNF new version is active and state is Active</w:t>
            </w:r>
          </w:p>
          <w:p w:rsidR="009E5F99" w:rsidRDefault="009E5F99" w:rsidP="00D45270">
            <w:pPr>
              <w:pStyle w:val="TestCaseInfo"/>
              <w:numPr>
                <w:ilvl w:val="0"/>
                <w:numId w:val="123"/>
              </w:numPr>
            </w:pPr>
            <w:r>
              <w:t xml:space="preserve">Validate </w:t>
            </w:r>
            <w:r w:rsidR="0038372C">
              <w:t xml:space="preserve">VNF has scaled up to the max level, </w:t>
            </w:r>
            <w:r>
              <w:t>traffic gets forwarded and measure the length of service disruption</w:t>
            </w:r>
          </w:p>
          <w:p w:rsidR="009E5F99" w:rsidRDefault="009E5F99" w:rsidP="00D45270">
            <w:pPr>
              <w:pStyle w:val="TestCaseInfo"/>
              <w:numPr>
                <w:ilvl w:val="0"/>
                <w:numId w:val="123"/>
              </w:numPr>
            </w:pPr>
            <w:r>
              <w:t>Stop Traffic</w:t>
            </w:r>
          </w:p>
          <w:p w:rsidR="009E5F99" w:rsidRDefault="009E5F99" w:rsidP="00D45270">
            <w:pPr>
              <w:pStyle w:val="TestCaseInfo"/>
              <w:numPr>
                <w:ilvl w:val="0"/>
                <w:numId w:val="123"/>
              </w:numPr>
            </w:pPr>
            <w:r>
              <w:t>Terminate VNF</w:t>
            </w:r>
          </w:p>
          <w:p w:rsidR="009E5F99" w:rsidRPr="00D921A2" w:rsidRDefault="009E5F99" w:rsidP="00D45270">
            <w:pPr>
              <w:pStyle w:val="TestCaseInfo"/>
              <w:numPr>
                <w:ilvl w:val="0"/>
                <w:numId w:val="123"/>
              </w:numPr>
            </w:pPr>
            <w:r>
              <w:t>Validate that all vResources have been released</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Default="00592307" w:rsidP="00592307">
            <w:pPr>
              <w:pStyle w:val="TestCaseInfo"/>
            </w:pPr>
            <w:r>
              <w:t>Following resources could be scaled up:</w:t>
            </w:r>
          </w:p>
          <w:p w:rsidR="00592307" w:rsidRDefault="00592307" w:rsidP="00D45270">
            <w:pPr>
              <w:pStyle w:val="TestCaseInfo"/>
              <w:numPr>
                <w:ilvl w:val="0"/>
                <w:numId w:val="135"/>
              </w:numPr>
            </w:pPr>
            <w:r>
              <w:t>vMemory</w:t>
            </w:r>
          </w:p>
          <w:p w:rsidR="00592307" w:rsidRDefault="00592307" w:rsidP="00D45270">
            <w:pPr>
              <w:pStyle w:val="TestCaseInfo"/>
              <w:numPr>
                <w:ilvl w:val="0"/>
                <w:numId w:val="135"/>
              </w:numPr>
            </w:pPr>
            <w:r>
              <w:t>vCPU cores</w:t>
            </w:r>
          </w:p>
          <w:p w:rsidR="00592307" w:rsidRDefault="00592307" w:rsidP="00D45270">
            <w:pPr>
              <w:pStyle w:val="TestCaseInfo"/>
              <w:numPr>
                <w:ilvl w:val="0"/>
                <w:numId w:val="135"/>
              </w:numPr>
            </w:pPr>
            <w:r>
              <w:t>vStorage</w:t>
            </w:r>
          </w:p>
          <w:p w:rsidR="00592307" w:rsidRDefault="00592307" w:rsidP="00D45270">
            <w:pPr>
              <w:pStyle w:val="TestCaseInfo"/>
              <w:numPr>
                <w:ilvl w:val="0"/>
                <w:numId w:val="135"/>
              </w:numPr>
            </w:pPr>
            <w:r>
              <w:t>vNIC or specialized hardware</w:t>
            </w:r>
          </w:p>
          <w:p w:rsidR="00592307" w:rsidRDefault="00592307" w:rsidP="00592307">
            <w:pPr>
              <w:pStyle w:val="TestCaseInfo"/>
            </w:pPr>
            <w:r>
              <w:t xml:space="preserve">In case scale-up the VNF doesn’t add new VNFCs. It keeps the number of VNFC constant and just adds additional resources. </w:t>
            </w:r>
          </w:p>
          <w:p w:rsidR="00592307" w:rsidRDefault="00592307" w:rsidP="00592307">
            <w:pPr>
              <w:pStyle w:val="TestCaseInfo"/>
            </w:pPr>
            <w:r>
              <w:t>The scaling trigger could be one of the following:</w:t>
            </w:r>
          </w:p>
          <w:p w:rsidR="00592307" w:rsidRDefault="00592307" w:rsidP="00D45270">
            <w:pPr>
              <w:pStyle w:val="TestCaseInfo"/>
              <w:numPr>
                <w:ilvl w:val="0"/>
                <w:numId w:val="101"/>
              </w:numPr>
              <w:rPr>
                <w:lang w:eastAsia="zh-CN"/>
              </w:rPr>
            </w:pPr>
            <w:r>
              <w:rPr>
                <w:lang w:eastAsia="zh-CN"/>
              </w:rPr>
              <w:t>command to the VNFM</w:t>
            </w:r>
          </w:p>
          <w:p w:rsidR="00592307" w:rsidRDefault="00592307" w:rsidP="00D45270">
            <w:pPr>
              <w:pStyle w:val="TestCaseInfo"/>
              <w:numPr>
                <w:ilvl w:val="0"/>
                <w:numId w:val="101"/>
              </w:numPr>
              <w:rPr>
                <w:lang w:eastAsia="zh-CN"/>
              </w:rPr>
            </w:pPr>
            <w:r>
              <w:rPr>
                <w:lang w:eastAsia="zh-CN"/>
              </w:rPr>
              <w:t>higher traffic load over a longer period of time</w:t>
            </w:r>
          </w:p>
          <w:p w:rsidR="00592307" w:rsidRDefault="00592307" w:rsidP="00D45270">
            <w:pPr>
              <w:pStyle w:val="TestCaseInfo"/>
              <w:numPr>
                <w:ilvl w:val="0"/>
                <w:numId w:val="101"/>
              </w:numPr>
              <w:rPr>
                <w:lang w:eastAsia="zh-CN"/>
              </w:rPr>
            </w:pPr>
            <w:r>
              <w:rPr>
                <w:lang w:eastAsia="zh-CN"/>
              </w:rPr>
              <w:t>triggered by EM</w:t>
            </w:r>
          </w:p>
          <w:p w:rsidR="00592307" w:rsidRDefault="00592307" w:rsidP="00D45270">
            <w:pPr>
              <w:pStyle w:val="TestCaseInfo"/>
              <w:numPr>
                <w:ilvl w:val="0"/>
                <w:numId w:val="101"/>
              </w:numPr>
              <w:rPr>
                <w:lang w:eastAsia="zh-CN"/>
              </w:rPr>
            </w:pPr>
            <w:r>
              <w:rPr>
                <w:lang w:eastAsia="zh-CN"/>
              </w:rPr>
              <w:t>triggered by VNF</w:t>
            </w:r>
          </w:p>
          <w:p w:rsidR="00592307" w:rsidRDefault="00592307" w:rsidP="00592307">
            <w:pPr>
              <w:pStyle w:val="TestCaseInfo"/>
            </w:pPr>
            <w:r>
              <w:t>Each of this trigger can be seen a sub test cases.</w:t>
            </w:r>
          </w:p>
          <w:p w:rsidR="009E5F99" w:rsidRDefault="009E5F99" w:rsidP="00592307">
            <w:pPr>
              <w:pStyle w:val="TestCaseInfo"/>
            </w:pPr>
            <w:r>
              <w:t>The test case includes three different sub test cases:</w:t>
            </w:r>
          </w:p>
          <w:p w:rsidR="009E5F99" w:rsidRDefault="009E5F99" w:rsidP="00D45270">
            <w:pPr>
              <w:pStyle w:val="TestCaseInfo"/>
              <w:numPr>
                <w:ilvl w:val="0"/>
                <w:numId w:val="84"/>
              </w:numPr>
            </w:pPr>
            <w:r>
              <w:t>Upgrade a VNF</w:t>
            </w:r>
          </w:p>
          <w:p w:rsidR="009E5F99" w:rsidRDefault="009E5F99" w:rsidP="00D45270">
            <w:pPr>
              <w:pStyle w:val="TestCaseInfo"/>
              <w:numPr>
                <w:ilvl w:val="0"/>
                <w:numId w:val="84"/>
              </w:numPr>
            </w:pPr>
            <w:r>
              <w:t>Update a VNF</w:t>
            </w:r>
          </w:p>
          <w:p w:rsidR="009E5F99" w:rsidRDefault="009E5F99" w:rsidP="00D45270">
            <w:pPr>
              <w:pStyle w:val="TestCaseInfo"/>
              <w:numPr>
                <w:ilvl w:val="0"/>
                <w:numId w:val="84"/>
              </w:numPr>
            </w:pPr>
            <w:r>
              <w:t>Rollback a VNF</w:t>
            </w:r>
          </w:p>
        </w:tc>
      </w:tr>
    </w:tbl>
    <w:p w:rsidR="009E5F99" w:rsidRDefault="009E5F99" w:rsidP="009E5F99">
      <w:pPr>
        <w:rPr>
          <w:lang w:eastAsia="zh-CN"/>
        </w:rPr>
      </w:pPr>
    </w:p>
    <w:p w:rsidR="00E17FBA" w:rsidRDefault="00E17FBA" w:rsidP="005A676A"/>
    <w:p w:rsidR="00685CAE" w:rsidRDefault="00685CAE" w:rsidP="00685CAE">
      <w:pPr>
        <w:pStyle w:val="Heading1"/>
      </w:pPr>
      <w:bookmarkStart w:id="260" w:name="_Toc467159726"/>
      <w:r>
        <w:t>VNF Packaging</w:t>
      </w:r>
      <w:bookmarkEnd w:id="260"/>
    </w:p>
    <w:p w:rsidR="00AE230F" w:rsidRPr="00AE230F" w:rsidRDefault="00AE230F" w:rsidP="00AE230F">
      <w:pPr>
        <w:pStyle w:val="Heading2"/>
      </w:pPr>
      <w:bookmarkStart w:id="261" w:name="_Toc467159727"/>
      <w:r>
        <w:t>VNF Packaging</w:t>
      </w:r>
      <w:r w:rsidRPr="00AE230F">
        <w:t xml:space="preserve"> </w:t>
      </w:r>
      <w:r>
        <w:t>Overview</w:t>
      </w:r>
      <w:bookmarkEnd w:id="261"/>
    </w:p>
    <w:p w:rsidR="00685CAE" w:rsidRDefault="00685CAE" w:rsidP="00685CAE">
      <w:r>
        <w:t xml:space="preserve">A VNF Package contains all of the required files and meta-data descriptors required to validate and instantiate a VNF. </w:t>
      </w:r>
      <w:r w:rsidR="00472779">
        <w:t>The VNF package is delivered to service providers by t</w:t>
      </w:r>
      <w:r w:rsidR="00CB027C">
        <w:t>he VNF vendor.</w:t>
      </w:r>
    </w:p>
    <w:p w:rsidR="00472779" w:rsidRDefault="00472779" w:rsidP="00685CAE"/>
    <w:p w:rsidR="00685CAE" w:rsidRDefault="008F5270" w:rsidP="00685CAE">
      <w:r>
        <w:t>The s</w:t>
      </w:r>
      <w:r w:rsidR="00685CAE">
        <w:t xml:space="preserve">tandardized meta-data descriptors </w:t>
      </w:r>
      <w:r>
        <w:t>describe</w:t>
      </w:r>
    </w:p>
    <w:p w:rsidR="00685CAE" w:rsidRDefault="00685CAE" w:rsidP="008F5270">
      <w:pPr>
        <w:pStyle w:val="ListParagraph"/>
        <w:numPr>
          <w:ilvl w:val="0"/>
          <w:numId w:val="178"/>
        </w:numPr>
      </w:pPr>
      <w:r>
        <w:t>NFV infrastructure resource requirements for a VNF in</w:t>
      </w:r>
      <w:r w:rsidR="008F5270">
        <w:t xml:space="preserve"> a service provider environment</w:t>
      </w:r>
    </w:p>
    <w:p w:rsidR="00685CAE" w:rsidRDefault="008F5270" w:rsidP="008F5270">
      <w:pPr>
        <w:pStyle w:val="ListParagraph"/>
        <w:numPr>
          <w:ilvl w:val="0"/>
          <w:numId w:val="178"/>
        </w:numPr>
      </w:pPr>
      <w:r>
        <w:t>D</w:t>
      </w:r>
      <w:r w:rsidR="00685CAE">
        <w:t>esign constraints and other dependencies in order for the VNF to successfully install</w:t>
      </w:r>
      <w:r>
        <w:t>, instantiate and terminate</w:t>
      </w:r>
    </w:p>
    <w:p w:rsidR="00685CAE" w:rsidRDefault="008F5270" w:rsidP="008F5270">
      <w:pPr>
        <w:pStyle w:val="ListParagraph"/>
        <w:numPr>
          <w:ilvl w:val="0"/>
          <w:numId w:val="178"/>
        </w:numPr>
      </w:pPr>
      <w:r>
        <w:t>VNF operational behavio</w:t>
      </w:r>
      <w:r w:rsidR="00685CAE">
        <w:t>r including VNF lifecycle e</w:t>
      </w:r>
      <w:r>
        <w:t>vents (e.g. scaling, upgrading)</w:t>
      </w:r>
    </w:p>
    <w:p w:rsidR="00472779" w:rsidRDefault="00472779" w:rsidP="00685CAE"/>
    <w:p w:rsidR="00685CAE" w:rsidRDefault="008F5270" w:rsidP="00685CAE">
      <w:r>
        <w:t>The s</w:t>
      </w:r>
      <w:r w:rsidR="00685CAE">
        <w:t xml:space="preserve">tandardized packaging </w:t>
      </w:r>
      <w:r>
        <w:t>brings following advantages:</w:t>
      </w:r>
    </w:p>
    <w:p w:rsidR="00685CAE" w:rsidRDefault="008F5270" w:rsidP="008F5270">
      <w:pPr>
        <w:pStyle w:val="ListParagraph"/>
        <w:numPr>
          <w:ilvl w:val="0"/>
          <w:numId w:val="179"/>
        </w:numPr>
      </w:pPr>
      <w:r>
        <w:t>C</w:t>
      </w:r>
      <w:r w:rsidR="00685CAE">
        <w:t>onsistent, documented method for VNF providers t</w:t>
      </w:r>
      <w:r>
        <w:t>o package VNFs</w:t>
      </w:r>
    </w:p>
    <w:p w:rsidR="00685CAE" w:rsidRDefault="008F5270" w:rsidP="008F5270">
      <w:pPr>
        <w:pStyle w:val="ListParagraph"/>
        <w:numPr>
          <w:ilvl w:val="0"/>
          <w:numId w:val="179"/>
        </w:numPr>
      </w:pPr>
      <w:r>
        <w:t>H</w:t>
      </w:r>
      <w:r w:rsidR="00685CAE">
        <w:t>armonize the service provider on-boarding process for VNFs comi</w:t>
      </w:r>
      <w:r>
        <w:t>ng from different VNF providers</w:t>
      </w:r>
    </w:p>
    <w:p w:rsidR="00685CAE" w:rsidRDefault="008F5270" w:rsidP="008F5270">
      <w:pPr>
        <w:pStyle w:val="ListParagraph"/>
        <w:numPr>
          <w:ilvl w:val="0"/>
          <w:numId w:val="179"/>
        </w:numPr>
      </w:pPr>
      <w:r>
        <w:t>I</w:t>
      </w:r>
      <w:r w:rsidR="00685CAE">
        <w:t>ntegrity, trust an</w:t>
      </w:r>
      <w:r>
        <w:t>d auditability of a VNF Package</w:t>
      </w:r>
    </w:p>
    <w:p w:rsidR="00685CAE" w:rsidRDefault="008F5270" w:rsidP="008F5270">
      <w:pPr>
        <w:pStyle w:val="ListParagraph"/>
        <w:numPr>
          <w:ilvl w:val="0"/>
          <w:numId w:val="179"/>
        </w:numPr>
      </w:pPr>
      <w:r>
        <w:t>F</w:t>
      </w:r>
      <w:r w:rsidR="00685CAE">
        <w:t xml:space="preserve">lexible and extensible VNF packaging structure </w:t>
      </w:r>
      <w:r>
        <w:t>addressing</w:t>
      </w:r>
      <w:r w:rsidR="00685CAE">
        <w:t xml:space="preserve"> wide variety of N</w:t>
      </w:r>
      <w:r>
        <w:t>FV infrastructure scenarios</w:t>
      </w:r>
    </w:p>
    <w:p w:rsidR="00685CAE" w:rsidRDefault="008F5270" w:rsidP="008F5270">
      <w:pPr>
        <w:pStyle w:val="ListParagraph"/>
        <w:numPr>
          <w:ilvl w:val="0"/>
          <w:numId w:val="179"/>
        </w:numPr>
      </w:pPr>
      <w:r>
        <w:t>P</w:t>
      </w:r>
      <w:r w:rsidR="00685CAE">
        <w:t xml:space="preserve">ackaged VNF-related meta-data </w:t>
      </w:r>
      <w:r w:rsidR="00CB027C">
        <w:t xml:space="preserve">are interpreted and </w:t>
      </w:r>
      <w:r w:rsidR="00685CAE">
        <w:t xml:space="preserve">packaged VNF </w:t>
      </w:r>
      <w:r w:rsidR="00CB027C">
        <w:t>are</w:t>
      </w:r>
      <w:r w:rsidR="00685CAE">
        <w:t xml:space="preserve"> instantiated in a wide variety of orchestration systems irrespective of technology choice or infrastructure environm</w:t>
      </w:r>
      <w:r w:rsidR="00CB027C">
        <w:t>ent</w:t>
      </w:r>
    </w:p>
    <w:p w:rsidR="00CB027C" w:rsidRDefault="00CB027C" w:rsidP="00CB027C">
      <w:pPr>
        <w:pStyle w:val="Heading2"/>
      </w:pPr>
      <w:bookmarkStart w:id="262" w:name="_Toc467159728"/>
      <w:r>
        <w:t>Levels of NFV Entities</w:t>
      </w:r>
      <w:bookmarkEnd w:id="262"/>
    </w:p>
    <w:p w:rsidR="00CB027C" w:rsidRDefault="00CB027C" w:rsidP="00CB027C">
      <w:r>
        <w:t>For NFV management, there are four levels of entities, i.e</w:t>
      </w:r>
      <w:proofErr w:type="gramStart"/>
      <w:r>
        <w:t>.,</w:t>
      </w:r>
      <w:proofErr w:type="gramEnd"/>
      <w:r>
        <w:t xml:space="preserve"> </w:t>
      </w:r>
    </w:p>
    <w:p w:rsidR="00CB027C" w:rsidRDefault="00CB027C" w:rsidP="00CB027C">
      <w:pPr>
        <w:pStyle w:val="ListParagraph"/>
        <w:numPr>
          <w:ilvl w:val="0"/>
          <w:numId w:val="180"/>
        </w:numPr>
      </w:pPr>
      <w:r>
        <w:t>Descriptors</w:t>
      </w:r>
    </w:p>
    <w:p w:rsidR="00CB027C" w:rsidRDefault="00CB027C" w:rsidP="00CB027C">
      <w:pPr>
        <w:ind w:left="1440"/>
      </w:pPr>
      <w:r>
        <w:t xml:space="preserve">General type definitions for entities such as VNFs and VLs, e.g. VNFD and VLD. </w:t>
      </w:r>
    </w:p>
    <w:p w:rsidR="00CB027C" w:rsidRDefault="00CB027C" w:rsidP="00CB027C">
      <w:pPr>
        <w:pStyle w:val="ListParagraph"/>
        <w:numPr>
          <w:ilvl w:val="0"/>
          <w:numId w:val="180"/>
        </w:numPr>
      </w:pPr>
      <w:r>
        <w:t>Descriptor objects</w:t>
      </w:r>
    </w:p>
    <w:p w:rsidR="00CB027C" w:rsidRDefault="00CB027C" w:rsidP="00CB027C">
      <w:pPr>
        <w:ind w:left="1440"/>
      </w:pPr>
      <w:r>
        <w:t>Instance of a descriptor, e.g., an instance of a VNFD (not an instance of a VNF instan</w:t>
      </w:r>
      <w:r w:rsidR="00713553">
        <w:t xml:space="preserve">tiated according to this VNFD). </w:t>
      </w:r>
      <w:r>
        <w:t>A descriptor object may provide (among other things) value ranges and default values for the attributes in the associated NFV entity class.</w:t>
      </w:r>
    </w:p>
    <w:p w:rsidR="00CB027C" w:rsidRDefault="00713553" w:rsidP="00CB027C">
      <w:pPr>
        <w:pStyle w:val="ListParagraph"/>
        <w:numPr>
          <w:ilvl w:val="0"/>
          <w:numId w:val="180"/>
        </w:numPr>
      </w:pPr>
      <w:r>
        <w:t>NFV Entity Classes</w:t>
      </w:r>
    </w:p>
    <w:p w:rsidR="00CB027C" w:rsidRDefault="00713553" w:rsidP="00CB027C">
      <w:pPr>
        <w:ind w:left="1440"/>
      </w:pPr>
      <w:r>
        <w:t>C</w:t>
      </w:r>
      <w:r w:rsidR="00CB027C">
        <w:t>lasses represent various NFV entities such as VNF and VL. There is one-to-one mapping between a descriptor object and an NFV entity class. An example of an NFV Entity Class is CDN Cache VNF.</w:t>
      </w:r>
    </w:p>
    <w:p w:rsidR="00CB027C" w:rsidRDefault="00CB027C" w:rsidP="00CB027C">
      <w:pPr>
        <w:pStyle w:val="ListParagraph"/>
        <w:numPr>
          <w:ilvl w:val="0"/>
          <w:numId w:val="180"/>
        </w:numPr>
      </w:pPr>
      <w:r>
        <w:t>NFV Entity Instances</w:t>
      </w:r>
    </w:p>
    <w:p w:rsidR="00CB027C" w:rsidRDefault="00713553" w:rsidP="00CB027C">
      <w:pPr>
        <w:ind w:left="1440"/>
      </w:pPr>
      <w:r>
        <w:t>They are i</w:t>
      </w:r>
      <w:r w:rsidR="00CB027C">
        <w:t xml:space="preserve">nstances </w:t>
      </w:r>
      <w:r>
        <w:t xml:space="preserve">of a </w:t>
      </w:r>
      <w:r w:rsidR="00CB027C">
        <w:t>NFV entity class. An NFV entity instance is used to represent the current state and attribute values for a given NFV entity. Each NFV entity instance is bound by the associated descriptor object, e.g., value ranges and default values for attributes. An example of an NFV Entity Instance is a CDN Cache VNF instance.</w:t>
      </w:r>
    </w:p>
    <w:p w:rsidR="003142B6" w:rsidRDefault="003142B6" w:rsidP="003142B6">
      <w:pPr>
        <w:pStyle w:val="Heading2"/>
      </w:pPr>
      <w:bookmarkStart w:id="263" w:name="_Toc467159729"/>
      <w:r w:rsidRPr="000C5DB0">
        <w:t>VNF Package</w:t>
      </w:r>
      <w:r w:rsidR="00820319">
        <w:t xml:space="preserve"> </w:t>
      </w:r>
      <w:r w:rsidR="006D4511">
        <w:t>Lifecycle</w:t>
      </w:r>
      <w:bookmarkEnd w:id="263"/>
    </w:p>
    <w:p w:rsidR="00713553" w:rsidRDefault="00820319" w:rsidP="005A676A">
      <w:r>
        <w:t xml:space="preserve">A VNF package goes through different steps to reach the state of deployment in a Service Provider system. Below are the different steps </w:t>
      </w:r>
      <w:proofErr w:type="gramStart"/>
      <w:r>
        <w:t>explained.</w:t>
      </w:r>
      <w:proofErr w:type="gramEnd"/>
    </w:p>
    <w:p w:rsidR="00713553" w:rsidRDefault="00713553" w:rsidP="003142B6">
      <w:pPr>
        <w:pStyle w:val="Heading3"/>
      </w:pPr>
      <w:bookmarkStart w:id="264" w:name="_Toc467159730"/>
      <w:r w:rsidRPr="000C5DB0">
        <w:t>VNF Package bundling for distribution</w:t>
      </w:r>
      <w:r w:rsidR="00F220D9">
        <w:t xml:space="preserve"> by VNF Provider</w:t>
      </w:r>
      <w:bookmarkEnd w:id="264"/>
    </w:p>
    <w:p w:rsidR="00820319" w:rsidRDefault="00713553" w:rsidP="00713553">
      <w:r>
        <w:t>The VNF providers use their own software development lifecycle</w:t>
      </w:r>
      <w:r w:rsidR="00306D65">
        <w:t>,</w:t>
      </w:r>
      <w:r>
        <w:t xml:space="preserve"> tools and procedures</w:t>
      </w:r>
      <w:r w:rsidR="00306D65">
        <w:t xml:space="preserve"> to archive a high quality standard for the VNF provided functionality. Once archived,</w:t>
      </w:r>
      <w:r>
        <w:t xml:space="preserve"> all the software components associated with the version </w:t>
      </w:r>
      <w:r w:rsidR="00306D65">
        <w:t>are retrieved for the packaging</w:t>
      </w:r>
      <w:r>
        <w:t xml:space="preserve">. This includes but not limited to own developed </w:t>
      </w:r>
      <w:r w:rsidR="00306D65">
        <w:t>executables, libraries, scripts</w:t>
      </w:r>
      <w:r>
        <w:t>, configuration files as well as third party components, license agreements as well as build scripts.</w:t>
      </w:r>
    </w:p>
    <w:p w:rsidR="00713553" w:rsidRDefault="00306D65" w:rsidP="00713553">
      <w:r>
        <w:t>R</w:t>
      </w:r>
      <w:r w:rsidR="00713553">
        <w:t xml:space="preserve">elease notes </w:t>
      </w:r>
      <w:r>
        <w:t xml:space="preserve">get captured </w:t>
      </w:r>
      <w:r w:rsidR="00713553">
        <w:t xml:space="preserve">including clear description of the functionality </w:t>
      </w:r>
      <w:r w:rsidR="00820319">
        <w:t xml:space="preserve">of </w:t>
      </w:r>
      <w:r w:rsidR="00713553">
        <w:t>the release, any external dependencies, known bugs fixed relative to the prior releases as well as known issues in specific configurations.</w:t>
      </w:r>
    </w:p>
    <w:p w:rsidR="00713553" w:rsidRDefault="00306D65" w:rsidP="00713553">
      <w:r>
        <w:t>T</w:t>
      </w:r>
      <w:r w:rsidR="00713553">
        <w:t>he release</w:t>
      </w:r>
      <w:r>
        <w:t xml:space="preserve"> gets bundled</w:t>
      </w:r>
      <w:r w:rsidR="00713553">
        <w:t xml:space="preserve">, </w:t>
      </w:r>
      <w:r>
        <w:t xml:space="preserve">the package gets </w:t>
      </w:r>
      <w:r w:rsidR="00713553">
        <w:t>sign</w:t>
      </w:r>
      <w:r>
        <w:t>ed</w:t>
      </w:r>
      <w:r w:rsidR="00713553">
        <w:t xml:space="preserve"> and place</w:t>
      </w:r>
      <w:r>
        <w:t>d</w:t>
      </w:r>
      <w:r w:rsidR="00713553">
        <w:t xml:space="preserve"> in a distribution repository</w:t>
      </w:r>
      <w:r>
        <w:t xml:space="preserve"> once approved for distribution</w:t>
      </w:r>
      <w:r w:rsidR="00713553">
        <w:t>.</w:t>
      </w:r>
      <w:r>
        <w:t xml:space="preserve"> From there the package gets delivered to the service provider by VNF vendor.</w:t>
      </w:r>
    </w:p>
    <w:p w:rsidR="003142B6" w:rsidRDefault="003142B6" w:rsidP="003142B6">
      <w:pPr>
        <w:pStyle w:val="Heading3"/>
      </w:pPr>
      <w:bookmarkStart w:id="265" w:name="_Toc467159731"/>
      <w:r>
        <w:t>VNF Package testing</w:t>
      </w:r>
      <w:r w:rsidR="00F220D9" w:rsidRPr="00F220D9">
        <w:t xml:space="preserve"> </w:t>
      </w:r>
      <w:r w:rsidR="00F220D9">
        <w:t>by VNF Provider</w:t>
      </w:r>
      <w:bookmarkEnd w:id="265"/>
    </w:p>
    <w:p w:rsidR="003142B6" w:rsidRDefault="003142B6" w:rsidP="003142B6">
      <w:r>
        <w:t xml:space="preserve">The VNF Package testing encompasses steps to guarantee that the package adheres to the standard structure and contains the mandatory metadata required in order to be considered compliant with the industry format. </w:t>
      </w:r>
    </w:p>
    <w:p w:rsidR="00F220D9" w:rsidRDefault="00F220D9" w:rsidP="00F220D9">
      <w:r>
        <w:lastRenderedPageBreak/>
        <w:t>It is the responsibility of the VNF provider to using parsing tools and perform a final test on the package in order to make sure that:</w:t>
      </w:r>
    </w:p>
    <w:p w:rsidR="00F220D9" w:rsidRDefault="00F220D9" w:rsidP="00F220D9">
      <w:pPr>
        <w:pStyle w:val="ListParagraph"/>
        <w:numPr>
          <w:ilvl w:val="0"/>
          <w:numId w:val="180"/>
        </w:numPr>
      </w:pPr>
      <w:r>
        <w:t>VNF Package signature can be validated</w:t>
      </w:r>
    </w:p>
    <w:p w:rsidR="00F220D9" w:rsidRDefault="00F220D9" w:rsidP="00F220D9">
      <w:pPr>
        <w:pStyle w:val="ListParagraph"/>
        <w:numPr>
          <w:ilvl w:val="0"/>
          <w:numId w:val="180"/>
        </w:numPr>
      </w:pPr>
      <w:r>
        <w:t>VNF Package can be unbundled</w:t>
      </w:r>
    </w:p>
    <w:p w:rsidR="003142B6" w:rsidRDefault="00F220D9" w:rsidP="00F220D9">
      <w:pPr>
        <w:pStyle w:val="ListParagraph"/>
        <w:numPr>
          <w:ilvl w:val="0"/>
          <w:numId w:val="180"/>
        </w:numPr>
      </w:pPr>
      <w:r>
        <w:t>VNF Package has the right structure (files, directories) as expected by onboarding tools</w:t>
      </w:r>
    </w:p>
    <w:p w:rsidR="00F220D9" w:rsidRDefault="00F220D9" w:rsidP="00F220D9">
      <w:pPr>
        <w:pStyle w:val="Heading3"/>
      </w:pPr>
      <w:bookmarkStart w:id="266" w:name="_Toc467159732"/>
      <w:r w:rsidRPr="00F220D9">
        <w:t>VNF pre procurement</w:t>
      </w:r>
      <w:r>
        <w:t xml:space="preserve"> by Service Provider</w:t>
      </w:r>
      <w:bookmarkEnd w:id="266"/>
    </w:p>
    <w:p w:rsidR="00F220D9" w:rsidRDefault="00F220D9" w:rsidP="00F220D9">
      <w:r>
        <w:t xml:space="preserve">Via the VNF package the </w:t>
      </w:r>
      <w:r w:rsidRPr="00F220D9">
        <w:t xml:space="preserve">Service Provider </w:t>
      </w:r>
      <w:r>
        <w:t xml:space="preserve">can </w:t>
      </w:r>
      <w:r w:rsidRPr="00F220D9">
        <w:t xml:space="preserve">match the VNF against their </w:t>
      </w:r>
      <w:r>
        <w:t xml:space="preserve">own </w:t>
      </w:r>
      <w:r w:rsidRPr="00F220D9">
        <w:t xml:space="preserve">needs </w:t>
      </w:r>
      <w:r>
        <w:t xml:space="preserve">and </w:t>
      </w:r>
      <w:r w:rsidRPr="00F220D9">
        <w:t>allow</w:t>
      </w:r>
      <w:r>
        <w:t>s</w:t>
      </w:r>
      <w:r w:rsidRPr="00F220D9">
        <w:t xml:space="preserve"> to compare different offers from different suppliers. </w:t>
      </w:r>
      <w:r>
        <w:t>The service provider i</w:t>
      </w:r>
      <w:r w:rsidRPr="00F220D9">
        <w:t xml:space="preserve">dentifies and quantifies the VNF attributes against the service requirements by retrieving VNF metadata describing the scalability, reliability, manageability and security attributes </w:t>
      </w:r>
      <w:r w:rsidR="00FB22E5">
        <w:t xml:space="preserve">out </w:t>
      </w:r>
      <w:r w:rsidRPr="00F220D9">
        <w:t>of the package.</w:t>
      </w:r>
    </w:p>
    <w:p w:rsidR="003825FD" w:rsidRDefault="003825FD" w:rsidP="003825FD">
      <w:pPr>
        <w:pStyle w:val="Heading3"/>
      </w:pPr>
      <w:bookmarkStart w:id="267" w:name="_Toc467159733"/>
      <w:r w:rsidRPr="000C5DB0">
        <w:t>VNF Package validation and certification</w:t>
      </w:r>
      <w:r>
        <w:t xml:space="preserve"> by Service Provider</w:t>
      </w:r>
      <w:bookmarkEnd w:id="267"/>
    </w:p>
    <w:p w:rsidR="003825FD" w:rsidRDefault="003825FD" w:rsidP="003825FD">
      <w:r>
        <w:t>A VNF Package is composed of several components like e.g. VNFD, software images, scripts, etc. During the on-boarding of the VNF Package, a validation of the package is performed. The validation is a procedure that verifies the integrity of the VNF Package.</w:t>
      </w:r>
    </w:p>
    <w:p w:rsidR="00F220D9" w:rsidRDefault="003825FD" w:rsidP="003825FD">
      <w:r>
        <w:t>A package is certified by performing acceptance testing and full functional testing against the VNF including configuration, management and service assurance.</w:t>
      </w:r>
    </w:p>
    <w:p w:rsidR="003825FD" w:rsidRDefault="003825FD" w:rsidP="00F220D9"/>
    <w:p w:rsidR="003825FD" w:rsidRDefault="003825FD" w:rsidP="003825FD">
      <w:r>
        <w:t>The Service Provider can validate the package signature, origin, contents and structure. He can perform a full onboard, setup, install in a QA environment and certify the VNF for functionality as well as authenticity, integrity and packaging compliance.</w:t>
      </w:r>
    </w:p>
    <w:p w:rsidR="003825FD" w:rsidRDefault="003825FD" w:rsidP="00F220D9"/>
    <w:p w:rsidR="003825FD" w:rsidRDefault="003825FD" w:rsidP="003825FD">
      <w:pPr>
        <w:pStyle w:val="Heading3"/>
      </w:pPr>
      <w:bookmarkStart w:id="268" w:name="_Toc467159734"/>
      <w:r w:rsidRPr="003825FD">
        <w:t xml:space="preserve">VNF </w:t>
      </w:r>
      <w:r>
        <w:t>I</w:t>
      </w:r>
      <w:r w:rsidRPr="003825FD">
        <w:t>nstall</w:t>
      </w:r>
      <w:r>
        <w:t xml:space="preserve"> or Deployment</w:t>
      </w:r>
      <w:bookmarkEnd w:id="268"/>
    </w:p>
    <w:p w:rsidR="003825FD" w:rsidRDefault="003825FD" w:rsidP="00F220D9">
      <w:r>
        <w:t>Once the service provider selected the VNF provider, validated and confirmed the VNF package, the VNF package can be released for deployment and used to provide the VNF service.</w:t>
      </w:r>
    </w:p>
    <w:p w:rsidR="003825FD" w:rsidRDefault="003825FD" w:rsidP="00F220D9"/>
    <w:p w:rsidR="00EC160E" w:rsidRPr="00EC160E" w:rsidRDefault="00EC160E" w:rsidP="00F220D9">
      <w:pPr>
        <w:rPr>
          <w:u w:val="single"/>
        </w:rPr>
      </w:pPr>
      <w:r w:rsidRPr="00EC160E">
        <w:rPr>
          <w:u w:val="single"/>
        </w:rPr>
        <w:t>NFV management and orchestration synchronization for VNF application software modification</w:t>
      </w:r>
    </w:p>
    <w:p w:rsidR="00EC160E" w:rsidRDefault="00EC160E" w:rsidP="00F220D9"/>
    <w:p w:rsidR="003825FD" w:rsidRDefault="00EC160E" w:rsidP="003825FD">
      <w:r>
        <w:t xml:space="preserve">VNF provider will provide newer versions of a VNF package to address problems or expose new features. When these new versions get deployed, the </w:t>
      </w:r>
      <w:r w:rsidR="003825FD">
        <w:t xml:space="preserve">on-boarding of new versions </w:t>
      </w:r>
      <w:r>
        <w:t>requires</w:t>
      </w:r>
      <w:r w:rsidR="003825FD">
        <w:t xml:space="preserve"> the ability to keep track of multi version, multi environment multi instance and allow the service provider team to perform updates/upgrades with clear expectations of service continuity based on metadata information including component dependencies.</w:t>
      </w:r>
    </w:p>
    <w:p w:rsidR="00EC160E" w:rsidRDefault="00EC160E" w:rsidP="003825FD"/>
    <w:p w:rsidR="003825FD" w:rsidRDefault="00EC160E" w:rsidP="00EC160E">
      <w:r>
        <w:t xml:space="preserve">During the process of downgrading or upgrading an VNF, the system must update the </w:t>
      </w:r>
      <w:r w:rsidR="003825FD">
        <w:t xml:space="preserve">information about a VNF instance stored in NFV management and orchestration as a result of a VNF application software modification performed through service provider’s management system, wherein such a process only comprises modifying the VNF’s application software without requiring a change of the VNF’s underlying </w:t>
      </w:r>
      <w:r>
        <w:t>virtualized</w:t>
      </w:r>
      <w:r w:rsidR="003825FD">
        <w:t xml:space="preserve"> resources or internal VNF component (VNFC) topology/composition. Examples of VNF application software modification are: update, upgrade, and downgrade. Such modification may be performed without requiring the termination of the VNF instance with the prior VNF application software version. Consequently, the relevant VNF Package is replaced by a different VNF Package which includes the VNF application software used in the modification.</w:t>
      </w:r>
      <w:r>
        <w:t xml:space="preserve"> Complication arise when the new VNF package has new demands on the NFVI resources, like new vNIC card or obsoleting a previously supported vNIC card.</w:t>
      </w:r>
    </w:p>
    <w:p w:rsidR="003825FD" w:rsidRDefault="003825FD" w:rsidP="00F220D9"/>
    <w:p w:rsidR="00EC160E" w:rsidRPr="00EC160E" w:rsidRDefault="00EC160E" w:rsidP="00F220D9">
      <w:pPr>
        <w:rPr>
          <w:u w:val="single"/>
        </w:rPr>
      </w:pPr>
      <w:r>
        <w:rPr>
          <w:u w:val="single"/>
          <w:lang w:eastAsia="zh-CN"/>
        </w:rPr>
        <w:t>P</w:t>
      </w:r>
      <w:r w:rsidRPr="00EC160E">
        <w:rPr>
          <w:u w:val="single"/>
          <w:lang w:eastAsia="zh-CN"/>
        </w:rPr>
        <w:t xml:space="preserve">rovisioning </w:t>
      </w:r>
      <w:r>
        <w:rPr>
          <w:u w:val="single"/>
          <w:lang w:eastAsia="zh-CN"/>
        </w:rPr>
        <w:t xml:space="preserve">of </w:t>
      </w:r>
      <w:r w:rsidRPr="00EC160E">
        <w:rPr>
          <w:u w:val="single"/>
          <w:lang w:eastAsia="zh-CN"/>
        </w:rPr>
        <w:t xml:space="preserve">VNF configurable parameter </w:t>
      </w:r>
    </w:p>
    <w:p w:rsidR="003825FD" w:rsidRDefault="003825FD" w:rsidP="00F220D9"/>
    <w:p w:rsidR="00EC160E" w:rsidRDefault="00AE230F" w:rsidP="00F220D9">
      <w:r w:rsidRPr="00AE230F">
        <w:lastRenderedPageBreak/>
        <w:t xml:space="preserve">The VNFD is a static description file, not a dynamic configuration file. The metadata description in the VNFD is not changed during the whole VNF lifecycle. Some VNF parameters described in the VNFD can be declared to be configurable during the VNF design phase, and further be configured by the VNFM during or after VNF instantiation. </w:t>
      </w:r>
      <w:r>
        <w:t xml:space="preserve">The service provider should ensure that </w:t>
      </w:r>
      <w:r w:rsidRPr="00AE230F">
        <w:t>the VNF configurable parameters described in the VNFD are provisioned</w:t>
      </w:r>
      <w:r>
        <w:t>.</w:t>
      </w:r>
    </w:p>
    <w:p w:rsidR="00EC160E" w:rsidRDefault="00EC160E" w:rsidP="00F220D9"/>
    <w:p w:rsidR="00E17FBA" w:rsidRDefault="00E17FBA" w:rsidP="00E17FBA">
      <w:pPr>
        <w:pStyle w:val="Heading1"/>
      </w:pPr>
      <w:bookmarkStart w:id="269" w:name="_Toc467159735"/>
      <w:r>
        <w:t>API Design and Architecture</w:t>
      </w:r>
      <w:bookmarkEnd w:id="269"/>
    </w:p>
    <w:p w:rsidR="00E17FBA" w:rsidRDefault="0086215F" w:rsidP="005A676A">
      <w:r>
        <w:t>The overall design of the VNF Lifecycle Management validation is illustrated in the below diagram. The VNF Lifecycle Automation is the heart of the system and implements the sequence of the different test cases.</w:t>
      </w:r>
    </w:p>
    <w:p w:rsidR="004753C3" w:rsidRDefault="004753C3" w:rsidP="005A676A"/>
    <w:p w:rsidR="004753C3" w:rsidRDefault="00E95B04" w:rsidP="005A676A">
      <w:r>
        <w:rPr>
          <w:noProof/>
        </w:rPr>
        <w:drawing>
          <wp:inline distT="0" distB="0" distL="0" distR="0" wp14:anchorId="0AA06572" wp14:editId="4660776B">
            <wp:extent cx="5773046" cy="2762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8834" cy="2770426"/>
                    </a:xfrm>
                    <a:prstGeom prst="rect">
                      <a:avLst/>
                    </a:prstGeom>
                    <a:noFill/>
                  </pic:spPr>
                </pic:pic>
              </a:graphicData>
            </a:graphic>
          </wp:inline>
        </w:drawing>
      </w:r>
    </w:p>
    <w:p w:rsidR="00E17FBA" w:rsidRDefault="00E17FBA" w:rsidP="005A676A"/>
    <w:p w:rsidR="00C35DDF" w:rsidRDefault="00551014" w:rsidP="005A676A">
      <w:r>
        <w:t>T</w:t>
      </w:r>
      <w:r w:rsidR="00C35DDF">
        <w:t>he VNF Lifecycle Automation takes advantage of the following modules:</w:t>
      </w:r>
    </w:p>
    <w:p w:rsidR="00C35DDF" w:rsidRDefault="00C35DDF" w:rsidP="00C35DDF">
      <w:pPr>
        <w:pStyle w:val="ListParagraph"/>
        <w:numPr>
          <w:ilvl w:val="0"/>
          <w:numId w:val="137"/>
        </w:numPr>
      </w:pPr>
      <w:r>
        <w:t>EM API module</w:t>
      </w:r>
    </w:p>
    <w:p w:rsidR="00A160C9" w:rsidRDefault="00A160C9" w:rsidP="00C35DDF">
      <w:pPr>
        <w:pStyle w:val="ListParagraph"/>
        <w:numPr>
          <w:ilvl w:val="0"/>
          <w:numId w:val="137"/>
        </w:numPr>
      </w:pPr>
      <w:r>
        <w:t>NFVO API Module</w:t>
      </w:r>
    </w:p>
    <w:p w:rsidR="00C35DDF" w:rsidRDefault="00C35DDF" w:rsidP="00C35DDF">
      <w:pPr>
        <w:pStyle w:val="ListParagraph"/>
        <w:numPr>
          <w:ilvl w:val="0"/>
          <w:numId w:val="137"/>
        </w:numPr>
      </w:pPr>
      <w:r>
        <w:t>VNF API Module</w:t>
      </w:r>
    </w:p>
    <w:p w:rsidR="00C35DDF" w:rsidRDefault="00C35DDF" w:rsidP="00C35DDF">
      <w:pPr>
        <w:pStyle w:val="ListParagraph"/>
        <w:numPr>
          <w:ilvl w:val="0"/>
          <w:numId w:val="137"/>
        </w:numPr>
      </w:pPr>
      <w:r>
        <w:t>VNFM API Module</w:t>
      </w:r>
    </w:p>
    <w:p w:rsidR="00C35DDF" w:rsidRDefault="00C35DDF" w:rsidP="00C35DDF">
      <w:pPr>
        <w:pStyle w:val="ListParagraph"/>
        <w:numPr>
          <w:ilvl w:val="0"/>
          <w:numId w:val="137"/>
        </w:numPr>
      </w:pPr>
      <w:r>
        <w:t>VNFD API Module</w:t>
      </w:r>
    </w:p>
    <w:p w:rsidR="00C35DDF" w:rsidRDefault="00C35DDF" w:rsidP="00C35DDF">
      <w:pPr>
        <w:pStyle w:val="ListParagraph"/>
        <w:numPr>
          <w:ilvl w:val="0"/>
          <w:numId w:val="137"/>
        </w:numPr>
      </w:pPr>
      <w:r>
        <w:t>VIM API Module</w:t>
      </w:r>
    </w:p>
    <w:p w:rsidR="00C35DDF" w:rsidRDefault="00C35DDF" w:rsidP="00C35DDF">
      <w:pPr>
        <w:pStyle w:val="ListParagraph"/>
        <w:numPr>
          <w:ilvl w:val="0"/>
          <w:numId w:val="137"/>
        </w:numPr>
      </w:pPr>
      <w:r>
        <w:t>Traffic API Module</w:t>
      </w:r>
    </w:p>
    <w:p w:rsidR="003C43A1" w:rsidRDefault="00551014" w:rsidP="005A676A">
      <w:r>
        <w:t>The VNF Lifecycle Automation needs to detect and handle the following conditions:</w:t>
      </w:r>
    </w:p>
    <w:p w:rsidR="00551014" w:rsidRDefault="00551014" w:rsidP="00D50848">
      <w:pPr>
        <w:pStyle w:val="ListParagraph"/>
        <w:numPr>
          <w:ilvl w:val="0"/>
          <w:numId w:val="167"/>
        </w:numPr>
      </w:pPr>
      <w:r>
        <w:t>Presence or unavailability of NFVO</w:t>
      </w:r>
    </w:p>
    <w:p w:rsidR="00551014" w:rsidRDefault="00551014" w:rsidP="00D50848">
      <w:pPr>
        <w:pStyle w:val="ListParagraph"/>
        <w:numPr>
          <w:ilvl w:val="0"/>
          <w:numId w:val="167"/>
        </w:numPr>
      </w:pPr>
      <w:r>
        <w:t xml:space="preserve">EM or VNF config file </w:t>
      </w:r>
    </w:p>
    <w:p w:rsidR="00551014" w:rsidRDefault="00551014" w:rsidP="00D50848">
      <w:pPr>
        <w:pStyle w:val="ListParagraph"/>
        <w:numPr>
          <w:ilvl w:val="0"/>
          <w:numId w:val="167"/>
        </w:numPr>
      </w:pPr>
      <w:r>
        <w:t>License file needed or not</w:t>
      </w:r>
    </w:p>
    <w:p w:rsidR="00551014" w:rsidRDefault="00551014" w:rsidP="00D50848">
      <w:pPr>
        <w:pStyle w:val="ListParagraph"/>
        <w:numPr>
          <w:ilvl w:val="0"/>
          <w:numId w:val="167"/>
        </w:numPr>
      </w:pPr>
      <w:r>
        <w:t>…</w:t>
      </w:r>
    </w:p>
    <w:p w:rsidR="00551014" w:rsidRDefault="00551014" w:rsidP="00551014"/>
    <w:p w:rsidR="00021C73" w:rsidRDefault="00021C73" w:rsidP="00342313">
      <w:pPr>
        <w:pStyle w:val="Heading2"/>
      </w:pPr>
      <w:bookmarkStart w:id="270" w:name="_Toc467159736"/>
      <w:r>
        <w:t xml:space="preserve">VNF </w:t>
      </w:r>
      <w:r w:rsidR="009A27DD">
        <w:t>RECORD</w:t>
      </w:r>
      <w:bookmarkEnd w:id="270"/>
    </w:p>
    <w:p w:rsidR="00021C73" w:rsidRDefault="009A27DD" w:rsidP="00551014">
      <w:r>
        <w:t>The VNF Record</w:t>
      </w:r>
      <w:r w:rsidR="00021C73">
        <w:t xml:space="preserve"> context allows us to reference a single VNF and to target manipulations to a single VNF when supporting multiple VNFs.</w:t>
      </w:r>
    </w:p>
    <w:p w:rsidR="00021C73" w:rsidRDefault="00021C73" w:rsidP="00551014"/>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21C7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021C73" w:rsidRDefault="00021C73" w:rsidP="009A27DD">
            <w:pPr>
              <w:pStyle w:val="Function"/>
            </w:pPr>
            <w:r>
              <w:t xml:space="preserve">Function: </w:t>
            </w:r>
            <w:r w:rsidR="009A27DD">
              <w:rPr>
                <w:rFonts w:cs="Arial"/>
                <w:sz w:val="20"/>
              </w:rPr>
              <w:t>VNFRECORD</w:t>
            </w:r>
            <w:r>
              <w:t>.Create()</w:t>
            </w:r>
          </w:p>
        </w:tc>
      </w:tr>
      <w:tr w:rsidR="00021C7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021C73" w:rsidRPr="00D67489" w:rsidRDefault="00021C73" w:rsidP="00342313">
            <w:pPr>
              <w:pStyle w:val="TestCaseInfo"/>
              <w:rPr>
                <w:lang w:eastAsia="zh-CN"/>
              </w:rPr>
            </w:pPr>
            <w:r>
              <w:rPr>
                <w:lang w:eastAsia="zh-CN"/>
              </w:rPr>
              <w:t>None</w:t>
            </w:r>
          </w:p>
        </w:tc>
      </w:tr>
      <w:tr w:rsidR="00021C7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342313">
            <w:pPr>
              <w:pStyle w:val="TestCaseInfo"/>
              <w:rPr>
                <w:lang w:eastAsia="zh-CN"/>
              </w:rPr>
            </w:pPr>
            <w:r>
              <w:rPr>
                <w:sz w:val="20"/>
                <w:szCs w:val="20"/>
              </w:rPr>
              <w:t>vnfRecord</w:t>
            </w:r>
            <w:r w:rsidR="006042E8">
              <w:rPr>
                <w:sz w:val="20"/>
                <w:szCs w:val="20"/>
              </w:rPr>
              <w:tab/>
              <w:t>SUCCESS</w:t>
            </w:r>
          </w:p>
          <w:p w:rsidR="00021C73" w:rsidRDefault="006042E8" w:rsidP="00342313">
            <w:pPr>
              <w:pStyle w:val="TestCaseInfo"/>
              <w:rPr>
                <w:lang w:eastAsia="zh-CN"/>
              </w:rPr>
            </w:pPr>
            <w:r>
              <w:rPr>
                <w:lang w:eastAsia="zh-CN"/>
              </w:rPr>
              <w:t>FALSE</w:t>
            </w:r>
            <w:r>
              <w:rPr>
                <w:lang w:eastAsia="zh-CN"/>
              </w:rPr>
              <w:tab/>
            </w:r>
            <w:r>
              <w:rPr>
                <w:lang w:eastAsia="zh-CN"/>
              </w:rPr>
              <w:tab/>
              <w:t>Error</w:t>
            </w:r>
          </w:p>
        </w:tc>
      </w:tr>
      <w:tr w:rsidR="00021C7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9A27DD">
            <w:pPr>
              <w:pStyle w:val="TestCaseInfo"/>
              <w:rPr>
                <w:lang w:eastAsia="zh-CN"/>
              </w:rPr>
            </w:pPr>
            <w:r>
              <w:rPr>
                <w:lang w:eastAsia="zh-CN"/>
              </w:rPr>
              <w:t xml:space="preserve">The command </w:t>
            </w:r>
            <w:r w:rsidR="009A27DD">
              <w:rPr>
                <w:lang w:eastAsia="zh-CN"/>
              </w:rPr>
              <w:t xml:space="preserve">creates a VNF record where all VNF specific commands will receive this </w:t>
            </w:r>
            <w:r w:rsidR="009A27DD">
              <w:rPr>
                <w:sz w:val="20"/>
                <w:szCs w:val="20"/>
              </w:rPr>
              <w:t>vnfRecord as a parameter. In Pythin this command could be implemented as a creation of a class.</w:t>
            </w:r>
          </w:p>
        </w:tc>
      </w:tr>
    </w:tbl>
    <w:p w:rsidR="00021C73" w:rsidRDefault="00021C73" w:rsidP="00021C73"/>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27DD"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A27DD" w:rsidRDefault="009A27DD" w:rsidP="00342313">
            <w:pPr>
              <w:pStyle w:val="Function"/>
            </w:pPr>
            <w:r>
              <w:t xml:space="preserve">Function: </w:t>
            </w:r>
            <w:r>
              <w:rPr>
                <w:rFonts w:cs="Arial"/>
                <w:sz w:val="20"/>
              </w:rPr>
              <w:t>VNFRECORD</w:t>
            </w:r>
            <w:r>
              <w:t>.Delete()</w:t>
            </w:r>
          </w:p>
        </w:tc>
      </w:tr>
      <w:tr w:rsidR="009A27DD"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Pr="00D67489" w:rsidRDefault="009A27DD" w:rsidP="00342313">
            <w:pPr>
              <w:pStyle w:val="TestCaseInfo"/>
              <w:rPr>
                <w:lang w:eastAsia="zh-CN"/>
              </w:rPr>
            </w:pPr>
            <w:r>
              <w:rPr>
                <w:sz w:val="20"/>
                <w:szCs w:val="20"/>
              </w:rPr>
              <w:t>vnfRecord</w:t>
            </w:r>
          </w:p>
        </w:tc>
      </w:tr>
      <w:tr w:rsidR="009A27DD"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342313">
            <w:pPr>
              <w:pStyle w:val="TestCaseInfo"/>
              <w:rPr>
                <w:lang w:eastAsia="zh-CN"/>
              </w:rPr>
            </w:pPr>
            <w:r>
              <w:rPr>
                <w:sz w:val="20"/>
                <w:szCs w:val="20"/>
              </w:rPr>
              <w:t>TRUE</w:t>
            </w:r>
            <w:r>
              <w:rPr>
                <w:sz w:val="20"/>
                <w:szCs w:val="20"/>
              </w:rPr>
              <w:tab/>
            </w:r>
            <w:r>
              <w:rPr>
                <w:sz w:val="20"/>
                <w:szCs w:val="20"/>
              </w:rPr>
              <w:tab/>
              <w:t>SUCCESS</w:t>
            </w:r>
          </w:p>
          <w:p w:rsidR="009A27DD" w:rsidRDefault="009A27DD" w:rsidP="00342313">
            <w:pPr>
              <w:pStyle w:val="TestCaseInfo"/>
              <w:rPr>
                <w:lang w:eastAsia="zh-CN"/>
              </w:rPr>
            </w:pPr>
            <w:r>
              <w:rPr>
                <w:lang w:eastAsia="zh-CN"/>
              </w:rPr>
              <w:t>FALSE</w:t>
            </w:r>
            <w:r>
              <w:rPr>
                <w:lang w:eastAsia="zh-CN"/>
              </w:rPr>
              <w:tab/>
            </w:r>
            <w:r>
              <w:rPr>
                <w:lang w:eastAsia="zh-CN"/>
              </w:rPr>
              <w:tab/>
              <w:t>Error</w:t>
            </w:r>
          </w:p>
        </w:tc>
      </w:tr>
      <w:tr w:rsidR="009A27DD"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A27DD">
            <w:pPr>
              <w:pStyle w:val="TestCaseInfo"/>
              <w:rPr>
                <w:lang w:eastAsia="zh-CN"/>
              </w:rPr>
            </w:pPr>
            <w:r>
              <w:rPr>
                <w:lang w:eastAsia="zh-CN"/>
              </w:rPr>
              <w:t>The command erases a VNF record</w:t>
            </w:r>
            <w:r>
              <w:rPr>
                <w:sz w:val="20"/>
                <w:szCs w:val="20"/>
              </w:rPr>
              <w:t>. In Pythin this command could be implemented as a command del vnfRecord.</w:t>
            </w:r>
          </w:p>
        </w:tc>
      </w:tr>
    </w:tbl>
    <w:p w:rsidR="00021C73" w:rsidRDefault="00021C73" w:rsidP="00551014"/>
    <w:p w:rsidR="00C35DDF" w:rsidRDefault="00C35DDF" w:rsidP="00C35DDF">
      <w:pPr>
        <w:pStyle w:val="Heading2"/>
      </w:pPr>
      <w:bookmarkStart w:id="271" w:name="_Toc467159737"/>
      <w:r>
        <w:t>EM API module</w:t>
      </w:r>
      <w:bookmarkEnd w:id="271"/>
    </w:p>
    <w:p w:rsidR="00C35DDF" w:rsidRDefault="00C35DDF" w:rsidP="00C35DDF">
      <w:r>
        <w:t xml:space="preserve">The EM API module supports the access to the EM. A VNF may depend on the existence of </w:t>
      </w:r>
      <w:proofErr w:type="gramStart"/>
      <w:r>
        <w:t>a</w:t>
      </w:r>
      <w:proofErr w:type="gramEnd"/>
      <w:r>
        <w:t xml:space="preserve"> EM and its capability to configure the VNF. Once the</w:t>
      </w:r>
      <w:r w:rsidR="00551014">
        <w:t xml:space="preserve"> VNF is configured by the EM, the VNF</w:t>
      </w:r>
      <w:r>
        <w:t xml:space="preserve"> can perform its tasks and process packets.</w:t>
      </w:r>
    </w:p>
    <w:p w:rsidR="00C35DDF" w:rsidRDefault="00C35DDF" w:rsidP="00C35DDF"/>
    <w:p w:rsidR="00C91AFD" w:rsidRDefault="00C91AFD" w:rsidP="00C35DDF">
      <w:proofErr w:type="gramStart"/>
      <w:r>
        <w:t>class</w:t>
      </w:r>
      <w:proofErr w:type="gramEnd"/>
      <w:r>
        <w:t xml:space="preserve"> </w:t>
      </w:r>
      <w:r w:rsidR="00F53272">
        <w:t>Element</w:t>
      </w:r>
      <w:r w:rsidR="00F53272" w:rsidRPr="00F53272">
        <w:t>Management</w:t>
      </w:r>
      <w:r w:rsidR="00F53272">
        <w:t>:</w:t>
      </w:r>
    </w:p>
    <w:p w:rsidR="00015884" w:rsidRDefault="00015884" w:rsidP="00015884">
      <w:pPr>
        <w:ind w:left="576"/>
      </w:pPr>
      <w:proofErr w:type="gramStart"/>
      <w:r>
        <w:t>def</w:t>
      </w:r>
      <w:proofErr w:type="gramEnd"/>
      <w:r>
        <w:t xml:space="preserve"> GetSate()</w:t>
      </w:r>
    </w:p>
    <w:p w:rsidR="00F53272" w:rsidRDefault="00F53272" w:rsidP="00F53272">
      <w:pPr>
        <w:ind w:left="576"/>
      </w:pPr>
      <w:proofErr w:type="gramStart"/>
      <w:r>
        <w:t>def</w:t>
      </w:r>
      <w:proofErr w:type="gramEnd"/>
      <w:r>
        <w:t xml:space="preserve"> StartEM ()</w:t>
      </w:r>
    </w:p>
    <w:p w:rsidR="00B94DE1" w:rsidRDefault="00B94DE1" w:rsidP="00F53272">
      <w:pPr>
        <w:ind w:left="576"/>
      </w:pPr>
      <w:proofErr w:type="gramStart"/>
      <w:r>
        <w:t>def</w:t>
      </w:r>
      <w:proofErr w:type="gramEnd"/>
      <w:r>
        <w:t xml:space="preserve"> StopEM()</w:t>
      </w:r>
    </w:p>
    <w:p w:rsidR="00B94DE1" w:rsidRDefault="00B94DE1" w:rsidP="00F53272">
      <w:pPr>
        <w:ind w:left="576"/>
      </w:pPr>
      <w:proofErr w:type="gramStart"/>
      <w:r>
        <w:t>def</w:t>
      </w:r>
      <w:proofErr w:type="gramEnd"/>
      <w:r>
        <w:t xml:space="preserve"> SuspendEM()</w:t>
      </w:r>
    </w:p>
    <w:p w:rsidR="00B94DE1" w:rsidRDefault="00B94DE1" w:rsidP="00F53272">
      <w:pPr>
        <w:ind w:left="576"/>
      </w:pPr>
      <w:proofErr w:type="gramStart"/>
      <w:r>
        <w:t>def</w:t>
      </w:r>
      <w:proofErr w:type="gramEnd"/>
      <w:r>
        <w:t xml:space="preserve"> SetEMConfiguration()</w:t>
      </w:r>
    </w:p>
    <w:p w:rsidR="00B94DE1" w:rsidRDefault="00B94DE1" w:rsidP="00F53272">
      <w:pPr>
        <w:ind w:left="576"/>
      </w:pPr>
      <w:proofErr w:type="gramStart"/>
      <w:r>
        <w:t>def</w:t>
      </w:r>
      <w:proofErr w:type="gramEnd"/>
      <w:r>
        <w:t xml:space="preserve"> RemoveEMConfiguration()</w:t>
      </w:r>
    </w:p>
    <w:p w:rsidR="00CA4FD6" w:rsidRDefault="00CA4FD6" w:rsidP="00F53272">
      <w:pPr>
        <w:ind w:left="576"/>
      </w:pPr>
      <w:proofErr w:type="gramStart"/>
      <w:r>
        <w:t>def</w:t>
      </w:r>
      <w:proofErr w:type="gramEnd"/>
      <w:r>
        <w:t xml:space="preserve"> </w:t>
      </w:r>
      <w:r w:rsidRPr="00CA4FD6">
        <w:t>RecoveryCMDtoEM</w:t>
      </w:r>
      <w:r>
        <w:t>()</w:t>
      </w:r>
    </w:p>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15884" w:rsidTr="00E16BA7">
        <w:tc>
          <w:tcPr>
            <w:tcW w:w="9330" w:type="dxa"/>
            <w:gridSpan w:val="2"/>
            <w:tcBorders>
              <w:top w:val="single" w:sz="2" w:space="0" w:color="auto"/>
              <w:left w:val="single" w:sz="2" w:space="0" w:color="auto"/>
              <w:bottom w:val="single" w:sz="2" w:space="0" w:color="auto"/>
              <w:right w:val="single" w:sz="2" w:space="0" w:color="auto"/>
            </w:tcBorders>
            <w:hideMark/>
          </w:tcPr>
          <w:p w:rsidR="00015884" w:rsidRDefault="00015884" w:rsidP="008E2D32">
            <w:pPr>
              <w:pStyle w:val="Function"/>
            </w:pPr>
            <w:bookmarkStart w:id="272" w:name="_Toc459818069"/>
            <w:r>
              <w:t>Function: Element</w:t>
            </w:r>
            <w:r w:rsidRPr="00F53272">
              <w:t>Management</w:t>
            </w:r>
            <w:r>
              <w:t>.GetState()</w:t>
            </w:r>
            <w:bookmarkEnd w:id="272"/>
          </w:p>
        </w:tc>
      </w:tr>
      <w:tr w:rsidR="00015884" w:rsidTr="00E16BA7">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15884" w:rsidRPr="00D67489" w:rsidRDefault="009A27DD" w:rsidP="009A27DD">
            <w:pPr>
              <w:pStyle w:val="TestCaseInfo"/>
              <w:rPr>
                <w:lang w:eastAsia="zh-CN"/>
              </w:rPr>
            </w:pPr>
            <w:r>
              <w:rPr>
                <w:sz w:val="20"/>
                <w:szCs w:val="20"/>
              </w:rPr>
              <w:t>vnfRecord</w:t>
            </w:r>
          </w:p>
        </w:tc>
      </w:tr>
      <w:tr w:rsidR="00015884" w:rsidTr="00E16BA7">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E16BA7">
            <w:pPr>
              <w:pStyle w:val="TestCaseInfo"/>
              <w:rPr>
                <w:lang w:eastAsia="zh-CN"/>
              </w:rPr>
            </w:pPr>
            <w:r>
              <w:rPr>
                <w:lang w:eastAsia="zh-CN"/>
              </w:rPr>
              <w:t>RUN</w:t>
            </w:r>
            <w:r>
              <w:rPr>
                <w:lang w:eastAsia="zh-CN"/>
              </w:rPr>
              <w:tab/>
            </w:r>
            <w:r>
              <w:rPr>
                <w:lang w:eastAsia="zh-CN"/>
              </w:rPr>
              <w:tab/>
              <w:t>EM runs and active</w:t>
            </w:r>
          </w:p>
          <w:p w:rsidR="00015884" w:rsidRDefault="00015884" w:rsidP="00015884">
            <w:pPr>
              <w:pStyle w:val="TestCaseInfo"/>
              <w:rPr>
                <w:lang w:eastAsia="zh-CN"/>
              </w:rPr>
            </w:pPr>
            <w:r>
              <w:rPr>
                <w:lang w:eastAsia="zh-CN"/>
              </w:rPr>
              <w:t>SUSPENDED</w:t>
            </w:r>
            <w:r>
              <w:rPr>
                <w:lang w:eastAsia="zh-CN"/>
              </w:rPr>
              <w:tab/>
              <w:t>EM suspended</w:t>
            </w:r>
          </w:p>
          <w:p w:rsidR="00015884" w:rsidRDefault="00015884" w:rsidP="00015884">
            <w:pPr>
              <w:pStyle w:val="TestCaseInfo"/>
              <w:rPr>
                <w:lang w:eastAsia="zh-CN"/>
              </w:rPr>
            </w:pPr>
            <w:r>
              <w:rPr>
                <w:lang w:eastAsia="zh-CN"/>
              </w:rPr>
              <w:t>STOPPED</w:t>
            </w:r>
            <w:r>
              <w:rPr>
                <w:lang w:eastAsia="zh-CN"/>
              </w:rPr>
              <w:tab/>
              <w:t>EM stopped</w:t>
            </w:r>
          </w:p>
        </w:tc>
      </w:tr>
      <w:tr w:rsidR="00015884" w:rsidTr="00E16BA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returns the current state of the EM.</w:t>
            </w:r>
          </w:p>
        </w:tc>
      </w:tr>
    </w:tbl>
    <w:p w:rsidR="00015884" w:rsidRDefault="00015884" w:rsidP="00015884"/>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53272" w:rsidTr="009C528F">
        <w:tc>
          <w:tcPr>
            <w:tcW w:w="9330" w:type="dxa"/>
            <w:gridSpan w:val="2"/>
            <w:tcBorders>
              <w:top w:val="single" w:sz="2" w:space="0" w:color="auto"/>
              <w:left w:val="single" w:sz="2" w:space="0" w:color="auto"/>
              <w:bottom w:val="single" w:sz="2" w:space="0" w:color="auto"/>
              <w:right w:val="single" w:sz="2" w:space="0" w:color="auto"/>
            </w:tcBorders>
            <w:hideMark/>
          </w:tcPr>
          <w:p w:rsidR="00F53272" w:rsidRDefault="00F53272" w:rsidP="008E2D32">
            <w:pPr>
              <w:pStyle w:val="Function"/>
            </w:pPr>
            <w:bookmarkStart w:id="273" w:name="_Toc459818070"/>
            <w:r>
              <w:t>Function: Element</w:t>
            </w:r>
            <w:r w:rsidRPr="00F53272">
              <w:t>Management</w:t>
            </w:r>
            <w:r>
              <w:t>.Start()</w:t>
            </w:r>
            <w:bookmarkEnd w:id="273"/>
          </w:p>
        </w:tc>
      </w:tr>
      <w:tr w:rsidR="00F53272" w:rsidTr="00F5327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53272" w:rsidRPr="00D67489" w:rsidRDefault="009A27DD" w:rsidP="009C528F">
            <w:pPr>
              <w:pStyle w:val="TestCaseInfo"/>
              <w:rPr>
                <w:lang w:eastAsia="zh-CN"/>
              </w:rPr>
            </w:pPr>
            <w:r>
              <w:rPr>
                <w:sz w:val="20"/>
                <w:szCs w:val="20"/>
              </w:rPr>
              <w:t>vnfRecord</w:t>
            </w:r>
          </w:p>
        </w:tc>
      </w:tr>
      <w:tr w:rsidR="00F53272" w:rsidTr="00F53272">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53272" w:rsidRDefault="00F53272" w:rsidP="009C528F">
            <w:pPr>
              <w:pStyle w:val="TestCaseInfo"/>
              <w:rPr>
                <w:lang w:eastAsia="zh-CN"/>
              </w:rPr>
            </w:pPr>
            <w:r>
              <w:rPr>
                <w:lang w:eastAsia="zh-CN"/>
              </w:rPr>
              <w:t>TRUE</w:t>
            </w:r>
            <w:r>
              <w:rPr>
                <w:lang w:eastAsia="zh-CN"/>
              </w:rPr>
              <w:tab/>
            </w:r>
            <w:r>
              <w:rPr>
                <w:lang w:eastAsia="zh-CN"/>
              </w:rPr>
              <w:tab/>
            </w:r>
            <w:r w:rsidR="00B94DE1">
              <w:rPr>
                <w:lang w:eastAsia="zh-CN"/>
              </w:rPr>
              <w:t>EM runs</w:t>
            </w:r>
          </w:p>
          <w:p w:rsidR="00F53272" w:rsidRDefault="00F53272" w:rsidP="009C528F">
            <w:pPr>
              <w:pStyle w:val="TestCaseInfo"/>
              <w:rPr>
                <w:lang w:eastAsia="zh-CN"/>
              </w:rPr>
            </w:pPr>
            <w:r>
              <w:rPr>
                <w:lang w:eastAsia="zh-CN"/>
              </w:rPr>
              <w:t>FALSE</w:t>
            </w:r>
            <w:r>
              <w:rPr>
                <w:lang w:eastAsia="zh-CN"/>
              </w:rPr>
              <w:tab/>
            </w:r>
            <w:r>
              <w:rPr>
                <w:lang w:eastAsia="zh-CN"/>
              </w:rPr>
              <w:tab/>
            </w:r>
            <w:r w:rsidR="00B94DE1">
              <w:rPr>
                <w:lang w:eastAsia="zh-CN"/>
              </w:rPr>
              <w:t>EM stopped</w:t>
            </w:r>
          </w:p>
        </w:tc>
      </w:tr>
      <w:tr w:rsidR="00F5327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53272" w:rsidRDefault="00B94DE1" w:rsidP="00B94DE1">
            <w:pPr>
              <w:pStyle w:val="TestCaseInfo"/>
              <w:rPr>
                <w:lang w:eastAsia="zh-CN"/>
              </w:rPr>
            </w:pPr>
            <w:r>
              <w:rPr>
                <w:lang w:eastAsia="zh-CN"/>
              </w:rPr>
              <w:t>The command StartEM starts the EM</w:t>
            </w:r>
            <w:r w:rsidR="00265705">
              <w:rPr>
                <w:lang w:eastAsia="zh-CN"/>
              </w:rPr>
              <w:t xml:space="preserve"> and returns TRUE on success</w:t>
            </w:r>
            <w:r>
              <w:rPr>
                <w:lang w:eastAsia="zh-CN"/>
              </w:rPr>
              <w:t>. If the EM has been already started, this command will either return TRUE or restart the EM. If the EM can’t be instantiated, the command returns FALSE.</w:t>
            </w:r>
          </w:p>
        </w:tc>
      </w:tr>
    </w:tbl>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4" w:name="_Toc459818071"/>
            <w:r>
              <w:t xml:space="preserve">Function: </w:t>
            </w:r>
            <w:r w:rsidR="00265705">
              <w:t>Element</w:t>
            </w:r>
            <w:r w:rsidR="00265705" w:rsidRPr="00F53272">
              <w:t>Management</w:t>
            </w:r>
            <w:r w:rsidR="00265705">
              <w:t>.Stop</w:t>
            </w:r>
            <w:r>
              <w:t>()</w:t>
            </w:r>
            <w:bookmarkEnd w:id="274"/>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B94DE1">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B94DE1">
            <w:pPr>
              <w:pStyle w:val="TestCaseInfo"/>
              <w:rPr>
                <w:lang w:eastAsia="zh-CN"/>
              </w:rPr>
            </w:pPr>
            <w:r>
              <w:rPr>
                <w:lang w:eastAsia="zh-CN"/>
              </w:rPr>
              <w:t>TRUE</w:t>
            </w:r>
            <w:r>
              <w:rPr>
                <w:lang w:eastAsia="zh-CN"/>
              </w:rPr>
              <w:tab/>
            </w:r>
            <w:r>
              <w:rPr>
                <w:lang w:eastAsia="zh-CN"/>
              </w:rPr>
              <w:tab/>
              <w:t>EM stopped</w:t>
            </w:r>
          </w:p>
          <w:p w:rsidR="00B94DE1" w:rsidRDefault="00B94DE1" w:rsidP="00B94DE1">
            <w:pPr>
              <w:pStyle w:val="TestCaseInfo"/>
              <w:rPr>
                <w:lang w:eastAsia="zh-CN"/>
              </w:rPr>
            </w:pPr>
            <w:r>
              <w:rPr>
                <w:lang w:eastAsia="zh-CN"/>
              </w:rPr>
              <w:t>FALSE</w:t>
            </w:r>
            <w:r>
              <w:rPr>
                <w:lang w:eastAsia="zh-CN"/>
              </w:rPr>
              <w:tab/>
            </w:r>
            <w:r>
              <w:rPr>
                <w:lang w:eastAsia="zh-CN"/>
              </w:rPr>
              <w:tab/>
              <w:t>EM runs</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265705">
            <w:pPr>
              <w:pStyle w:val="TestCaseInfo"/>
              <w:rPr>
                <w:lang w:eastAsia="zh-CN"/>
              </w:rPr>
            </w:pPr>
            <w:r>
              <w:rPr>
                <w:lang w:eastAsia="zh-CN"/>
              </w:rPr>
              <w:t>The command StopEM stops the EM</w:t>
            </w:r>
            <w:r w:rsidR="00265705">
              <w:rPr>
                <w:lang w:eastAsia="zh-CN"/>
              </w:rPr>
              <w:t xml:space="preserve"> and returns TRUE on success</w:t>
            </w:r>
            <w:r>
              <w:rPr>
                <w:lang w:eastAsia="zh-CN"/>
              </w:rPr>
              <w:t xml:space="preserve">. If the EM has been already stopped, this command will return TRUE. If the EM can’t be </w:t>
            </w:r>
            <w:r w:rsidR="00265705">
              <w:rPr>
                <w:lang w:eastAsia="zh-CN"/>
              </w:rPr>
              <w:t>stopped</w:t>
            </w:r>
            <w:r w:rsidR="00015884">
              <w:rPr>
                <w:lang w:eastAsia="zh-CN"/>
              </w:rPr>
              <w:t>, the command returns FALSE</w:t>
            </w:r>
            <w:r>
              <w:rPr>
                <w:lang w:eastAsia="zh-CN"/>
              </w:rPr>
              <w:t>.</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5" w:name="_Toc459818072"/>
            <w:r>
              <w:t xml:space="preserve">Function: </w:t>
            </w:r>
            <w:r w:rsidR="00BB3C9E">
              <w:t>Element</w:t>
            </w:r>
            <w:r w:rsidR="00BB3C9E" w:rsidRPr="00F53272">
              <w:t>Management</w:t>
            </w:r>
            <w:r w:rsidR="00BB3C9E">
              <w:t>.SuspendEM</w:t>
            </w:r>
            <w:r>
              <w:t>()</w:t>
            </w:r>
            <w:bookmarkEnd w:id="275"/>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015884"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TRUE</w:t>
            </w:r>
            <w:r>
              <w:rPr>
                <w:lang w:eastAsia="zh-CN"/>
              </w:rPr>
              <w:tab/>
            </w:r>
            <w:r>
              <w:rPr>
                <w:lang w:eastAsia="zh-CN"/>
              </w:rPr>
              <w:tab/>
              <w:t>EM suspended</w:t>
            </w:r>
          </w:p>
          <w:p w:rsidR="00015884" w:rsidRDefault="00015884" w:rsidP="00015884">
            <w:pPr>
              <w:pStyle w:val="TestCaseInfo"/>
              <w:rPr>
                <w:lang w:eastAsia="zh-CN"/>
              </w:rPr>
            </w:pPr>
            <w:r>
              <w:rPr>
                <w:lang w:eastAsia="zh-CN"/>
              </w:rPr>
              <w:t>FALSE</w:t>
            </w:r>
            <w:r>
              <w:rPr>
                <w:lang w:eastAsia="zh-CN"/>
              </w:rPr>
              <w:tab/>
            </w:r>
            <w:r>
              <w:rPr>
                <w:lang w:eastAsia="zh-CN"/>
              </w:rPr>
              <w:tab/>
              <w:t>EM state not change</w:t>
            </w:r>
          </w:p>
        </w:tc>
      </w:tr>
      <w:tr w:rsidR="00015884"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suspended the EM so that it does not process any information. It basically drops all messages from the VNFM.</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6" w:name="_Toc459818073"/>
            <w:r>
              <w:t xml:space="preserve">Function: </w:t>
            </w:r>
            <w:r w:rsidR="00BB3C9E">
              <w:t>Element</w:t>
            </w:r>
            <w:r w:rsidR="00BB3C9E" w:rsidRPr="00F53272">
              <w:t>Management</w:t>
            </w:r>
            <w:r w:rsidR="00BB3C9E">
              <w:t>.SetEMConfiguration</w:t>
            </w:r>
            <w:r>
              <w:t>()</w:t>
            </w:r>
            <w:bookmarkEnd w:id="276"/>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015884" w:rsidP="009C528F">
            <w:pPr>
              <w:pStyle w:val="TestCaseInfo"/>
              <w:rPr>
                <w:lang w:eastAsia="zh-CN"/>
              </w:rPr>
            </w:pPr>
            <w:r>
              <w:rPr>
                <w:lang w:eastAsia="zh-CN"/>
              </w:rPr>
              <w:t>Link to the EM configuration File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successful applied</w:t>
            </w:r>
          </w:p>
          <w:p w:rsidR="00015884" w:rsidRDefault="00015884" w:rsidP="009C528F">
            <w:pPr>
              <w:pStyle w:val="TestCaseInfo"/>
              <w:rPr>
                <w:lang w:eastAsia="zh-CN"/>
              </w:rPr>
            </w:pPr>
            <w:r>
              <w:rPr>
                <w:lang w:eastAsia="zh-CN"/>
              </w:rPr>
              <w:t>FALSE</w:t>
            </w:r>
            <w:r>
              <w:rPr>
                <w:lang w:eastAsia="zh-CN"/>
              </w:rPr>
              <w:tab/>
            </w:r>
            <w:r>
              <w:rPr>
                <w:lang w:eastAsia="zh-CN"/>
              </w:rPr>
              <w:tab/>
              <w:t>EM configuration apply error</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applies EM configuration so that the EM can work correctly and service the VNF with required configurations.</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77" w:name="_Toc459818074"/>
            <w:r>
              <w:t xml:space="preserve">Function: </w:t>
            </w:r>
            <w:r w:rsidR="00BB3C9E">
              <w:t>Element</w:t>
            </w:r>
            <w:r w:rsidR="00BB3C9E" w:rsidRPr="00F53272">
              <w:t>Management</w:t>
            </w:r>
            <w:r w:rsidR="00BB3C9E">
              <w:t>.RemoveEMConfiguration</w:t>
            </w:r>
            <w:r>
              <w:t>()</w:t>
            </w:r>
            <w:bookmarkEnd w:id="277"/>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removed</w:t>
            </w:r>
          </w:p>
          <w:p w:rsidR="00015884" w:rsidRDefault="00015884" w:rsidP="009C528F">
            <w:pPr>
              <w:pStyle w:val="TestCaseInfo"/>
              <w:rPr>
                <w:lang w:eastAsia="zh-CN"/>
              </w:rPr>
            </w:pPr>
            <w:r>
              <w:rPr>
                <w:lang w:eastAsia="zh-CN"/>
              </w:rPr>
              <w:t>FALSE</w:t>
            </w:r>
            <w:r>
              <w:rPr>
                <w:lang w:eastAsia="zh-CN"/>
              </w:rPr>
              <w:tab/>
            </w:r>
            <w:r>
              <w:rPr>
                <w:lang w:eastAsia="zh-CN"/>
              </w:rPr>
              <w:tab/>
              <w:t>EM configuration could not be removed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 xml:space="preserve">The command removes all configuration from the EM. The EM can therefore not configure and manage </w:t>
            </w:r>
            <w:proofErr w:type="gramStart"/>
            <w:r>
              <w:rPr>
                <w:lang w:eastAsia="zh-CN"/>
              </w:rPr>
              <w:t>an</w:t>
            </w:r>
            <w:proofErr w:type="gramEnd"/>
            <w:r>
              <w:rPr>
                <w:lang w:eastAsia="zh-CN"/>
              </w:rPr>
              <w:t xml:space="preserve"> VNF.</w:t>
            </w:r>
          </w:p>
        </w:tc>
      </w:tr>
    </w:tbl>
    <w:p w:rsidR="00B94DE1" w:rsidRDefault="00B94DE1" w:rsidP="00B94DE1"/>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278" w:name="_Toc459818075"/>
            <w:r>
              <w:t>Function: EM</w:t>
            </w:r>
            <w:r w:rsidRPr="00CA4FD6">
              <w:t>.RecoveryCMDtoEM</w:t>
            </w:r>
            <w:r>
              <w:t>()</w:t>
            </w:r>
            <w:bookmarkEnd w:id="278"/>
          </w:p>
        </w:tc>
      </w:tr>
      <w:tr w:rsidR="00CA4FD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4FD6" w:rsidRPr="00D67489" w:rsidRDefault="009A27DD" w:rsidP="00E7531B">
            <w:pPr>
              <w:pStyle w:val="TestCaseInfo"/>
              <w:rPr>
                <w:lang w:eastAsia="zh-CN"/>
              </w:rPr>
            </w:pPr>
            <w:r>
              <w:rPr>
                <w:sz w:val="20"/>
                <w:szCs w:val="20"/>
              </w:rPr>
              <w:t>vnfRecord</w:t>
            </w:r>
          </w:p>
        </w:tc>
      </w:tr>
      <w:tr w:rsidR="00CA4FD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TRUE</w:t>
            </w:r>
            <w:r>
              <w:rPr>
                <w:lang w:eastAsia="zh-CN"/>
              </w:rPr>
              <w:tab/>
            </w:r>
            <w:r>
              <w:rPr>
                <w:lang w:eastAsia="zh-CN"/>
              </w:rPr>
              <w:tab/>
              <w:t>Recovery command initiated</w:t>
            </w:r>
          </w:p>
          <w:p w:rsidR="0019479C" w:rsidRDefault="0019479C" w:rsidP="00E7531B">
            <w:pPr>
              <w:pStyle w:val="TestCaseInfo"/>
              <w:rPr>
                <w:lang w:eastAsia="zh-CN"/>
              </w:rPr>
            </w:pPr>
            <w:r>
              <w:rPr>
                <w:lang w:eastAsia="zh-CN"/>
              </w:rPr>
              <w:t>FALSE</w:t>
            </w:r>
            <w:r>
              <w:rPr>
                <w:lang w:eastAsia="zh-CN"/>
              </w:rPr>
              <w:tab/>
            </w:r>
            <w:r>
              <w:rPr>
                <w:lang w:eastAsia="zh-CN"/>
              </w:rPr>
              <w:tab/>
              <w:t>Failed to initiate the recovery</w:t>
            </w:r>
          </w:p>
        </w:tc>
      </w:tr>
      <w:tr w:rsidR="00CA4FD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The command instructs the EM to initiate the recovery process of the VNF. The EM will instruct the VNFM to actual do the recovery process.</w:t>
            </w:r>
          </w:p>
        </w:tc>
      </w:tr>
    </w:tbl>
    <w:p w:rsidR="00F53272" w:rsidRDefault="00F53272" w:rsidP="00C35DDF"/>
    <w:p w:rsidR="00CA4FD6" w:rsidRDefault="00CA4FD6" w:rsidP="00CA4FD6"/>
    <w:p w:rsidR="00CA4FD6" w:rsidRDefault="00CA4FD6" w:rsidP="00CA4FD6">
      <w:pPr>
        <w:pStyle w:val="Heading2"/>
      </w:pPr>
      <w:bookmarkStart w:id="279" w:name="_Toc467159738"/>
      <w:r>
        <w:t>NFVO API Module</w:t>
      </w:r>
      <w:bookmarkEnd w:id="279"/>
    </w:p>
    <w:p w:rsidR="00CA4FD6" w:rsidRDefault="00551014" w:rsidP="00C35DDF">
      <w:r>
        <w:t>If the NFV environment would have a NFVO in place, the following module would come available for use.</w:t>
      </w:r>
    </w:p>
    <w:p w:rsidR="00551014" w:rsidRDefault="00551014" w:rsidP="00C35DDF"/>
    <w:p w:rsidR="00CA4FD6" w:rsidRDefault="00CA4FD6" w:rsidP="00CA4FD6">
      <w:proofErr w:type="gramStart"/>
      <w:r>
        <w:t>class</w:t>
      </w:r>
      <w:proofErr w:type="gramEnd"/>
      <w:r>
        <w:t xml:space="preserve"> NFVO:</w:t>
      </w:r>
    </w:p>
    <w:p w:rsidR="00CA4FD6" w:rsidRDefault="00CA4FD6" w:rsidP="00CA4FD6">
      <w:pPr>
        <w:ind w:left="720"/>
      </w:pPr>
      <w:proofErr w:type="gramStart"/>
      <w:r>
        <w:t>def</w:t>
      </w:r>
      <w:proofErr w:type="gramEnd"/>
      <w:r>
        <w:t xml:space="preserve"> </w:t>
      </w:r>
      <w:r w:rsidRPr="00CA4FD6">
        <w:t>RecoveryCMDtoNFVO</w:t>
      </w:r>
      <w:r>
        <w:t>()</w:t>
      </w:r>
    </w:p>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280" w:name="_Toc459818076"/>
            <w:r>
              <w:t>Function: NFVO</w:t>
            </w:r>
            <w:r w:rsidRPr="00CA4FD6">
              <w:t>.RecoveryCMDtoNFVO</w:t>
            </w:r>
            <w:r>
              <w:t>()</w:t>
            </w:r>
            <w:bookmarkEnd w:id="280"/>
          </w:p>
        </w:tc>
      </w:tr>
      <w:tr w:rsidR="0019479C"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9479C" w:rsidRPr="00D67489" w:rsidRDefault="009A27DD" w:rsidP="0019479C">
            <w:pPr>
              <w:pStyle w:val="TestCaseInfo"/>
              <w:rPr>
                <w:lang w:eastAsia="zh-CN"/>
              </w:rPr>
            </w:pPr>
            <w:r>
              <w:rPr>
                <w:sz w:val="20"/>
                <w:szCs w:val="20"/>
              </w:rPr>
              <w:t>vnfRecord</w:t>
            </w:r>
          </w:p>
        </w:tc>
      </w:tr>
      <w:tr w:rsidR="0019479C"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TRUE</w:t>
            </w:r>
            <w:r>
              <w:rPr>
                <w:lang w:eastAsia="zh-CN"/>
              </w:rPr>
              <w:tab/>
            </w:r>
            <w:r>
              <w:rPr>
                <w:lang w:eastAsia="zh-CN"/>
              </w:rPr>
              <w:tab/>
              <w:t>Recovery command initiated</w:t>
            </w:r>
          </w:p>
          <w:p w:rsidR="0019479C" w:rsidRDefault="0019479C" w:rsidP="0019479C">
            <w:pPr>
              <w:pStyle w:val="TestCaseInfo"/>
              <w:rPr>
                <w:lang w:eastAsia="zh-CN"/>
              </w:rPr>
            </w:pPr>
            <w:r>
              <w:rPr>
                <w:lang w:eastAsia="zh-CN"/>
              </w:rPr>
              <w:t>FALSE</w:t>
            </w:r>
            <w:r>
              <w:rPr>
                <w:lang w:eastAsia="zh-CN"/>
              </w:rPr>
              <w:tab/>
            </w:r>
            <w:r>
              <w:rPr>
                <w:lang w:eastAsia="zh-CN"/>
              </w:rPr>
              <w:tab/>
              <w:t>Failed to initiate the recovery</w:t>
            </w:r>
          </w:p>
        </w:tc>
      </w:tr>
      <w:tr w:rsidR="0019479C"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The command instructs the NFVO to initiate the recovery process of the VNF. The NFVO will instruct the VNFM to actual do the recovery process.</w:t>
            </w:r>
          </w:p>
        </w:tc>
      </w:tr>
    </w:tbl>
    <w:p w:rsidR="00CA4FD6" w:rsidRDefault="00CA4FD6" w:rsidP="00C35DDF"/>
    <w:p w:rsidR="00F53272" w:rsidRDefault="00F53272" w:rsidP="00C35DDF"/>
    <w:p w:rsidR="00C35DDF" w:rsidRDefault="00C35DDF" w:rsidP="00C35DDF">
      <w:pPr>
        <w:pStyle w:val="Heading2"/>
      </w:pPr>
      <w:bookmarkStart w:id="281" w:name="_Toc467159739"/>
      <w:r>
        <w:t>VNF API Module</w:t>
      </w:r>
      <w:bookmarkEnd w:id="281"/>
    </w:p>
    <w:p w:rsidR="00C35DDF" w:rsidRDefault="00551014" w:rsidP="00C35DDF">
      <w:r>
        <w:t>The VNF module provides access to the configuration and license file for the VNF.</w:t>
      </w:r>
    </w:p>
    <w:p w:rsidR="00551014" w:rsidRDefault="00551014" w:rsidP="00C35DDF"/>
    <w:p w:rsidR="00BB3C9E" w:rsidRDefault="00BB3C9E" w:rsidP="00BB3C9E">
      <w:proofErr w:type="gramStart"/>
      <w:r>
        <w:t>class</w:t>
      </w:r>
      <w:proofErr w:type="gramEnd"/>
      <w:r>
        <w:t xml:space="preserve"> VNF:</w:t>
      </w:r>
    </w:p>
    <w:p w:rsidR="00BB3C9E" w:rsidRDefault="00BB3C9E" w:rsidP="00BB3C9E">
      <w:pPr>
        <w:ind w:left="576"/>
      </w:pPr>
      <w:proofErr w:type="gramStart"/>
      <w:r>
        <w:t>def</w:t>
      </w:r>
      <w:proofErr w:type="gramEnd"/>
      <w:r>
        <w:t xml:space="preserve"> SetVNFConfigFile()</w:t>
      </w:r>
    </w:p>
    <w:p w:rsidR="00BB3C9E" w:rsidRDefault="00BB3C9E" w:rsidP="00BB3C9E">
      <w:pPr>
        <w:ind w:left="576"/>
      </w:pPr>
      <w:proofErr w:type="gramStart"/>
      <w:r>
        <w:t>def</w:t>
      </w:r>
      <w:proofErr w:type="gramEnd"/>
      <w:r>
        <w:t xml:space="preserve"> RemoveVNFConfigFile()</w:t>
      </w:r>
    </w:p>
    <w:p w:rsidR="00BB3C9E" w:rsidRDefault="00BB3C9E" w:rsidP="00BB3C9E">
      <w:pPr>
        <w:ind w:left="576"/>
      </w:pPr>
      <w:proofErr w:type="gramStart"/>
      <w:r>
        <w:t>def</w:t>
      </w:r>
      <w:proofErr w:type="gramEnd"/>
      <w:r>
        <w:t xml:space="preserve"> SetVNFLicense()</w:t>
      </w:r>
    </w:p>
    <w:p w:rsidR="00BB3C9E" w:rsidRDefault="00BB3C9E" w:rsidP="00BB3C9E">
      <w:pPr>
        <w:ind w:left="576"/>
      </w:pPr>
      <w:proofErr w:type="gramStart"/>
      <w:r>
        <w:t>def</w:t>
      </w:r>
      <w:proofErr w:type="gramEnd"/>
      <w:r>
        <w:t xml:space="preserve"> RemoveVNFLicense()</w:t>
      </w:r>
    </w:p>
    <w:p w:rsidR="00BB3C9E" w:rsidRDefault="00BB3C9E" w:rsidP="00C35DDF"/>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82" w:name="_Toc459818077"/>
            <w:r>
              <w:t xml:space="preserve">Function: </w:t>
            </w:r>
            <w:r w:rsidR="00BB3C9E">
              <w:t>VNF.SetVNFConfigFile</w:t>
            </w:r>
            <w:r>
              <w:t>()</w:t>
            </w:r>
            <w:bookmarkEnd w:id="282"/>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3E5569" w:rsidP="009C528F">
            <w:pPr>
              <w:pStyle w:val="TestCaseInfo"/>
              <w:rPr>
                <w:lang w:eastAsia="zh-CN"/>
              </w:rPr>
            </w:pPr>
            <w:r>
              <w:rPr>
                <w:lang w:eastAsia="zh-CN"/>
              </w:rPr>
              <w:t>Link to the VNF configuration file</w:t>
            </w:r>
          </w:p>
        </w:tc>
      </w:tr>
      <w:tr w:rsidR="003E5569"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TRUE</w:t>
            </w:r>
            <w:r>
              <w:rPr>
                <w:lang w:eastAsia="zh-CN"/>
              </w:rPr>
              <w:tab/>
            </w:r>
            <w:r>
              <w:rPr>
                <w:lang w:eastAsia="zh-CN"/>
              </w:rPr>
              <w:tab/>
              <w:t>VNF configuration successful applied</w:t>
            </w:r>
          </w:p>
          <w:p w:rsidR="003E5569" w:rsidRDefault="003E5569" w:rsidP="003E5569">
            <w:pPr>
              <w:pStyle w:val="TestCaseInfo"/>
              <w:rPr>
                <w:lang w:eastAsia="zh-CN"/>
              </w:rPr>
            </w:pPr>
            <w:r>
              <w:rPr>
                <w:lang w:eastAsia="zh-CN"/>
              </w:rPr>
              <w:t>FALSE</w:t>
            </w:r>
            <w:r>
              <w:rPr>
                <w:lang w:eastAsia="zh-CN"/>
              </w:rPr>
              <w:tab/>
            </w:r>
            <w:r>
              <w:rPr>
                <w:lang w:eastAsia="zh-CN"/>
              </w:rPr>
              <w:tab/>
              <w:t>VNF configuration apply error</w:t>
            </w:r>
          </w:p>
        </w:tc>
      </w:tr>
      <w:tr w:rsidR="003E5569"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The command applies static VNF configuration so that the VNF can work correctly and service the traffic.</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283" w:name="_Toc459818078"/>
            <w:r>
              <w:t>Function: VNF.RemoveVNFConfigFile()</w:t>
            </w:r>
            <w:bookmarkEnd w:id="283"/>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configuration successful removed</w:t>
            </w:r>
          </w:p>
          <w:p w:rsidR="00850282" w:rsidRDefault="00850282" w:rsidP="00850282">
            <w:pPr>
              <w:pStyle w:val="TestCaseInfo"/>
              <w:rPr>
                <w:lang w:eastAsia="zh-CN"/>
              </w:rPr>
            </w:pPr>
            <w:r>
              <w:rPr>
                <w:lang w:eastAsia="zh-CN"/>
              </w:rPr>
              <w:t>FALSE</w:t>
            </w:r>
            <w:r>
              <w:rPr>
                <w:lang w:eastAsia="zh-CN"/>
              </w:rPr>
              <w:tab/>
            </w:r>
            <w:r>
              <w:rPr>
                <w:lang w:eastAsia="zh-CN"/>
              </w:rPr>
              <w:tab/>
              <w:t>VNF configuration file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configuration so that the VNF loses its configuration.</w:t>
            </w:r>
          </w:p>
        </w:tc>
      </w:tr>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284" w:name="_Toc459818079"/>
            <w:r>
              <w:t>Function: VNF.SetVNFLicense()</w:t>
            </w:r>
            <w:bookmarkEnd w:id="284"/>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B3C9E" w:rsidRPr="00D67489" w:rsidRDefault="00850282" w:rsidP="009C528F">
            <w:pPr>
              <w:pStyle w:val="TestCaseInfo"/>
              <w:rPr>
                <w:lang w:eastAsia="zh-CN"/>
              </w:rPr>
            </w:pPr>
            <w:r>
              <w:rPr>
                <w:lang w:eastAsia="zh-CN"/>
              </w:rPr>
              <w:t>Link to VNF License File</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applied</w:t>
            </w:r>
          </w:p>
          <w:p w:rsidR="00850282" w:rsidRDefault="00850282" w:rsidP="00850282">
            <w:pPr>
              <w:pStyle w:val="TestCaseInfo"/>
              <w:rPr>
                <w:lang w:eastAsia="zh-CN"/>
              </w:rPr>
            </w:pPr>
            <w:r>
              <w:rPr>
                <w:lang w:eastAsia="zh-CN"/>
              </w:rPr>
              <w:t>FALSE</w:t>
            </w:r>
            <w:r>
              <w:rPr>
                <w:lang w:eastAsia="zh-CN"/>
              </w:rPr>
              <w:tab/>
            </w:r>
            <w:r>
              <w:rPr>
                <w:lang w:eastAsia="zh-CN"/>
              </w:rPr>
              <w:tab/>
              <w:t>VNF license apply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applies VNF license so that the VNF can be configured and go into service.</w:t>
            </w:r>
          </w:p>
        </w:tc>
      </w:tr>
    </w:tbl>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285" w:name="_Toc459818080"/>
            <w:r>
              <w:t>Function: VNF.RemoveVNFLicense()</w:t>
            </w:r>
            <w:bookmarkEnd w:id="285"/>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removed</w:t>
            </w:r>
          </w:p>
          <w:p w:rsidR="00850282" w:rsidRDefault="00850282" w:rsidP="00850282">
            <w:pPr>
              <w:pStyle w:val="TestCaseInfo"/>
              <w:rPr>
                <w:lang w:eastAsia="zh-CN"/>
              </w:rPr>
            </w:pPr>
            <w:r>
              <w:rPr>
                <w:lang w:eastAsia="zh-CN"/>
              </w:rPr>
              <w:t>FALSE</w:t>
            </w:r>
            <w:r>
              <w:rPr>
                <w:lang w:eastAsia="zh-CN"/>
              </w:rPr>
              <w:tab/>
            </w:r>
            <w:r>
              <w:rPr>
                <w:lang w:eastAsia="zh-CN"/>
              </w:rPr>
              <w:tab/>
              <w:t>VNF license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license.</w:t>
            </w:r>
          </w:p>
        </w:tc>
      </w:tr>
    </w:tbl>
    <w:p w:rsidR="00B94DE1" w:rsidRDefault="00B94DE1" w:rsidP="00C35DDF"/>
    <w:p w:rsidR="00C35DDF" w:rsidRDefault="00C35DDF" w:rsidP="00C35DDF">
      <w:pPr>
        <w:pStyle w:val="Heading2"/>
      </w:pPr>
      <w:bookmarkStart w:id="286" w:name="_Toc467159740"/>
      <w:r>
        <w:lastRenderedPageBreak/>
        <w:t>VNFM API Module</w:t>
      </w:r>
      <w:bookmarkEnd w:id="286"/>
    </w:p>
    <w:p w:rsidR="00C35DDF" w:rsidRDefault="00F3163D" w:rsidP="00C35DDF">
      <w:r>
        <w:t>The VNFM module communicates with the VNF Manager. It provides following groups of functionality:</w:t>
      </w:r>
    </w:p>
    <w:p w:rsidR="00F3163D" w:rsidRDefault="00F3163D" w:rsidP="00D50848">
      <w:pPr>
        <w:pStyle w:val="ListParagraph"/>
        <w:numPr>
          <w:ilvl w:val="0"/>
          <w:numId w:val="168"/>
        </w:numPr>
      </w:pPr>
      <w:r>
        <w:t>Software Image</w:t>
      </w:r>
    </w:p>
    <w:p w:rsidR="00F3163D" w:rsidRDefault="00F3163D" w:rsidP="00D50848">
      <w:pPr>
        <w:pStyle w:val="ListParagraph"/>
        <w:numPr>
          <w:ilvl w:val="0"/>
          <w:numId w:val="168"/>
        </w:numPr>
      </w:pPr>
      <w:r>
        <w:t>VNFD</w:t>
      </w:r>
    </w:p>
    <w:p w:rsidR="00F3163D" w:rsidRDefault="00F3163D" w:rsidP="00D50848">
      <w:pPr>
        <w:pStyle w:val="ListParagraph"/>
        <w:numPr>
          <w:ilvl w:val="0"/>
          <w:numId w:val="168"/>
        </w:numPr>
      </w:pPr>
      <w:r>
        <w:t>VNF</w:t>
      </w:r>
    </w:p>
    <w:p w:rsidR="00F3163D" w:rsidRDefault="00F3163D" w:rsidP="00D50848">
      <w:pPr>
        <w:pStyle w:val="ListParagraph"/>
        <w:numPr>
          <w:ilvl w:val="0"/>
          <w:numId w:val="168"/>
        </w:numPr>
      </w:pPr>
      <w:r>
        <w:t>Migration</w:t>
      </w:r>
    </w:p>
    <w:p w:rsidR="00F3163D" w:rsidRDefault="00F3163D" w:rsidP="00D50848">
      <w:pPr>
        <w:pStyle w:val="ListParagraph"/>
        <w:numPr>
          <w:ilvl w:val="0"/>
          <w:numId w:val="168"/>
        </w:numPr>
      </w:pPr>
      <w:r>
        <w:t>vNetwork</w:t>
      </w:r>
    </w:p>
    <w:p w:rsidR="00F3163D" w:rsidRDefault="00F3163D" w:rsidP="00D50848">
      <w:pPr>
        <w:pStyle w:val="ListParagraph"/>
        <w:numPr>
          <w:ilvl w:val="0"/>
          <w:numId w:val="168"/>
        </w:numPr>
      </w:pPr>
      <w:r>
        <w:t>vStorage</w:t>
      </w:r>
    </w:p>
    <w:p w:rsidR="00F3163D" w:rsidRDefault="00F3163D" w:rsidP="00D50848">
      <w:pPr>
        <w:pStyle w:val="ListParagraph"/>
        <w:numPr>
          <w:ilvl w:val="0"/>
          <w:numId w:val="168"/>
        </w:numPr>
      </w:pPr>
      <w:r>
        <w:t>Fault Management</w:t>
      </w:r>
    </w:p>
    <w:p w:rsidR="00F3163D" w:rsidRDefault="00F3163D" w:rsidP="00D50848">
      <w:pPr>
        <w:pStyle w:val="ListParagraph"/>
        <w:numPr>
          <w:ilvl w:val="0"/>
          <w:numId w:val="168"/>
        </w:numPr>
      </w:pPr>
      <w:r>
        <w:t>Performance Management</w:t>
      </w:r>
    </w:p>
    <w:p w:rsidR="00F3163D" w:rsidRDefault="00F3163D" w:rsidP="00C35DDF"/>
    <w:p w:rsidR="00BB3C9E" w:rsidRDefault="00BB3C9E" w:rsidP="00BB3C9E">
      <w:proofErr w:type="gramStart"/>
      <w:r>
        <w:t>class</w:t>
      </w:r>
      <w:proofErr w:type="gramEnd"/>
      <w:r>
        <w:t xml:space="preserve"> VNFM:</w:t>
      </w:r>
    </w:p>
    <w:p w:rsidR="00BB3C9E" w:rsidRDefault="00BB3C9E" w:rsidP="006C4764">
      <w:pPr>
        <w:ind w:left="360"/>
      </w:pPr>
      <w:proofErr w:type="gramStart"/>
      <w:r>
        <w:t>def</w:t>
      </w:r>
      <w:proofErr w:type="gramEnd"/>
      <w:r>
        <w:t xml:space="preserve"> </w:t>
      </w:r>
      <w:r w:rsidR="00692870">
        <w:t>swImage.ListSwImage</w:t>
      </w:r>
      <w:r>
        <w:t>()</w:t>
      </w:r>
    </w:p>
    <w:p w:rsidR="009C528F" w:rsidRDefault="009C528F" w:rsidP="006C4764">
      <w:pPr>
        <w:ind w:left="360"/>
      </w:pPr>
      <w:proofErr w:type="gramStart"/>
      <w:r>
        <w:t>def</w:t>
      </w:r>
      <w:proofErr w:type="gramEnd"/>
      <w:r>
        <w:t xml:space="preserve"> VNFD.GetLifecyleManagementInfo()</w:t>
      </w:r>
    </w:p>
    <w:p w:rsidR="009C528F" w:rsidRDefault="009C528F" w:rsidP="006C4764">
      <w:pPr>
        <w:ind w:left="360"/>
      </w:pPr>
      <w:proofErr w:type="gramStart"/>
      <w:r>
        <w:t>def</w:t>
      </w:r>
      <w:proofErr w:type="gramEnd"/>
      <w:r>
        <w:t xml:space="preserve"> VNFD.GetvResourceList()</w:t>
      </w:r>
    </w:p>
    <w:p w:rsidR="009C528F" w:rsidRDefault="009C528F" w:rsidP="006C4764">
      <w:pPr>
        <w:ind w:left="360"/>
      </w:pPr>
      <w:proofErr w:type="gramStart"/>
      <w:r>
        <w:t>def</w:t>
      </w:r>
      <w:proofErr w:type="gramEnd"/>
      <w:r>
        <w:t xml:space="preserve"> VNFD.GetvStorageSize()</w:t>
      </w:r>
    </w:p>
    <w:p w:rsidR="0066180A" w:rsidRDefault="0096611A" w:rsidP="006C4764">
      <w:pPr>
        <w:ind w:left="360"/>
      </w:pPr>
      <w:proofErr w:type="gramStart"/>
      <w:r>
        <w:t>VNFM.Snapshot.CreateVnfSnapshot</w:t>
      </w:r>
      <w:r w:rsidRPr="00292340">
        <w:t>Image</w:t>
      </w:r>
      <w:r>
        <w:t>()</w:t>
      </w:r>
      <w:proofErr w:type="gramEnd"/>
    </w:p>
    <w:p w:rsidR="009C528F" w:rsidRDefault="009C528F" w:rsidP="006C4764">
      <w:pPr>
        <w:ind w:left="360"/>
      </w:pPr>
      <w:proofErr w:type="gramStart"/>
      <w:r>
        <w:t>def</w:t>
      </w:r>
      <w:proofErr w:type="gramEnd"/>
      <w:r>
        <w:t xml:space="preserve"> Snapshot.CreateComputeImage()</w:t>
      </w:r>
    </w:p>
    <w:p w:rsidR="009C528F" w:rsidRDefault="009C528F" w:rsidP="006C4764">
      <w:pPr>
        <w:ind w:left="360"/>
      </w:pPr>
      <w:proofErr w:type="gramStart"/>
      <w:r>
        <w:t>def</w:t>
      </w:r>
      <w:proofErr w:type="gramEnd"/>
      <w:r>
        <w:t xml:space="preserve"> Snapshot.DeleteComputeImage</w:t>
      </w:r>
    </w:p>
    <w:p w:rsidR="009C528F" w:rsidRDefault="009C528F" w:rsidP="006C4764">
      <w:pPr>
        <w:ind w:left="360"/>
      </w:pPr>
      <w:proofErr w:type="gramStart"/>
      <w:r>
        <w:t>def</w:t>
      </w:r>
      <w:proofErr w:type="gramEnd"/>
      <w:r>
        <w:t xml:space="preserve"> Snapshot.GetComputeImageList()</w:t>
      </w:r>
    </w:p>
    <w:p w:rsidR="009C528F" w:rsidRDefault="009C528F" w:rsidP="006C4764">
      <w:pPr>
        <w:ind w:left="360"/>
      </w:pPr>
      <w:proofErr w:type="gramStart"/>
      <w:r>
        <w:t>def</w:t>
      </w:r>
      <w:proofErr w:type="gramEnd"/>
      <w:r>
        <w:t xml:space="preserve"> Snapshot.InstantiateComputeImage()</w:t>
      </w:r>
    </w:p>
    <w:p w:rsidR="009C528F" w:rsidRDefault="009C528F" w:rsidP="006C4764">
      <w:pPr>
        <w:ind w:left="360"/>
      </w:pPr>
      <w:proofErr w:type="gramStart"/>
      <w:r>
        <w:t>def</w:t>
      </w:r>
      <w:proofErr w:type="gramEnd"/>
      <w:r>
        <w:t xml:space="preserve"> Snapshot.CreateStorageImage()</w:t>
      </w:r>
    </w:p>
    <w:p w:rsidR="009C528F" w:rsidRDefault="009C528F" w:rsidP="006C4764">
      <w:pPr>
        <w:ind w:left="360"/>
      </w:pPr>
      <w:proofErr w:type="gramStart"/>
      <w:r>
        <w:t>def</w:t>
      </w:r>
      <w:proofErr w:type="gramEnd"/>
      <w:r>
        <w:t xml:space="preserve"> Snapshot.DeleteStorageImage()</w:t>
      </w:r>
    </w:p>
    <w:p w:rsidR="009C528F" w:rsidRDefault="009C528F" w:rsidP="006C4764">
      <w:pPr>
        <w:ind w:left="360"/>
      </w:pPr>
      <w:proofErr w:type="gramStart"/>
      <w:r>
        <w:t>def</w:t>
      </w:r>
      <w:proofErr w:type="gramEnd"/>
      <w:r>
        <w:t xml:space="preserve"> Snapshot.GetStorageImageList</w:t>
      </w:r>
    </w:p>
    <w:p w:rsidR="009C528F" w:rsidRDefault="009C528F" w:rsidP="006C4764">
      <w:pPr>
        <w:ind w:left="360"/>
      </w:pPr>
      <w:proofErr w:type="gramStart"/>
      <w:r>
        <w:t>def</w:t>
      </w:r>
      <w:proofErr w:type="gramEnd"/>
      <w:r>
        <w:t xml:space="preserve"> Snapshot.InstantiateStorageImage()</w:t>
      </w:r>
    </w:p>
    <w:p w:rsidR="0096611A" w:rsidRDefault="0096611A" w:rsidP="006C4764">
      <w:pPr>
        <w:ind w:left="360"/>
      </w:pPr>
      <w:proofErr w:type="gramStart"/>
      <w:r>
        <w:t>VNFM.</w:t>
      </w:r>
      <w:r w:rsidRPr="00292340">
        <w:t>Snapshot.</w:t>
      </w:r>
      <w:r>
        <w:t>EraseStorageID()</w:t>
      </w:r>
      <w:proofErr w:type="gramEnd"/>
    </w:p>
    <w:p w:rsidR="009C528F" w:rsidRDefault="009C528F" w:rsidP="006C4764">
      <w:pPr>
        <w:ind w:left="360"/>
      </w:pPr>
      <w:proofErr w:type="gramStart"/>
      <w:r>
        <w:t>def</w:t>
      </w:r>
      <w:proofErr w:type="gramEnd"/>
      <w:r>
        <w:t xml:space="preserve"> Snapshot.MountStorageImage</w:t>
      </w:r>
      <w:r w:rsidR="00C5031A">
        <w:t>()</w:t>
      </w:r>
    </w:p>
    <w:p w:rsidR="009C528F" w:rsidRDefault="009C528F" w:rsidP="006C4764">
      <w:pPr>
        <w:ind w:left="360"/>
      </w:pPr>
      <w:proofErr w:type="gramStart"/>
      <w:r>
        <w:t>def</w:t>
      </w:r>
      <w:proofErr w:type="gramEnd"/>
      <w:r>
        <w:t xml:space="preserve"> Snapshot.ValidateStorageIsMounted()</w:t>
      </w:r>
    </w:p>
    <w:p w:rsidR="009C528F" w:rsidRDefault="009C528F" w:rsidP="006C4764">
      <w:pPr>
        <w:ind w:left="360"/>
      </w:pPr>
      <w:proofErr w:type="gramStart"/>
      <w:r>
        <w:t>def</w:t>
      </w:r>
      <w:proofErr w:type="gramEnd"/>
      <w:r>
        <w:t xml:space="preserve"> Snapshot.ValidateComputeIsInstantiated()</w:t>
      </w:r>
    </w:p>
    <w:p w:rsidR="0096611A" w:rsidRDefault="0096611A" w:rsidP="006C4764">
      <w:pPr>
        <w:ind w:left="360"/>
      </w:pPr>
      <w:proofErr w:type="gramStart"/>
      <w:r>
        <w:t>VNFM.</w:t>
      </w:r>
      <w:r w:rsidRPr="00292340">
        <w:t>VNF.</w:t>
      </w:r>
      <w:r>
        <w:t>GetComputeID()</w:t>
      </w:r>
      <w:proofErr w:type="gramEnd"/>
    </w:p>
    <w:p w:rsidR="0096611A" w:rsidRDefault="0096611A" w:rsidP="006C4764">
      <w:pPr>
        <w:ind w:left="360"/>
      </w:pPr>
      <w:proofErr w:type="gramStart"/>
      <w:r>
        <w:t>VNFM.</w:t>
      </w:r>
      <w:r w:rsidRPr="00292340">
        <w:t>VNF.</w:t>
      </w:r>
      <w:r>
        <w:t>GetStorageID()</w:t>
      </w:r>
      <w:proofErr w:type="gramEnd"/>
    </w:p>
    <w:p w:rsidR="009C528F" w:rsidRDefault="00C6760A" w:rsidP="006C4764">
      <w:pPr>
        <w:ind w:left="360"/>
      </w:pPr>
      <w:proofErr w:type="gramStart"/>
      <w:r>
        <w:t>def</w:t>
      </w:r>
      <w:proofErr w:type="gramEnd"/>
      <w:r w:rsidR="009C528F">
        <w:t xml:space="preserve"> VNF</w:t>
      </w:r>
      <w:r w:rsidR="004568CC">
        <w:t>.</w:t>
      </w:r>
      <w:r w:rsidR="009C528F">
        <w:t>Instantiate</w:t>
      </w:r>
      <w:r w:rsidR="004568CC">
        <w:t>()</w:t>
      </w:r>
    </w:p>
    <w:p w:rsidR="009C528F" w:rsidRDefault="00C6760A" w:rsidP="006C4764">
      <w:pPr>
        <w:ind w:left="360"/>
      </w:pPr>
      <w:proofErr w:type="gramStart"/>
      <w:r>
        <w:t>def</w:t>
      </w:r>
      <w:proofErr w:type="gramEnd"/>
      <w:r w:rsidR="004568CC">
        <w:t xml:space="preserve"> VNF.Terminate()</w:t>
      </w:r>
    </w:p>
    <w:p w:rsidR="009C528F" w:rsidRDefault="00C6760A" w:rsidP="006C4764">
      <w:pPr>
        <w:ind w:left="360"/>
      </w:pPr>
      <w:proofErr w:type="gramStart"/>
      <w:r>
        <w:t>def</w:t>
      </w:r>
      <w:proofErr w:type="gramEnd"/>
      <w:r w:rsidR="004568CC">
        <w:t xml:space="preserve"> VNF.</w:t>
      </w:r>
      <w:r w:rsidR="009C528F">
        <w:t>Start</w:t>
      </w:r>
      <w:r w:rsidR="004568CC">
        <w:t>()</w:t>
      </w:r>
    </w:p>
    <w:p w:rsidR="009C528F" w:rsidRDefault="00C6760A" w:rsidP="006C4764">
      <w:pPr>
        <w:ind w:left="360"/>
      </w:pPr>
      <w:proofErr w:type="gramStart"/>
      <w:r>
        <w:t>def</w:t>
      </w:r>
      <w:proofErr w:type="gramEnd"/>
      <w:r w:rsidR="004568CC">
        <w:t xml:space="preserve"> VNF.Stop()</w:t>
      </w:r>
    </w:p>
    <w:p w:rsidR="009C528F" w:rsidRDefault="00C6760A" w:rsidP="006C4764">
      <w:pPr>
        <w:ind w:left="360"/>
      </w:pPr>
      <w:proofErr w:type="gramStart"/>
      <w:r>
        <w:t>def</w:t>
      </w:r>
      <w:proofErr w:type="gramEnd"/>
      <w:r w:rsidR="004568CC">
        <w:t xml:space="preserve"> VNF.</w:t>
      </w:r>
      <w:r w:rsidR="009C528F">
        <w:t>Upgrade</w:t>
      </w:r>
      <w:r w:rsidR="004568CC">
        <w:t>()</w:t>
      </w:r>
    </w:p>
    <w:p w:rsidR="009C528F" w:rsidRDefault="00C6760A" w:rsidP="006C4764">
      <w:pPr>
        <w:ind w:left="360"/>
      </w:pPr>
      <w:proofErr w:type="gramStart"/>
      <w:r>
        <w:t>def</w:t>
      </w:r>
      <w:proofErr w:type="gramEnd"/>
      <w:r w:rsidR="004568CC">
        <w:t xml:space="preserve"> VNF.</w:t>
      </w:r>
      <w:r w:rsidR="009C528F">
        <w:t>Update</w:t>
      </w:r>
      <w:r w:rsidR="004568CC">
        <w:t>()</w:t>
      </w:r>
    </w:p>
    <w:p w:rsidR="009C528F" w:rsidRDefault="00C6760A" w:rsidP="006C4764">
      <w:pPr>
        <w:ind w:left="360"/>
      </w:pPr>
      <w:proofErr w:type="gramStart"/>
      <w:r>
        <w:t>def</w:t>
      </w:r>
      <w:proofErr w:type="gramEnd"/>
      <w:r w:rsidR="004568CC">
        <w:t xml:space="preserve"> VNF.</w:t>
      </w:r>
      <w:r w:rsidR="009C528F">
        <w:t>Rollback</w:t>
      </w:r>
      <w:r w:rsidR="004568CC">
        <w:t>()</w:t>
      </w:r>
    </w:p>
    <w:p w:rsidR="009C528F" w:rsidRDefault="00C6760A" w:rsidP="006C4764">
      <w:pPr>
        <w:ind w:left="360"/>
      </w:pPr>
      <w:proofErr w:type="gramStart"/>
      <w:r>
        <w:t>def</w:t>
      </w:r>
      <w:proofErr w:type="gramEnd"/>
      <w:r w:rsidR="004568CC">
        <w:t xml:space="preserve"> VNF.GetVNF</w:t>
      </w:r>
      <w:r w:rsidR="009C528F">
        <w:t>state</w:t>
      </w:r>
      <w:r w:rsidR="004568CC">
        <w:t>()</w:t>
      </w:r>
    </w:p>
    <w:p w:rsidR="009C528F" w:rsidRDefault="00C6760A" w:rsidP="006C4764">
      <w:pPr>
        <w:ind w:left="360"/>
      </w:pPr>
      <w:proofErr w:type="gramStart"/>
      <w:r>
        <w:t>def</w:t>
      </w:r>
      <w:proofErr w:type="gramEnd"/>
      <w:r w:rsidR="004568CC">
        <w:t xml:space="preserve"> VNF.</w:t>
      </w:r>
      <w:r w:rsidR="009C528F">
        <w:t>GetvResourceList</w:t>
      </w:r>
      <w:r w:rsidR="004568CC">
        <w:t>()</w:t>
      </w:r>
    </w:p>
    <w:p w:rsidR="009C528F" w:rsidRDefault="00C6760A" w:rsidP="006C4764">
      <w:pPr>
        <w:ind w:left="360"/>
      </w:pPr>
      <w:proofErr w:type="gramStart"/>
      <w:r>
        <w:t>def</w:t>
      </w:r>
      <w:proofErr w:type="gramEnd"/>
      <w:r w:rsidR="004568CC">
        <w:t xml:space="preserve"> VNF.</w:t>
      </w:r>
      <w:r w:rsidR="009C528F">
        <w:t>Validate</w:t>
      </w:r>
      <w:r w:rsidR="004568CC">
        <w:t>Allocated</w:t>
      </w:r>
      <w:r w:rsidR="009C528F">
        <w:t>vResources</w:t>
      </w:r>
      <w:r w:rsidR="004568CC">
        <w:t>()</w:t>
      </w:r>
    </w:p>
    <w:p w:rsidR="009C528F" w:rsidRDefault="00C6760A" w:rsidP="006C4764">
      <w:pPr>
        <w:ind w:left="360"/>
      </w:pPr>
      <w:proofErr w:type="gramStart"/>
      <w:r>
        <w:t>def</w:t>
      </w:r>
      <w:proofErr w:type="gramEnd"/>
      <w:r w:rsidR="004568CC">
        <w:t xml:space="preserve"> VNF.A</w:t>
      </w:r>
      <w:r w:rsidR="009C528F">
        <w:t>ll</w:t>
      </w:r>
      <w:r w:rsidR="004568CC">
        <w:t>vResourcesReleased()</w:t>
      </w:r>
    </w:p>
    <w:p w:rsidR="009C528F" w:rsidRDefault="00C6760A" w:rsidP="006C4764">
      <w:pPr>
        <w:ind w:left="360"/>
      </w:pPr>
      <w:proofErr w:type="gramStart"/>
      <w:r>
        <w:t>def</w:t>
      </w:r>
      <w:proofErr w:type="gramEnd"/>
      <w:r w:rsidR="004568CC">
        <w:t xml:space="preserve"> VNF.</w:t>
      </w:r>
      <w:r w:rsidR="009C528F">
        <w:t>Get</w:t>
      </w:r>
      <w:r w:rsidR="004568CC">
        <w:t>S</w:t>
      </w:r>
      <w:r w:rsidR="009C528F">
        <w:t>caling</w:t>
      </w:r>
      <w:r w:rsidR="004568CC">
        <w:t>L</w:t>
      </w:r>
      <w:r w:rsidR="009C528F">
        <w:t>evel</w:t>
      </w:r>
      <w:r w:rsidR="004568CC">
        <w:t>()</w:t>
      </w:r>
    </w:p>
    <w:p w:rsidR="009C528F" w:rsidRDefault="00C6760A" w:rsidP="006C4764">
      <w:pPr>
        <w:ind w:left="360"/>
      </w:pPr>
      <w:proofErr w:type="gramStart"/>
      <w:r>
        <w:t>def</w:t>
      </w:r>
      <w:proofErr w:type="gramEnd"/>
      <w:r w:rsidR="004568CC">
        <w:t xml:space="preserve"> VNF.S</w:t>
      </w:r>
      <w:r w:rsidR="009C528F">
        <w:t>cale</w:t>
      </w:r>
      <w:r w:rsidR="004568CC">
        <w:t>U</w:t>
      </w:r>
      <w:r w:rsidR="009C528F">
        <w:t>p</w:t>
      </w:r>
      <w:r w:rsidR="004568CC">
        <w:t>O</w:t>
      </w:r>
      <w:r w:rsidR="009C528F">
        <w:t>r</w:t>
      </w:r>
      <w:r w:rsidR="004568CC">
        <w:t>D</w:t>
      </w:r>
      <w:r w:rsidR="009C528F">
        <w:t>own</w:t>
      </w:r>
      <w:r w:rsidR="004568CC">
        <w:t>()</w:t>
      </w:r>
    </w:p>
    <w:p w:rsidR="00B11E2A" w:rsidRDefault="00B11E2A" w:rsidP="00B11E2A">
      <w:pPr>
        <w:ind w:left="360"/>
      </w:pPr>
      <w:proofErr w:type="gramStart"/>
      <w:r>
        <w:t>def</w:t>
      </w:r>
      <w:proofErr w:type="gramEnd"/>
      <w:r>
        <w:t xml:space="preserve"> VNF.ScaleInOrOut()</w:t>
      </w:r>
    </w:p>
    <w:p w:rsidR="009C528F" w:rsidRDefault="00C6760A" w:rsidP="006C4764">
      <w:pPr>
        <w:ind w:left="360"/>
      </w:pPr>
      <w:proofErr w:type="gramStart"/>
      <w:r>
        <w:t>def</w:t>
      </w:r>
      <w:proofErr w:type="gramEnd"/>
      <w:r w:rsidR="004568CC">
        <w:t xml:space="preserve"> VNF.</w:t>
      </w:r>
      <w:r w:rsidR="009C528F">
        <w:t>Validate</w:t>
      </w:r>
      <w:r w:rsidR="004568CC">
        <w:t>R</w:t>
      </w:r>
      <w:r w:rsidR="009C528F">
        <w:t>esized</w:t>
      </w:r>
      <w:r w:rsidR="004568CC">
        <w:t>()</w:t>
      </w:r>
    </w:p>
    <w:p w:rsidR="009C528F" w:rsidRDefault="00C6760A" w:rsidP="006C4764">
      <w:pPr>
        <w:ind w:left="360"/>
      </w:pPr>
      <w:proofErr w:type="gramStart"/>
      <w:r>
        <w:t>def</w:t>
      </w:r>
      <w:proofErr w:type="gramEnd"/>
      <w:r w:rsidR="004568CC">
        <w:t xml:space="preserve"> VNF.</w:t>
      </w:r>
      <w:r w:rsidR="009C528F">
        <w:t>Trigger</w:t>
      </w:r>
      <w:r w:rsidR="004568CC">
        <w:t>R</w:t>
      </w:r>
      <w:r w:rsidR="009C528F">
        <w:t>esize</w:t>
      </w:r>
      <w:r w:rsidR="004568CC">
        <w:t>vR</w:t>
      </w:r>
      <w:r w:rsidR="009C528F">
        <w:t>resources</w:t>
      </w:r>
      <w:r w:rsidR="004568CC">
        <w:t>()</w:t>
      </w:r>
    </w:p>
    <w:p w:rsidR="009C528F" w:rsidRDefault="00C6760A" w:rsidP="006C4764">
      <w:pPr>
        <w:ind w:left="360"/>
      </w:pPr>
      <w:proofErr w:type="gramStart"/>
      <w:r>
        <w:t>def</w:t>
      </w:r>
      <w:proofErr w:type="gramEnd"/>
      <w:r>
        <w:t xml:space="preserve"> </w:t>
      </w:r>
      <w:r w:rsidR="009C528F">
        <w:t>Migration</w:t>
      </w:r>
      <w:r>
        <w:t>.</w:t>
      </w:r>
      <w:r w:rsidR="009C528F">
        <w:t>TriggerMigration</w:t>
      </w:r>
      <w:r>
        <w:t>()</w:t>
      </w:r>
    </w:p>
    <w:p w:rsidR="009C528F" w:rsidRDefault="00C6760A" w:rsidP="006C4764">
      <w:pPr>
        <w:ind w:left="360"/>
      </w:pPr>
      <w:proofErr w:type="gramStart"/>
      <w:r>
        <w:t>def</w:t>
      </w:r>
      <w:proofErr w:type="gramEnd"/>
      <w:r>
        <w:t xml:space="preserve"> Migration.</w:t>
      </w:r>
      <w:r w:rsidR="003B57B6">
        <w:t>ValidateMigrationS</w:t>
      </w:r>
      <w:r w:rsidR="009C528F">
        <w:t>uccess</w:t>
      </w:r>
      <w:r w:rsidR="003B57B6">
        <w:t>()</w:t>
      </w:r>
    </w:p>
    <w:p w:rsidR="009C528F" w:rsidRDefault="003B57B6" w:rsidP="006C4764">
      <w:pPr>
        <w:ind w:left="360"/>
      </w:pPr>
      <w:proofErr w:type="gramStart"/>
      <w:r>
        <w:t>def</w:t>
      </w:r>
      <w:proofErr w:type="gramEnd"/>
      <w:r>
        <w:t xml:space="preserve"> R</w:t>
      </w:r>
      <w:r w:rsidR="009C528F">
        <w:t>ecovery</w:t>
      </w:r>
      <w:r>
        <w:t>CMD</w:t>
      </w:r>
      <w:r w:rsidR="009C528F">
        <w:t>toVNFM</w:t>
      </w:r>
      <w:r>
        <w:t>()</w:t>
      </w:r>
    </w:p>
    <w:p w:rsidR="00ED4205" w:rsidRDefault="00ED4205" w:rsidP="00ED4205">
      <w:pPr>
        <w:ind w:left="360"/>
      </w:pPr>
      <w:proofErr w:type="gramStart"/>
      <w:r>
        <w:t>def</w:t>
      </w:r>
      <w:proofErr w:type="gramEnd"/>
      <w:r>
        <w:t xml:space="preserve"> VNF.RecoveryCMDtoVNF()</w:t>
      </w:r>
    </w:p>
    <w:p w:rsidR="006C4764" w:rsidRDefault="003B57B6" w:rsidP="006C4764">
      <w:pPr>
        <w:ind w:left="360"/>
      </w:pPr>
      <w:proofErr w:type="gramStart"/>
      <w:r>
        <w:lastRenderedPageBreak/>
        <w:t>def</w:t>
      </w:r>
      <w:proofErr w:type="gramEnd"/>
      <w:r>
        <w:t xml:space="preserve"> V</w:t>
      </w:r>
      <w:r w:rsidR="009C528F">
        <w:t>Network</w:t>
      </w:r>
      <w:r>
        <w:t>.</w:t>
      </w:r>
      <w:r w:rsidR="009C528F">
        <w:t>ValidatevNetwork</w:t>
      </w:r>
      <w:r w:rsidR="006C4764">
        <w:t>ResourceAllocation()</w:t>
      </w:r>
    </w:p>
    <w:p w:rsidR="009C528F" w:rsidRDefault="006C4764" w:rsidP="006C4764">
      <w:pPr>
        <w:ind w:left="360"/>
      </w:pPr>
      <w:proofErr w:type="gramStart"/>
      <w:r>
        <w:t>def</w:t>
      </w:r>
      <w:proofErr w:type="gramEnd"/>
      <w:r>
        <w:t xml:space="preserve"> VNetwork.</w:t>
      </w:r>
      <w:r w:rsidR="009C528F">
        <w:t>ValidatevNetwork</w:t>
      </w:r>
      <w:r>
        <w:t>R</w:t>
      </w:r>
      <w:r w:rsidR="009C528F">
        <w:t>esource</w:t>
      </w:r>
      <w:r>
        <w:t>Release()</w:t>
      </w:r>
    </w:p>
    <w:p w:rsidR="009C528F" w:rsidRDefault="006C4764" w:rsidP="006C4764">
      <w:pPr>
        <w:ind w:left="360"/>
      </w:pPr>
      <w:proofErr w:type="gramStart"/>
      <w:r>
        <w:t>def</w:t>
      </w:r>
      <w:proofErr w:type="gramEnd"/>
      <w:r>
        <w:t xml:space="preserve"> VNetwork.</w:t>
      </w:r>
      <w:r w:rsidR="00CA4FD6">
        <w:t>SetB</w:t>
      </w:r>
      <w:r w:rsidR="009C528F">
        <w:t>andwidth</w:t>
      </w:r>
      <w:r>
        <w:t>()</w:t>
      </w:r>
    </w:p>
    <w:p w:rsidR="009C528F" w:rsidRDefault="006C4764" w:rsidP="006C4764">
      <w:pPr>
        <w:ind w:left="360"/>
      </w:pPr>
      <w:proofErr w:type="gramStart"/>
      <w:r>
        <w:t>def</w:t>
      </w:r>
      <w:proofErr w:type="gramEnd"/>
      <w:r>
        <w:t xml:space="preserve"> V</w:t>
      </w:r>
      <w:r w:rsidR="009C528F">
        <w:t>Storage</w:t>
      </w:r>
      <w:r>
        <w:t>.</w:t>
      </w:r>
      <w:r w:rsidR="009C528F">
        <w:t>Get</w:t>
      </w:r>
      <w:r>
        <w:t>vStorage</w:t>
      </w:r>
      <w:r w:rsidR="009C528F">
        <w:t>Size</w:t>
      </w:r>
      <w:r>
        <w:t>()</w:t>
      </w:r>
    </w:p>
    <w:p w:rsidR="009C528F" w:rsidRDefault="006C4764" w:rsidP="006C4764">
      <w:pPr>
        <w:ind w:left="360"/>
      </w:pPr>
      <w:proofErr w:type="gramStart"/>
      <w:r>
        <w:t>def</w:t>
      </w:r>
      <w:proofErr w:type="gramEnd"/>
      <w:r>
        <w:t xml:space="preserve"> VStorage.TriggerI</w:t>
      </w:r>
      <w:r w:rsidR="009C528F">
        <w:t>ncreasevStorage</w:t>
      </w:r>
      <w:r>
        <w:t>()</w:t>
      </w:r>
    </w:p>
    <w:p w:rsidR="009C528F" w:rsidRDefault="006C4764" w:rsidP="006C4764">
      <w:pPr>
        <w:ind w:left="360"/>
      </w:pPr>
      <w:proofErr w:type="gramStart"/>
      <w:r>
        <w:t>def</w:t>
      </w:r>
      <w:proofErr w:type="gramEnd"/>
      <w:r>
        <w:t xml:space="preserve"> VStorage.</w:t>
      </w:r>
      <w:r w:rsidR="009C528F">
        <w:t>DecreasevStorage</w:t>
      </w:r>
      <w:r>
        <w:t>()</w:t>
      </w:r>
    </w:p>
    <w:p w:rsidR="009C528F" w:rsidRDefault="006C4764" w:rsidP="006C4764">
      <w:pPr>
        <w:ind w:left="360"/>
      </w:pPr>
      <w:proofErr w:type="gramStart"/>
      <w:r>
        <w:t>def</w:t>
      </w:r>
      <w:proofErr w:type="gramEnd"/>
      <w:r>
        <w:t xml:space="preserve"> </w:t>
      </w:r>
      <w:r w:rsidR="009C528F">
        <w:t>Fault</w:t>
      </w:r>
      <w:r>
        <w:t>.</w:t>
      </w:r>
      <w:r w:rsidR="009C528F">
        <w:t>Register</w:t>
      </w:r>
      <w:r>
        <w:t>For</w:t>
      </w:r>
      <w:r w:rsidR="009C528F">
        <w:t>Notification</w:t>
      </w:r>
      <w:r>
        <w:t>()</w:t>
      </w:r>
    </w:p>
    <w:p w:rsidR="009C528F" w:rsidRDefault="006C4764" w:rsidP="006C4764">
      <w:pPr>
        <w:ind w:left="360"/>
      </w:pPr>
      <w:proofErr w:type="gramStart"/>
      <w:r>
        <w:t>def</w:t>
      </w:r>
      <w:proofErr w:type="gramEnd"/>
      <w:r>
        <w:t xml:space="preserve"> Fault.</w:t>
      </w:r>
      <w:r w:rsidR="009C528F">
        <w:t>Deregister</w:t>
      </w:r>
      <w:r>
        <w:t>For</w:t>
      </w:r>
      <w:r w:rsidR="009C528F">
        <w:t>Notification</w:t>
      </w:r>
      <w:r>
        <w:t>()</w:t>
      </w:r>
    </w:p>
    <w:p w:rsidR="009C528F" w:rsidRDefault="006C4764" w:rsidP="006C4764">
      <w:pPr>
        <w:ind w:left="360"/>
      </w:pPr>
      <w:proofErr w:type="gramStart"/>
      <w:r>
        <w:t>def</w:t>
      </w:r>
      <w:proofErr w:type="gramEnd"/>
      <w:r>
        <w:t xml:space="preserve"> Fault.</w:t>
      </w:r>
      <w:r w:rsidR="009C528F">
        <w:t>ListFaultNotificationRegistration</w:t>
      </w:r>
      <w:r>
        <w:t>()</w:t>
      </w:r>
    </w:p>
    <w:p w:rsidR="009C528F" w:rsidRDefault="006C4764" w:rsidP="006C4764">
      <w:pPr>
        <w:ind w:left="360"/>
      </w:pPr>
      <w:proofErr w:type="gramStart"/>
      <w:r>
        <w:t>def</w:t>
      </w:r>
      <w:proofErr w:type="gramEnd"/>
      <w:r>
        <w:t xml:space="preserve"> Fault.</w:t>
      </w:r>
      <w:r w:rsidR="009C528F">
        <w:t>ListFaultNotificationInformation</w:t>
      </w:r>
      <w:r>
        <w:t>()</w:t>
      </w:r>
    </w:p>
    <w:p w:rsidR="009C528F" w:rsidRDefault="006C4764" w:rsidP="006C4764">
      <w:pPr>
        <w:ind w:left="360"/>
      </w:pPr>
      <w:proofErr w:type="gramStart"/>
      <w:r>
        <w:t>def</w:t>
      </w:r>
      <w:proofErr w:type="gramEnd"/>
      <w:r>
        <w:t xml:space="preserve"> Fault.VNFF</w:t>
      </w:r>
      <w:r w:rsidR="009C528F">
        <w:t>ault</w:t>
      </w:r>
      <w:r>
        <w:t>I</w:t>
      </w:r>
      <w:r w:rsidR="009C528F">
        <w:t>njection</w:t>
      </w:r>
      <w:r w:rsidR="00C5031A">
        <w:t>()</w:t>
      </w:r>
    </w:p>
    <w:p w:rsidR="00FA7887" w:rsidRDefault="00FA7887" w:rsidP="006C4764">
      <w:pPr>
        <w:ind w:left="360"/>
      </w:pPr>
      <w:proofErr w:type="gramStart"/>
      <w:r>
        <w:t>def</w:t>
      </w:r>
      <w:proofErr w:type="gramEnd"/>
      <w:r>
        <w:t xml:space="preserve"> Fault.VNFFaultInjectionRemoval()</w:t>
      </w:r>
    </w:p>
    <w:p w:rsidR="009C528F" w:rsidRDefault="006C4764" w:rsidP="006C4764">
      <w:pPr>
        <w:ind w:left="360"/>
      </w:pPr>
      <w:proofErr w:type="gramStart"/>
      <w:r>
        <w:t>def</w:t>
      </w:r>
      <w:proofErr w:type="gramEnd"/>
      <w:r>
        <w:t xml:space="preserve"> Performance.</w:t>
      </w:r>
      <w:r w:rsidR="009C528F">
        <w:t>List</w:t>
      </w:r>
      <w:r>
        <w:t>PerformanceNotification</w:t>
      </w:r>
      <w:r w:rsidR="009C528F">
        <w:t>Registration</w:t>
      </w:r>
      <w:r>
        <w:t>()</w:t>
      </w:r>
    </w:p>
    <w:p w:rsidR="009C528F" w:rsidRDefault="006C4764" w:rsidP="006C4764">
      <w:pPr>
        <w:ind w:left="360"/>
      </w:pPr>
      <w:proofErr w:type="gramStart"/>
      <w:r>
        <w:t>def</w:t>
      </w:r>
      <w:proofErr w:type="gramEnd"/>
      <w:r>
        <w:t xml:space="preserve"> Performance.</w:t>
      </w:r>
      <w:r w:rsidR="009C528F">
        <w:t>RegisterPerformanceNotification</w:t>
      </w:r>
      <w:r>
        <w:t>()</w:t>
      </w:r>
    </w:p>
    <w:p w:rsidR="009C528F" w:rsidRDefault="006C4764" w:rsidP="006C4764">
      <w:pPr>
        <w:ind w:left="360"/>
      </w:pPr>
      <w:proofErr w:type="gramStart"/>
      <w:r>
        <w:t>def</w:t>
      </w:r>
      <w:proofErr w:type="gramEnd"/>
      <w:r>
        <w:t xml:space="preserve"> Performance.</w:t>
      </w:r>
      <w:r w:rsidR="009C528F">
        <w:t>DeregisterPerformanceNotification</w:t>
      </w:r>
      <w:r>
        <w:t>()</w:t>
      </w:r>
    </w:p>
    <w:p w:rsidR="009C528F" w:rsidRDefault="006C4764" w:rsidP="006C4764">
      <w:pPr>
        <w:ind w:left="360"/>
      </w:pPr>
      <w:proofErr w:type="gramStart"/>
      <w:r>
        <w:t>def</w:t>
      </w:r>
      <w:proofErr w:type="gramEnd"/>
      <w:r>
        <w:t xml:space="preserve"> Performance.ListPerformanceData</w:t>
      </w:r>
      <w:r w:rsidR="009C528F">
        <w:t>Information</w:t>
      </w:r>
      <w:r>
        <w:t>()</w:t>
      </w:r>
    </w:p>
    <w:p w:rsidR="00BB3C9E" w:rsidRDefault="00BB3C9E" w:rsidP="00C35DDF"/>
    <w:p w:rsidR="00BB3C9E" w:rsidRDefault="00874974" w:rsidP="00874974">
      <w:pPr>
        <w:pStyle w:val="Heading3"/>
      </w:pPr>
      <w:bookmarkStart w:id="287" w:name="_Toc467159741"/>
      <w:r>
        <w:t>Software Image</w:t>
      </w:r>
      <w:bookmarkEnd w:id="287"/>
    </w:p>
    <w:p w:rsidR="00874974" w:rsidRDefault="00F3163D" w:rsidP="00C35DDF">
      <w:r>
        <w:t>The group of Software Image includes all commands related to the software Images.</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288" w:name="_Toc459818081"/>
            <w:r>
              <w:t xml:space="preserve">Function: </w:t>
            </w:r>
            <w:r w:rsidR="00ED4205">
              <w:t>VNFM.</w:t>
            </w:r>
            <w:r w:rsidR="00692870">
              <w:t>swImage.ListSwImage</w:t>
            </w:r>
            <w:r>
              <w:t>()</w:t>
            </w:r>
            <w:bookmarkEnd w:id="288"/>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bookmarkStart w:id="289" w:name="swImage_ListSwImage"/>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850282" w:rsidP="009C528F">
            <w:pPr>
              <w:pStyle w:val="TestCaseInfo"/>
              <w:rPr>
                <w:lang w:eastAsia="zh-CN"/>
              </w:rPr>
            </w:pPr>
            <w:r>
              <w:rPr>
                <w:lang w:eastAsia="zh-CN"/>
              </w:rPr>
              <w:t>Filter Parameter:</w:t>
            </w:r>
          </w:p>
          <w:p w:rsidR="00802ED5" w:rsidRDefault="00E16BA7" w:rsidP="00FD6C0C">
            <w:pPr>
              <w:pStyle w:val="TestCaseInfo"/>
              <w:numPr>
                <w:ilvl w:val="0"/>
                <w:numId w:val="138"/>
              </w:numPr>
              <w:rPr>
                <w:lang w:eastAsia="zh-CN"/>
              </w:rPr>
            </w:pPr>
            <w:r>
              <w:rPr>
                <w:lang w:eastAsia="zh-CN"/>
              </w:rPr>
              <w:t>ComputeImage</w:t>
            </w:r>
            <w:r w:rsidR="00802ED5">
              <w:rPr>
                <w:lang w:eastAsia="zh-CN"/>
              </w:rPr>
              <w:t>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50282" w:rsidRDefault="00802ED5" w:rsidP="00FD6C0C">
            <w:pPr>
              <w:pStyle w:val="TestCaseInfo"/>
              <w:numPr>
                <w:ilvl w:val="0"/>
                <w:numId w:val="138"/>
              </w:numPr>
              <w:rPr>
                <w:lang w:eastAsia="zh-CN"/>
              </w:rPr>
            </w:pPr>
            <w:r>
              <w:rPr>
                <w:lang w:eastAsia="zh-CN"/>
              </w:rPr>
              <w:t>User defined meta Data</w:t>
            </w:r>
          </w:p>
          <w:p w:rsidR="00802ED5" w:rsidRPr="00D67489" w:rsidRDefault="00802ED5" w:rsidP="00802ED5">
            <w:pPr>
              <w:pStyle w:val="TestCaseInfo"/>
              <w:rPr>
                <w:lang w:eastAsia="zh-CN"/>
              </w:rPr>
            </w:pPr>
            <w:r>
              <w:rPr>
                <w:lang w:eastAsia="zh-CN"/>
              </w:rPr>
              <w:t>If none is given, no filter should be applied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802ED5">
            <w:pPr>
              <w:pStyle w:val="TestCaseInfo"/>
              <w:rPr>
                <w:lang w:eastAsia="zh-CN"/>
              </w:rPr>
            </w:pPr>
            <w:r>
              <w:rPr>
                <w:lang w:eastAsia="zh-CN"/>
              </w:rPr>
              <w:t>List of Software Images with the following information per image:</w:t>
            </w:r>
          </w:p>
          <w:p w:rsidR="00802ED5" w:rsidRDefault="00E16BA7" w:rsidP="00FD6C0C">
            <w:pPr>
              <w:pStyle w:val="TestCaseInfo"/>
              <w:numPr>
                <w:ilvl w:val="0"/>
                <w:numId w:val="138"/>
              </w:numPr>
              <w:rPr>
                <w:lang w:eastAsia="zh-CN"/>
              </w:rPr>
            </w:pPr>
            <w:del w:id="290" w:author="Dragomir, Mihai-Stefan" w:date="2016-12-08T14:47:00Z">
              <w:r w:rsidDel="00994A88">
                <w:rPr>
                  <w:lang w:eastAsia="zh-CN"/>
                </w:rPr>
                <w:delText>SwImage</w:delText>
              </w:r>
              <w:r w:rsidR="00802ED5" w:rsidDel="00994A88">
                <w:rPr>
                  <w:lang w:eastAsia="zh-CN"/>
                </w:rPr>
                <w:delText>ID</w:delText>
              </w:r>
            </w:del>
            <w:ins w:id="291" w:author="Dragomir, Mihai-Stefan" w:date="2016-12-09T09:25:00Z">
              <w:r w:rsidR="00781CED">
                <w:rPr>
                  <w:lang w:eastAsia="zh-CN"/>
                </w:rPr>
                <w:t>vnfPackageID</w:t>
              </w:r>
            </w:ins>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02ED5" w:rsidRDefault="00802ED5" w:rsidP="00FD6C0C">
            <w:pPr>
              <w:pStyle w:val="TestCaseInfo"/>
              <w:numPr>
                <w:ilvl w:val="0"/>
                <w:numId w:val="138"/>
              </w:numPr>
              <w:rPr>
                <w:lang w:eastAsia="zh-CN"/>
              </w:rPr>
            </w:pPr>
            <w:r>
              <w:rPr>
                <w:lang w:eastAsia="zh-CN"/>
              </w:rPr>
              <w:lastRenderedPageBreak/>
              <w:t>User defined meta Data</w:t>
            </w:r>
          </w:p>
          <w:p w:rsidR="00802ED5" w:rsidRDefault="00802ED5" w:rsidP="00802ED5">
            <w:pPr>
              <w:pStyle w:val="TestCaseInfo"/>
              <w:rPr>
                <w:lang w:eastAsia="zh-CN"/>
              </w:rPr>
            </w:pPr>
            <w:r>
              <w:rPr>
                <w:lang w:eastAsia="zh-CN"/>
              </w:rPr>
              <w:t>If none is returned, no software image found.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9C528F">
            <w:pPr>
              <w:pStyle w:val="TestCaseInfo"/>
              <w:rPr>
                <w:lang w:eastAsia="zh-CN"/>
              </w:rPr>
            </w:pPr>
            <w:r>
              <w:rPr>
                <w:lang w:eastAsia="zh-CN"/>
              </w:rPr>
              <w:t>The command returns the installed software images by applying the filter and further reducing the list.</w:t>
            </w:r>
          </w:p>
        </w:tc>
      </w:tr>
      <w:bookmarkEnd w:id="289"/>
    </w:tbl>
    <w:p w:rsidR="00B94DE1" w:rsidRDefault="00B94DE1" w:rsidP="00B94DE1"/>
    <w:p w:rsidR="00874974" w:rsidRDefault="00874974" w:rsidP="00874974">
      <w:pPr>
        <w:pStyle w:val="Heading3"/>
      </w:pPr>
      <w:bookmarkStart w:id="292" w:name="_Toc467159742"/>
      <w:r>
        <w:t>VNFD</w:t>
      </w:r>
      <w:bookmarkEnd w:id="292"/>
    </w:p>
    <w:p w:rsidR="00874974" w:rsidRDefault="00F3163D" w:rsidP="00B94DE1">
      <w:r>
        <w:t>The VNFD commands give access to the VNFD provided by the VNFM.</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293" w:name="_Toc459818082"/>
            <w:r>
              <w:t xml:space="preserve">Function: </w:t>
            </w:r>
            <w:r w:rsidR="00ED4205">
              <w:t>VNFM.</w:t>
            </w:r>
            <w:r w:rsidR="00292340" w:rsidRPr="00292340">
              <w:t>VNFD.GetLifecyleManagementInfo</w:t>
            </w:r>
            <w:r>
              <w:t>()</w:t>
            </w:r>
            <w:bookmarkEnd w:id="293"/>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Pr="00D67489" w:rsidRDefault="00E16BA7" w:rsidP="00E7531B">
            <w:pPr>
              <w:pStyle w:val="TestCaseInfo"/>
              <w:rPr>
                <w:lang w:eastAsia="zh-CN"/>
              </w:rPr>
            </w:pPr>
            <w:del w:id="294" w:author="Dragomir, Mihai-Stefan" w:date="2016-12-08T14:47:00Z">
              <w:r w:rsidDel="00994A88">
                <w:rPr>
                  <w:lang w:eastAsia="zh-CN"/>
                </w:rPr>
                <w:delText>SwImage</w:delText>
              </w:r>
              <w:r w:rsidR="00802ED5" w:rsidDel="00994A88">
                <w:rPr>
                  <w:lang w:eastAsia="zh-CN"/>
                </w:rPr>
                <w:delText>ID</w:delText>
              </w:r>
            </w:del>
            <w:ins w:id="295" w:author="Dragomir, Mihai-Stefan" w:date="2016-12-09T09:25:00Z">
              <w:r w:rsidR="00781CED">
                <w:rPr>
                  <w:lang w:eastAsia="zh-CN"/>
                </w:rPr>
                <w:t>vnfPackageID</w:t>
              </w:r>
            </w:ins>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Lifecycle Management Information</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retrieves the lifecycle management information from the VNFD.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296" w:name="_Toc459818083"/>
            <w:r>
              <w:t xml:space="preserve">Function: </w:t>
            </w:r>
            <w:r w:rsidR="00ED4205">
              <w:t>VNFM.</w:t>
            </w:r>
            <w:r w:rsidR="00292340" w:rsidRPr="00292340">
              <w:t>VNFD.GetvResourceList</w:t>
            </w:r>
            <w:r>
              <w:t>()</w:t>
            </w:r>
            <w:bookmarkEnd w:id="296"/>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FD6C0C">
            <w:pPr>
              <w:pStyle w:val="TestCaseInfo"/>
              <w:numPr>
                <w:ilvl w:val="0"/>
                <w:numId w:val="139"/>
              </w:numPr>
              <w:rPr>
                <w:lang w:eastAsia="zh-CN"/>
              </w:rPr>
            </w:pPr>
            <w:r>
              <w:rPr>
                <w:lang w:eastAsia="zh-CN"/>
              </w:rPr>
              <w:t>Software Image ID</w:t>
            </w:r>
          </w:p>
          <w:p w:rsidR="00802ED5" w:rsidRDefault="00802ED5" w:rsidP="00FD6C0C">
            <w:pPr>
              <w:pStyle w:val="TestCaseInfo"/>
              <w:numPr>
                <w:ilvl w:val="0"/>
                <w:numId w:val="139"/>
              </w:numPr>
              <w:rPr>
                <w:lang w:eastAsia="zh-CN"/>
              </w:rPr>
            </w:pPr>
            <w:r>
              <w:rPr>
                <w:lang w:eastAsia="zh-CN"/>
              </w:rPr>
              <w:t>Traffic Load:</w:t>
            </w:r>
          </w:p>
          <w:p w:rsidR="00802ED5" w:rsidRDefault="00B56E26" w:rsidP="00FD6C0C">
            <w:pPr>
              <w:pStyle w:val="TestCaseInfo"/>
              <w:numPr>
                <w:ilvl w:val="1"/>
                <w:numId w:val="139"/>
              </w:numPr>
              <w:rPr>
                <w:lang w:eastAsia="zh-CN"/>
              </w:rPr>
            </w:pPr>
            <w:r>
              <w:rPr>
                <w:lang w:eastAsia="zh-CN"/>
              </w:rPr>
              <w:t>Initial</w:t>
            </w:r>
          </w:p>
          <w:p w:rsidR="00802ED5" w:rsidRDefault="00802ED5" w:rsidP="00FD6C0C">
            <w:pPr>
              <w:pStyle w:val="TestCaseInfo"/>
              <w:numPr>
                <w:ilvl w:val="1"/>
                <w:numId w:val="139"/>
              </w:numPr>
              <w:rPr>
                <w:lang w:eastAsia="zh-CN"/>
              </w:rPr>
            </w:pPr>
            <w:r>
              <w:rPr>
                <w:lang w:eastAsia="zh-CN"/>
              </w:rPr>
              <w:t>Low traffic load</w:t>
            </w:r>
          </w:p>
          <w:p w:rsidR="00802ED5" w:rsidRDefault="00802ED5" w:rsidP="00FD6C0C">
            <w:pPr>
              <w:pStyle w:val="TestCaseInfo"/>
              <w:numPr>
                <w:ilvl w:val="1"/>
                <w:numId w:val="139"/>
              </w:numPr>
              <w:rPr>
                <w:lang w:eastAsia="zh-CN"/>
              </w:rPr>
            </w:pPr>
            <w:r>
              <w:rPr>
                <w:lang w:eastAsia="zh-CN"/>
              </w:rPr>
              <w:t xml:space="preserve">Normal </w:t>
            </w:r>
            <w:r w:rsidR="00B56E26">
              <w:rPr>
                <w:lang w:eastAsia="zh-CN"/>
              </w:rPr>
              <w:t>traffic</w:t>
            </w:r>
          </w:p>
          <w:p w:rsidR="00802ED5" w:rsidRPr="00D67489" w:rsidRDefault="00802ED5" w:rsidP="00FD6C0C">
            <w:pPr>
              <w:pStyle w:val="TestCaseInfo"/>
              <w:numPr>
                <w:ilvl w:val="1"/>
                <w:numId w:val="139"/>
              </w:numPr>
              <w:rPr>
                <w:lang w:eastAsia="zh-CN"/>
              </w:rPr>
            </w:pPr>
            <w:r>
              <w:rPr>
                <w:lang w:eastAsia="zh-CN"/>
              </w:rPr>
              <w:t>Max traffic load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vResource List of the Software Image for the specified traffic load</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returns the vResource list for the specified traffic load. The VNF would have allocated the vResources when the specified traffic load would be applied.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297" w:name="_Toc459818084"/>
            <w:r>
              <w:t xml:space="preserve">Function: </w:t>
            </w:r>
            <w:r w:rsidR="00ED4205">
              <w:t>VNFM.</w:t>
            </w:r>
            <w:r w:rsidRPr="00292340">
              <w:t>VNFD.GetvStorageSize</w:t>
            </w:r>
            <w:r>
              <w:t>()</w:t>
            </w:r>
            <w:bookmarkEnd w:id="29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FD6C0C">
            <w:pPr>
              <w:pStyle w:val="TestCaseInfo"/>
              <w:numPr>
                <w:ilvl w:val="0"/>
                <w:numId w:val="140"/>
              </w:numPr>
              <w:rPr>
                <w:lang w:eastAsia="zh-CN"/>
              </w:rPr>
            </w:pPr>
            <w:r>
              <w:rPr>
                <w:lang w:eastAsia="zh-CN"/>
              </w:rPr>
              <w:t>Software Image ID</w:t>
            </w:r>
          </w:p>
          <w:p w:rsidR="00B56E26" w:rsidRDefault="00B56E26" w:rsidP="00FD6C0C">
            <w:pPr>
              <w:pStyle w:val="TestCaseInfo"/>
              <w:numPr>
                <w:ilvl w:val="0"/>
                <w:numId w:val="140"/>
              </w:numPr>
              <w:rPr>
                <w:lang w:eastAsia="zh-CN"/>
              </w:rPr>
            </w:pPr>
            <w:r>
              <w:rPr>
                <w:lang w:eastAsia="zh-CN"/>
              </w:rPr>
              <w:t>Traffic Load:</w:t>
            </w:r>
          </w:p>
          <w:p w:rsidR="00B56E26" w:rsidRDefault="00B56E26" w:rsidP="00FD6C0C">
            <w:pPr>
              <w:pStyle w:val="TestCaseInfo"/>
              <w:numPr>
                <w:ilvl w:val="1"/>
                <w:numId w:val="140"/>
              </w:numPr>
              <w:rPr>
                <w:lang w:eastAsia="zh-CN"/>
              </w:rPr>
            </w:pPr>
            <w:r>
              <w:rPr>
                <w:lang w:eastAsia="zh-CN"/>
              </w:rPr>
              <w:t>Initial</w:t>
            </w:r>
          </w:p>
          <w:p w:rsidR="00B56E26" w:rsidRDefault="00B56E26" w:rsidP="00FD6C0C">
            <w:pPr>
              <w:pStyle w:val="TestCaseInfo"/>
              <w:numPr>
                <w:ilvl w:val="1"/>
                <w:numId w:val="140"/>
              </w:numPr>
              <w:rPr>
                <w:lang w:eastAsia="zh-CN"/>
              </w:rPr>
            </w:pPr>
            <w:r>
              <w:rPr>
                <w:lang w:eastAsia="zh-CN"/>
              </w:rPr>
              <w:t>Low traffic load</w:t>
            </w:r>
          </w:p>
          <w:p w:rsidR="00B56E26" w:rsidRDefault="00B56E26" w:rsidP="00FD6C0C">
            <w:pPr>
              <w:pStyle w:val="TestCaseInfo"/>
              <w:numPr>
                <w:ilvl w:val="1"/>
                <w:numId w:val="140"/>
              </w:numPr>
              <w:rPr>
                <w:lang w:eastAsia="zh-CN"/>
              </w:rPr>
            </w:pPr>
            <w:r>
              <w:rPr>
                <w:lang w:eastAsia="zh-CN"/>
              </w:rPr>
              <w:t>Normal traffic</w:t>
            </w:r>
          </w:p>
          <w:p w:rsidR="00292340" w:rsidRPr="00D67489" w:rsidRDefault="00B56E26" w:rsidP="00FD6C0C">
            <w:pPr>
              <w:pStyle w:val="TestCaseInfo"/>
              <w:numPr>
                <w:ilvl w:val="1"/>
                <w:numId w:val="140"/>
              </w:numPr>
              <w:rPr>
                <w:lang w:eastAsia="zh-CN"/>
              </w:rPr>
            </w:pPr>
            <w:r>
              <w:rPr>
                <w:lang w:eastAsia="zh-CN"/>
              </w:rPr>
              <w:t>Max traffic load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vStorage size for the Software Image for the specified traffic load</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returns the vStorage size for the specified traffic load. The VNF would have allocated the vStorage size when the specified traffic load would be applied.</w:t>
            </w:r>
          </w:p>
        </w:tc>
      </w:tr>
    </w:tbl>
    <w:p w:rsidR="00292340" w:rsidRDefault="00292340" w:rsidP="00B94DE1"/>
    <w:p w:rsidR="00874974" w:rsidRDefault="00874974" w:rsidP="00874974">
      <w:pPr>
        <w:pStyle w:val="Heading3"/>
      </w:pPr>
      <w:bookmarkStart w:id="298" w:name="_Toc467159743"/>
      <w:r>
        <w:t>Snapshot</w:t>
      </w:r>
      <w:bookmarkEnd w:id="298"/>
    </w:p>
    <w:p w:rsidR="00874974" w:rsidRDefault="00F3163D" w:rsidP="00B94DE1">
      <w:r>
        <w:t>Snapshot related commands are listed in this command group.</w:t>
      </w:r>
    </w:p>
    <w:p w:rsidR="00F3163D" w:rsidRDefault="00F3163D"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180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66180A" w:rsidRDefault="0066180A" w:rsidP="00342313">
            <w:pPr>
              <w:pStyle w:val="Function"/>
            </w:pPr>
            <w:r>
              <w:t>Function: VNFM.Snapshot.Create</w:t>
            </w:r>
            <w:r w:rsidR="00913B33">
              <w:t>Vnf</w:t>
            </w:r>
            <w:r>
              <w:t>Snapshot</w:t>
            </w:r>
            <w:r w:rsidRPr="00292340">
              <w:t>Image</w:t>
            </w:r>
            <w:r>
              <w:t>()</w:t>
            </w:r>
          </w:p>
        </w:tc>
      </w:tr>
      <w:tr w:rsidR="0066180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6180A" w:rsidRDefault="002D554E" w:rsidP="00342313">
            <w:pPr>
              <w:pStyle w:val="TestCaseInfo"/>
              <w:rPr>
                <w:sz w:val="20"/>
                <w:szCs w:val="20"/>
              </w:rPr>
            </w:pPr>
            <w:r>
              <w:rPr>
                <w:sz w:val="20"/>
                <w:szCs w:val="20"/>
              </w:rPr>
              <w:t>vnfRecord</w:t>
            </w:r>
          </w:p>
          <w:p w:rsidR="00342313" w:rsidRPr="00D67489" w:rsidRDefault="00342313" w:rsidP="00342313">
            <w:pPr>
              <w:pStyle w:val="TestCaseInfo"/>
              <w:rPr>
                <w:lang w:eastAsia="zh-CN"/>
              </w:rPr>
            </w:pPr>
            <w:r>
              <w:rPr>
                <w:sz w:val="20"/>
                <w:szCs w:val="20"/>
              </w:rPr>
              <w:t>snapshotType – SNAPSHOT_TYPE_HOT or SNAPSHOT_TYPE_COLD</w:t>
            </w:r>
          </w:p>
        </w:tc>
      </w:tr>
      <w:tr w:rsidR="0066180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6180A" w:rsidRDefault="00342313" w:rsidP="00342313">
            <w:pPr>
              <w:pStyle w:val="TestCaseInfo"/>
              <w:rPr>
                <w:lang w:eastAsia="zh-CN"/>
              </w:rPr>
            </w:pPr>
            <w:r>
              <w:rPr>
                <w:lang w:eastAsia="zh-CN"/>
              </w:rPr>
              <w:t>vnfSnapshotID</w:t>
            </w:r>
            <w:r w:rsidDel="00342313">
              <w:rPr>
                <w:lang w:eastAsia="zh-CN"/>
              </w:rPr>
              <w:t xml:space="preserve"> </w:t>
            </w:r>
            <w:r>
              <w:rPr>
                <w:lang w:eastAsia="zh-CN"/>
              </w:rPr>
              <w:tab/>
            </w:r>
            <w:r w:rsidR="0066180A">
              <w:rPr>
                <w:lang w:eastAsia="zh-CN"/>
              </w:rPr>
              <w:tab/>
              <w:t>Success</w:t>
            </w:r>
          </w:p>
          <w:p w:rsidR="0066180A" w:rsidRDefault="0066180A" w:rsidP="00342313">
            <w:pPr>
              <w:pStyle w:val="TestCaseInfo"/>
              <w:rPr>
                <w:lang w:eastAsia="zh-CN"/>
              </w:rPr>
            </w:pPr>
            <w:r>
              <w:rPr>
                <w:lang w:eastAsia="zh-CN"/>
              </w:rPr>
              <w:lastRenderedPageBreak/>
              <w:t>Empty List</w:t>
            </w:r>
            <w:r>
              <w:rPr>
                <w:lang w:eastAsia="zh-CN"/>
              </w:rPr>
              <w:tab/>
            </w:r>
            <w:r>
              <w:rPr>
                <w:lang w:eastAsia="zh-CN"/>
              </w:rPr>
              <w:tab/>
            </w:r>
            <w:r>
              <w:rPr>
                <w:lang w:eastAsia="zh-CN"/>
              </w:rPr>
              <w:tab/>
              <w:t>Failure</w:t>
            </w:r>
            <w:r w:rsidR="002D554E">
              <w:rPr>
                <w:lang w:eastAsia="zh-CN"/>
              </w:rPr>
              <w:t>, e.g. VNF is not instantiated</w:t>
            </w:r>
          </w:p>
        </w:tc>
      </w:tr>
      <w:tr w:rsidR="0066180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9459FF" w:rsidRDefault="009459FF" w:rsidP="009459FF">
            <w:pPr>
              <w:pStyle w:val="TestCaseInfo"/>
              <w:rPr>
                <w:lang w:eastAsia="zh-CN"/>
              </w:rPr>
            </w:pPr>
            <w:r>
              <w:rPr>
                <w:lang w:eastAsia="zh-CN"/>
              </w:rPr>
              <w:t xml:space="preserve">The command initiates the snapshot image creation of the specified VNF. Snapshots are been created for the compute nodes and the storage nodes. If the VNF would have multiple compute nodes, they would be bundled under a single ComputeImageID. The same applies to storage. This simplifies the later instantiation. </w:t>
            </w:r>
          </w:p>
          <w:p w:rsidR="009459FF" w:rsidRDefault="009459FF" w:rsidP="009459FF">
            <w:pPr>
              <w:pStyle w:val="TestCaseInfo"/>
              <w:rPr>
                <w:color w:val="1F497D"/>
                <w:sz w:val="20"/>
                <w:szCs w:val="20"/>
              </w:rPr>
            </w:pPr>
            <w:r>
              <w:rPr>
                <w:color w:val="1F497D"/>
                <w:sz w:val="20"/>
                <w:szCs w:val="20"/>
              </w:rPr>
              <w:t>There are two types of snapshots, cold snapshot when only the disks of the VNFC’s are captured and warm snapshots when not only the disks, but also the memory and device states of the VNFC’s are captured. A cold snapshot is useful to create backups of the VNF/VNFC while the warm snapshot can be used to debug the VNF/VNFC state after a critical error or can be used for backup purposes if the operating system and application of the VNF/VNFC is able to handle the restoration of past state. This results into following :</w:t>
            </w:r>
          </w:p>
          <w:p w:rsidR="009459FF" w:rsidRDefault="009459FF" w:rsidP="009459FF">
            <w:pPr>
              <w:pStyle w:val="TestCaseInfo"/>
              <w:numPr>
                <w:ilvl w:val="0"/>
                <w:numId w:val="183"/>
              </w:numPr>
              <w:rPr>
                <w:color w:val="1F497D"/>
                <w:sz w:val="20"/>
                <w:szCs w:val="20"/>
              </w:rPr>
            </w:pPr>
            <w:r>
              <w:rPr>
                <w:color w:val="1F497D"/>
                <w:sz w:val="20"/>
                <w:szCs w:val="20"/>
              </w:rPr>
              <w:t>snapshotType is set to SNAPSHOT_TYPE_COLD: VNFM.Snapshot.CreateVnfSnapshotImage() calls only VNFM.Snapshot.CreateStorageImage()</w:t>
            </w:r>
          </w:p>
          <w:p w:rsidR="009459FF" w:rsidRPr="001B1F9D" w:rsidRDefault="009459FF" w:rsidP="009459FF">
            <w:pPr>
              <w:pStyle w:val="TestCaseInfo"/>
              <w:numPr>
                <w:ilvl w:val="0"/>
                <w:numId w:val="183"/>
              </w:numPr>
              <w:rPr>
                <w:lang w:eastAsia="zh-CN"/>
              </w:rPr>
            </w:pPr>
            <w:r>
              <w:rPr>
                <w:color w:val="1F497D"/>
                <w:sz w:val="20"/>
                <w:szCs w:val="20"/>
              </w:rPr>
              <w:t>snapshotType is set to SNAPSHOT_TYPE_WARM: VNFM.Snapshot.CreateVnfSnapshotImage() calls VNFM.Snapshot.CreateStorageImage() and VNFM.Snapshot.CreateComputeImage()</w:t>
            </w:r>
          </w:p>
          <w:p w:rsidR="0066180A" w:rsidRDefault="009459FF" w:rsidP="009459FF">
            <w:pPr>
              <w:pStyle w:val="TestCaseInfo"/>
              <w:rPr>
                <w:lang w:eastAsia="zh-CN"/>
              </w:rPr>
            </w:pPr>
            <w:r>
              <w:rPr>
                <w:color w:val="1F497D"/>
                <w:sz w:val="20"/>
                <w:szCs w:val="20"/>
              </w:rPr>
              <w:t>As a result of this difference of snapshots, each snapshot image must have information of what type it is and the content of it. If snapshot includes only storage, it can not be used to instantiate a whole VNF as the compute (memory) part is missing.</w:t>
            </w:r>
          </w:p>
        </w:tc>
      </w:tr>
    </w:tbl>
    <w:p w:rsidR="0066180A" w:rsidRDefault="0066180A" w:rsidP="0066180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Function: VNFM.</w:t>
            </w:r>
            <w:r w:rsidRPr="00292340">
              <w:t>Snapshot.Delete</w:t>
            </w:r>
            <w:r>
              <w:t>VnfSnapshot</w:t>
            </w:r>
            <w:r w:rsidRPr="00292340">
              <w:t>Image</w:t>
            </w:r>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vnfSnapshotID</w:t>
            </w:r>
          </w:p>
          <w:p w:rsidR="002F6112" w:rsidRPr="00D67489" w:rsidRDefault="002F6112" w:rsidP="002F6112">
            <w:pPr>
              <w:pStyle w:val="TestCaseInfo"/>
              <w:rPr>
                <w:lang w:eastAsia="zh-CN"/>
              </w:rPr>
            </w:pPr>
            <w:r>
              <w:rPr>
                <w:sz w:val="20"/>
                <w:szCs w:val="20"/>
              </w:rPr>
              <w:t>snapshotType – SNAPSHOT_TYPE_HOT or SNAPSHOT_TYPE_COLD</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TRUE</w:t>
            </w:r>
            <w:r>
              <w:rPr>
                <w:lang w:eastAsia="zh-CN"/>
              </w:rPr>
              <w:tab/>
            </w:r>
            <w:r>
              <w:rPr>
                <w:lang w:eastAsia="zh-CN"/>
              </w:rPr>
              <w:tab/>
              <w:t>Success</w:t>
            </w:r>
          </w:p>
          <w:p w:rsidR="002F6112" w:rsidRDefault="002F6112" w:rsidP="002F6112">
            <w:pPr>
              <w:pStyle w:val="TestCaseInfo"/>
              <w:rPr>
                <w:lang w:eastAsia="zh-CN"/>
              </w:rPr>
            </w:pPr>
            <w:r>
              <w:rPr>
                <w:lang w:eastAsia="zh-CN"/>
              </w:rPr>
              <w:t>FALSE</w:t>
            </w:r>
            <w:r>
              <w:rPr>
                <w:lang w:eastAsia="zh-CN"/>
              </w:rPr>
              <w:tab/>
            </w:r>
            <w:r>
              <w:rPr>
                <w:lang w:eastAsia="zh-CN"/>
              </w:rPr>
              <w:tab/>
              <w:t>Failure</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erases the specified snapshot image based on the provided snapshot Type:</w:t>
            </w:r>
          </w:p>
          <w:p w:rsidR="002F6112" w:rsidRDefault="002F6112" w:rsidP="002F6112">
            <w:pPr>
              <w:rPr>
                <w:color w:val="1F497D"/>
                <w:sz w:val="20"/>
                <w:szCs w:val="20"/>
              </w:rPr>
            </w:pPr>
            <w:r>
              <w:rPr>
                <w:color w:val="1F497D"/>
                <w:sz w:val="20"/>
                <w:szCs w:val="20"/>
              </w:rPr>
              <w:t>snapshotType is set to SNAPSHOT_TYPE_COLD:</w:t>
            </w:r>
          </w:p>
          <w:p w:rsidR="002F6112" w:rsidRDefault="002F6112" w:rsidP="00E77B51">
            <w:pPr>
              <w:ind w:left="720"/>
              <w:rPr>
                <w:color w:val="1F497D"/>
                <w:sz w:val="20"/>
                <w:szCs w:val="20"/>
              </w:rPr>
            </w:pPr>
            <w:r>
              <w:rPr>
                <w:color w:val="1F497D"/>
                <w:sz w:val="20"/>
                <w:szCs w:val="20"/>
              </w:rPr>
              <w:t>VNFM.Snapshot.DeleteVnfSnapshotImage() calls only VNFM.Snapshot.DeleteStorageImage()</w:t>
            </w:r>
          </w:p>
          <w:p w:rsidR="002F6112" w:rsidRDefault="002F6112" w:rsidP="002F6112">
            <w:pPr>
              <w:rPr>
                <w:color w:val="1F497D"/>
                <w:sz w:val="20"/>
                <w:szCs w:val="20"/>
              </w:rPr>
            </w:pPr>
            <w:r>
              <w:rPr>
                <w:color w:val="1F497D"/>
                <w:sz w:val="20"/>
                <w:szCs w:val="20"/>
              </w:rPr>
              <w:t>snapshotType is set to SNAPSHOT_TYPE_WARM:</w:t>
            </w:r>
          </w:p>
          <w:p w:rsidR="002F6112" w:rsidRPr="00E77B51" w:rsidRDefault="002F6112" w:rsidP="00E77B51">
            <w:pPr>
              <w:ind w:left="720"/>
              <w:rPr>
                <w:color w:val="1F497D"/>
                <w:sz w:val="20"/>
                <w:szCs w:val="20"/>
              </w:rPr>
            </w:pPr>
            <w:r>
              <w:rPr>
                <w:color w:val="1F497D"/>
                <w:sz w:val="20"/>
                <w:szCs w:val="20"/>
              </w:rPr>
              <w:t>VNFM.Snapshot.DeleteVnfSnapshotImage() calls VNFM.Snapshot.DeleteStorageImage() and VNFM.Snapshot.DeleteComputeImage()</w:t>
            </w:r>
          </w:p>
        </w:tc>
      </w:tr>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Function: VNFM.</w:t>
            </w:r>
            <w:r w:rsidRPr="00292340">
              <w:t>Snapshot.Get</w:t>
            </w:r>
            <w:r w:rsidR="003D1DD0">
              <w:t>VnfS</w:t>
            </w:r>
            <w:r>
              <w:t>napshotImageL</w:t>
            </w:r>
            <w:r w:rsidRPr="00292340">
              <w:t>ist</w:t>
            </w:r>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Filter:</w:t>
            </w:r>
          </w:p>
          <w:p w:rsidR="002F6112" w:rsidRDefault="002F6112" w:rsidP="002F6112">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2F6112" w:rsidRDefault="002F6112" w:rsidP="002F6112">
            <w:pPr>
              <w:pStyle w:val="TestCaseInfo"/>
              <w:numPr>
                <w:ilvl w:val="0"/>
                <w:numId w:val="141"/>
              </w:numPr>
              <w:rPr>
                <w:lang w:eastAsia="zh-CN"/>
              </w:rPr>
            </w:pPr>
            <w:r>
              <w:rPr>
                <w:lang w:eastAsia="zh-CN"/>
              </w:rPr>
              <w:t>vnfSnapshotID</w:t>
            </w:r>
          </w:p>
          <w:p w:rsidR="002F6112" w:rsidRDefault="002F6112" w:rsidP="002F6112">
            <w:pPr>
              <w:pStyle w:val="TestCaseInfo"/>
              <w:numPr>
                <w:ilvl w:val="0"/>
                <w:numId w:val="141"/>
              </w:numPr>
              <w:rPr>
                <w:lang w:eastAsia="zh-CN"/>
              </w:rPr>
            </w:pPr>
            <w:r>
              <w:rPr>
                <w:lang w:eastAsia="zh-CN"/>
              </w:rPr>
              <w:t>vnfsnapshotType</w:t>
            </w:r>
          </w:p>
          <w:p w:rsidR="002F6112" w:rsidRDefault="002F6112" w:rsidP="002F6112">
            <w:pPr>
              <w:pStyle w:val="TestCaseInfo"/>
              <w:numPr>
                <w:ilvl w:val="0"/>
                <w:numId w:val="141"/>
              </w:numPr>
              <w:rPr>
                <w:lang w:eastAsia="zh-CN"/>
              </w:rPr>
            </w:pPr>
            <w:r>
              <w:rPr>
                <w:lang w:eastAsia="zh-CN"/>
              </w:rPr>
              <w:t>Date</w:t>
            </w:r>
          </w:p>
          <w:p w:rsidR="002F6112" w:rsidRPr="00D67489" w:rsidRDefault="002F6112" w:rsidP="002F6112">
            <w:pPr>
              <w:pStyle w:val="TestCaseInfo"/>
              <w:numPr>
                <w:ilvl w:val="0"/>
                <w:numId w:val="141"/>
              </w:numPr>
              <w:rPr>
                <w:lang w:eastAsia="zh-CN"/>
              </w:rPr>
            </w:pPr>
            <w:r>
              <w:rPr>
                <w:lang w:eastAsia="zh-CN"/>
              </w:rPr>
              <w:t>Name</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List of vCompute Image information with information per image:</w:t>
            </w:r>
          </w:p>
          <w:p w:rsidR="002F6112" w:rsidRDefault="002F6112" w:rsidP="002F6112">
            <w:pPr>
              <w:pStyle w:val="TestCaseInfo"/>
              <w:numPr>
                <w:ilvl w:val="0"/>
                <w:numId w:val="142"/>
              </w:numPr>
              <w:rPr>
                <w:lang w:eastAsia="zh-CN"/>
              </w:rPr>
            </w:pPr>
            <w:r>
              <w:rPr>
                <w:lang w:eastAsia="zh-CN"/>
              </w:rPr>
              <w:t>vnfSnapshotID</w:t>
            </w:r>
          </w:p>
          <w:p w:rsidR="002F6112" w:rsidRDefault="002F6112" w:rsidP="002F6112">
            <w:pPr>
              <w:pStyle w:val="TestCaseInfo"/>
              <w:numPr>
                <w:ilvl w:val="0"/>
                <w:numId w:val="142"/>
              </w:numPr>
              <w:rPr>
                <w:lang w:eastAsia="zh-CN"/>
              </w:rPr>
            </w:pPr>
            <w:r>
              <w:rPr>
                <w:lang w:eastAsia="zh-CN"/>
              </w:rPr>
              <w:t>vnfsnapshotType</w:t>
            </w:r>
          </w:p>
          <w:p w:rsidR="002F6112" w:rsidRDefault="002F6112" w:rsidP="002F6112">
            <w:pPr>
              <w:pStyle w:val="TestCaseInfo"/>
              <w:numPr>
                <w:ilvl w:val="0"/>
                <w:numId w:val="142"/>
              </w:numPr>
              <w:rPr>
                <w:lang w:eastAsia="zh-CN"/>
              </w:rPr>
            </w:pPr>
            <w:r>
              <w:rPr>
                <w:lang w:eastAsia="zh-CN"/>
              </w:rPr>
              <w:t>Name</w:t>
            </w:r>
          </w:p>
          <w:p w:rsidR="002F6112" w:rsidRDefault="002F6112" w:rsidP="002F6112">
            <w:pPr>
              <w:pStyle w:val="TestCaseInfo"/>
              <w:numPr>
                <w:ilvl w:val="0"/>
                <w:numId w:val="142"/>
              </w:numPr>
              <w:rPr>
                <w:lang w:eastAsia="zh-CN"/>
              </w:rPr>
            </w:pPr>
            <w:r>
              <w:rPr>
                <w:lang w:eastAsia="zh-CN"/>
              </w:rPr>
              <w:t>Date</w:t>
            </w:r>
          </w:p>
          <w:p w:rsidR="002F6112" w:rsidRDefault="002F6112" w:rsidP="002F6112">
            <w:pPr>
              <w:pStyle w:val="TestCaseInfo"/>
              <w:numPr>
                <w:ilvl w:val="0"/>
                <w:numId w:val="142"/>
              </w:numPr>
              <w:rPr>
                <w:lang w:eastAsia="zh-CN"/>
              </w:rPr>
            </w:pPr>
            <w:r>
              <w:rPr>
                <w:lang w:eastAsia="zh-CN"/>
              </w:rPr>
              <w:t>Size</w:t>
            </w:r>
          </w:p>
          <w:p w:rsidR="002F6112" w:rsidRDefault="002F6112" w:rsidP="002F6112">
            <w:pPr>
              <w:pStyle w:val="TestCaseInfo"/>
              <w:numPr>
                <w:ilvl w:val="0"/>
                <w:numId w:val="142"/>
              </w:numPr>
              <w:rPr>
                <w:lang w:eastAsia="zh-CN"/>
              </w:rPr>
            </w:pPr>
            <w:r>
              <w:rPr>
                <w:lang w:eastAsia="zh-CN"/>
              </w:rPr>
              <w:lastRenderedPageBreak/>
              <w:t>Owner</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lists all the vnfsnapshot images on the system by applying the specified filter. If the parameter vnfsnapshotType</w:t>
            </w:r>
          </w:p>
          <w:p w:rsidR="002F6112" w:rsidRDefault="002F6112" w:rsidP="002F6112">
            <w:pPr>
              <w:pStyle w:val="TestCaseInfo"/>
              <w:rPr>
                <w:lang w:eastAsia="zh-CN"/>
              </w:rPr>
            </w:pPr>
          </w:p>
          <w:p w:rsidR="002F6112" w:rsidRDefault="002F6112" w:rsidP="002F6112">
            <w:pPr>
              <w:rPr>
                <w:color w:val="1F497D"/>
                <w:sz w:val="20"/>
                <w:szCs w:val="20"/>
              </w:rPr>
            </w:pPr>
            <w:r>
              <w:rPr>
                <w:color w:val="1F497D"/>
                <w:sz w:val="20"/>
                <w:szCs w:val="20"/>
              </w:rPr>
              <w:t>snapshotType is set to SNAPSHOT_TYPE_COLD: VNFM.Snapshot.GetVnfSnapshotImageList() calls only VNFM.Snapshot.GetStorageImageList()</w:t>
            </w:r>
          </w:p>
          <w:p w:rsidR="002F6112" w:rsidRDefault="002F6112" w:rsidP="002F6112">
            <w:pPr>
              <w:rPr>
                <w:color w:val="1F497D"/>
                <w:sz w:val="20"/>
                <w:szCs w:val="20"/>
              </w:rPr>
            </w:pPr>
            <w:r>
              <w:rPr>
                <w:color w:val="1F497D"/>
                <w:sz w:val="20"/>
                <w:szCs w:val="20"/>
              </w:rPr>
              <w:t xml:space="preserve">2.         </w:t>
            </w:r>
            <w:proofErr w:type="gramStart"/>
            <w:r>
              <w:rPr>
                <w:color w:val="1F497D"/>
                <w:sz w:val="20"/>
                <w:szCs w:val="20"/>
              </w:rPr>
              <w:t>snapshotType</w:t>
            </w:r>
            <w:proofErr w:type="gramEnd"/>
            <w:r>
              <w:rPr>
                <w:color w:val="1F497D"/>
                <w:sz w:val="20"/>
                <w:szCs w:val="20"/>
              </w:rPr>
              <w:t xml:space="preserve"> is set to SNAPSHOT_TYPE_WARM: VNFM.Snapshot.GetVnfSnapshotImageList() calls VNFM.Snapshot.GetStorageImageList() and VNFM.Snapshot.GetComputeImageList() - should return a snapshotID if both compute and storage snapshot exist.</w:t>
            </w:r>
          </w:p>
          <w:p w:rsidR="002F6112" w:rsidRDefault="002F6112" w:rsidP="002F6112">
            <w:pPr>
              <w:pStyle w:val="TestCaseInfo"/>
              <w:rPr>
                <w:lang w:eastAsia="zh-CN"/>
              </w:rPr>
            </w:pPr>
          </w:p>
        </w:tc>
      </w:tr>
    </w:tbl>
    <w:p w:rsidR="0066180A" w:rsidRDefault="0066180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D1DD0" w:rsidTr="001C4B28">
        <w:tc>
          <w:tcPr>
            <w:tcW w:w="9330" w:type="dxa"/>
            <w:gridSpan w:val="2"/>
            <w:tcBorders>
              <w:top w:val="single" w:sz="2" w:space="0" w:color="auto"/>
              <w:left w:val="single" w:sz="2" w:space="0" w:color="auto"/>
              <w:bottom w:val="single" w:sz="2" w:space="0" w:color="auto"/>
              <w:right w:val="single" w:sz="2" w:space="0" w:color="auto"/>
            </w:tcBorders>
            <w:hideMark/>
          </w:tcPr>
          <w:p w:rsidR="003D1DD0" w:rsidRDefault="003D1DD0" w:rsidP="003D1DD0">
            <w:pPr>
              <w:pStyle w:val="Function"/>
            </w:pPr>
            <w:r>
              <w:t>Function: VNFM.</w:t>
            </w:r>
            <w:r w:rsidRPr="00292340">
              <w:t>Snapshot.Instantiate</w:t>
            </w:r>
            <w:r>
              <w:t>VnfSnapshot</w:t>
            </w:r>
            <w:r w:rsidRPr="00292340">
              <w:t>Image</w:t>
            </w:r>
            <w:r>
              <w:t>()</w:t>
            </w:r>
          </w:p>
        </w:tc>
      </w:tr>
      <w:tr w:rsidR="003D1DD0" w:rsidTr="001C4B2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sz w:val="20"/>
                <w:szCs w:val="20"/>
              </w:rPr>
              <w:t>vnfRecord</w:t>
            </w:r>
          </w:p>
          <w:p w:rsidR="003D1DD0" w:rsidRPr="00D67489" w:rsidRDefault="003D1DD0" w:rsidP="001C4B28">
            <w:pPr>
              <w:pStyle w:val="TestCaseInfo"/>
              <w:rPr>
                <w:lang w:eastAsia="zh-CN"/>
              </w:rPr>
            </w:pPr>
            <w:r>
              <w:rPr>
                <w:lang w:eastAsia="zh-CN"/>
              </w:rPr>
              <w:t>vnfSnapshotID</w:t>
            </w:r>
          </w:p>
        </w:tc>
      </w:tr>
      <w:tr w:rsidR="003D1DD0" w:rsidTr="001C4B28">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lang w:eastAsia="zh-CN"/>
              </w:rPr>
              <w:t>TRUE</w:t>
            </w:r>
            <w:r>
              <w:rPr>
                <w:lang w:eastAsia="zh-CN"/>
              </w:rPr>
              <w:tab/>
            </w:r>
            <w:r>
              <w:rPr>
                <w:lang w:eastAsia="zh-CN"/>
              </w:rPr>
              <w:tab/>
              <w:t>Success</w:t>
            </w:r>
          </w:p>
          <w:p w:rsidR="003D1DD0" w:rsidRDefault="003D1DD0" w:rsidP="003D1DD0">
            <w:pPr>
              <w:pStyle w:val="TestCaseInfo"/>
              <w:rPr>
                <w:lang w:eastAsia="zh-CN"/>
              </w:rPr>
            </w:pPr>
            <w:r>
              <w:rPr>
                <w:lang w:eastAsia="zh-CN"/>
              </w:rPr>
              <w:t>FALSE</w:t>
            </w:r>
            <w:r>
              <w:rPr>
                <w:lang w:eastAsia="zh-CN"/>
              </w:rPr>
              <w:tab/>
            </w:r>
            <w:r>
              <w:rPr>
                <w:lang w:eastAsia="zh-CN"/>
              </w:rPr>
              <w:tab/>
              <w:t>Failure</w:t>
            </w:r>
          </w:p>
        </w:tc>
      </w:tr>
      <w:tr w:rsidR="003D1DD0" w:rsidTr="001C4B2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3D1DD0">
            <w:pPr>
              <w:pStyle w:val="TestCaseInfo"/>
              <w:rPr>
                <w:lang w:eastAsia="zh-CN"/>
              </w:rPr>
            </w:pPr>
            <w:r>
              <w:rPr>
                <w:lang w:eastAsia="zh-CN"/>
              </w:rPr>
              <w:t>The command instantiates the stored vnfSnapshot image which may include Compute image and Storage Image to form a VNF. The snapshotID should include all required images to instantiate the VNF. The instantiation is driven by the VNF snapshot type:</w:t>
            </w:r>
          </w:p>
          <w:p w:rsidR="003D1DD0" w:rsidRDefault="003D1DD0" w:rsidP="003D1DD0">
            <w:pPr>
              <w:rPr>
                <w:color w:val="1F497D"/>
                <w:sz w:val="20"/>
                <w:szCs w:val="20"/>
              </w:rPr>
            </w:pPr>
            <w:r>
              <w:rPr>
                <w:color w:val="1F497D"/>
                <w:sz w:val="20"/>
                <w:szCs w:val="20"/>
              </w:rPr>
              <w:t>snapshotType is set to SNAPSHOT_TYPE_COLD</w:t>
            </w:r>
          </w:p>
          <w:p w:rsidR="003D1DD0" w:rsidRDefault="003D1DD0" w:rsidP="00E77B51">
            <w:pPr>
              <w:ind w:left="720"/>
              <w:rPr>
                <w:color w:val="1F497D"/>
                <w:sz w:val="20"/>
                <w:szCs w:val="20"/>
              </w:rPr>
            </w:pPr>
            <w:r>
              <w:rPr>
                <w:color w:val="1F497D"/>
                <w:sz w:val="20"/>
                <w:szCs w:val="20"/>
              </w:rPr>
              <w:t>VNFM.Snapshot.InstantiateVnfSnapshotImage() calls only VNFM.Snapshot.InstantiateStorageImage()</w:t>
            </w:r>
          </w:p>
          <w:p w:rsidR="003D1DD0" w:rsidRDefault="003D1DD0" w:rsidP="003D1DD0">
            <w:pPr>
              <w:rPr>
                <w:color w:val="1F497D"/>
                <w:sz w:val="20"/>
                <w:szCs w:val="20"/>
              </w:rPr>
            </w:pPr>
            <w:r>
              <w:rPr>
                <w:color w:val="1F497D"/>
                <w:sz w:val="20"/>
                <w:szCs w:val="20"/>
              </w:rPr>
              <w:t>snapshotType is set to SNAPSHOT_TYPE_WARM</w:t>
            </w:r>
          </w:p>
          <w:p w:rsidR="003D1DD0" w:rsidRPr="00E77B51" w:rsidRDefault="003D1DD0" w:rsidP="00E77B51">
            <w:pPr>
              <w:ind w:left="720"/>
              <w:rPr>
                <w:color w:val="1F497D"/>
                <w:sz w:val="20"/>
                <w:szCs w:val="20"/>
              </w:rPr>
            </w:pPr>
            <w:r>
              <w:rPr>
                <w:color w:val="1F497D"/>
                <w:sz w:val="20"/>
                <w:szCs w:val="20"/>
              </w:rPr>
              <w:t>VNFM.Snapshot.InstantiateVnfSnapshotImage() calls VNFM.Snapshot.InstantiateStorageImage() and VNFM.Snapshot.InstantiateComputeImage()</w:t>
            </w:r>
          </w:p>
        </w:tc>
      </w:tr>
    </w:tbl>
    <w:p w:rsidR="002F6112" w:rsidRDefault="002F6112"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299" w:name="_Toc459818085"/>
            <w:r>
              <w:t xml:space="preserve">Function: </w:t>
            </w:r>
            <w:r w:rsidR="00ED4205">
              <w:t>VNFM.</w:t>
            </w:r>
            <w:r w:rsidRPr="00292340">
              <w:t>Snapshot.CreateComputeImage</w:t>
            </w:r>
            <w:r>
              <w:t>()</w:t>
            </w:r>
            <w:bookmarkEnd w:id="29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 xml:space="preserve"> 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9459FF" w:rsidP="00E7531B">
            <w:pPr>
              <w:pStyle w:val="TestCaseInfo"/>
              <w:rPr>
                <w:lang w:eastAsia="zh-CN"/>
              </w:rPr>
            </w:pPr>
            <w:r>
              <w:rPr>
                <w:lang w:eastAsia="zh-CN"/>
              </w:rPr>
              <w:t>vnfSnapshotID</w:t>
            </w:r>
            <w:r w:rsidR="00B56E26">
              <w:rPr>
                <w:lang w:eastAsia="zh-CN"/>
              </w:rPr>
              <w:tab/>
              <w:t>Success</w:t>
            </w:r>
          </w:p>
          <w:p w:rsidR="00B56E26" w:rsidRDefault="00B56E26" w:rsidP="00E7531B">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B56E26">
            <w:pPr>
              <w:pStyle w:val="TestCaseInfo"/>
              <w:rPr>
                <w:lang w:eastAsia="zh-CN"/>
              </w:rPr>
            </w:pPr>
            <w:r>
              <w:rPr>
                <w:lang w:eastAsia="zh-CN"/>
              </w:rPr>
              <w:t xml:space="preserve">The command initiates the snapshot image creation of the specified </w:t>
            </w:r>
            <w:r w:rsidR="00913B33">
              <w:rPr>
                <w:lang w:eastAsia="zh-CN"/>
              </w:rPr>
              <w:t>VNF</w:t>
            </w:r>
            <w:r>
              <w:rPr>
                <w:lang w:eastAsia="zh-CN"/>
              </w:rPr>
              <w:t>.</w:t>
            </w:r>
            <w:r w:rsidR="00913B33">
              <w:rPr>
                <w:lang w:eastAsia="zh-CN"/>
              </w:rPr>
              <w:t xml:space="preserve"> If the VNF would have multiple compute nodes or VMs, each compute node image gets bundles under a single compute image ID.</w:t>
            </w:r>
          </w:p>
        </w:tc>
      </w:tr>
    </w:tbl>
    <w:p w:rsidR="00292340" w:rsidRDefault="0029234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0" w:name="_Toc459818086"/>
            <w:r>
              <w:t xml:space="preserve">Function: </w:t>
            </w:r>
            <w:r w:rsidR="00ED4205">
              <w:t>VNFM.</w:t>
            </w:r>
            <w:r w:rsidRPr="00292340">
              <w:t>Snapshot.DeleteComputeImage</w:t>
            </w:r>
            <w:r>
              <w:t>()</w:t>
            </w:r>
            <w:bookmarkEnd w:id="30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01" w:name="Snapshot_DeleteComputeImage"/>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459FF" w:rsidP="00E7531B">
            <w:pPr>
              <w:pStyle w:val="TestCaseInfo"/>
              <w:rPr>
                <w:lang w:eastAsia="zh-CN"/>
              </w:rPr>
            </w:pPr>
            <w:r>
              <w:rPr>
                <w:lang w:eastAsia="zh-CN"/>
              </w:rPr>
              <w:t>vnfSnapshotID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TRUE</w:t>
            </w:r>
            <w:r>
              <w:rPr>
                <w:lang w:eastAsia="zh-CN"/>
              </w:rPr>
              <w:tab/>
            </w:r>
            <w:r>
              <w:rPr>
                <w:lang w:eastAsia="zh-CN"/>
              </w:rPr>
              <w:tab/>
              <w:t>Success</w:t>
            </w:r>
          </w:p>
          <w:p w:rsidR="00B56E26" w:rsidRDefault="00B56E26" w:rsidP="00B56E26">
            <w:pPr>
              <w:pStyle w:val="TestCaseInfo"/>
              <w:rPr>
                <w:lang w:eastAsia="zh-CN"/>
              </w:rPr>
            </w:pPr>
            <w:r>
              <w:rPr>
                <w:lang w:eastAsia="zh-CN"/>
              </w:rPr>
              <w:t>FALSE</w:t>
            </w:r>
            <w:r>
              <w:rPr>
                <w:lang w:eastAsia="zh-CN"/>
              </w:rPr>
              <w:tab/>
            </w:r>
            <w:r>
              <w:rPr>
                <w:lang w:eastAsia="zh-CN"/>
              </w:rPr>
              <w:tab/>
              <w:t>Failure</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erases the specified vCompute node image.</w:t>
            </w:r>
          </w:p>
        </w:tc>
      </w:tr>
      <w:bookmarkEnd w:id="301"/>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2" w:name="_Toc459818087"/>
            <w:r>
              <w:t xml:space="preserve">Function: </w:t>
            </w:r>
            <w:r w:rsidR="00ED4205">
              <w:t>VNFM.</w:t>
            </w:r>
            <w:r w:rsidRPr="00292340">
              <w:t>Snapshot.GetComputeImageList</w:t>
            </w:r>
            <w:r>
              <w:t>()</w:t>
            </w:r>
            <w:bookmarkEnd w:id="30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03" w:name="GetComputeImageList"/>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Filter:</w:t>
            </w:r>
          </w:p>
          <w:p w:rsidR="00B56E26" w:rsidRDefault="00B56E26"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B56E26" w:rsidRDefault="009459FF" w:rsidP="00FD6C0C">
            <w:pPr>
              <w:pStyle w:val="TestCaseInfo"/>
              <w:numPr>
                <w:ilvl w:val="0"/>
                <w:numId w:val="141"/>
              </w:numPr>
              <w:rPr>
                <w:lang w:eastAsia="zh-CN"/>
              </w:rPr>
            </w:pPr>
            <w:r>
              <w:rPr>
                <w:lang w:eastAsia="zh-CN"/>
              </w:rPr>
              <w:t>vnfSnapshotID</w:t>
            </w:r>
            <w:r w:rsidR="00B56E26">
              <w:rPr>
                <w:lang w:eastAsia="zh-CN"/>
              </w:rPr>
              <w:t>Date</w:t>
            </w:r>
          </w:p>
          <w:p w:rsidR="00B56E26" w:rsidRPr="00D67489" w:rsidRDefault="00B56E26" w:rsidP="00FD6C0C">
            <w:pPr>
              <w:pStyle w:val="TestCaseInfo"/>
              <w:numPr>
                <w:ilvl w:val="0"/>
                <w:numId w:val="141"/>
              </w:numPr>
              <w:rPr>
                <w:lang w:eastAsia="zh-CN"/>
              </w:rPr>
            </w:pPr>
            <w:r>
              <w:rPr>
                <w:lang w:eastAsia="zh-CN"/>
              </w:rPr>
              <w:lastRenderedPageBreak/>
              <w:t>Name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List of vCompute Image information with information per image:</w:t>
            </w:r>
          </w:p>
          <w:p w:rsidR="00B56E26" w:rsidRDefault="009459FF" w:rsidP="00FD6C0C">
            <w:pPr>
              <w:pStyle w:val="TestCaseInfo"/>
              <w:numPr>
                <w:ilvl w:val="0"/>
                <w:numId w:val="142"/>
              </w:numPr>
              <w:rPr>
                <w:lang w:eastAsia="zh-CN"/>
              </w:rPr>
            </w:pPr>
            <w:r>
              <w:rPr>
                <w:lang w:eastAsia="zh-CN"/>
              </w:rPr>
              <w:t>vnfSnapshotID</w:t>
            </w:r>
          </w:p>
          <w:p w:rsidR="00B56E26" w:rsidRDefault="00B56E26" w:rsidP="00FD6C0C">
            <w:pPr>
              <w:pStyle w:val="TestCaseInfo"/>
              <w:numPr>
                <w:ilvl w:val="0"/>
                <w:numId w:val="142"/>
              </w:numPr>
              <w:rPr>
                <w:lang w:eastAsia="zh-CN"/>
              </w:rPr>
            </w:pPr>
            <w:r>
              <w:rPr>
                <w:lang w:eastAsia="zh-CN"/>
              </w:rPr>
              <w:t>Name</w:t>
            </w:r>
          </w:p>
          <w:p w:rsidR="00B56E26" w:rsidRDefault="00B56E26" w:rsidP="00FD6C0C">
            <w:pPr>
              <w:pStyle w:val="TestCaseInfo"/>
              <w:numPr>
                <w:ilvl w:val="0"/>
                <w:numId w:val="142"/>
              </w:numPr>
              <w:rPr>
                <w:lang w:eastAsia="zh-CN"/>
              </w:rPr>
            </w:pPr>
            <w:r>
              <w:rPr>
                <w:lang w:eastAsia="zh-CN"/>
              </w:rPr>
              <w:t>Date</w:t>
            </w:r>
          </w:p>
          <w:p w:rsidR="00B56E26" w:rsidRDefault="00B56E26" w:rsidP="00FD6C0C">
            <w:pPr>
              <w:pStyle w:val="TestCaseInfo"/>
              <w:numPr>
                <w:ilvl w:val="0"/>
                <w:numId w:val="142"/>
              </w:numPr>
              <w:rPr>
                <w:lang w:eastAsia="zh-CN"/>
              </w:rPr>
            </w:pPr>
            <w:r>
              <w:rPr>
                <w:lang w:eastAsia="zh-CN"/>
              </w:rPr>
              <w:t>Size</w:t>
            </w:r>
          </w:p>
          <w:p w:rsidR="00B56E26" w:rsidRDefault="00B56E26" w:rsidP="00FD6C0C">
            <w:pPr>
              <w:pStyle w:val="TestCaseInfo"/>
              <w:numPr>
                <w:ilvl w:val="0"/>
                <w:numId w:val="142"/>
              </w:numPr>
              <w:rPr>
                <w:lang w:eastAsia="zh-CN"/>
              </w:rPr>
            </w:pPr>
            <w:r>
              <w:rPr>
                <w:lang w:eastAsia="zh-CN"/>
              </w:rPr>
              <w:t>Owner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D94849">
            <w:pPr>
              <w:pStyle w:val="TestCaseInfo"/>
              <w:rPr>
                <w:lang w:eastAsia="zh-CN"/>
              </w:rPr>
            </w:pPr>
            <w:r>
              <w:rPr>
                <w:lang w:eastAsia="zh-CN"/>
              </w:rPr>
              <w:t>The command lists all the vCompute images on the system by applying the specified filter.</w:t>
            </w:r>
          </w:p>
        </w:tc>
      </w:tr>
      <w:bookmarkEnd w:id="303"/>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4" w:name="_Toc459818088"/>
            <w:r>
              <w:t xml:space="preserve">Function: </w:t>
            </w:r>
            <w:r w:rsidR="00ED4205">
              <w:t>VNFM.</w:t>
            </w:r>
            <w:r w:rsidRPr="00292340">
              <w:t>Snapshot.InstantiateComputeImage</w:t>
            </w:r>
            <w:r>
              <w:t>()</w:t>
            </w:r>
            <w:bookmarkEnd w:id="30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6B6C60" w:rsidRPr="00D67489" w:rsidRDefault="009459FF" w:rsidP="00E7531B">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2D554E" w:rsidP="00D94849">
            <w:pPr>
              <w:pStyle w:val="TestCaseInfo"/>
              <w:rPr>
                <w:lang w:eastAsia="zh-CN"/>
              </w:rPr>
            </w:pPr>
            <w:r>
              <w:rPr>
                <w:lang w:eastAsia="zh-CN"/>
              </w:rPr>
              <w:t>TRUE</w:t>
            </w:r>
            <w:r w:rsidR="0000094F">
              <w:rPr>
                <w:lang w:eastAsia="zh-CN"/>
              </w:rPr>
              <w:tab/>
            </w:r>
            <w:r w:rsidR="00D94849">
              <w:rPr>
                <w:lang w:eastAsia="zh-CN"/>
              </w:rPr>
              <w:tab/>
              <w:t>Success</w:t>
            </w:r>
          </w:p>
          <w:p w:rsidR="00D94849" w:rsidRDefault="00D94849" w:rsidP="003D1DD0">
            <w:pPr>
              <w:pStyle w:val="TestCaseInfo"/>
              <w:rPr>
                <w:lang w:eastAsia="zh-CN"/>
              </w:rPr>
            </w:pPr>
            <w:r>
              <w:rPr>
                <w:lang w:eastAsia="zh-CN"/>
              </w:rPr>
              <w:t>FALSE</w:t>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94849" w:rsidP="00697A7B">
            <w:pPr>
              <w:pStyle w:val="TestCaseInfo"/>
              <w:rPr>
                <w:lang w:eastAsia="zh-CN"/>
              </w:rPr>
            </w:pPr>
            <w:r>
              <w:rPr>
                <w:lang w:eastAsia="zh-CN"/>
              </w:rPr>
              <w:t>The command instantiates the stored Compute node image</w:t>
            </w:r>
            <w:r w:rsidR="0066180A">
              <w:rPr>
                <w:lang w:eastAsia="zh-CN"/>
              </w:rPr>
              <w:t xml:space="preserve"> and Storage Image to form a VNF</w:t>
            </w:r>
            <w:r>
              <w:rPr>
                <w:lang w:eastAsia="zh-CN"/>
              </w:rPr>
              <w:t>.</w:t>
            </w:r>
            <w:r w:rsidR="0066180A">
              <w:rPr>
                <w:lang w:eastAsia="zh-CN"/>
              </w:rPr>
              <w:t xml:space="preserve"> </w:t>
            </w:r>
            <w:r w:rsidR="009459FF">
              <w:rPr>
                <w:lang w:eastAsia="zh-CN"/>
              </w:rPr>
              <w:t>The snapshotID should include all required images to instantiate the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5" w:name="_Toc459818089"/>
            <w:r>
              <w:t xml:space="preserve">Function: </w:t>
            </w:r>
            <w:r w:rsidR="00ED4205">
              <w:t>VNFM.</w:t>
            </w:r>
            <w:r w:rsidRPr="00292340">
              <w:t>Snapshot.CreateStorageImage</w:t>
            </w:r>
            <w:r>
              <w:t>()</w:t>
            </w:r>
            <w:bookmarkEnd w:id="30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9459FF" w:rsidP="00D94849">
            <w:pPr>
              <w:pStyle w:val="TestCaseInfo"/>
              <w:rPr>
                <w:lang w:eastAsia="zh-CN"/>
              </w:rPr>
            </w:pPr>
            <w:r>
              <w:rPr>
                <w:lang w:eastAsia="zh-CN"/>
              </w:rPr>
              <w:t>vnfSnapshotID</w:t>
            </w:r>
            <w:r w:rsidR="00D94849">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697A7B">
            <w:pPr>
              <w:pStyle w:val="TestCaseInfo"/>
              <w:rPr>
                <w:lang w:eastAsia="zh-CN"/>
              </w:rPr>
            </w:pPr>
            <w:r>
              <w:rPr>
                <w:lang w:eastAsia="zh-CN"/>
              </w:rPr>
              <w:t xml:space="preserve">The command initiates the snapshot image creation of the specified </w:t>
            </w:r>
            <w:r w:rsidR="00697A7B">
              <w:rPr>
                <w:lang w:eastAsia="zh-CN"/>
              </w:rPr>
              <w:t>VNF</w:t>
            </w:r>
            <w:r>
              <w:rPr>
                <w:lang w:eastAsia="zh-CN"/>
              </w:rPr>
              <w:t>. A VNF may have multiple vStorage nodes in use.</w:t>
            </w:r>
            <w:r w:rsidR="00697A7B">
              <w:rPr>
                <w:lang w:eastAsia="zh-CN"/>
              </w:rPr>
              <w:t xml:space="preserve"> This call would bundle all storage nodes of the VNF as a single storage image for simpler handling.</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6" w:name="_Toc459818090"/>
            <w:r>
              <w:t xml:space="preserve">Function: </w:t>
            </w:r>
            <w:r w:rsidR="00ED4205">
              <w:t>VNFM.</w:t>
            </w:r>
            <w:r w:rsidRPr="00292340">
              <w:t>Snapshot.DeleteStorageImage</w:t>
            </w:r>
            <w:r>
              <w:t>()</w:t>
            </w:r>
            <w:bookmarkEnd w:id="306"/>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307" w:name="DeleteStorageImage"/>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erases the specified vStorage image.</w:t>
            </w:r>
          </w:p>
        </w:tc>
      </w:tr>
      <w:bookmarkEnd w:id="307"/>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08" w:name="_Toc459818091"/>
            <w:r>
              <w:t xml:space="preserve">Function: </w:t>
            </w:r>
            <w:r w:rsidR="00ED4205">
              <w:t>VNFM.</w:t>
            </w:r>
            <w:r w:rsidRPr="00292340">
              <w:t>Snapshot.GetStorageImageList</w:t>
            </w:r>
            <w:r>
              <w:t>()</w:t>
            </w:r>
            <w:bookmarkEnd w:id="308"/>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309" w:name="GetStorageImageList"/>
            <w:r>
              <w:t>Input:</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Filter:</w:t>
            </w:r>
          </w:p>
          <w:p w:rsidR="00D94849" w:rsidRDefault="00D94849"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D94849" w:rsidRDefault="009459FF" w:rsidP="00FD6C0C">
            <w:pPr>
              <w:pStyle w:val="TestCaseInfo"/>
              <w:numPr>
                <w:ilvl w:val="0"/>
                <w:numId w:val="141"/>
              </w:numPr>
              <w:rPr>
                <w:lang w:eastAsia="zh-CN"/>
              </w:rPr>
            </w:pPr>
            <w:r>
              <w:rPr>
                <w:lang w:eastAsia="zh-CN"/>
              </w:rPr>
              <w:t>vnfSnapshotID</w:t>
            </w:r>
            <w:r w:rsidR="00D94849">
              <w:rPr>
                <w:lang w:eastAsia="zh-CN"/>
              </w:rPr>
              <w:t>Date</w:t>
            </w:r>
          </w:p>
          <w:p w:rsidR="00D94849" w:rsidRPr="00D67489" w:rsidRDefault="00D94849" w:rsidP="00FD6C0C">
            <w:pPr>
              <w:pStyle w:val="TestCaseInfo"/>
              <w:numPr>
                <w:ilvl w:val="0"/>
                <w:numId w:val="141"/>
              </w:numPr>
              <w:rPr>
                <w:lang w:eastAsia="zh-CN"/>
              </w:rPr>
            </w:pPr>
            <w:r>
              <w:rPr>
                <w:lang w:eastAsia="zh-CN"/>
              </w:rPr>
              <w:t>Name</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List of vStorage Image information with information per image:</w:t>
            </w:r>
          </w:p>
          <w:p w:rsidR="00D94849" w:rsidRDefault="009459FF" w:rsidP="00FD6C0C">
            <w:pPr>
              <w:pStyle w:val="TestCaseInfo"/>
              <w:numPr>
                <w:ilvl w:val="0"/>
                <w:numId w:val="142"/>
              </w:numPr>
              <w:rPr>
                <w:lang w:eastAsia="zh-CN"/>
              </w:rPr>
            </w:pPr>
            <w:r>
              <w:rPr>
                <w:lang w:eastAsia="zh-CN"/>
              </w:rPr>
              <w:t>vnfSnapshotID</w:t>
            </w:r>
            <w:r w:rsidR="00D94849">
              <w:rPr>
                <w:lang w:eastAsia="zh-CN"/>
              </w:rPr>
              <w:t>Name</w:t>
            </w:r>
          </w:p>
          <w:p w:rsidR="00D94849" w:rsidRDefault="00D94849" w:rsidP="00FD6C0C">
            <w:pPr>
              <w:pStyle w:val="TestCaseInfo"/>
              <w:numPr>
                <w:ilvl w:val="0"/>
                <w:numId w:val="142"/>
              </w:numPr>
              <w:rPr>
                <w:lang w:eastAsia="zh-CN"/>
              </w:rPr>
            </w:pPr>
            <w:r>
              <w:rPr>
                <w:lang w:eastAsia="zh-CN"/>
              </w:rPr>
              <w:t>Date</w:t>
            </w:r>
          </w:p>
          <w:p w:rsidR="00D94849" w:rsidRDefault="00D94849" w:rsidP="00FD6C0C">
            <w:pPr>
              <w:pStyle w:val="TestCaseInfo"/>
              <w:numPr>
                <w:ilvl w:val="0"/>
                <w:numId w:val="142"/>
              </w:numPr>
              <w:rPr>
                <w:lang w:eastAsia="zh-CN"/>
              </w:rPr>
            </w:pPr>
            <w:r>
              <w:rPr>
                <w:lang w:eastAsia="zh-CN"/>
              </w:rPr>
              <w:t>Size</w:t>
            </w:r>
          </w:p>
          <w:p w:rsidR="00D94849" w:rsidRDefault="00D94849" w:rsidP="00FD6C0C">
            <w:pPr>
              <w:pStyle w:val="TestCaseInfo"/>
              <w:numPr>
                <w:ilvl w:val="0"/>
                <w:numId w:val="142"/>
              </w:numPr>
              <w:rPr>
                <w:lang w:eastAsia="zh-CN"/>
              </w:rPr>
            </w:pPr>
            <w:r>
              <w:rPr>
                <w:lang w:eastAsia="zh-CN"/>
              </w:rPr>
              <w:t>Owner</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lists all the vStorage images on the system by applying the specified filter.</w:t>
            </w:r>
          </w:p>
        </w:tc>
      </w:tr>
      <w:bookmarkEnd w:id="309"/>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0" w:name="_Toc459818092"/>
            <w:r>
              <w:t xml:space="preserve">Function: </w:t>
            </w:r>
            <w:r w:rsidR="00ED4205">
              <w:t>VNFM.</w:t>
            </w:r>
            <w:r w:rsidRPr="00292340">
              <w:t>Snapshot.InstantiateStorageImage</w:t>
            </w:r>
            <w:r>
              <w:t>()</w:t>
            </w:r>
            <w:bookmarkEnd w:id="310"/>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StorageID</w:t>
            </w:r>
            <w:r>
              <w:rPr>
                <w:lang w:eastAsia="zh-CN"/>
              </w:rPr>
              <w:tab/>
              <w:t>Success</w:t>
            </w:r>
          </w:p>
          <w:p w:rsidR="00D94849" w:rsidRDefault="00D94849" w:rsidP="00D94849">
            <w:pPr>
              <w:pStyle w:val="TestCaseInfo"/>
              <w:rPr>
                <w:lang w:eastAsia="zh-CN"/>
              </w:rPr>
            </w:pPr>
            <w:r>
              <w:rPr>
                <w:lang w:eastAsia="zh-CN"/>
              </w:rPr>
              <w:t>None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instantiates the stored vStorage image</w:t>
            </w:r>
            <w:r w:rsidR="009459FF">
              <w:rPr>
                <w:lang w:eastAsia="zh-CN"/>
              </w:rPr>
              <w:t xml:space="preserve"> of the snapshot. If the snapshot would include additional images like compute node images, they will be ignored</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C4DFA" w:rsidTr="005C4DFA">
        <w:tc>
          <w:tcPr>
            <w:tcW w:w="9330" w:type="dxa"/>
            <w:gridSpan w:val="2"/>
            <w:tcBorders>
              <w:top w:val="single" w:sz="2" w:space="0" w:color="auto"/>
              <w:left w:val="single" w:sz="2" w:space="0" w:color="auto"/>
              <w:bottom w:val="single" w:sz="2" w:space="0" w:color="auto"/>
              <w:right w:val="single" w:sz="2" w:space="0" w:color="auto"/>
            </w:tcBorders>
            <w:hideMark/>
          </w:tcPr>
          <w:p w:rsidR="005C4DFA" w:rsidRDefault="005C4DFA" w:rsidP="00697A7B">
            <w:pPr>
              <w:pStyle w:val="Function"/>
            </w:pPr>
            <w:r>
              <w:t>Function: VNFM.</w:t>
            </w:r>
            <w:r w:rsidRPr="00292340">
              <w:t>Snapshot.</w:t>
            </w:r>
            <w:r w:rsidR="00697A7B">
              <w:t>Era</w:t>
            </w:r>
            <w:r>
              <w:t>seStorageID()</w:t>
            </w:r>
          </w:p>
        </w:tc>
      </w:tr>
      <w:tr w:rsidR="005C4DF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C4DFA" w:rsidRPr="00D67489" w:rsidRDefault="005C4DFA" w:rsidP="00342313">
            <w:pPr>
              <w:pStyle w:val="TestCaseInfo"/>
              <w:rPr>
                <w:lang w:eastAsia="zh-CN"/>
              </w:rPr>
            </w:pPr>
            <w:r>
              <w:rPr>
                <w:lang w:eastAsia="zh-CN"/>
              </w:rPr>
              <w:t>StorageID</w:t>
            </w:r>
          </w:p>
        </w:tc>
      </w:tr>
      <w:tr w:rsidR="005C4DF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342313">
            <w:pPr>
              <w:pStyle w:val="TestCaseInfo"/>
              <w:rPr>
                <w:lang w:eastAsia="zh-CN"/>
              </w:rPr>
            </w:pPr>
            <w:r>
              <w:rPr>
                <w:lang w:eastAsia="zh-CN"/>
              </w:rPr>
              <w:t>TRUE</w:t>
            </w:r>
            <w:r>
              <w:rPr>
                <w:lang w:eastAsia="zh-CN"/>
              </w:rPr>
              <w:tab/>
            </w:r>
            <w:r>
              <w:rPr>
                <w:lang w:eastAsia="zh-CN"/>
              </w:rPr>
              <w:tab/>
              <w:t>Success</w:t>
            </w:r>
          </w:p>
          <w:p w:rsidR="005C4DFA" w:rsidRDefault="005C4DFA" w:rsidP="00342313">
            <w:pPr>
              <w:pStyle w:val="TestCaseInfo"/>
              <w:rPr>
                <w:lang w:eastAsia="zh-CN"/>
              </w:rPr>
            </w:pPr>
            <w:r>
              <w:rPr>
                <w:lang w:eastAsia="zh-CN"/>
              </w:rPr>
              <w:t>FALSE</w:t>
            </w:r>
            <w:r>
              <w:rPr>
                <w:lang w:eastAsia="zh-CN"/>
              </w:rPr>
              <w:tab/>
            </w:r>
            <w:r>
              <w:rPr>
                <w:lang w:eastAsia="zh-CN"/>
              </w:rPr>
              <w:tab/>
              <w:t>Failure</w:t>
            </w:r>
          </w:p>
        </w:tc>
      </w:tr>
      <w:tr w:rsidR="005C4DF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5C4DFA">
            <w:pPr>
              <w:pStyle w:val="TestCaseInfo"/>
              <w:rPr>
                <w:lang w:eastAsia="zh-CN"/>
              </w:rPr>
            </w:pPr>
            <w:r>
              <w:rPr>
                <w:lang w:eastAsia="zh-CN"/>
              </w:rPr>
              <w:t>The command releases the instantiated vStorage image.</w:t>
            </w:r>
          </w:p>
        </w:tc>
      </w:tr>
    </w:tbl>
    <w:p w:rsidR="00697A7B" w:rsidRDefault="00697A7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1" w:name="_Toc459818093"/>
            <w:r>
              <w:t xml:space="preserve">Function: </w:t>
            </w:r>
            <w:r w:rsidR="00ED4205">
              <w:t>VNFM.</w:t>
            </w:r>
            <w:r w:rsidRPr="00292340">
              <w:t>Snapshot.MountStorageImage</w:t>
            </w:r>
            <w:r>
              <w:t>()</w:t>
            </w:r>
            <w:bookmarkEnd w:id="311"/>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00094F" w:rsidRPr="00D67489" w:rsidRDefault="00D94849" w:rsidP="006B6C60">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mounts the vStorage to the VNF for use.</w:t>
            </w:r>
            <w:r w:rsidR="006B6C60">
              <w:rPr>
                <w:lang w:eastAsia="zh-CN"/>
              </w:rPr>
              <w:t xml:space="preserve"> The current active storage gets replaced by the provided storage ID</w:t>
            </w:r>
            <w:r w:rsidR="005C4DFA">
              <w:rPr>
                <w:lang w:eastAsia="zh-CN"/>
              </w:rPr>
              <w:t xml:space="preserve"> and replaced storage gets released</w:t>
            </w:r>
            <w:r w:rsidR="006B6C60">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2" w:name="_Toc459818094"/>
            <w:r>
              <w:t xml:space="preserve">Function: </w:t>
            </w:r>
            <w:r w:rsidR="00ED4205">
              <w:t>VNFM.</w:t>
            </w:r>
            <w:r w:rsidRPr="00292340">
              <w:t>Snapshot.ValidateStorageIsMounted</w:t>
            </w:r>
            <w:r>
              <w:t>()</w:t>
            </w:r>
            <w:bookmarkEnd w:id="312"/>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Default="002D554E" w:rsidP="00E16BA7">
            <w:pPr>
              <w:pStyle w:val="TestCaseInfo"/>
              <w:rPr>
                <w:lang w:eastAsia="zh-CN"/>
              </w:rPr>
            </w:pPr>
            <w:r>
              <w:rPr>
                <w:sz w:val="20"/>
                <w:szCs w:val="20"/>
              </w:rPr>
              <w:t>vnfRecord</w:t>
            </w:r>
          </w:p>
          <w:p w:rsidR="0000094F" w:rsidRPr="00D67489" w:rsidRDefault="00D94849" w:rsidP="00913B33">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validates that the given vStorage ID is mounted to the VNF for use.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3" w:name="_Toc459818095"/>
            <w:r>
              <w:t xml:space="preserve">Function: </w:t>
            </w:r>
            <w:r w:rsidR="00ED4205">
              <w:t>VNFM.</w:t>
            </w:r>
            <w:r w:rsidRPr="00292340">
              <w:t>Snapshot.ValidateComputeIsInstantiated</w:t>
            </w:r>
            <w:r>
              <w:t>()</w:t>
            </w:r>
            <w:bookmarkEnd w:id="313"/>
          </w:p>
        </w:tc>
      </w:tr>
      <w:tr w:rsidR="00E16BA7"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16BA7" w:rsidRDefault="002D554E" w:rsidP="0000094F">
            <w:pPr>
              <w:pStyle w:val="TestCaseInfo"/>
              <w:rPr>
                <w:lang w:eastAsia="zh-CN"/>
              </w:rPr>
            </w:pPr>
            <w:r>
              <w:rPr>
                <w:sz w:val="20"/>
                <w:szCs w:val="20"/>
              </w:rPr>
              <w:t>vnfRecord</w:t>
            </w:r>
          </w:p>
          <w:p w:rsidR="0000094F" w:rsidRPr="00D67489" w:rsidRDefault="009459FF" w:rsidP="0000094F">
            <w:pPr>
              <w:pStyle w:val="TestCaseInfo"/>
              <w:rPr>
                <w:lang w:eastAsia="zh-CN"/>
              </w:rPr>
            </w:pPr>
            <w:r>
              <w:rPr>
                <w:lang w:eastAsia="zh-CN"/>
              </w:rPr>
              <w:t>vnfSnapshotID</w:t>
            </w:r>
          </w:p>
        </w:tc>
      </w:tr>
      <w:tr w:rsidR="00E16BA7"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E16BA7">
            <w:pPr>
              <w:pStyle w:val="TestCaseInfo"/>
              <w:rPr>
                <w:lang w:eastAsia="zh-CN"/>
              </w:rPr>
            </w:pPr>
            <w:r>
              <w:rPr>
                <w:lang w:eastAsia="zh-CN"/>
              </w:rPr>
              <w:t>TRUE</w:t>
            </w:r>
            <w:r>
              <w:rPr>
                <w:lang w:eastAsia="zh-CN"/>
              </w:rPr>
              <w:tab/>
            </w:r>
            <w:r>
              <w:rPr>
                <w:lang w:eastAsia="zh-CN"/>
              </w:rPr>
              <w:tab/>
              <w:t>Success</w:t>
            </w:r>
          </w:p>
          <w:p w:rsidR="00E16BA7" w:rsidRDefault="00E16BA7" w:rsidP="00E16BA7">
            <w:pPr>
              <w:pStyle w:val="TestCaseInfo"/>
              <w:rPr>
                <w:lang w:eastAsia="zh-CN"/>
              </w:rPr>
            </w:pPr>
            <w:r>
              <w:rPr>
                <w:lang w:eastAsia="zh-CN"/>
              </w:rPr>
              <w:t>FALSE</w:t>
            </w:r>
            <w:r>
              <w:rPr>
                <w:lang w:eastAsia="zh-CN"/>
              </w:rPr>
              <w:tab/>
            </w:r>
            <w:r>
              <w:rPr>
                <w:lang w:eastAsia="zh-CN"/>
              </w:rPr>
              <w:tab/>
              <w:t>Failure</w:t>
            </w:r>
          </w:p>
        </w:tc>
      </w:tr>
      <w:tr w:rsidR="00E16BA7"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6B6C60">
            <w:pPr>
              <w:pStyle w:val="TestCaseInfo"/>
              <w:rPr>
                <w:lang w:eastAsia="zh-CN"/>
              </w:rPr>
            </w:pPr>
            <w:r>
              <w:rPr>
                <w:lang w:eastAsia="zh-CN"/>
              </w:rPr>
              <w:t>The command validates that the given ComputeImage ID is instantiated as a VNF.</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62AA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A62AAA" w:rsidRDefault="00A62AAA" w:rsidP="00A62AAA">
            <w:pPr>
              <w:pStyle w:val="Function"/>
            </w:pPr>
            <w:r>
              <w:t>Function: VNFM.</w:t>
            </w:r>
            <w:r w:rsidRPr="00292340">
              <w:t>VNF.</w:t>
            </w:r>
            <w:r w:rsidR="00913B33">
              <w:t>GetComputeID</w:t>
            </w:r>
            <w:r>
              <w:t>()</w:t>
            </w:r>
          </w:p>
        </w:tc>
      </w:tr>
      <w:tr w:rsidR="00A62AA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Pr="00D67489" w:rsidRDefault="002D554E" w:rsidP="00342313">
            <w:pPr>
              <w:pStyle w:val="TestCaseInfo"/>
              <w:rPr>
                <w:lang w:eastAsia="zh-CN"/>
              </w:rPr>
            </w:pPr>
            <w:r>
              <w:rPr>
                <w:sz w:val="20"/>
                <w:szCs w:val="20"/>
              </w:rPr>
              <w:t>vnfRecord</w:t>
            </w:r>
          </w:p>
        </w:tc>
      </w:tr>
      <w:tr w:rsidR="00A62AA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342313">
            <w:pPr>
              <w:pStyle w:val="TestCaseInfo"/>
              <w:rPr>
                <w:lang w:eastAsia="zh-CN"/>
              </w:rPr>
            </w:pPr>
            <w:r>
              <w:rPr>
                <w:lang w:eastAsia="zh-CN"/>
              </w:rPr>
              <w:t>ComputeID</w:t>
            </w:r>
            <w:r w:rsidR="00913B33">
              <w:rPr>
                <w:lang w:eastAsia="zh-CN"/>
              </w:rPr>
              <w:tab/>
              <w:t>Success</w:t>
            </w:r>
          </w:p>
          <w:p w:rsidR="00A62AAA" w:rsidRDefault="00913B33" w:rsidP="00342313">
            <w:pPr>
              <w:pStyle w:val="TestCaseInfo"/>
              <w:rPr>
                <w:lang w:eastAsia="zh-CN"/>
              </w:rPr>
            </w:pPr>
            <w:r>
              <w:rPr>
                <w:lang w:eastAsia="zh-CN"/>
              </w:rPr>
              <w:t>FALSE</w:t>
            </w:r>
            <w:r>
              <w:rPr>
                <w:lang w:eastAsia="zh-CN"/>
              </w:rPr>
              <w:tab/>
            </w:r>
            <w:r>
              <w:rPr>
                <w:lang w:eastAsia="zh-CN"/>
              </w:rPr>
              <w:tab/>
            </w:r>
            <w:r w:rsidR="00A62AAA">
              <w:rPr>
                <w:lang w:eastAsia="zh-CN"/>
              </w:rPr>
              <w:t>Failure</w:t>
            </w:r>
          </w:p>
        </w:tc>
      </w:tr>
      <w:tr w:rsidR="00A62AA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913B33">
            <w:pPr>
              <w:pStyle w:val="TestCaseInfo"/>
              <w:rPr>
                <w:lang w:eastAsia="zh-CN"/>
              </w:rPr>
            </w:pPr>
            <w:r>
              <w:rPr>
                <w:lang w:eastAsia="zh-CN"/>
              </w:rPr>
              <w:t xml:space="preserve">The command returns </w:t>
            </w:r>
            <w:r w:rsidR="00913B33">
              <w:rPr>
                <w:lang w:eastAsia="zh-CN"/>
              </w:rPr>
              <w:t>the</w:t>
            </w:r>
            <w:r>
              <w:rPr>
                <w:lang w:eastAsia="zh-CN"/>
              </w:rPr>
              <w:t xml:space="preserve"> Compute ID for the provided VNF.</w:t>
            </w:r>
          </w:p>
        </w:tc>
      </w:tr>
    </w:tbl>
    <w:p w:rsidR="00A62AAA" w:rsidRDefault="00A62AAA" w:rsidP="00A62AA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13B3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13B33" w:rsidRDefault="00913B33" w:rsidP="00913B33">
            <w:pPr>
              <w:pStyle w:val="Function"/>
            </w:pPr>
            <w:r>
              <w:t>Function: VNFM.</w:t>
            </w:r>
            <w:r w:rsidRPr="00292340">
              <w:t>VNF.</w:t>
            </w:r>
            <w:r>
              <w:t>GetStorageID()</w:t>
            </w:r>
          </w:p>
        </w:tc>
      </w:tr>
      <w:tr w:rsidR="00913B3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Pr="00D67489" w:rsidRDefault="002D554E" w:rsidP="00342313">
            <w:pPr>
              <w:pStyle w:val="TestCaseInfo"/>
              <w:rPr>
                <w:lang w:eastAsia="zh-CN"/>
              </w:rPr>
            </w:pPr>
            <w:r>
              <w:rPr>
                <w:sz w:val="20"/>
                <w:szCs w:val="20"/>
              </w:rPr>
              <w:t>vnfRecord</w:t>
            </w:r>
          </w:p>
        </w:tc>
      </w:tr>
      <w:tr w:rsidR="00913B3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342313">
            <w:pPr>
              <w:pStyle w:val="TestCaseInfo"/>
              <w:rPr>
                <w:lang w:eastAsia="zh-CN"/>
              </w:rPr>
            </w:pPr>
            <w:r>
              <w:rPr>
                <w:lang w:eastAsia="zh-CN"/>
              </w:rPr>
              <w:t>StorageID</w:t>
            </w:r>
            <w:r>
              <w:rPr>
                <w:lang w:eastAsia="zh-CN"/>
              </w:rPr>
              <w:tab/>
            </w:r>
            <w:r>
              <w:rPr>
                <w:lang w:eastAsia="zh-CN"/>
              </w:rPr>
              <w:tab/>
              <w:t>Success</w:t>
            </w:r>
          </w:p>
          <w:p w:rsidR="00913B33" w:rsidRDefault="00913B33" w:rsidP="00342313">
            <w:pPr>
              <w:pStyle w:val="TestCaseInfo"/>
              <w:rPr>
                <w:lang w:eastAsia="zh-CN"/>
              </w:rPr>
            </w:pPr>
            <w:r>
              <w:rPr>
                <w:lang w:eastAsia="zh-CN"/>
              </w:rPr>
              <w:t>FALSE</w:t>
            </w:r>
            <w:r>
              <w:rPr>
                <w:lang w:eastAsia="zh-CN"/>
              </w:rPr>
              <w:tab/>
            </w:r>
            <w:r>
              <w:rPr>
                <w:lang w:eastAsia="zh-CN"/>
              </w:rPr>
              <w:tab/>
            </w:r>
            <w:r>
              <w:rPr>
                <w:lang w:eastAsia="zh-CN"/>
              </w:rPr>
              <w:tab/>
              <w:t>Failure</w:t>
            </w:r>
          </w:p>
        </w:tc>
      </w:tr>
      <w:tr w:rsidR="00913B3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913B33">
            <w:pPr>
              <w:pStyle w:val="TestCaseInfo"/>
              <w:rPr>
                <w:lang w:eastAsia="zh-CN"/>
              </w:rPr>
            </w:pPr>
            <w:r>
              <w:rPr>
                <w:lang w:eastAsia="zh-CN"/>
              </w:rPr>
              <w:t>The command returns Storage ID for the provided VNF.</w:t>
            </w:r>
          </w:p>
        </w:tc>
      </w:tr>
    </w:tbl>
    <w:p w:rsidR="00913B33" w:rsidRDefault="00913B33" w:rsidP="00913B33"/>
    <w:p w:rsidR="00A62AAA" w:rsidRDefault="00A62AAA" w:rsidP="00C35DDF"/>
    <w:p w:rsidR="00874974" w:rsidRDefault="00874974" w:rsidP="00874974">
      <w:pPr>
        <w:pStyle w:val="Heading3"/>
      </w:pPr>
      <w:bookmarkStart w:id="314" w:name="_Toc467159744"/>
      <w:r>
        <w:t>VNF</w:t>
      </w:r>
      <w:bookmarkEnd w:id="314"/>
    </w:p>
    <w:p w:rsidR="00874974" w:rsidRDefault="00F3163D" w:rsidP="00C35DDF">
      <w:r>
        <w:t>VNF related commands like instantiation, start, stop and termination are in the group VNF.</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15" w:name="_Toc459818096"/>
            <w:r>
              <w:t xml:space="preserve">Function: </w:t>
            </w:r>
            <w:r w:rsidR="00ED4205">
              <w:t>VNFM.</w:t>
            </w:r>
            <w:r w:rsidRPr="00292340">
              <w:t>VNF.Instantiate</w:t>
            </w:r>
            <w:r>
              <w:t>()</w:t>
            </w:r>
            <w:bookmarkEnd w:id="31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292340" w:rsidRPr="00D67489" w:rsidRDefault="0000094F" w:rsidP="00E7531B">
            <w:pPr>
              <w:pStyle w:val="TestCaseInfo"/>
              <w:rPr>
                <w:lang w:eastAsia="zh-CN"/>
              </w:rPr>
            </w:pPr>
            <w:del w:id="316" w:author="Dragomir, Mihai-Stefan" w:date="2016-12-08T14:47:00Z">
              <w:r w:rsidDel="00994A88">
                <w:rPr>
                  <w:lang w:eastAsia="zh-CN"/>
                </w:rPr>
                <w:delText>SwImageID</w:delText>
              </w:r>
            </w:del>
            <w:ins w:id="317" w:author="Dragomir, Mihai-Stefan" w:date="2016-12-09T09:25:00Z">
              <w:r w:rsidR="00781CED">
                <w:rPr>
                  <w:lang w:eastAsia="zh-CN"/>
                </w:rPr>
                <w:t>vnfPackageID</w:t>
              </w:r>
            </w:ins>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lang w:eastAsia="zh-CN"/>
              </w:rPr>
              <w:t>TRUE</w:t>
            </w:r>
            <w:r w:rsidR="0000094F">
              <w:rPr>
                <w:lang w:eastAsia="zh-CN"/>
              </w:rPr>
              <w:tab/>
            </w:r>
            <w:r w:rsidR="0000094F">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 xml:space="preserve">The command instantiates the software image given by the </w:t>
            </w:r>
            <w:del w:id="318" w:author="Dragomir, Mihai-Stefan" w:date="2016-12-08T14:48:00Z">
              <w:r w:rsidDel="00994A88">
                <w:rPr>
                  <w:lang w:eastAsia="zh-CN"/>
                </w:rPr>
                <w:delText>swImageID</w:delText>
              </w:r>
            </w:del>
            <w:ins w:id="319" w:author="Dragomir, Mihai-Stefan" w:date="2016-12-09T09:25:00Z">
              <w:r w:rsidR="00781CED">
                <w:rPr>
                  <w:lang w:eastAsia="zh-CN"/>
                </w:rPr>
                <w:t>vnfPackageID</w:t>
              </w:r>
            </w:ins>
            <w:r>
              <w:rPr>
                <w:lang w:eastAsia="zh-CN"/>
              </w:rPr>
              <w:t>. At the end a new VNF has been instantiated. It allocates all the required resources so that the VNF is functional working. EM, license file and static configuration file must be setup prior to this call.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0" w:name="_Toc459818097"/>
            <w:r>
              <w:t xml:space="preserve">Function: </w:t>
            </w:r>
            <w:r w:rsidR="00ED4205">
              <w:t>VNFM.</w:t>
            </w:r>
            <w:r w:rsidRPr="00292340">
              <w:t>VNF.Terminate</w:t>
            </w:r>
            <w:r>
              <w:t>()</w:t>
            </w:r>
            <w:bookmarkEnd w:id="32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TRUE</w:t>
            </w:r>
            <w:r>
              <w:rPr>
                <w:lang w:eastAsia="zh-CN"/>
              </w:rPr>
              <w:tab/>
            </w:r>
            <w:r>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00094F">
            <w:pPr>
              <w:pStyle w:val="TestCaseInfo"/>
              <w:rPr>
                <w:lang w:eastAsia="zh-CN"/>
              </w:rPr>
            </w:pPr>
            <w:r>
              <w:rPr>
                <w:lang w:eastAsia="zh-CN"/>
              </w:rPr>
              <w:t>The command terminates the VNF referenced by the ComputeID. All vResources has been released when the command returns.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1" w:name="_Toc459818098"/>
            <w:r>
              <w:t xml:space="preserve">Function: </w:t>
            </w:r>
            <w:r w:rsidR="00ED4205">
              <w:t>VNFM.</w:t>
            </w:r>
            <w:r w:rsidRPr="00292340">
              <w:t>VNF.Start</w:t>
            </w:r>
            <w:r>
              <w:t>()</w:t>
            </w:r>
            <w:bookmarkEnd w:id="32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TRUE</w:t>
            </w:r>
            <w:r>
              <w:rPr>
                <w:lang w:eastAsia="zh-CN"/>
              </w:rPr>
              <w:tab/>
            </w:r>
            <w:r>
              <w:rPr>
                <w:lang w:eastAsia="zh-CN"/>
              </w:rPr>
              <w:tab/>
              <w:t>Success</w:t>
            </w:r>
          </w:p>
          <w:p w:rsidR="00A662A8" w:rsidRDefault="00A662A8"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The command transitions the VNF from the state “Inactive” to the state “Active”. If a problem occurred, it returns FALSE. Otherwise the VNF will be able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2" w:name="_Toc459818099"/>
            <w:r>
              <w:t xml:space="preserve">Function: </w:t>
            </w:r>
            <w:r w:rsidR="00ED4205">
              <w:t>VNFM.</w:t>
            </w:r>
            <w:r w:rsidRPr="00292340">
              <w:t>VNF.Stop</w:t>
            </w:r>
            <w:r>
              <w:t>()</w:t>
            </w:r>
            <w:bookmarkEnd w:id="322"/>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Pr="00D67489" w:rsidRDefault="002D554E" w:rsidP="006B6C60">
            <w:pPr>
              <w:pStyle w:val="TestCaseInfo"/>
              <w:rPr>
                <w:lang w:eastAsia="zh-CN"/>
              </w:rPr>
            </w:pPr>
            <w:r>
              <w:rPr>
                <w:sz w:val="20"/>
                <w:szCs w:val="20"/>
              </w:rPr>
              <w:t>vnfRecord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TRUE</w:t>
            </w:r>
            <w:r>
              <w:rPr>
                <w:lang w:eastAsia="zh-CN"/>
              </w:rPr>
              <w:tab/>
            </w:r>
            <w:r>
              <w:rPr>
                <w:lang w:eastAsia="zh-CN"/>
              </w:rPr>
              <w:tab/>
              <w:t>Success</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The command transitions the VNF from the state “Active” to the state “Inactive”. If a problem occurred, it returns FALSE. Otherwise the VNF will lose its capability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3" w:name="_Toc459818100"/>
            <w:r>
              <w:lastRenderedPageBreak/>
              <w:t xml:space="preserve">Function: </w:t>
            </w:r>
            <w:r w:rsidR="00ED4205">
              <w:t>VNFM.</w:t>
            </w:r>
            <w:r w:rsidRPr="00292340">
              <w:t>VNF.Upgrade</w:t>
            </w:r>
            <w:r>
              <w:t>()</w:t>
            </w:r>
            <w:bookmarkEnd w:id="32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r w:rsidR="00A662A8">
              <w:rPr>
                <w:lang w:eastAsia="zh-CN"/>
              </w:rPr>
              <w:tab/>
            </w:r>
            <w:ins w:id="324" w:author="Dragomir, Mihai-Stefan" w:date="2016-12-20T09:42:00Z">
              <w:r w:rsidR="004A41A4">
                <w:rPr>
                  <w:lang w:eastAsia="zh-CN"/>
                </w:rPr>
                <w:tab/>
              </w:r>
            </w:ins>
            <w:r w:rsidR="00A662A8">
              <w:rPr>
                <w:lang w:eastAsia="zh-CN"/>
              </w:rPr>
              <w:t>to be upgraded existing VNF instance</w:t>
            </w:r>
          </w:p>
          <w:p w:rsidR="00A662A8" w:rsidRPr="00D67489" w:rsidRDefault="00A662A8" w:rsidP="00E7531B">
            <w:pPr>
              <w:pStyle w:val="TestCaseInfo"/>
              <w:rPr>
                <w:lang w:eastAsia="zh-CN"/>
              </w:rPr>
            </w:pPr>
            <w:del w:id="325" w:author="Dragomir, Mihai-Stefan" w:date="2016-12-08T14:48:00Z">
              <w:r w:rsidDel="00994A88">
                <w:rPr>
                  <w:lang w:eastAsia="zh-CN"/>
                </w:rPr>
                <w:delText>SwImageID</w:delText>
              </w:r>
            </w:del>
            <w:ins w:id="326" w:author="Dragomir, Mihai-Stefan" w:date="2016-12-09T09:25:00Z">
              <w:r w:rsidR="00781CED">
                <w:rPr>
                  <w:lang w:eastAsia="zh-CN"/>
                </w:rPr>
                <w:t>vnfPackageID</w:t>
              </w:r>
            </w:ins>
            <w:r>
              <w:rPr>
                <w:lang w:eastAsia="zh-CN"/>
              </w:rPr>
              <w:tab/>
            </w:r>
            <w:ins w:id="327" w:author="Dragomir, Mihai-Stefan" w:date="2016-12-20T09:42:00Z">
              <w:r w:rsidR="004A41A4">
                <w:rPr>
                  <w:lang w:eastAsia="zh-CN"/>
                </w:rPr>
                <w:tab/>
              </w:r>
            </w:ins>
            <w:r>
              <w:rPr>
                <w:lang w:eastAsia="zh-CN"/>
              </w:rPr>
              <w:t>the new sw image to what the VNF should be upgraded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r>
            <w:ins w:id="328" w:author="Dragomir, Mihai-Stefan" w:date="2016-12-20T09:43:00Z">
              <w:r w:rsidR="004A41A4">
                <w:rPr>
                  <w:lang w:eastAsia="zh-CN"/>
                </w:rPr>
                <w:tab/>
              </w:r>
            </w:ins>
            <w:r w:rsidR="00A662A8">
              <w:rPr>
                <w:lang w:eastAsia="zh-CN"/>
              </w:rPr>
              <w:t>Success, the new compute ID of the upgraded entity</w:t>
            </w:r>
          </w:p>
          <w:p w:rsidR="00292340" w:rsidRDefault="00A662A8" w:rsidP="00A662A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A VNF may need to be upgraded to a new version of the software. The command will replace the existing VNF with the new software image.</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29" w:name="_Toc459818101"/>
            <w:r>
              <w:t xml:space="preserve">Function: </w:t>
            </w:r>
            <w:r w:rsidR="00ED4205">
              <w:t>VNFM.</w:t>
            </w:r>
            <w:r w:rsidRPr="00292340">
              <w:t>VNF.Update</w:t>
            </w:r>
            <w:r>
              <w:t>()</w:t>
            </w:r>
            <w:bookmarkEnd w:id="329"/>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sz w:val="20"/>
                <w:szCs w:val="20"/>
              </w:rPr>
              <w:t>vnfRecord</w:t>
            </w:r>
            <w:r w:rsidR="00A662A8">
              <w:rPr>
                <w:lang w:eastAsia="zh-CN"/>
              </w:rPr>
              <w:tab/>
            </w:r>
            <w:ins w:id="330" w:author="Dragomir, Mihai-Stefan" w:date="2016-12-09T09:26:00Z">
              <w:r w:rsidR="00781CED">
                <w:rPr>
                  <w:lang w:eastAsia="zh-CN"/>
                </w:rPr>
                <w:tab/>
              </w:r>
            </w:ins>
            <w:r w:rsidR="007D5F20">
              <w:rPr>
                <w:lang w:eastAsia="zh-CN"/>
              </w:rPr>
              <w:t>to be updated</w:t>
            </w:r>
            <w:r w:rsidR="00A662A8">
              <w:rPr>
                <w:lang w:eastAsia="zh-CN"/>
              </w:rPr>
              <w:t xml:space="preserve"> existing VNF instance</w:t>
            </w:r>
          </w:p>
          <w:p w:rsidR="00A662A8" w:rsidRPr="00D67489" w:rsidRDefault="00A662A8" w:rsidP="00A662A8">
            <w:pPr>
              <w:pStyle w:val="TestCaseInfo"/>
              <w:rPr>
                <w:lang w:eastAsia="zh-CN"/>
              </w:rPr>
            </w:pPr>
            <w:del w:id="331" w:author="Dragomir, Mihai-Stefan" w:date="2016-12-08T14:48:00Z">
              <w:r w:rsidDel="00994A88">
                <w:rPr>
                  <w:lang w:eastAsia="zh-CN"/>
                </w:rPr>
                <w:delText>SwImageID</w:delText>
              </w:r>
            </w:del>
            <w:ins w:id="332" w:author="Dragomir, Mihai-Stefan" w:date="2016-12-09T09:25:00Z">
              <w:r w:rsidR="00781CED">
                <w:rPr>
                  <w:lang w:eastAsia="zh-CN"/>
                </w:rPr>
                <w:t>vnfPackageID</w:t>
              </w:r>
            </w:ins>
            <w:r>
              <w:rPr>
                <w:lang w:eastAsia="zh-CN"/>
              </w:rPr>
              <w:tab/>
            </w:r>
            <w:ins w:id="333" w:author="Dragomir, Mihai-Stefan" w:date="2016-12-09T09:26:00Z">
              <w:r w:rsidR="00781CED">
                <w:rPr>
                  <w:lang w:eastAsia="zh-CN"/>
                </w:rPr>
                <w:tab/>
              </w:r>
            </w:ins>
            <w:r>
              <w:rPr>
                <w:lang w:eastAsia="zh-CN"/>
              </w:rPr>
              <w:t>the new sw image to</w:t>
            </w:r>
            <w:r w:rsidR="007D5F20">
              <w:rPr>
                <w:lang w:eastAsia="zh-CN"/>
              </w:rPr>
              <w:t xml:space="preserve"> what the VNF should be updated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r>
            <w:ins w:id="334" w:author="Dragomir, Mihai-Stefan" w:date="2016-12-20T09:43:00Z">
              <w:r w:rsidR="004A41A4">
                <w:rPr>
                  <w:lang w:eastAsia="zh-CN"/>
                </w:rPr>
                <w:tab/>
              </w:r>
            </w:ins>
            <w:r w:rsidR="00A662A8">
              <w:rPr>
                <w:lang w:eastAsia="zh-CN"/>
              </w:rPr>
              <w:t>Success, th</w:t>
            </w:r>
            <w:r w:rsidR="007D5F20">
              <w:rPr>
                <w:lang w:eastAsia="zh-CN"/>
              </w:rPr>
              <w:t>e new compute ID of the updated</w:t>
            </w:r>
            <w:r w:rsidR="00A662A8">
              <w:rPr>
                <w:lang w:eastAsia="zh-CN"/>
              </w:rPr>
              <w:t xml:space="preserve"> entity</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7D5F20" w:rsidP="007D5F20">
            <w:pPr>
              <w:pStyle w:val="TestCaseInfo"/>
              <w:rPr>
                <w:lang w:eastAsia="zh-CN"/>
              </w:rPr>
            </w:pPr>
            <w:r>
              <w:rPr>
                <w:lang w:eastAsia="zh-CN"/>
              </w:rPr>
              <w:t>A VNF may need to be updated</w:t>
            </w:r>
            <w:r w:rsidR="00A662A8">
              <w:rPr>
                <w:lang w:eastAsia="zh-CN"/>
              </w:rPr>
              <w:t xml:space="preserve"> </w:t>
            </w:r>
            <w:r>
              <w:rPr>
                <w:lang w:eastAsia="zh-CN"/>
              </w:rPr>
              <w:t xml:space="preserve">with a bug fix of </w:t>
            </w:r>
            <w:r w:rsidR="00A662A8">
              <w:rPr>
                <w:lang w:eastAsia="zh-CN"/>
              </w:rPr>
              <w:t>the software. The command will replace the existing VNF with the new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35" w:name="_Toc459818102"/>
            <w:r>
              <w:t xml:space="preserve">Function: </w:t>
            </w:r>
            <w:r w:rsidR="00ED4205">
              <w:t>VNFM.</w:t>
            </w:r>
            <w:r w:rsidRPr="00292340">
              <w:t>VNF.Rollback</w:t>
            </w:r>
            <w:r>
              <w:t>()</w:t>
            </w:r>
            <w:bookmarkEnd w:id="335"/>
          </w:p>
        </w:tc>
      </w:tr>
      <w:tr w:rsidR="007D5F2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sz w:val="20"/>
                <w:szCs w:val="20"/>
              </w:rPr>
              <w:t>vnfRecord</w:t>
            </w:r>
            <w:r w:rsidR="007D5F20">
              <w:rPr>
                <w:lang w:eastAsia="zh-CN"/>
              </w:rPr>
              <w:tab/>
            </w:r>
            <w:ins w:id="336" w:author="Dragomir, Mihai-Stefan" w:date="2016-12-09T09:26:00Z">
              <w:r w:rsidR="00781CED">
                <w:rPr>
                  <w:lang w:eastAsia="zh-CN"/>
                </w:rPr>
                <w:tab/>
              </w:r>
            </w:ins>
            <w:r w:rsidR="007D5F20">
              <w:rPr>
                <w:lang w:eastAsia="zh-CN"/>
              </w:rPr>
              <w:t>to be rolledback existing VNF instance</w:t>
            </w:r>
          </w:p>
          <w:p w:rsidR="007D5F20" w:rsidRPr="00D67489" w:rsidRDefault="007D5F20" w:rsidP="007D5F20">
            <w:pPr>
              <w:pStyle w:val="TestCaseInfo"/>
              <w:rPr>
                <w:lang w:eastAsia="zh-CN"/>
              </w:rPr>
            </w:pPr>
            <w:del w:id="337" w:author="Dragomir, Mihai-Stefan" w:date="2016-12-08T14:48:00Z">
              <w:r w:rsidDel="00994A88">
                <w:rPr>
                  <w:lang w:eastAsia="zh-CN"/>
                </w:rPr>
                <w:delText>SwImageID</w:delText>
              </w:r>
            </w:del>
            <w:ins w:id="338" w:author="Dragomir, Mihai-Stefan" w:date="2016-12-09T09:25:00Z">
              <w:r w:rsidR="00781CED">
                <w:rPr>
                  <w:lang w:eastAsia="zh-CN"/>
                </w:rPr>
                <w:t>vnfPackageID</w:t>
              </w:r>
            </w:ins>
            <w:r>
              <w:rPr>
                <w:lang w:eastAsia="zh-CN"/>
              </w:rPr>
              <w:tab/>
            </w:r>
            <w:ins w:id="339" w:author="Dragomir, Mihai-Stefan" w:date="2016-12-09T09:26:00Z">
              <w:r w:rsidR="00781CED">
                <w:rPr>
                  <w:lang w:eastAsia="zh-CN"/>
                </w:rPr>
                <w:tab/>
              </w:r>
            </w:ins>
            <w:r>
              <w:rPr>
                <w:lang w:eastAsia="zh-CN"/>
              </w:rPr>
              <w:t>the new sw image to what the VNF should be rolledback</w:t>
            </w:r>
          </w:p>
        </w:tc>
      </w:tr>
      <w:tr w:rsidR="007D5F2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lang w:eastAsia="zh-CN"/>
              </w:rPr>
              <w:t>TRUE</w:t>
            </w:r>
            <w:r w:rsidR="007D5F20">
              <w:rPr>
                <w:lang w:eastAsia="zh-CN"/>
              </w:rPr>
              <w:tab/>
            </w:r>
            <w:ins w:id="340" w:author="Dragomir, Mihai-Stefan" w:date="2016-12-20T09:43:00Z">
              <w:r w:rsidR="004A41A4">
                <w:rPr>
                  <w:lang w:eastAsia="zh-CN"/>
                </w:rPr>
                <w:tab/>
              </w:r>
            </w:ins>
            <w:r w:rsidR="007D5F20">
              <w:rPr>
                <w:lang w:eastAsia="zh-CN"/>
              </w:rPr>
              <w:t>Success, the new compute ID of the rolledback entity</w:t>
            </w:r>
          </w:p>
          <w:p w:rsidR="007D5F20" w:rsidRDefault="007D5F20" w:rsidP="007D5F20">
            <w:pPr>
              <w:pStyle w:val="TestCaseInfo"/>
              <w:rPr>
                <w:lang w:eastAsia="zh-CN"/>
              </w:rPr>
            </w:pPr>
            <w:r>
              <w:rPr>
                <w:lang w:eastAsia="zh-CN"/>
              </w:rPr>
              <w:t>FALSE</w:t>
            </w:r>
            <w:r>
              <w:rPr>
                <w:lang w:eastAsia="zh-CN"/>
              </w:rPr>
              <w:tab/>
            </w:r>
            <w:r>
              <w:rPr>
                <w:lang w:eastAsia="zh-CN"/>
              </w:rPr>
              <w:tab/>
              <w:t>Failure</w:t>
            </w:r>
          </w:p>
        </w:tc>
      </w:tr>
      <w:tr w:rsidR="007D5F2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7D5F20">
            <w:pPr>
              <w:pStyle w:val="TestCaseInfo"/>
              <w:rPr>
                <w:lang w:eastAsia="zh-CN"/>
              </w:rPr>
            </w:pPr>
            <w:r>
              <w:rPr>
                <w:lang w:eastAsia="zh-CN"/>
              </w:rPr>
              <w:t>A VNF may need to be rolledback to an older version of the software. The command will replace the existing VNF with the older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1" w:name="_Toc459818103"/>
            <w:r>
              <w:t xml:space="preserve">Function: </w:t>
            </w:r>
            <w:r w:rsidR="00ED4205">
              <w:t>VNFM.</w:t>
            </w:r>
            <w:r w:rsidRPr="00292340">
              <w:t>VNF.GetVNFstate</w:t>
            </w:r>
            <w:r>
              <w:t>()</w:t>
            </w:r>
            <w:bookmarkEnd w:id="34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E7531B">
            <w:pPr>
              <w:pStyle w:val="TestCaseInfo"/>
              <w:rPr>
                <w:lang w:eastAsia="zh-CN"/>
              </w:rPr>
            </w:pPr>
            <w:r>
              <w:rPr>
                <w:lang w:eastAsia="zh-CN"/>
              </w:rPr>
              <w:t>State of the VNF:</w:t>
            </w:r>
          </w:p>
          <w:p w:rsidR="00292340" w:rsidRDefault="007D5F20" w:rsidP="00FD6C0C">
            <w:pPr>
              <w:pStyle w:val="TestCaseInfo"/>
              <w:numPr>
                <w:ilvl w:val="0"/>
                <w:numId w:val="144"/>
              </w:numPr>
              <w:rPr>
                <w:lang w:eastAsia="zh-CN"/>
              </w:rPr>
            </w:pPr>
            <w:r>
              <w:rPr>
                <w:lang w:eastAsia="zh-CN"/>
              </w:rPr>
              <w:t>NotConfigured</w:t>
            </w:r>
          </w:p>
          <w:p w:rsidR="007D5F20" w:rsidRDefault="007D5F20" w:rsidP="00FD6C0C">
            <w:pPr>
              <w:pStyle w:val="TestCaseInfo"/>
              <w:numPr>
                <w:ilvl w:val="0"/>
                <w:numId w:val="144"/>
              </w:numPr>
              <w:rPr>
                <w:lang w:eastAsia="zh-CN"/>
              </w:rPr>
            </w:pPr>
            <w:r>
              <w:rPr>
                <w:lang w:eastAsia="zh-CN"/>
              </w:rPr>
              <w:t>Inactive</w:t>
            </w:r>
          </w:p>
          <w:p w:rsidR="007D5F20" w:rsidRDefault="007D5F20" w:rsidP="00FD6C0C">
            <w:pPr>
              <w:pStyle w:val="TestCaseInfo"/>
              <w:numPr>
                <w:ilvl w:val="0"/>
                <w:numId w:val="144"/>
              </w:numPr>
              <w:rPr>
                <w:lang w:eastAsia="zh-CN"/>
              </w:rPr>
            </w:pPr>
            <w:r>
              <w:rPr>
                <w:lang w:eastAsia="zh-CN"/>
              </w:rPr>
              <w:t>Active</w:t>
            </w:r>
          </w:p>
          <w:p w:rsidR="00933BAE" w:rsidRDefault="00933BAE" w:rsidP="00FD6C0C">
            <w:pPr>
              <w:pStyle w:val="TestCaseInfo"/>
              <w:numPr>
                <w:ilvl w:val="0"/>
                <w:numId w:val="144"/>
              </w:numPr>
              <w:rPr>
                <w:lang w:eastAsia="zh-CN"/>
              </w:rPr>
            </w:pPr>
            <w:r>
              <w:rPr>
                <w:lang w:eastAsia="zh-CN"/>
              </w:rPr>
              <w:t>FALSE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 xml:space="preserve">The command returns the current state of the VNF. </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2" w:name="_Toc459818104"/>
            <w:r>
              <w:t xml:space="preserve">Function: </w:t>
            </w:r>
            <w:r w:rsidR="00ED4205">
              <w:t>VNFM.</w:t>
            </w:r>
            <w:r w:rsidRPr="00292340">
              <w:t>VNF.GetvResourceList</w:t>
            </w:r>
            <w:r>
              <w:t>()</w:t>
            </w:r>
            <w:bookmarkEnd w:id="34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Returns the list of all allocated vResources of the instantiated VNF</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The command returns a list of all allocated vResources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3" w:name="_Toc459818105"/>
            <w:r>
              <w:t xml:space="preserve">Function: </w:t>
            </w:r>
            <w:r w:rsidR="00ED4205">
              <w:t>VNFM.</w:t>
            </w:r>
            <w:r w:rsidRPr="00292340">
              <w:t>VNF.ValidateAllocatedvResources</w:t>
            </w:r>
            <w:r>
              <w:t>()</w:t>
            </w:r>
            <w:bookmarkEnd w:id="34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p>
          <w:p w:rsidR="007D5F20" w:rsidRDefault="007D5F20" w:rsidP="00E7531B">
            <w:pPr>
              <w:pStyle w:val="TestCaseInfo"/>
              <w:rPr>
                <w:lang w:eastAsia="zh-CN"/>
              </w:rPr>
            </w:pPr>
            <w:del w:id="344" w:author="Dragomir, Mihai-Stefan" w:date="2016-12-08T14:48:00Z">
              <w:r w:rsidDel="00994A88">
                <w:rPr>
                  <w:lang w:eastAsia="zh-CN"/>
                </w:rPr>
                <w:delText>SwImageID</w:delText>
              </w:r>
            </w:del>
            <w:ins w:id="345" w:author="Dragomir, Mihai-Stefan" w:date="2016-12-09T09:25:00Z">
              <w:r w:rsidR="00781CED">
                <w:rPr>
                  <w:lang w:eastAsia="zh-CN"/>
                </w:rPr>
                <w:t>vnfPackageID</w:t>
              </w:r>
            </w:ins>
          </w:p>
          <w:p w:rsidR="007D5F20" w:rsidRDefault="007D5F20" w:rsidP="00E7531B">
            <w:pPr>
              <w:pStyle w:val="TestCaseInfo"/>
              <w:rPr>
                <w:lang w:eastAsia="zh-CN"/>
              </w:rPr>
            </w:pPr>
            <w:r>
              <w:rPr>
                <w:lang w:eastAsia="zh-CN"/>
              </w:rPr>
              <w:t>VNF Resize Level:</w:t>
            </w:r>
          </w:p>
          <w:p w:rsidR="00BA0A09" w:rsidRDefault="00BA0A09" w:rsidP="00FB6000">
            <w:pPr>
              <w:pStyle w:val="TestCaseInfo"/>
              <w:numPr>
                <w:ilvl w:val="0"/>
                <w:numId w:val="145"/>
              </w:numPr>
              <w:rPr>
                <w:lang w:eastAsia="zh-CN"/>
              </w:rPr>
            </w:pPr>
            <w:r>
              <w:rPr>
                <w:lang w:eastAsia="zh-CN"/>
              </w:rPr>
              <w:t>Initial</w:t>
            </w:r>
            <w:r w:rsidR="009440E3">
              <w:rPr>
                <w:lang w:eastAsia="zh-CN"/>
              </w:rPr>
              <w:t xml:space="preserve"> (</w:t>
            </w:r>
            <w:r w:rsidR="009440E3">
              <w:t>INITIAL_VRESOURCE_LEVEL)</w:t>
            </w:r>
          </w:p>
          <w:p w:rsidR="007D5F20" w:rsidRDefault="007D5F20" w:rsidP="00FB6000">
            <w:pPr>
              <w:pStyle w:val="TestCaseInfo"/>
              <w:numPr>
                <w:ilvl w:val="0"/>
                <w:numId w:val="145"/>
              </w:numPr>
              <w:rPr>
                <w:lang w:eastAsia="zh-CN"/>
              </w:rPr>
            </w:pPr>
            <w:r>
              <w:rPr>
                <w:lang w:eastAsia="zh-CN"/>
              </w:rPr>
              <w:t>Normal resize vResource Level</w:t>
            </w:r>
            <w:r w:rsidR="00853666">
              <w:rPr>
                <w:lang w:eastAsia="zh-CN"/>
              </w:rPr>
              <w:t xml:space="preserve"> </w:t>
            </w:r>
            <w:r w:rsidR="009440E3">
              <w:rPr>
                <w:lang w:eastAsia="zh-CN"/>
              </w:rPr>
              <w:t>(</w:t>
            </w:r>
            <w:r w:rsidR="009440E3">
              <w:t>NORMAL_VRESOURCE_LEVEL</w:t>
            </w:r>
            <w:r w:rsidR="00B478C4">
              <w:rPr>
                <w:lang w:eastAsia="zh-CN"/>
              </w:rPr>
              <w:t>)</w:t>
            </w:r>
          </w:p>
          <w:p w:rsidR="007D5F20" w:rsidRDefault="007D5F20" w:rsidP="00FB6000">
            <w:pPr>
              <w:pStyle w:val="TestCaseInfo"/>
              <w:numPr>
                <w:ilvl w:val="0"/>
                <w:numId w:val="145"/>
              </w:numPr>
              <w:rPr>
                <w:lang w:eastAsia="zh-CN"/>
              </w:rPr>
            </w:pPr>
            <w:r>
              <w:rPr>
                <w:lang w:eastAsia="zh-CN"/>
              </w:rPr>
              <w:lastRenderedPageBreak/>
              <w:t>Elevated resize vResource Level</w:t>
            </w:r>
            <w:r w:rsidR="00B478C4">
              <w:rPr>
                <w:lang w:eastAsia="zh-CN"/>
              </w:rPr>
              <w:t xml:space="preserve"> (ELEVATED_VRESOURCE_LEVEL)</w:t>
            </w:r>
          </w:p>
          <w:p w:rsidR="007D5F20" w:rsidRDefault="007D5F20" w:rsidP="00FB6000">
            <w:pPr>
              <w:pStyle w:val="TestCaseInfo"/>
              <w:numPr>
                <w:ilvl w:val="0"/>
                <w:numId w:val="145"/>
              </w:numPr>
              <w:rPr>
                <w:lang w:eastAsia="zh-CN"/>
              </w:rPr>
            </w:pPr>
            <w:r>
              <w:rPr>
                <w:lang w:eastAsia="zh-CN"/>
              </w:rPr>
              <w:t>Max resize vResource Level</w:t>
            </w:r>
            <w:r w:rsidR="004C0265">
              <w:rPr>
                <w:lang w:eastAsia="zh-CN"/>
              </w:rPr>
              <w:t xml:space="preserve"> (</w:t>
            </w:r>
            <w:r w:rsidR="004C0265">
              <w:t>MAX_</w:t>
            </w:r>
            <w:r w:rsidR="00B478C4">
              <w:t>RESIZE_</w:t>
            </w:r>
            <w:r w:rsidR="004C0265">
              <w:t>VRESOURCE_LEVEL)</w:t>
            </w:r>
          </w:p>
          <w:p w:rsidR="007D5F20" w:rsidRDefault="007D5F20" w:rsidP="00FB6000">
            <w:pPr>
              <w:pStyle w:val="TestCaseInfo"/>
              <w:numPr>
                <w:ilvl w:val="0"/>
                <w:numId w:val="145"/>
              </w:numPr>
              <w:rPr>
                <w:lang w:eastAsia="zh-CN"/>
              </w:rPr>
            </w:pPr>
            <w:r>
              <w:rPr>
                <w:lang w:eastAsia="zh-CN"/>
              </w:rPr>
              <w:t>Max resize vResource Level but reduced by VIM vResources</w:t>
            </w:r>
            <w:r w:rsidR="004C0265">
              <w:rPr>
                <w:lang w:eastAsia="zh-CN"/>
              </w:rPr>
              <w:t xml:space="preserve"> </w:t>
            </w:r>
            <w:r w:rsidR="004C0265">
              <w:t>(MAX_</w:t>
            </w:r>
            <w:r w:rsidR="00B478C4">
              <w:t>REDUCED_</w:t>
            </w:r>
            <w:r w:rsidR="004C0265">
              <w:t>RESIZE_VRESOURCE_LEVEL)</w:t>
            </w:r>
          </w:p>
          <w:p w:rsidR="00FB6000" w:rsidRDefault="00FB6000" w:rsidP="00FB6000">
            <w:pPr>
              <w:pStyle w:val="TestCaseInfo"/>
              <w:rPr>
                <w:lang w:eastAsia="zh-CN"/>
              </w:rPr>
            </w:pPr>
            <w:r>
              <w:rPr>
                <w:lang w:eastAsia="zh-CN"/>
              </w:rPr>
              <w:t>Type of vResource to be validated:</w:t>
            </w:r>
          </w:p>
          <w:p w:rsidR="00FB6000" w:rsidRDefault="00FB6000" w:rsidP="00FB6000">
            <w:pPr>
              <w:pStyle w:val="TestCaseInfo"/>
              <w:numPr>
                <w:ilvl w:val="0"/>
                <w:numId w:val="145"/>
              </w:numPr>
              <w:rPr>
                <w:lang w:eastAsia="zh-CN"/>
              </w:rPr>
            </w:pPr>
            <w:r>
              <w:rPr>
                <w:lang w:eastAsia="zh-CN"/>
              </w:rPr>
              <w:t>vMemory</w:t>
            </w:r>
          </w:p>
          <w:p w:rsidR="00FB6000" w:rsidRDefault="00FB6000" w:rsidP="00FB6000">
            <w:pPr>
              <w:pStyle w:val="TestCaseInfo"/>
              <w:numPr>
                <w:ilvl w:val="0"/>
                <w:numId w:val="145"/>
              </w:numPr>
              <w:rPr>
                <w:lang w:eastAsia="zh-CN"/>
              </w:rPr>
            </w:pPr>
            <w:r>
              <w:rPr>
                <w:lang w:eastAsia="zh-CN"/>
              </w:rPr>
              <w:t>vCPU cores</w:t>
            </w:r>
          </w:p>
          <w:p w:rsidR="00FB6000" w:rsidRDefault="00FB6000" w:rsidP="00FB6000">
            <w:pPr>
              <w:pStyle w:val="TestCaseInfo"/>
              <w:numPr>
                <w:ilvl w:val="0"/>
                <w:numId w:val="145"/>
              </w:numPr>
              <w:rPr>
                <w:lang w:eastAsia="zh-CN"/>
              </w:rPr>
            </w:pPr>
            <w:r>
              <w:rPr>
                <w:lang w:eastAsia="zh-CN"/>
              </w:rPr>
              <w:t>vStorage</w:t>
            </w:r>
          </w:p>
          <w:p w:rsidR="00FB6000" w:rsidRDefault="00FB6000" w:rsidP="00FB6000">
            <w:pPr>
              <w:pStyle w:val="TestCaseInfo"/>
              <w:numPr>
                <w:ilvl w:val="0"/>
                <w:numId w:val="145"/>
              </w:numPr>
              <w:rPr>
                <w:lang w:eastAsia="zh-CN"/>
              </w:rPr>
            </w:pPr>
            <w:r>
              <w:rPr>
                <w:lang w:eastAsia="zh-CN"/>
              </w:rPr>
              <w:t>vNIC or specialized hardware</w:t>
            </w:r>
          </w:p>
          <w:p w:rsidR="00FB6000" w:rsidRPr="00D67489" w:rsidRDefault="00FB6000" w:rsidP="00FB6000">
            <w:pPr>
              <w:pStyle w:val="TestCaseInfo"/>
              <w:numPr>
                <w:ilvl w:val="0"/>
                <w:numId w:val="145"/>
              </w:numPr>
              <w:rPr>
                <w:lang w:eastAsia="zh-CN"/>
              </w:rPr>
            </w:pPr>
            <w:r>
              <w:rPr>
                <w:lang w:eastAsia="zh-CN"/>
              </w:rPr>
              <w:t>vResource = any</w:t>
            </w:r>
          </w:p>
        </w:tc>
      </w:tr>
      <w:tr w:rsidR="00DC1C8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TRUE</w:t>
            </w:r>
            <w:r>
              <w:rPr>
                <w:lang w:eastAsia="zh-CN"/>
              </w:rPr>
              <w:tab/>
            </w:r>
            <w:r>
              <w:rPr>
                <w:lang w:eastAsia="zh-CN"/>
              </w:rPr>
              <w:tab/>
              <w:t>vResources are correctly allocated</w:t>
            </w:r>
          </w:p>
          <w:p w:rsidR="00DC1C88" w:rsidRDefault="00DC1C88" w:rsidP="00DC1C88">
            <w:pPr>
              <w:pStyle w:val="TestCaseInfo"/>
              <w:rPr>
                <w:lang w:eastAsia="zh-CN"/>
              </w:rPr>
            </w:pPr>
            <w:r>
              <w:rPr>
                <w:lang w:eastAsia="zh-CN"/>
              </w:rPr>
              <w:t>FALSE</w:t>
            </w:r>
            <w:r>
              <w:rPr>
                <w:lang w:eastAsia="zh-CN"/>
              </w:rPr>
              <w:tab/>
            </w:r>
            <w:r>
              <w:rPr>
                <w:lang w:eastAsia="zh-CN"/>
              </w:rPr>
              <w:tab/>
              <w:t>Failure, vResource mismatch</w:t>
            </w:r>
          </w:p>
        </w:tc>
      </w:tr>
      <w:tr w:rsidR="00DC1C8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The command validates that the VNF has been assigned the expected vResources in the current state.</w:t>
            </w:r>
          </w:p>
        </w:tc>
      </w:tr>
    </w:tbl>
    <w:p w:rsidR="00292340" w:rsidRDefault="00292340" w:rsidP="00C35DDF"/>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6" w:name="_Toc459818106"/>
            <w:r>
              <w:t xml:space="preserve">Function: </w:t>
            </w:r>
            <w:r w:rsidR="00ED4205">
              <w:t>VNFM.</w:t>
            </w:r>
            <w:r w:rsidRPr="00292340">
              <w:t>VNF.AllvResourcesReleased</w:t>
            </w:r>
            <w:r>
              <w:t>()</w:t>
            </w:r>
            <w:bookmarkEnd w:id="34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7B1F7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TRUE</w:t>
            </w:r>
            <w:r>
              <w:rPr>
                <w:lang w:eastAsia="zh-CN"/>
              </w:rPr>
              <w:tab/>
            </w:r>
            <w:r>
              <w:rPr>
                <w:lang w:eastAsia="zh-CN"/>
              </w:rPr>
              <w:tab/>
              <w:t>Success</w:t>
            </w:r>
          </w:p>
          <w:p w:rsidR="007B1F7E" w:rsidRDefault="007B1F7E" w:rsidP="007B1F7E">
            <w:pPr>
              <w:pStyle w:val="TestCaseInfo"/>
              <w:rPr>
                <w:lang w:eastAsia="zh-CN"/>
              </w:rPr>
            </w:pPr>
            <w:r>
              <w:rPr>
                <w:lang w:eastAsia="zh-CN"/>
              </w:rPr>
              <w:t>FALSE</w:t>
            </w:r>
            <w:r>
              <w:rPr>
                <w:lang w:eastAsia="zh-CN"/>
              </w:rPr>
              <w:tab/>
            </w:r>
            <w:r>
              <w:rPr>
                <w:lang w:eastAsia="zh-CN"/>
              </w:rPr>
              <w:tab/>
              <w:t>Failure</w:t>
            </w:r>
          </w:p>
        </w:tc>
      </w:tr>
      <w:tr w:rsidR="007B1F7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The command validates that all vResources of the VNF have been released after the termination command.</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7" w:name="_Toc459818107"/>
            <w:r>
              <w:t xml:space="preserve">Function: </w:t>
            </w:r>
            <w:r w:rsidR="00ED4205">
              <w:t>VNFM.</w:t>
            </w:r>
            <w:r w:rsidRPr="00292340">
              <w:t>VNF.GetScalingLevel</w:t>
            </w:r>
            <w:r>
              <w:t>()</w:t>
            </w:r>
            <w:bookmarkEnd w:id="34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292340"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B1F7E" w:rsidP="00E7531B">
            <w:pPr>
              <w:pStyle w:val="TestCaseInfo"/>
              <w:rPr>
                <w:lang w:eastAsia="zh-CN"/>
              </w:rPr>
            </w:pPr>
            <w:r>
              <w:rPr>
                <w:lang w:eastAsia="zh-CN"/>
              </w:rPr>
              <w:t>The command delivers the current vResource level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8" w:name="_Toc459818108"/>
            <w:r>
              <w:t xml:space="preserve">Function: </w:t>
            </w:r>
            <w:r w:rsidR="00ED4205">
              <w:t>VNFM.</w:t>
            </w:r>
            <w:r w:rsidRPr="00292340">
              <w:t>VNF.ScaleUpOrDown</w:t>
            </w:r>
            <w:r>
              <w:t>()</w:t>
            </w:r>
            <w:bookmarkEnd w:id="348"/>
          </w:p>
        </w:tc>
      </w:tr>
      <w:tr w:rsidR="00CC2D2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Previous 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CC2D29"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CC2D2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DOWN</w:t>
            </w:r>
            <w:r>
              <w:rPr>
                <w:lang w:eastAsia="zh-CN"/>
              </w:rPr>
              <w:tab/>
            </w:r>
            <w:r>
              <w:rPr>
                <w:lang w:eastAsia="zh-CN"/>
              </w:rPr>
              <w:tab/>
              <w:t>VNF resize down</w:t>
            </w:r>
          </w:p>
          <w:p w:rsidR="00CC2D29" w:rsidRDefault="00CC2D29" w:rsidP="00CC2D29">
            <w:pPr>
              <w:pStyle w:val="TestCaseInfo"/>
              <w:rPr>
                <w:lang w:eastAsia="zh-CN"/>
              </w:rPr>
            </w:pPr>
            <w:r>
              <w:rPr>
                <w:lang w:eastAsia="zh-CN"/>
              </w:rPr>
              <w:t>UP</w:t>
            </w:r>
            <w:r>
              <w:rPr>
                <w:lang w:eastAsia="zh-CN"/>
              </w:rPr>
              <w:tab/>
            </w:r>
            <w:r>
              <w:rPr>
                <w:lang w:eastAsia="zh-CN"/>
              </w:rPr>
              <w:tab/>
              <w:t>VNF resized up</w:t>
            </w:r>
          </w:p>
          <w:p w:rsidR="00CC2D29" w:rsidRDefault="00CC2D29" w:rsidP="00CC2D29">
            <w:pPr>
              <w:pStyle w:val="TestCaseInfo"/>
              <w:rPr>
                <w:lang w:eastAsia="zh-CN"/>
              </w:rPr>
            </w:pPr>
            <w:r>
              <w:rPr>
                <w:lang w:eastAsia="zh-CN"/>
              </w:rPr>
              <w:t>EQUAL</w:t>
            </w:r>
            <w:r>
              <w:rPr>
                <w:lang w:eastAsia="zh-CN"/>
              </w:rPr>
              <w:tab/>
              <w:t>VNF didn’t resize</w:t>
            </w:r>
          </w:p>
        </w:tc>
      </w:tr>
      <w:tr w:rsidR="00CC2D2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The command compares the provided resize level to the current active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1E2A" w:rsidTr="00685CAE">
        <w:tc>
          <w:tcPr>
            <w:tcW w:w="9330" w:type="dxa"/>
            <w:gridSpan w:val="2"/>
            <w:tcBorders>
              <w:top w:val="single" w:sz="2" w:space="0" w:color="auto"/>
              <w:left w:val="single" w:sz="2" w:space="0" w:color="auto"/>
              <w:bottom w:val="single" w:sz="2" w:space="0" w:color="auto"/>
              <w:right w:val="single" w:sz="2" w:space="0" w:color="auto"/>
            </w:tcBorders>
            <w:hideMark/>
          </w:tcPr>
          <w:p w:rsidR="00B11E2A" w:rsidRDefault="00B11E2A" w:rsidP="00B11E2A">
            <w:pPr>
              <w:pStyle w:val="Function"/>
            </w:pPr>
            <w:r>
              <w:t>Function: VNFM.</w:t>
            </w:r>
            <w:r w:rsidRPr="00292340">
              <w:t>VNF.Scale</w:t>
            </w:r>
            <w:r>
              <w:t>In</w:t>
            </w:r>
            <w:r w:rsidRPr="00292340">
              <w:t>Or</w:t>
            </w:r>
            <w:r>
              <w:t>Out()</w:t>
            </w:r>
          </w:p>
        </w:tc>
      </w:tr>
      <w:tr w:rsidR="00B11E2A" w:rsidTr="00685CAE">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685CAE">
            <w:pPr>
              <w:pStyle w:val="TestCaseInfo"/>
              <w:rPr>
                <w:lang w:eastAsia="zh-CN"/>
              </w:rPr>
            </w:pPr>
            <w:r>
              <w:rPr>
                <w:sz w:val="20"/>
                <w:szCs w:val="20"/>
              </w:rPr>
              <w:t>vnfRecord</w:t>
            </w:r>
          </w:p>
          <w:p w:rsidR="00B11E2A" w:rsidRDefault="00B11E2A" w:rsidP="00685CAE">
            <w:pPr>
              <w:pStyle w:val="TestCaseInfo"/>
              <w:rPr>
                <w:lang w:eastAsia="zh-CN"/>
              </w:rPr>
            </w:pPr>
            <w:r>
              <w:rPr>
                <w:lang w:eastAsia="zh-CN"/>
              </w:rPr>
              <w:t>Previous VNF Resize Level:</w:t>
            </w:r>
          </w:p>
          <w:p w:rsidR="00B11E2A" w:rsidRDefault="00B11E2A" w:rsidP="00685CAE">
            <w:pPr>
              <w:pStyle w:val="TestCaseInfo"/>
              <w:numPr>
                <w:ilvl w:val="0"/>
                <w:numId w:val="145"/>
              </w:numPr>
              <w:rPr>
                <w:lang w:eastAsia="zh-CN"/>
              </w:rPr>
            </w:pPr>
            <w:r>
              <w:rPr>
                <w:lang w:eastAsia="zh-CN"/>
              </w:rPr>
              <w:t>Initial (</w:t>
            </w:r>
            <w:r>
              <w:t>INITIAL_VRESOURCE_LEVEL)</w:t>
            </w:r>
          </w:p>
          <w:p w:rsidR="00B11E2A" w:rsidRDefault="00B11E2A" w:rsidP="00685CAE">
            <w:pPr>
              <w:pStyle w:val="TestCaseInfo"/>
              <w:numPr>
                <w:ilvl w:val="0"/>
                <w:numId w:val="145"/>
              </w:numPr>
              <w:rPr>
                <w:lang w:eastAsia="zh-CN"/>
              </w:rPr>
            </w:pPr>
            <w:r>
              <w:rPr>
                <w:lang w:eastAsia="zh-CN"/>
              </w:rPr>
              <w:t>Normal resize vResource Level (</w:t>
            </w:r>
            <w:r>
              <w:t>NORMAL_VRESOURCE_LEVEL</w:t>
            </w:r>
            <w:r>
              <w:rPr>
                <w:lang w:eastAsia="zh-CN"/>
              </w:rPr>
              <w:t>)</w:t>
            </w:r>
          </w:p>
          <w:p w:rsidR="00B11E2A" w:rsidRDefault="00B11E2A" w:rsidP="00685CAE">
            <w:pPr>
              <w:pStyle w:val="TestCaseInfo"/>
              <w:numPr>
                <w:ilvl w:val="0"/>
                <w:numId w:val="145"/>
              </w:numPr>
              <w:rPr>
                <w:lang w:eastAsia="zh-CN"/>
              </w:rPr>
            </w:pPr>
            <w:r>
              <w:rPr>
                <w:lang w:eastAsia="zh-CN"/>
              </w:rPr>
              <w:t>Elevated resize vResource Level (ELEVATED_VRESOURCE_LEVEL)</w:t>
            </w:r>
          </w:p>
          <w:p w:rsidR="00B11E2A" w:rsidRDefault="00B11E2A" w:rsidP="00685CAE">
            <w:pPr>
              <w:pStyle w:val="TestCaseInfo"/>
              <w:numPr>
                <w:ilvl w:val="0"/>
                <w:numId w:val="145"/>
              </w:numPr>
              <w:rPr>
                <w:lang w:eastAsia="zh-CN"/>
              </w:rPr>
            </w:pPr>
            <w:r>
              <w:rPr>
                <w:lang w:eastAsia="zh-CN"/>
              </w:rPr>
              <w:t>Max resize vResource Level (</w:t>
            </w:r>
            <w:r>
              <w:t>MAX_RESIZE_VRESOURCE_LEVEL)</w:t>
            </w:r>
          </w:p>
          <w:p w:rsidR="00B11E2A" w:rsidRDefault="00B11E2A" w:rsidP="00685CAE">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B11E2A" w:rsidTr="00685CAE">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11E2A" w:rsidRDefault="00FD4435" w:rsidP="00685CAE">
            <w:pPr>
              <w:pStyle w:val="TestCaseInfo"/>
              <w:rPr>
                <w:lang w:eastAsia="zh-CN"/>
              </w:rPr>
            </w:pPr>
            <w:r>
              <w:rPr>
                <w:lang w:eastAsia="zh-CN"/>
              </w:rPr>
              <w:t>IN</w:t>
            </w:r>
            <w:r w:rsidR="00B11E2A">
              <w:rPr>
                <w:lang w:eastAsia="zh-CN"/>
              </w:rPr>
              <w:tab/>
            </w:r>
            <w:r w:rsidR="00B11E2A">
              <w:rPr>
                <w:lang w:eastAsia="zh-CN"/>
              </w:rPr>
              <w:tab/>
              <w:t>VNF resize down</w:t>
            </w:r>
          </w:p>
          <w:p w:rsidR="00B11E2A" w:rsidRDefault="00FD4435" w:rsidP="00685CAE">
            <w:pPr>
              <w:pStyle w:val="TestCaseInfo"/>
              <w:rPr>
                <w:lang w:eastAsia="zh-CN"/>
              </w:rPr>
            </w:pPr>
            <w:r>
              <w:rPr>
                <w:lang w:eastAsia="zh-CN"/>
              </w:rPr>
              <w:t>OUT</w:t>
            </w:r>
            <w:r w:rsidR="00B11E2A">
              <w:rPr>
                <w:lang w:eastAsia="zh-CN"/>
              </w:rPr>
              <w:tab/>
            </w:r>
            <w:r w:rsidR="00B11E2A">
              <w:rPr>
                <w:lang w:eastAsia="zh-CN"/>
              </w:rPr>
              <w:tab/>
              <w:t>VNF resized up</w:t>
            </w:r>
          </w:p>
          <w:p w:rsidR="00B11E2A" w:rsidRDefault="00B11E2A" w:rsidP="00685CAE">
            <w:pPr>
              <w:pStyle w:val="TestCaseInfo"/>
              <w:rPr>
                <w:lang w:eastAsia="zh-CN"/>
              </w:rPr>
            </w:pPr>
            <w:r>
              <w:rPr>
                <w:lang w:eastAsia="zh-CN"/>
              </w:rPr>
              <w:t>EQUAL</w:t>
            </w:r>
            <w:r>
              <w:rPr>
                <w:lang w:eastAsia="zh-CN"/>
              </w:rPr>
              <w:tab/>
              <w:t>VNF didn’t resize</w:t>
            </w:r>
          </w:p>
        </w:tc>
      </w:tr>
      <w:tr w:rsidR="00B11E2A" w:rsidTr="00685CA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11E2A" w:rsidRDefault="00B11E2A" w:rsidP="00685CAE">
            <w:pPr>
              <w:pStyle w:val="TestCaseInfo"/>
              <w:rPr>
                <w:lang w:eastAsia="zh-CN"/>
              </w:rPr>
            </w:pPr>
            <w:r>
              <w:rPr>
                <w:lang w:eastAsia="zh-CN"/>
              </w:rPr>
              <w:t>The command compares the provided resize level to the current active VNF resize level.</w:t>
            </w:r>
          </w:p>
        </w:tc>
      </w:tr>
    </w:tbl>
    <w:p w:rsidR="00B11E2A" w:rsidRDefault="00B11E2A" w:rsidP="00292340"/>
    <w:p w:rsidR="00B11E2A" w:rsidRDefault="00B11E2A"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49" w:name="_Toc459818109"/>
            <w:r>
              <w:t xml:space="preserve">Function: </w:t>
            </w:r>
            <w:r w:rsidR="00ED4205">
              <w:t>VNFM.</w:t>
            </w:r>
            <w:r w:rsidRPr="00292340">
              <w:t>VNF.TriggerResizevResources</w:t>
            </w:r>
            <w:r>
              <w:t>()</w:t>
            </w:r>
            <w:bookmarkEnd w:id="34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Trigger type:</w:t>
            </w:r>
          </w:p>
          <w:p w:rsidR="00CC2D29" w:rsidRDefault="00CC2D29" w:rsidP="00FD6C0C">
            <w:pPr>
              <w:pStyle w:val="TestCaseInfo"/>
              <w:numPr>
                <w:ilvl w:val="0"/>
                <w:numId w:val="146"/>
              </w:numPr>
              <w:rPr>
                <w:lang w:eastAsia="zh-CN"/>
              </w:rPr>
            </w:pPr>
            <w:r>
              <w:rPr>
                <w:lang w:eastAsia="zh-CN"/>
              </w:rPr>
              <w:t>command to the VNFM</w:t>
            </w:r>
          </w:p>
          <w:p w:rsidR="00CC2D29" w:rsidRDefault="00CC2D29" w:rsidP="00FD6C0C">
            <w:pPr>
              <w:pStyle w:val="TestCaseInfo"/>
              <w:numPr>
                <w:ilvl w:val="0"/>
                <w:numId w:val="146"/>
              </w:numPr>
              <w:rPr>
                <w:lang w:eastAsia="zh-CN"/>
              </w:rPr>
            </w:pPr>
            <w:r>
              <w:rPr>
                <w:lang w:eastAsia="zh-CN"/>
              </w:rPr>
              <w:t>higher traffic load over a longer period of time</w:t>
            </w:r>
          </w:p>
          <w:p w:rsidR="00CC2D29" w:rsidRDefault="00CC2D29" w:rsidP="00FD6C0C">
            <w:pPr>
              <w:pStyle w:val="TestCaseInfo"/>
              <w:numPr>
                <w:ilvl w:val="0"/>
                <w:numId w:val="146"/>
              </w:numPr>
              <w:rPr>
                <w:lang w:eastAsia="zh-CN"/>
              </w:rPr>
            </w:pPr>
            <w:r>
              <w:rPr>
                <w:lang w:eastAsia="zh-CN"/>
              </w:rPr>
              <w:t>triggered by EM</w:t>
            </w:r>
          </w:p>
          <w:p w:rsidR="00CC2D29" w:rsidRDefault="00CC2D29" w:rsidP="00FD6C0C">
            <w:pPr>
              <w:pStyle w:val="TestCaseInfo"/>
              <w:numPr>
                <w:ilvl w:val="0"/>
                <w:numId w:val="146"/>
              </w:numPr>
              <w:rPr>
                <w:lang w:eastAsia="zh-CN"/>
              </w:rPr>
            </w:pPr>
            <w:r>
              <w:rPr>
                <w:lang w:eastAsia="zh-CN"/>
              </w:rPr>
              <w:t>triggered by VNF</w:t>
            </w:r>
          </w:p>
          <w:p w:rsidR="00CC2D29" w:rsidRDefault="00CC2D29" w:rsidP="00CC2D29">
            <w:pPr>
              <w:pStyle w:val="TestCaseInfo"/>
              <w:rPr>
                <w:lang w:eastAsia="zh-CN"/>
              </w:rPr>
            </w:pPr>
            <w:r>
              <w:rPr>
                <w:lang w:eastAsia="zh-CN"/>
              </w:rPr>
              <w:t>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B478C4" w:rsidRDefault="00B478C4" w:rsidP="00B478C4">
            <w:pPr>
              <w:pStyle w:val="TestCaseInfo"/>
              <w:numPr>
                <w:ilvl w:val="0"/>
                <w:numId w:val="145"/>
              </w:numPr>
            </w:pPr>
            <w:r>
              <w:rPr>
                <w:lang w:eastAsia="zh-CN"/>
              </w:rPr>
              <w:t xml:space="preserve">Max resize vResource Level but reduced by VIM vResources </w:t>
            </w:r>
            <w:r>
              <w:t>(MAX_REDUCED_RESIZE_VRESOURCE_LEVEL)</w:t>
            </w:r>
          </w:p>
          <w:p w:rsidR="00CC2D29" w:rsidRDefault="00CC2D29" w:rsidP="00B478C4">
            <w:pPr>
              <w:pStyle w:val="TestCaseInfo"/>
              <w:rPr>
                <w:lang w:eastAsia="zh-CN"/>
              </w:rPr>
            </w:pPr>
            <w:r>
              <w:rPr>
                <w:lang w:eastAsia="zh-CN"/>
              </w:rPr>
              <w:t>Type of vResource to be resized:</w:t>
            </w:r>
          </w:p>
          <w:p w:rsidR="00CC2D29" w:rsidRDefault="00CC2D29" w:rsidP="00FD6C0C">
            <w:pPr>
              <w:pStyle w:val="TestCaseInfo"/>
              <w:numPr>
                <w:ilvl w:val="0"/>
                <w:numId w:val="147"/>
              </w:numPr>
              <w:rPr>
                <w:lang w:eastAsia="zh-CN"/>
              </w:rPr>
            </w:pPr>
            <w:r>
              <w:rPr>
                <w:lang w:eastAsia="zh-CN"/>
              </w:rPr>
              <w:t>vMemory</w:t>
            </w:r>
          </w:p>
          <w:p w:rsidR="00CC2D29" w:rsidRDefault="00CC2D29" w:rsidP="00FD6C0C">
            <w:pPr>
              <w:pStyle w:val="TestCaseInfo"/>
              <w:numPr>
                <w:ilvl w:val="0"/>
                <w:numId w:val="147"/>
              </w:numPr>
              <w:rPr>
                <w:lang w:eastAsia="zh-CN"/>
              </w:rPr>
            </w:pPr>
            <w:r>
              <w:rPr>
                <w:lang w:eastAsia="zh-CN"/>
              </w:rPr>
              <w:t>vCPU cores</w:t>
            </w:r>
          </w:p>
          <w:p w:rsidR="00CC2D29" w:rsidRDefault="00CC2D29" w:rsidP="00FD6C0C">
            <w:pPr>
              <w:pStyle w:val="TestCaseInfo"/>
              <w:numPr>
                <w:ilvl w:val="0"/>
                <w:numId w:val="147"/>
              </w:numPr>
              <w:rPr>
                <w:lang w:eastAsia="zh-CN"/>
              </w:rPr>
            </w:pPr>
            <w:r>
              <w:rPr>
                <w:lang w:eastAsia="zh-CN"/>
              </w:rPr>
              <w:t>vStorage</w:t>
            </w:r>
          </w:p>
          <w:p w:rsidR="00CC2D29" w:rsidRDefault="00CC2D29" w:rsidP="00FD6C0C">
            <w:pPr>
              <w:pStyle w:val="TestCaseInfo"/>
              <w:numPr>
                <w:ilvl w:val="0"/>
                <w:numId w:val="147"/>
              </w:numPr>
              <w:rPr>
                <w:lang w:eastAsia="zh-CN"/>
              </w:rPr>
            </w:pPr>
            <w:r>
              <w:rPr>
                <w:lang w:eastAsia="zh-CN"/>
              </w:rPr>
              <w:t>vNIC or specialized hardware</w:t>
            </w:r>
          </w:p>
          <w:p w:rsidR="00292340" w:rsidRPr="00D67489" w:rsidRDefault="00CC2D29" w:rsidP="00FD6C0C">
            <w:pPr>
              <w:pStyle w:val="TestCaseInfo"/>
              <w:numPr>
                <w:ilvl w:val="0"/>
                <w:numId w:val="147"/>
              </w:numPr>
              <w:rPr>
                <w:lang w:eastAsia="zh-CN"/>
              </w:rPr>
            </w:pPr>
            <w:r>
              <w:rPr>
                <w:lang w:eastAsia="zh-CN"/>
              </w:rPr>
              <w:t>vResource =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TRUE</w:t>
            </w:r>
            <w:r>
              <w:rPr>
                <w:lang w:eastAsia="zh-CN"/>
              </w:rPr>
              <w:tab/>
            </w:r>
            <w:r>
              <w:rPr>
                <w:lang w:eastAsia="zh-CN"/>
              </w:rPr>
              <w:tab/>
              <w:t>Success</w:t>
            </w:r>
          </w:p>
          <w:p w:rsidR="00292340" w:rsidRDefault="00CC2D29" w:rsidP="00CC2D29">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CC2D29" w:rsidP="00E7531B">
            <w:pPr>
              <w:pStyle w:val="TestCaseInfo"/>
              <w:rPr>
                <w:lang w:eastAsia="zh-CN"/>
              </w:rPr>
            </w:pPr>
            <w:r>
              <w:rPr>
                <w:lang w:eastAsia="zh-CN"/>
              </w:rPr>
              <w:t xml:space="preserve">The command’s task is to initiate the resizing of the VNF. To trigger a resize </w:t>
            </w:r>
            <w:r w:rsidR="00D05AB8">
              <w:rPr>
                <w:lang w:eastAsia="zh-CN"/>
              </w:rPr>
              <w:t>of a VNF, depends on the type of the VNF implementation and the used functionality.</w:t>
            </w:r>
          </w:p>
        </w:tc>
      </w:tr>
    </w:tbl>
    <w:p w:rsidR="00292340" w:rsidRDefault="00292340" w:rsidP="00292340"/>
    <w:p w:rsidR="00874974" w:rsidRDefault="00874974" w:rsidP="00874974">
      <w:pPr>
        <w:pStyle w:val="Heading3"/>
      </w:pPr>
      <w:bookmarkStart w:id="350" w:name="_Toc467159745"/>
      <w:r>
        <w:t>Migration</w:t>
      </w:r>
      <w:bookmarkEnd w:id="350"/>
    </w:p>
    <w:p w:rsidR="00874974" w:rsidRDefault="00F3163D" w:rsidP="00292340">
      <w:r>
        <w:t>Migration related commands can be found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B6000" w:rsidTr="00E26EBA">
        <w:tc>
          <w:tcPr>
            <w:tcW w:w="9330" w:type="dxa"/>
            <w:gridSpan w:val="2"/>
            <w:tcBorders>
              <w:top w:val="single" w:sz="2" w:space="0" w:color="auto"/>
              <w:left w:val="single" w:sz="2" w:space="0" w:color="auto"/>
              <w:bottom w:val="single" w:sz="2" w:space="0" w:color="auto"/>
              <w:right w:val="single" w:sz="2" w:space="0" w:color="auto"/>
            </w:tcBorders>
            <w:hideMark/>
          </w:tcPr>
          <w:p w:rsidR="00FB6000" w:rsidRDefault="00FB6000" w:rsidP="00E26EBA">
            <w:pPr>
              <w:pStyle w:val="Function"/>
            </w:pPr>
            <w:r>
              <w:t>Function: VNFM.</w:t>
            </w:r>
            <w:r w:rsidRPr="00292340">
              <w:t>Migration.</w:t>
            </w:r>
            <w:r>
              <w:t>GetMigrationType ()</w:t>
            </w:r>
          </w:p>
        </w:tc>
      </w:tr>
      <w:tr w:rsidR="00FB6000"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B6000" w:rsidRPr="00D67489" w:rsidRDefault="00FB6000" w:rsidP="00E26EBA">
            <w:pPr>
              <w:pStyle w:val="TestCaseInfo"/>
              <w:rPr>
                <w:lang w:eastAsia="zh-CN"/>
              </w:rPr>
            </w:pPr>
            <w:r>
              <w:rPr>
                <w:sz w:val="20"/>
                <w:szCs w:val="20"/>
              </w:rPr>
              <w:t>vnfRecord</w:t>
            </w:r>
          </w:p>
        </w:tc>
      </w:tr>
      <w:tr w:rsidR="00FB6000"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E26EBA">
            <w:pPr>
              <w:pStyle w:val="TestCaseInfo"/>
              <w:rPr>
                <w:lang w:eastAsia="zh-CN"/>
              </w:rPr>
            </w:pPr>
            <w:r w:rsidRPr="004602BE">
              <w:rPr>
                <w:lang w:eastAsia="zh-CN"/>
              </w:rPr>
              <w:t>LIVE_MIGRATION</w:t>
            </w:r>
            <w:r>
              <w:rPr>
                <w:lang w:eastAsia="zh-CN"/>
              </w:rPr>
              <w:tab/>
              <w:t xml:space="preserve">            VNF supports live migration</w:t>
            </w:r>
          </w:p>
          <w:p w:rsidR="00FB6000" w:rsidRDefault="00FB6000" w:rsidP="00E26EBA">
            <w:pPr>
              <w:pStyle w:val="TestCaseInfo"/>
              <w:rPr>
                <w:lang w:eastAsia="zh-CN"/>
              </w:rPr>
            </w:pPr>
            <w:r w:rsidRPr="00CE73FA">
              <w:rPr>
                <w:lang w:eastAsia="zh-CN"/>
              </w:rPr>
              <w:t>OFFLINE_MIGRATION</w:t>
            </w:r>
            <w:r>
              <w:rPr>
                <w:lang w:eastAsia="zh-CN"/>
              </w:rPr>
              <w:tab/>
              <w:t>VNF supports offline migration</w:t>
            </w:r>
          </w:p>
          <w:p w:rsidR="00FB6000" w:rsidRDefault="00FB6000" w:rsidP="00E26EBA">
            <w:pPr>
              <w:pStyle w:val="TestCaseInfo"/>
              <w:rPr>
                <w:lang w:eastAsia="zh-CN"/>
              </w:rPr>
            </w:pPr>
            <w:r>
              <w:rPr>
                <w:lang w:eastAsia="zh-CN"/>
              </w:rPr>
              <w:t>FALSE</w:t>
            </w:r>
            <w:r>
              <w:rPr>
                <w:lang w:eastAsia="zh-CN"/>
              </w:rPr>
              <w:tab/>
            </w:r>
            <w:r>
              <w:rPr>
                <w:lang w:eastAsia="zh-CN"/>
              </w:rPr>
              <w:tab/>
            </w:r>
            <w:r>
              <w:rPr>
                <w:lang w:eastAsia="zh-CN"/>
              </w:rPr>
              <w:tab/>
              <w:t xml:space="preserve">            No migration supported by VNF</w:t>
            </w:r>
          </w:p>
        </w:tc>
      </w:tr>
      <w:tr w:rsidR="00FB6000"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FB6000">
            <w:pPr>
              <w:pStyle w:val="TestCaseInfo"/>
              <w:rPr>
                <w:lang w:eastAsia="zh-CN"/>
              </w:rPr>
            </w:pPr>
            <w:r>
              <w:rPr>
                <w:lang w:eastAsia="zh-CN"/>
              </w:rPr>
              <w:t>The c</w:t>
            </w:r>
            <w:r w:rsidRPr="00FB6000">
              <w:rPr>
                <w:lang w:eastAsia="zh-CN"/>
              </w:rPr>
              <w:t>ommand returns migration type supported by VNF</w:t>
            </w:r>
            <w:r>
              <w:rPr>
                <w:lang w:eastAsia="zh-CN"/>
              </w:rPr>
              <w:t>.</w:t>
            </w:r>
          </w:p>
        </w:tc>
      </w:tr>
    </w:tbl>
    <w:p w:rsidR="00FB6000" w:rsidRDefault="00FB60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1" w:name="_Toc459818110"/>
            <w:r>
              <w:t xml:space="preserve">Function: </w:t>
            </w:r>
            <w:r w:rsidR="00ED4205">
              <w:t>VNFM.</w:t>
            </w:r>
            <w:r w:rsidRPr="00292340">
              <w:t>Migration.TriggerMigration</w:t>
            </w:r>
            <w:r>
              <w:t>()</w:t>
            </w:r>
            <w:bookmarkEnd w:id="35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D05AB8">
            <w:pPr>
              <w:pStyle w:val="TestCaseInfo"/>
              <w:rPr>
                <w:lang w:eastAsia="zh-CN"/>
              </w:rPr>
            </w:pPr>
            <w:r>
              <w:rPr>
                <w:sz w:val="20"/>
                <w:szCs w:val="20"/>
              </w:rPr>
              <w:t>vnfRecord</w:t>
            </w:r>
          </w:p>
          <w:p w:rsidR="00D05AB8" w:rsidRDefault="00D05AB8" w:rsidP="00D05AB8">
            <w:pPr>
              <w:pStyle w:val="TestCaseInfo"/>
              <w:rPr>
                <w:lang w:eastAsia="zh-CN"/>
              </w:rPr>
            </w:pPr>
            <w:r>
              <w:rPr>
                <w:lang w:eastAsia="zh-CN"/>
              </w:rPr>
              <w:t>Resource Type for the migration:</w:t>
            </w:r>
          </w:p>
          <w:p w:rsidR="00D05AB8" w:rsidRDefault="00D05AB8" w:rsidP="00FD6C0C">
            <w:pPr>
              <w:pStyle w:val="TestCaseInfo"/>
              <w:numPr>
                <w:ilvl w:val="0"/>
                <w:numId w:val="148"/>
              </w:numPr>
              <w:rPr>
                <w:lang w:eastAsia="zh-CN"/>
              </w:rPr>
            </w:pPr>
            <w:r>
              <w:rPr>
                <w:lang w:eastAsia="zh-CN"/>
              </w:rPr>
              <w:t>vMemory</w:t>
            </w:r>
          </w:p>
          <w:p w:rsidR="00D05AB8" w:rsidRDefault="00D05AB8" w:rsidP="00FD6C0C">
            <w:pPr>
              <w:pStyle w:val="TestCaseInfo"/>
              <w:numPr>
                <w:ilvl w:val="0"/>
                <w:numId w:val="148"/>
              </w:numPr>
              <w:rPr>
                <w:lang w:eastAsia="zh-CN"/>
              </w:rPr>
            </w:pPr>
            <w:r>
              <w:rPr>
                <w:lang w:eastAsia="zh-CN"/>
              </w:rPr>
              <w:t>vCPU cores</w:t>
            </w:r>
          </w:p>
          <w:p w:rsidR="00D05AB8" w:rsidRDefault="00D05AB8" w:rsidP="00FD6C0C">
            <w:pPr>
              <w:pStyle w:val="TestCaseInfo"/>
              <w:numPr>
                <w:ilvl w:val="0"/>
                <w:numId w:val="148"/>
              </w:numPr>
              <w:rPr>
                <w:lang w:eastAsia="zh-CN"/>
              </w:rPr>
            </w:pPr>
            <w:r>
              <w:rPr>
                <w:lang w:eastAsia="zh-CN"/>
              </w:rPr>
              <w:t>vStorage</w:t>
            </w:r>
          </w:p>
          <w:p w:rsidR="00D05AB8" w:rsidRDefault="00D05AB8" w:rsidP="00FD6C0C">
            <w:pPr>
              <w:pStyle w:val="TestCaseInfo"/>
              <w:numPr>
                <w:ilvl w:val="0"/>
                <w:numId w:val="148"/>
              </w:numPr>
              <w:rPr>
                <w:lang w:eastAsia="zh-CN"/>
              </w:rPr>
            </w:pPr>
            <w:r>
              <w:rPr>
                <w:lang w:eastAsia="zh-CN"/>
              </w:rPr>
              <w:t>vNIC or specialized hardware</w:t>
            </w:r>
          </w:p>
          <w:p w:rsidR="00292340" w:rsidRPr="00D67489" w:rsidRDefault="00D05AB8" w:rsidP="00FD6C0C">
            <w:pPr>
              <w:pStyle w:val="TestCaseInfo"/>
              <w:numPr>
                <w:ilvl w:val="0"/>
                <w:numId w:val="148"/>
              </w:numPr>
              <w:rPr>
                <w:lang w:eastAsia="zh-CN"/>
              </w:rPr>
            </w:pPr>
            <w:r>
              <w:rPr>
                <w:lang w:eastAsia="zh-CN"/>
              </w:rPr>
              <w:t>any vResource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5AB8" w:rsidRDefault="00D05AB8" w:rsidP="00D05AB8">
            <w:pPr>
              <w:pStyle w:val="TestCaseInfo"/>
              <w:rPr>
                <w:lang w:eastAsia="zh-CN"/>
              </w:rPr>
            </w:pPr>
            <w:r>
              <w:rPr>
                <w:lang w:eastAsia="zh-CN"/>
              </w:rPr>
              <w:t>TRUE</w:t>
            </w:r>
            <w:r>
              <w:rPr>
                <w:lang w:eastAsia="zh-CN"/>
              </w:rPr>
              <w:tab/>
            </w:r>
            <w:r>
              <w:rPr>
                <w:lang w:eastAsia="zh-CN"/>
              </w:rPr>
              <w:tab/>
              <w:t>Success</w:t>
            </w:r>
            <w:r w:rsidR="00D00751">
              <w:rPr>
                <w:lang w:eastAsia="zh-CN"/>
              </w:rPr>
              <w:t>, migration has been started</w:t>
            </w:r>
          </w:p>
          <w:p w:rsidR="00292340" w:rsidRDefault="00D05AB8" w:rsidP="00D05AB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5AB8" w:rsidP="00E7531B">
            <w:pPr>
              <w:pStyle w:val="TestCaseInfo"/>
              <w:rPr>
                <w:lang w:eastAsia="zh-CN"/>
              </w:rPr>
            </w:pPr>
            <w:r>
              <w:rPr>
                <w:lang w:eastAsia="zh-CN"/>
              </w:rPr>
              <w:t>The command will cause a migration of the specified vResource type.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2" w:name="_Toc459818111"/>
            <w:r>
              <w:t xml:space="preserve">Function: </w:t>
            </w:r>
            <w:r w:rsidR="00ED4205">
              <w:t>VNFM.</w:t>
            </w:r>
            <w:r w:rsidRPr="00292340">
              <w:t>Migration.ValidateMigrationSuccess</w:t>
            </w:r>
            <w:r>
              <w:t>()</w:t>
            </w:r>
            <w:bookmarkEnd w:id="35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r>
            <w:r>
              <w:rPr>
                <w:lang w:eastAsia="zh-CN"/>
              </w:rPr>
              <w:tab/>
              <w:t>Success, migration completed successfully</w:t>
            </w:r>
          </w:p>
          <w:p w:rsidR="00D00751" w:rsidRDefault="00D00751" w:rsidP="00D00751">
            <w:pPr>
              <w:pStyle w:val="TestCaseInfo"/>
              <w:rPr>
                <w:lang w:eastAsia="zh-CN"/>
              </w:rPr>
            </w:pPr>
            <w:r>
              <w:rPr>
                <w:lang w:eastAsia="zh-CN"/>
              </w:rPr>
              <w:t>IN_PROGRESS</w:t>
            </w:r>
            <w:r>
              <w:rPr>
                <w:lang w:eastAsia="zh-CN"/>
              </w:rPr>
              <w:tab/>
              <w:t>Migration is still in progress</w:t>
            </w:r>
          </w:p>
          <w:p w:rsidR="00292340" w:rsidRDefault="00D00751" w:rsidP="00D00751">
            <w:pPr>
              <w:pStyle w:val="TestCaseInfo"/>
              <w:rPr>
                <w:lang w:eastAsia="zh-CN"/>
              </w:rPr>
            </w:pPr>
            <w:r>
              <w:rPr>
                <w:lang w:eastAsia="zh-CN"/>
              </w:rPr>
              <w:t>FALSE</w:t>
            </w:r>
            <w:r>
              <w:rPr>
                <w:lang w:eastAsia="zh-CN"/>
              </w:rPr>
              <w:tab/>
            </w:r>
            <w:r>
              <w:rPr>
                <w:lang w:eastAsia="zh-CN"/>
              </w:rPr>
              <w:tab/>
            </w:r>
            <w:r>
              <w:rPr>
                <w:lang w:eastAsia="zh-CN"/>
              </w:rPr>
              <w:tab/>
              <w:t>Failure, migration completed unsuccessfully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 xml:space="preserve">The command returns the current status of the migration process. Therefore the command </w:t>
            </w:r>
            <w:proofErr w:type="gramStart"/>
            <w:r>
              <w:t>VNFM.</w:t>
            </w:r>
            <w:r w:rsidRPr="00292340">
              <w:t>Migration.TriggerMigration</w:t>
            </w:r>
            <w:r>
              <w:t>(</w:t>
            </w:r>
            <w:proofErr w:type="gramEnd"/>
            <w:r>
              <w:t>) should have been giver before calling this command. If the migration is not completed, the command returns IN_PROGRESS.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3" w:name="_Toc459818112"/>
            <w:r>
              <w:t xml:space="preserve">Function: </w:t>
            </w:r>
            <w:r w:rsidR="00ED4205">
              <w:t>VNFM.VNF.RecoveryCMDtoVNF</w:t>
            </w:r>
            <w:r>
              <w:t>()</w:t>
            </w:r>
            <w:bookmarkEnd w:id="35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292340" w:rsidRDefault="00D00751" w:rsidP="00D00751">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The command instructs the VNF to start the process of a VNF recovery. This command should be given only after a VNF fault injection has been applied to the VNF so that the recovery command can heal the VNF from a problem.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D4205"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D4205" w:rsidRDefault="00ED4205" w:rsidP="008E2D32">
            <w:pPr>
              <w:pStyle w:val="Function"/>
            </w:pPr>
            <w:bookmarkStart w:id="354" w:name="_Toc459818113"/>
            <w:r>
              <w:t>Function: VNFM.RecoveryCMDtoVNFM()</w:t>
            </w:r>
            <w:bookmarkEnd w:id="354"/>
          </w:p>
        </w:tc>
      </w:tr>
      <w:tr w:rsidR="00D00751"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00751" w:rsidRPr="00D67489" w:rsidRDefault="00963FFC" w:rsidP="00A62AAA">
            <w:pPr>
              <w:pStyle w:val="TestCaseInfo"/>
              <w:rPr>
                <w:lang w:eastAsia="zh-CN"/>
              </w:rPr>
            </w:pPr>
            <w:r>
              <w:rPr>
                <w:sz w:val="20"/>
                <w:szCs w:val="20"/>
              </w:rPr>
              <w:t>vnfRecord</w:t>
            </w:r>
          </w:p>
        </w:tc>
      </w:tr>
      <w:tr w:rsidR="00D00751"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D00751" w:rsidRDefault="00D00751" w:rsidP="00D00751">
            <w:pPr>
              <w:pStyle w:val="TestCaseInfo"/>
              <w:rPr>
                <w:lang w:eastAsia="zh-CN"/>
              </w:rPr>
            </w:pPr>
            <w:r>
              <w:rPr>
                <w:lang w:eastAsia="zh-CN"/>
              </w:rPr>
              <w:t>FALSE</w:t>
            </w:r>
            <w:r>
              <w:rPr>
                <w:lang w:eastAsia="zh-CN"/>
              </w:rPr>
              <w:tab/>
            </w:r>
            <w:r>
              <w:rPr>
                <w:lang w:eastAsia="zh-CN"/>
              </w:rPr>
              <w:tab/>
              <w:t>Failure</w:t>
            </w:r>
          </w:p>
        </w:tc>
      </w:tr>
      <w:tr w:rsidR="00D00751"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The command instructs the VNFM to start the process of a VNF recovery. This command should be given only after a VNF fault injection has been applied to the VNF so that the recovery command can heal the VNF from a problem.</w:t>
            </w:r>
          </w:p>
        </w:tc>
      </w:tr>
    </w:tbl>
    <w:p w:rsidR="00ED4205" w:rsidRDefault="00ED4205" w:rsidP="00292340"/>
    <w:p w:rsidR="00ED4205" w:rsidRDefault="00874974" w:rsidP="00874974">
      <w:pPr>
        <w:pStyle w:val="Heading3"/>
      </w:pPr>
      <w:bookmarkStart w:id="355" w:name="_Toc467159746"/>
      <w:proofErr w:type="gramStart"/>
      <w:r>
        <w:lastRenderedPageBreak/>
        <w:t>vNetwork</w:t>
      </w:r>
      <w:bookmarkEnd w:id="355"/>
      <w:proofErr w:type="gramEnd"/>
    </w:p>
    <w:p w:rsidR="00874974" w:rsidRDefault="00F3163D" w:rsidP="00292340">
      <w:proofErr w:type="gramStart"/>
      <w:r>
        <w:t>vNetwork</w:t>
      </w:r>
      <w:proofErr w:type="gramEnd"/>
      <w:r>
        <w:t xml:space="preserve"> related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6" w:name="_Toc459818114"/>
            <w:r>
              <w:t xml:space="preserve">Function: </w:t>
            </w:r>
            <w:r w:rsidR="00ED4205">
              <w:t>VNFM.</w:t>
            </w:r>
            <w:r w:rsidR="00CA4FD6" w:rsidRPr="00CA4FD6">
              <w:t>VNetwork.ValidatevNetworkResourceAllocation</w:t>
            </w:r>
            <w:r>
              <w:t>()</w:t>
            </w:r>
            <w:bookmarkEnd w:id="35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E7531B">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vNetwork allocation and setup is correct</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D6E3E" w:rsidP="000D6E3E">
            <w:pPr>
              <w:pStyle w:val="TestCaseInfo"/>
              <w:rPr>
                <w:lang w:eastAsia="zh-CN"/>
              </w:rPr>
            </w:pPr>
            <w:r>
              <w:rPr>
                <w:lang w:eastAsia="zh-CN"/>
              </w:rPr>
              <w:t>The command validates the vNetwork allocation and setup against the VNFD and the current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7" w:name="_Toc459818115"/>
            <w:r>
              <w:t xml:space="preserve">Function: </w:t>
            </w:r>
            <w:r w:rsidR="00ED4205">
              <w:t>VNFM.</w:t>
            </w:r>
            <w:r w:rsidR="00CA4FD6" w:rsidRPr="00CA4FD6">
              <w:t>VNetwork.ValidatevNetworkResourceRelease</w:t>
            </w:r>
            <w:r>
              <w:t>()</w:t>
            </w:r>
            <w:bookmarkEnd w:id="357"/>
          </w:p>
        </w:tc>
      </w:tr>
      <w:tr w:rsidR="000D6E3E"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D6E3E" w:rsidRPr="00D67489" w:rsidRDefault="00963FFC" w:rsidP="00A62AAA">
            <w:pPr>
              <w:pStyle w:val="TestCaseInfo"/>
              <w:rPr>
                <w:lang w:eastAsia="zh-CN"/>
              </w:rPr>
            </w:pPr>
            <w:r>
              <w:rPr>
                <w:sz w:val="20"/>
                <w:szCs w:val="20"/>
              </w:rPr>
              <w:t>vnfRecord</w:t>
            </w:r>
          </w:p>
        </w:tc>
      </w:tr>
      <w:tr w:rsidR="000D6E3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all vNetwork resources released</w:t>
            </w:r>
          </w:p>
          <w:p w:rsidR="000D6E3E" w:rsidRDefault="000D6E3E" w:rsidP="000D6E3E">
            <w:pPr>
              <w:pStyle w:val="TestCaseInfo"/>
              <w:rPr>
                <w:lang w:eastAsia="zh-CN"/>
              </w:rPr>
            </w:pPr>
            <w:r>
              <w:rPr>
                <w:lang w:eastAsia="zh-CN"/>
              </w:rPr>
              <w:t>FALSE</w:t>
            </w:r>
            <w:r>
              <w:rPr>
                <w:lang w:eastAsia="zh-CN"/>
              </w:rPr>
              <w:tab/>
            </w:r>
            <w:r>
              <w:rPr>
                <w:lang w:eastAsia="zh-CN"/>
              </w:rPr>
              <w:tab/>
              <w:t>Failure</w:t>
            </w:r>
          </w:p>
        </w:tc>
      </w:tr>
      <w:tr w:rsidR="000D6E3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The command validates the freeing of all vNetwork resources.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58" w:name="_Toc459818116"/>
            <w:r>
              <w:t xml:space="preserve">Function: </w:t>
            </w:r>
            <w:r w:rsidR="00ED4205">
              <w:t>VNFM.</w:t>
            </w:r>
            <w:r w:rsidR="00CA4FD6" w:rsidRPr="00CA4FD6">
              <w:t>VNetwork.Se</w:t>
            </w:r>
            <w:r w:rsidR="00CA4FD6">
              <w:t>tB</w:t>
            </w:r>
            <w:r w:rsidR="00CA4FD6" w:rsidRPr="00CA4FD6">
              <w:t>andwidth</w:t>
            </w:r>
            <w:r>
              <w:t>()</w:t>
            </w:r>
            <w:bookmarkEnd w:id="35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E7531B">
            <w:pPr>
              <w:pStyle w:val="TestCaseInfo"/>
              <w:rPr>
                <w:lang w:eastAsia="zh-CN"/>
              </w:rPr>
            </w:pPr>
            <w:r>
              <w:rPr>
                <w:sz w:val="20"/>
                <w:szCs w:val="20"/>
              </w:rPr>
              <w:t>vnfRecord</w:t>
            </w:r>
          </w:p>
          <w:p w:rsidR="000D6E3E" w:rsidRDefault="000D6E3E" w:rsidP="00E7531B">
            <w:pPr>
              <w:pStyle w:val="TestCaseInfo"/>
              <w:rPr>
                <w:lang w:eastAsia="zh-CN"/>
              </w:rPr>
            </w:pPr>
            <w:r>
              <w:rPr>
                <w:lang w:eastAsia="zh-CN"/>
              </w:rPr>
              <w:t>Percentage or</w:t>
            </w:r>
          </w:p>
          <w:p w:rsidR="00292340" w:rsidRPr="00D67489" w:rsidRDefault="000D6E3E" w:rsidP="000D6E3E">
            <w:pPr>
              <w:pStyle w:val="TestCaseInfo"/>
              <w:rPr>
                <w:lang w:eastAsia="zh-CN"/>
              </w:rPr>
            </w:pPr>
            <w:r>
              <w:rPr>
                <w:lang w:eastAsia="zh-CN"/>
              </w:rPr>
              <w:t>Low, Medium, High</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bandwidth of the vNetwork is set to the requested level</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modifies the default settings of the vNetwork bandwidth.</w:t>
            </w:r>
          </w:p>
        </w:tc>
      </w:tr>
    </w:tbl>
    <w:p w:rsidR="00292340" w:rsidRDefault="00292340" w:rsidP="00292340"/>
    <w:p w:rsidR="00874974" w:rsidRDefault="00874974" w:rsidP="00874974">
      <w:pPr>
        <w:pStyle w:val="Heading3"/>
      </w:pPr>
      <w:bookmarkStart w:id="359" w:name="_Toc467159747"/>
      <w:proofErr w:type="gramStart"/>
      <w:r>
        <w:t>vStorage</w:t>
      </w:r>
      <w:bookmarkEnd w:id="359"/>
      <w:proofErr w:type="gramEnd"/>
    </w:p>
    <w:p w:rsidR="00874974" w:rsidRDefault="00F3163D" w:rsidP="00292340">
      <w:proofErr w:type="gramStart"/>
      <w:r>
        <w:t>vStorage</w:t>
      </w:r>
      <w:proofErr w:type="gramEnd"/>
      <w:r>
        <w:t xml:space="preserve">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0" w:name="_Toc459818117"/>
            <w:r>
              <w:t xml:space="preserve">Function: </w:t>
            </w:r>
            <w:r w:rsidR="00ED4205">
              <w:t>VNFM.</w:t>
            </w:r>
            <w:r w:rsidR="00CA4FD6" w:rsidRPr="00CA4FD6">
              <w:t>VStorage.GetvStorageSize</w:t>
            </w:r>
            <w:r>
              <w:t>()</w:t>
            </w:r>
            <w:bookmarkEnd w:id="36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7E179F" w:rsidRDefault="007E179F" w:rsidP="00E7531B">
            <w:pPr>
              <w:pStyle w:val="TestCaseInfo"/>
              <w:rPr>
                <w:lang w:eastAsia="zh-CN"/>
              </w:rPr>
            </w:pPr>
            <w:r>
              <w:rPr>
                <w:lang w:eastAsia="zh-CN"/>
              </w:rPr>
              <w:t>Scale</w:t>
            </w:r>
          </w:p>
          <w:p w:rsidR="007E179F" w:rsidRDefault="007E179F" w:rsidP="007E179F">
            <w:pPr>
              <w:pStyle w:val="TestCaseInfo"/>
              <w:numPr>
                <w:ilvl w:val="0"/>
                <w:numId w:val="150"/>
              </w:numPr>
              <w:rPr>
                <w:lang w:eastAsia="zh-CN"/>
              </w:rPr>
            </w:pPr>
            <w:r>
              <w:rPr>
                <w:lang w:eastAsia="zh-CN"/>
              </w:rPr>
              <w:t>Gbytes</w:t>
            </w:r>
          </w:p>
          <w:p w:rsidR="007E179F" w:rsidRDefault="007E179F" w:rsidP="007E179F">
            <w:pPr>
              <w:pStyle w:val="TestCaseInfo"/>
              <w:numPr>
                <w:ilvl w:val="0"/>
                <w:numId w:val="150"/>
              </w:numPr>
              <w:rPr>
                <w:lang w:eastAsia="zh-CN"/>
              </w:rPr>
            </w:pPr>
            <w:r>
              <w:rPr>
                <w:lang w:eastAsia="zh-CN"/>
              </w:rPr>
              <w:t>Mbytes</w:t>
            </w:r>
          </w:p>
          <w:p w:rsidR="007E179F" w:rsidRPr="00D67489" w:rsidRDefault="007E179F" w:rsidP="007E179F">
            <w:pPr>
              <w:pStyle w:val="TestCaseInfo"/>
              <w:numPr>
                <w:ilvl w:val="0"/>
                <w:numId w:val="150"/>
              </w:numPr>
              <w:rPr>
                <w:lang w:eastAsia="zh-CN"/>
              </w:rPr>
            </w:pPr>
            <w:r>
              <w:rPr>
                <w:lang w:eastAsia="zh-CN"/>
              </w:rPr>
              <w:t>Bytes</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SIZE</w:t>
            </w:r>
            <w:r>
              <w:rPr>
                <w:lang w:eastAsia="zh-CN"/>
              </w:rPr>
              <w:tab/>
            </w:r>
            <w:r>
              <w:rPr>
                <w:lang w:eastAsia="zh-CN"/>
              </w:rPr>
              <w:tab/>
              <w:t>Size of the storage reported in the requested scale</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determines the size of the storage.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1" w:name="_Toc459818118"/>
            <w:r>
              <w:t xml:space="preserve">Function: </w:t>
            </w:r>
            <w:r w:rsidR="00ED4205">
              <w:t>VNFM.</w:t>
            </w:r>
            <w:r w:rsidR="00CA4FD6" w:rsidRPr="00CA4FD6">
              <w:t>VStorage.TriggerIncreasevStorage</w:t>
            </w:r>
            <w:r>
              <w:t>()</w:t>
            </w:r>
            <w:bookmarkEnd w:id="36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AD4465" w:rsidRDefault="00AD4465" w:rsidP="00AD4465">
            <w:pPr>
              <w:pStyle w:val="TestCaseInfo"/>
              <w:rPr>
                <w:lang w:eastAsia="zh-CN"/>
              </w:rPr>
            </w:pPr>
            <w:r>
              <w:rPr>
                <w:lang w:eastAsia="zh-CN"/>
              </w:rPr>
              <w:t>Trigger by</w:t>
            </w:r>
          </w:p>
          <w:p w:rsidR="00AD4465" w:rsidRDefault="00AD4465" w:rsidP="00AD4465">
            <w:pPr>
              <w:pStyle w:val="TestCaseInfo"/>
              <w:numPr>
                <w:ilvl w:val="0"/>
                <w:numId w:val="151"/>
              </w:numPr>
              <w:rPr>
                <w:lang w:eastAsia="zh-CN"/>
              </w:rPr>
            </w:pPr>
            <w:r>
              <w:rPr>
                <w:lang w:eastAsia="zh-CN"/>
              </w:rPr>
              <w:t>VIM</w:t>
            </w:r>
          </w:p>
          <w:p w:rsidR="00AD4465" w:rsidRDefault="00AD4465" w:rsidP="00AD4465">
            <w:pPr>
              <w:pStyle w:val="TestCaseInfo"/>
              <w:numPr>
                <w:ilvl w:val="0"/>
                <w:numId w:val="151"/>
              </w:numPr>
              <w:rPr>
                <w:lang w:eastAsia="zh-CN"/>
              </w:rPr>
            </w:pPr>
            <w:r>
              <w:rPr>
                <w:lang w:eastAsia="zh-CN"/>
              </w:rPr>
              <w:t>EM</w:t>
            </w:r>
          </w:p>
          <w:p w:rsidR="00AD4465" w:rsidRDefault="00AD4465" w:rsidP="00AD4465">
            <w:pPr>
              <w:pStyle w:val="TestCaseInfo"/>
              <w:numPr>
                <w:ilvl w:val="0"/>
                <w:numId w:val="151"/>
              </w:numPr>
              <w:rPr>
                <w:lang w:eastAsia="zh-CN"/>
              </w:rPr>
            </w:pPr>
            <w:r>
              <w:rPr>
                <w:lang w:eastAsia="zh-CN"/>
              </w:rPr>
              <w:t>VNFM</w:t>
            </w:r>
          </w:p>
          <w:p w:rsidR="00AD4465" w:rsidRDefault="00AD4465" w:rsidP="00AD4465">
            <w:pPr>
              <w:pStyle w:val="TestCaseInfo"/>
              <w:numPr>
                <w:ilvl w:val="0"/>
                <w:numId w:val="151"/>
              </w:numPr>
              <w:rPr>
                <w:lang w:eastAsia="zh-CN"/>
              </w:rPr>
            </w:pPr>
            <w:r>
              <w:rPr>
                <w:lang w:eastAsia="zh-CN"/>
              </w:rPr>
              <w:lastRenderedPageBreak/>
              <w:t>VNF</w:t>
            </w:r>
          </w:p>
          <w:p w:rsidR="00AD4465" w:rsidRPr="00D67489" w:rsidRDefault="00AD4465" w:rsidP="00AD4465">
            <w:pPr>
              <w:pStyle w:val="TestCaseInfo"/>
              <w:numPr>
                <w:ilvl w:val="0"/>
                <w:numId w:val="151"/>
              </w:numPr>
              <w:rPr>
                <w:lang w:eastAsia="zh-CN"/>
              </w:rPr>
            </w:pPr>
            <w:r>
              <w:rPr>
                <w:lang w:eastAsia="zh-CN"/>
              </w:rPr>
              <w:t>Increased traffic load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increase issued</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issues a request to trigger a storage increase.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2" w:name="_Toc459818119"/>
            <w:r>
              <w:t xml:space="preserve">Function: </w:t>
            </w:r>
            <w:r w:rsidR="00ED4205">
              <w:t>VNFM.</w:t>
            </w:r>
            <w:r w:rsidR="00CA4FD6" w:rsidRPr="00CA4FD6">
              <w:t>VStorage.DecreasevStorage</w:t>
            </w:r>
            <w:r>
              <w:t>()</w:t>
            </w:r>
            <w:bookmarkEnd w:id="362"/>
          </w:p>
        </w:tc>
      </w:tr>
      <w:tr w:rsidR="007E179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370FB" w:rsidRDefault="005370FB" w:rsidP="005370FB">
            <w:pPr>
              <w:pStyle w:val="TestCaseInfo"/>
              <w:rPr>
                <w:lang w:eastAsia="zh-CN"/>
              </w:rPr>
            </w:pPr>
            <w:r>
              <w:rPr>
                <w:lang w:eastAsia="zh-CN"/>
              </w:rPr>
              <w:t>StorageID</w:t>
            </w:r>
            <w:r w:rsidR="00963FFC">
              <w:rPr>
                <w:lang w:eastAsia="zh-CN"/>
              </w:rPr>
              <w:t xml:space="preserve"> or </w:t>
            </w:r>
            <w:r w:rsidR="00963FFC">
              <w:rPr>
                <w:sz w:val="20"/>
                <w:szCs w:val="20"/>
              </w:rPr>
              <w:t>vnfRecord</w:t>
            </w:r>
          </w:p>
          <w:p w:rsidR="005370FB" w:rsidRDefault="005370FB" w:rsidP="005370FB">
            <w:pPr>
              <w:pStyle w:val="TestCaseInfo"/>
              <w:rPr>
                <w:lang w:eastAsia="zh-CN"/>
              </w:rPr>
            </w:pPr>
            <w:r>
              <w:rPr>
                <w:lang w:eastAsia="zh-CN"/>
              </w:rPr>
              <w:t>Trigger by</w:t>
            </w:r>
          </w:p>
          <w:p w:rsidR="005370FB" w:rsidRDefault="005370FB" w:rsidP="005370FB">
            <w:pPr>
              <w:pStyle w:val="TestCaseInfo"/>
              <w:numPr>
                <w:ilvl w:val="0"/>
                <w:numId w:val="151"/>
              </w:numPr>
              <w:rPr>
                <w:lang w:eastAsia="zh-CN"/>
              </w:rPr>
            </w:pPr>
            <w:r>
              <w:rPr>
                <w:lang w:eastAsia="zh-CN"/>
              </w:rPr>
              <w:t>VIM</w:t>
            </w:r>
          </w:p>
          <w:p w:rsidR="005370FB" w:rsidRDefault="005370FB" w:rsidP="005370FB">
            <w:pPr>
              <w:pStyle w:val="TestCaseInfo"/>
              <w:numPr>
                <w:ilvl w:val="0"/>
                <w:numId w:val="151"/>
              </w:numPr>
              <w:rPr>
                <w:lang w:eastAsia="zh-CN"/>
              </w:rPr>
            </w:pPr>
            <w:r>
              <w:rPr>
                <w:lang w:eastAsia="zh-CN"/>
              </w:rPr>
              <w:t>EM</w:t>
            </w:r>
          </w:p>
          <w:p w:rsidR="005370FB" w:rsidRDefault="005370FB" w:rsidP="005370FB">
            <w:pPr>
              <w:pStyle w:val="TestCaseInfo"/>
              <w:numPr>
                <w:ilvl w:val="0"/>
                <w:numId w:val="151"/>
              </w:numPr>
              <w:rPr>
                <w:lang w:eastAsia="zh-CN"/>
              </w:rPr>
            </w:pPr>
            <w:r>
              <w:rPr>
                <w:lang w:eastAsia="zh-CN"/>
              </w:rPr>
              <w:t>VNFM</w:t>
            </w:r>
          </w:p>
          <w:p w:rsidR="005370FB" w:rsidRDefault="005370FB" w:rsidP="005370FB">
            <w:pPr>
              <w:pStyle w:val="TestCaseInfo"/>
              <w:numPr>
                <w:ilvl w:val="0"/>
                <w:numId w:val="151"/>
              </w:numPr>
              <w:rPr>
                <w:lang w:eastAsia="zh-CN"/>
              </w:rPr>
            </w:pPr>
            <w:r>
              <w:rPr>
                <w:lang w:eastAsia="zh-CN"/>
              </w:rPr>
              <w:t>VNF</w:t>
            </w:r>
          </w:p>
          <w:p w:rsidR="007E179F" w:rsidRPr="00D67489" w:rsidRDefault="005370FB" w:rsidP="005370FB">
            <w:pPr>
              <w:pStyle w:val="TestCaseInfo"/>
              <w:numPr>
                <w:ilvl w:val="0"/>
                <w:numId w:val="151"/>
              </w:numPr>
              <w:rPr>
                <w:lang w:eastAsia="zh-CN"/>
              </w:rPr>
            </w:pPr>
            <w:r>
              <w:rPr>
                <w:lang w:eastAsia="zh-CN"/>
              </w:rPr>
              <w:t>Increased traffic load</w:t>
            </w:r>
          </w:p>
        </w:tc>
      </w:tr>
      <w:tr w:rsidR="007E179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decrease issued</w:t>
            </w:r>
          </w:p>
          <w:p w:rsidR="007E179F" w:rsidRDefault="007E179F" w:rsidP="007E179F">
            <w:pPr>
              <w:pStyle w:val="TestCaseInfo"/>
              <w:rPr>
                <w:lang w:eastAsia="zh-CN"/>
              </w:rPr>
            </w:pPr>
            <w:r>
              <w:rPr>
                <w:lang w:eastAsia="zh-CN"/>
              </w:rPr>
              <w:t>FALSE</w:t>
            </w:r>
            <w:r>
              <w:rPr>
                <w:lang w:eastAsia="zh-CN"/>
              </w:rPr>
              <w:tab/>
            </w:r>
            <w:r>
              <w:rPr>
                <w:lang w:eastAsia="zh-CN"/>
              </w:rPr>
              <w:tab/>
              <w:t>Failure</w:t>
            </w:r>
          </w:p>
        </w:tc>
      </w:tr>
      <w:tr w:rsidR="007E179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The command issues a request to trigger a storage decrease.</w:t>
            </w:r>
          </w:p>
        </w:tc>
      </w:tr>
    </w:tbl>
    <w:p w:rsidR="00292340" w:rsidRDefault="00292340" w:rsidP="00292340"/>
    <w:p w:rsidR="00874974" w:rsidRDefault="00874974" w:rsidP="00874974">
      <w:pPr>
        <w:pStyle w:val="Heading3"/>
      </w:pPr>
      <w:bookmarkStart w:id="363" w:name="_Toc467159748"/>
      <w:r>
        <w:t>Fault</w:t>
      </w:r>
      <w:bookmarkEnd w:id="363"/>
    </w:p>
    <w:p w:rsidR="00874974" w:rsidRDefault="00F3163D" w:rsidP="00292340">
      <w:r>
        <w:t>Fault Management require their own group and have been listed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4" w:name="_Toc459818120"/>
            <w:r>
              <w:t xml:space="preserve">Function: </w:t>
            </w:r>
            <w:r w:rsidR="00ED4205">
              <w:t>VNFM.</w:t>
            </w:r>
            <w:r w:rsidR="00CA4FD6" w:rsidRPr="00CA4FD6">
              <w:t>Fault.RegisterForNotification</w:t>
            </w:r>
            <w:r>
              <w:t>()</w:t>
            </w:r>
            <w:bookmarkEnd w:id="36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97A7B" w:rsidRDefault="00963FFC" w:rsidP="005370FB">
            <w:pPr>
              <w:pStyle w:val="TestCaseInfo"/>
              <w:rPr>
                <w:lang w:eastAsia="zh-CN"/>
              </w:rPr>
            </w:pPr>
            <w:r>
              <w:rPr>
                <w:sz w:val="20"/>
                <w:szCs w:val="20"/>
              </w:rPr>
              <w:t>vnfRecord</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3"/>
              </w:numPr>
              <w:rPr>
                <w:lang w:eastAsia="zh-CN"/>
              </w:rPr>
            </w:pPr>
            <w:r>
              <w:rPr>
                <w:lang w:eastAsia="zh-CN"/>
              </w:rPr>
              <w:t>vCPU</w:t>
            </w:r>
          </w:p>
          <w:p w:rsidR="005370FB" w:rsidRDefault="005370FB" w:rsidP="005370FB">
            <w:pPr>
              <w:pStyle w:val="TestCaseInfo"/>
              <w:numPr>
                <w:ilvl w:val="0"/>
                <w:numId w:val="153"/>
              </w:numPr>
              <w:rPr>
                <w:lang w:eastAsia="zh-CN"/>
              </w:rPr>
            </w:pPr>
            <w:r>
              <w:rPr>
                <w:lang w:eastAsia="zh-CN"/>
              </w:rPr>
              <w:t>vMemory</w:t>
            </w:r>
          </w:p>
          <w:p w:rsidR="005370FB" w:rsidRDefault="005370FB" w:rsidP="005370FB">
            <w:pPr>
              <w:pStyle w:val="TestCaseInfo"/>
              <w:numPr>
                <w:ilvl w:val="0"/>
                <w:numId w:val="153"/>
              </w:numPr>
              <w:rPr>
                <w:lang w:eastAsia="zh-CN"/>
              </w:rPr>
            </w:pPr>
            <w:r>
              <w:rPr>
                <w:lang w:eastAsia="zh-CN"/>
              </w:rPr>
              <w:t>vNetwork</w:t>
            </w:r>
          </w:p>
          <w:p w:rsidR="005370FB" w:rsidRDefault="005370FB" w:rsidP="005370FB">
            <w:pPr>
              <w:pStyle w:val="TestCaseInfo"/>
              <w:numPr>
                <w:ilvl w:val="0"/>
                <w:numId w:val="153"/>
              </w:numPr>
              <w:rPr>
                <w:lang w:eastAsia="zh-CN"/>
              </w:rPr>
            </w:pPr>
            <w:r>
              <w:rPr>
                <w:lang w:eastAsia="zh-CN"/>
              </w:rPr>
              <w:t>vStorage</w:t>
            </w:r>
          </w:p>
          <w:p w:rsidR="005370FB" w:rsidRDefault="005370FB" w:rsidP="005370FB">
            <w:pPr>
              <w:pStyle w:val="TestCaseInfo"/>
              <w:numPr>
                <w:ilvl w:val="0"/>
                <w:numId w:val="153"/>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2"/>
              </w:numPr>
              <w:rPr>
                <w:lang w:eastAsia="zh-CN"/>
              </w:rPr>
            </w:pPr>
            <w:r>
              <w:rPr>
                <w:lang w:eastAsia="zh-CN"/>
              </w:rPr>
              <w:t>Critical</w:t>
            </w:r>
          </w:p>
          <w:p w:rsidR="005370FB" w:rsidRDefault="005370FB" w:rsidP="005370FB">
            <w:pPr>
              <w:pStyle w:val="TestCaseInfo"/>
              <w:numPr>
                <w:ilvl w:val="0"/>
                <w:numId w:val="152"/>
              </w:numPr>
              <w:rPr>
                <w:lang w:eastAsia="zh-CN"/>
              </w:rPr>
            </w:pPr>
            <w:r>
              <w:rPr>
                <w:lang w:eastAsia="zh-CN"/>
              </w:rPr>
              <w:t>Major</w:t>
            </w:r>
          </w:p>
          <w:p w:rsidR="005370FB" w:rsidRDefault="005370FB" w:rsidP="005370FB">
            <w:pPr>
              <w:pStyle w:val="TestCaseInfo"/>
              <w:numPr>
                <w:ilvl w:val="0"/>
                <w:numId w:val="152"/>
              </w:numPr>
              <w:rPr>
                <w:lang w:eastAsia="zh-CN"/>
              </w:rPr>
            </w:pPr>
            <w:r>
              <w:rPr>
                <w:lang w:eastAsia="zh-CN"/>
              </w:rPr>
              <w:t>Minor</w:t>
            </w:r>
          </w:p>
          <w:p w:rsidR="005370FB" w:rsidRDefault="005370FB" w:rsidP="005370FB">
            <w:pPr>
              <w:pStyle w:val="TestCaseInfo"/>
              <w:numPr>
                <w:ilvl w:val="0"/>
                <w:numId w:val="152"/>
              </w:numPr>
              <w:rPr>
                <w:lang w:eastAsia="zh-CN"/>
              </w:rPr>
            </w:pPr>
            <w:r>
              <w:rPr>
                <w:lang w:eastAsia="zh-CN"/>
              </w:rPr>
              <w:t>Warning</w:t>
            </w:r>
          </w:p>
          <w:p w:rsidR="00292340" w:rsidRDefault="005370FB" w:rsidP="005370FB">
            <w:pPr>
              <w:pStyle w:val="TestCaseInfo"/>
              <w:numPr>
                <w:ilvl w:val="0"/>
                <w:numId w:val="152"/>
              </w:numPr>
              <w:rPr>
                <w:lang w:eastAsia="zh-CN"/>
              </w:rPr>
            </w:pPr>
            <w:r>
              <w:rPr>
                <w:lang w:eastAsia="zh-CN"/>
              </w:rPr>
              <w:t>Indeterminate</w:t>
            </w:r>
          </w:p>
          <w:p w:rsidR="005370FB" w:rsidRPr="00D67489" w:rsidRDefault="005370FB" w:rsidP="005370FB">
            <w:pPr>
              <w:pStyle w:val="TestCaseInfo"/>
              <w:numPr>
                <w:ilvl w:val="0"/>
                <w:numId w:val="152"/>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5370FB">
            <w:pPr>
              <w:pStyle w:val="TestCaseInfo"/>
              <w:rPr>
                <w:lang w:eastAsia="zh-CN"/>
              </w:rPr>
            </w:pPr>
            <w:r>
              <w:rPr>
                <w:lang w:eastAsia="zh-CN"/>
              </w:rPr>
              <w:t>FaultRegisterID</w:t>
            </w:r>
            <w:r>
              <w:rPr>
                <w:lang w:eastAsia="zh-CN"/>
              </w:rPr>
              <w:tab/>
              <w:t>Success</w:t>
            </w:r>
          </w:p>
          <w:p w:rsidR="005370FB" w:rsidRDefault="005370FB" w:rsidP="005370FB">
            <w:pPr>
              <w:pStyle w:val="TestCaseInfo"/>
              <w:rPr>
                <w:lang w:eastAsia="zh-CN"/>
              </w:rPr>
            </w:pPr>
            <w:r>
              <w:rPr>
                <w:lang w:eastAsia="zh-CN"/>
              </w:rPr>
              <w:t>FALSE</w:t>
            </w:r>
            <w:r>
              <w:rPr>
                <w:lang w:eastAsia="zh-CN"/>
              </w:rPr>
              <w:tab/>
            </w:r>
            <w:r>
              <w:rPr>
                <w:lang w:eastAsia="zh-CN"/>
              </w:rPr>
              <w:tab/>
            </w:r>
            <w:r>
              <w:rPr>
                <w:lang w:eastAsia="zh-CN"/>
              </w:rPr>
              <w:tab/>
              <w:t>Registration failed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registers a Fault Notification of the specified type and severity at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5" w:name="_Toc459818121"/>
            <w:r>
              <w:t xml:space="preserve">Function: </w:t>
            </w:r>
            <w:r w:rsidR="00ED4205">
              <w:t>VNFM.</w:t>
            </w:r>
            <w:r w:rsidR="00CA4FD6" w:rsidRPr="00CA4FD6">
              <w:t>Fault.DeregisterForNotification</w:t>
            </w:r>
            <w:r>
              <w:t>()</w:t>
            </w:r>
            <w:bookmarkEnd w:id="36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5370FB" w:rsidP="00E7531B">
            <w:pPr>
              <w:pStyle w:val="TestCaseInfo"/>
              <w:rPr>
                <w:lang w:eastAsia="zh-CN"/>
              </w:rPr>
            </w:pPr>
            <w:r>
              <w:rPr>
                <w:lang w:eastAsia="zh-CN"/>
              </w:rPr>
              <w:t>FaultRegisterID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TRUE</w:t>
            </w:r>
            <w:r>
              <w:rPr>
                <w:lang w:eastAsia="zh-CN"/>
              </w:rPr>
              <w:tab/>
            </w:r>
            <w:r>
              <w:rPr>
                <w:lang w:eastAsia="zh-CN"/>
              </w:rPr>
              <w:tab/>
              <w:t>Successful deregistration</w:t>
            </w:r>
          </w:p>
          <w:p w:rsidR="005370FB" w:rsidRDefault="005370FB" w:rsidP="005370FB">
            <w:pPr>
              <w:pStyle w:val="TestCaseInfo"/>
              <w:rPr>
                <w:lang w:eastAsia="zh-CN"/>
              </w:rPr>
            </w:pPr>
            <w:r>
              <w:rPr>
                <w:lang w:eastAsia="zh-CN"/>
              </w:rPr>
              <w:lastRenderedPageBreak/>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deregisters a previous registered Fault Notification from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6" w:name="_Toc459818122"/>
            <w:r>
              <w:t xml:space="preserve">Function: </w:t>
            </w:r>
            <w:r w:rsidR="00ED4205">
              <w:t>VNFM.</w:t>
            </w:r>
            <w:r w:rsidR="00CA4FD6" w:rsidRPr="00CA4FD6">
              <w:t>Fault.ListFaultNotificationRegistration</w:t>
            </w:r>
            <w:r>
              <w:t>()</w:t>
            </w:r>
            <w:bookmarkEnd w:id="36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67" w:name="ListFault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370FB">
            <w:pPr>
              <w:pStyle w:val="TestCaseInfo"/>
              <w:rPr>
                <w:lang w:eastAsia="zh-CN"/>
              </w:rPr>
            </w:pPr>
            <w:r>
              <w:rPr>
                <w:sz w:val="20"/>
                <w:szCs w:val="20"/>
              </w:rPr>
              <w:t>vnfRecord</w:t>
            </w:r>
            <w:r w:rsidR="002C75BB">
              <w:rPr>
                <w:lang w:eastAsia="zh-CN"/>
              </w:rPr>
              <w:t xml:space="preserve"> or ANY</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5"/>
              </w:numPr>
              <w:rPr>
                <w:lang w:eastAsia="zh-CN"/>
              </w:rPr>
            </w:pPr>
            <w:r>
              <w:rPr>
                <w:lang w:eastAsia="zh-CN"/>
              </w:rPr>
              <w:t>vCPU</w:t>
            </w:r>
          </w:p>
          <w:p w:rsidR="005370FB" w:rsidRDefault="005370FB" w:rsidP="005370FB">
            <w:pPr>
              <w:pStyle w:val="TestCaseInfo"/>
              <w:numPr>
                <w:ilvl w:val="0"/>
                <w:numId w:val="155"/>
              </w:numPr>
              <w:rPr>
                <w:lang w:eastAsia="zh-CN"/>
              </w:rPr>
            </w:pPr>
            <w:r>
              <w:rPr>
                <w:lang w:eastAsia="zh-CN"/>
              </w:rPr>
              <w:t>vMemory</w:t>
            </w:r>
          </w:p>
          <w:p w:rsidR="005370FB" w:rsidRDefault="005370FB" w:rsidP="005370FB">
            <w:pPr>
              <w:pStyle w:val="TestCaseInfo"/>
              <w:numPr>
                <w:ilvl w:val="0"/>
                <w:numId w:val="155"/>
              </w:numPr>
              <w:rPr>
                <w:lang w:eastAsia="zh-CN"/>
              </w:rPr>
            </w:pPr>
            <w:r>
              <w:rPr>
                <w:lang w:eastAsia="zh-CN"/>
              </w:rPr>
              <w:t>vNetwork</w:t>
            </w:r>
          </w:p>
          <w:p w:rsidR="005370FB" w:rsidRDefault="005370FB" w:rsidP="005370FB">
            <w:pPr>
              <w:pStyle w:val="TestCaseInfo"/>
              <w:numPr>
                <w:ilvl w:val="0"/>
                <w:numId w:val="155"/>
              </w:numPr>
              <w:rPr>
                <w:lang w:eastAsia="zh-CN"/>
              </w:rPr>
            </w:pPr>
            <w:r>
              <w:rPr>
                <w:lang w:eastAsia="zh-CN"/>
              </w:rPr>
              <w:t>vStorage</w:t>
            </w:r>
          </w:p>
          <w:p w:rsidR="005370FB" w:rsidRDefault="005370FB" w:rsidP="005370FB">
            <w:pPr>
              <w:pStyle w:val="TestCaseInfo"/>
              <w:numPr>
                <w:ilvl w:val="0"/>
                <w:numId w:val="155"/>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4"/>
              </w:numPr>
              <w:rPr>
                <w:lang w:eastAsia="zh-CN"/>
              </w:rPr>
            </w:pPr>
            <w:r>
              <w:rPr>
                <w:lang w:eastAsia="zh-CN"/>
              </w:rPr>
              <w:t>Critical</w:t>
            </w:r>
          </w:p>
          <w:p w:rsidR="005370FB" w:rsidRDefault="005370FB" w:rsidP="005370FB">
            <w:pPr>
              <w:pStyle w:val="TestCaseInfo"/>
              <w:numPr>
                <w:ilvl w:val="0"/>
                <w:numId w:val="154"/>
              </w:numPr>
              <w:rPr>
                <w:lang w:eastAsia="zh-CN"/>
              </w:rPr>
            </w:pPr>
            <w:r>
              <w:rPr>
                <w:lang w:eastAsia="zh-CN"/>
              </w:rPr>
              <w:t>Major</w:t>
            </w:r>
          </w:p>
          <w:p w:rsidR="005370FB" w:rsidRDefault="005370FB" w:rsidP="005370FB">
            <w:pPr>
              <w:pStyle w:val="TestCaseInfo"/>
              <w:numPr>
                <w:ilvl w:val="0"/>
                <w:numId w:val="154"/>
              </w:numPr>
              <w:rPr>
                <w:lang w:eastAsia="zh-CN"/>
              </w:rPr>
            </w:pPr>
            <w:r>
              <w:rPr>
                <w:lang w:eastAsia="zh-CN"/>
              </w:rPr>
              <w:t>Minor</w:t>
            </w:r>
          </w:p>
          <w:p w:rsidR="005370FB" w:rsidRDefault="005370FB" w:rsidP="005370FB">
            <w:pPr>
              <w:pStyle w:val="TestCaseInfo"/>
              <w:numPr>
                <w:ilvl w:val="0"/>
                <w:numId w:val="154"/>
              </w:numPr>
              <w:rPr>
                <w:lang w:eastAsia="zh-CN"/>
              </w:rPr>
            </w:pPr>
            <w:r>
              <w:rPr>
                <w:lang w:eastAsia="zh-CN"/>
              </w:rPr>
              <w:t>Warning</w:t>
            </w:r>
          </w:p>
          <w:p w:rsidR="00292340" w:rsidRDefault="005370FB" w:rsidP="005370FB">
            <w:pPr>
              <w:pStyle w:val="TestCaseInfo"/>
              <w:numPr>
                <w:ilvl w:val="0"/>
                <w:numId w:val="154"/>
              </w:numPr>
              <w:rPr>
                <w:lang w:eastAsia="zh-CN"/>
              </w:rPr>
            </w:pPr>
            <w:r>
              <w:rPr>
                <w:lang w:eastAsia="zh-CN"/>
              </w:rPr>
              <w:t>Indeterminate</w:t>
            </w:r>
          </w:p>
          <w:p w:rsidR="005370FB" w:rsidRPr="00D67489" w:rsidRDefault="005370FB" w:rsidP="005370FB">
            <w:pPr>
              <w:pStyle w:val="TestCaseInfo"/>
              <w:numPr>
                <w:ilvl w:val="0"/>
                <w:numId w:val="154"/>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List of Fault Notifications passing the filter with following information:</w:t>
            </w:r>
          </w:p>
          <w:p w:rsidR="005370FB" w:rsidRDefault="005370FB" w:rsidP="004F5EAE">
            <w:pPr>
              <w:pStyle w:val="TestCaseInfo"/>
              <w:numPr>
                <w:ilvl w:val="0"/>
                <w:numId w:val="156"/>
              </w:numPr>
              <w:rPr>
                <w:lang w:eastAsia="zh-CN"/>
              </w:rPr>
            </w:pPr>
            <w:r>
              <w:rPr>
                <w:lang w:eastAsia="zh-CN"/>
              </w:rPr>
              <w:t>FaultRegisterID</w:t>
            </w:r>
          </w:p>
          <w:p w:rsidR="005370FB" w:rsidRDefault="005370FB" w:rsidP="004F5EAE">
            <w:pPr>
              <w:pStyle w:val="TestCaseInfo"/>
              <w:numPr>
                <w:ilvl w:val="0"/>
                <w:numId w:val="156"/>
              </w:numPr>
              <w:rPr>
                <w:lang w:eastAsia="zh-CN"/>
              </w:rPr>
            </w:pPr>
            <w:r>
              <w:rPr>
                <w:lang w:eastAsia="zh-CN"/>
              </w:rPr>
              <w:t>Type</w:t>
            </w:r>
          </w:p>
          <w:p w:rsidR="005370FB" w:rsidRDefault="005370FB" w:rsidP="004F5EAE">
            <w:pPr>
              <w:pStyle w:val="TestCaseInfo"/>
              <w:numPr>
                <w:ilvl w:val="0"/>
                <w:numId w:val="156"/>
              </w:numPr>
              <w:rPr>
                <w:lang w:eastAsia="zh-CN"/>
              </w:rPr>
            </w:pPr>
            <w:r>
              <w:rPr>
                <w:lang w:eastAsia="zh-CN"/>
              </w:rPr>
              <w:t>Severity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 xml:space="preserve">The command retrieves all Fault Notification registrations at the VIM passing the filter. </w:t>
            </w:r>
          </w:p>
        </w:tc>
      </w:tr>
      <w:bookmarkEnd w:id="367"/>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68" w:name="_Toc459818123"/>
            <w:r>
              <w:t xml:space="preserve">Function: </w:t>
            </w:r>
            <w:r w:rsidR="00ED4205">
              <w:t>VNFM.</w:t>
            </w:r>
            <w:r w:rsidR="00CA4FD6" w:rsidRPr="00CA4FD6">
              <w:t>Fault.ListFaultNotificationInformation</w:t>
            </w:r>
            <w:r>
              <w:t>()</w:t>
            </w:r>
            <w:bookmarkEnd w:id="36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69" w:name="ListFaultNotificationInformation"/>
            <w:r>
              <w:t>Input:</w:t>
            </w:r>
          </w:p>
        </w:tc>
        <w:tc>
          <w:tcPr>
            <w:tcW w:w="7979" w:type="dxa"/>
            <w:tcBorders>
              <w:top w:val="single" w:sz="2" w:space="0" w:color="auto"/>
              <w:left w:val="single" w:sz="2" w:space="0" w:color="auto"/>
              <w:bottom w:val="single" w:sz="2" w:space="0" w:color="auto"/>
              <w:right w:val="single" w:sz="2" w:space="0" w:color="auto"/>
            </w:tcBorders>
          </w:tcPr>
          <w:p w:rsidR="0052294D" w:rsidRDefault="0052294D" w:rsidP="0052294D">
            <w:pPr>
              <w:pStyle w:val="TestCaseInfo"/>
              <w:rPr>
                <w:lang w:eastAsia="zh-CN"/>
              </w:rPr>
            </w:pPr>
            <w:r>
              <w:rPr>
                <w:lang w:eastAsia="zh-CN"/>
              </w:rPr>
              <w:t>FaultRegisterID or ANY</w:t>
            </w:r>
          </w:p>
          <w:p w:rsidR="0052294D" w:rsidRDefault="00963FFC" w:rsidP="0052294D">
            <w:pPr>
              <w:pStyle w:val="TestCaseInfo"/>
              <w:rPr>
                <w:lang w:eastAsia="zh-CN"/>
              </w:rPr>
            </w:pPr>
            <w:r>
              <w:rPr>
                <w:sz w:val="20"/>
                <w:szCs w:val="20"/>
              </w:rPr>
              <w:t>vnfRecord</w:t>
            </w:r>
            <w:r w:rsidR="002C75BB">
              <w:rPr>
                <w:lang w:eastAsia="zh-CN"/>
              </w:rPr>
              <w:t xml:space="preserve"> or ANY</w:t>
            </w:r>
          </w:p>
          <w:p w:rsidR="002C75BB" w:rsidRDefault="002C75BB" w:rsidP="0052294D">
            <w:pPr>
              <w:pStyle w:val="TestCaseInfo"/>
              <w:rPr>
                <w:lang w:eastAsia="zh-CN"/>
              </w:rPr>
            </w:pP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292340" w:rsidRPr="00D67489" w:rsidRDefault="0052294D" w:rsidP="004F5EAE">
            <w:pPr>
              <w:pStyle w:val="TestCaseInfo"/>
              <w:numPr>
                <w:ilvl w:val="0"/>
                <w:numId w:val="159"/>
              </w:numPr>
              <w:rPr>
                <w:lang w:eastAsia="zh-CN"/>
              </w:rPr>
            </w:pPr>
            <w:r>
              <w:rPr>
                <w:lang w:eastAsia="zh-CN"/>
              </w:rPr>
              <w:t>vStorage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C75BB" w:rsidRDefault="002C75BB" w:rsidP="0052294D">
            <w:pPr>
              <w:pStyle w:val="TestCaseInfo"/>
              <w:rPr>
                <w:lang w:eastAsia="zh-CN"/>
              </w:rPr>
            </w:pPr>
            <w:r>
              <w:rPr>
                <w:lang w:eastAsia="zh-CN"/>
              </w:rPr>
              <w:t>List of</w:t>
            </w:r>
          </w:p>
          <w:p w:rsidR="0052294D" w:rsidRDefault="0052294D" w:rsidP="0052294D">
            <w:pPr>
              <w:pStyle w:val="TestCaseInfo"/>
              <w:rPr>
                <w:lang w:eastAsia="zh-CN"/>
              </w:rPr>
            </w:pPr>
            <w:r>
              <w:rPr>
                <w:lang w:eastAsia="zh-CN"/>
              </w:rPr>
              <w:t>FaultRegisterID</w:t>
            </w:r>
          </w:p>
          <w:p w:rsidR="002C75BB" w:rsidRDefault="00963FFC" w:rsidP="0052294D">
            <w:pPr>
              <w:pStyle w:val="TestCaseInfo"/>
              <w:rPr>
                <w:lang w:eastAsia="zh-CN"/>
              </w:rPr>
            </w:pPr>
            <w:r>
              <w:rPr>
                <w:sz w:val="20"/>
                <w:szCs w:val="20"/>
              </w:rPr>
              <w:t>vnfRecord</w:t>
            </w: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52294D" w:rsidRDefault="0052294D" w:rsidP="0052294D">
            <w:pPr>
              <w:pStyle w:val="TestCaseInfo"/>
              <w:rPr>
                <w:lang w:eastAsia="zh-CN"/>
              </w:rPr>
            </w:pPr>
            <w:r>
              <w:rPr>
                <w:lang w:eastAsia="zh-CN"/>
              </w:rPr>
              <w:t>vStorage Severity</w:t>
            </w:r>
          </w:p>
          <w:p w:rsidR="0052294D" w:rsidRDefault="0052294D" w:rsidP="004F5EAE">
            <w:pPr>
              <w:pStyle w:val="TestCaseInfo"/>
              <w:numPr>
                <w:ilvl w:val="0"/>
                <w:numId w:val="158"/>
              </w:numPr>
              <w:rPr>
                <w:lang w:eastAsia="zh-CN"/>
              </w:rPr>
            </w:pPr>
            <w:r>
              <w:rPr>
                <w:lang w:eastAsia="zh-CN"/>
              </w:rPr>
              <w:t>Critical</w:t>
            </w:r>
          </w:p>
          <w:p w:rsidR="0052294D" w:rsidRDefault="0052294D" w:rsidP="004F5EAE">
            <w:pPr>
              <w:pStyle w:val="TestCaseInfo"/>
              <w:numPr>
                <w:ilvl w:val="0"/>
                <w:numId w:val="158"/>
              </w:numPr>
              <w:rPr>
                <w:lang w:eastAsia="zh-CN"/>
              </w:rPr>
            </w:pPr>
            <w:r>
              <w:rPr>
                <w:lang w:eastAsia="zh-CN"/>
              </w:rPr>
              <w:t>Major</w:t>
            </w:r>
          </w:p>
          <w:p w:rsidR="0052294D" w:rsidRDefault="0052294D" w:rsidP="004F5EAE">
            <w:pPr>
              <w:pStyle w:val="TestCaseInfo"/>
              <w:numPr>
                <w:ilvl w:val="0"/>
                <w:numId w:val="158"/>
              </w:numPr>
              <w:rPr>
                <w:lang w:eastAsia="zh-CN"/>
              </w:rPr>
            </w:pPr>
            <w:r>
              <w:rPr>
                <w:lang w:eastAsia="zh-CN"/>
              </w:rPr>
              <w:t>Minor</w:t>
            </w:r>
          </w:p>
          <w:p w:rsidR="0052294D" w:rsidRDefault="0052294D" w:rsidP="004F5EAE">
            <w:pPr>
              <w:pStyle w:val="TestCaseInfo"/>
              <w:numPr>
                <w:ilvl w:val="0"/>
                <w:numId w:val="158"/>
              </w:numPr>
              <w:rPr>
                <w:lang w:eastAsia="zh-CN"/>
              </w:rPr>
            </w:pPr>
            <w:r>
              <w:rPr>
                <w:lang w:eastAsia="zh-CN"/>
              </w:rPr>
              <w:t>Warning</w:t>
            </w:r>
          </w:p>
          <w:p w:rsidR="0052294D" w:rsidRDefault="0052294D" w:rsidP="004F5EAE">
            <w:pPr>
              <w:pStyle w:val="TestCaseInfo"/>
              <w:numPr>
                <w:ilvl w:val="0"/>
                <w:numId w:val="158"/>
              </w:numPr>
              <w:rPr>
                <w:lang w:eastAsia="zh-CN"/>
              </w:rPr>
            </w:pPr>
            <w:r>
              <w:rPr>
                <w:lang w:eastAsia="zh-CN"/>
              </w:rPr>
              <w:t>Indeterminate</w:t>
            </w:r>
          </w:p>
          <w:p w:rsidR="0052294D" w:rsidRDefault="0052294D" w:rsidP="0052294D">
            <w:pPr>
              <w:pStyle w:val="TestCaseInfo"/>
              <w:rPr>
                <w:lang w:eastAsia="zh-CN"/>
              </w:rPr>
            </w:pPr>
            <w:r>
              <w:rPr>
                <w:lang w:eastAsia="zh-CN"/>
              </w:rPr>
              <w:lastRenderedPageBreak/>
              <w:t>Alarm State</w:t>
            </w:r>
          </w:p>
          <w:p w:rsidR="0052294D" w:rsidRDefault="0052294D" w:rsidP="004F5EAE">
            <w:pPr>
              <w:pStyle w:val="TestCaseInfo"/>
              <w:numPr>
                <w:ilvl w:val="0"/>
                <w:numId w:val="157"/>
              </w:numPr>
              <w:rPr>
                <w:lang w:eastAsia="zh-CN"/>
              </w:rPr>
            </w:pPr>
            <w:r>
              <w:rPr>
                <w:lang w:eastAsia="zh-CN"/>
              </w:rPr>
              <w:t>Fired</w:t>
            </w:r>
          </w:p>
          <w:p w:rsidR="0052294D" w:rsidRDefault="0052294D" w:rsidP="004F5EAE">
            <w:pPr>
              <w:pStyle w:val="TestCaseInfo"/>
              <w:numPr>
                <w:ilvl w:val="0"/>
                <w:numId w:val="157"/>
              </w:numPr>
              <w:rPr>
                <w:lang w:eastAsia="zh-CN"/>
              </w:rPr>
            </w:pPr>
            <w:r>
              <w:rPr>
                <w:lang w:eastAsia="zh-CN"/>
              </w:rPr>
              <w:t>Updated</w:t>
            </w:r>
          </w:p>
          <w:p w:rsidR="00292340" w:rsidRDefault="0052294D" w:rsidP="004F5EAE">
            <w:pPr>
              <w:pStyle w:val="TestCaseInfo"/>
              <w:numPr>
                <w:ilvl w:val="0"/>
                <w:numId w:val="157"/>
              </w:numPr>
              <w:rPr>
                <w:lang w:eastAsia="zh-CN"/>
              </w:rPr>
            </w:pPr>
            <w:r>
              <w:rPr>
                <w:lang w:eastAsia="zh-CN"/>
              </w:rPr>
              <w:t>Cleared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2294D" w:rsidP="00E7531B">
            <w:pPr>
              <w:pStyle w:val="TestCaseInfo"/>
              <w:rPr>
                <w:lang w:eastAsia="zh-CN"/>
              </w:rPr>
            </w:pPr>
            <w:r>
              <w:rPr>
                <w:lang w:eastAsia="zh-CN"/>
              </w:rPr>
              <w:t>Retrieval of Fault Notification Registration Information</w:t>
            </w:r>
          </w:p>
        </w:tc>
      </w:tr>
      <w:bookmarkEnd w:id="369"/>
    </w:tbl>
    <w:p w:rsidR="00292340" w:rsidRDefault="00292340" w:rsidP="00292340"/>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370" w:name="_Toc459818124"/>
            <w:r>
              <w:t xml:space="preserve">Function: </w:t>
            </w:r>
            <w:r w:rsidR="00ED4205">
              <w:t>VNFM.</w:t>
            </w:r>
            <w:r w:rsidR="00CA4FD6" w:rsidRPr="00CA4FD6">
              <w:t>Fault.VNFFaultInjection</w:t>
            </w:r>
            <w:r>
              <w:t>()</w:t>
            </w:r>
            <w:bookmarkEnd w:id="37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371" w:name="VNFFaultInjec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2294D">
            <w:pPr>
              <w:pStyle w:val="TestCaseInfo"/>
              <w:rPr>
                <w:lang w:eastAsia="zh-CN"/>
              </w:rPr>
            </w:pPr>
            <w:r>
              <w:rPr>
                <w:sz w:val="20"/>
                <w:szCs w:val="20"/>
              </w:rPr>
              <w:t>vnfRecord</w:t>
            </w:r>
          </w:p>
          <w:p w:rsidR="00874974" w:rsidRDefault="00874974" w:rsidP="0052294D">
            <w:pPr>
              <w:pStyle w:val="TestCaseInfo"/>
              <w:rPr>
                <w:lang w:eastAsia="zh-CN"/>
              </w:rPr>
            </w:pPr>
            <w:r>
              <w:rPr>
                <w:lang w:eastAsia="zh-CN"/>
              </w:rPr>
              <w:t>Command</w:t>
            </w:r>
          </w:p>
          <w:p w:rsidR="00874974" w:rsidRDefault="00874974" w:rsidP="004F5EAE">
            <w:pPr>
              <w:pStyle w:val="TestCaseInfo"/>
              <w:numPr>
                <w:ilvl w:val="0"/>
                <w:numId w:val="162"/>
              </w:numPr>
              <w:rPr>
                <w:lang w:eastAsia="zh-CN"/>
              </w:rPr>
            </w:pPr>
            <w:r>
              <w:rPr>
                <w:lang w:eastAsia="zh-CN"/>
              </w:rPr>
              <w:t>VIM command to stop the VNF</w:t>
            </w:r>
          </w:p>
          <w:p w:rsidR="00874974" w:rsidRDefault="00874974" w:rsidP="004F5EAE">
            <w:pPr>
              <w:pStyle w:val="TestCaseInfo"/>
              <w:numPr>
                <w:ilvl w:val="0"/>
                <w:numId w:val="162"/>
              </w:numPr>
              <w:rPr>
                <w:lang w:eastAsia="zh-CN"/>
              </w:rPr>
            </w:pPr>
            <w:r>
              <w:rPr>
                <w:lang w:eastAsia="zh-CN"/>
              </w:rPr>
              <w:t>VIM command to stop one of the compute notes of the VNF</w:t>
            </w:r>
          </w:p>
          <w:p w:rsidR="00874974" w:rsidRDefault="00874974" w:rsidP="004F5EAE">
            <w:pPr>
              <w:pStyle w:val="TestCaseInfo"/>
              <w:numPr>
                <w:ilvl w:val="0"/>
                <w:numId w:val="162"/>
              </w:numPr>
              <w:rPr>
                <w:lang w:eastAsia="zh-CN"/>
              </w:rPr>
            </w:pPr>
            <w:r>
              <w:rPr>
                <w:lang w:eastAsia="zh-CN"/>
              </w:rPr>
              <w:t>VIM command to cause vStorage fault</w:t>
            </w:r>
          </w:p>
          <w:p w:rsidR="00874974" w:rsidRDefault="00874974" w:rsidP="004F5EAE">
            <w:pPr>
              <w:pStyle w:val="TestCaseInfo"/>
              <w:numPr>
                <w:ilvl w:val="0"/>
                <w:numId w:val="162"/>
              </w:numPr>
              <w:rPr>
                <w:lang w:eastAsia="zh-CN"/>
              </w:rPr>
            </w:pPr>
            <w:r>
              <w:rPr>
                <w:lang w:eastAsia="zh-CN"/>
              </w:rPr>
              <w:t>VIM command to cause vMemory fault</w:t>
            </w:r>
          </w:p>
          <w:p w:rsidR="00874974" w:rsidRDefault="00874974" w:rsidP="004F5EAE">
            <w:pPr>
              <w:pStyle w:val="TestCaseInfo"/>
              <w:numPr>
                <w:ilvl w:val="0"/>
                <w:numId w:val="162"/>
              </w:numPr>
              <w:rPr>
                <w:lang w:eastAsia="zh-CN"/>
              </w:rPr>
            </w:pPr>
            <w:r>
              <w:rPr>
                <w:lang w:eastAsia="zh-CN"/>
              </w:rPr>
              <w:t>VIM command to cause vNetwork fault</w:t>
            </w:r>
          </w:p>
          <w:p w:rsidR="00874974" w:rsidRDefault="00874974" w:rsidP="004F5EAE">
            <w:pPr>
              <w:pStyle w:val="TestCaseInfo"/>
              <w:numPr>
                <w:ilvl w:val="0"/>
                <w:numId w:val="162"/>
              </w:numPr>
              <w:rPr>
                <w:lang w:eastAsia="zh-CN"/>
              </w:rPr>
            </w:pPr>
            <w:r>
              <w:rPr>
                <w:lang w:eastAsia="zh-CN"/>
              </w:rPr>
              <w:t>VIM command to cause EM communication fault</w:t>
            </w:r>
          </w:p>
          <w:p w:rsidR="00874974" w:rsidRDefault="00874974" w:rsidP="004F5EAE">
            <w:pPr>
              <w:pStyle w:val="TestCaseInfo"/>
              <w:numPr>
                <w:ilvl w:val="0"/>
                <w:numId w:val="162"/>
              </w:numPr>
              <w:rPr>
                <w:lang w:eastAsia="zh-CN"/>
              </w:rPr>
            </w:pPr>
            <w:r>
              <w:rPr>
                <w:lang w:eastAsia="zh-CN"/>
              </w:rPr>
              <w:t>VIM command to cause VNF and VNFM communication fault</w:t>
            </w:r>
          </w:p>
          <w:p w:rsidR="0052294D" w:rsidRDefault="0052294D" w:rsidP="0052294D">
            <w:pPr>
              <w:pStyle w:val="TestCaseInfo"/>
              <w:rPr>
                <w:lang w:eastAsia="zh-CN"/>
              </w:rPr>
            </w:pPr>
            <w:r>
              <w:rPr>
                <w:lang w:eastAsia="zh-CN"/>
              </w:rPr>
              <w:t>Fault Type</w:t>
            </w:r>
          </w:p>
          <w:p w:rsidR="0052294D" w:rsidRDefault="0052294D" w:rsidP="004F5EAE">
            <w:pPr>
              <w:pStyle w:val="TestCaseInfo"/>
              <w:numPr>
                <w:ilvl w:val="0"/>
                <w:numId w:val="160"/>
              </w:numPr>
              <w:rPr>
                <w:lang w:eastAsia="zh-CN"/>
              </w:rPr>
            </w:pPr>
            <w:r>
              <w:rPr>
                <w:lang w:eastAsia="zh-CN"/>
              </w:rPr>
              <w:t>vCPU</w:t>
            </w:r>
          </w:p>
          <w:p w:rsidR="0052294D" w:rsidRDefault="0052294D" w:rsidP="004F5EAE">
            <w:pPr>
              <w:pStyle w:val="TestCaseInfo"/>
              <w:numPr>
                <w:ilvl w:val="0"/>
                <w:numId w:val="160"/>
              </w:numPr>
              <w:rPr>
                <w:lang w:eastAsia="zh-CN"/>
              </w:rPr>
            </w:pPr>
            <w:r>
              <w:rPr>
                <w:lang w:eastAsia="zh-CN"/>
              </w:rPr>
              <w:t>vMemory</w:t>
            </w:r>
          </w:p>
          <w:p w:rsidR="0052294D" w:rsidRDefault="0052294D" w:rsidP="004F5EAE">
            <w:pPr>
              <w:pStyle w:val="TestCaseInfo"/>
              <w:numPr>
                <w:ilvl w:val="0"/>
                <w:numId w:val="160"/>
              </w:numPr>
              <w:rPr>
                <w:lang w:eastAsia="zh-CN"/>
              </w:rPr>
            </w:pPr>
            <w:r>
              <w:rPr>
                <w:lang w:eastAsia="zh-CN"/>
              </w:rPr>
              <w:t>vNetwork</w:t>
            </w:r>
          </w:p>
          <w:p w:rsidR="0052294D" w:rsidRDefault="0052294D" w:rsidP="004F5EAE">
            <w:pPr>
              <w:pStyle w:val="TestCaseInfo"/>
              <w:numPr>
                <w:ilvl w:val="0"/>
                <w:numId w:val="160"/>
              </w:numPr>
              <w:rPr>
                <w:lang w:eastAsia="zh-CN"/>
              </w:rPr>
            </w:pPr>
            <w:r>
              <w:rPr>
                <w:lang w:eastAsia="zh-CN"/>
              </w:rPr>
              <w:t>vStorage</w:t>
            </w:r>
          </w:p>
          <w:p w:rsidR="0052294D" w:rsidRDefault="0052294D" w:rsidP="0052294D">
            <w:pPr>
              <w:pStyle w:val="TestCaseInfo"/>
              <w:rPr>
                <w:lang w:eastAsia="zh-CN"/>
              </w:rPr>
            </w:pPr>
            <w:r>
              <w:rPr>
                <w:lang w:eastAsia="zh-CN"/>
              </w:rPr>
              <w:t>Severity</w:t>
            </w:r>
          </w:p>
          <w:p w:rsidR="0052294D" w:rsidRDefault="0052294D" w:rsidP="004F5EAE">
            <w:pPr>
              <w:pStyle w:val="TestCaseInfo"/>
              <w:numPr>
                <w:ilvl w:val="0"/>
                <w:numId w:val="161"/>
              </w:numPr>
              <w:rPr>
                <w:lang w:eastAsia="zh-CN"/>
              </w:rPr>
            </w:pPr>
            <w:r>
              <w:rPr>
                <w:lang w:eastAsia="zh-CN"/>
              </w:rPr>
              <w:t>Critical</w:t>
            </w:r>
          </w:p>
          <w:p w:rsidR="0052294D" w:rsidRDefault="0052294D" w:rsidP="004F5EAE">
            <w:pPr>
              <w:pStyle w:val="TestCaseInfo"/>
              <w:numPr>
                <w:ilvl w:val="0"/>
                <w:numId w:val="161"/>
              </w:numPr>
              <w:rPr>
                <w:lang w:eastAsia="zh-CN"/>
              </w:rPr>
            </w:pPr>
            <w:r>
              <w:rPr>
                <w:lang w:eastAsia="zh-CN"/>
              </w:rPr>
              <w:t>Major</w:t>
            </w:r>
          </w:p>
          <w:p w:rsidR="0052294D" w:rsidRDefault="0052294D" w:rsidP="004F5EAE">
            <w:pPr>
              <w:pStyle w:val="TestCaseInfo"/>
              <w:numPr>
                <w:ilvl w:val="0"/>
                <w:numId w:val="161"/>
              </w:numPr>
              <w:rPr>
                <w:lang w:eastAsia="zh-CN"/>
              </w:rPr>
            </w:pPr>
            <w:r>
              <w:rPr>
                <w:lang w:eastAsia="zh-CN"/>
              </w:rPr>
              <w:t>Minor</w:t>
            </w:r>
          </w:p>
          <w:p w:rsidR="0052294D" w:rsidRDefault="0052294D" w:rsidP="004F5EAE">
            <w:pPr>
              <w:pStyle w:val="TestCaseInfo"/>
              <w:numPr>
                <w:ilvl w:val="0"/>
                <w:numId w:val="161"/>
              </w:numPr>
              <w:rPr>
                <w:lang w:eastAsia="zh-CN"/>
              </w:rPr>
            </w:pPr>
            <w:r>
              <w:rPr>
                <w:lang w:eastAsia="zh-CN"/>
              </w:rPr>
              <w:t>Warning</w:t>
            </w:r>
          </w:p>
          <w:p w:rsidR="00292340" w:rsidRPr="00D67489" w:rsidRDefault="0052294D" w:rsidP="004F5EAE">
            <w:pPr>
              <w:pStyle w:val="TestCaseInfo"/>
              <w:numPr>
                <w:ilvl w:val="0"/>
                <w:numId w:val="161"/>
              </w:numPr>
              <w:rPr>
                <w:lang w:eastAsia="zh-CN"/>
              </w:rPr>
            </w:pPr>
            <w:r>
              <w:rPr>
                <w:lang w:eastAsia="zh-CN"/>
              </w:rPr>
              <w:t>Indeterminate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D911D3" w:rsidP="00E7531B">
            <w:pPr>
              <w:pStyle w:val="TestCaseInfo"/>
              <w:rPr>
                <w:lang w:eastAsia="zh-CN"/>
              </w:rPr>
            </w:pPr>
            <w:r>
              <w:rPr>
                <w:lang w:eastAsia="zh-CN"/>
              </w:rPr>
              <w:t>faultInjectionID</w:t>
            </w:r>
            <w:r w:rsidR="00874974">
              <w:rPr>
                <w:lang w:eastAsia="zh-CN"/>
              </w:rPr>
              <w:tab/>
            </w:r>
            <w:r w:rsidR="00874974">
              <w:rPr>
                <w:lang w:eastAsia="zh-CN"/>
              </w:rPr>
              <w:tab/>
              <w:t>Success of fault injection</w:t>
            </w:r>
          </w:p>
          <w:p w:rsidR="00874974" w:rsidRDefault="00874974"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74974" w:rsidP="00E7531B">
            <w:pPr>
              <w:pStyle w:val="TestCaseInfo"/>
              <w:rPr>
                <w:lang w:eastAsia="zh-CN"/>
              </w:rPr>
            </w:pPr>
            <w:r>
              <w:rPr>
                <w:lang w:eastAsia="zh-CN"/>
              </w:rPr>
              <w:t>The command injects a vResource fault for the VNF.</w:t>
            </w:r>
          </w:p>
        </w:tc>
      </w:tr>
      <w:bookmarkEnd w:id="371"/>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911D3" w:rsidTr="009A25AD">
        <w:tc>
          <w:tcPr>
            <w:tcW w:w="9330" w:type="dxa"/>
            <w:gridSpan w:val="2"/>
            <w:tcBorders>
              <w:top w:val="single" w:sz="2" w:space="0" w:color="auto"/>
              <w:left w:val="single" w:sz="2" w:space="0" w:color="auto"/>
              <w:bottom w:val="single" w:sz="2" w:space="0" w:color="auto"/>
              <w:right w:val="single" w:sz="2" w:space="0" w:color="auto"/>
            </w:tcBorders>
            <w:hideMark/>
          </w:tcPr>
          <w:p w:rsidR="00D911D3" w:rsidRDefault="00D911D3" w:rsidP="009A25AD">
            <w:pPr>
              <w:pStyle w:val="Function"/>
            </w:pPr>
            <w:r>
              <w:t>Function: VNFM.</w:t>
            </w:r>
            <w:r w:rsidRPr="00CA4FD6">
              <w:t>Fault.VNFFaultInjection</w:t>
            </w:r>
            <w:r>
              <w:t>Removal()</w:t>
            </w:r>
          </w:p>
        </w:tc>
      </w:tr>
      <w:tr w:rsidR="00D911D3"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bookmarkStart w:id="372" w:name="VNFFaultInjectionRemoval"/>
            <w:r>
              <w:t>Input:</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sz w:val="20"/>
                <w:szCs w:val="20"/>
              </w:rPr>
              <w:t>vnfRecord</w:t>
            </w:r>
          </w:p>
          <w:p w:rsidR="00D911D3" w:rsidRPr="00D67489" w:rsidRDefault="00D911D3" w:rsidP="008528FE">
            <w:pPr>
              <w:pStyle w:val="TestCaseInfo"/>
              <w:rPr>
                <w:lang w:eastAsia="zh-CN"/>
              </w:rPr>
            </w:pPr>
            <w:r>
              <w:rPr>
                <w:lang w:eastAsia="zh-CN"/>
              </w:rPr>
              <w:t>faultInjectionID</w:t>
            </w:r>
          </w:p>
        </w:tc>
      </w:tr>
      <w:tr w:rsidR="00D911D3"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lang w:eastAsia="zh-CN"/>
              </w:rPr>
              <w:t>TRUE</w:t>
            </w:r>
            <w:r>
              <w:rPr>
                <w:lang w:eastAsia="zh-CN"/>
              </w:rPr>
              <w:tab/>
            </w:r>
            <w:r>
              <w:rPr>
                <w:lang w:eastAsia="zh-CN"/>
              </w:rPr>
              <w:tab/>
              <w:t>Success of fault injection removal</w:t>
            </w:r>
          </w:p>
          <w:p w:rsidR="00D911D3" w:rsidRDefault="00D911D3" w:rsidP="009A25AD">
            <w:pPr>
              <w:pStyle w:val="TestCaseInfo"/>
              <w:rPr>
                <w:lang w:eastAsia="zh-CN"/>
              </w:rPr>
            </w:pPr>
            <w:r>
              <w:rPr>
                <w:lang w:eastAsia="zh-CN"/>
              </w:rPr>
              <w:t>FALSE</w:t>
            </w:r>
            <w:r>
              <w:rPr>
                <w:lang w:eastAsia="zh-CN"/>
              </w:rPr>
              <w:tab/>
            </w:r>
            <w:r>
              <w:rPr>
                <w:lang w:eastAsia="zh-CN"/>
              </w:rPr>
              <w:tab/>
              <w:t>Failure</w:t>
            </w:r>
          </w:p>
        </w:tc>
      </w:tr>
      <w:tr w:rsidR="00D911D3"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D911D3">
            <w:pPr>
              <w:pStyle w:val="TestCaseInfo"/>
              <w:rPr>
                <w:lang w:eastAsia="zh-CN"/>
              </w:rPr>
            </w:pPr>
            <w:r>
              <w:rPr>
                <w:lang w:eastAsia="zh-CN"/>
              </w:rPr>
              <w:t>The command clears or removes the previously injected vResource fault for the VNF.</w:t>
            </w:r>
          </w:p>
        </w:tc>
      </w:tr>
      <w:bookmarkEnd w:id="372"/>
    </w:tbl>
    <w:p w:rsidR="00D911D3" w:rsidRDefault="00D911D3" w:rsidP="00292340"/>
    <w:p w:rsidR="00874974" w:rsidRDefault="00874974" w:rsidP="00874974">
      <w:pPr>
        <w:pStyle w:val="Heading3"/>
      </w:pPr>
      <w:bookmarkStart w:id="373" w:name="_Toc467159749"/>
      <w:r>
        <w:t>Performance</w:t>
      </w:r>
      <w:bookmarkEnd w:id="373"/>
    </w:p>
    <w:p w:rsidR="00874974" w:rsidRDefault="00F3163D" w:rsidP="00292340">
      <w:pPr>
        <w:rPr>
          <w:ins w:id="374" w:author="Dragomir, Mihai-Stefan" w:date="2016-12-08T10:41:00Z"/>
        </w:rPr>
      </w:pPr>
      <w:r>
        <w:t>Another group is the group Performance and provides commands for Performance Management.</w:t>
      </w:r>
    </w:p>
    <w:p w:rsidR="00633B6D" w:rsidRDefault="00633B6D" w:rsidP="00292340">
      <w:pPr>
        <w:rPr>
          <w:ins w:id="375" w:author="Dragomir, Mihai-Stefan" w:date="2016-12-08T10:41: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33B6D" w:rsidTr="00E26EBA">
        <w:trPr>
          <w:ins w:id="376" w:author="Dragomir, Mihai-Stefan" w:date="2016-12-08T10:42:00Z"/>
        </w:trPr>
        <w:tc>
          <w:tcPr>
            <w:tcW w:w="9330" w:type="dxa"/>
            <w:gridSpan w:val="2"/>
            <w:tcBorders>
              <w:top w:val="single" w:sz="2" w:space="0" w:color="auto"/>
              <w:left w:val="single" w:sz="2" w:space="0" w:color="auto"/>
              <w:bottom w:val="single" w:sz="2" w:space="0" w:color="auto"/>
              <w:right w:val="single" w:sz="2" w:space="0" w:color="auto"/>
            </w:tcBorders>
            <w:hideMark/>
          </w:tcPr>
          <w:p w:rsidR="00633B6D" w:rsidRDefault="00633B6D" w:rsidP="00167CF8">
            <w:pPr>
              <w:pStyle w:val="Function"/>
              <w:rPr>
                <w:ins w:id="377" w:author="Dragomir, Mihai-Stefan" w:date="2016-12-08T10:42:00Z"/>
              </w:rPr>
            </w:pPr>
            <w:ins w:id="378" w:author="Dragomir, Mihai-Stefan" w:date="2016-12-08T10:42:00Z">
              <w:r>
                <w:t>Function: VNFM.Performance.</w:t>
              </w:r>
            </w:ins>
            <w:ins w:id="379" w:author="Dragomir, Mihai-Stefan" w:date="2016-12-08T14:42:00Z">
              <w:r w:rsidR="00E91AB5">
                <w:t>L</w:t>
              </w:r>
            </w:ins>
            <w:ins w:id="380" w:author="Dragomir, Mihai-Stefan" w:date="2016-12-08T10:42:00Z">
              <w:r>
                <w:t>istPMJobs()</w:t>
              </w:r>
            </w:ins>
          </w:p>
        </w:tc>
      </w:tr>
      <w:tr w:rsidR="00633B6D" w:rsidTr="00E26EBA">
        <w:trPr>
          <w:trHeight w:val="247"/>
          <w:ins w:id="381" w:author="Dragomir, Mihai-Stefan" w:date="2016-12-08T10:42:00Z"/>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rPr>
                <w:ins w:id="382" w:author="Dragomir, Mihai-Stefan" w:date="2016-12-08T10:42:00Z"/>
              </w:rPr>
            </w:pPr>
            <w:ins w:id="383" w:author="Dragomir, Mihai-Stefan" w:date="2016-12-08T10:42:00Z">
              <w:r>
                <w:t>Input:</w:t>
              </w:r>
            </w:ins>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rPr>
                <w:ins w:id="384" w:author="Dragomir, Mihai-Stefan" w:date="2016-12-08T10:43:00Z"/>
                <w:lang w:eastAsia="zh-CN"/>
              </w:rPr>
            </w:pPr>
            <w:ins w:id="385" w:author="Dragomir, Mihai-Stefan" w:date="2016-12-08T10:43:00Z">
              <w:r w:rsidRPr="008D33D8">
                <w:rPr>
                  <w:rPrChange w:id="386" w:author="Dragomir, Mihai-Stefan" w:date="2016-12-08T11:24:00Z">
                    <w:rPr>
                      <w:sz w:val="20"/>
                      <w:szCs w:val="20"/>
                    </w:rPr>
                  </w:rPrChange>
                </w:rPr>
                <w:t>vnfRecord</w:t>
              </w:r>
              <w:r w:rsidRPr="008D33D8">
                <w:rPr>
                  <w:lang w:eastAsia="zh-CN"/>
                </w:rPr>
                <w:t xml:space="preserve"> or ANY</w:t>
              </w:r>
            </w:ins>
          </w:p>
          <w:p w:rsidR="00633B6D" w:rsidRPr="008D33D8" w:rsidRDefault="00DE6174" w:rsidP="00633B6D">
            <w:pPr>
              <w:pStyle w:val="TestCaseInfo"/>
              <w:rPr>
                <w:ins w:id="387" w:author="Dragomir, Mihai-Stefan" w:date="2016-12-08T10:43:00Z"/>
              </w:rPr>
            </w:pPr>
            <w:ins w:id="388" w:author="Dragomir, Mihai-Stefan" w:date="2016-12-20T10:36:00Z">
              <w:r>
                <w:rPr>
                  <w:lang w:eastAsia="zh-CN"/>
                </w:rPr>
                <w:lastRenderedPageBreak/>
                <w:t>pmJobID</w:t>
              </w:r>
            </w:ins>
            <w:ins w:id="389" w:author="Dragomir, Mihai-Stefan" w:date="2016-12-08T10:43:00Z">
              <w:r w:rsidR="00633B6D" w:rsidRPr="008D33D8">
                <w:rPr>
                  <w:lang w:eastAsia="zh-CN"/>
                </w:rPr>
                <w:t xml:space="preserve"> or ANY</w:t>
              </w:r>
            </w:ins>
          </w:p>
          <w:p w:rsidR="00633B6D" w:rsidRPr="008D33D8" w:rsidRDefault="00633B6D" w:rsidP="00633B6D">
            <w:pPr>
              <w:pStyle w:val="TestCaseInfo"/>
              <w:rPr>
                <w:ins w:id="390" w:author="Dragomir, Mihai-Stefan" w:date="2016-12-08T10:43:00Z"/>
              </w:rPr>
            </w:pPr>
            <w:ins w:id="391" w:author="Dragomir, Mihai-Stefan" w:date="2016-12-08T10:43:00Z">
              <w:r w:rsidRPr="008D33D8">
                <w:rPr>
                  <w:lang w:eastAsia="zh-CN"/>
                </w:rPr>
                <w:t>Type</w:t>
              </w:r>
            </w:ins>
          </w:p>
          <w:p w:rsidR="00633B6D" w:rsidRPr="008D33D8" w:rsidRDefault="00633B6D" w:rsidP="00633B6D">
            <w:pPr>
              <w:pStyle w:val="TestCaseInfo"/>
              <w:numPr>
                <w:ilvl w:val="0"/>
                <w:numId w:val="204"/>
              </w:numPr>
              <w:rPr>
                <w:ins w:id="392" w:author="Dragomir, Mihai-Stefan" w:date="2016-12-08T10:43:00Z"/>
                <w:lang w:eastAsia="zh-CN"/>
              </w:rPr>
            </w:pPr>
            <w:ins w:id="393" w:author="Dragomir, Mihai-Stefan" w:date="2016-12-08T10:43:00Z">
              <w:r w:rsidRPr="008D33D8">
                <w:rPr>
                  <w:lang w:eastAsia="zh-CN"/>
                </w:rPr>
                <w:t>vCPU</w:t>
              </w:r>
            </w:ins>
          </w:p>
          <w:p w:rsidR="00633B6D" w:rsidRPr="008D33D8" w:rsidRDefault="00633B6D" w:rsidP="00633B6D">
            <w:pPr>
              <w:pStyle w:val="TestCaseInfo"/>
              <w:numPr>
                <w:ilvl w:val="0"/>
                <w:numId w:val="204"/>
              </w:numPr>
              <w:rPr>
                <w:ins w:id="394" w:author="Dragomir, Mihai-Stefan" w:date="2016-12-08T10:43:00Z"/>
                <w:lang w:eastAsia="zh-CN"/>
              </w:rPr>
            </w:pPr>
            <w:ins w:id="395" w:author="Dragomir, Mihai-Stefan" w:date="2016-12-08T10:43:00Z">
              <w:r w:rsidRPr="008D33D8">
                <w:rPr>
                  <w:lang w:eastAsia="zh-CN"/>
                </w:rPr>
                <w:t>vMemory</w:t>
              </w:r>
            </w:ins>
          </w:p>
          <w:p w:rsidR="00633B6D" w:rsidRPr="008D33D8" w:rsidRDefault="00633B6D" w:rsidP="00633B6D">
            <w:pPr>
              <w:pStyle w:val="TestCaseInfo"/>
              <w:numPr>
                <w:ilvl w:val="0"/>
                <w:numId w:val="204"/>
              </w:numPr>
              <w:rPr>
                <w:ins w:id="396" w:author="Dragomir, Mihai-Stefan" w:date="2016-12-08T10:43:00Z"/>
                <w:lang w:eastAsia="zh-CN"/>
              </w:rPr>
            </w:pPr>
            <w:ins w:id="397" w:author="Dragomir, Mihai-Stefan" w:date="2016-12-08T10:43:00Z">
              <w:r w:rsidRPr="008D33D8">
                <w:rPr>
                  <w:lang w:eastAsia="zh-CN"/>
                </w:rPr>
                <w:t>vNetwork</w:t>
              </w:r>
            </w:ins>
          </w:p>
          <w:p w:rsidR="0059418B" w:rsidRPr="008D33D8" w:rsidRDefault="00633B6D">
            <w:pPr>
              <w:pStyle w:val="TestCaseInfo"/>
              <w:numPr>
                <w:ilvl w:val="0"/>
                <w:numId w:val="204"/>
              </w:numPr>
              <w:rPr>
                <w:ins w:id="398" w:author="Dragomir, Mihai-Stefan" w:date="2016-12-08T10:45:00Z"/>
                <w:lang w:eastAsia="zh-CN"/>
              </w:rPr>
              <w:pPrChange w:id="399" w:author="Dragomir, Mihai-Stefan" w:date="2016-12-08T10:45:00Z">
                <w:pPr>
                  <w:pStyle w:val="TestCaseInfo"/>
                </w:pPr>
              </w:pPrChange>
            </w:pPr>
            <w:ins w:id="400" w:author="Dragomir, Mihai-Stefan" w:date="2016-12-08T10:43:00Z">
              <w:r w:rsidRPr="008D33D8">
                <w:rPr>
                  <w:lang w:eastAsia="zh-CN"/>
                </w:rPr>
                <w:t>vStorage</w:t>
              </w:r>
            </w:ins>
          </w:p>
          <w:p w:rsidR="00633B6D" w:rsidRPr="00D67489" w:rsidRDefault="00633B6D">
            <w:pPr>
              <w:pStyle w:val="TestCaseInfo"/>
              <w:numPr>
                <w:ilvl w:val="0"/>
                <w:numId w:val="204"/>
              </w:numPr>
              <w:rPr>
                <w:ins w:id="401" w:author="Dragomir, Mihai-Stefan" w:date="2016-12-08T10:42:00Z"/>
                <w:lang w:eastAsia="zh-CN"/>
              </w:rPr>
              <w:pPrChange w:id="402" w:author="Dragomir, Mihai-Stefan" w:date="2016-12-08T10:45:00Z">
                <w:pPr>
                  <w:pStyle w:val="TestCaseInfo"/>
                </w:pPr>
              </w:pPrChange>
            </w:pPr>
            <w:ins w:id="403" w:author="Dragomir, Mihai-Stefan" w:date="2016-12-08T10:43:00Z">
              <w:r w:rsidRPr="008D33D8">
                <w:rPr>
                  <w:lang w:eastAsia="zh-CN"/>
                </w:rPr>
                <w:t>ALL</w:t>
              </w:r>
            </w:ins>
          </w:p>
        </w:tc>
      </w:tr>
      <w:tr w:rsidR="00633B6D" w:rsidTr="00E26EBA">
        <w:trPr>
          <w:ins w:id="404" w:author="Dragomir, Mihai-Stefan" w:date="2016-12-08T10:42:00Z"/>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rPr>
                <w:ins w:id="405" w:author="Dragomir, Mihai-Stefan" w:date="2016-12-08T10:42:00Z"/>
              </w:rPr>
            </w:pPr>
            <w:ins w:id="406" w:author="Dragomir, Mihai-Stefan" w:date="2016-12-08T10:42:00Z">
              <w:r>
                <w:lastRenderedPageBreak/>
                <w:t>Return</w:t>
              </w:r>
            </w:ins>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rPr>
                <w:ins w:id="407" w:author="Dragomir, Mihai-Stefan" w:date="2016-12-08T10:43:00Z"/>
              </w:rPr>
            </w:pPr>
            <w:ins w:id="408" w:author="Dragomir, Mihai-Stefan" w:date="2016-12-08T10:43:00Z">
              <w:r w:rsidRPr="008D33D8">
                <w:rPr>
                  <w:lang w:eastAsia="zh-CN"/>
                </w:rPr>
                <w:t>List of performance</w:t>
              </w:r>
            </w:ins>
            <w:ins w:id="409" w:author="Dragomir, Mihai-Stefan" w:date="2016-12-08T11:13:00Z">
              <w:r w:rsidR="00E43176" w:rsidRPr="008D33D8">
                <w:rPr>
                  <w:lang w:eastAsia="zh-CN"/>
                </w:rPr>
                <w:t xml:space="preserve"> management</w:t>
              </w:r>
            </w:ins>
            <w:ins w:id="410" w:author="Dragomir, Mihai-Stefan" w:date="2016-12-08T10:43:00Z">
              <w:r w:rsidRPr="008D33D8">
                <w:rPr>
                  <w:lang w:eastAsia="zh-CN"/>
                </w:rPr>
                <w:t xml:space="preserve"> jobs</w:t>
              </w:r>
            </w:ins>
          </w:p>
          <w:p w:rsidR="00633B6D" w:rsidRPr="008D33D8" w:rsidRDefault="00633B6D" w:rsidP="00633B6D">
            <w:pPr>
              <w:pStyle w:val="TestCaseInfo"/>
              <w:numPr>
                <w:ilvl w:val="0"/>
                <w:numId w:val="205"/>
              </w:numPr>
              <w:rPr>
                <w:ins w:id="411" w:author="Dragomir, Mihai-Stefan" w:date="2016-12-08T10:43:00Z"/>
                <w:lang w:eastAsia="zh-CN"/>
              </w:rPr>
            </w:pPr>
            <w:ins w:id="412" w:author="Dragomir, Mihai-Stefan" w:date="2016-12-08T10:43:00Z">
              <w:r w:rsidRPr="008D33D8">
                <w:rPr>
                  <w:rPrChange w:id="413" w:author="Dragomir, Mihai-Stefan" w:date="2016-12-08T11:24:00Z">
                    <w:rPr>
                      <w:sz w:val="20"/>
                      <w:szCs w:val="20"/>
                    </w:rPr>
                  </w:rPrChange>
                </w:rPr>
                <w:t>vnfRecord</w:t>
              </w:r>
            </w:ins>
          </w:p>
          <w:p w:rsidR="00633B6D" w:rsidRPr="008D33D8" w:rsidRDefault="00DE6174" w:rsidP="00633B6D">
            <w:pPr>
              <w:pStyle w:val="TestCaseInfo"/>
              <w:numPr>
                <w:ilvl w:val="0"/>
                <w:numId w:val="205"/>
              </w:numPr>
              <w:rPr>
                <w:ins w:id="414" w:author="Dragomir, Mihai-Stefan" w:date="2016-12-08T10:43:00Z"/>
              </w:rPr>
            </w:pPr>
            <w:ins w:id="415" w:author="Dragomir, Mihai-Stefan" w:date="2016-12-20T10:36:00Z">
              <w:r>
                <w:rPr>
                  <w:lang w:eastAsia="zh-CN"/>
                </w:rPr>
                <w:t>pmJobID</w:t>
              </w:r>
            </w:ins>
          </w:p>
          <w:p w:rsidR="00633B6D" w:rsidRPr="008D33D8" w:rsidRDefault="00633B6D" w:rsidP="00633B6D">
            <w:pPr>
              <w:pStyle w:val="TestCaseInfo"/>
              <w:numPr>
                <w:ilvl w:val="0"/>
                <w:numId w:val="205"/>
              </w:numPr>
              <w:rPr>
                <w:ins w:id="416" w:author="Dragomir, Mihai-Stefan" w:date="2016-12-08T10:43:00Z"/>
                <w:lang w:eastAsia="zh-CN"/>
              </w:rPr>
            </w:pPr>
            <w:ins w:id="417" w:author="Dragomir, Mihai-Stefan" w:date="2016-12-08T10:43:00Z">
              <w:r w:rsidRPr="008D33D8">
                <w:rPr>
                  <w:lang w:eastAsia="zh-CN"/>
                </w:rPr>
                <w:t>Type</w:t>
              </w:r>
            </w:ins>
          </w:p>
          <w:p w:rsidR="00633B6D" w:rsidRPr="008D33D8" w:rsidRDefault="00633B6D" w:rsidP="00633B6D">
            <w:pPr>
              <w:pStyle w:val="TestCaseInfo"/>
              <w:numPr>
                <w:ilvl w:val="0"/>
                <w:numId w:val="205"/>
              </w:numPr>
              <w:rPr>
                <w:ins w:id="418" w:author="Dragomir, Mihai-Stefan" w:date="2016-12-08T10:43:00Z"/>
                <w:lang w:eastAsia="zh-CN"/>
              </w:rPr>
            </w:pPr>
            <w:ins w:id="419" w:author="Dragomir, Mihai-Stefan" w:date="2016-12-08T10:43:00Z">
              <w:r w:rsidRPr="008D33D8">
                <w:rPr>
                  <w:lang w:eastAsia="zh-CN"/>
                </w:rPr>
                <w:t xml:space="preserve">Collection period </w:t>
              </w:r>
            </w:ins>
          </w:p>
          <w:p w:rsidR="00633B6D" w:rsidRPr="008D33D8" w:rsidRDefault="00633B6D" w:rsidP="00633B6D">
            <w:pPr>
              <w:pStyle w:val="TestCaseInfo"/>
              <w:numPr>
                <w:ilvl w:val="0"/>
                <w:numId w:val="205"/>
              </w:numPr>
              <w:rPr>
                <w:ins w:id="420" w:author="Dragomir, Mihai-Stefan" w:date="2016-12-08T10:43:00Z"/>
                <w:lang w:eastAsia="zh-CN"/>
              </w:rPr>
            </w:pPr>
            <w:ins w:id="421" w:author="Dragomir, Mihai-Stefan" w:date="2016-12-08T10:43:00Z">
              <w:r w:rsidRPr="008D33D8">
                <w:rPr>
                  <w:lang w:eastAsia="zh-CN"/>
                </w:rPr>
                <w:t>Reporting period</w:t>
              </w:r>
            </w:ins>
          </w:p>
          <w:p w:rsidR="00633B6D" w:rsidRDefault="00633B6D">
            <w:pPr>
              <w:pStyle w:val="TestCaseInfo"/>
              <w:numPr>
                <w:ilvl w:val="0"/>
                <w:numId w:val="205"/>
              </w:numPr>
              <w:rPr>
                <w:ins w:id="422" w:author="Dragomir, Mihai-Stefan" w:date="2016-12-08T10:42:00Z"/>
              </w:rPr>
              <w:pPrChange w:id="423" w:author="Dragomir, Mihai-Stefan" w:date="2016-12-20T09:43:00Z">
                <w:pPr>
                  <w:pStyle w:val="TestCaseInfo"/>
                </w:pPr>
              </w:pPrChange>
            </w:pPr>
            <w:ins w:id="424" w:author="Dragomir, Mihai-Stefan" w:date="2016-12-08T10:43:00Z">
              <w:r w:rsidRPr="008D33D8">
                <w:rPr>
                  <w:lang w:eastAsia="zh-CN"/>
                </w:rPr>
                <w:t>Reporting boundary to define the duration</w:t>
              </w:r>
            </w:ins>
          </w:p>
        </w:tc>
      </w:tr>
      <w:tr w:rsidR="00633B6D" w:rsidTr="00E26EBA">
        <w:trPr>
          <w:trHeight w:val="283"/>
          <w:ins w:id="425" w:author="Dragomir, Mihai-Stefan" w:date="2016-12-08T10:42:00Z"/>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rPr>
                <w:ins w:id="426" w:author="Dragomir, Mihai-Stefan" w:date="2016-12-08T10:42:00Z"/>
              </w:rPr>
            </w:pPr>
            <w:ins w:id="427" w:author="Dragomir, Mihai-Stefan" w:date="2016-12-08T10:42:00Z">
              <w:r>
                <w:t>Description</w:t>
              </w:r>
            </w:ins>
          </w:p>
        </w:tc>
        <w:tc>
          <w:tcPr>
            <w:tcW w:w="7979" w:type="dxa"/>
            <w:tcBorders>
              <w:top w:val="single" w:sz="2" w:space="0" w:color="auto"/>
              <w:left w:val="single" w:sz="2" w:space="0" w:color="auto"/>
              <w:bottom w:val="single" w:sz="2" w:space="0" w:color="auto"/>
              <w:right w:val="single" w:sz="2" w:space="0" w:color="auto"/>
            </w:tcBorders>
          </w:tcPr>
          <w:p w:rsidR="00633B6D" w:rsidRDefault="00633B6D" w:rsidP="00E26EBA">
            <w:pPr>
              <w:pStyle w:val="TestCaseInfo"/>
              <w:rPr>
                <w:ins w:id="428" w:author="Dragomir, Mihai-Stefan" w:date="2016-12-08T10:42:00Z"/>
                <w:lang w:eastAsia="zh-CN"/>
              </w:rPr>
            </w:pPr>
            <w:ins w:id="429" w:author="Dragomir, Mihai-Stefan" w:date="2016-12-08T10:43:00Z">
              <w:r>
                <w:rPr>
                  <w:lang w:eastAsia="zh-CN"/>
                </w:rPr>
                <w:t xml:space="preserve">The command lists all performance </w:t>
              </w:r>
            </w:ins>
            <w:ins w:id="430" w:author="Dragomir, Mihai-Stefan" w:date="2016-12-08T11:13:00Z">
              <w:r w:rsidR="00DF0A42">
                <w:rPr>
                  <w:lang w:eastAsia="zh-CN"/>
                </w:rPr>
                <w:t xml:space="preserve">management </w:t>
              </w:r>
            </w:ins>
            <w:ins w:id="431" w:author="Dragomir, Mihai-Stefan" w:date="2016-12-08T10:43:00Z">
              <w:r>
                <w:rPr>
                  <w:lang w:eastAsia="zh-CN"/>
                </w:rPr>
                <w:t>jobs</w:t>
              </w:r>
            </w:ins>
            <w:ins w:id="432" w:author="Dragomir, Mihai-Stefan" w:date="2016-12-20T10:15:00Z">
              <w:r w:rsidR="00A22C4E">
                <w:rPr>
                  <w:lang w:eastAsia="zh-CN"/>
                </w:rPr>
                <w:t xml:space="preserve"> matching the filter</w:t>
              </w:r>
            </w:ins>
            <w:ins w:id="433" w:author="Dragomir, Mihai-Stefan" w:date="2016-12-08T11:13:00Z">
              <w:r w:rsidR="00BE3793">
                <w:rPr>
                  <w:lang w:eastAsia="zh-CN"/>
                </w:rPr>
                <w:t>.</w:t>
              </w:r>
            </w:ins>
          </w:p>
        </w:tc>
      </w:tr>
    </w:tbl>
    <w:p w:rsidR="00633B6D" w:rsidRDefault="00633B6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D66F5" w:rsidTr="00E26EBA">
        <w:trPr>
          <w:ins w:id="434" w:author="Dragomir, Mihai-Stefan" w:date="2016-12-08T10:45:00Z"/>
        </w:trPr>
        <w:tc>
          <w:tcPr>
            <w:tcW w:w="9330" w:type="dxa"/>
            <w:gridSpan w:val="2"/>
            <w:tcBorders>
              <w:top w:val="single" w:sz="2" w:space="0" w:color="auto"/>
              <w:left w:val="single" w:sz="2" w:space="0" w:color="auto"/>
              <w:bottom w:val="single" w:sz="2" w:space="0" w:color="auto"/>
              <w:right w:val="single" w:sz="2" w:space="0" w:color="auto"/>
            </w:tcBorders>
            <w:hideMark/>
          </w:tcPr>
          <w:p w:rsidR="004D66F5" w:rsidRDefault="004D66F5" w:rsidP="00E26EBA">
            <w:pPr>
              <w:pStyle w:val="Function"/>
              <w:rPr>
                <w:ins w:id="435" w:author="Dragomir, Mihai-Stefan" w:date="2016-12-08T10:45:00Z"/>
              </w:rPr>
            </w:pPr>
            <w:ins w:id="436" w:author="Dragomir, Mihai-Stefan" w:date="2016-12-08T10:45:00Z">
              <w:r>
                <w:t xml:space="preserve">Function: </w:t>
              </w:r>
            </w:ins>
            <w:ins w:id="437" w:author="Dragomir, Mihai-Stefan" w:date="2016-12-08T10:46:00Z">
              <w:r>
                <w:t>VNFM.Performance.CreatePMJob()</w:t>
              </w:r>
            </w:ins>
          </w:p>
        </w:tc>
      </w:tr>
      <w:tr w:rsidR="004D66F5" w:rsidRPr="00D67489" w:rsidTr="00E26EBA">
        <w:trPr>
          <w:trHeight w:val="247"/>
          <w:ins w:id="438" w:author="Dragomir, Mihai-Stefan" w:date="2016-12-08T10:45:00Z"/>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rPr>
                <w:ins w:id="439" w:author="Dragomir, Mihai-Stefan" w:date="2016-12-08T10:45:00Z"/>
              </w:rPr>
            </w:pPr>
            <w:ins w:id="440" w:author="Dragomir, Mihai-Stefan" w:date="2016-12-08T10:45:00Z">
              <w:r>
                <w:t>Input:</w:t>
              </w:r>
            </w:ins>
          </w:p>
        </w:tc>
        <w:tc>
          <w:tcPr>
            <w:tcW w:w="7979" w:type="dxa"/>
            <w:tcBorders>
              <w:top w:val="single" w:sz="2" w:space="0" w:color="auto"/>
              <w:left w:val="single" w:sz="2" w:space="0" w:color="auto"/>
              <w:bottom w:val="single" w:sz="2" w:space="0" w:color="auto"/>
              <w:right w:val="single" w:sz="2" w:space="0" w:color="auto"/>
            </w:tcBorders>
          </w:tcPr>
          <w:p w:rsidR="004D66F5" w:rsidRPr="008D33D8" w:rsidRDefault="004D66F5" w:rsidP="004D66F5">
            <w:pPr>
              <w:pStyle w:val="TestCaseInfo"/>
              <w:rPr>
                <w:ins w:id="441" w:author="Dragomir, Mihai-Stefan" w:date="2016-12-08T10:46:00Z"/>
                <w:lang w:eastAsia="zh-CN"/>
              </w:rPr>
            </w:pPr>
            <w:ins w:id="442" w:author="Dragomir, Mihai-Stefan" w:date="2016-12-08T10:46:00Z">
              <w:r w:rsidRPr="008D33D8">
                <w:rPr>
                  <w:rPrChange w:id="443" w:author="Dragomir, Mihai-Stefan" w:date="2016-12-08T11:24:00Z">
                    <w:rPr>
                      <w:sz w:val="20"/>
                      <w:szCs w:val="20"/>
                    </w:rPr>
                  </w:rPrChange>
                </w:rPr>
                <w:t>vnfRecord</w:t>
              </w:r>
            </w:ins>
          </w:p>
          <w:p w:rsidR="004D66F5" w:rsidRPr="008D33D8" w:rsidRDefault="004D66F5" w:rsidP="004D66F5">
            <w:pPr>
              <w:pStyle w:val="TestCaseInfo"/>
              <w:rPr>
                <w:ins w:id="444" w:author="Dragomir, Mihai-Stefan" w:date="2016-12-08T10:46:00Z"/>
                <w:lang w:eastAsia="zh-CN"/>
              </w:rPr>
            </w:pPr>
            <w:ins w:id="445" w:author="Dragomir, Mihai-Stefan" w:date="2016-12-08T10:46:00Z">
              <w:r w:rsidRPr="008D33D8">
                <w:rPr>
                  <w:lang w:eastAsia="zh-CN"/>
                </w:rPr>
                <w:t>Type</w:t>
              </w:r>
            </w:ins>
          </w:p>
          <w:p w:rsidR="004D66F5" w:rsidRPr="008D33D8" w:rsidRDefault="004D66F5" w:rsidP="004D66F5">
            <w:pPr>
              <w:pStyle w:val="TestCaseInfo"/>
              <w:numPr>
                <w:ilvl w:val="0"/>
                <w:numId w:val="204"/>
              </w:numPr>
              <w:rPr>
                <w:ins w:id="446" w:author="Dragomir, Mihai-Stefan" w:date="2016-12-08T10:46:00Z"/>
                <w:lang w:eastAsia="zh-CN"/>
              </w:rPr>
            </w:pPr>
            <w:ins w:id="447" w:author="Dragomir, Mihai-Stefan" w:date="2016-12-08T10:46:00Z">
              <w:r w:rsidRPr="008D33D8">
                <w:rPr>
                  <w:lang w:eastAsia="zh-CN"/>
                </w:rPr>
                <w:t>vCPU</w:t>
              </w:r>
            </w:ins>
          </w:p>
          <w:p w:rsidR="004D66F5" w:rsidRPr="008D33D8" w:rsidRDefault="004D66F5" w:rsidP="004D66F5">
            <w:pPr>
              <w:pStyle w:val="TestCaseInfo"/>
              <w:numPr>
                <w:ilvl w:val="0"/>
                <w:numId w:val="204"/>
              </w:numPr>
              <w:rPr>
                <w:ins w:id="448" w:author="Dragomir, Mihai-Stefan" w:date="2016-12-08T10:46:00Z"/>
                <w:lang w:eastAsia="zh-CN"/>
              </w:rPr>
            </w:pPr>
            <w:ins w:id="449" w:author="Dragomir, Mihai-Stefan" w:date="2016-12-08T10:46:00Z">
              <w:r w:rsidRPr="008D33D8">
                <w:rPr>
                  <w:lang w:eastAsia="zh-CN"/>
                </w:rPr>
                <w:t>vMemory</w:t>
              </w:r>
            </w:ins>
          </w:p>
          <w:p w:rsidR="004D66F5" w:rsidRPr="008D33D8" w:rsidRDefault="004D66F5" w:rsidP="004D66F5">
            <w:pPr>
              <w:pStyle w:val="TestCaseInfo"/>
              <w:numPr>
                <w:ilvl w:val="0"/>
                <w:numId w:val="204"/>
              </w:numPr>
              <w:rPr>
                <w:ins w:id="450" w:author="Dragomir, Mihai-Stefan" w:date="2016-12-08T10:46:00Z"/>
                <w:lang w:eastAsia="zh-CN"/>
              </w:rPr>
            </w:pPr>
            <w:ins w:id="451" w:author="Dragomir, Mihai-Stefan" w:date="2016-12-08T10:46:00Z">
              <w:r w:rsidRPr="008D33D8">
                <w:rPr>
                  <w:lang w:eastAsia="zh-CN"/>
                </w:rPr>
                <w:t>vNetwork</w:t>
              </w:r>
            </w:ins>
          </w:p>
          <w:p w:rsidR="004D66F5" w:rsidRPr="008D33D8" w:rsidRDefault="004D66F5" w:rsidP="004D66F5">
            <w:pPr>
              <w:pStyle w:val="TestCaseInfo"/>
              <w:numPr>
                <w:ilvl w:val="0"/>
                <w:numId w:val="204"/>
              </w:numPr>
              <w:rPr>
                <w:ins w:id="452" w:author="Dragomir, Mihai-Stefan" w:date="2016-12-08T10:46:00Z"/>
                <w:lang w:eastAsia="zh-CN"/>
              </w:rPr>
            </w:pPr>
            <w:ins w:id="453" w:author="Dragomir, Mihai-Stefan" w:date="2016-12-08T10:46:00Z">
              <w:r w:rsidRPr="008D33D8">
                <w:rPr>
                  <w:lang w:eastAsia="zh-CN"/>
                </w:rPr>
                <w:t>vStorage</w:t>
              </w:r>
            </w:ins>
          </w:p>
          <w:p w:rsidR="004D66F5" w:rsidRPr="008D33D8" w:rsidRDefault="004D66F5" w:rsidP="004D66F5">
            <w:pPr>
              <w:pStyle w:val="TestCaseInfo"/>
              <w:numPr>
                <w:ilvl w:val="0"/>
                <w:numId w:val="204"/>
              </w:numPr>
              <w:rPr>
                <w:ins w:id="454" w:author="Dragomir, Mihai-Stefan" w:date="2016-12-08T10:46:00Z"/>
                <w:lang w:eastAsia="zh-CN"/>
              </w:rPr>
            </w:pPr>
            <w:ins w:id="455" w:author="Dragomir, Mihai-Stefan" w:date="2016-12-08T10:46:00Z">
              <w:r w:rsidRPr="008D33D8">
                <w:rPr>
                  <w:lang w:eastAsia="zh-CN"/>
                </w:rPr>
                <w:t>ALL</w:t>
              </w:r>
            </w:ins>
          </w:p>
          <w:p w:rsidR="004D66F5" w:rsidRPr="008D33D8" w:rsidRDefault="004D66F5" w:rsidP="004D66F5">
            <w:pPr>
              <w:pStyle w:val="TestCaseInfo"/>
              <w:rPr>
                <w:ins w:id="456" w:author="Dragomir, Mihai-Stefan" w:date="2016-12-08T10:46:00Z"/>
                <w:lang w:eastAsia="zh-CN"/>
              </w:rPr>
            </w:pPr>
            <w:ins w:id="457" w:author="Dragomir, Mihai-Stefan" w:date="2016-12-08T10:46:00Z">
              <w:r w:rsidRPr="008D33D8">
                <w:rPr>
                  <w:lang w:eastAsia="zh-CN"/>
                </w:rPr>
                <w:t xml:space="preserve">Collection period </w:t>
              </w:r>
            </w:ins>
          </w:p>
          <w:p w:rsidR="004D66F5" w:rsidRPr="008D33D8" w:rsidRDefault="004D66F5" w:rsidP="004D66F5">
            <w:pPr>
              <w:pStyle w:val="TestCaseInfo"/>
              <w:rPr>
                <w:ins w:id="458" w:author="Dragomir, Mihai-Stefan" w:date="2016-12-08T10:46:00Z"/>
                <w:lang w:eastAsia="zh-CN"/>
              </w:rPr>
            </w:pPr>
            <w:ins w:id="459" w:author="Dragomir, Mihai-Stefan" w:date="2016-12-08T10:46:00Z">
              <w:r w:rsidRPr="008D33D8">
                <w:rPr>
                  <w:lang w:eastAsia="zh-CN"/>
                </w:rPr>
                <w:t>Reporting period</w:t>
              </w:r>
            </w:ins>
          </w:p>
          <w:p w:rsidR="004D66F5" w:rsidRPr="008D33D8" w:rsidRDefault="004D66F5">
            <w:pPr>
              <w:pStyle w:val="TestCaseInfo"/>
              <w:rPr>
                <w:ins w:id="460" w:author="Dragomir, Mihai-Stefan" w:date="2016-12-08T10:45:00Z"/>
              </w:rPr>
            </w:pPr>
            <w:ins w:id="461" w:author="Dragomir, Mihai-Stefan" w:date="2016-12-08T10:46:00Z">
              <w:r w:rsidRPr="008D33D8">
                <w:rPr>
                  <w:lang w:eastAsia="zh-CN"/>
                </w:rPr>
                <w:t>Reporting boundary to define the duration</w:t>
              </w:r>
            </w:ins>
          </w:p>
        </w:tc>
      </w:tr>
      <w:tr w:rsidR="004D66F5" w:rsidTr="00E26EBA">
        <w:trPr>
          <w:ins w:id="462" w:author="Dragomir, Mihai-Stefan" w:date="2016-12-08T10:45:00Z"/>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rPr>
                <w:ins w:id="463" w:author="Dragomir, Mihai-Stefan" w:date="2016-12-08T10:45:00Z"/>
              </w:rPr>
            </w:pPr>
            <w:ins w:id="464" w:author="Dragomir, Mihai-Stefan" w:date="2016-12-08T10:45:00Z">
              <w:r>
                <w:t>Return</w:t>
              </w:r>
            </w:ins>
          </w:p>
        </w:tc>
        <w:tc>
          <w:tcPr>
            <w:tcW w:w="7979" w:type="dxa"/>
            <w:tcBorders>
              <w:top w:val="single" w:sz="2" w:space="0" w:color="auto"/>
              <w:left w:val="single" w:sz="2" w:space="0" w:color="auto"/>
              <w:bottom w:val="single" w:sz="2" w:space="0" w:color="auto"/>
              <w:right w:val="single" w:sz="2" w:space="0" w:color="auto"/>
            </w:tcBorders>
          </w:tcPr>
          <w:p w:rsidR="004D66F5" w:rsidRDefault="00DE6174" w:rsidP="004D66F5">
            <w:pPr>
              <w:pStyle w:val="TestCaseInfo"/>
              <w:rPr>
                <w:ins w:id="465" w:author="Dragomir, Mihai-Stefan" w:date="2016-12-08T10:46:00Z"/>
              </w:rPr>
            </w:pPr>
            <w:ins w:id="466" w:author="Dragomir, Mihai-Stefan" w:date="2016-12-20T10:36:00Z">
              <w:r>
                <w:rPr>
                  <w:lang w:eastAsia="zh-CN"/>
                </w:rPr>
                <w:t>pmJobID</w:t>
              </w:r>
            </w:ins>
            <w:ins w:id="467" w:author="Dragomir, Mihai-Stefan" w:date="2016-12-08T10:46:00Z">
              <w:r w:rsidR="004D66F5">
                <w:rPr>
                  <w:lang w:eastAsia="zh-CN"/>
                </w:rPr>
                <w:tab/>
                <w:t xml:space="preserve">Successful </w:t>
              </w:r>
            </w:ins>
            <w:ins w:id="468" w:author="Dragomir, Mihai-Stefan" w:date="2016-12-20T10:06:00Z">
              <w:r w:rsidR="003A4C43">
                <w:rPr>
                  <w:lang w:eastAsia="zh-CN"/>
                </w:rPr>
                <w:t>create</w:t>
              </w:r>
            </w:ins>
          </w:p>
          <w:p w:rsidR="004D66F5" w:rsidRDefault="004D66F5">
            <w:pPr>
              <w:pStyle w:val="TestCaseInfo"/>
              <w:rPr>
                <w:ins w:id="469" w:author="Dragomir, Mihai-Stefan" w:date="2016-12-08T10:45:00Z"/>
                <w:lang w:eastAsia="zh-CN"/>
              </w:rPr>
            </w:pPr>
            <w:ins w:id="470" w:author="Dragomir, Mihai-Stefan" w:date="2016-12-08T10:46:00Z">
              <w:r>
                <w:rPr>
                  <w:lang w:eastAsia="zh-CN"/>
                </w:rPr>
                <w:t>FALSE</w:t>
              </w:r>
              <w:r>
                <w:rPr>
                  <w:lang w:eastAsia="zh-CN"/>
                </w:rPr>
                <w:tab/>
              </w:r>
              <w:r>
                <w:rPr>
                  <w:lang w:eastAsia="zh-CN"/>
                </w:rPr>
                <w:tab/>
                <w:t>Error</w:t>
              </w:r>
            </w:ins>
          </w:p>
        </w:tc>
      </w:tr>
      <w:tr w:rsidR="004D66F5" w:rsidTr="00E26EBA">
        <w:trPr>
          <w:trHeight w:val="283"/>
          <w:ins w:id="471" w:author="Dragomir, Mihai-Stefan" w:date="2016-12-08T10:45:00Z"/>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rPr>
                <w:ins w:id="472" w:author="Dragomir, Mihai-Stefan" w:date="2016-12-08T10:45:00Z"/>
              </w:rPr>
            </w:pPr>
            <w:ins w:id="473" w:author="Dragomir, Mihai-Stefan" w:date="2016-12-08T10:45:00Z">
              <w:r>
                <w:t>Description</w:t>
              </w:r>
            </w:ins>
          </w:p>
        </w:tc>
        <w:tc>
          <w:tcPr>
            <w:tcW w:w="7979" w:type="dxa"/>
            <w:tcBorders>
              <w:top w:val="single" w:sz="2" w:space="0" w:color="auto"/>
              <w:left w:val="single" w:sz="2" w:space="0" w:color="auto"/>
              <w:bottom w:val="single" w:sz="2" w:space="0" w:color="auto"/>
              <w:right w:val="single" w:sz="2" w:space="0" w:color="auto"/>
            </w:tcBorders>
          </w:tcPr>
          <w:p w:rsidR="004D66F5" w:rsidRDefault="00E666D7">
            <w:pPr>
              <w:pStyle w:val="TestCaseInfo"/>
              <w:rPr>
                <w:ins w:id="474" w:author="Dragomir, Mihai-Stefan" w:date="2016-12-08T10:45:00Z"/>
                <w:lang w:eastAsia="zh-CN"/>
              </w:rPr>
            </w:pPr>
            <w:ins w:id="475" w:author="Dragomir, Mihai-Stefan" w:date="2016-12-08T10:47:00Z">
              <w:r>
                <w:rPr>
                  <w:lang w:eastAsia="zh-CN"/>
                </w:rPr>
                <w:t xml:space="preserve">The command creates a </w:t>
              </w:r>
            </w:ins>
            <w:ins w:id="476" w:author="Dragomir, Mihai-Stefan" w:date="2016-12-08T11:14:00Z">
              <w:r w:rsidR="00FB0AE5">
                <w:rPr>
                  <w:lang w:eastAsia="zh-CN"/>
                </w:rPr>
                <w:t>p</w:t>
              </w:r>
            </w:ins>
            <w:ins w:id="477" w:author="Dragomir, Mihai-Stefan" w:date="2016-12-08T10:47:00Z">
              <w:r>
                <w:rPr>
                  <w:lang w:eastAsia="zh-CN"/>
                </w:rPr>
                <w:t xml:space="preserve">erformance </w:t>
              </w:r>
            </w:ins>
            <w:ins w:id="478" w:author="Dragomir, Mihai-Stefan" w:date="2016-12-08T11:14:00Z">
              <w:r w:rsidR="00FB0AE5">
                <w:rPr>
                  <w:lang w:eastAsia="zh-CN"/>
                </w:rPr>
                <w:t>m</w:t>
              </w:r>
            </w:ins>
            <w:ins w:id="479" w:author="Dragomir, Mihai-Stefan" w:date="2016-12-08T10:47:00Z">
              <w:r>
                <w:rPr>
                  <w:lang w:eastAsia="zh-CN"/>
                </w:rPr>
                <w:t>anagement job which controls the collection and reporting of performance information. The user needs to provide information to specify the type of collection, the collection period</w:t>
              </w:r>
            </w:ins>
            <w:ins w:id="480" w:author="Dragomir, Mihai-Stefan" w:date="2016-12-20T09:45:00Z">
              <w:r w:rsidR="004A41A4">
                <w:rPr>
                  <w:lang w:eastAsia="zh-CN"/>
                </w:rPr>
                <w:t xml:space="preserve"> and</w:t>
              </w:r>
            </w:ins>
            <w:ins w:id="481" w:author="Dragomir, Mihai-Stefan" w:date="2016-12-08T10:47:00Z">
              <w:r>
                <w:rPr>
                  <w:lang w:eastAsia="zh-CN"/>
                </w:rPr>
                <w:t xml:space="preserve"> reporting style.</w:t>
              </w:r>
            </w:ins>
          </w:p>
        </w:tc>
      </w:tr>
    </w:tbl>
    <w:p w:rsidR="004D66F5" w:rsidRDefault="004D66F5" w:rsidP="00292340">
      <w:pPr>
        <w:rPr>
          <w:ins w:id="482" w:author="Dragomir, Mihai-Stefan" w:date="2016-12-08T10:47: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44500" w:rsidTr="00E26EBA">
        <w:trPr>
          <w:ins w:id="483" w:author="Dragomir, Mihai-Stefan" w:date="2016-12-08T10:47:00Z"/>
        </w:trPr>
        <w:tc>
          <w:tcPr>
            <w:tcW w:w="9330" w:type="dxa"/>
            <w:gridSpan w:val="2"/>
            <w:tcBorders>
              <w:top w:val="single" w:sz="2" w:space="0" w:color="auto"/>
              <w:left w:val="single" w:sz="2" w:space="0" w:color="auto"/>
              <w:bottom w:val="single" w:sz="2" w:space="0" w:color="auto"/>
              <w:right w:val="single" w:sz="2" w:space="0" w:color="auto"/>
            </w:tcBorders>
            <w:hideMark/>
          </w:tcPr>
          <w:p w:rsidR="00A44500" w:rsidRDefault="00A44500">
            <w:pPr>
              <w:pStyle w:val="Function"/>
              <w:rPr>
                <w:ins w:id="484" w:author="Dragomir, Mihai-Stefan" w:date="2016-12-08T10:47:00Z"/>
              </w:rPr>
            </w:pPr>
            <w:ins w:id="485" w:author="Dragomir, Mihai-Stefan" w:date="2016-12-08T10:47:00Z">
              <w:r>
                <w:t xml:space="preserve">Function: </w:t>
              </w:r>
            </w:ins>
            <w:ins w:id="486" w:author="Dragomir, Mihai-Stefan" w:date="2016-12-08T10:48:00Z">
              <w:r>
                <w:t>VNFM.Performance.DeletePMJob()</w:t>
              </w:r>
            </w:ins>
          </w:p>
        </w:tc>
      </w:tr>
      <w:tr w:rsidR="00A44500" w:rsidRPr="00D67489" w:rsidTr="00E26EBA">
        <w:trPr>
          <w:trHeight w:val="247"/>
          <w:ins w:id="487" w:author="Dragomir, Mihai-Stefan" w:date="2016-12-08T10:47:00Z"/>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Pr="008D33D8" w:rsidRDefault="00A44500" w:rsidP="00E26EBA">
            <w:pPr>
              <w:pStyle w:val="TestCaseDescription"/>
              <w:rPr>
                <w:ins w:id="488" w:author="Dragomir, Mihai-Stefan" w:date="2016-12-08T10:47:00Z"/>
                <w:sz w:val="22"/>
                <w:szCs w:val="22"/>
                <w:rPrChange w:id="489" w:author="Dragomir, Mihai-Stefan" w:date="2016-12-08T11:24:00Z">
                  <w:rPr>
                    <w:ins w:id="490" w:author="Dragomir, Mihai-Stefan" w:date="2016-12-08T10:47:00Z"/>
                  </w:rPr>
                </w:rPrChange>
              </w:rPr>
            </w:pPr>
            <w:ins w:id="491" w:author="Dragomir, Mihai-Stefan" w:date="2016-12-08T10:47:00Z">
              <w:r w:rsidRPr="008D33D8">
                <w:rPr>
                  <w:sz w:val="22"/>
                  <w:szCs w:val="22"/>
                  <w:rPrChange w:id="492" w:author="Dragomir, Mihai-Stefan" w:date="2016-12-08T11:24:00Z">
                    <w:rPr/>
                  </w:rPrChange>
                </w:rPr>
                <w:t>Input:</w:t>
              </w:r>
            </w:ins>
          </w:p>
        </w:tc>
        <w:tc>
          <w:tcPr>
            <w:tcW w:w="7979" w:type="dxa"/>
            <w:tcBorders>
              <w:top w:val="single" w:sz="2" w:space="0" w:color="auto"/>
              <w:left w:val="single" w:sz="2" w:space="0" w:color="auto"/>
              <w:bottom w:val="single" w:sz="2" w:space="0" w:color="auto"/>
              <w:right w:val="single" w:sz="2" w:space="0" w:color="auto"/>
            </w:tcBorders>
          </w:tcPr>
          <w:p w:rsidR="007A660C" w:rsidRPr="008D33D8" w:rsidRDefault="007A660C" w:rsidP="007A660C">
            <w:pPr>
              <w:pStyle w:val="TestCaseInfo"/>
              <w:rPr>
                <w:ins w:id="493" w:author="Dragomir, Mihai-Stefan" w:date="2016-12-08T11:14:00Z"/>
                <w:lang w:eastAsia="zh-CN"/>
              </w:rPr>
            </w:pPr>
            <w:ins w:id="494" w:author="Dragomir, Mihai-Stefan" w:date="2016-12-08T11:14:00Z">
              <w:r w:rsidRPr="008D33D8">
                <w:rPr>
                  <w:rPrChange w:id="495" w:author="Dragomir, Mihai-Stefan" w:date="2016-12-08T11:24:00Z">
                    <w:rPr>
                      <w:sz w:val="20"/>
                      <w:szCs w:val="20"/>
                    </w:rPr>
                  </w:rPrChange>
                </w:rPr>
                <w:t>vnfRecord</w:t>
              </w:r>
            </w:ins>
          </w:p>
          <w:p w:rsidR="00A44500" w:rsidRPr="008D33D8" w:rsidRDefault="00DE6174" w:rsidP="00A44500">
            <w:pPr>
              <w:pStyle w:val="TestCaseInfo"/>
              <w:rPr>
                <w:ins w:id="496" w:author="Dragomir, Mihai-Stefan" w:date="2016-12-08T10:47:00Z"/>
                <w:lang w:eastAsia="zh-CN"/>
              </w:rPr>
            </w:pPr>
            <w:ins w:id="497" w:author="Dragomir, Mihai-Stefan" w:date="2016-12-20T10:36:00Z">
              <w:r>
                <w:rPr>
                  <w:lang w:eastAsia="zh-CN"/>
                </w:rPr>
                <w:t>pmJobID</w:t>
              </w:r>
            </w:ins>
          </w:p>
        </w:tc>
      </w:tr>
      <w:tr w:rsidR="00A44500" w:rsidTr="00E26EBA">
        <w:trPr>
          <w:ins w:id="498" w:author="Dragomir, Mihai-Stefan" w:date="2016-12-08T10:47:00Z"/>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rPr>
                <w:ins w:id="499" w:author="Dragomir, Mihai-Stefan" w:date="2016-12-08T10:47:00Z"/>
              </w:rPr>
            </w:pPr>
            <w:ins w:id="500" w:author="Dragomir, Mihai-Stefan" w:date="2016-12-08T10:47:00Z">
              <w:r>
                <w:t>Return</w:t>
              </w:r>
            </w:ins>
          </w:p>
        </w:tc>
        <w:tc>
          <w:tcPr>
            <w:tcW w:w="7979" w:type="dxa"/>
            <w:tcBorders>
              <w:top w:val="single" w:sz="2" w:space="0" w:color="auto"/>
              <w:left w:val="single" w:sz="2" w:space="0" w:color="auto"/>
              <w:bottom w:val="single" w:sz="2" w:space="0" w:color="auto"/>
              <w:right w:val="single" w:sz="2" w:space="0" w:color="auto"/>
            </w:tcBorders>
          </w:tcPr>
          <w:p w:rsidR="00A44500" w:rsidRDefault="00A44500" w:rsidP="00A44500">
            <w:pPr>
              <w:pStyle w:val="TestCaseInfo"/>
              <w:rPr>
                <w:ins w:id="501" w:author="Dragomir, Mihai-Stefan" w:date="2016-12-08T10:49:00Z"/>
              </w:rPr>
            </w:pPr>
            <w:ins w:id="502" w:author="Dragomir, Mihai-Stefan" w:date="2016-12-08T10:49:00Z">
              <w:r>
                <w:rPr>
                  <w:lang w:eastAsia="zh-CN"/>
                </w:rPr>
                <w:t>TRUE</w:t>
              </w:r>
              <w:r>
                <w:rPr>
                  <w:lang w:eastAsia="zh-CN"/>
                </w:rPr>
                <w:tab/>
              </w:r>
              <w:r>
                <w:rPr>
                  <w:lang w:eastAsia="zh-CN"/>
                </w:rPr>
                <w:tab/>
                <w:t>Successful de</w:t>
              </w:r>
            </w:ins>
            <w:ins w:id="503" w:author="Dragomir, Mihai-Stefan" w:date="2016-12-08T15:13:00Z">
              <w:r w:rsidR="00167CF8">
                <w:rPr>
                  <w:lang w:eastAsia="zh-CN"/>
                </w:rPr>
                <w:t>lete</w:t>
              </w:r>
            </w:ins>
          </w:p>
          <w:p w:rsidR="00A44500" w:rsidRDefault="00A44500" w:rsidP="00A44500">
            <w:pPr>
              <w:pStyle w:val="TestCaseInfo"/>
              <w:rPr>
                <w:ins w:id="504" w:author="Dragomir, Mihai-Stefan" w:date="2016-12-08T10:47:00Z"/>
                <w:lang w:eastAsia="zh-CN"/>
              </w:rPr>
            </w:pPr>
            <w:ins w:id="505" w:author="Dragomir, Mihai-Stefan" w:date="2016-12-08T10:49:00Z">
              <w:r>
                <w:rPr>
                  <w:lang w:eastAsia="zh-CN"/>
                </w:rPr>
                <w:t>FALSE</w:t>
              </w:r>
              <w:r>
                <w:rPr>
                  <w:lang w:eastAsia="zh-CN"/>
                </w:rPr>
                <w:tab/>
              </w:r>
              <w:r>
                <w:rPr>
                  <w:lang w:eastAsia="zh-CN"/>
                </w:rPr>
                <w:tab/>
                <w:t>Error</w:t>
              </w:r>
            </w:ins>
          </w:p>
        </w:tc>
      </w:tr>
      <w:tr w:rsidR="00A44500" w:rsidTr="00E26EBA">
        <w:trPr>
          <w:trHeight w:val="283"/>
          <w:ins w:id="506" w:author="Dragomir, Mihai-Stefan" w:date="2016-12-08T10:47:00Z"/>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rPr>
                <w:ins w:id="507" w:author="Dragomir, Mihai-Stefan" w:date="2016-12-08T10:47:00Z"/>
              </w:rPr>
            </w:pPr>
            <w:ins w:id="508" w:author="Dragomir, Mihai-Stefan" w:date="2016-12-08T10:47:00Z">
              <w:r>
                <w:t>Description</w:t>
              </w:r>
            </w:ins>
          </w:p>
        </w:tc>
        <w:tc>
          <w:tcPr>
            <w:tcW w:w="7979" w:type="dxa"/>
            <w:tcBorders>
              <w:top w:val="single" w:sz="2" w:space="0" w:color="auto"/>
              <w:left w:val="single" w:sz="2" w:space="0" w:color="auto"/>
              <w:bottom w:val="single" w:sz="2" w:space="0" w:color="auto"/>
              <w:right w:val="single" w:sz="2" w:space="0" w:color="auto"/>
            </w:tcBorders>
          </w:tcPr>
          <w:p w:rsidR="00A44500" w:rsidRDefault="00A44500">
            <w:pPr>
              <w:pStyle w:val="TestCaseInfo"/>
              <w:rPr>
                <w:ins w:id="509" w:author="Dragomir, Mihai-Stefan" w:date="2016-12-08T10:47:00Z"/>
                <w:lang w:eastAsia="zh-CN"/>
              </w:rPr>
            </w:pPr>
            <w:ins w:id="510" w:author="Dragomir, Mihai-Stefan" w:date="2016-12-08T10:50:00Z">
              <w:r>
                <w:rPr>
                  <w:lang w:eastAsia="zh-CN"/>
                </w:rPr>
                <w:t xml:space="preserve">The command deletes the </w:t>
              </w:r>
            </w:ins>
            <w:ins w:id="511" w:author="Dragomir, Mihai-Stefan" w:date="2016-12-08T11:14:00Z">
              <w:r w:rsidR="00FB0AE5">
                <w:rPr>
                  <w:lang w:eastAsia="zh-CN"/>
                </w:rPr>
                <w:t>p</w:t>
              </w:r>
            </w:ins>
            <w:ins w:id="512" w:author="Dragomir, Mihai-Stefan" w:date="2016-12-08T10:50:00Z">
              <w:r>
                <w:rPr>
                  <w:lang w:eastAsia="zh-CN"/>
                </w:rPr>
                <w:t xml:space="preserve">erformance </w:t>
              </w:r>
            </w:ins>
            <w:ins w:id="513" w:author="Dragomir, Mihai-Stefan" w:date="2016-12-08T11:14:00Z">
              <w:r w:rsidR="00FB0AE5">
                <w:rPr>
                  <w:lang w:eastAsia="zh-CN"/>
                </w:rPr>
                <w:t>m</w:t>
              </w:r>
            </w:ins>
            <w:ins w:id="514" w:author="Dragomir, Mihai-Stefan" w:date="2016-12-08T10:50:00Z">
              <w:r>
                <w:rPr>
                  <w:lang w:eastAsia="zh-CN"/>
                </w:rPr>
                <w:t>anagement job with the given ID.</w:t>
              </w:r>
            </w:ins>
          </w:p>
        </w:tc>
      </w:tr>
    </w:tbl>
    <w:p w:rsidR="00A44500" w:rsidRDefault="00A44500" w:rsidP="00292340">
      <w:pPr>
        <w:rPr>
          <w:ins w:id="515" w:author="Dragomir, Mihai-Stefan" w:date="2016-12-20T09:47: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11209" w:rsidTr="005545F0">
        <w:trPr>
          <w:ins w:id="516" w:author="Dragomir, Mihai-Stefan" w:date="2016-12-20T09:47:00Z"/>
        </w:trPr>
        <w:tc>
          <w:tcPr>
            <w:tcW w:w="9330" w:type="dxa"/>
            <w:gridSpan w:val="2"/>
            <w:tcBorders>
              <w:top w:val="single" w:sz="2" w:space="0" w:color="auto"/>
              <w:left w:val="single" w:sz="2" w:space="0" w:color="auto"/>
              <w:bottom w:val="single" w:sz="2" w:space="0" w:color="auto"/>
              <w:right w:val="single" w:sz="2" w:space="0" w:color="auto"/>
            </w:tcBorders>
            <w:hideMark/>
          </w:tcPr>
          <w:p w:rsidR="00D11209" w:rsidRDefault="00D11209">
            <w:pPr>
              <w:pStyle w:val="Function"/>
              <w:rPr>
                <w:ins w:id="517" w:author="Dragomir, Mihai-Stefan" w:date="2016-12-20T09:47:00Z"/>
              </w:rPr>
            </w:pPr>
            <w:ins w:id="518" w:author="Dragomir, Mihai-Stefan" w:date="2016-12-20T09:47:00Z">
              <w:r>
                <w:t>Function: VNFM.Performance.ListThresholds()</w:t>
              </w:r>
            </w:ins>
          </w:p>
        </w:tc>
      </w:tr>
      <w:tr w:rsidR="00D11209" w:rsidRPr="00D67489" w:rsidTr="005545F0">
        <w:trPr>
          <w:trHeight w:val="247"/>
          <w:ins w:id="519" w:author="Dragomir, Mihai-Stefan" w:date="2016-12-20T09:47:00Z"/>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rPr>
                <w:ins w:id="520" w:author="Dragomir, Mihai-Stefan" w:date="2016-12-20T09:47:00Z"/>
              </w:rPr>
            </w:pPr>
            <w:ins w:id="521" w:author="Dragomir, Mihai-Stefan" w:date="2016-12-20T09:47:00Z">
              <w:r>
                <w:t>Input:</w:t>
              </w:r>
            </w:ins>
          </w:p>
        </w:tc>
        <w:tc>
          <w:tcPr>
            <w:tcW w:w="7979" w:type="dxa"/>
            <w:tcBorders>
              <w:top w:val="single" w:sz="2" w:space="0" w:color="auto"/>
              <w:left w:val="single" w:sz="2" w:space="0" w:color="auto"/>
              <w:bottom w:val="single" w:sz="2" w:space="0" w:color="auto"/>
              <w:right w:val="single" w:sz="2" w:space="0" w:color="auto"/>
            </w:tcBorders>
          </w:tcPr>
          <w:p w:rsidR="00D11209" w:rsidRPr="008D33D8" w:rsidRDefault="00D11209" w:rsidP="005545F0">
            <w:pPr>
              <w:pStyle w:val="TestCaseInfo"/>
              <w:rPr>
                <w:ins w:id="522" w:author="Dragomir, Mihai-Stefan" w:date="2016-12-20T09:47:00Z"/>
                <w:lang w:eastAsia="zh-CN"/>
              </w:rPr>
            </w:pPr>
            <w:ins w:id="523" w:author="Dragomir, Mihai-Stefan" w:date="2016-12-20T09:47:00Z">
              <w:r w:rsidRPr="00D75827">
                <w:t>vnfRecord</w:t>
              </w:r>
              <w:r w:rsidRPr="008D33D8">
                <w:rPr>
                  <w:lang w:eastAsia="zh-CN"/>
                </w:rPr>
                <w:t xml:space="preserve"> or ANY</w:t>
              </w:r>
            </w:ins>
          </w:p>
          <w:p w:rsidR="00D11209" w:rsidRPr="008D33D8" w:rsidRDefault="00C42266" w:rsidP="005545F0">
            <w:pPr>
              <w:pStyle w:val="TestCaseInfo"/>
              <w:rPr>
                <w:ins w:id="524" w:author="Dragomir, Mihai-Stefan" w:date="2016-12-20T09:47:00Z"/>
              </w:rPr>
            </w:pPr>
            <w:ins w:id="525" w:author="Dragomir, Mihai-Stefan" w:date="2016-12-20T09:47:00Z">
              <w:r>
                <w:rPr>
                  <w:lang w:eastAsia="zh-CN"/>
                </w:rPr>
                <w:t>t</w:t>
              </w:r>
            </w:ins>
            <w:ins w:id="526" w:author="Dragomir, Mihai-Stefan" w:date="2016-12-20T09:48:00Z">
              <w:r w:rsidR="00D11209">
                <w:rPr>
                  <w:lang w:eastAsia="zh-CN"/>
                </w:rPr>
                <w:t>hreshold</w:t>
              </w:r>
            </w:ins>
            <w:ins w:id="527" w:author="Dragomir, Mihai-Stefan" w:date="2016-12-20T09:47:00Z">
              <w:r w:rsidR="00D11209">
                <w:rPr>
                  <w:lang w:eastAsia="zh-CN"/>
                </w:rPr>
                <w:t>ID</w:t>
              </w:r>
              <w:r w:rsidR="00D11209" w:rsidRPr="008D33D8">
                <w:rPr>
                  <w:lang w:eastAsia="zh-CN"/>
                </w:rPr>
                <w:t xml:space="preserve"> or ANY</w:t>
              </w:r>
            </w:ins>
          </w:p>
          <w:p w:rsidR="00D11209" w:rsidRPr="008D33D8" w:rsidRDefault="00D11209" w:rsidP="005545F0">
            <w:pPr>
              <w:pStyle w:val="TestCaseInfo"/>
              <w:rPr>
                <w:ins w:id="528" w:author="Dragomir, Mihai-Stefan" w:date="2016-12-20T09:47:00Z"/>
              </w:rPr>
            </w:pPr>
            <w:ins w:id="529" w:author="Dragomir, Mihai-Stefan" w:date="2016-12-20T09:49:00Z">
              <w:r>
                <w:rPr>
                  <w:lang w:eastAsia="zh-CN"/>
                </w:rPr>
                <w:t>metric</w:t>
              </w:r>
            </w:ins>
            <w:ins w:id="530" w:author="Dragomir, Mihai-Stefan" w:date="2016-12-20T09:47:00Z">
              <w:r w:rsidRPr="008D33D8">
                <w:rPr>
                  <w:lang w:eastAsia="zh-CN"/>
                </w:rPr>
                <w:t>Type</w:t>
              </w:r>
            </w:ins>
          </w:p>
          <w:p w:rsidR="00D11209" w:rsidRPr="008D33D8" w:rsidRDefault="00D11209" w:rsidP="005545F0">
            <w:pPr>
              <w:pStyle w:val="TestCaseInfo"/>
              <w:numPr>
                <w:ilvl w:val="0"/>
                <w:numId w:val="204"/>
              </w:numPr>
              <w:rPr>
                <w:ins w:id="531" w:author="Dragomir, Mihai-Stefan" w:date="2016-12-20T09:47:00Z"/>
                <w:lang w:eastAsia="zh-CN"/>
              </w:rPr>
            </w:pPr>
            <w:ins w:id="532" w:author="Dragomir, Mihai-Stefan" w:date="2016-12-20T09:47:00Z">
              <w:r w:rsidRPr="008D33D8">
                <w:rPr>
                  <w:lang w:eastAsia="zh-CN"/>
                </w:rPr>
                <w:t>vCPU</w:t>
              </w:r>
            </w:ins>
          </w:p>
          <w:p w:rsidR="00D11209" w:rsidRPr="008D33D8" w:rsidRDefault="00D11209" w:rsidP="005545F0">
            <w:pPr>
              <w:pStyle w:val="TestCaseInfo"/>
              <w:numPr>
                <w:ilvl w:val="0"/>
                <w:numId w:val="204"/>
              </w:numPr>
              <w:rPr>
                <w:ins w:id="533" w:author="Dragomir, Mihai-Stefan" w:date="2016-12-20T09:47:00Z"/>
                <w:lang w:eastAsia="zh-CN"/>
              </w:rPr>
            </w:pPr>
            <w:ins w:id="534" w:author="Dragomir, Mihai-Stefan" w:date="2016-12-20T09:47:00Z">
              <w:r w:rsidRPr="008D33D8">
                <w:rPr>
                  <w:lang w:eastAsia="zh-CN"/>
                </w:rPr>
                <w:t>vMemory</w:t>
              </w:r>
            </w:ins>
          </w:p>
          <w:p w:rsidR="00D11209" w:rsidRPr="008D33D8" w:rsidRDefault="00D11209" w:rsidP="005545F0">
            <w:pPr>
              <w:pStyle w:val="TestCaseInfo"/>
              <w:numPr>
                <w:ilvl w:val="0"/>
                <w:numId w:val="204"/>
              </w:numPr>
              <w:rPr>
                <w:ins w:id="535" w:author="Dragomir, Mihai-Stefan" w:date="2016-12-20T09:47:00Z"/>
                <w:lang w:eastAsia="zh-CN"/>
              </w:rPr>
            </w:pPr>
            <w:ins w:id="536" w:author="Dragomir, Mihai-Stefan" w:date="2016-12-20T09:47:00Z">
              <w:r w:rsidRPr="008D33D8">
                <w:rPr>
                  <w:lang w:eastAsia="zh-CN"/>
                </w:rPr>
                <w:lastRenderedPageBreak/>
                <w:t>vNetwork</w:t>
              </w:r>
            </w:ins>
          </w:p>
          <w:p w:rsidR="00D11209" w:rsidRPr="008D33D8" w:rsidRDefault="00D11209" w:rsidP="005545F0">
            <w:pPr>
              <w:pStyle w:val="TestCaseInfo"/>
              <w:numPr>
                <w:ilvl w:val="0"/>
                <w:numId w:val="204"/>
              </w:numPr>
              <w:rPr>
                <w:ins w:id="537" w:author="Dragomir, Mihai-Stefan" w:date="2016-12-20T09:47:00Z"/>
                <w:lang w:eastAsia="zh-CN"/>
              </w:rPr>
            </w:pPr>
            <w:ins w:id="538" w:author="Dragomir, Mihai-Stefan" w:date="2016-12-20T09:47:00Z">
              <w:r w:rsidRPr="008D33D8">
                <w:rPr>
                  <w:lang w:eastAsia="zh-CN"/>
                </w:rPr>
                <w:t>vStorage</w:t>
              </w:r>
            </w:ins>
          </w:p>
          <w:p w:rsidR="00D11209" w:rsidRDefault="00D11209" w:rsidP="005545F0">
            <w:pPr>
              <w:pStyle w:val="TestCaseInfo"/>
              <w:numPr>
                <w:ilvl w:val="0"/>
                <w:numId w:val="204"/>
              </w:numPr>
              <w:rPr>
                <w:ins w:id="539" w:author="Dragomir, Mihai-Stefan" w:date="2016-12-20T09:49:00Z"/>
                <w:lang w:eastAsia="zh-CN"/>
              </w:rPr>
            </w:pPr>
            <w:ins w:id="540" w:author="Dragomir, Mihai-Stefan" w:date="2016-12-20T09:47:00Z">
              <w:r w:rsidRPr="008D33D8">
                <w:rPr>
                  <w:lang w:eastAsia="zh-CN"/>
                </w:rPr>
                <w:t>ALL</w:t>
              </w:r>
            </w:ins>
          </w:p>
          <w:p w:rsidR="00D11209" w:rsidRDefault="00D11209">
            <w:pPr>
              <w:pStyle w:val="TestCaseInfo"/>
              <w:rPr>
                <w:ins w:id="541" w:author="Dragomir, Mihai-Stefan" w:date="2016-12-20T09:49:00Z"/>
                <w:lang w:eastAsia="zh-CN"/>
              </w:rPr>
              <w:pPrChange w:id="542" w:author="Dragomir, Mihai-Stefan" w:date="2016-12-20T09:49:00Z">
                <w:pPr>
                  <w:pStyle w:val="TestCaseInfo"/>
                  <w:numPr>
                    <w:numId w:val="204"/>
                  </w:numPr>
                  <w:ind w:left="720" w:hanging="360"/>
                </w:pPr>
              </w:pPrChange>
            </w:pPr>
            <w:ins w:id="543" w:author="Dragomir, Mihai-Stefan" w:date="2016-12-20T09:49:00Z">
              <w:r>
                <w:rPr>
                  <w:lang w:eastAsia="zh-CN"/>
                </w:rPr>
                <w:t>thresholdType</w:t>
              </w:r>
            </w:ins>
          </w:p>
          <w:p w:rsidR="00D11209" w:rsidRDefault="00D11209">
            <w:pPr>
              <w:pStyle w:val="TestCaseInfo"/>
              <w:numPr>
                <w:ilvl w:val="0"/>
                <w:numId w:val="213"/>
              </w:numPr>
              <w:rPr>
                <w:ins w:id="544" w:author="Dragomir, Mihai-Stefan" w:date="2016-12-20T09:50:00Z"/>
                <w:lang w:eastAsia="zh-CN"/>
              </w:rPr>
              <w:pPrChange w:id="545" w:author="Dragomir, Mihai-Stefan" w:date="2016-12-20T09:49:00Z">
                <w:pPr>
                  <w:pStyle w:val="TestCaseInfo"/>
                  <w:numPr>
                    <w:numId w:val="204"/>
                  </w:numPr>
                  <w:ind w:left="720" w:hanging="360"/>
                </w:pPr>
              </w:pPrChange>
            </w:pPr>
            <w:ins w:id="546" w:author="Dragomir, Mihai-Stefan" w:date="2016-12-20T09:50:00Z">
              <w:r w:rsidRPr="00D11209">
                <w:rPr>
                  <w:lang w:eastAsia="zh-CN"/>
                </w:rPr>
                <w:t>single/multi value threshold</w:t>
              </w:r>
            </w:ins>
          </w:p>
          <w:p w:rsidR="00D11209" w:rsidRPr="00D67489" w:rsidRDefault="00D11209">
            <w:pPr>
              <w:pStyle w:val="TestCaseInfo"/>
              <w:numPr>
                <w:ilvl w:val="0"/>
                <w:numId w:val="213"/>
              </w:numPr>
              <w:rPr>
                <w:ins w:id="547" w:author="Dragomir, Mihai-Stefan" w:date="2016-12-20T09:47:00Z"/>
                <w:lang w:eastAsia="zh-CN"/>
              </w:rPr>
              <w:pPrChange w:id="548" w:author="Dragomir, Mihai-Stefan" w:date="2016-12-20T09:49:00Z">
                <w:pPr>
                  <w:pStyle w:val="TestCaseInfo"/>
                  <w:numPr>
                    <w:numId w:val="204"/>
                  </w:numPr>
                  <w:ind w:left="720" w:hanging="360"/>
                </w:pPr>
              </w:pPrChange>
            </w:pPr>
            <w:ins w:id="549" w:author="Dragomir, Mihai-Stefan" w:date="2016-12-20T09:50:00Z">
              <w:r w:rsidRPr="00D11209">
                <w:rPr>
                  <w:lang w:eastAsia="zh-CN"/>
                </w:rPr>
                <w:t>static/dynamic/template base threshold</w:t>
              </w:r>
            </w:ins>
          </w:p>
        </w:tc>
      </w:tr>
      <w:tr w:rsidR="00D11209" w:rsidTr="005545F0">
        <w:trPr>
          <w:ins w:id="550" w:author="Dragomir, Mihai-Stefan" w:date="2016-12-20T09:47:00Z"/>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rPr>
                <w:ins w:id="551" w:author="Dragomir, Mihai-Stefan" w:date="2016-12-20T09:47:00Z"/>
              </w:rPr>
            </w:pPr>
            <w:ins w:id="552" w:author="Dragomir, Mihai-Stefan" w:date="2016-12-20T09:47:00Z">
              <w:r>
                <w:lastRenderedPageBreak/>
                <w:t>Return</w:t>
              </w:r>
            </w:ins>
          </w:p>
        </w:tc>
        <w:tc>
          <w:tcPr>
            <w:tcW w:w="7979" w:type="dxa"/>
            <w:tcBorders>
              <w:top w:val="single" w:sz="2" w:space="0" w:color="auto"/>
              <w:left w:val="single" w:sz="2" w:space="0" w:color="auto"/>
              <w:bottom w:val="single" w:sz="2" w:space="0" w:color="auto"/>
              <w:right w:val="single" w:sz="2" w:space="0" w:color="auto"/>
            </w:tcBorders>
          </w:tcPr>
          <w:p w:rsidR="00D11209" w:rsidRPr="008D33D8" w:rsidRDefault="00D11209" w:rsidP="005545F0">
            <w:pPr>
              <w:pStyle w:val="TestCaseInfo"/>
              <w:rPr>
                <w:ins w:id="553" w:author="Dragomir, Mihai-Stefan" w:date="2016-12-20T09:47:00Z"/>
              </w:rPr>
            </w:pPr>
            <w:ins w:id="554" w:author="Dragomir, Mihai-Stefan" w:date="2016-12-20T09:47:00Z">
              <w:r w:rsidRPr="008D33D8">
                <w:rPr>
                  <w:lang w:eastAsia="zh-CN"/>
                </w:rPr>
                <w:t xml:space="preserve">List of </w:t>
              </w:r>
            </w:ins>
            <w:ins w:id="555" w:author="Dragomir, Mihai-Stefan" w:date="2016-12-20T09:48:00Z">
              <w:r>
                <w:rPr>
                  <w:lang w:eastAsia="zh-CN"/>
                </w:rPr>
                <w:t>thresholds</w:t>
              </w:r>
            </w:ins>
          </w:p>
          <w:p w:rsidR="00D11209" w:rsidRPr="008D33D8" w:rsidRDefault="00D11209" w:rsidP="005545F0">
            <w:pPr>
              <w:pStyle w:val="TestCaseInfo"/>
              <w:numPr>
                <w:ilvl w:val="0"/>
                <w:numId w:val="205"/>
              </w:numPr>
              <w:rPr>
                <w:ins w:id="556" w:author="Dragomir, Mihai-Stefan" w:date="2016-12-20T09:47:00Z"/>
                <w:lang w:eastAsia="zh-CN"/>
              </w:rPr>
            </w:pPr>
            <w:ins w:id="557" w:author="Dragomir, Mihai-Stefan" w:date="2016-12-20T09:47:00Z">
              <w:r w:rsidRPr="00D75827">
                <w:t>vnfRecord</w:t>
              </w:r>
            </w:ins>
          </w:p>
          <w:p w:rsidR="00D11209" w:rsidRPr="008D33D8" w:rsidRDefault="00C42266" w:rsidP="005545F0">
            <w:pPr>
              <w:pStyle w:val="TestCaseInfo"/>
              <w:numPr>
                <w:ilvl w:val="0"/>
                <w:numId w:val="205"/>
              </w:numPr>
              <w:rPr>
                <w:ins w:id="558" w:author="Dragomir, Mihai-Stefan" w:date="2016-12-20T09:47:00Z"/>
              </w:rPr>
            </w:pPr>
            <w:ins w:id="559" w:author="Dragomir, Mihai-Stefan" w:date="2016-12-20T09:57:00Z">
              <w:r>
                <w:rPr>
                  <w:lang w:eastAsia="zh-CN"/>
                </w:rPr>
                <w:t>t</w:t>
              </w:r>
            </w:ins>
            <w:ins w:id="560" w:author="Dragomir, Mihai-Stefan" w:date="2016-12-20T09:48:00Z">
              <w:r w:rsidR="00D11209">
                <w:rPr>
                  <w:lang w:eastAsia="zh-CN"/>
                </w:rPr>
                <w:t>hreshold</w:t>
              </w:r>
            </w:ins>
            <w:ins w:id="561" w:author="Dragomir, Mihai-Stefan" w:date="2016-12-20T09:47:00Z">
              <w:r w:rsidR="00D11209">
                <w:rPr>
                  <w:lang w:eastAsia="zh-CN"/>
                </w:rPr>
                <w:t>ID</w:t>
              </w:r>
            </w:ins>
          </w:p>
          <w:p w:rsidR="00D11209" w:rsidRPr="008D33D8" w:rsidRDefault="00D11209" w:rsidP="005545F0">
            <w:pPr>
              <w:pStyle w:val="TestCaseInfo"/>
              <w:numPr>
                <w:ilvl w:val="0"/>
                <w:numId w:val="205"/>
              </w:numPr>
              <w:rPr>
                <w:ins w:id="562" w:author="Dragomir, Mihai-Stefan" w:date="2016-12-20T09:47:00Z"/>
                <w:lang w:eastAsia="zh-CN"/>
              </w:rPr>
            </w:pPr>
            <w:ins w:id="563" w:author="Dragomir, Mihai-Stefan" w:date="2016-12-20T09:48:00Z">
              <w:r>
                <w:rPr>
                  <w:lang w:eastAsia="zh-CN"/>
                </w:rPr>
                <w:t>metric</w:t>
              </w:r>
            </w:ins>
            <w:ins w:id="564" w:author="Dragomir, Mihai-Stefan" w:date="2016-12-20T09:47:00Z">
              <w:r w:rsidRPr="008D33D8">
                <w:rPr>
                  <w:lang w:eastAsia="zh-CN"/>
                </w:rPr>
                <w:t>Type</w:t>
              </w:r>
            </w:ins>
          </w:p>
          <w:p w:rsidR="00D11209" w:rsidRDefault="00C42266" w:rsidP="00D11209">
            <w:pPr>
              <w:pStyle w:val="TestCaseInfo"/>
              <w:numPr>
                <w:ilvl w:val="0"/>
                <w:numId w:val="205"/>
              </w:numPr>
              <w:rPr>
                <w:ins w:id="565" w:author="Dragomir, Mihai-Stefan" w:date="2016-12-20T09:50:00Z"/>
              </w:rPr>
            </w:pPr>
            <w:ins w:id="566" w:author="Dragomir, Mihai-Stefan" w:date="2016-12-20T09:57:00Z">
              <w:r>
                <w:t>t</w:t>
              </w:r>
            </w:ins>
            <w:ins w:id="567" w:author="Dragomir, Mihai-Stefan" w:date="2016-12-20T09:50:00Z">
              <w:r w:rsidR="00D11209">
                <w:t>hreshold</w:t>
              </w:r>
            </w:ins>
            <w:ins w:id="568" w:author="Dragomir, Mihai-Stefan" w:date="2016-12-20T09:57:00Z">
              <w:r>
                <w:t>T</w:t>
              </w:r>
            </w:ins>
            <w:ins w:id="569" w:author="Dragomir, Mihai-Stefan" w:date="2016-12-20T09:50:00Z">
              <w:r w:rsidR="00D11209">
                <w:t>ype</w:t>
              </w:r>
            </w:ins>
          </w:p>
          <w:p w:rsidR="00D11209" w:rsidRDefault="00D11209" w:rsidP="005545F0">
            <w:pPr>
              <w:pStyle w:val="TestCaseInfo"/>
              <w:numPr>
                <w:ilvl w:val="0"/>
                <w:numId w:val="205"/>
              </w:numPr>
              <w:ind w:left="1112"/>
              <w:rPr>
                <w:ins w:id="570" w:author="Dragomir, Mihai-Stefan" w:date="2016-12-20T09:50:00Z"/>
              </w:rPr>
            </w:pPr>
            <w:ins w:id="571" w:author="Dragomir, Mihai-Stefan" w:date="2016-12-20T09:50:00Z">
              <w:r>
                <w:t>single/multi value threshold</w:t>
              </w:r>
            </w:ins>
          </w:p>
          <w:p w:rsidR="00D11209" w:rsidRDefault="00D11209" w:rsidP="005545F0">
            <w:pPr>
              <w:pStyle w:val="TestCaseInfo"/>
              <w:numPr>
                <w:ilvl w:val="0"/>
                <w:numId w:val="205"/>
              </w:numPr>
              <w:ind w:left="1112"/>
              <w:rPr>
                <w:ins w:id="572" w:author="Dragomir, Mihai-Stefan" w:date="2016-12-20T09:50:00Z"/>
              </w:rPr>
            </w:pPr>
            <w:ins w:id="573" w:author="Dragomir, Mihai-Stefan" w:date="2016-12-20T09:50:00Z">
              <w:r>
                <w:t>static/dynamic/template base threshold</w:t>
              </w:r>
            </w:ins>
          </w:p>
          <w:p w:rsidR="00D11209" w:rsidRDefault="00C42266" w:rsidP="00D11209">
            <w:pPr>
              <w:pStyle w:val="TestCaseInfo"/>
              <w:numPr>
                <w:ilvl w:val="0"/>
                <w:numId w:val="205"/>
              </w:numPr>
              <w:rPr>
                <w:ins w:id="574" w:author="Dragomir, Mihai-Stefan" w:date="2016-12-20T09:50:00Z"/>
              </w:rPr>
            </w:pPr>
            <w:ins w:id="575" w:author="Dragomir, Mihai-Stefan" w:date="2016-12-20T09:57:00Z">
              <w:r>
                <w:t>t</w:t>
              </w:r>
            </w:ins>
            <w:ins w:id="576" w:author="Dragomir, Mihai-Stefan" w:date="2016-12-20T09:50:00Z">
              <w:r w:rsidR="00D11209">
                <w:t>hreshold</w:t>
              </w:r>
            </w:ins>
            <w:ins w:id="577" w:author="Dragomir, Mihai-Stefan" w:date="2016-12-20T09:57:00Z">
              <w:r>
                <w:t>D</w:t>
              </w:r>
            </w:ins>
            <w:ins w:id="578" w:author="Dragomir, Mihai-Stefan" w:date="2016-12-20T09:50:00Z">
              <w:r w:rsidR="00D11209">
                <w:t>etails</w:t>
              </w:r>
            </w:ins>
          </w:p>
          <w:p w:rsidR="00D11209" w:rsidRDefault="00D11209" w:rsidP="005545F0">
            <w:pPr>
              <w:pStyle w:val="TestCaseInfo"/>
              <w:numPr>
                <w:ilvl w:val="0"/>
                <w:numId w:val="205"/>
              </w:numPr>
              <w:ind w:left="1112"/>
              <w:rPr>
                <w:ins w:id="579" w:author="Dragomir, Mihai-Stefan" w:date="2016-12-20T09:50:00Z"/>
              </w:rPr>
            </w:pPr>
            <w:ins w:id="580" w:author="Dragomir, Mihai-Stefan" w:date="2016-12-20T09:50:00Z">
              <w:r>
                <w:t>value to be crossed</w:t>
              </w:r>
            </w:ins>
          </w:p>
          <w:p w:rsidR="00D11209" w:rsidRDefault="00D11209" w:rsidP="005545F0">
            <w:pPr>
              <w:pStyle w:val="TestCaseInfo"/>
              <w:numPr>
                <w:ilvl w:val="0"/>
                <w:numId w:val="205"/>
              </w:numPr>
              <w:ind w:left="1112"/>
              <w:rPr>
                <w:ins w:id="581" w:author="Dragomir, Mihai-Stefan" w:date="2016-12-20T09:50:00Z"/>
              </w:rPr>
            </w:pPr>
            <w:ins w:id="582" w:author="Dragomir, Mihai-Stefan" w:date="2016-12-20T09:50:00Z">
              <w:r>
                <w:t>direction in which the value is crossed</w:t>
              </w:r>
            </w:ins>
          </w:p>
          <w:p w:rsidR="00D11209" w:rsidRDefault="00D11209">
            <w:pPr>
              <w:pStyle w:val="TestCaseInfo"/>
              <w:numPr>
                <w:ilvl w:val="0"/>
                <w:numId w:val="205"/>
              </w:numPr>
              <w:ind w:left="1112"/>
              <w:rPr>
                <w:ins w:id="583" w:author="Dragomir, Mihai-Stefan" w:date="2016-12-20T09:47:00Z"/>
              </w:rPr>
              <w:pPrChange w:id="584" w:author="Dragomir, Mihai-Stefan" w:date="2016-12-20T09:50:00Z">
                <w:pPr>
                  <w:pStyle w:val="TestCaseInfo"/>
                  <w:numPr>
                    <w:numId w:val="205"/>
                  </w:numPr>
                  <w:ind w:left="720" w:hanging="360"/>
                </w:pPr>
              </w:pPrChange>
            </w:pPr>
            <w:ins w:id="585" w:author="Dragomir, Mihai-Stefan" w:date="2016-12-20T09:50:00Z">
              <w:r>
                <w:t>details on the notification to be generated</w:t>
              </w:r>
            </w:ins>
          </w:p>
        </w:tc>
      </w:tr>
      <w:tr w:rsidR="00D11209" w:rsidTr="005545F0">
        <w:trPr>
          <w:trHeight w:val="283"/>
          <w:ins w:id="586" w:author="Dragomir, Mihai-Stefan" w:date="2016-12-20T09:47:00Z"/>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rPr>
                <w:ins w:id="587" w:author="Dragomir, Mihai-Stefan" w:date="2016-12-20T09:47:00Z"/>
              </w:rPr>
            </w:pPr>
            <w:ins w:id="588" w:author="Dragomir, Mihai-Stefan" w:date="2016-12-20T09:47:00Z">
              <w:r>
                <w:t>Description</w:t>
              </w:r>
            </w:ins>
          </w:p>
        </w:tc>
        <w:tc>
          <w:tcPr>
            <w:tcW w:w="7979" w:type="dxa"/>
            <w:tcBorders>
              <w:top w:val="single" w:sz="2" w:space="0" w:color="auto"/>
              <w:left w:val="single" w:sz="2" w:space="0" w:color="auto"/>
              <w:bottom w:val="single" w:sz="2" w:space="0" w:color="auto"/>
              <w:right w:val="single" w:sz="2" w:space="0" w:color="auto"/>
            </w:tcBorders>
          </w:tcPr>
          <w:p w:rsidR="00D11209" w:rsidRDefault="00D11209">
            <w:pPr>
              <w:pStyle w:val="TestCaseInfo"/>
              <w:rPr>
                <w:ins w:id="589" w:author="Dragomir, Mihai-Stefan" w:date="2016-12-20T09:47:00Z"/>
                <w:lang w:eastAsia="zh-CN"/>
              </w:rPr>
            </w:pPr>
            <w:ins w:id="590" w:author="Dragomir, Mihai-Stefan" w:date="2016-12-20T09:47:00Z">
              <w:r>
                <w:rPr>
                  <w:lang w:eastAsia="zh-CN"/>
                </w:rPr>
                <w:t xml:space="preserve">The command lists all </w:t>
              </w:r>
            </w:ins>
            <w:ins w:id="591" w:author="Dragomir, Mihai-Stefan" w:date="2016-12-20T09:52:00Z">
              <w:r w:rsidR="00A559DA">
                <w:rPr>
                  <w:lang w:eastAsia="zh-CN"/>
                </w:rPr>
                <w:t>thresholds</w:t>
              </w:r>
            </w:ins>
            <w:ins w:id="592" w:author="Dragomir, Mihai-Stefan" w:date="2016-12-20T10:12:00Z">
              <w:r w:rsidR="002E270C">
                <w:rPr>
                  <w:lang w:eastAsia="zh-CN"/>
                </w:rPr>
                <w:t xml:space="preserve"> matching the filter</w:t>
              </w:r>
            </w:ins>
            <w:ins w:id="593" w:author="Dragomir, Mihai-Stefan" w:date="2016-12-20T09:47:00Z">
              <w:r>
                <w:rPr>
                  <w:lang w:eastAsia="zh-CN"/>
                </w:rPr>
                <w:t>.</w:t>
              </w:r>
            </w:ins>
          </w:p>
        </w:tc>
      </w:tr>
    </w:tbl>
    <w:p w:rsidR="00C65A1A" w:rsidRDefault="00C65A1A" w:rsidP="00C65A1A">
      <w:pPr>
        <w:rPr>
          <w:ins w:id="594" w:author="Dragomir, Mihai-Stefan" w:date="2016-12-20T10:22: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D1EDA" w:rsidTr="00887C89">
        <w:trPr>
          <w:ins w:id="595" w:author="Dragomir, Mihai-Stefan" w:date="2016-12-20T10:22:00Z"/>
        </w:trPr>
        <w:tc>
          <w:tcPr>
            <w:tcW w:w="9330" w:type="dxa"/>
            <w:gridSpan w:val="2"/>
            <w:tcBorders>
              <w:top w:val="single" w:sz="2" w:space="0" w:color="auto"/>
              <w:left w:val="single" w:sz="2" w:space="0" w:color="auto"/>
              <w:bottom w:val="single" w:sz="2" w:space="0" w:color="auto"/>
              <w:right w:val="single" w:sz="2" w:space="0" w:color="auto"/>
            </w:tcBorders>
            <w:hideMark/>
          </w:tcPr>
          <w:p w:rsidR="00FD1EDA" w:rsidRDefault="00FD1EDA" w:rsidP="00887C89">
            <w:pPr>
              <w:pStyle w:val="Function"/>
              <w:rPr>
                <w:ins w:id="596" w:author="Dragomir, Mihai-Stefan" w:date="2016-12-20T10:22:00Z"/>
              </w:rPr>
            </w:pPr>
            <w:ins w:id="597" w:author="Dragomir, Mihai-Stefan" w:date="2016-12-20T10:22:00Z">
              <w:r>
                <w:t>Function: VNFM.Performance.CreateThreshold()</w:t>
              </w:r>
            </w:ins>
          </w:p>
        </w:tc>
      </w:tr>
      <w:tr w:rsidR="00FD1EDA" w:rsidRPr="008D33D8" w:rsidTr="00887C89">
        <w:trPr>
          <w:trHeight w:val="247"/>
          <w:ins w:id="598" w:author="Dragomir, Mihai-Stefan" w:date="2016-12-20T10:22:00Z"/>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887C89">
            <w:pPr>
              <w:pStyle w:val="TestCaseDescription"/>
              <w:rPr>
                <w:ins w:id="599" w:author="Dragomir, Mihai-Stefan" w:date="2016-12-20T10:22:00Z"/>
              </w:rPr>
            </w:pPr>
            <w:ins w:id="600" w:author="Dragomir, Mihai-Stefan" w:date="2016-12-20T10:22:00Z">
              <w:r>
                <w:t>Input:</w:t>
              </w:r>
            </w:ins>
          </w:p>
        </w:tc>
        <w:tc>
          <w:tcPr>
            <w:tcW w:w="7979" w:type="dxa"/>
            <w:tcBorders>
              <w:top w:val="single" w:sz="2" w:space="0" w:color="auto"/>
              <w:left w:val="single" w:sz="2" w:space="0" w:color="auto"/>
              <w:bottom w:val="single" w:sz="2" w:space="0" w:color="auto"/>
              <w:right w:val="single" w:sz="2" w:space="0" w:color="auto"/>
            </w:tcBorders>
          </w:tcPr>
          <w:p w:rsidR="00FD1EDA" w:rsidRPr="008D33D8" w:rsidRDefault="00FD1EDA" w:rsidP="00887C89">
            <w:pPr>
              <w:pStyle w:val="TestCaseInfo"/>
              <w:rPr>
                <w:ins w:id="601" w:author="Dragomir, Mihai-Stefan" w:date="2016-12-20T10:22:00Z"/>
                <w:lang w:eastAsia="zh-CN"/>
              </w:rPr>
            </w:pPr>
            <w:ins w:id="602" w:author="Dragomir, Mihai-Stefan" w:date="2016-12-20T10:22:00Z">
              <w:r w:rsidRPr="00D75827">
                <w:t>vnfRecord</w:t>
              </w:r>
            </w:ins>
          </w:p>
          <w:p w:rsidR="00FD1EDA" w:rsidRPr="008D33D8" w:rsidRDefault="00FD1EDA" w:rsidP="00887C89">
            <w:pPr>
              <w:pStyle w:val="TestCaseInfo"/>
              <w:rPr>
                <w:ins w:id="603" w:author="Dragomir, Mihai-Stefan" w:date="2016-12-20T10:22:00Z"/>
                <w:lang w:eastAsia="zh-CN"/>
              </w:rPr>
            </w:pPr>
            <w:ins w:id="604" w:author="Dragomir, Mihai-Stefan" w:date="2016-12-20T10:22:00Z">
              <w:r>
                <w:rPr>
                  <w:lang w:eastAsia="zh-CN"/>
                </w:rPr>
                <w:t>metric</w:t>
              </w:r>
              <w:r w:rsidRPr="008D33D8">
                <w:rPr>
                  <w:lang w:eastAsia="zh-CN"/>
                </w:rPr>
                <w:t>Type</w:t>
              </w:r>
            </w:ins>
          </w:p>
          <w:p w:rsidR="00FD1EDA" w:rsidRPr="008D33D8" w:rsidRDefault="00FD1EDA" w:rsidP="00887C89">
            <w:pPr>
              <w:pStyle w:val="TestCaseInfo"/>
              <w:numPr>
                <w:ilvl w:val="0"/>
                <w:numId w:val="204"/>
              </w:numPr>
              <w:rPr>
                <w:ins w:id="605" w:author="Dragomir, Mihai-Stefan" w:date="2016-12-20T10:22:00Z"/>
                <w:lang w:eastAsia="zh-CN"/>
              </w:rPr>
            </w:pPr>
            <w:ins w:id="606" w:author="Dragomir, Mihai-Stefan" w:date="2016-12-20T10:22:00Z">
              <w:r w:rsidRPr="008D33D8">
                <w:rPr>
                  <w:lang w:eastAsia="zh-CN"/>
                </w:rPr>
                <w:t>vCPU</w:t>
              </w:r>
            </w:ins>
          </w:p>
          <w:p w:rsidR="00FD1EDA" w:rsidRPr="008D33D8" w:rsidRDefault="00FD1EDA" w:rsidP="00887C89">
            <w:pPr>
              <w:pStyle w:val="TestCaseInfo"/>
              <w:numPr>
                <w:ilvl w:val="0"/>
                <w:numId w:val="204"/>
              </w:numPr>
              <w:rPr>
                <w:ins w:id="607" w:author="Dragomir, Mihai-Stefan" w:date="2016-12-20T10:22:00Z"/>
                <w:lang w:eastAsia="zh-CN"/>
              </w:rPr>
            </w:pPr>
            <w:ins w:id="608" w:author="Dragomir, Mihai-Stefan" w:date="2016-12-20T10:22:00Z">
              <w:r w:rsidRPr="008D33D8">
                <w:rPr>
                  <w:lang w:eastAsia="zh-CN"/>
                </w:rPr>
                <w:t>vMemory</w:t>
              </w:r>
            </w:ins>
          </w:p>
          <w:p w:rsidR="00FD1EDA" w:rsidRPr="008D33D8" w:rsidRDefault="00FD1EDA" w:rsidP="00887C89">
            <w:pPr>
              <w:pStyle w:val="TestCaseInfo"/>
              <w:numPr>
                <w:ilvl w:val="0"/>
                <w:numId w:val="204"/>
              </w:numPr>
              <w:rPr>
                <w:ins w:id="609" w:author="Dragomir, Mihai-Stefan" w:date="2016-12-20T10:22:00Z"/>
                <w:lang w:eastAsia="zh-CN"/>
              </w:rPr>
            </w:pPr>
            <w:ins w:id="610" w:author="Dragomir, Mihai-Stefan" w:date="2016-12-20T10:22:00Z">
              <w:r w:rsidRPr="008D33D8">
                <w:rPr>
                  <w:lang w:eastAsia="zh-CN"/>
                </w:rPr>
                <w:t>vNetwork</w:t>
              </w:r>
            </w:ins>
          </w:p>
          <w:p w:rsidR="00FD1EDA" w:rsidRPr="008D33D8" w:rsidRDefault="00FD1EDA" w:rsidP="00887C89">
            <w:pPr>
              <w:pStyle w:val="TestCaseInfo"/>
              <w:numPr>
                <w:ilvl w:val="0"/>
                <w:numId w:val="204"/>
              </w:numPr>
              <w:rPr>
                <w:ins w:id="611" w:author="Dragomir, Mihai-Stefan" w:date="2016-12-20T10:22:00Z"/>
                <w:lang w:eastAsia="zh-CN"/>
              </w:rPr>
            </w:pPr>
            <w:ins w:id="612" w:author="Dragomir, Mihai-Stefan" w:date="2016-12-20T10:22:00Z">
              <w:r w:rsidRPr="008D33D8">
                <w:rPr>
                  <w:lang w:eastAsia="zh-CN"/>
                </w:rPr>
                <w:t>vStorage</w:t>
              </w:r>
            </w:ins>
          </w:p>
          <w:p w:rsidR="00FD1EDA" w:rsidRPr="008D33D8" w:rsidRDefault="00FD1EDA" w:rsidP="00887C89">
            <w:pPr>
              <w:pStyle w:val="TestCaseInfo"/>
              <w:numPr>
                <w:ilvl w:val="0"/>
                <w:numId w:val="204"/>
              </w:numPr>
              <w:rPr>
                <w:ins w:id="613" w:author="Dragomir, Mihai-Stefan" w:date="2016-12-20T10:22:00Z"/>
                <w:lang w:eastAsia="zh-CN"/>
              </w:rPr>
            </w:pPr>
            <w:ins w:id="614" w:author="Dragomir, Mihai-Stefan" w:date="2016-12-20T10:22:00Z">
              <w:r w:rsidRPr="008D33D8">
                <w:rPr>
                  <w:lang w:eastAsia="zh-CN"/>
                </w:rPr>
                <w:t>ALL</w:t>
              </w:r>
            </w:ins>
          </w:p>
          <w:p w:rsidR="00FD1EDA" w:rsidRDefault="00FD1EDA" w:rsidP="00887C89">
            <w:pPr>
              <w:pStyle w:val="TestCaseInfo"/>
              <w:rPr>
                <w:ins w:id="615" w:author="Dragomir, Mihai-Stefan" w:date="2016-12-20T10:22:00Z"/>
              </w:rPr>
            </w:pPr>
            <w:ins w:id="616" w:author="Dragomir, Mihai-Stefan" w:date="2016-12-20T10:22:00Z">
              <w:r>
                <w:t>thresholdType</w:t>
              </w:r>
            </w:ins>
          </w:p>
          <w:p w:rsidR="00FD1EDA" w:rsidRDefault="00FD1EDA" w:rsidP="00887C89">
            <w:pPr>
              <w:pStyle w:val="TestCaseInfo"/>
              <w:numPr>
                <w:ilvl w:val="0"/>
                <w:numId w:val="204"/>
              </w:numPr>
              <w:rPr>
                <w:ins w:id="617" w:author="Dragomir, Mihai-Stefan" w:date="2016-12-20T10:22:00Z"/>
              </w:rPr>
            </w:pPr>
            <w:ins w:id="618" w:author="Dragomir, Mihai-Stefan" w:date="2016-12-20T10:22:00Z">
              <w:r>
                <w:t>single/multi value threshold</w:t>
              </w:r>
            </w:ins>
          </w:p>
          <w:p w:rsidR="00FD1EDA" w:rsidRDefault="00FD1EDA" w:rsidP="00887C89">
            <w:pPr>
              <w:pStyle w:val="TestCaseInfo"/>
              <w:numPr>
                <w:ilvl w:val="0"/>
                <w:numId w:val="204"/>
              </w:numPr>
              <w:rPr>
                <w:ins w:id="619" w:author="Dragomir, Mihai-Stefan" w:date="2016-12-20T10:22:00Z"/>
              </w:rPr>
            </w:pPr>
            <w:ins w:id="620" w:author="Dragomir, Mihai-Stefan" w:date="2016-12-20T10:22:00Z">
              <w:r>
                <w:t>static/dynamic/template base threshold</w:t>
              </w:r>
            </w:ins>
          </w:p>
          <w:p w:rsidR="00FD1EDA" w:rsidRDefault="00FD1EDA" w:rsidP="00887C89">
            <w:pPr>
              <w:pStyle w:val="TestCaseInfo"/>
              <w:rPr>
                <w:ins w:id="621" w:author="Dragomir, Mihai-Stefan" w:date="2016-12-20T10:22:00Z"/>
              </w:rPr>
            </w:pPr>
            <w:ins w:id="622" w:author="Dragomir, Mihai-Stefan" w:date="2016-12-20T10:22:00Z">
              <w:r>
                <w:t>thresholdDetails</w:t>
              </w:r>
            </w:ins>
          </w:p>
          <w:p w:rsidR="00FD1EDA" w:rsidRDefault="00FD1EDA" w:rsidP="00887C89">
            <w:pPr>
              <w:pStyle w:val="TestCaseInfo"/>
              <w:numPr>
                <w:ilvl w:val="0"/>
                <w:numId w:val="204"/>
              </w:numPr>
              <w:rPr>
                <w:ins w:id="623" w:author="Dragomir, Mihai-Stefan" w:date="2016-12-20T10:22:00Z"/>
              </w:rPr>
            </w:pPr>
            <w:ins w:id="624" w:author="Dragomir, Mihai-Stefan" w:date="2016-12-20T10:22:00Z">
              <w:r>
                <w:t>value to be crossed</w:t>
              </w:r>
            </w:ins>
          </w:p>
          <w:p w:rsidR="00FD1EDA" w:rsidRDefault="00FD1EDA" w:rsidP="00887C89">
            <w:pPr>
              <w:pStyle w:val="TestCaseInfo"/>
              <w:numPr>
                <w:ilvl w:val="0"/>
                <w:numId w:val="204"/>
              </w:numPr>
              <w:rPr>
                <w:ins w:id="625" w:author="Dragomir, Mihai-Stefan" w:date="2016-12-20T10:22:00Z"/>
              </w:rPr>
            </w:pPr>
            <w:ins w:id="626" w:author="Dragomir, Mihai-Stefan" w:date="2016-12-20T10:22:00Z">
              <w:r>
                <w:t>direction in which the value is crossed</w:t>
              </w:r>
            </w:ins>
          </w:p>
          <w:p w:rsidR="00FD1EDA" w:rsidRPr="008D33D8" w:rsidRDefault="00FD1EDA" w:rsidP="00887C89">
            <w:pPr>
              <w:pStyle w:val="TestCaseInfo"/>
              <w:numPr>
                <w:ilvl w:val="0"/>
                <w:numId w:val="204"/>
              </w:numPr>
              <w:rPr>
                <w:ins w:id="627" w:author="Dragomir, Mihai-Stefan" w:date="2016-12-20T10:22:00Z"/>
              </w:rPr>
            </w:pPr>
            <w:ins w:id="628" w:author="Dragomir, Mihai-Stefan" w:date="2016-12-20T10:22:00Z">
              <w:r>
                <w:t>details on the notification to be generated</w:t>
              </w:r>
            </w:ins>
          </w:p>
        </w:tc>
      </w:tr>
      <w:tr w:rsidR="00FD1EDA" w:rsidTr="00887C89">
        <w:trPr>
          <w:ins w:id="629" w:author="Dragomir, Mihai-Stefan" w:date="2016-12-20T10:22:00Z"/>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887C89">
            <w:pPr>
              <w:pStyle w:val="TestCaseDescription"/>
              <w:rPr>
                <w:ins w:id="630" w:author="Dragomir, Mihai-Stefan" w:date="2016-12-20T10:22:00Z"/>
              </w:rPr>
            </w:pPr>
            <w:ins w:id="631" w:author="Dragomir, Mihai-Stefan" w:date="2016-12-20T10:22:00Z">
              <w:r>
                <w:t>Return</w:t>
              </w:r>
            </w:ins>
          </w:p>
        </w:tc>
        <w:tc>
          <w:tcPr>
            <w:tcW w:w="7979" w:type="dxa"/>
            <w:tcBorders>
              <w:top w:val="single" w:sz="2" w:space="0" w:color="auto"/>
              <w:left w:val="single" w:sz="2" w:space="0" w:color="auto"/>
              <w:bottom w:val="single" w:sz="2" w:space="0" w:color="auto"/>
              <w:right w:val="single" w:sz="2" w:space="0" w:color="auto"/>
            </w:tcBorders>
          </w:tcPr>
          <w:p w:rsidR="00FD1EDA" w:rsidRDefault="00FD1EDA" w:rsidP="00887C89">
            <w:pPr>
              <w:pStyle w:val="TestCaseInfo"/>
              <w:rPr>
                <w:ins w:id="632" w:author="Dragomir, Mihai-Stefan" w:date="2016-12-20T10:22:00Z"/>
              </w:rPr>
            </w:pPr>
            <w:ins w:id="633" w:author="Dragomir, Mihai-Stefan" w:date="2016-12-20T10:22:00Z">
              <w:r>
                <w:rPr>
                  <w:lang w:eastAsia="zh-CN"/>
                </w:rPr>
                <w:t>thresholdID</w:t>
              </w:r>
              <w:r>
                <w:rPr>
                  <w:lang w:eastAsia="zh-CN"/>
                </w:rPr>
                <w:tab/>
                <w:t>Successful create</w:t>
              </w:r>
            </w:ins>
          </w:p>
          <w:p w:rsidR="00FD1EDA" w:rsidRDefault="00FD1EDA" w:rsidP="00887C89">
            <w:pPr>
              <w:pStyle w:val="TestCaseInfo"/>
              <w:rPr>
                <w:ins w:id="634" w:author="Dragomir, Mihai-Stefan" w:date="2016-12-20T10:22:00Z"/>
                <w:lang w:eastAsia="zh-CN"/>
              </w:rPr>
            </w:pPr>
            <w:ins w:id="635" w:author="Dragomir, Mihai-Stefan" w:date="2016-12-20T10:22:00Z">
              <w:r>
                <w:rPr>
                  <w:lang w:eastAsia="zh-CN"/>
                </w:rPr>
                <w:t>FALSE</w:t>
              </w:r>
              <w:r>
                <w:rPr>
                  <w:lang w:eastAsia="zh-CN"/>
                </w:rPr>
                <w:tab/>
              </w:r>
              <w:r>
                <w:rPr>
                  <w:lang w:eastAsia="zh-CN"/>
                </w:rPr>
                <w:tab/>
                <w:t>Error</w:t>
              </w:r>
            </w:ins>
          </w:p>
        </w:tc>
      </w:tr>
      <w:tr w:rsidR="00FD1EDA" w:rsidTr="00887C89">
        <w:trPr>
          <w:trHeight w:val="283"/>
          <w:ins w:id="636" w:author="Dragomir, Mihai-Stefan" w:date="2016-12-20T10:22:00Z"/>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887C89">
            <w:pPr>
              <w:pStyle w:val="TestCaseDescription"/>
              <w:rPr>
                <w:ins w:id="637" w:author="Dragomir, Mihai-Stefan" w:date="2016-12-20T10:22:00Z"/>
              </w:rPr>
            </w:pPr>
            <w:ins w:id="638" w:author="Dragomir, Mihai-Stefan" w:date="2016-12-20T10:22:00Z">
              <w:r>
                <w:t>Description</w:t>
              </w:r>
            </w:ins>
          </w:p>
        </w:tc>
        <w:tc>
          <w:tcPr>
            <w:tcW w:w="7979" w:type="dxa"/>
            <w:tcBorders>
              <w:top w:val="single" w:sz="2" w:space="0" w:color="auto"/>
              <w:left w:val="single" w:sz="2" w:space="0" w:color="auto"/>
              <w:bottom w:val="single" w:sz="2" w:space="0" w:color="auto"/>
              <w:right w:val="single" w:sz="2" w:space="0" w:color="auto"/>
            </w:tcBorders>
          </w:tcPr>
          <w:p w:rsidR="00FD1EDA" w:rsidRDefault="00FD1EDA">
            <w:pPr>
              <w:pStyle w:val="TestCaseInfo"/>
              <w:rPr>
                <w:ins w:id="639" w:author="Dragomir, Mihai-Stefan" w:date="2016-12-20T10:22:00Z"/>
                <w:lang w:eastAsia="zh-CN"/>
              </w:rPr>
            </w:pPr>
            <w:ins w:id="640" w:author="Dragomir, Mihai-Stefan" w:date="2016-12-20T10:22:00Z">
              <w:r>
                <w:rPr>
                  <w:lang w:eastAsia="zh-CN"/>
                </w:rPr>
                <w:t>The command creates a threshold to specify threshold levels on specified metric type and VNF for which notifications will be generated when crossed.</w:t>
              </w:r>
            </w:ins>
          </w:p>
        </w:tc>
      </w:tr>
    </w:tbl>
    <w:p w:rsidR="00FD1EDA" w:rsidRDefault="00A20F47">
      <w:pPr>
        <w:tabs>
          <w:tab w:val="left" w:pos="2415"/>
        </w:tabs>
        <w:rPr>
          <w:ins w:id="641" w:author="Dragomir, Mihai-Stefan" w:date="2016-12-20T09:53:00Z"/>
        </w:rPr>
        <w:pPrChange w:id="642" w:author="Dragomir, Mihai-Stefan" w:date="2016-12-20T10:28:00Z">
          <w:pPr/>
        </w:pPrChange>
      </w:pPr>
      <w:ins w:id="643" w:author="Dragomir, Mihai-Stefan" w:date="2016-12-20T10:28:00Z">
        <w:r>
          <w:tab/>
        </w:r>
      </w:ins>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65A1A" w:rsidTr="00D75827">
        <w:trPr>
          <w:ins w:id="644" w:author="Dragomir, Mihai-Stefan" w:date="2016-12-20T09:53:00Z"/>
        </w:trPr>
        <w:tc>
          <w:tcPr>
            <w:tcW w:w="9330" w:type="dxa"/>
            <w:gridSpan w:val="2"/>
            <w:tcBorders>
              <w:top w:val="single" w:sz="2" w:space="0" w:color="auto"/>
              <w:left w:val="single" w:sz="2" w:space="0" w:color="auto"/>
              <w:bottom w:val="single" w:sz="2" w:space="0" w:color="auto"/>
              <w:right w:val="single" w:sz="2" w:space="0" w:color="auto"/>
            </w:tcBorders>
            <w:hideMark/>
          </w:tcPr>
          <w:p w:rsidR="00C65A1A" w:rsidRDefault="00C65A1A">
            <w:pPr>
              <w:pStyle w:val="Function"/>
              <w:rPr>
                <w:ins w:id="645" w:author="Dragomir, Mihai-Stefan" w:date="2016-12-20T09:53:00Z"/>
              </w:rPr>
            </w:pPr>
            <w:ins w:id="646" w:author="Dragomir, Mihai-Stefan" w:date="2016-12-20T09:53:00Z">
              <w:r>
                <w:t>Function: VNFM.Performance.DeleteThreshold()</w:t>
              </w:r>
            </w:ins>
          </w:p>
        </w:tc>
      </w:tr>
      <w:tr w:rsidR="00C65A1A" w:rsidRPr="00D67489" w:rsidTr="00D75827">
        <w:trPr>
          <w:trHeight w:val="247"/>
          <w:ins w:id="647" w:author="Dragomir, Mihai-Stefan" w:date="2016-12-20T09:53:00Z"/>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Pr="00D75827" w:rsidRDefault="00C65A1A" w:rsidP="00D75827">
            <w:pPr>
              <w:pStyle w:val="TestCaseDescription"/>
              <w:rPr>
                <w:ins w:id="648" w:author="Dragomir, Mihai-Stefan" w:date="2016-12-20T09:53:00Z"/>
                <w:sz w:val="22"/>
                <w:szCs w:val="22"/>
              </w:rPr>
            </w:pPr>
            <w:ins w:id="649" w:author="Dragomir, Mihai-Stefan" w:date="2016-12-20T09:53:00Z">
              <w:r w:rsidRPr="00D75827">
                <w:rPr>
                  <w:sz w:val="22"/>
                  <w:szCs w:val="22"/>
                </w:rPr>
                <w:t>Input:</w:t>
              </w:r>
            </w:ins>
          </w:p>
        </w:tc>
        <w:tc>
          <w:tcPr>
            <w:tcW w:w="7979" w:type="dxa"/>
            <w:tcBorders>
              <w:top w:val="single" w:sz="2" w:space="0" w:color="auto"/>
              <w:left w:val="single" w:sz="2" w:space="0" w:color="auto"/>
              <w:bottom w:val="single" w:sz="2" w:space="0" w:color="auto"/>
              <w:right w:val="single" w:sz="2" w:space="0" w:color="auto"/>
            </w:tcBorders>
          </w:tcPr>
          <w:p w:rsidR="00C65A1A" w:rsidRPr="008D33D8" w:rsidRDefault="00C65A1A" w:rsidP="00D75827">
            <w:pPr>
              <w:pStyle w:val="TestCaseInfo"/>
              <w:rPr>
                <w:ins w:id="650" w:author="Dragomir, Mihai-Stefan" w:date="2016-12-20T09:53:00Z"/>
                <w:lang w:eastAsia="zh-CN"/>
              </w:rPr>
            </w:pPr>
            <w:ins w:id="651" w:author="Dragomir, Mihai-Stefan" w:date="2016-12-20T09:53:00Z">
              <w:r w:rsidRPr="00D75827">
                <w:t>vnfRecord</w:t>
              </w:r>
            </w:ins>
          </w:p>
          <w:p w:rsidR="00C65A1A" w:rsidRPr="008D33D8" w:rsidRDefault="00C42266">
            <w:pPr>
              <w:pStyle w:val="TestCaseInfo"/>
              <w:rPr>
                <w:ins w:id="652" w:author="Dragomir, Mihai-Stefan" w:date="2016-12-20T09:53:00Z"/>
                <w:lang w:eastAsia="zh-CN"/>
              </w:rPr>
            </w:pPr>
            <w:ins w:id="653" w:author="Dragomir, Mihai-Stefan" w:date="2016-12-20T09:56:00Z">
              <w:r>
                <w:rPr>
                  <w:lang w:eastAsia="zh-CN"/>
                </w:rPr>
                <w:t>threshold</w:t>
              </w:r>
            </w:ins>
            <w:ins w:id="654" w:author="Dragomir, Mihai-Stefan" w:date="2016-12-20T09:53:00Z">
              <w:r w:rsidR="00C65A1A">
                <w:rPr>
                  <w:lang w:eastAsia="zh-CN"/>
                </w:rPr>
                <w:t>ID</w:t>
              </w:r>
            </w:ins>
          </w:p>
        </w:tc>
      </w:tr>
      <w:tr w:rsidR="00C65A1A" w:rsidTr="00D75827">
        <w:trPr>
          <w:ins w:id="655" w:author="Dragomir, Mihai-Stefan" w:date="2016-12-20T09:53:00Z"/>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Default="00C65A1A" w:rsidP="00D75827">
            <w:pPr>
              <w:pStyle w:val="TestCaseDescription"/>
              <w:rPr>
                <w:ins w:id="656" w:author="Dragomir, Mihai-Stefan" w:date="2016-12-20T09:53:00Z"/>
              </w:rPr>
            </w:pPr>
            <w:ins w:id="657" w:author="Dragomir, Mihai-Stefan" w:date="2016-12-20T09:53:00Z">
              <w:r>
                <w:t>Return</w:t>
              </w:r>
            </w:ins>
          </w:p>
        </w:tc>
        <w:tc>
          <w:tcPr>
            <w:tcW w:w="7979" w:type="dxa"/>
            <w:tcBorders>
              <w:top w:val="single" w:sz="2" w:space="0" w:color="auto"/>
              <w:left w:val="single" w:sz="2" w:space="0" w:color="auto"/>
              <w:bottom w:val="single" w:sz="2" w:space="0" w:color="auto"/>
              <w:right w:val="single" w:sz="2" w:space="0" w:color="auto"/>
            </w:tcBorders>
          </w:tcPr>
          <w:p w:rsidR="00C65A1A" w:rsidRDefault="00C65A1A" w:rsidP="00D75827">
            <w:pPr>
              <w:pStyle w:val="TestCaseInfo"/>
              <w:rPr>
                <w:ins w:id="658" w:author="Dragomir, Mihai-Stefan" w:date="2016-12-20T09:53:00Z"/>
              </w:rPr>
            </w:pPr>
            <w:ins w:id="659" w:author="Dragomir, Mihai-Stefan" w:date="2016-12-20T09:53:00Z">
              <w:r>
                <w:rPr>
                  <w:lang w:eastAsia="zh-CN"/>
                </w:rPr>
                <w:t>TRUE</w:t>
              </w:r>
              <w:r>
                <w:rPr>
                  <w:lang w:eastAsia="zh-CN"/>
                </w:rPr>
                <w:tab/>
              </w:r>
              <w:r>
                <w:rPr>
                  <w:lang w:eastAsia="zh-CN"/>
                </w:rPr>
                <w:tab/>
                <w:t>Successful delete</w:t>
              </w:r>
            </w:ins>
          </w:p>
          <w:p w:rsidR="00C65A1A" w:rsidRDefault="00C65A1A" w:rsidP="00D75827">
            <w:pPr>
              <w:pStyle w:val="TestCaseInfo"/>
              <w:rPr>
                <w:ins w:id="660" w:author="Dragomir, Mihai-Stefan" w:date="2016-12-20T09:53:00Z"/>
                <w:lang w:eastAsia="zh-CN"/>
              </w:rPr>
            </w:pPr>
            <w:ins w:id="661" w:author="Dragomir, Mihai-Stefan" w:date="2016-12-20T09:53:00Z">
              <w:r>
                <w:rPr>
                  <w:lang w:eastAsia="zh-CN"/>
                </w:rPr>
                <w:t>FALSE</w:t>
              </w:r>
              <w:r>
                <w:rPr>
                  <w:lang w:eastAsia="zh-CN"/>
                </w:rPr>
                <w:tab/>
              </w:r>
              <w:r>
                <w:rPr>
                  <w:lang w:eastAsia="zh-CN"/>
                </w:rPr>
                <w:tab/>
                <w:t>Error</w:t>
              </w:r>
            </w:ins>
          </w:p>
        </w:tc>
      </w:tr>
      <w:tr w:rsidR="00C65A1A" w:rsidTr="00D75827">
        <w:trPr>
          <w:trHeight w:val="283"/>
          <w:ins w:id="662" w:author="Dragomir, Mihai-Stefan" w:date="2016-12-20T09:53:00Z"/>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Default="00C65A1A" w:rsidP="00D75827">
            <w:pPr>
              <w:pStyle w:val="TestCaseDescription"/>
              <w:rPr>
                <w:ins w:id="663" w:author="Dragomir, Mihai-Stefan" w:date="2016-12-20T09:53:00Z"/>
              </w:rPr>
            </w:pPr>
            <w:ins w:id="664" w:author="Dragomir, Mihai-Stefan" w:date="2016-12-20T09:53:00Z">
              <w:r>
                <w:t>Description</w:t>
              </w:r>
            </w:ins>
          </w:p>
        </w:tc>
        <w:tc>
          <w:tcPr>
            <w:tcW w:w="7979" w:type="dxa"/>
            <w:tcBorders>
              <w:top w:val="single" w:sz="2" w:space="0" w:color="auto"/>
              <w:left w:val="single" w:sz="2" w:space="0" w:color="auto"/>
              <w:bottom w:val="single" w:sz="2" w:space="0" w:color="auto"/>
              <w:right w:val="single" w:sz="2" w:space="0" w:color="auto"/>
            </w:tcBorders>
          </w:tcPr>
          <w:p w:rsidR="00C65A1A" w:rsidRDefault="00C65A1A">
            <w:pPr>
              <w:pStyle w:val="TestCaseInfo"/>
              <w:rPr>
                <w:ins w:id="665" w:author="Dragomir, Mihai-Stefan" w:date="2016-12-20T09:53:00Z"/>
                <w:lang w:eastAsia="zh-CN"/>
              </w:rPr>
            </w:pPr>
            <w:ins w:id="666" w:author="Dragomir, Mihai-Stefan" w:date="2016-12-20T09:53:00Z">
              <w:r>
                <w:rPr>
                  <w:lang w:eastAsia="zh-CN"/>
                </w:rPr>
                <w:t xml:space="preserve">The command deletes the </w:t>
              </w:r>
            </w:ins>
            <w:ins w:id="667" w:author="Dragomir, Mihai-Stefan" w:date="2016-12-20T09:56:00Z">
              <w:r w:rsidR="00C42266">
                <w:rPr>
                  <w:lang w:eastAsia="zh-CN"/>
                </w:rPr>
                <w:t xml:space="preserve">threshold </w:t>
              </w:r>
            </w:ins>
            <w:ins w:id="668" w:author="Dragomir, Mihai-Stefan" w:date="2016-12-20T09:53:00Z">
              <w:r>
                <w:rPr>
                  <w:lang w:eastAsia="zh-CN"/>
                </w:rPr>
                <w:t>with the given ID.</w:t>
              </w:r>
            </w:ins>
          </w:p>
        </w:tc>
      </w:tr>
    </w:tbl>
    <w:p w:rsidR="00D11209" w:rsidRDefault="00D11209" w:rsidP="00292340">
      <w:pPr>
        <w:rPr>
          <w:ins w:id="669" w:author="Dragomir, Mihai-Stefan" w:date="2016-12-08T10:47:00Z"/>
        </w:rPr>
      </w:pPr>
    </w:p>
    <w:p w:rsidR="00A44500" w:rsidDel="00A44500" w:rsidRDefault="00A44500" w:rsidP="00292340">
      <w:pPr>
        <w:rPr>
          <w:del w:id="670" w:author="Dragomir, Mihai-Stefan" w:date="2016-12-08T10:48: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71" w:name="_Toc459818125"/>
            <w:r>
              <w:t xml:space="preserve">Function: </w:t>
            </w:r>
            <w:r w:rsidR="00ED4205">
              <w:t>VNFM.</w:t>
            </w:r>
            <w:r w:rsidR="00CA4FD6" w:rsidRPr="00CA4FD6">
              <w:t>Performance.ListPerformanceNotificatio</w:t>
            </w:r>
            <w:ins w:id="672" w:author="Dragomir, Mihai-Stefan" w:date="2016-12-08T14:45:00Z">
              <w:r w:rsidR="00011F87">
                <w:t>nSubscription</w:t>
              </w:r>
            </w:ins>
            <w:del w:id="673" w:author="Dragomir, Mihai-Stefan" w:date="2016-12-08T14:45:00Z">
              <w:r w:rsidR="00CA4FD6" w:rsidRPr="00CA4FD6" w:rsidDel="00011F87">
                <w:delText>nRegistration</w:delText>
              </w:r>
            </w:del>
            <w:r>
              <w:t>()</w:t>
            </w:r>
            <w:bookmarkEnd w:id="67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674" w:name="ListPerformanceNotificationRegistration"/>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921758" w:rsidRPr="008D33D8" w:rsidRDefault="00921758" w:rsidP="00921758">
            <w:pPr>
              <w:pStyle w:val="TestCaseInfo"/>
              <w:rPr>
                <w:ins w:id="675" w:author="Dragomir, Mihai-Stefan" w:date="2016-12-08T10:54:00Z"/>
              </w:rPr>
            </w:pPr>
            <w:ins w:id="676" w:author="Dragomir, Mihai-Stefan" w:date="2016-12-08T10:54:00Z">
              <w:r w:rsidRPr="008D33D8">
                <w:rPr>
                  <w:rPrChange w:id="677" w:author="Dragomir, Mihai-Stefan" w:date="2016-12-08T11:24:00Z">
                    <w:rPr>
                      <w:sz w:val="20"/>
                      <w:szCs w:val="20"/>
                    </w:rPr>
                  </w:rPrChange>
                </w:rPr>
                <w:t>vnf</w:t>
              </w:r>
            </w:ins>
            <w:ins w:id="678" w:author="Dragomir, Mihai-Stefan" w:date="2016-12-20T16:48:00Z">
              <w:r w:rsidR="005E480F">
                <w:t>InstanceID</w:t>
              </w:r>
            </w:ins>
            <w:ins w:id="679" w:author="Dragomir, Mihai-Stefan" w:date="2016-12-08T10:54:00Z">
              <w:r w:rsidRPr="008D33D8">
                <w:rPr>
                  <w:lang w:eastAsia="zh-CN"/>
                </w:rPr>
                <w:t xml:space="preserve"> or ANY</w:t>
              </w:r>
            </w:ins>
          </w:p>
          <w:p w:rsidR="00921758" w:rsidRPr="008D33D8" w:rsidRDefault="00781CED" w:rsidP="00921758">
            <w:pPr>
              <w:pStyle w:val="TestCaseInfo"/>
              <w:rPr>
                <w:ins w:id="680" w:author="Dragomir, Mihai-Stefan" w:date="2016-12-08T10:54:00Z"/>
              </w:rPr>
            </w:pPr>
            <w:ins w:id="681" w:author="Dragomir, Mihai-Stefan" w:date="2016-12-09T09:27:00Z">
              <w:r>
                <w:rPr>
                  <w:lang w:eastAsia="zh-CN"/>
                </w:rPr>
                <w:t>perfSubscriptionID</w:t>
              </w:r>
            </w:ins>
            <w:ins w:id="682" w:author="Dragomir, Mihai-Stefan" w:date="2016-12-08T14:43:00Z">
              <w:r w:rsidR="001E7953">
                <w:rPr>
                  <w:lang w:eastAsia="zh-CN"/>
                </w:rPr>
                <w:t xml:space="preserve"> </w:t>
              </w:r>
            </w:ins>
            <w:ins w:id="683" w:author="Dragomir, Mihai-Stefan" w:date="2016-12-08T10:54:00Z">
              <w:r w:rsidR="00921758" w:rsidRPr="008D33D8">
                <w:rPr>
                  <w:lang w:eastAsia="zh-CN"/>
                </w:rPr>
                <w:t>or ANY</w:t>
              </w:r>
            </w:ins>
          </w:p>
          <w:p w:rsidR="002C75BB" w:rsidRPr="008D33D8" w:rsidDel="00921758" w:rsidRDefault="000537B8">
            <w:pPr>
              <w:pStyle w:val="TestCaseInfo"/>
              <w:rPr>
                <w:del w:id="684" w:author="Dragomir, Mihai-Stefan" w:date="2016-12-08T10:54:00Z"/>
                <w:lang w:eastAsia="zh-CN"/>
              </w:rPr>
            </w:pPr>
            <w:ins w:id="685" w:author="Dragomir, Mihai-Stefan" w:date="2016-12-09T09:40:00Z">
              <w:r>
                <w:rPr>
                  <w:lang w:eastAsia="zh-CN"/>
                </w:rPr>
                <w:t>p</w:t>
              </w:r>
            </w:ins>
            <w:ins w:id="686" w:author="Dragomir, Mihai-Stefan" w:date="2016-12-09T09:37:00Z">
              <w:r w:rsidR="00AF3506">
                <w:rPr>
                  <w:lang w:eastAsia="zh-CN"/>
                </w:rPr>
                <w:t>erfNotificationType</w:t>
              </w:r>
            </w:ins>
            <w:ins w:id="687" w:author="Dragomir, Mihai-Stefan" w:date="2016-12-08T10:54:00Z">
              <w:r w:rsidR="00921758" w:rsidRPr="008D33D8">
                <w:rPr>
                  <w:lang w:eastAsia="zh-CN"/>
                </w:rPr>
                <w:t xml:space="preserve"> or ANY</w:t>
              </w:r>
            </w:ins>
            <w:del w:id="688" w:author="Dragomir, Mihai-Stefan" w:date="2016-12-08T10:54:00Z">
              <w:r w:rsidR="00963FFC" w:rsidRPr="008D33D8" w:rsidDel="00921758">
                <w:rPr>
                  <w:rPrChange w:id="689" w:author="Dragomir, Mihai-Stefan" w:date="2016-12-08T11:24:00Z">
                    <w:rPr>
                      <w:sz w:val="20"/>
                      <w:szCs w:val="20"/>
                    </w:rPr>
                  </w:rPrChange>
                </w:rPr>
                <w:delText>vnfRecord</w:delText>
              </w:r>
              <w:r w:rsidR="002C75BB" w:rsidRPr="008D33D8" w:rsidDel="00921758">
                <w:rPr>
                  <w:lang w:eastAsia="zh-CN"/>
                </w:rPr>
                <w:delText xml:space="preserve"> or ANY</w:delText>
              </w:r>
            </w:del>
          </w:p>
          <w:p w:rsidR="00874974" w:rsidRPr="008D33D8" w:rsidDel="00921758" w:rsidRDefault="002C75BB">
            <w:pPr>
              <w:pStyle w:val="TestCaseInfo"/>
              <w:rPr>
                <w:del w:id="690" w:author="Dragomir, Mihai-Stefan" w:date="2016-12-08T10:54:00Z"/>
                <w:lang w:eastAsia="zh-CN"/>
              </w:rPr>
            </w:pPr>
            <w:del w:id="691" w:author="Dragomir, Mihai-Stefan" w:date="2016-12-08T10:54:00Z">
              <w:r w:rsidRPr="008D33D8" w:rsidDel="00921758">
                <w:rPr>
                  <w:lang w:eastAsia="zh-CN"/>
                </w:rPr>
                <w:delText>Performance ID or ANY</w:delText>
              </w:r>
              <w:r w:rsidR="00874974" w:rsidRPr="008D33D8" w:rsidDel="00921758">
                <w:rPr>
                  <w:lang w:eastAsia="zh-CN"/>
                </w:rPr>
                <w:delText>Type</w:delText>
              </w:r>
            </w:del>
          </w:p>
          <w:p w:rsidR="00874974" w:rsidRPr="008D33D8" w:rsidDel="00921758" w:rsidRDefault="00874974">
            <w:pPr>
              <w:pStyle w:val="TestCaseInfo"/>
              <w:rPr>
                <w:del w:id="692" w:author="Dragomir, Mihai-Stefan" w:date="2016-12-08T10:54:00Z"/>
                <w:lang w:eastAsia="zh-CN"/>
              </w:rPr>
              <w:pPrChange w:id="693" w:author="Dragomir, Mihai-Stefan" w:date="2016-12-08T10:55:00Z">
                <w:pPr>
                  <w:pStyle w:val="TestCaseInfo"/>
                  <w:numPr>
                    <w:numId w:val="163"/>
                  </w:numPr>
                  <w:ind w:left="720" w:hanging="360"/>
                </w:pPr>
              </w:pPrChange>
            </w:pPr>
            <w:del w:id="694" w:author="Dragomir, Mihai-Stefan" w:date="2016-12-08T10:54:00Z">
              <w:r w:rsidRPr="008D33D8" w:rsidDel="00921758">
                <w:rPr>
                  <w:lang w:eastAsia="zh-CN"/>
                </w:rPr>
                <w:delText>vCPU</w:delText>
              </w:r>
            </w:del>
          </w:p>
          <w:p w:rsidR="00874974" w:rsidRPr="008D33D8" w:rsidDel="00921758" w:rsidRDefault="00874974">
            <w:pPr>
              <w:pStyle w:val="TestCaseInfo"/>
              <w:rPr>
                <w:del w:id="695" w:author="Dragomir, Mihai-Stefan" w:date="2016-12-08T10:54:00Z"/>
                <w:lang w:eastAsia="zh-CN"/>
              </w:rPr>
              <w:pPrChange w:id="696" w:author="Dragomir, Mihai-Stefan" w:date="2016-12-08T10:55:00Z">
                <w:pPr>
                  <w:pStyle w:val="TestCaseInfo"/>
                  <w:numPr>
                    <w:numId w:val="163"/>
                  </w:numPr>
                  <w:ind w:left="720" w:hanging="360"/>
                </w:pPr>
              </w:pPrChange>
            </w:pPr>
            <w:del w:id="697" w:author="Dragomir, Mihai-Stefan" w:date="2016-12-08T10:54:00Z">
              <w:r w:rsidRPr="008D33D8" w:rsidDel="00921758">
                <w:rPr>
                  <w:lang w:eastAsia="zh-CN"/>
                </w:rPr>
                <w:delText>vMemory</w:delText>
              </w:r>
            </w:del>
          </w:p>
          <w:p w:rsidR="00874974" w:rsidRPr="008D33D8" w:rsidDel="00921758" w:rsidRDefault="00874974">
            <w:pPr>
              <w:pStyle w:val="TestCaseInfo"/>
              <w:rPr>
                <w:del w:id="698" w:author="Dragomir, Mihai-Stefan" w:date="2016-12-08T10:54:00Z"/>
                <w:lang w:eastAsia="zh-CN"/>
              </w:rPr>
              <w:pPrChange w:id="699" w:author="Dragomir, Mihai-Stefan" w:date="2016-12-08T10:55:00Z">
                <w:pPr>
                  <w:pStyle w:val="TestCaseInfo"/>
                  <w:numPr>
                    <w:numId w:val="163"/>
                  </w:numPr>
                  <w:ind w:left="720" w:hanging="360"/>
                </w:pPr>
              </w:pPrChange>
            </w:pPr>
            <w:del w:id="700" w:author="Dragomir, Mihai-Stefan" w:date="2016-12-08T10:54:00Z">
              <w:r w:rsidRPr="008D33D8" w:rsidDel="00921758">
                <w:rPr>
                  <w:lang w:eastAsia="zh-CN"/>
                </w:rPr>
                <w:delText>vNetwork</w:delText>
              </w:r>
            </w:del>
          </w:p>
          <w:p w:rsidR="00292340" w:rsidRPr="008D33D8" w:rsidDel="00921758" w:rsidRDefault="00874974">
            <w:pPr>
              <w:pStyle w:val="TestCaseInfo"/>
              <w:rPr>
                <w:del w:id="701" w:author="Dragomir, Mihai-Stefan" w:date="2016-12-08T10:54:00Z"/>
                <w:lang w:eastAsia="zh-CN"/>
              </w:rPr>
              <w:pPrChange w:id="702" w:author="Dragomir, Mihai-Stefan" w:date="2016-12-08T10:55:00Z">
                <w:pPr>
                  <w:pStyle w:val="TestCaseInfo"/>
                  <w:numPr>
                    <w:numId w:val="163"/>
                  </w:numPr>
                  <w:ind w:left="720" w:hanging="360"/>
                </w:pPr>
              </w:pPrChange>
            </w:pPr>
            <w:del w:id="703" w:author="Dragomir, Mihai-Stefan" w:date="2016-12-08T10:54:00Z">
              <w:r w:rsidRPr="008D33D8" w:rsidDel="00921758">
                <w:rPr>
                  <w:lang w:eastAsia="zh-CN"/>
                </w:rPr>
                <w:delText>vStorage</w:delText>
              </w:r>
            </w:del>
          </w:p>
          <w:p w:rsidR="001D690A" w:rsidRPr="008D33D8" w:rsidRDefault="001D690A">
            <w:pPr>
              <w:pStyle w:val="TestCaseInfo"/>
              <w:rPr>
                <w:lang w:eastAsia="zh-CN"/>
              </w:rPr>
              <w:pPrChange w:id="704" w:author="Dragomir, Mihai-Stefan" w:date="2016-12-08T10:55:00Z">
                <w:pPr>
                  <w:pStyle w:val="TestCaseInfo"/>
                  <w:numPr>
                    <w:numId w:val="163"/>
                  </w:numPr>
                  <w:ind w:left="720" w:hanging="360"/>
                </w:pPr>
              </w:pPrChange>
            </w:pPr>
            <w:del w:id="705" w:author="Dragomir, Mihai-Stefan" w:date="2016-12-08T10:54:00Z">
              <w:r w:rsidRPr="008D33D8" w:rsidDel="00921758">
                <w:rPr>
                  <w:lang w:eastAsia="zh-CN"/>
                </w:rPr>
                <w:delText>ALL</w:delText>
              </w:r>
            </w:del>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05F87" w:rsidRPr="008D33D8" w:rsidRDefault="00205F87" w:rsidP="00205F87">
            <w:pPr>
              <w:pStyle w:val="TestCaseInfo"/>
              <w:rPr>
                <w:ins w:id="706" w:author="Dragomir, Mihai-Stefan" w:date="2016-12-08T10:55:00Z"/>
              </w:rPr>
            </w:pPr>
            <w:ins w:id="707" w:author="Dragomir, Mihai-Stefan" w:date="2016-12-08T10:55:00Z">
              <w:r w:rsidRPr="008D33D8">
                <w:rPr>
                  <w:lang w:eastAsia="zh-CN"/>
                </w:rPr>
                <w:t xml:space="preserve">List of performance notifications </w:t>
              </w:r>
            </w:ins>
            <w:ins w:id="708" w:author="Dragomir, Mihai-Stefan" w:date="2016-12-08T14:45:00Z">
              <w:r w:rsidR="00011F87">
                <w:rPr>
                  <w:lang w:eastAsia="zh-CN"/>
                </w:rPr>
                <w:t>subscriptions</w:t>
              </w:r>
            </w:ins>
          </w:p>
          <w:p w:rsidR="00205F87" w:rsidRPr="008D33D8" w:rsidRDefault="005E480F" w:rsidP="00205F87">
            <w:pPr>
              <w:pStyle w:val="TestCaseInfo"/>
              <w:numPr>
                <w:ilvl w:val="0"/>
                <w:numId w:val="165"/>
              </w:numPr>
              <w:rPr>
                <w:ins w:id="709" w:author="Dragomir, Mihai-Stefan" w:date="2016-12-08T10:55:00Z"/>
              </w:rPr>
            </w:pPr>
            <w:ins w:id="710" w:author="Dragomir, Mihai-Stefan" w:date="2016-12-20T16:48:00Z">
              <w:r w:rsidRPr="00022770">
                <w:t>vnf</w:t>
              </w:r>
              <w:r>
                <w:t>InstanceID</w:t>
              </w:r>
            </w:ins>
          </w:p>
          <w:p w:rsidR="001E7953" w:rsidRDefault="00781CED" w:rsidP="00205F87">
            <w:pPr>
              <w:pStyle w:val="TestCaseInfo"/>
              <w:numPr>
                <w:ilvl w:val="0"/>
                <w:numId w:val="165"/>
              </w:numPr>
              <w:rPr>
                <w:ins w:id="711" w:author="Dragomir, Mihai-Stefan" w:date="2016-12-08T14:43:00Z"/>
              </w:rPr>
            </w:pPr>
            <w:ins w:id="712" w:author="Dragomir, Mihai-Stefan" w:date="2016-12-09T09:27:00Z">
              <w:r>
                <w:rPr>
                  <w:lang w:eastAsia="zh-CN"/>
                </w:rPr>
                <w:t>perfSubscriptionID</w:t>
              </w:r>
            </w:ins>
          </w:p>
          <w:p w:rsidR="00292340" w:rsidRPr="008D33D8" w:rsidDel="00205F87" w:rsidRDefault="000537B8" w:rsidP="005545F0">
            <w:pPr>
              <w:pStyle w:val="TestCaseInfo"/>
              <w:numPr>
                <w:ilvl w:val="0"/>
                <w:numId w:val="165"/>
              </w:numPr>
              <w:rPr>
                <w:del w:id="713" w:author="Dragomir, Mihai-Stefan" w:date="2016-12-08T10:55:00Z"/>
                <w:lang w:eastAsia="zh-CN"/>
              </w:rPr>
            </w:pPr>
            <w:ins w:id="714" w:author="Dragomir, Mihai-Stefan" w:date="2016-12-09T09:37:00Z">
              <w:r>
                <w:rPr>
                  <w:lang w:eastAsia="zh-CN"/>
                </w:rPr>
                <w:t>p</w:t>
              </w:r>
              <w:r w:rsidR="00AF3506">
                <w:rPr>
                  <w:lang w:eastAsia="zh-CN"/>
                </w:rPr>
                <w:t>erfNotificationType</w:t>
              </w:r>
            </w:ins>
            <w:del w:id="715" w:author="Dragomir, Mihai-Stefan" w:date="2016-12-08T10:55:00Z">
              <w:r w:rsidR="00046B64" w:rsidRPr="008D33D8" w:rsidDel="00205F87">
                <w:rPr>
                  <w:lang w:eastAsia="zh-CN"/>
                </w:rPr>
                <w:delText>List of performance notifications registrations</w:delText>
              </w:r>
            </w:del>
          </w:p>
          <w:p w:rsidR="002C75BB" w:rsidRPr="008D33D8" w:rsidDel="00205F87" w:rsidRDefault="00963FFC" w:rsidP="00205F87">
            <w:pPr>
              <w:pStyle w:val="TestCaseInfo"/>
              <w:numPr>
                <w:ilvl w:val="0"/>
                <w:numId w:val="165"/>
              </w:numPr>
              <w:rPr>
                <w:del w:id="716" w:author="Dragomir, Mihai-Stefan" w:date="2016-12-08T10:55:00Z"/>
                <w:lang w:eastAsia="zh-CN"/>
              </w:rPr>
            </w:pPr>
            <w:del w:id="717" w:author="Dragomir, Mihai-Stefan" w:date="2016-12-08T10:55:00Z">
              <w:r w:rsidRPr="008D33D8" w:rsidDel="00205F87">
                <w:rPr>
                  <w:rPrChange w:id="718" w:author="Dragomir, Mihai-Stefan" w:date="2016-12-08T11:24:00Z">
                    <w:rPr>
                      <w:sz w:val="20"/>
                      <w:szCs w:val="20"/>
                    </w:rPr>
                  </w:rPrChange>
                </w:rPr>
                <w:delText>vnfRecord</w:delText>
              </w:r>
            </w:del>
          </w:p>
          <w:p w:rsidR="001D690A" w:rsidRPr="008D33D8" w:rsidDel="00205F87" w:rsidRDefault="001D690A" w:rsidP="00205F87">
            <w:pPr>
              <w:pStyle w:val="TestCaseInfo"/>
              <w:numPr>
                <w:ilvl w:val="0"/>
                <w:numId w:val="165"/>
              </w:numPr>
              <w:rPr>
                <w:del w:id="719" w:author="Dragomir, Mihai-Stefan" w:date="2016-12-08T10:55:00Z"/>
                <w:lang w:eastAsia="zh-CN"/>
              </w:rPr>
            </w:pPr>
            <w:del w:id="720" w:author="Dragomir, Mihai-Stefan" w:date="2016-12-08T10:55:00Z">
              <w:r w:rsidRPr="008D33D8" w:rsidDel="00205F87">
                <w:rPr>
                  <w:lang w:eastAsia="zh-CN"/>
                </w:rPr>
                <w:delText>PerformanceID</w:delText>
              </w:r>
            </w:del>
          </w:p>
          <w:p w:rsidR="00046B64" w:rsidRPr="008D33D8" w:rsidDel="00205F87" w:rsidRDefault="001D690A" w:rsidP="00205F87">
            <w:pPr>
              <w:pStyle w:val="TestCaseInfo"/>
              <w:numPr>
                <w:ilvl w:val="0"/>
                <w:numId w:val="165"/>
              </w:numPr>
              <w:rPr>
                <w:del w:id="721" w:author="Dragomir, Mihai-Stefan" w:date="2016-12-08T10:55:00Z"/>
                <w:lang w:eastAsia="zh-CN"/>
              </w:rPr>
            </w:pPr>
            <w:del w:id="722" w:author="Dragomir, Mihai-Stefan" w:date="2016-12-08T10:55:00Z">
              <w:r w:rsidRPr="008D33D8" w:rsidDel="00205F87">
                <w:rPr>
                  <w:lang w:eastAsia="zh-CN"/>
                </w:rPr>
                <w:delText>Type</w:delText>
              </w:r>
            </w:del>
          </w:p>
          <w:p w:rsidR="00015E9C" w:rsidRPr="008D33D8" w:rsidDel="00205F87" w:rsidRDefault="00015E9C" w:rsidP="00205F87">
            <w:pPr>
              <w:pStyle w:val="TestCaseInfo"/>
              <w:numPr>
                <w:ilvl w:val="0"/>
                <w:numId w:val="165"/>
              </w:numPr>
              <w:rPr>
                <w:del w:id="723" w:author="Dragomir, Mihai-Stefan" w:date="2016-12-08T10:55:00Z"/>
                <w:lang w:eastAsia="zh-CN"/>
              </w:rPr>
            </w:pPr>
            <w:del w:id="724" w:author="Dragomir, Mihai-Stefan" w:date="2016-12-08T10:55:00Z">
              <w:r w:rsidRPr="008D33D8" w:rsidDel="00205F87">
                <w:rPr>
                  <w:lang w:eastAsia="zh-CN"/>
                </w:rPr>
                <w:delText xml:space="preserve">Collection period </w:delText>
              </w:r>
            </w:del>
          </w:p>
          <w:p w:rsidR="00015E9C" w:rsidRPr="008D33D8" w:rsidDel="00205F87" w:rsidRDefault="00015E9C" w:rsidP="00205F87">
            <w:pPr>
              <w:pStyle w:val="TestCaseInfo"/>
              <w:numPr>
                <w:ilvl w:val="0"/>
                <w:numId w:val="165"/>
              </w:numPr>
              <w:rPr>
                <w:del w:id="725" w:author="Dragomir, Mihai-Stefan" w:date="2016-12-08T10:55:00Z"/>
                <w:lang w:eastAsia="zh-CN"/>
              </w:rPr>
            </w:pPr>
            <w:del w:id="726" w:author="Dragomir, Mihai-Stefan" w:date="2016-12-08T10:55:00Z">
              <w:r w:rsidRPr="008D33D8" w:rsidDel="00205F87">
                <w:rPr>
                  <w:lang w:eastAsia="zh-CN"/>
                </w:rPr>
                <w:delText>Reporting period</w:delText>
              </w:r>
            </w:del>
          </w:p>
          <w:p w:rsidR="00015E9C" w:rsidRPr="008D33D8" w:rsidDel="00205F87" w:rsidRDefault="00015E9C" w:rsidP="00205F87">
            <w:pPr>
              <w:pStyle w:val="TestCaseInfo"/>
              <w:numPr>
                <w:ilvl w:val="0"/>
                <w:numId w:val="165"/>
              </w:numPr>
              <w:rPr>
                <w:del w:id="727" w:author="Dragomir, Mihai-Stefan" w:date="2016-12-08T10:55:00Z"/>
                <w:lang w:eastAsia="zh-CN"/>
              </w:rPr>
            </w:pPr>
            <w:del w:id="728" w:author="Dragomir, Mihai-Stefan" w:date="2016-12-08T10:55:00Z">
              <w:r w:rsidRPr="008D33D8" w:rsidDel="00205F87">
                <w:rPr>
                  <w:lang w:eastAsia="zh-CN"/>
                </w:rPr>
                <w:delText>Reporting boundary to define the duration</w:delText>
              </w:r>
            </w:del>
          </w:p>
          <w:p w:rsidR="001D690A" w:rsidRPr="008D33D8" w:rsidRDefault="001D690A" w:rsidP="00205F87">
            <w:pPr>
              <w:pStyle w:val="TestCaseInfo"/>
              <w:numPr>
                <w:ilvl w:val="0"/>
                <w:numId w:val="165"/>
              </w:numPr>
              <w:rPr>
                <w:lang w:eastAsia="zh-CN"/>
              </w:rPr>
            </w:pPr>
            <w:del w:id="729" w:author="Dragomir, Mihai-Stefan" w:date="2016-12-08T10:55:00Z">
              <w:r w:rsidRPr="008D33D8" w:rsidDel="00205F87">
                <w:rPr>
                  <w:lang w:eastAsia="zh-CN"/>
                </w:rPr>
                <w:delText>…</w:delText>
              </w:r>
            </w:del>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D690A" w:rsidP="00167CF8">
            <w:pPr>
              <w:pStyle w:val="TestCaseInfo"/>
              <w:rPr>
                <w:lang w:eastAsia="zh-CN"/>
              </w:rPr>
            </w:pPr>
            <w:r>
              <w:rPr>
                <w:lang w:eastAsia="zh-CN"/>
              </w:rPr>
              <w:t xml:space="preserve">The command lists all </w:t>
            </w:r>
            <w:del w:id="730" w:author="Dragomir, Mihai-Stefan" w:date="2016-12-08T14:45:00Z">
              <w:r w:rsidDel="00011F87">
                <w:rPr>
                  <w:lang w:eastAsia="zh-CN"/>
                </w:rPr>
                <w:delText xml:space="preserve">registrations </w:delText>
              </w:r>
            </w:del>
            <w:ins w:id="731" w:author="Dragomir, Mihai-Stefan" w:date="2016-12-08T14:46:00Z">
              <w:r w:rsidR="00011F87">
                <w:rPr>
                  <w:lang w:eastAsia="zh-CN"/>
                </w:rPr>
                <w:t xml:space="preserve">subscriptions </w:t>
              </w:r>
            </w:ins>
            <w:del w:id="732" w:author="Dragomir, Mihai-Stefan" w:date="2016-12-08T14:46:00Z">
              <w:r w:rsidDel="00011F87">
                <w:rPr>
                  <w:lang w:eastAsia="zh-CN"/>
                </w:rPr>
                <w:delText>o</w:delText>
              </w:r>
            </w:del>
            <w:r>
              <w:rPr>
                <w:lang w:eastAsia="zh-CN"/>
              </w:rPr>
              <w:t>f</w:t>
            </w:r>
            <w:ins w:id="733" w:author="Dragomir, Mihai-Stefan" w:date="2016-12-08T14:46:00Z">
              <w:r w:rsidR="00011F87">
                <w:rPr>
                  <w:lang w:eastAsia="zh-CN"/>
                </w:rPr>
                <w:t>or</w:t>
              </w:r>
            </w:ins>
            <w:r>
              <w:rPr>
                <w:lang w:eastAsia="zh-CN"/>
              </w:rPr>
              <w:t xml:space="preserve"> performance </w:t>
            </w:r>
            <w:del w:id="734" w:author="Dragomir, Mihai-Stefan" w:date="2016-12-08T10:56:00Z">
              <w:r w:rsidR="00015E9C" w:rsidDel="00205F87">
                <w:rPr>
                  <w:lang w:eastAsia="zh-CN"/>
                </w:rPr>
                <w:delText>N</w:delText>
              </w:r>
            </w:del>
            <w:ins w:id="735" w:author="Dragomir, Mihai-Stefan" w:date="2016-12-08T10:56:00Z">
              <w:r w:rsidR="00205F87">
                <w:rPr>
                  <w:lang w:eastAsia="zh-CN"/>
                </w:rPr>
                <w:t>n</w:t>
              </w:r>
            </w:ins>
            <w:r w:rsidR="00015E9C">
              <w:rPr>
                <w:lang w:eastAsia="zh-CN"/>
              </w:rPr>
              <w:t>otifications</w:t>
            </w:r>
            <w:ins w:id="736" w:author="Dragomir, Mihai-Stefan" w:date="2016-12-20T10:14:00Z">
              <w:r w:rsidR="00A22C4E">
                <w:rPr>
                  <w:lang w:eastAsia="zh-CN"/>
                </w:rPr>
                <w:t xml:space="preserve"> matching the filter</w:t>
              </w:r>
            </w:ins>
            <w:ins w:id="737" w:author="Dragomir, Mihai-Stefan" w:date="2016-12-08T11:19:00Z">
              <w:r w:rsidR="00453C89">
                <w:rPr>
                  <w:lang w:eastAsia="zh-CN"/>
                </w:rPr>
                <w:t>.</w:t>
              </w:r>
            </w:ins>
          </w:p>
        </w:tc>
      </w:tr>
      <w:bookmarkEnd w:id="674"/>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pPr>
              <w:pStyle w:val="Function"/>
            </w:pPr>
            <w:bookmarkStart w:id="738" w:name="_Toc459818126"/>
            <w:r>
              <w:t xml:space="preserve">Function: </w:t>
            </w:r>
            <w:r w:rsidR="00ED4205">
              <w:t>VNFM.</w:t>
            </w:r>
            <w:r w:rsidR="00CA4FD6" w:rsidRPr="00CA4FD6">
              <w:t>Performance.</w:t>
            </w:r>
            <w:del w:id="739" w:author="Dragomir, Mihai-Stefan" w:date="2016-12-08T14:42:00Z">
              <w:r w:rsidR="00CA4FD6" w:rsidRPr="00CA4FD6" w:rsidDel="001E7953">
                <w:delText>Register</w:delText>
              </w:r>
            </w:del>
            <w:ins w:id="740" w:author="Dragomir, Mihai-Stefan" w:date="2016-12-08T14:42:00Z">
              <w:r w:rsidR="001E7953">
                <w:t>Subscribe</w:t>
              </w:r>
            </w:ins>
            <w:r w:rsidR="00CA4FD6" w:rsidRPr="00CA4FD6">
              <w:t>PerformanceNotification</w:t>
            </w:r>
            <w:r>
              <w:t>()</w:t>
            </w:r>
            <w:bookmarkEnd w:id="73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8D33D8" w:rsidRDefault="005E480F" w:rsidP="008D33D8">
            <w:pPr>
              <w:pStyle w:val="TestCaseDescription"/>
              <w:rPr>
                <w:ins w:id="741" w:author="Dragomir, Mihai-Stefan" w:date="2016-12-08T14:50:00Z"/>
                <w:b w:val="0"/>
                <w:i w:val="0"/>
                <w:color w:val="45525A" w:themeColor="text1"/>
                <w:sz w:val="22"/>
                <w:szCs w:val="22"/>
              </w:rPr>
            </w:pPr>
            <w:ins w:id="742" w:author="Dragomir, Mihai-Stefan" w:date="2016-12-20T16:48:00Z">
              <w:r w:rsidRPr="005E480F">
                <w:rPr>
                  <w:b w:val="0"/>
                  <w:i w:val="0"/>
                  <w:color w:val="45525A" w:themeColor="text1"/>
                  <w:sz w:val="22"/>
                  <w:szCs w:val="22"/>
                </w:rPr>
                <w:t>vnfInstanceID</w:t>
              </w:r>
            </w:ins>
          </w:p>
          <w:p w:rsidR="008D33D8" w:rsidRDefault="000537B8" w:rsidP="008D33D8">
            <w:pPr>
              <w:pStyle w:val="TestCaseDescription"/>
              <w:rPr>
                <w:ins w:id="743" w:author="Dragomir, Mihai-Stefan" w:date="2016-12-08T14:50:00Z"/>
                <w:b w:val="0"/>
                <w:i w:val="0"/>
                <w:color w:val="45525A" w:themeColor="text1"/>
                <w:sz w:val="22"/>
                <w:szCs w:val="22"/>
              </w:rPr>
            </w:pPr>
            <w:ins w:id="744" w:author="Dragomir, Mihai-Stefan" w:date="2016-12-09T09:40:00Z">
              <w:r>
                <w:rPr>
                  <w:b w:val="0"/>
                  <w:i w:val="0"/>
                  <w:color w:val="45525A" w:themeColor="text1"/>
                  <w:sz w:val="22"/>
                  <w:szCs w:val="22"/>
                </w:rPr>
                <w:t>p</w:t>
              </w:r>
            </w:ins>
            <w:ins w:id="745" w:author="Dragomir, Mihai-Stefan" w:date="2016-12-09T09:37:00Z">
              <w:r w:rsidR="00AF3506">
                <w:rPr>
                  <w:b w:val="0"/>
                  <w:i w:val="0"/>
                  <w:color w:val="45525A" w:themeColor="text1"/>
                  <w:sz w:val="22"/>
                  <w:szCs w:val="22"/>
                </w:rPr>
                <w:t>erfNotificationType</w:t>
              </w:r>
            </w:ins>
          </w:p>
          <w:p w:rsidR="008D33D8" w:rsidRDefault="008D33D8">
            <w:pPr>
              <w:pStyle w:val="TestCaseDescription"/>
              <w:numPr>
                <w:ilvl w:val="0"/>
                <w:numId w:val="211"/>
              </w:numPr>
              <w:rPr>
                <w:ins w:id="746" w:author="Dragomir, Mihai-Stefan" w:date="2016-12-20T10:04:00Z"/>
                <w:b w:val="0"/>
                <w:i w:val="0"/>
                <w:color w:val="45525A" w:themeColor="text1"/>
                <w:sz w:val="22"/>
                <w:szCs w:val="22"/>
              </w:rPr>
              <w:pPrChange w:id="747" w:author="Dragomir, Mihai-Stefan" w:date="2016-12-08T11:25:00Z">
                <w:pPr>
                  <w:pStyle w:val="TestCaseDescription"/>
                </w:pPr>
              </w:pPrChange>
            </w:pPr>
            <w:ins w:id="748" w:author="Dragomir, Mihai-Stefan" w:date="2016-12-08T11:23:00Z">
              <w:r w:rsidRPr="008D33D8">
                <w:rPr>
                  <w:b w:val="0"/>
                  <w:i w:val="0"/>
                  <w:color w:val="45525A" w:themeColor="text1"/>
                  <w:sz w:val="22"/>
                  <w:szCs w:val="22"/>
                  <w:rPrChange w:id="749" w:author="Dragomir, Mihai-Stefan" w:date="2016-12-08T11:25:00Z">
                    <w:rPr>
                      <w:b w:val="0"/>
                      <w:i w:val="0"/>
                      <w:color w:val="45525A" w:themeColor="text1"/>
                      <w:sz w:val="20"/>
                      <w:szCs w:val="20"/>
                    </w:rPr>
                  </w:rPrChange>
                </w:rPr>
                <w:t>performance data notification</w:t>
              </w:r>
            </w:ins>
          </w:p>
          <w:p w:rsidR="009F2D87" w:rsidRDefault="009F2D87">
            <w:pPr>
              <w:pStyle w:val="TestCaseDescription"/>
              <w:numPr>
                <w:ilvl w:val="0"/>
                <w:numId w:val="211"/>
              </w:numPr>
              <w:rPr>
                <w:ins w:id="750" w:author="Dragomir, Mihai-Stefan" w:date="2016-12-20T10:03:00Z"/>
                <w:b w:val="0"/>
                <w:i w:val="0"/>
                <w:color w:val="45525A" w:themeColor="text1"/>
                <w:sz w:val="22"/>
                <w:szCs w:val="22"/>
              </w:rPr>
              <w:pPrChange w:id="751" w:author="Dragomir, Mihai-Stefan" w:date="2016-12-08T11:25:00Z">
                <w:pPr>
                  <w:pStyle w:val="TestCaseDescription"/>
                </w:pPr>
              </w:pPrChange>
            </w:pPr>
            <w:ins w:id="752" w:author="Dragomir, Mihai-Stefan" w:date="2016-12-20T10:04:00Z">
              <w:r>
                <w:rPr>
                  <w:b w:val="0"/>
                  <w:i w:val="0"/>
                  <w:color w:val="45525A" w:themeColor="text1"/>
                  <w:sz w:val="22"/>
                  <w:szCs w:val="22"/>
                </w:rPr>
                <w:t>performance threshold notification</w:t>
              </w:r>
            </w:ins>
          </w:p>
          <w:p w:rsidR="002C75BB" w:rsidRPr="008D33D8" w:rsidDel="00883598" w:rsidRDefault="00963FFC">
            <w:pPr>
              <w:pStyle w:val="TestCaseInfo"/>
              <w:numPr>
                <w:ilvl w:val="0"/>
                <w:numId w:val="211"/>
              </w:numPr>
              <w:rPr>
                <w:del w:id="753" w:author="Dragomir, Mihai-Stefan" w:date="2016-12-08T10:52:00Z"/>
              </w:rPr>
              <w:pPrChange w:id="754" w:author="Dragomir, Mihai-Stefan" w:date="2016-12-20T10:04:00Z">
                <w:pPr>
                  <w:pStyle w:val="TestCaseInfo"/>
                </w:pPr>
              </w:pPrChange>
            </w:pPr>
            <w:del w:id="755" w:author="Dragomir, Mihai-Stefan" w:date="2016-12-08T10:52:00Z">
              <w:r w:rsidRPr="008D33D8" w:rsidDel="00883598">
                <w:rPr>
                  <w:rPrChange w:id="756" w:author="Dragomir, Mihai-Stefan" w:date="2016-12-08T11:25:00Z">
                    <w:rPr>
                      <w:sz w:val="20"/>
                      <w:szCs w:val="20"/>
                    </w:rPr>
                  </w:rPrChange>
                </w:rPr>
                <w:delText>vnfRecord</w:delText>
              </w:r>
            </w:del>
          </w:p>
          <w:p w:rsidR="00015E9C" w:rsidRPr="008D33D8" w:rsidDel="00883598" w:rsidRDefault="00015E9C">
            <w:pPr>
              <w:pStyle w:val="TestCaseInfo"/>
              <w:rPr>
                <w:del w:id="757" w:author="Dragomir, Mihai-Stefan" w:date="2016-12-08T10:52:00Z"/>
                <w:lang w:eastAsia="zh-CN"/>
              </w:rPr>
            </w:pPr>
            <w:del w:id="758" w:author="Dragomir, Mihai-Stefan" w:date="2016-12-08T10:52:00Z">
              <w:r w:rsidRPr="008D33D8" w:rsidDel="00883598">
                <w:rPr>
                  <w:lang w:eastAsia="zh-CN"/>
                </w:rPr>
                <w:delText>Type</w:delText>
              </w:r>
            </w:del>
          </w:p>
          <w:p w:rsidR="00015E9C" w:rsidRPr="008D33D8" w:rsidDel="00883598" w:rsidRDefault="00015E9C">
            <w:pPr>
              <w:pStyle w:val="TestCaseInfo"/>
              <w:numPr>
                <w:ilvl w:val="0"/>
                <w:numId w:val="163"/>
              </w:numPr>
              <w:ind w:left="0" w:firstLine="0"/>
              <w:rPr>
                <w:del w:id="759" w:author="Dragomir, Mihai-Stefan" w:date="2016-12-08T10:52:00Z"/>
                <w:lang w:eastAsia="zh-CN"/>
              </w:rPr>
              <w:pPrChange w:id="760" w:author="Dragomir, Mihai-Stefan" w:date="2016-12-08T11:39:00Z">
                <w:pPr>
                  <w:pStyle w:val="TestCaseInfo"/>
                  <w:numPr>
                    <w:numId w:val="163"/>
                  </w:numPr>
                  <w:ind w:left="720" w:hanging="360"/>
                </w:pPr>
              </w:pPrChange>
            </w:pPr>
            <w:del w:id="761" w:author="Dragomir, Mihai-Stefan" w:date="2016-12-08T10:52:00Z">
              <w:r w:rsidRPr="008D33D8" w:rsidDel="00883598">
                <w:rPr>
                  <w:lang w:eastAsia="zh-CN"/>
                </w:rPr>
                <w:delText>vCPU</w:delText>
              </w:r>
            </w:del>
          </w:p>
          <w:p w:rsidR="00015E9C" w:rsidRPr="008D33D8" w:rsidDel="00883598" w:rsidRDefault="00015E9C">
            <w:pPr>
              <w:pStyle w:val="TestCaseInfo"/>
              <w:numPr>
                <w:ilvl w:val="0"/>
                <w:numId w:val="163"/>
              </w:numPr>
              <w:ind w:left="0" w:firstLine="0"/>
              <w:rPr>
                <w:del w:id="762" w:author="Dragomir, Mihai-Stefan" w:date="2016-12-08T10:52:00Z"/>
                <w:lang w:eastAsia="zh-CN"/>
              </w:rPr>
              <w:pPrChange w:id="763" w:author="Dragomir, Mihai-Stefan" w:date="2016-12-08T11:39:00Z">
                <w:pPr>
                  <w:pStyle w:val="TestCaseInfo"/>
                  <w:numPr>
                    <w:numId w:val="163"/>
                  </w:numPr>
                  <w:ind w:left="720" w:hanging="360"/>
                </w:pPr>
              </w:pPrChange>
            </w:pPr>
            <w:del w:id="764" w:author="Dragomir, Mihai-Stefan" w:date="2016-12-08T10:52:00Z">
              <w:r w:rsidRPr="008D33D8" w:rsidDel="00883598">
                <w:rPr>
                  <w:lang w:eastAsia="zh-CN"/>
                </w:rPr>
                <w:delText>vMemory</w:delText>
              </w:r>
            </w:del>
          </w:p>
          <w:p w:rsidR="00015E9C" w:rsidRPr="008D33D8" w:rsidDel="00883598" w:rsidRDefault="00015E9C">
            <w:pPr>
              <w:pStyle w:val="TestCaseInfo"/>
              <w:numPr>
                <w:ilvl w:val="0"/>
                <w:numId w:val="163"/>
              </w:numPr>
              <w:ind w:left="0" w:firstLine="0"/>
              <w:rPr>
                <w:del w:id="765" w:author="Dragomir, Mihai-Stefan" w:date="2016-12-08T10:52:00Z"/>
                <w:lang w:eastAsia="zh-CN"/>
              </w:rPr>
              <w:pPrChange w:id="766" w:author="Dragomir, Mihai-Stefan" w:date="2016-12-08T11:39:00Z">
                <w:pPr>
                  <w:pStyle w:val="TestCaseInfo"/>
                  <w:numPr>
                    <w:numId w:val="163"/>
                  </w:numPr>
                  <w:ind w:left="720" w:hanging="360"/>
                </w:pPr>
              </w:pPrChange>
            </w:pPr>
            <w:del w:id="767" w:author="Dragomir, Mihai-Stefan" w:date="2016-12-08T10:52:00Z">
              <w:r w:rsidRPr="008D33D8" w:rsidDel="00883598">
                <w:rPr>
                  <w:lang w:eastAsia="zh-CN"/>
                </w:rPr>
                <w:delText>vNetwork</w:delText>
              </w:r>
            </w:del>
          </w:p>
          <w:p w:rsidR="00015E9C" w:rsidRPr="008D33D8" w:rsidDel="00883598" w:rsidRDefault="00015E9C">
            <w:pPr>
              <w:pStyle w:val="TestCaseInfo"/>
              <w:numPr>
                <w:ilvl w:val="0"/>
                <w:numId w:val="163"/>
              </w:numPr>
              <w:ind w:left="0" w:firstLine="0"/>
              <w:rPr>
                <w:del w:id="768" w:author="Dragomir, Mihai-Stefan" w:date="2016-12-08T10:52:00Z"/>
                <w:lang w:eastAsia="zh-CN"/>
              </w:rPr>
              <w:pPrChange w:id="769" w:author="Dragomir, Mihai-Stefan" w:date="2016-12-08T11:39:00Z">
                <w:pPr>
                  <w:pStyle w:val="TestCaseInfo"/>
                  <w:numPr>
                    <w:numId w:val="163"/>
                  </w:numPr>
                  <w:ind w:left="720" w:hanging="360"/>
                </w:pPr>
              </w:pPrChange>
            </w:pPr>
            <w:del w:id="770" w:author="Dragomir, Mihai-Stefan" w:date="2016-12-08T10:52:00Z">
              <w:r w:rsidRPr="008D33D8" w:rsidDel="00883598">
                <w:rPr>
                  <w:lang w:eastAsia="zh-CN"/>
                </w:rPr>
                <w:delText>vStorage</w:delText>
              </w:r>
            </w:del>
          </w:p>
          <w:p w:rsidR="00292340" w:rsidRPr="008D33D8" w:rsidDel="00883598" w:rsidRDefault="00015E9C">
            <w:pPr>
              <w:pStyle w:val="TestCaseInfo"/>
              <w:numPr>
                <w:ilvl w:val="0"/>
                <w:numId w:val="163"/>
              </w:numPr>
              <w:ind w:left="0" w:firstLine="0"/>
              <w:rPr>
                <w:del w:id="771" w:author="Dragomir, Mihai-Stefan" w:date="2016-12-08T10:52:00Z"/>
                <w:lang w:eastAsia="zh-CN"/>
              </w:rPr>
              <w:pPrChange w:id="772" w:author="Dragomir, Mihai-Stefan" w:date="2016-12-08T11:39:00Z">
                <w:pPr>
                  <w:pStyle w:val="TestCaseInfo"/>
                  <w:numPr>
                    <w:numId w:val="163"/>
                  </w:numPr>
                  <w:ind w:left="720" w:hanging="360"/>
                </w:pPr>
              </w:pPrChange>
            </w:pPr>
            <w:del w:id="773" w:author="Dragomir, Mihai-Stefan" w:date="2016-12-08T10:52:00Z">
              <w:r w:rsidRPr="008D33D8" w:rsidDel="00883598">
                <w:rPr>
                  <w:lang w:eastAsia="zh-CN"/>
                </w:rPr>
                <w:delText>ALL</w:delText>
              </w:r>
            </w:del>
          </w:p>
          <w:p w:rsidR="00015E9C" w:rsidRPr="008D33D8" w:rsidDel="00883598" w:rsidRDefault="00015E9C">
            <w:pPr>
              <w:pStyle w:val="TestCaseInfo"/>
              <w:rPr>
                <w:del w:id="774" w:author="Dragomir, Mihai-Stefan" w:date="2016-12-08T10:52:00Z"/>
                <w:lang w:eastAsia="zh-CN"/>
              </w:rPr>
            </w:pPr>
            <w:del w:id="775" w:author="Dragomir, Mihai-Stefan" w:date="2016-12-08T10:52:00Z">
              <w:r w:rsidRPr="008D33D8" w:rsidDel="00883598">
                <w:rPr>
                  <w:lang w:eastAsia="zh-CN"/>
                </w:rPr>
                <w:delText xml:space="preserve">Collection period </w:delText>
              </w:r>
            </w:del>
          </w:p>
          <w:p w:rsidR="00015E9C" w:rsidRPr="008D33D8" w:rsidDel="00883598" w:rsidRDefault="00015E9C">
            <w:pPr>
              <w:pStyle w:val="TestCaseInfo"/>
              <w:rPr>
                <w:del w:id="776" w:author="Dragomir, Mihai-Stefan" w:date="2016-12-08T10:52:00Z"/>
                <w:lang w:eastAsia="zh-CN"/>
              </w:rPr>
            </w:pPr>
            <w:del w:id="777" w:author="Dragomir, Mihai-Stefan" w:date="2016-12-08T10:52:00Z">
              <w:r w:rsidRPr="008D33D8" w:rsidDel="00883598">
                <w:rPr>
                  <w:lang w:eastAsia="zh-CN"/>
                </w:rPr>
                <w:delText>Reporting period</w:delText>
              </w:r>
            </w:del>
          </w:p>
          <w:p w:rsidR="009F2D87" w:rsidRPr="008D33D8" w:rsidRDefault="00015E9C">
            <w:pPr>
              <w:pStyle w:val="TestCaseInfo"/>
              <w:rPr>
                <w:lang w:eastAsia="zh-CN"/>
              </w:rPr>
            </w:pPr>
            <w:del w:id="778" w:author="Dragomir, Mihai-Stefan" w:date="2016-12-08T10:52:00Z">
              <w:r w:rsidRPr="008D33D8" w:rsidDel="00883598">
                <w:rPr>
                  <w:lang w:eastAsia="zh-CN"/>
                </w:rPr>
                <w:delText>Reporting boundary to define the duration</w:delText>
              </w:r>
            </w:del>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Pr="008D33D8" w:rsidRDefault="00781CED" w:rsidP="00E7531B">
            <w:pPr>
              <w:pStyle w:val="TestCaseInfo"/>
              <w:rPr>
                <w:lang w:eastAsia="zh-CN"/>
              </w:rPr>
            </w:pPr>
            <w:ins w:id="779" w:author="Dragomir, Mihai-Stefan" w:date="2016-12-09T09:27:00Z">
              <w:r>
                <w:rPr>
                  <w:lang w:eastAsia="zh-CN"/>
                </w:rPr>
                <w:t>perfSubscriptionID</w:t>
              </w:r>
            </w:ins>
            <w:del w:id="780" w:author="Dragomir, Mihai-Stefan" w:date="2016-12-08T10:52:00Z">
              <w:r w:rsidR="00BD0ECF" w:rsidRPr="008D33D8" w:rsidDel="00883598">
                <w:rPr>
                  <w:lang w:eastAsia="zh-CN"/>
                </w:rPr>
                <w:delText>PerformanceID</w:delText>
              </w:r>
            </w:del>
            <w:r w:rsidR="00BD0ECF" w:rsidRPr="008D33D8">
              <w:rPr>
                <w:lang w:eastAsia="zh-CN"/>
              </w:rPr>
              <w:tab/>
              <w:t>Successfully registered</w:t>
            </w:r>
          </w:p>
          <w:p w:rsidR="00BD0ECF" w:rsidRPr="008D33D8" w:rsidRDefault="00BD0ECF" w:rsidP="00E7531B">
            <w:pPr>
              <w:pStyle w:val="TestCaseInfo"/>
              <w:rPr>
                <w:lang w:eastAsia="zh-CN"/>
              </w:rPr>
            </w:pPr>
            <w:r w:rsidRPr="008D33D8">
              <w:rPr>
                <w:lang w:eastAsia="zh-CN"/>
              </w:rPr>
              <w:t>FALSE</w:t>
            </w:r>
            <w:r w:rsidRPr="008D33D8">
              <w:rPr>
                <w:lang w:eastAsia="zh-CN"/>
              </w:rPr>
              <w:tab/>
            </w:r>
            <w:r w:rsidRPr="008D33D8">
              <w:rPr>
                <w:lang w:eastAsia="zh-CN"/>
              </w:rPr>
              <w:tab/>
            </w:r>
            <w:r w:rsidRPr="008D33D8">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pPr>
              <w:pStyle w:val="TestCaseInfo"/>
              <w:rPr>
                <w:lang w:eastAsia="zh-CN"/>
              </w:rPr>
            </w:pPr>
            <w:r>
              <w:rPr>
                <w:lang w:eastAsia="zh-CN"/>
              </w:rPr>
              <w:t xml:space="preserve">The command </w:t>
            </w:r>
            <w:del w:id="781" w:author="Dragomir, Mihai-Stefan" w:date="2016-12-08T14:42:00Z">
              <w:r w:rsidDel="001E7953">
                <w:rPr>
                  <w:lang w:eastAsia="zh-CN"/>
                </w:rPr>
                <w:delText xml:space="preserve">registers </w:delText>
              </w:r>
            </w:del>
            <w:ins w:id="782" w:author="Dragomir, Mihai-Stefan" w:date="2016-12-08T14:42:00Z">
              <w:r w:rsidR="001E7953">
                <w:rPr>
                  <w:lang w:eastAsia="zh-CN"/>
                </w:rPr>
                <w:t xml:space="preserve">subscribes </w:t>
              </w:r>
            </w:ins>
            <w:r>
              <w:rPr>
                <w:lang w:eastAsia="zh-CN"/>
              </w:rPr>
              <w:t xml:space="preserve">for </w:t>
            </w:r>
            <w:del w:id="783" w:author="Dragomir, Mihai-Stefan" w:date="2016-12-08T11:00:00Z">
              <w:r w:rsidDel="00613C0C">
                <w:rPr>
                  <w:lang w:eastAsia="zh-CN"/>
                </w:rPr>
                <w:delText xml:space="preserve">a </w:delText>
              </w:r>
            </w:del>
            <w:r>
              <w:rPr>
                <w:lang w:eastAsia="zh-CN"/>
              </w:rPr>
              <w:t>performance data notification. The user need</w:t>
            </w:r>
            <w:ins w:id="784" w:author="Dragomir, Mihai-Stefan" w:date="2016-12-08T11:00:00Z">
              <w:r w:rsidR="00B0412D">
                <w:rPr>
                  <w:lang w:eastAsia="zh-CN"/>
                </w:rPr>
                <w:t>s</w:t>
              </w:r>
            </w:ins>
            <w:r>
              <w:rPr>
                <w:lang w:eastAsia="zh-CN"/>
              </w:rPr>
              <w:t xml:space="preserve"> to provide information to specify the type of</w:t>
            </w:r>
            <w:ins w:id="785" w:author="Dragomir, Mihai-Stefan" w:date="2016-12-08T11:01:00Z">
              <w:r w:rsidR="004D2FFF">
                <w:rPr>
                  <w:lang w:eastAsia="zh-CN"/>
                </w:rPr>
                <w:t xml:space="preserve"> </w:t>
              </w:r>
            </w:ins>
            <w:del w:id="786" w:author="Dragomir, Mihai-Stefan" w:date="2016-12-08T11:01:00Z">
              <w:r w:rsidDel="004D2FFF">
                <w:rPr>
                  <w:lang w:eastAsia="zh-CN"/>
                </w:rPr>
                <w:delText xml:space="preserve"> collection</w:delText>
              </w:r>
            </w:del>
            <w:ins w:id="787" w:author="Dragomir, Mihai-Stefan" w:date="2016-12-08T11:01:00Z">
              <w:r w:rsidR="004D2FFF">
                <w:rPr>
                  <w:lang w:eastAsia="zh-CN"/>
                </w:rPr>
                <w:t>notification</w:t>
              </w:r>
            </w:ins>
            <w:del w:id="788" w:author="Dragomir, Mihai-Stefan" w:date="2016-12-08T11:01:00Z">
              <w:r w:rsidDel="004D2FFF">
                <w:rPr>
                  <w:lang w:eastAsia="zh-CN"/>
                </w:rPr>
                <w:delText xml:space="preserve">, the collection period </w:delText>
              </w:r>
            </w:del>
            <w:del w:id="789" w:author="Dragomir, Mihai-Stefan" w:date="2016-12-08T11:20:00Z">
              <w:r w:rsidDel="00226070">
                <w:rPr>
                  <w:lang w:eastAsia="zh-CN"/>
                </w:rPr>
                <w:delText xml:space="preserve">and </w:delText>
              </w:r>
            </w:del>
            <w:del w:id="790" w:author="Dragomir, Mihai-Stefan" w:date="2016-12-08T11:01:00Z">
              <w:r w:rsidDel="004D2FFF">
                <w:rPr>
                  <w:lang w:eastAsia="zh-CN"/>
                </w:rPr>
                <w:delText>reporting style</w:delText>
              </w:r>
            </w:del>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pPr>
              <w:pStyle w:val="Function"/>
            </w:pPr>
            <w:bookmarkStart w:id="791" w:name="_Toc459818127"/>
            <w:r>
              <w:t xml:space="preserve">Function: </w:t>
            </w:r>
            <w:r w:rsidR="00ED4205">
              <w:t>VNFM.</w:t>
            </w:r>
            <w:r w:rsidR="00CA4FD6" w:rsidRPr="00CA4FD6">
              <w:t>Performance.</w:t>
            </w:r>
            <w:ins w:id="792" w:author="Dragomir, Mihai-Stefan" w:date="2016-12-08T14:44:00Z">
              <w:r w:rsidR="001E7953">
                <w:t>Un</w:t>
              </w:r>
            </w:ins>
            <w:del w:id="793" w:author="Dragomir, Mihai-Stefan" w:date="2016-12-08T14:44:00Z">
              <w:r w:rsidR="00CA4FD6" w:rsidRPr="00CA4FD6" w:rsidDel="001E7953">
                <w:delText>Deregister</w:delText>
              </w:r>
            </w:del>
            <w:ins w:id="794" w:author="Dragomir, Mihai-Stefan" w:date="2016-12-08T14:44:00Z">
              <w:r w:rsidR="001E7953">
                <w:t>subscribe</w:t>
              </w:r>
            </w:ins>
            <w:r w:rsidR="00CA4FD6" w:rsidRPr="00CA4FD6">
              <w:t>PerformanceNotification</w:t>
            </w:r>
            <w:r>
              <w:t>()</w:t>
            </w:r>
            <w:bookmarkEnd w:id="79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5E480F" w:rsidP="00E7531B">
            <w:pPr>
              <w:pStyle w:val="TestCaseInfo"/>
              <w:rPr>
                <w:lang w:eastAsia="zh-CN"/>
              </w:rPr>
            </w:pPr>
            <w:ins w:id="795" w:author="Dragomir, Mihai-Stefan" w:date="2016-12-20T16:49:00Z">
              <w:r w:rsidRPr="00022770">
                <w:t>vnf</w:t>
              </w:r>
              <w:r>
                <w:t>InstanceID</w:t>
              </w:r>
            </w:ins>
            <w:del w:id="796" w:author="Dragomir, Mihai-Stefan" w:date="2016-12-20T16:49:00Z">
              <w:r w:rsidR="00963FFC" w:rsidRPr="008D33D8" w:rsidDel="005E480F">
                <w:rPr>
                  <w:rPrChange w:id="797" w:author="Dragomir, Mihai-Stefan" w:date="2016-12-08T11:25:00Z">
                    <w:rPr>
                      <w:sz w:val="20"/>
                      <w:szCs w:val="20"/>
                    </w:rPr>
                  </w:rPrChange>
                </w:rPr>
                <w:delText>vnfRecord</w:delText>
              </w:r>
            </w:del>
            <w:bookmarkStart w:id="798" w:name="_GoBack"/>
            <w:bookmarkEnd w:id="798"/>
          </w:p>
          <w:p w:rsidR="00292340" w:rsidRPr="008D33D8" w:rsidRDefault="00781CED" w:rsidP="00E7531B">
            <w:pPr>
              <w:pStyle w:val="TestCaseInfo"/>
              <w:rPr>
                <w:lang w:eastAsia="zh-CN"/>
              </w:rPr>
            </w:pPr>
            <w:ins w:id="799" w:author="Dragomir, Mihai-Stefan" w:date="2016-12-09T09:28:00Z">
              <w:r>
                <w:rPr>
                  <w:lang w:eastAsia="zh-CN"/>
                </w:rPr>
                <w:t>perfSubscriptionID</w:t>
              </w:r>
            </w:ins>
            <w:del w:id="800" w:author="Dragomir, Mihai-Stefan" w:date="2016-12-08T10:53:00Z">
              <w:r w:rsidR="00846385" w:rsidRPr="008D33D8" w:rsidDel="001F504E">
                <w:rPr>
                  <w:lang w:eastAsia="zh-CN"/>
                </w:rPr>
                <w:delText>PerformanceID</w:delText>
              </w:r>
            </w:del>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TRUE</w:t>
            </w:r>
            <w:r>
              <w:rPr>
                <w:lang w:eastAsia="zh-CN"/>
              </w:rPr>
              <w:tab/>
            </w:r>
            <w:r>
              <w:rPr>
                <w:lang w:eastAsia="zh-CN"/>
              </w:rPr>
              <w:tab/>
              <w:t xml:space="preserve">Successful </w:t>
            </w:r>
            <w:del w:id="801" w:author="Dragomir, Mihai-Stefan" w:date="2016-12-08T15:14:00Z">
              <w:r w:rsidDel="00324BC5">
                <w:rPr>
                  <w:lang w:eastAsia="zh-CN"/>
                </w:rPr>
                <w:delText>deregistered</w:delText>
              </w:r>
            </w:del>
            <w:ins w:id="802" w:author="Dragomir, Mihai-Stefan" w:date="2016-12-08T15:14:00Z">
              <w:r w:rsidR="00324BC5">
                <w:rPr>
                  <w:lang w:eastAsia="zh-CN"/>
                </w:rPr>
                <w:t>unsubscribe</w:t>
              </w:r>
            </w:ins>
          </w:p>
          <w:p w:rsidR="00846385" w:rsidRDefault="00846385" w:rsidP="00E7531B">
            <w:pPr>
              <w:pStyle w:val="TestCaseInfo"/>
              <w:rPr>
                <w:lang w:eastAsia="zh-CN"/>
              </w:rPr>
            </w:pPr>
            <w:r>
              <w:rPr>
                <w:lang w:eastAsia="zh-CN"/>
              </w:rPr>
              <w:t>FALSE</w:t>
            </w:r>
            <w:r>
              <w:rPr>
                <w:lang w:eastAsia="zh-CN"/>
              </w:rPr>
              <w:tab/>
            </w:r>
            <w:r>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F504E">
            <w:pPr>
              <w:pStyle w:val="TestCaseInfo"/>
              <w:rPr>
                <w:lang w:eastAsia="zh-CN"/>
              </w:rPr>
            </w:pPr>
            <w:ins w:id="803" w:author="Dragomir, Mihai-Stefan" w:date="2016-12-08T10:54:00Z">
              <w:r>
                <w:rPr>
                  <w:lang w:eastAsia="zh-CN"/>
                </w:rPr>
                <w:t xml:space="preserve">The command </w:t>
              </w:r>
            </w:ins>
            <w:ins w:id="804" w:author="Dragomir, Mihai-Stefan" w:date="2016-12-08T14:44:00Z">
              <w:r w:rsidR="001E7953">
                <w:rPr>
                  <w:lang w:eastAsia="zh-CN"/>
                </w:rPr>
                <w:t>unsubscribes</w:t>
              </w:r>
            </w:ins>
            <w:ins w:id="805" w:author="Dragomir, Mihai-Stefan" w:date="2016-12-08T10:54:00Z">
              <w:r>
                <w:rPr>
                  <w:lang w:eastAsia="zh-CN"/>
                </w:rPr>
                <w:t xml:space="preserve"> the performance notification with the given ID</w:t>
              </w:r>
              <w:bookmarkStart w:id="806" w:name="ListPerformanceDataInformation11"/>
              <w:bookmarkEnd w:id="806"/>
              <w:r>
                <w:rPr>
                  <w:lang w:eastAsia="zh-CN"/>
                </w:rPr>
                <w:t>.</w:t>
              </w:r>
            </w:ins>
            <w:del w:id="807" w:author="Dragomir, Mihai-Stefan" w:date="2016-12-08T10:54:00Z">
              <w:r w:rsidR="00846385" w:rsidDel="001F504E">
                <w:rPr>
                  <w:lang w:eastAsia="zh-CN"/>
                </w:rPr>
                <w:delText>The command deregisters the Performance Data notification with the given ID.</w:delText>
              </w:r>
            </w:del>
          </w:p>
        </w:tc>
      </w:tr>
    </w:tbl>
    <w:p w:rsidR="00292340" w:rsidRDefault="00292340" w:rsidP="00C35DDF"/>
    <w:p w:rsidR="00292340" w:rsidDel="00BB7A8B" w:rsidRDefault="00292340" w:rsidP="00292340">
      <w:pPr>
        <w:rPr>
          <w:del w:id="808" w:author="Dragomir, Mihai-Stefan" w:date="2016-12-08T11:47: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809" w:name="_Toc459818128"/>
            <w:r>
              <w:t xml:space="preserve">Function: </w:t>
            </w:r>
            <w:r w:rsidR="00ED4205">
              <w:t>VNFM.</w:t>
            </w:r>
            <w:r w:rsidR="00CA4FD6" w:rsidRPr="00CA4FD6">
              <w:t>Performance.ListPerformanceDataInformation</w:t>
            </w:r>
            <w:r>
              <w:t>()</w:t>
            </w:r>
            <w:bookmarkEnd w:id="80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810" w:name="ListPerformanceDataInformation"/>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963FFC" w:rsidP="00E7531B">
            <w:pPr>
              <w:pStyle w:val="TestCaseInfo"/>
              <w:rPr>
                <w:lang w:eastAsia="zh-CN"/>
              </w:rPr>
            </w:pPr>
            <w:r w:rsidRPr="008D33D8">
              <w:rPr>
                <w:rPrChange w:id="811" w:author="Dragomir, Mihai-Stefan" w:date="2016-12-08T11:25:00Z">
                  <w:rPr>
                    <w:sz w:val="20"/>
                    <w:szCs w:val="20"/>
                  </w:rPr>
                </w:rPrChange>
              </w:rPr>
              <w:t>vnfRecord</w:t>
            </w:r>
          </w:p>
          <w:p w:rsidR="00292340" w:rsidRPr="008D33D8" w:rsidRDefault="00DE6174">
            <w:pPr>
              <w:pStyle w:val="TestCaseInfo"/>
              <w:rPr>
                <w:lang w:eastAsia="zh-CN"/>
              </w:rPr>
            </w:pPr>
            <w:ins w:id="812" w:author="Dragomir, Mihai-Stefan" w:date="2016-12-20T10:36:00Z">
              <w:r>
                <w:rPr>
                  <w:lang w:eastAsia="zh-CN"/>
                </w:rPr>
                <w:t>pmJobID</w:t>
              </w:r>
            </w:ins>
            <w:del w:id="813" w:author="Dragomir, Mihai-Stefan" w:date="2016-12-08T11:16:00Z">
              <w:r w:rsidR="00846385" w:rsidRPr="008D33D8" w:rsidDel="000C4D99">
                <w:rPr>
                  <w:lang w:eastAsia="zh-CN"/>
                </w:rPr>
                <w:delText>PerformanceID</w:delText>
              </w:r>
            </w:del>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C4D99" w:rsidRDefault="000C4D99" w:rsidP="000C4D99">
            <w:pPr>
              <w:pStyle w:val="TestCaseInfo"/>
              <w:rPr>
                <w:ins w:id="814" w:author="Dragomir, Mihai-Stefan" w:date="2016-12-08T11:16:00Z"/>
              </w:rPr>
            </w:pPr>
            <w:ins w:id="815" w:author="Dragomir, Mihai-Stefan" w:date="2016-12-08T11:16:00Z">
              <w:r>
                <w:rPr>
                  <w:lang w:eastAsia="zh-CN"/>
                </w:rPr>
                <w:t>List of performance reports:</w:t>
              </w:r>
            </w:ins>
          </w:p>
          <w:p w:rsidR="000C4D99" w:rsidRDefault="000C4D99" w:rsidP="000C4D99">
            <w:pPr>
              <w:pStyle w:val="TestCaseInfo"/>
              <w:numPr>
                <w:ilvl w:val="0"/>
                <w:numId w:val="209"/>
              </w:numPr>
              <w:rPr>
                <w:ins w:id="816" w:author="Dragomir, Mihai-Stefan" w:date="2016-12-08T11:16:00Z"/>
              </w:rPr>
            </w:pPr>
            <w:ins w:id="817" w:author="Dragomir, Mihai-Stefan" w:date="2016-12-08T11:16:00Z">
              <w:r>
                <w:rPr>
                  <w:lang w:eastAsia="zh-CN"/>
                </w:rPr>
                <w:t>vnfType</w:t>
              </w:r>
            </w:ins>
          </w:p>
          <w:p w:rsidR="000C4D99" w:rsidRDefault="000C4D99" w:rsidP="000C4D99">
            <w:pPr>
              <w:pStyle w:val="TestCaseInfo"/>
              <w:numPr>
                <w:ilvl w:val="0"/>
                <w:numId w:val="209"/>
              </w:numPr>
              <w:rPr>
                <w:ins w:id="818" w:author="Dragomir, Mihai-Stefan" w:date="2016-12-08T11:16:00Z"/>
              </w:rPr>
            </w:pPr>
            <w:ins w:id="819" w:author="Dragomir, Mihai-Stefan" w:date="2016-12-08T11:16:00Z">
              <w:r>
                <w:rPr>
                  <w:lang w:eastAsia="zh-CN"/>
                </w:rPr>
                <w:t>vnfID</w:t>
              </w:r>
            </w:ins>
          </w:p>
          <w:p w:rsidR="000C4D99" w:rsidRDefault="000C4D99" w:rsidP="000C4D99">
            <w:pPr>
              <w:pStyle w:val="TestCaseInfo"/>
              <w:numPr>
                <w:ilvl w:val="0"/>
                <w:numId w:val="209"/>
              </w:numPr>
              <w:rPr>
                <w:ins w:id="820" w:author="Dragomir, Mihai-Stefan" w:date="2016-12-08T11:16:00Z"/>
              </w:rPr>
            </w:pPr>
            <w:ins w:id="821" w:author="Dragomir, Mihai-Stefan" w:date="2016-12-08T11:16:00Z">
              <w:r>
                <w:rPr>
                  <w:lang w:eastAsia="zh-CN"/>
                </w:rPr>
                <w:t>metric name</w:t>
              </w:r>
            </w:ins>
          </w:p>
          <w:p w:rsidR="000C4D99" w:rsidRDefault="000C4D99" w:rsidP="000C4D99">
            <w:pPr>
              <w:pStyle w:val="TestCaseInfo"/>
              <w:numPr>
                <w:ilvl w:val="0"/>
                <w:numId w:val="209"/>
              </w:numPr>
              <w:rPr>
                <w:ins w:id="822" w:author="Dragomir, Mihai-Stefan" w:date="2016-12-08T11:16:00Z"/>
              </w:rPr>
            </w:pPr>
            <w:ins w:id="823" w:author="Dragomir, Mihai-Stefan" w:date="2016-12-08T11:16:00Z">
              <w:r>
                <w:rPr>
                  <w:lang w:eastAsia="zh-CN"/>
                </w:rPr>
                <w:t>list of performance values:</w:t>
              </w:r>
            </w:ins>
          </w:p>
          <w:p w:rsidR="000C4D99" w:rsidRDefault="000C4D99" w:rsidP="000C4D99">
            <w:pPr>
              <w:pStyle w:val="TestCaseInfo"/>
              <w:numPr>
                <w:ilvl w:val="1"/>
                <w:numId w:val="209"/>
              </w:numPr>
              <w:rPr>
                <w:ins w:id="824" w:author="Dragomir, Mihai-Stefan" w:date="2016-12-08T11:16:00Z"/>
              </w:rPr>
            </w:pPr>
            <w:ins w:id="825" w:author="Dragomir, Mihai-Stefan" w:date="2016-12-08T11:16:00Z">
              <w:r>
                <w:rPr>
                  <w:lang w:eastAsia="zh-CN"/>
                </w:rPr>
                <w:t>time stamp</w:t>
              </w:r>
            </w:ins>
          </w:p>
          <w:p w:rsidR="000C4D99" w:rsidRDefault="000C4D99">
            <w:pPr>
              <w:pStyle w:val="TestCaseInfo"/>
              <w:numPr>
                <w:ilvl w:val="1"/>
                <w:numId w:val="209"/>
              </w:numPr>
              <w:rPr>
                <w:ins w:id="826" w:author="Dragomir, Mihai-Stefan" w:date="2016-12-08T11:17:00Z"/>
                <w:lang w:eastAsia="zh-CN"/>
              </w:rPr>
              <w:pPrChange w:id="827" w:author="Dragomir, Mihai-Stefan" w:date="2016-12-08T11:17:00Z">
                <w:pPr>
                  <w:pStyle w:val="TestCaseInfo"/>
                </w:pPr>
              </w:pPrChange>
            </w:pPr>
            <w:ins w:id="828" w:author="Dragomir, Mihai-Stefan" w:date="2016-12-08T11:16:00Z">
              <w:r>
                <w:rPr>
                  <w:lang w:eastAsia="zh-CN"/>
                </w:rPr>
                <w:t>value</w:t>
              </w:r>
            </w:ins>
          </w:p>
          <w:p w:rsidR="00292340" w:rsidRDefault="000C4D99">
            <w:pPr>
              <w:pStyle w:val="TestCaseInfo"/>
              <w:numPr>
                <w:ilvl w:val="1"/>
                <w:numId w:val="209"/>
              </w:numPr>
              <w:rPr>
                <w:lang w:eastAsia="zh-CN"/>
              </w:rPr>
              <w:pPrChange w:id="829" w:author="Dragomir, Mihai-Stefan" w:date="2016-12-08T11:17:00Z">
                <w:pPr>
                  <w:pStyle w:val="TestCaseInfo"/>
                </w:pPr>
              </w:pPrChange>
            </w:pPr>
            <w:ins w:id="830" w:author="Dragomir, Mihai-Stefan" w:date="2016-12-08T11:16:00Z">
              <w:r>
                <w:rPr>
                  <w:lang w:eastAsia="zh-CN"/>
                </w:rPr>
                <w:t>unit</w:t>
              </w:r>
            </w:ins>
            <w:del w:id="831" w:author="Dragomir, Mihai-Stefan" w:date="2016-12-08T11:16:00Z">
              <w:r w:rsidR="00846385" w:rsidDel="000C4D99">
                <w:rPr>
                  <w:lang w:eastAsia="zh-CN"/>
                </w:rPr>
                <w:delText>Performance Data Information</w:delText>
              </w:r>
            </w:del>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C4D99">
            <w:pPr>
              <w:pStyle w:val="TestCaseInfo"/>
              <w:rPr>
                <w:lang w:eastAsia="zh-CN"/>
              </w:rPr>
            </w:pPr>
            <w:ins w:id="832" w:author="Dragomir, Mihai-Stefan" w:date="2016-12-08T11:17:00Z">
              <w:r>
                <w:rPr>
                  <w:lang w:eastAsia="zh-CN"/>
                </w:rPr>
                <w:t>The command retrieves the collected performance data information.</w:t>
              </w:r>
            </w:ins>
            <w:del w:id="833" w:author="Dragomir, Mihai-Stefan" w:date="2016-12-08T11:17:00Z">
              <w:r w:rsidR="00846385" w:rsidDel="000C4D99">
                <w:rPr>
                  <w:lang w:eastAsia="zh-CN"/>
                </w:rPr>
                <w:delText>The command retrieves the collected performance data information.</w:delText>
              </w:r>
            </w:del>
          </w:p>
        </w:tc>
      </w:tr>
      <w:bookmarkEnd w:id="810"/>
    </w:tbl>
    <w:p w:rsidR="00292340" w:rsidRDefault="00292340" w:rsidP="00C35DDF"/>
    <w:p w:rsidR="00C35DDF" w:rsidRDefault="00C35DDF" w:rsidP="00C35DDF">
      <w:pPr>
        <w:pStyle w:val="Heading2"/>
      </w:pPr>
      <w:bookmarkStart w:id="834" w:name="_Toc467159750"/>
      <w:r>
        <w:t>VNFD API Module</w:t>
      </w:r>
      <w:bookmarkEnd w:id="834"/>
    </w:p>
    <w:p w:rsidR="00C35DDF" w:rsidRDefault="00F3163D" w:rsidP="00C35DDF">
      <w:r>
        <w:t>The VNFD API module is responsible to provide commands for the VNFD validation. This section requires additional work.</w:t>
      </w:r>
    </w:p>
    <w:p w:rsidR="00ED4205" w:rsidRDefault="00ED4205" w:rsidP="00C35DDF"/>
    <w:p w:rsidR="00ED4205" w:rsidRDefault="00ED4205"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35" w:name="_Toc459818129"/>
            <w:r>
              <w:lastRenderedPageBreak/>
              <w:t>Function: ()</w:t>
            </w:r>
            <w:bookmarkEnd w:id="835"/>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B94DE1" w:rsidP="009C528F">
            <w:pPr>
              <w:pStyle w:val="TestCaseInfo"/>
              <w:rPr>
                <w:lang w:eastAsia="zh-CN"/>
              </w:rPr>
            </w:pP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bl>
    <w:p w:rsidR="00B94DE1" w:rsidRDefault="00B94DE1" w:rsidP="00B94DE1"/>
    <w:p w:rsidR="00B94DE1" w:rsidRDefault="00B94DE1" w:rsidP="00C35DDF"/>
    <w:p w:rsidR="00C35DDF" w:rsidRDefault="00C35DDF" w:rsidP="00C35DDF">
      <w:pPr>
        <w:pStyle w:val="Heading2"/>
      </w:pPr>
      <w:bookmarkStart w:id="836" w:name="_Toc467159751"/>
      <w:r>
        <w:t>VIM API Module</w:t>
      </w:r>
      <w:bookmarkEnd w:id="836"/>
    </w:p>
    <w:p w:rsidR="00C35DDF" w:rsidRDefault="002A4F4F" w:rsidP="00C35DDF">
      <w:r>
        <w:t>T</w:t>
      </w:r>
      <w:r w:rsidR="00F3163D">
        <w:t xml:space="preserve">he VIM </w:t>
      </w:r>
      <w:r>
        <w:t>API module gives access to the VIM. Information, statistic information, notification registrations and states can be gathered and validated against the VNFM information.</w:t>
      </w:r>
    </w:p>
    <w:p w:rsidR="00F3163D" w:rsidRDefault="00F3163D" w:rsidP="00C35DDF"/>
    <w:p w:rsidR="00DD24DC" w:rsidRDefault="00DD24DC" w:rsidP="00DD24DC">
      <w:r>
        <w:t>Class VIM:</w:t>
      </w:r>
    </w:p>
    <w:p w:rsidR="00DD24DC" w:rsidRDefault="00DD24DC" w:rsidP="00DD24DC">
      <w:pPr>
        <w:ind w:left="720"/>
      </w:pPr>
      <w:proofErr w:type="gramStart"/>
      <w:r>
        <w:t>swImage.ListSwImage()</w:t>
      </w:r>
      <w:proofErr w:type="gramEnd"/>
    </w:p>
    <w:p w:rsidR="00DD24DC" w:rsidRDefault="00DD24DC" w:rsidP="00DD24DC">
      <w:pPr>
        <w:ind w:left="720"/>
      </w:pPr>
      <w:proofErr w:type="gramStart"/>
      <w:r>
        <w:t>swImage.Installation()</w:t>
      </w:r>
      <w:proofErr w:type="gramEnd"/>
    </w:p>
    <w:p w:rsidR="00DD24DC" w:rsidRDefault="00DD24DC" w:rsidP="00DD24DC">
      <w:pPr>
        <w:ind w:left="720"/>
      </w:pPr>
      <w:proofErr w:type="gramStart"/>
      <w:r>
        <w:t>swImage.Deletion()</w:t>
      </w:r>
      <w:proofErr w:type="gramEnd"/>
    </w:p>
    <w:p w:rsidR="00DD24DC" w:rsidRDefault="00DD24DC" w:rsidP="00C5031A">
      <w:pPr>
        <w:ind w:left="720"/>
      </w:pPr>
      <w:proofErr w:type="gramStart"/>
      <w:r>
        <w:t>AddvResourceCapability()</w:t>
      </w:r>
      <w:proofErr w:type="gramEnd"/>
    </w:p>
    <w:p w:rsidR="00DD24DC" w:rsidRDefault="00DD24DC" w:rsidP="00DD24DC">
      <w:pPr>
        <w:ind w:left="720"/>
      </w:pPr>
      <w:proofErr w:type="gramStart"/>
      <w:r>
        <w:t>RemovevResourceCapability()</w:t>
      </w:r>
      <w:proofErr w:type="gramEnd"/>
    </w:p>
    <w:p w:rsidR="00DD24DC" w:rsidRDefault="00DD24DC" w:rsidP="00DD24DC">
      <w:pPr>
        <w:ind w:left="720"/>
      </w:pPr>
      <w:proofErr w:type="gramStart"/>
      <w:r>
        <w:t>Snapshot.GetComputeImageList()</w:t>
      </w:r>
      <w:proofErr w:type="gramEnd"/>
    </w:p>
    <w:p w:rsidR="00DD24DC" w:rsidRDefault="00DD24DC" w:rsidP="00DD24DC">
      <w:pPr>
        <w:ind w:left="720"/>
      </w:pPr>
      <w:proofErr w:type="gramStart"/>
      <w:r>
        <w:t>Snapshot.DeleteComputeImage()</w:t>
      </w:r>
      <w:proofErr w:type="gramEnd"/>
    </w:p>
    <w:p w:rsidR="00DD24DC" w:rsidRDefault="00DD24DC" w:rsidP="00DD24DC">
      <w:pPr>
        <w:ind w:left="720"/>
      </w:pPr>
      <w:proofErr w:type="gramStart"/>
      <w:r>
        <w:t>Snapshot.GetStorageImageList()</w:t>
      </w:r>
      <w:proofErr w:type="gramEnd"/>
    </w:p>
    <w:p w:rsidR="00DD24DC" w:rsidRDefault="00DD24DC" w:rsidP="00DD24DC">
      <w:pPr>
        <w:ind w:left="720"/>
      </w:pPr>
      <w:proofErr w:type="gramStart"/>
      <w:r>
        <w:t>Snapshot.DeleteStorageImage()</w:t>
      </w:r>
      <w:proofErr w:type="gramEnd"/>
    </w:p>
    <w:p w:rsidR="00DD24DC" w:rsidRDefault="00DD24DC" w:rsidP="00C5031A">
      <w:pPr>
        <w:ind w:left="720"/>
      </w:pPr>
      <w:proofErr w:type="gramStart"/>
      <w:r>
        <w:t>ReduceNFVIvResource</w:t>
      </w:r>
      <w:r w:rsidR="00C5031A">
        <w:t>()</w:t>
      </w:r>
      <w:proofErr w:type="gramEnd"/>
    </w:p>
    <w:p w:rsidR="00DD24DC" w:rsidRDefault="00C5031A" w:rsidP="00C5031A">
      <w:pPr>
        <w:ind w:left="720"/>
      </w:pPr>
      <w:proofErr w:type="gramStart"/>
      <w:r>
        <w:t>Fault.</w:t>
      </w:r>
      <w:r w:rsidR="00DD24DC">
        <w:t>ListFaultNotificationRegistration</w:t>
      </w:r>
      <w:r>
        <w:t>()</w:t>
      </w:r>
      <w:proofErr w:type="gramEnd"/>
    </w:p>
    <w:p w:rsidR="00DD24DC" w:rsidRDefault="00C5031A" w:rsidP="00C5031A">
      <w:pPr>
        <w:ind w:left="720"/>
      </w:pPr>
      <w:proofErr w:type="gramStart"/>
      <w:r>
        <w:t>Fault.</w:t>
      </w:r>
      <w:r w:rsidR="00DD24DC">
        <w:t>ListFaultNotificationInformation</w:t>
      </w:r>
      <w:r>
        <w:t>()</w:t>
      </w:r>
      <w:proofErr w:type="gramEnd"/>
    </w:p>
    <w:p w:rsidR="00DD24DC" w:rsidRDefault="00C5031A" w:rsidP="00C5031A">
      <w:pPr>
        <w:ind w:left="720"/>
      </w:pPr>
      <w:proofErr w:type="gramStart"/>
      <w:r>
        <w:t>Fault.</w:t>
      </w:r>
      <w:r w:rsidR="00DD24DC">
        <w:t>VNF</w:t>
      </w:r>
      <w:r>
        <w:t>F</w:t>
      </w:r>
      <w:r w:rsidR="00DD24DC">
        <w:t>ault</w:t>
      </w:r>
      <w:r>
        <w:t>I</w:t>
      </w:r>
      <w:r w:rsidR="00DD24DC">
        <w:t>njection</w:t>
      </w:r>
      <w:r>
        <w:t>()</w:t>
      </w:r>
      <w:proofErr w:type="gramEnd"/>
    </w:p>
    <w:p w:rsidR="00DD24DC" w:rsidRDefault="00DD24DC" w:rsidP="00C5031A">
      <w:pPr>
        <w:ind w:left="720"/>
      </w:pPr>
      <w:proofErr w:type="gramStart"/>
      <w:r>
        <w:t>Performance</w:t>
      </w:r>
      <w:r w:rsidR="00C5031A">
        <w:t>.ListPerformanceNotification</w:t>
      </w:r>
      <w:r>
        <w:t>Registration</w:t>
      </w:r>
      <w:r w:rsidR="00C5031A">
        <w:t>()</w:t>
      </w:r>
      <w:proofErr w:type="gramEnd"/>
    </w:p>
    <w:p w:rsidR="00ED4205" w:rsidRDefault="00C5031A" w:rsidP="00C5031A">
      <w:pPr>
        <w:ind w:left="720"/>
      </w:pPr>
      <w:proofErr w:type="gramStart"/>
      <w:r>
        <w:t>Performance.</w:t>
      </w:r>
      <w:r w:rsidR="00F747C2">
        <w:t>ListPerformanceDataInformation</w:t>
      </w:r>
      <w:r>
        <w:t>()</w:t>
      </w:r>
      <w:proofErr w:type="gramEnd"/>
    </w:p>
    <w:p w:rsidR="00ED4205" w:rsidRDefault="00ED4205" w:rsidP="00C35DDF"/>
    <w:p w:rsidR="00F747C2" w:rsidRDefault="00F747C2" w:rsidP="00C35DDF">
      <w:r>
        <w:t>The words “Cross Reference” mean that a similar VNF command exists and the same command information have been copied here at this location.</w:t>
      </w:r>
    </w:p>
    <w:p w:rsidR="00F747C2" w:rsidRDefault="00F747C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B94DE1" w:rsidTr="009C528F">
        <w:tc>
          <w:tcPr>
            <w:tcW w:w="9330" w:type="dxa"/>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837" w:name="_Toc459818130"/>
            <w:r>
              <w:t xml:space="preserve">Function: </w:t>
            </w:r>
            <w:r w:rsidR="00E7531B">
              <w:t>VIM.</w:t>
            </w:r>
            <w:r w:rsidR="00C5031A" w:rsidRPr="00C5031A">
              <w:t>swImage.ListSwImage</w:t>
            </w:r>
            <w:r>
              <w:t>()</w:t>
            </w:r>
            <w:bookmarkEnd w:id="837"/>
          </w:p>
        </w:tc>
      </w:tr>
    </w:tbl>
    <w:p w:rsidR="00CA1CEB" w:rsidRDefault="00692870" w:rsidP="00B94DE1">
      <w:pPr>
        <w:rPr>
          <w:rFonts w:asciiTheme="minorHAnsi" w:hAnsiTheme="minorHAnsi" w:cstheme="minorBidi"/>
        </w:rPr>
      </w:pPr>
      <w:r>
        <w:t>Cross Reference:</w:t>
      </w:r>
      <w:r>
        <w:fldChar w:fldCharType="begin"/>
      </w:r>
      <w:r>
        <w:instrText xml:space="preserve"> REF swImage_ListSwImage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Filter Parameter:</w:t>
            </w:r>
          </w:p>
          <w:p w:rsidR="00CA1CEB" w:rsidRDefault="00CA1CEB" w:rsidP="00FD6C0C">
            <w:pPr>
              <w:pStyle w:val="TestCaseInfo"/>
              <w:numPr>
                <w:ilvl w:val="0"/>
                <w:numId w:val="138"/>
              </w:numPr>
              <w:rPr>
                <w:lang w:eastAsia="zh-CN"/>
              </w:rPr>
            </w:pPr>
            <w:r>
              <w:rPr>
                <w:lang w:eastAsia="zh-CN"/>
              </w:rPr>
              <w:t>ComputeImageID</w:t>
            </w:r>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Pr="00D67489" w:rsidRDefault="00CA1CEB" w:rsidP="00802ED5">
            <w:pPr>
              <w:pStyle w:val="TestCaseInfo"/>
              <w:rPr>
                <w:lang w:eastAsia="zh-CN"/>
              </w:rPr>
            </w:pPr>
            <w:r>
              <w:rPr>
                <w:lang w:eastAsia="zh-CN"/>
              </w:rPr>
              <w:t>If none is given, no filter should be applied</w:t>
            </w:r>
          </w:p>
        </w:tc>
      </w:tr>
      <w:tr w:rsidR="00CA1CEB"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802ED5">
            <w:pPr>
              <w:pStyle w:val="TestCaseInfo"/>
              <w:rPr>
                <w:lang w:eastAsia="zh-CN"/>
              </w:rPr>
            </w:pPr>
            <w:r>
              <w:rPr>
                <w:lang w:eastAsia="zh-CN"/>
              </w:rPr>
              <w:t>List of Software Images with the following information per image:</w:t>
            </w:r>
          </w:p>
          <w:p w:rsidR="00CA1CEB" w:rsidRDefault="00CA1CEB" w:rsidP="00FD6C0C">
            <w:pPr>
              <w:pStyle w:val="TestCaseInfo"/>
              <w:numPr>
                <w:ilvl w:val="0"/>
                <w:numId w:val="138"/>
              </w:numPr>
              <w:rPr>
                <w:lang w:eastAsia="zh-CN"/>
              </w:rPr>
            </w:pPr>
            <w:del w:id="838" w:author="Dragomir, Mihai-Stefan" w:date="2016-12-08T14:48:00Z">
              <w:r w:rsidDel="00994A88">
                <w:rPr>
                  <w:lang w:eastAsia="zh-CN"/>
                </w:rPr>
                <w:lastRenderedPageBreak/>
                <w:delText>SwImageID</w:delText>
              </w:r>
            </w:del>
            <w:ins w:id="839" w:author="Dragomir, Mihai-Stefan" w:date="2016-12-09T09:25:00Z">
              <w:r w:rsidR="00781CED">
                <w:rPr>
                  <w:lang w:eastAsia="zh-CN"/>
                </w:rPr>
                <w:t>vnfPackageID</w:t>
              </w:r>
            </w:ins>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Default="00CA1CEB" w:rsidP="00802ED5">
            <w:pPr>
              <w:pStyle w:val="TestCaseInfo"/>
              <w:rPr>
                <w:lang w:eastAsia="zh-CN"/>
              </w:rPr>
            </w:pPr>
            <w:r>
              <w:rPr>
                <w:lang w:eastAsia="zh-CN"/>
              </w:rPr>
              <w:t>If none is returned, no software image found.</w:t>
            </w:r>
          </w:p>
        </w:tc>
      </w:tr>
      <w:tr w:rsidR="00CA1CEB"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The command returns the installed software images by applying the filter and further reducing the list.</w:t>
            </w:r>
          </w:p>
        </w:tc>
      </w:tr>
    </w:tbl>
    <w:p w:rsidR="00B94DE1" w:rsidRDefault="00692870" w:rsidP="00B94DE1">
      <w:r>
        <w:fldChar w:fldCharType="end"/>
      </w:r>
    </w:p>
    <w:p w:rsidR="00692870" w:rsidRDefault="0069287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40" w:name="_Toc459818131"/>
            <w:r>
              <w:t xml:space="preserve">Function: </w:t>
            </w:r>
            <w:r w:rsidR="00E7531B">
              <w:t>VIM.</w:t>
            </w:r>
            <w:r w:rsidRPr="00C5031A">
              <w:t>swImage.Installation</w:t>
            </w:r>
            <w:r>
              <w:t>()</w:t>
            </w:r>
            <w:bookmarkEnd w:id="840"/>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136A15" w:rsidP="00E7531B">
            <w:pPr>
              <w:pStyle w:val="TestCaseInfo"/>
              <w:rPr>
                <w:lang w:eastAsia="zh-CN"/>
              </w:rPr>
            </w:pPr>
            <w:r>
              <w:rPr>
                <w:lang w:eastAsia="zh-CN"/>
              </w:rPr>
              <w:t>Link to the software image package</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6C43B3">
            <w:pPr>
              <w:pStyle w:val="TestCaseInfo"/>
              <w:rPr>
                <w:lang w:eastAsia="zh-CN"/>
              </w:rPr>
            </w:pPr>
            <w:del w:id="841" w:author="Dragomir, Mihai-Stefan" w:date="2016-12-08T14:48:00Z">
              <w:r w:rsidDel="00994A88">
                <w:rPr>
                  <w:lang w:eastAsia="zh-CN"/>
                </w:rPr>
                <w:delText>SwImageID</w:delText>
              </w:r>
            </w:del>
            <w:ins w:id="842" w:author="Dragomir, Mihai-Stefan" w:date="2016-12-09T09:25:00Z">
              <w:r w:rsidR="00781CED">
                <w:rPr>
                  <w:lang w:eastAsia="zh-CN"/>
                </w:rPr>
                <w:t>vnfPackageID</w:t>
              </w:r>
            </w:ins>
            <w:r w:rsidR="00136A15">
              <w:rPr>
                <w:lang w:eastAsia="zh-CN"/>
              </w:rPr>
              <w:tab/>
            </w:r>
            <w:ins w:id="843" w:author="Dragomir, Mihai-Stefan" w:date="2016-12-09T09:26:00Z">
              <w:r w:rsidR="00781CED">
                <w:rPr>
                  <w:lang w:eastAsia="zh-CN"/>
                </w:rPr>
                <w:tab/>
              </w:r>
            </w:ins>
            <w:r w:rsidR="00136A15">
              <w:rPr>
                <w:lang w:eastAsia="zh-CN"/>
              </w:rPr>
              <w:t>Installation successful</w:t>
            </w:r>
          </w:p>
          <w:p w:rsidR="00136A15" w:rsidRDefault="00136A15" w:rsidP="00E7531B">
            <w:pPr>
              <w:pStyle w:val="TestCaseInfo"/>
              <w:rPr>
                <w:lang w:eastAsia="zh-CN"/>
              </w:rPr>
            </w:pPr>
            <w:r>
              <w:rPr>
                <w:lang w:eastAsia="zh-CN"/>
              </w:rPr>
              <w:t>FALSE</w:t>
            </w:r>
            <w:r>
              <w:rPr>
                <w:lang w:eastAsia="zh-CN"/>
              </w:rPr>
              <w:tab/>
            </w:r>
            <w:r>
              <w:rPr>
                <w:lang w:eastAsia="zh-CN"/>
              </w:rPr>
              <w:tab/>
            </w:r>
            <w:ins w:id="844" w:author="Dragomir, Mihai-Stefan" w:date="2016-12-09T09:26:00Z">
              <w:r w:rsidR="00781CED">
                <w:rPr>
                  <w:lang w:eastAsia="zh-CN"/>
                </w:rPr>
                <w:tab/>
              </w:r>
            </w:ins>
            <w:r>
              <w:rPr>
                <w:lang w:eastAsia="zh-CN"/>
              </w:rPr>
              <w:t>Installation 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installs the software image in the VIM and makes it available for use.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45" w:name="_Toc459818132"/>
            <w:r>
              <w:t xml:space="preserve">Function: </w:t>
            </w:r>
            <w:r w:rsidR="00E7531B">
              <w:t>VIM.</w:t>
            </w:r>
            <w:r>
              <w:t>swImage.Deletion()</w:t>
            </w:r>
            <w:bookmarkEnd w:id="845"/>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6C43B3" w:rsidP="006C43B3">
            <w:pPr>
              <w:pStyle w:val="TestCaseInfo"/>
              <w:rPr>
                <w:lang w:eastAsia="zh-CN"/>
              </w:rPr>
            </w:pPr>
            <w:del w:id="846" w:author="Dragomir, Mihai-Stefan" w:date="2016-12-08T14:48:00Z">
              <w:r w:rsidDel="00994A88">
                <w:rPr>
                  <w:lang w:eastAsia="zh-CN"/>
                </w:rPr>
                <w:delText>SwImageID</w:delText>
              </w:r>
            </w:del>
            <w:ins w:id="847" w:author="Dragomir, Mihai-Stefan" w:date="2016-12-09T09:25:00Z">
              <w:r w:rsidR="00781CED">
                <w:rPr>
                  <w:lang w:eastAsia="zh-CN"/>
                </w:rPr>
                <w:t>vnfPackageID</w:t>
              </w:r>
            </w:ins>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TRUE</w:t>
            </w:r>
            <w:r>
              <w:rPr>
                <w:lang w:eastAsia="zh-CN"/>
              </w:rPr>
              <w:tab/>
            </w:r>
            <w:r>
              <w:rPr>
                <w:lang w:eastAsia="zh-CN"/>
              </w:rPr>
              <w:tab/>
              <w:t>software image has been removed</w:t>
            </w:r>
          </w:p>
          <w:p w:rsidR="006C43B3" w:rsidRDefault="006C43B3" w:rsidP="006C43B3">
            <w:pPr>
              <w:pStyle w:val="TestCaseInfo"/>
              <w:rPr>
                <w:lang w:eastAsia="zh-CN"/>
              </w:rPr>
            </w:pPr>
            <w:r>
              <w:rPr>
                <w:lang w:eastAsia="zh-CN"/>
              </w:rPr>
              <w:t>FALSE</w:t>
            </w:r>
            <w:r>
              <w:rPr>
                <w:lang w:eastAsia="zh-CN"/>
              </w:rPr>
              <w:tab/>
            </w:r>
            <w:r>
              <w:rPr>
                <w:lang w:eastAsia="zh-CN"/>
              </w:rPr>
              <w:tab/>
              <w:t>Error</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deletes the previous installed software image.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48" w:name="_Toc459818133"/>
            <w:r>
              <w:t xml:space="preserve">Function: </w:t>
            </w:r>
            <w:r w:rsidR="00E7531B">
              <w:t>VIM.</w:t>
            </w:r>
            <w:r w:rsidRPr="00C5031A">
              <w:t>AddvResourceCapability</w:t>
            </w:r>
            <w:r>
              <w:t>()</w:t>
            </w:r>
            <w:bookmarkEnd w:id="848"/>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Pr="00D67489" w:rsidRDefault="004459B6" w:rsidP="004459B6">
            <w:pPr>
              <w:pStyle w:val="TestCaseInfo"/>
              <w:rPr>
                <w:lang w:eastAsia="zh-CN"/>
              </w:rPr>
            </w:pPr>
            <w:r>
              <w:rPr>
                <w:lang w:eastAsia="zh-CN"/>
              </w:rPr>
              <w:t>vResourceRemovalID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5D4871" w:rsidP="00E7531B">
            <w:pPr>
              <w:pStyle w:val="TestCaseInfo"/>
              <w:rPr>
                <w:lang w:eastAsia="zh-CN"/>
              </w:rPr>
            </w:pPr>
            <w:r>
              <w:rPr>
                <w:lang w:eastAsia="zh-CN"/>
              </w:rPr>
              <w:t>TRUE</w:t>
            </w:r>
            <w:r>
              <w:rPr>
                <w:lang w:eastAsia="zh-CN"/>
              </w:rPr>
              <w:tab/>
            </w:r>
            <w:r w:rsidR="004459B6">
              <w:rPr>
                <w:lang w:eastAsia="zh-CN"/>
              </w:rPr>
              <w:tab/>
              <w:t>Success</w:t>
            </w:r>
          </w:p>
          <w:p w:rsidR="004459B6" w:rsidRDefault="004459B6" w:rsidP="00E7531B">
            <w:pPr>
              <w:pStyle w:val="TestCaseInfo"/>
              <w:rPr>
                <w:lang w:eastAsia="zh-CN"/>
              </w:rPr>
            </w:pPr>
            <w:r>
              <w:rPr>
                <w:lang w:eastAsia="zh-CN"/>
              </w:rPr>
              <w:t>FALSE</w:t>
            </w:r>
            <w:r>
              <w:rPr>
                <w:lang w:eastAsia="zh-CN"/>
              </w:rPr>
              <w:tab/>
            </w:r>
            <w:r>
              <w:rPr>
                <w:lang w:eastAsia="zh-CN"/>
              </w:rPr>
              <w:tab/>
              <w:t>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4459B6" w:rsidP="005D4871">
            <w:pPr>
              <w:pStyle w:val="TestCaseInfo"/>
              <w:rPr>
                <w:lang w:eastAsia="zh-CN"/>
              </w:rPr>
            </w:pPr>
            <w:r>
              <w:rPr>
                <w:lang w:eastAsia="zh-CN"/>
              </w:rPr>
              <w:t xml:space="preserve">The command </w:t>
            </w:r>
            <w:r w:rsidR="005D4871">
              <w:rPr>
                <w:lang w:eastAsia="zh-CN"/>
              </w:rPr>
              <w:t xml:space="preserve">adds </w:t>
            </w:r>
            <w:r>
              <w:rPr>
                <w:lang w:eastAsia="zh-CN"/>
              </w:rPr>
              <w:t xml:space="preserve">the </w:t>
            </w:r>
            <w:r w:rsidR="005D4871">
              <w:rPr>
                <w:lang w:eastAsia="zh-CN"/>
              </w:rPr>
              <w:t>previous removed vResources.</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49" w:name="_Toc459818134"/>
            <w:r>
              <w:t xml:space="preserve">Function: </w:t>
            </w:r>
            <w:r w:rsidR="00E7531B">
              <w:t>VIM.</w:t>
            </w:r>
            <w:r w:rsidRPr="00C5031A">
              <w:t>RemovevResourceCapability</w:t>
            </w:r>
            <w:r>
              <w:t>()</w:t>
            </w:r>
            <w:bookmarkEnd w:id="849"/>
          </w:p>
        </w:tc>
      </w:tr>
      <w:tr w:rsidR="004459B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List of vResource types and counts to be removed</w:t>
            </w:r>
          </w:p>
          <w:p w:rsidR="004459B6" w:rsidRDefault="004459B6" w:rsidP="004459B6">
            <w:pPr>
              <w:pStyle w:val="TestCaseInfo"/>
              <w:rPr>
                <w:lang w:eastAsia="zh-CN"/>
              </w:rPr>
            </w:pPr>
            <w:r>
              <w:rPr>
                <w:lang w:eastAsia="zh-CN"/>
              </w:rPr>
              <w:t>Type</w:t>
            </w:r>
          </w:p>
          <w:p w:rsidR="004459B6" w:rsidRDefault="004459B6" w:rsidP="004459B6">
            <w:pPr>
              <w:pStyle w:val="TestCaseInfo"/>
              <w:numPr>
                <w:ilvl w:val="0"/>
                <w:numId w:val="160"/>
              </w:numPr>
              <w:rPr>
                <w:lang w:eastAsia="zh-CN"/>
              </w:rPr>
            </w:pPr>
            <w:r>
              <w:rPr>
                <w:lang w:eastAsia="zh-CN"/>
              </w:rPr>
              <w:t>vCPU</w:t>
            </w:r>
          </w:p>
          <w:p w:rsidR="004459B6" w:rsidRDefault="004459B6" w:rsidP="004459B6">
            <w:pPr>
              <w:pStyle w:val="TestCaseInfo"/>
              <w:numPr>
                <w:ilvl w:val="0"/>
                <w:numId w:val="160"/>
              </w:numPr>
              <w:rPr>
                <w:lang w:eastAsia="zh-CN"/>
              </w:rPr>
            </w:pPr>
            <w:r>
              <w:rPr>
                <w:lang w:eastAsia="zh-CN"/>
              </w:rPr>
              <w:t>vMemory</w:t>
            </w:r>
          </w:p>
          <w:p w:rsidR="004459B6" w:rsidRDefault="004459B6" w:rsidP="004459B6">
            <w:pPr>
              <w:pStyle w:val="TestCaseInfo"/>
              <w:numPr>
                <w:ilvl w:val="0"/>
                <w:numId w:val="160"/>
              </w:numPr>
              <w:rPr>
                <w:lang w:eastAsia="zh-CN"/>
              </w:rPr>
            </w:pPr>
            <w:r>
              <w:rPr>
                <w:lang w:eastAsia="zh-CN"/>
              </w:rPr>
              <w:t>vNetwork</w:t>
            </w:r>
          </w:p>
          <w:p w:rsidR="004459B6" w:rsidRDefault="004459B6" w:rsidP="004459B6">
            <w:pPr>
              <w:pStyle w:val="TestCaseInfo"/>
              <w:numPr>
                <w:ilvl w:val="0"/>
                <w:numId w:val="160"/>
              </w:numPr>
              <w:rPr>
                <w:lang w:eastAsia="zh-CN"/>
              </w:rPr>
            </w:pPr>
            <w:r>
              <w:rPr>
                <w:lang w:eastAsia="zh-CN"/>
              </w:rPr>
              <w:t>vStorage</w:t>
            </w:r>
          </w:p>
          <w:p w:rsidR="004459B6" w:rsidRDefault="004459B6" w:rsidP="004459B6">
            <w:pPr>
              <w:pStyle w:val="TestCaseInfo"/>
              <w:numPr>
                <w:ilvl w:val="0"/>
                <w:numId w:val="160"/>
              </w:numPr>
              <w:rPr>
                <w:ins w:id="850" w:author="Dragomir, Mihai-Stefan" w:date="2016-12-08T11:08:00Z"/>
                <w:lang w:eastAsia="zh-CN"/>
              </w:rPr>
            </w:pPr>
            <w:r>
              <w:rPr>
                <w:lang w:eastAsia="zh-CN"/>
              </w:rPr>
              <w:t>vNIC</w:t>
            </w:r>
          </w:p>
          <w:p w:rsidR="001460F4" w:rsidRPr="00D67489" w:rsidRDefault="001460F4">
            <w:pPr>
              <w:pStyle w:val="TestCaseInfo"/>
              <w:rPr>
                <w:lang w:eastAsia="zh-CN"/>
              </w:rPr>
              <w:pPrChange w:id="851" w:author="Dragomir, Mihai-Stefan" w:date="2016-12-08T11:08:00Z">
                <w:pPr>
                  <w:pStyle w:val="TestCaseInfo"/>
                  <w:numPr>
                    <w:numId w:val="160"/>
                  </w:numPr>
                  <w:ind w:left="720" w:hanging="360"/>
                </w:pPr>
              </w:pPrChange>
            </w:pPr>
            <w:ins w:id="852" w:author="Dragomir, Mihai-Stefan" w:date="2016-12-08T11:08:00Z">
              <w:r>
                <w:rPr>
                  <w:lang w:eastAsia="zh-CN"/>
                </w:rPr>
                <w:t>Number of vResources to be removed</w:t>
              </w:r>
            </w:ins>
          </w:p>
        </w:tc>
      </w:tr>
      <w:tr w:rsidR="004459B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vResourceRemovalID</w:t>
            </w:r>
            <w:r>
              <w:rPr>
                <w:lang w:eastAsia="zh-CN"/>
              </w:rPr>
              <w:tab/>
            </w:r>
            <w:r>
              <w:rPr>
                <w:lang w:eastAsia="zh-CN"/>
              </w:rPr>
              <w:tab/>
              <w:t>Success</w:t>
            </w:r>
          </w:p>
          <w:p w:rsidR="004459B6" w:rsidRDefault="004459B6" w:rsidP="004459B6">
            <w:pPr>
              <w:pStyle w:val="TestCaseInfo"/>
              <w:rPr>
                <w:lang w:eastAsia="zh-CN"/>
              </w:rPr>
            </w:pPr>
            <w:r>
              <w:rPr>
                <w:lang w:eastAsia="zh-CN"/>
              </w:rPr>
              <w:lastRenderedPageBreak/>
              <w:t>FALSE</w:t>
            </w:r>
            <w:r>
              <w:rPr>
                <w:lang w:eastAsia="zh-CN"/>
              </w:rPr>
              <w:tab/>
            </w:r>
            <w:r>
              <w:rPr>
                <w:lang w:eastAsia="zh-CN"/>
              </w:rPr>
              <w:tab/>
            </w:r>
            <w:r>
              <w:rPr>
                <w:lang w:eastAsia="zh-CN"/>
              </w:rPr>
              <w:tab/>
            </w:r>
            <w:r>
              <w:rPr>
                <w:lang w:eastAsia="zh-CN"/>
              </w:rPr>
              <w:tab/>
              <w:t>Failure</w:t>
            </w:r>
          </w:p>
        </w:tc>
      </w:tr>
      <w:tr w:rsidR="004459B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The command removes the specified number of vResources so that the VNF scaling will not be able to take advantage of them and reaches a vResource exhaustion when scaling up/out.</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53" w:name="_Toc459818135"/>
            <w:r>
              <w:t xml:space="preserve">Function: </w:t>
            </w:r>
            <w:r w:rsidR="00E7531B">
              <w:t>VIM.</w:t>
            </w:r>
            <w:r w:rsidRPr="00C5031A">
              <w:t>Snapshot.GetComputeImageList</w:t>
            </w:r>
            <w:r>
              <w:t>()</w:t>
            </w:r>
            <w:bookmarkEnd w:id="853"/>
          </w:p>
        </w:tc>
      </w:tr>
    </w:tbl>
    <w:p w:rsidR="00CA1CEB" w:rsidRDefault="00692870" w:rsidP="00C5031A">
      <w:pPr>
        <w:rPr>
          <w:rFonts w:asciiTheme="minorHAnsi" w:hAnsiTheme="minorHAnsi" w:cstheme="minorBidi"/>
        </w:rPr>
      </w:pPr>
      <w:r>
        <w:t>Cross Reference</w:t>
      </w:r>
      <w:r>
        <w:fldChar w:fldCharType="begin"/>
      </w:r>
      <w:r>
        <w:instrText xml:space="preserve"> REF GetComputeImageList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ComputeImageID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vCompute Image information with information per image:</w:t>
            </w:r>
          </w:p>
          <w:p w:rsidR="00CA1CEB" w:rsidRDefault="00CA1CEB" w:rsidP="00FD6C0C">
            <w:pPr>
              <w:pStyle w:val="TestCaseInfo"/>
              <w:numPr>
                <w:ilvl w:val="0"/>
                <w:numId w:val="142"/>
              </w:numPr>
              <w:rPr>
                <w:lang w:eastAsia="zh-CN"/>
              </w:rPr>
            </w:pPr>
            <w:r>
              <w:rPr>
                <w:lang w:eastAsia="zh-CN"/>
              </w:rPr>
              <w:t>ComputeImageID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vCompute images on the system by applying the specified filter.</w:t>
            </w:r>
          </w:p>
        </w:tc>
      </w:tr>
    </w:tbl>
    <w:p w:rsidR="00C5031A" w:rsidRDefault="00692870"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54" w:name="_Toc459818136"/>
            <w:r>
              <w:t xml:space="preserve">Function: </w:t>
            </w:r>
            <w:r w:rsidR="00E7531B">
              <w:t>VIM.</w:t>
            </w:r>
            <w:r w:rsidRPr="00C5031A">
              <w:t>Snapshot.DeleteComputeImage</w:t>
            </w:r>
            <w:r>
              <w:t>()</w:t>
            </w:r>
            <w:bookmarkEnd w:id="854"/>
          </w:p>
        </w:tc>
      </w:tr>
    </w:tbl>
    <w:p w:rsidR="00CA1CEB" w:rsidRDefault="00692870" w:rsidP="00C5031A">
      <w:pPr>
        <w:rPr>
          <w:rFonts w:asciiTheme="minorHAnsi" w:hAnsiTheme="minorHAnsi" w:cstheme="minorBidi"/>
        </w:rPr>
      </w:pPr>
      <w:r>
        <w:t>Cross Reference:</w:t>
      </w:r>
      <w:r>
        <w:fldChar w:fldCharType="begin"/>
      </w:r>
      <w:r>
        <w:instrText xml:space="preserve"> REF Snapshot_DeleteComputeImage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E7531B">
            <w:pPr>
              <w:pStyle w:val="TestCaseInfo"/>
              <w:rPr>
                <w:lang w:eastAsia="zh-CN"/>
              </w:rPr>
            </w:pPr>
            <w:r>
              <w:rPr>
                <w:lang w:eastAsia="zh-CN"/>
              </w:rPr>
              <w:t>ComputeImageID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TRUE</w:t>
            </w:r>
            <w:r>
              <w:rPr>
                <w:lang w:eastAsia="zh-CN"/>
              </w:rPr>
              <w:tab/>
            </w:r>
            <w:r>
              <w:rPr>
                <w:lang w:eastAsia="zh-CN"/>
              </w:rPr>
              <w:tab/>
              <w:t>Success</w:t>
            </w:r>
          </w:p>
          <w:p w:rsidR="00CA1CEB" w:rsidRDefault="00CA1CEB" w:rsidP="00B56E26">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The command erases the specified vCompute node image.</w:t>
            </w:r>
          </w:p>
        </w:tc>
      </w:tr>
    </w:tbl>
    <w:p w:rsidR="00C5031A" w:rsidRDefault="00692870" w:rsidP="00C5031A">
      <w:r>
        <w:fldChar w:fldCharType="end"/>
      </w:r>
    </w:p>
    <w:p w:rsidR="00DB511F" w:rsidRDefault="00DB511F"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55" w:name="_Toc459818137"/>
            <w:r>
              <w:t xml:space="preserve">Function: </w:t>
            </w:r>
            <w:r w:rsidR="00E7531B">
              <w:t>VIM.</w:t>
            </w:r>
            <w:r w:rsidRPr="00C5031A">
              <w:t>Snapshot.GetStorageImageList</w:t>
            </w:r>
            <w:r>
              <w:t>()</w:t>
            </w:r>
            <w:bookmarkEnd w:id="855"/>
          </w:p>
        </w:tc>
      </w:tr>
    </w:tbl>
    <w:p w:rsidR="00CA1CEB" w:rsidRDefault="00692870" w:rsidP="00C5031A">
      <w:pPr>
        <w:rPr>
          <w:rFonts w:asciiTheme="minorHAnsi" w:hAnsiTheme="minorHAnsi" w:cstheme="minorBidi"/>
        </w:rPr>
      </w:pPr>
      <w:r>
        <w:t>Cross Reference:</w:t>
      </w:r>
      <w:r w:rsidR="00DB511F">
        <w:fldChar w:fldCharType="begin"/>
      </w:r>
      <w:r w:rsidR="00DB511F">
        <w:instrText xml:space="preserve"> REF GetStorageImageList </w:instrText>
      </w:r>
      <w:r w:rsidR="00DB511F">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StorageImageID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List of vStorage Image information with information per image:</w:t>
            </w:r>
          </w:p>
          <w:p w:rsidR="00CA1CEB" w:rsidRDefault="00CA1CEB" w:rsidP="00FD6C0C">
            <w:pPr>
              <w:pStyle w:val="TestCaseInfo"/>
              <w:numPr>
                <w:ilvl w:val="0"/>
                <w:numId w:val="142"/>
              </w:numPr>
              <w:rPr>
                <w:lang w:eastAsia="zh-CN"/>
              </w:rPr>
            </w:pPr>
            <w:r>
              <w:rPr>
                <w:lang w:eastAsia="zh-CN"/>
              </w:rPr>
              <w:t>StorageImageID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vStorage images on the system by applying the specified filter.</w:t>
            </w:r>
          </w:p>
        </w:tc>
      </w:tr>
    </w:tbl>
    <w:p w:rsidR="00C5031A" w:rsidRDefault="00DB511F"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56" w:name="_Toc459818138"/>
            <w:r>
              <w:t xml:space="preserve">Function: </w:t>
            </w:r>
            <w:r w:rsidR="00E7531B">
              <w:t>VIM.</w:t>
            </w:r>
            <w:r w:rsidR="00E7531B" w:rsidRPr="00E7531B">
              <w:t>Snapshot.DeleteStorageImage</w:t>
            </w:r>
            <w:r>
              <w:t>()</w:t>
            </w:r>
            <w:bookmarkEnd w:id="856"/>
          </w:p>
        </w:tc>
      </w:tr>
    </w:tbl>
    <w:p w:rsidR="00CA1CEB" w:rsidRDefault="00692870" w:rsidP="00C5031A">
      <w:pPr>
        <w:rPr>
          <w:rFonts w:asciiTheme="minorHAnsi" w:hAnsiTheme="minorHAnsi" w:cstheme="minorBidi"/>
        </w:rPr>
      </w:pPr>
      <w:r>
        <w:lastRenderedPageBreak/>
        <w:t>Cross Reference</w:t>
      </w:r>
      <w:r>
        <w:fldChar w:fldCharType="begin"/>
      </w:r>
      <w:r>
        <w:instrText xml:space="preserve"> REF DeleteStorageImage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D94849">
            <w:pPr>
              <w:pStyle w:val="TestCaseInfo"/>
              <w:rPr>
                <w:lang w:eastAsia="zh-CN"/>
              </w:rPr>
            </w:pPr>
            <w:r>
              <w:rPr>
                <w:lang w:eastAsia="zh-CN"/>
              </w:rPr>
              <w:t>StorageImageID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TRUE</w:t>
            </w:r>
            <w:r>
              <w:rPr>
                <w:lang w:eastAsia="zh-CN"/>
              </w:rPr>
              <w:tab/>
            </w:r>
            <w:r>
              <w:rPr>
                <w:lang w:eastAsia="zh-CN"/>
              </w:rPr>
              <w:tab/>
              <w:t>Success</w:t>
            </w:r>
          </w:p>
          <w:p w:rsidR="00CA1CEB" w:rsidRDefault="00CA1CEB" w:rsidP="00D94849">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erases the specified vStorage image.</w:t>
            </w:r>
          </w:p>
        </w:tc>
      </w:tr>
    </w:tbl>
    <w:p w:rsidR="00C5031A" w:rsidDel="009B59E7" w:rsidRDefault="00692870" w:rsidP="00C5031A">
      <w:pPr>
        <w:rPr>
          <w:del w:id="857" w:author="Dragomir, Mihai-Stefan" w:date="2016-12-08T11:08:00Z"/>
        </w:rPr>
      </w:pPr>
      <w:r>
        <w:fldChar w:fldCharType="end"/>
      </w:r>
    </w:p>
    <w:p w:rsidR="00692870" w:rsidDel="009B59E7" w:rsidRDefault="00692870" w:rsidP="00C5031A">
      <w:pPr>
        <w:rPr>
          <w:del w:id="858" w:author="Dragomir, Mihai-Stefan" w:date="2016-12-08T11:08: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Change w:id="859" w:author="Dragomir, Mihai-Stefan" w:date="2016-12-08T11:07:00Z">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PrChange>
      </w:tblPr>
      <w:tblGrid>
        <w:gridCol w:w="1351"/>
        <w:gridCol w:w="7979"/>
        <w:tblGridChange w:id="860">
          <w:tblGrid>
            <w:gridCol w:w="1351"/>
            <w:gridCol w:w="7979"/>
          </w:tblGrid>
        </w:tblGridChange>
      </w:tblGrid>
      <w:tr w:rsidR="00C5031A" w:rsidDel="009B59E7" w:rsidTr="009B59E7">
        <w:trPr>
          <w:del w:id="861" w:author="Dragomir, Mihai-Stefan" w:date="2016-12-08T11:08:00Z"/>
        </w:trPr>
        <w:tc>
          <w:tcPr>
            <w:tcW w:w="9330" w:type="dxa"/>
            <w:gridSpan w:val="2"/>
            <w:tcBorders>
              <w:top w:val="single" w:sz="2" w:space="0" w:color="auto"/>
              <w:left w:val="single" w:sz="2" w:space="0" w:color="auto"/>
              <w:bottom w:val="single" w:sz="2" w:space="0" w:color="auto"/>
              <w:right w:val="single" w:sz="2" w:space="0" w:color="auto"/>
            </w:tcBorders>
            <w:tcPrChange w:id="862" w:author="Dragomir, Mihai-Stefan" w:date="2016-12-08T11:07:00Z">
              <w:tcPr>
                <w:tcW w:w="9330" w:type="dxa"/>
                <w:gridSpan w:val="2"/>
                <w:tcBorders>
                  <w:top w:val="single" w:sz="2" w:space="0" w:color="auto"/>
                  <w:left w:val="single" w:sz="2" w:space="0" w:color="auto"/>
                  <w:bottom w:val="single" w:sz="2" w:space="0" w:color="auto"/>
                  <w:right w:val="single" w:sz="2" w:space="0" w:color="auto"/>
                </w:tcBorders>
              </w:tcPr>
            </w:tcPrChange>
          </w:tcPr>
          <w:p w:rsidR="00C5031A" w:rsidDel="009B59E7" w:rsidRDefault="00C5031A" w:rsidP="008E2D32">
            <w:pPr>
              <w:pStyle w:val="Function"/>
              <w:rPr>
                <w:del w:id="863" w:author="Dragomir, Mihai-Stefan" w:date="2016-12-08T11:08:00Z"/>
              </w:rPr>
            </w:pPr>
            <w:bookmarkStart w:id="864" w:name="_Toc459818139"/>
            <w:del w:id="865" w:author="Dragomir, Mihai-Stefan" w:date="2016-12-08T11:07:00Z">
              <w:r w:rsidDel="009B59E7">
                <w:delText xml:space="preserve">Function: </w:delText>
              </w:r>
              <w:r w:rsidR="00E7531B" w:rsidDel="009B59E7">
                <w:delText>VIM.</w:delText>
              </w:r>
              <w:r w:rsidR="00E7531B" w:rsidRPr="00E7531B" w:rsidDel="009B59E7">
                <w:delText>ReduceNFVIvResource</w:delText>
              </w:r>
              <w:r w:rsidDel="009B59E7">
                <w:delText>()</w:delText>
              </w:r>
            </w:del>
            <w:bookmarkEnd w:id="864"/>
          </w:p>
        </w:tc>
      </w:tr>
      <w:tr w:rsidR="00C5031A" w:rsidDel="009B59E7" w:rsidTr="009B59E7">
        <w:trPr>
          <w:trHeight w:val="247"/>
          <w:del w:id="866" w:author="Dragomir, Mihai-Stefan" w:date="2016-12-08T11:08:00Z"/>
          <w:trPrChange w:id="867" w:author="Dragomir, Mihai-Stefan" w:date="2016-12-08T11:07:00Z">
            <w:trPr>
              <w:trHeight w:val="247"/>
            </w:trPr>
          </w:trPrChange>
        </w:trPr>
        <w:tc>
          <w:tcPr>
            <w:tcW w:w="1351" w:type="dxa"/>
            <w:tcBorders>
              <w:top w:val="single" w:sz="2" w:space="0" w:color="auto"/>
              <w:left w:val="single" w:sz="2" w:space="0" w:color="auto"/>
              <w:bottom w:val="single" w:sz="2" w:space="0" w:color="auto"/>
              <w:right w:val="single" w:sz="2" w:space="0" w:color="auto"/>
            </w:tcBorders>
            <w:vAlign w:val="center"/>
            <w:tcPrChange w:id="868" w:author="Dragomir, Mihai-Stefan" w:date="2016-12-08T11:07:00Z">
              <w:tcPr>
                <w:tcW w:w="1351" w:type="dxa"/>
                <w:tcBorders>
                  <w:top w:val="single" w:sz="2" w:space="0" w:color="auto"/>
                  <w:left w:val="single" w:sz="2" w:space="0" w:color="auto"/>
                  <w:bottom w:val="single" w:sz="2" w:space="0" w:color="auto"/>
                  <w:right w:val="single" w:sz="2" w:space="0" w:color="auto"/>
                </w:tcBorders>
                <w:vAlign w:val="center"/>
              </w:tcPr>
            </w:tcPrChange>
          </w:tcPr>
          <w:p w:rsidR="00C5031A" w:rsidDel="009B59E7" w:rsidRDefault="00C5031A" w:rsidP="00E7531B">
            <w:pPr>
              <w:pStyle w:val="TestCaseDescription"/>
              <w:rPr>
                <w:del w:id="869" w:author="Dragomir, Mihai-Stefan" w:date="2016-12-08T11:08:00Z"/>
              </w:rPr>
            </w:pPr>
            <w:del w:id="870" w:author="Dragomir, Mihai-Stefan" w:date="2016-12-08T11:07:00Z">
              <w:r w:rsidDel="009B59E7">
                <w:delText>Input:</w:delText>
              </w:r>
            </w:del>
          </w:p>
        </w:tc>
        <w:tc>
          <w:tcPr>
            <w:tcW w:w="7979" w:type="dxa"/>
            <w:tcBorders>
              <w:top w:val="single" w:sz="2" w:space="0" w:color="auto"/>
              <w:left w:val="single" w:sz="2" w:space="0" w:color="auto"/>
              <w:bottom w:val="single" w:sz="2" w:space="0" w:color="auto"/>
              <w:right w:val="single" w:sz="2" w:space="0" w:color="auto"/>
            </w:tcBorders>
            <w:tcPrChange w:id="871" w:author="Dragomir, Mihai-Stefan" w:date="2016-12-08T11:07:00Z">
              <w:tcPr>
                <w:tcW w:w="7979" w:type="dxa"/>
                <w:tcBorders>
                  <w:top w:val="single" w:sz="2" w:space="0" w:color="auto"/>
                  <w:left w:val="single" w:sz="2" w:space="0" w:color="auto"/>
                  <w:bottom w:val="single" w:sz="2" w:space="0" w:color="auto"/>
                  <w:right w:val="single" w:sz="2" w:space="0" w:color="auto"/>
                </w:tcBorders>
              </w:tcPr>
            </w:tcPrChange>
          </w:tcPr>
          <w:p w:rsidR="00C5031A" w:rsidRPr="00D67489" w:rsidDel="009B59E7" w:rsidRDefault="00C5031A" w:rsidP="00E7531B">
            <w:pPr>
              <w:pStyle w:val="TestCaseInfo"/>
              <w:rPr>
                <w:del w:id="872" w:author="Dragomir, Mihai-Stefan" w:date="2016-12-08T11:08:00Z"/>
                <w:lang w:eastAsia="zh-CN"/>
              </w:rPr>
            </w:pPr>
          </w:p>
        </w:tc>
      </w:tr>
      <w:tr w:rsidR="00C5031A" w:rsidDel="009B59E7" w:rsidTr="009B59E7">
        <w:trPr>
          <w:del w:id="873" w:author="Dragomir, Mihai-Stefan" w:date="2016-12-08T11:08:00Z"/>
        </w:trPr>
        <w:tc>
          <w:tcPr>
            <w:tcW w:w="1351" w:type="dxa"/>
            <w:tcBorders>
              <w:top w:val="single" w:sz="2" w:space="0" w:color="auto"/>
              <w:left w:val="single" w:sz="2" w:space="0" w:color="auto"/>
              <w:bottom w:val="single" w:sz="2" w:space="0" w:color="auto"/>
              <w:right w:val="single" w:sz="2" w:space="0" w:color="auto"/>
            </w:tcBorders>
            <w:vAlign w:val="center"/>
            <w:tcPrChange w:id="874" w:author="Dragomir, Mihai-Stefan" w:date="2016-12-08T11:07:00Z">
              <w:tcPr>
                <w:tcW w:w="1351" w:type="dxa"/>
                <w:tcBorders>
                  <w:top w:val="single" w:sz="2" w:space="0" w:color="auto"/>
                  <w:left w:val="single" w:sz="2" w:space="0" w:color="auto"/>
                  <w:bottom w:val="single" w:sz="2" w:space="0" w:color="auto"/>
                  <w:right w:val="single" w:sz="2" w:space="0" w:color="auto"/>
                </w:tcBorders>
                <w:vAlign w:val="center"/>
              </w:tcPr>
            </w:tcPrChange>
          </w:tcPr>
          <w:p w:rsidR="00C5031A" w:rsidDel="009B59E7" w:rsidRDefault="00C5031A" w:rsidP="00E7531B">
            <w:pPr>
              <w:pStyle w:val="TestCaseDescription"/>
              <w:rPr>
                <w:del w:id="875" w:author="Dragomir, Mihai-Stefan" w:date="2016-12-08T11:08:00Z"/>
              </w:rPr>
            </w:pPr>
            <w:del w:id="876" w:author="Dragomir, Mihai-Stefan" w:date="2016-12-08T11:07:00Z">
              <w:r w:rsidDel="009B59E7">
                <w:delText>Return</w:delText>
              </w:r>
            </w:del>
          </w:p>
        </w:tc>
        <w:tc>
          <w:tcPr>
            <w:tcW w:w="7979" w:type="dxa"/>
            <w:tcBorders>
              <w:top w:val="single" w:sz="2" w:space="0" w:color="auto"/>
              <w:left w:val="single" w:sz="2" w:space="0" w:color="auto"/>
              <w:bottom w:val="single" w:sz="2" w:space="0" w:color="auto"/>
              <w:right w:val="single" w:sz="2" w:space="0" w:color="auto"/>
            </w:tcBorders>
            <w:tcPrChange w:id="877" w:author="Dragomir, Mihai-Stefan" w:date="2016-12-08T11:07:00Z">
              <w:tcPr>
                <w:tcW w:w="7979" w:type="dxa"/>
                <w:tcBorders>
                  <w:top w:val="single" w:sz="2" w:space="0" w:color="auto"/>
                  <w:left w:val="single" w:sz="2" w:space="0" w:color="auto"/>
                  <w:bottom w:val="single" w:sz="2" w:space="0" w:color="auto"/>
                  <w:right w:val="single" w:sz="2" w:space="0" w:color="auto"/>
                </w:tcBorders>
              </w:tcPr>
            </w:tcPrChange>
          </w:tcPr>
          <w:p w:rsidR="00C5031A" w:rsidDel="009B59E7" w:rsidRDefault="00C5031A" w:rsidP="00E7531B">
            <w:pPr>
              <w:pStyle w:val="TestCaseInfo"/>
              <w:rPr>
                <w:del w:id="878" w:author="Dragomir, Mihai-Stefan" w:date="2016-12-08T11:08:00Z"/>
                <w:lang w:eastAsia="zh-CN"/>
              </w:rPr>
            </w:pPr>
          </w:p>
        </w:tc>
      </w:tr>
      <w:tr w:rsidR="00C5031A" w:rsidDel="009B59E7" w:rsidTr="009B59E7">
        <w:trPr>
          <w:trHeight w:val="283"/>
          <w:del w:id="879" w:author="Dragomir, Mihai-Stefan" w:date="2016-12-08T11:08:00Z"/>
          <w:trPrChange w:id="880" w:author="Dragomir, Mihai-Stefan" w:date="2016-12-08T11:07:00Z">
            <w:trPr>
              <w:trHeight w:val="283"/>
            </w:trPr>
          </w:trPrChange>
        </w:trPr>
        <w:tc>
          <w:tcPr>
            <w:tcW w:w="1351" w:type="dxa"/>
            <w:tcBorders>
              <w:top w:val="single" w:sz="2" w:space="0" w:color="auto"/>
              <w:left w:val="single" w:sz="2" w:space="0" w:color="auto"/>
              <w:bottom w:val="single" w:sz="2" w:space="0" w:color="auto"/>
              <w:right w:val="single" w:sz="2" w:space="0" w:color="auto"/>
            </w:tcBorders>
            <w:vAlign w:val="center"/>
            <w:tcPrChange w:id="881" w:author="Dragomir, Mihai-Stefan" w:date="2016-12-08T11:07:00Z">
              <w:tcPr>
                <w:tcW w:w="1351" w:type="dxa"/>
                <w:tcBorders>
                  <w:top w:val="single" w:sz="2" w:space="0" w:color="auto"/>
                  <w:left w:val="single" w:sz="2" w:space="0" w:color="auto"/>
                  <w:bottom w:val="single" w:sz="2" w:space="0" w:color="auto"/>
                  <w:right w:val="single" w:sz="2" w:space="0" w:color="auto"/>
                </w:tcBorders>
                <w:vAlign w:val="center"/>
              </w:tcPr>
            </w:tcPrChange>
          </w:tcPr>
          <w:p w:rsidR="00C5031A" w:rsidDel="009B59E7" w:rsidRDefault="00C5031A" w:rsidP="00E7531B">
            <w:pPr>
              <w:pStyle w:val="TestCaseDescription"/>
              <w:rPr>
                <w:del w:id="882" w:author="Dragomir, Mihai-Stefan" w:date="2016-12-08T11:08:00Z"/>
              </w:rPr>
            </w:pPr>
            <w:del w:id="883" w:author="Dragomir, Mihai-Stefan" w:date="2016-12-08T11:07:00Z">
              <w:r w:rsidDel="009B59E7">
                <w:delText>Description</w:delText>
              </w:r>
            </w:del>
          </w:p>
        </w:tc>
        <w:tc>
          <w:tcPr>
            <w:tcW w:w="7979" w:type="dxa"/>
            <w:tcBorders>
              <w:top w:val="single" w:sz="2" w:space="0" w:color="auto"/>
              <w:left w:val="single" w:sz="2" w:space="0" w:color="auto"/>
              <w:bottom w:val="single" w:sz="2" w:space="0" w:color="auto"/>
              <w:right w:val="single" w:sz="2" w:space="0" w:color="auto"/>
            </w:tcBorders>
            <w:tcPrChange w:id="884" w:author="Dragomir, Mihai-Stefan" w:date="2016-12-08T11:07:00Z">
              <w:tcPr>
                <w:tcW w:w="7979" w:type="dxa"/>
                <w:tcBorders>
                  <w:top w:val="single" w:sz="2" w:space="0" w:color="auto"/>
                  <w:left w:val="single" w:sz="2" w:space="0" w:color="auto"/>
                  <w:bottom w:val="single" w:sz="2" w:space="0" w:color="auto"/>
                  <w:right w:val="single" w:sz="2" w:space="0" w:color="auto"/>
                </w:tcBorders>
              </w:tcPr>
            </w:tcPrChange>
          </w:tcPr>
          <w:p w:rsidR="00C5031A" w:rsidDel="009B59E7" w:rsidRDefault="00C5031A" w:rsidP="00E7531B">
            <w:pPr>
              <w:pStyle w:val="TestCaseInfo"/>
              <w:rPr>
                <w:del w:id="885" w:author="Dragomir, Mihai-Stefan" w:date="2016-12-08T11:08:00Z"/>
                <w:lang w:eastAsia="zh-CN"/>
              </w:rPr>
            </w:pP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86" w:name="_Toc459818140"/>
            <w:r>
              <w:t xml:space="preserve">Function: </w:t>
            </w:r>
            <w:r w:rsidR="00E7531B">
              <w:t>VIM.</w:t>
            </w:r>
            <w:r w:rsidR="00E7531B" w:rsidRPr="00E7531B">
              <w:t>Fault.ListFaultNotificationRegistration</w:t>
            </w:r>
            <w:r>
              <w:t>()</w:t>
            </w:r>
            <w:bookmarkEnd w:id="886"/>
          </w:p>
        </w:tc>
      </w:tr>
    </w:tbl>
    <w:p w:rsidR="00CA1CEB" w:rsidRDefault="009848AB" w:rsidP="00C5031A">
      <w:pPr>
        <w:rPr>
          <w:rFonts w:asciiTheme="minorHAnsi" w:hAnsiTheme="minorHAnsi" w:cstheme="minorBidi"/>
        </w:rPr>
      </w:pPr>
      <w:r>
        <w:t>Cross Reference</w:t>
      </w:r>
      <w:r>
        <w:fldChar w:fldCharType="begin"/>
      </w:r>
      <w:r>
        <w:instrText xml:space="preserve"> REF ListFaultNotificationRegistration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370FB">
            <w:pPr>
              <w:pStyle w:val="TestCaseInfo"/>
              <w:rPr>
                <w:lang w:eastAsia="zh-CN"/>
              </w:rPr>
            </w:pPr>
            <w:r>
              <w:rPr>
                <w:lang w:eastAsia="zh-CN"/>
              </w:rPr>
              <w:t>Type:</w:t>
            </w:r>
          </w:p>
          <w:p w:rsidR="00CA1CEB" w:rsidRDefault="00CA1CEB" w:rsidP="005370FB">
            <w:pPr>
              <w:pStyle w:val="TestCaseInfo"/>
              <w:numPr>
                <w:ilvl w:val="0"/>
                <w:numId w:val="155"/>
              </w:numPr>
              <w:rPr>
                <w:lang w:eastAsia="zh-CN"/>
              </w:rPr>
            </w:pPr>
            <w:r>
              <w:rPr>
                <w:lang w:eastAsia="zh-CN"/>
              </w:rPr>
              <w:t>vCPU</w:t>
            </w:r>
          </w:p>
          <w:p w:rsidR="00CA1CEB" w:rsidRDefault="00CA1CEB" w:rsidP="005370FB">
            <w:pPr>
              <w:pStyle w:val="TestCaseInfo"/>
              <w:numPr>
                <w:ilvl w:val="0"/>
                <w:numId w:val="155"/>
              </w:numPr>
              <w:rPr>
                <w:lang w:eastAsia="zh-CN"/>
              </w:rPr>
            </w:pPr>
            <w:r>
              <w:rPr>
                <w:lang w:eastAsia="zh-CN"/>
              </w:rPr>
              <w:t>vMemory</w:t>
            </w:r>
          </w:p>
          <w:p w:rsidR="00CA1CEB" w:rsidRDefault="00CA1CEB" w:rsidP="005370FB">
            <w:pPr>
              <w:pStyle w:val="TestCaseInfo"/>
              <w:numPr>
                <w:ilvl w:val="0"/>
                <w:numId w:val="155"/>
              </w:numPr>
              <w:rPr>
                <w:lang w:eastAsia="zh-CN"/>
              </w:rPr>
            </w:pPr>
            <w:r>
              <w:rPr>
                <w:lang w:eastAsia="zh-CN"/>
              </w:rPr>
              <w:t>vNetwork</w:t>
            </w:r>
          </w:p>
          <w:p w:rsidR="00CA1CEB" w:rsidRDefault="00CA1CEB" w:rsidP="005370FB">
            <w:pPr>
              <w:pStyle w:val="TestCaseInfo"/>
              <w:numPr>
                <w:ilvl w:val="0"/>
                <w:numId w:val="155"/>
              </w:numPr>
              <w:rPr>
                <w:lang w:eastAsia="zh-CN"/>
              </w:rPr>
            </w:pPr>
            <w:r>
              <w:rPr>
                <w:lang w:eastAsia="zh-CN"/>
              </w:rPr>
              <w:t>vStorage</w:t>
            </w:r>
          </w:p>
          <w:p w:rsidR="00CA1CEB" w:rsidRDefault="00CA1CEB" w:rsidP="005370FB">
            <w:pPr>
              <w:pStyle w:val="TestCaseInfo"/>
              <w:numPr>
                <w:ilvl w:val="0"/>
                <w:numId w:val="155"/>
              </w:numPr>
              <w:rPr>
                <w:lang w:eastAsia="zh-CN"/>
              </w:rPr>
            </w:pPr>
            <w:r>
              <w:rPr>
                <w:lang w:eastAsia="zh-CN"/>
              </w:rPr>
              <w:t>ANY</w:t>
            </w:r>
          </w:p>
          <w:p w:rsidR="00CA1CEB" w:rsidRDefault="00CA1CEB" w:rsidP="005370FB">
            <w:pPr>
              <w:pStyle w:val="TestCaseInfo"/>
              <w:rPr>
                <w:lang w:eastAsia="zh-CN"/>
              </w:rPr>
            </w:pPr>
            <w:r>
              <w:rPr>
                <w:lang w:eastAsia="zh-CN"/>
              </w:rPr>
              <w:t>Severity:</w:t>
            </w:r>
          </w:p>
          <w:p w:rsidR="00CA1CEB" w:rsidRDefault="00CA1CEB" w:rsidP="005370FB">
            <w:pPr>
              <w:pStyle w:val="TestCaseInfo"/>
              <w:numPr>
                <w:ilvl w:val="0"/>
                <w:numId w:val="154"/>
              </w:numPr>
              <w:rPr>
                <w:lang w:eastAsia="zh-CN"/>
              </w:rPr>
            </w:pPr>
            <w:r>
              <w:rPr>
                <w:lang w:eastAsia="zh-CN"/>
              </w:rPr>
              <w:t>Critical</w:t>
            </w:r>
          </w:p>
          <w:p w:rsidR="00CA1CEB" w:rsidRDefault="00CA1CEB" w:rsidP="005370FB">
            <w:pPr>
              <w:pStyle w:val="TestCaseInfo"/>
              <w:numPr>
                <w:ilvl w:val="0"/>
                <w:numId w:val="154"/>
              </w:numPr>
              <w:rPr>
                <w:lang w:eastAsia="zh-CN"/>
              </w:rPr>
            </w:pPr>
            <w:r>
              <w:rPr>
                <w:lang w:eastAsia="zh-CN"/>
              </w:rPr>
              <w:t>Major</w:t>
            </w:r>
          </w:p>
          <w:p w:rsidR="00CA1CEB" w:rsidRDefault="00CA1CEB" w:rsidP="005370FB">
            <w:pPr>
              <w:pStyle w:val="TestCaseInfo"/>
              <w:numPr>
                <w:ilvl w:val="0"/>
                <w:numId w:val="154"/>
              </w:numPr>
              <w:rPr>
                <w:lang w:eastAsia="zh-CN"/>
              </w:rPr>
            </w:pPr>
            <w:r>
              <w:rPr>
                <w:lang w:eastAsia="zh-CN"/>
              </w:rPr>
              <w:t>Minor</w:t>
            </w:r>
          </w:p>
          <w:p w:rsidR="00CA1CEB" w:rsidRDefault="00CA1CEB" w:rsidP="005370FB">
            <w:pPr>
              <w:pStyle w:val="TestCaseInfo"/>
              <w:numPr>
                <w:ilvl w:val="0"/>
                <w:numId w:val="154"/>
              </w:numPr>
              <w:rPr>
                <w:lang w:eastAsia="zh-CN"/>
              </w:rPr>
            </w:pPr>
            <w:r>
              <w:rPr>
                <w:lang w:eastAsia="zh-CN"/>
              </w:rPr>
              <w:t>Warning</w:t>
            </w:r>
          </w:p>
          <w:p w:rsidR="00CA1CEB" w:rsidRDefault="00CA1CEB" w:rsidP="005370FB">
            <w:pPr>
              <w:pStyle w:val="TestCaseInfo"/>
              <w:numPr>
                <w:ilvl w:val="0"/>
                <w:numId w:val="154"/>
              </w:numPr>
              <w:rPr>
                <w:lang w:eastAsia="zh-CN"/>
              </w:rPr>
            </w:pPr>
            <w:r>
              <w:rPr>
                <w:lang w:eastAsia="zh-CN"/>
              </w:rPr>
              <w:t>Indeterminate</w:t>
            </w:r>
          </w:p>
          <w:p w:rsidR="00CA1CEB" w:rsidRPr="00D67489" w:rsidRDefault="00CA1CEB" w:rsidP="005370FB">
            <w:pPr>
              <w:pStyle w:val="TestCaseInfo"/>
              <w:numPr>
                <w:ilvl w:val="0"/>
                <w:numId w:val="154"/>
              </w:numPr>
              <w:rPr>
                <w:lang w:eastAsia="zh-CN"/>
              </w:rPr>
            </w:pPr>
            <w:r>
              <w:rPr>
                <w:lang w:eastAsia="zh-CN"/>
              </w:rPr>
              <w:t>ANY</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Fault Notifications passing the filter with following information:</w:t>
            </w:r>
          </w:p>
          <w:p w:rsidR="00CA1CEB" w:rsidRDefault="00CA1CEB" w:rsidP="004F5EAE">
            <w:pPr>
              <w:pStyle w:val="TestCaseInfo"/>
              <w:numPr>
                <w:ilvl w:val="0"/>
                <w:numId w:val="156"/>
              </w:numPr>
              <w:rPr>
                <w:lang w:eastAsia="zh-CN"/>
              </w:rPr>
            </w:pPr>
            <w:r>
              <w:rPr>
                <w:lang w:eastAsia="zh-CN"/>
              </w:rPr>
              <w:t>FaultRegisterID</w:t>
            </w:r>
          </w:p>
          <w:p w:rsidR="00CA1CEB" w:rsidRDefault="00CA1CEB" w:rsidP="004F5EAE">
            <w:pPr>
              <w:pStyle w:val="TestCaseInfo"/>
              <w:numPr>
                <w:ilvl w:val="0"/>
                <w:numId w:val="156"/>
              </w:numPr>
              <w:rPr>
                <w:lang w:eastAsia="zh-CN"/>
              </w:rPr>
            </w:pPr>
            <w:r>
              <w:rPr>
                <w:lang w:eastAsia="zh-CN"/>
              </w:rPr>
              <w:t>Type</w:t>
            </w:r>
          </w:p>
          <w:p w:rsidR="0096611A" w:rsidRDefault="00CA1CEB" w:rsidP="00963FFC">
            <w:pPr>
              <w:pStyle w:val="TestCaseInfo"/>
              <w:numPr>
                <w:ilvl w:val="0"/>
                <w:numId w:val="156"/>
              </w:numPr>
              <w:rPr>
                <w:lang w:eastAsia="zh-CN"/>
              </w:rPr>
            </w:pPr>
            <w:r>
              <w:rPr>
                <w:lang w:eastAsia="zh-CN"/>
              </w:rPr>
              <w:t>Severity</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 xml:space="preserve">The command retrieves all Fault Notification registrations at the VIM passing the filter. </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87" w:name="_Toc459818141"/>
            <w:r>
              <w:t xml:space="preserve">Function: </w:t>
            </w:r>
            <w:r w:rsidR="00E7531B">
              <w:t>VIM.</w:t>
            </w:r>
            <w:r w:rsidR="00E7531B" w:rsidRPr="00E7531B">
              <w:t>Fault.ListFaultNotificationInformation</w:t>
            </w:r>
            <w:r>
              <w:t>()</w:t>
            </w:r>
            <w:bookmarkEnd w:id="887"/>
          </w:p>
        </w:tc>
      </w:tr>
    </w:tbl>
    <w:p w:rsidR="00CA1CEB" w:rsidRDefault="009848AB" w:rsidP="00C5031A">
      <w:pPr>
        <w:rPr>
          <w:rFonts w:asciiTheme="minorHAnsi" w:hAnsiTheme="minorHAnsi" w:cstheme="minorBidi"/>
        </w:rPr>
      </w:pPr>
      <w:r>
        <w:t>Cross Reference</w:t>
      </w:r>
      <w:r>
        <w:fldChar w:fldCharType="begin"/>
      </w:r>
      <w:r>
        <w:instrText xml:space="preserve"> REF ListFaultNotificationInformation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2294D">
            <w:pPr>
              <w:pStyle w:val="TestCaseInfo"/>
              <w:rPr>
                <w:lang w:eastAsia="zh-CN"/>
              </w:rPr>
            </w:pPr>
            <w:r>
              <w:rPr>
                <w:lang w:eastAsia="zh-CN"/>
              </w:rPr>
              <w:t>FaultRegisterID or ANY</w:t>
            </w:r>
          </w:p>
          <w:p w:rsidR="00CA1CEB" w:rsidRDefault="00CA1CEB" w:rsidP="0052294D">
            <w:pPr>
              <w:pStyle w:val="TestCaseInfo"/>
              <w:rPr>
                <w:lang w:eastAsia="zh-CN"/>
              </w:rPr>
            </w:pP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Pr="00D67489" w:rsidRDefault="00CA1CEB" w:rsidP="004F5EAE">
            <w:pPr>
              <w:pStyle w:val="TestCaseInfo"/>
              <w:numPr>
                <w:ilvl w:val="0"/>
                <w:numId w:val="159"/>
              </w:numPr>
              <w:rPr>
                <w:lang w:eastAsia="zh-CN"/>
              </w:rPr>
            </w:pPr>
            <w:r>
              <w:rPr>
                <w:lang w:eastAsia="zh-CN"/>
              </w:rPr>
              <w:t>vStorage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6611A" w:rsidRDefault="00CA1CEB" w:rsidP="0052294D">
            <w:pPr>
              <w:pStyle w:val="TestCaseInfo"/>
              <w:rPr>
                <w:lang w:eastAsia="zh-CN"/>
              </w:rPr>
            </w:pPr>
            <w:r>
              <w:rPr>
                <w:lang w:eastAsia="zh-CN"/>
              </w:rPr>
              <w:t>FaultRegisterID</w:t>
            </w: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Default="00CA1CEB" w:rsidP="0052294D">
            <w:pPr>
              <w:pStyle w:val="TestCaseInfo"/>
              <w:rPr>
                <w:lang w:eastAsia="zh-CN"/>
              </w:rPr>
            </w:pPr>
            <w:r>
              <w:rPr>
                <w:lang w:eastAsia="zh-CN"/>
              </w:rPr>
              <w:t>vStorage Severity</w:t>
            </w:r>
          </w:p>
          <w:p w:rsidR="00CA1CEB" w:rsidRDefault="00CA1CEB" w:rsidP="004F5EAE">
            <w:pPr>
              <w:pStyle w:val="TestCaseInfo"/>
              <w:numPr>
                <w:ilvl w:val="0"/>
                <w:numId w:val="158"/>
              </w:numPr>
              <w:rPr>
                <w:lang w:eastAsia="zh-CN"/>
              </w:rPr>
            </w:pPr>
            <w:r>
              <w:rPr>
                <w:lang w:eastAsia="zh-CN"/>
              </w:rPr>
              <w:t>Critical</w:t>
            </w:r>
          </w:p>
          <w:p w:rsidR="00CA1CEB" w:rsidRDefault="00CA1CEB" w:rsidP="004F5EAE">
            <w:pPr>
              <w:pStyle w:val="TestCaseInfo"/>
              <w:numPr>
                <w:ilvl w:val="0"/>
                <w:numId w:val="158"/>
              </w:numPr>
              <w:rPr>
                <w:lang w:eastAsia="zh-CN"/>
              </w:rPr>
            </w:pPr>
            <w:r>
              <w:rPr>
                <w:lang w:eastAsia="zh-CN"/>
              </w:rPr>
              <w:t>Major</w:t>
            </w:r>
          </w:p>
          <w:p w:rsidR="00CA1CEB" w:rsidRDefault="00CA1CEB" w:rsidP="004F5EAE">
            <w:pPr>
              <w:pStyle w:val="TestCaseInfo"/>
              <w:numPr>
                <w:ilvl w:val="0"/>
                <w:numId w:val="158"/>
              </w:numPr>
              <w:rPr>
                <w:lang w:eastAsia="zh-CN"/>
              </w:rPr>
            </w:pPr>
            <w:r>
              <w:rPr>
                <w:lang w:eastAsia="zh-CN"/>
              </w:rPr>
              <w:t>Minor</w:t>
            </w:r>
          </w:p>
          <w:p w:rsidR="00CA1CEB" w:rsidRDefault="00CA1CEB" w:rsidP="004F5EAE">
            <w:pPr>
              <w:pStyle w:val="TestCaseInfo"/>
              <w:numPr>
                <w:ilvl w:val="0"/>
                <w:numId w:val="158"/>
              </w:numPr>
              <w:rPr>
                <w:lang w:eastAsia="zh-CN"/>
              </w:rPr>
            </w:pPr>
            <w:r>
              <w:rPr>
                <w:lang w:eastAsia="zh-CN"/>
              </w:rPr>
              <w:t>Warning</w:t>
            </w:r>
          </w:p>
          <w:p w:rsidR="00CA1CEB" w:rsidRDefault="00CA1CEB" w:rsidP="004F5EAE">
            <w:pPr>
              <w:pStyle w:val="TestCaseInfo"/>
              <w:numPr>
                <w:ilvl w:val="0"/>
                <w:numId w:val="158"/>
              </w:numPr>
              <w:rPr>
                <w:lang w:eastAsia="zh-CN"/>
              </w:rPr>
            </w:pPr>
            <w:r>
              <w:rPr>
                <w:lang w:eastAsia="zh-CN"/>
              </w:rPr>
              <w:lastRenderedPageBreak/>
              <w:t>Indeterminate</w:t>
            </w:r>
          </w:p>
          <w:p w:rsidR="00CA1CEB" w:rsidRDefault="00CA1CEB" w:rsidP="0052294D">
            <w:pPr>
              <w:pStyle w:val="TestCaseInfo"/>
              <w:rPr>
                <w:lang w:eastAsia="zh-CN"/>
              </w:rPr>
            </w:pPr>
            <w:r>
              <w:rPr>
                <w:lang w:eastAsia="zh-CN"/>
              </w:rPr>
              <w:t>Alarm State</w:t>
            </w:r>
          </w:p>
          <w:p w:rsidR="00CA1CEB" w:rsidRDefault="00CA1CEB" w:rsidP="004F5EAE">
            <w:pPr>
              <w:pStyle w:val="TestCaseInfo"/>
              <w:numPr>
                <w:ilvl w:val="0"/>
                <w:numId w:val="157"/>
              </w:numPr>
              <w:rPr>
                <w:lang w:eastAsia="zh-CN"/>
              </w:rPr>
            </w:pPr>
            <w:r>
              <w:rPr>
                <w:lang w:eastAsia="zh-CN"/>
              </w:rPr>
              <w:t>Fired</w:t>
            </w:r>
          </w:p>
          <w:p w:rsidR="00CA1CEB" w:rsidRDefault="00CA1CEB" w:rsidP="004F5EAE">
            <w:pPr>
              <w:pStyle w:val="TestCaseInfo"/>
              <w:numPr>
                <w:ilvl w:val="0"/>
                <w:numId w:val="157"/>
              </w:numPr>
              <w:rPr>
                <w:lang w:eastAsia="zh-CN"/>
              </w:rPr>
            </w:pPr>
            <w:r>
              <w:rPr>
                <w:lang w:eastAsia="zh-CN"/>
              </w:rPr>
              <w:t>Updated</w:t>
            </w:r>
          </w:p>
          <w:p w:rsidR="00CA1CEB" w:rsidRDefault="00CA1CEB" w:rsidP="004F5EAE">
            <w:pPr>
              <w:pStyle w:val="TestCaseInfo"/>
              <w:numPr>
                <w:ilvl w:val="0"/>
                <w:numId w:val="157"/>
              </w:numPr>
              <w:rPr>
                <w:lang w:eastAsia="zh-CN"/>
              </w:rPr>
            </w:pPr>
            <w:r>
              <w:rPr>
                <w:lang w:eastAsia="zh-CN"/>
              </w:rPr>
              <w:t>Cleared</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Retrieval of Fault Notification Registration Information</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888" w:name="_Toc459818142"/>
            <w:r>
              <w:t xml:space="preserve">Function: </w:t>
            </w:r>
            <w:r w:rsidR="00E7531B">
              <w:t>VIM.</w:t>
            </w:r>
            <w:r w:rsidR="00E7531B" w:rsidRPr="00E7531B">
              <w:t>Fault.VNFFaultInjection</w:t>
            </w:r>
            <w:r>
              <w:t>()</w:t>
            </w:r>
            <w:bookmarkEnd w:id="888"/>
          </w:p>
        </w:tc>
      </w:tr>
    </w:tbl>
    <w:p w:rsidR="00213DFB" w:rsidRDefault="009848AB" w:rsidP="00C5031A">
      <w:pPr>
        <w:rPr>
          <w:rFonts w:asciiTheme="minorHAnsi" w:hAnsiTheme="minorHAnsi" w:cstheme="minorBidi"/>
        </w:rPr>
      </w:pPr>
      <w:r>
        <w:t>Cross Reference</w:t>
      </w:r>
      <w:r>
        <w:fldChar w:fldCharType="begin"/>
      </w:r>
      <w:r>
        <w:instrText xml:space="preserve"> REF VNFFaultInjection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52294D">
            <w:pPr>
              <w:pStyle w:val="TestCaseInfo"/>
              <w:rPr>
                <w:lang w:eastAsia="zh-CN"/>
              </w:rPr>
            </w:pPr>
            <w:r>
              <w:rPr>
                <w:sz w:val="20"/>
                <w:szCs w:val="20"/>
              </w:rPr>
              <w:t>vnfRecord</w:t>
            </w:r>
          </w:p>
          <w:p w:rsidR="00213DFB" w:rsidRDefault="00213DFB" w:rsidP="0052294D">
            <w:pPr>
              <w:pStyle w:val="TestCaseInfo"/>
              <w:rPr>
                <w:lang w:eastAsia="zh-CN"/>
              </w:rPr>
            </w:pPr>
            <w:r>
              <w:rPr>
                <w:lang w:eastAsia="zh-CN"/>
              </w:rPr>
              <w:t>Command</w:t>
            </w:r>
          </w:p>
          <w:p w:rsidR="00213DFB" w:rsidRDefault="00213DFB" w:rsidP="004F5EAE">
            <w:pPr>
              <w:pStyle w:val="TestCaseInfo"/>
              <w:numPr>
                <w:ilvl w:val="0"/>
                <w:numId w:val="162"/>
              </w:numPr>
              <w:rPr>
                <w:lang w:eastAsia="zh-CN"/>
              </w:rPr>
            </w:pPr>
            <w:r>
              <w:rPr>
                <w:lang w:eastAsia="zh-CN"/>
              </w:rPr>
              <w:t>VIM command to stop the VNF</w:t>
            </w:r>
          </w:p>
          <w:p w:rsidR="00213DFB" w:rsidRDefault="00213DFB" w:rsidP="004F5EAE">
            <w:pPr>
              <w:pStyle w:val="TestCaseInfo"/>
              <w:numPr>
                <w:ilvl w:val="0"/>
                <w:numId w:val="162"/>
              </w:numPr>
              <w:rPr>
                <w:lang w:eastAsia="zh-CN"/>
              </w:rPr>
            </w:pPr>
            <w:r>
              <w:rPr>
                <w:lang w:eastAsia="zh-CN"/>
              </w:rPr>
              <w:t>VIM command to stop one of the compute notes of the VNF</w:t>
            </w:r>
          </w:p>
          <w:p w:rsidR="00213DFB" w:rsidRDefault="00213DFB" w:rsidP="004F5EAE">
            <w:pPr>
              <w:pStyle w:val="TestCaseInfo"/>
              <w:numPr>
                <w:ilvl w:val="0"/>
                <w:numId w:val="162"/>
              </w:numPr>
              <w:rPr>
                <w:lang w:eastAsia="zh-CN"/>
              </w:rPr>
            </w:pPr>
            <w:r>
              <w:rPr>
                <w:lang w:eastAsia="zh-CN"/>
              </w:rPr>
              <w:t>VIM command to cause vStorage fault</w:t>
            </w:r>
          </w:p>
          <w:p w:rsidR="00213DFB" w:rsidRDefault="00213DFB" w:rsidP="004F5EAE">
            <w:pPr>
              <w:pStyle w:val="TestCaseInfo"/>
              <w:numPr>
                <w:ilvl w:val="0"/>
                <w:numId w:val="162"/>
              </w:numPr>
              <w:rPr>
                <w:lang w:eastAsia="zh-CN"/>
              </w:rPr>
            </w:pPr>
            <w:r>
              <w:rPr>
                <w:lang w:eastAsia="zh-CN"/>
              </w:rPr>
              <w:t>VIM command to cause vMemory fault</w:t>
            </w:r>
          </w:p>
          <w:p w:rsidR="00213DFB" w:rsidRDefault="00213DFB" w:rsidP="004F5EAE">
            <w:pPr>
              <w:pStyle w:val="TestCaseInfo"/>
              <w:numPr>
                <w:ilvl w:val="0"/>
                <w:numId w:val="162"/>
              </w:numPr>
              <w:rPr>
                <w:lang w:eastAsia="zh-CN"/>
              </w:rPr>
            </w:pPr>
            <w:r>
              <w:rPr>
                <w:lang w:eastAsia="zh-CN"/>
              </w:rPr>
              <w:t>VIM command to cause vNetwork fault</w:t>
            </w:r>
          </w:p>
          <w:p w:rsidR="00213DFB" w:rsidRDefault="00213DFB" w:rsidP="004F5EAE">
            <w:pPr>
              <w:pStyle w:val="TestCaseInfo"/>
              <w:numPr>
                <w:ilvl w:val="0"/>
                <w:numId w:val="162"/>
              </w:numPr>
              <w:rPr>
                <w:lang w:eastAsia="zh-CN"/>
              </w:rPr>
            </w:pPr>
            <w:r>
              <w:rPr>
                <w:lang w:eastAsia="zh-CN"/>
              </w:rPr>
              <w:t>VIM command to cause EM communication fault</w:t>
            </w:r>
          </w:p>
          <w:p w:rsidR="00213DFB" w:rsidRDefault="00213DFB" w:rsidP="004F5EAE">
            <w:pPr>
              <w:pStyle w:val="TestCaseInfo"/>
              <w:numPr>
                <w:ilvl w:val="0"/>
                <w:numId w:val="162"/>
              </w:numPr>
              <w:rPr>
                <w:lang w:eastAsia="zh-CN"/>
              </w:rPr>
            </w:pPr>
            <w:r>
              <w:rPr>
                <w:lang w:eastAsia="zh-CN"/>
              </w:rPr>
              <w:t>VIM command to cause VNF and VNFM communication fault</w:t>
            </w:r>
          </w:p>
          <w:p w:rsidR="00213DFB" w:rsidRDefault="00213DFB" w:rsidP="0052294D">
            <w:pPr>
              <w:pStyle w:val="TestCaseInfo"/>
              <w:rPr>
                <w:lang w:eastAsia="zh-CN"/>
              </w:rPr>
            </w:pPr>
            <w:r>
              <w:rPr>
                <w:lang w:eastAsia="zh-CN"/>
              </w:rPr>
              <w:t>Fault Type</w:t>
            </w:r>
          </w:p>
          <w:p w:rsidR="00213DFB" w:rsidRDefault="00213DFB" w:rsidP="004F5EAE">
            <w:pPr>
              <w:pStyle w:val="TestCaseInfo"/>
              <w:numPr>
                <w:ilvl w:val="0"/>
                <w:numId w:val="160"/>
              </w:numPr>
              <w:rPr>
                <w:lang w:eastAsia="zh-CN"/>
              </w:rPr>
            </w:pPr>
            <w:r>
              <w:rPr>
                <w:lang w:eastAsia="zh-CN"/>
              </w:rPr>
              <w:t>vCPU</w:t>
            </w:r>
          </w:p>
          <w:p w:rsidR="00213DFB" w:rsidRDefault="00213DFB" w:rsidP="004F5EAE">
            <w:pPr>
              <w:pStyle w:val="TestCaseInfo"/>
              <w:numPr>
                <w:ilvl w:val="0"/>
                <w:numId w:val="160"/>
              </w:numPr>
              <w:rPr>
                <w:lang w:eastAsia="zh-CN"/>
              </w:rPr>
            </w:pPr>
            <w:r>
              <w:rPr>
                <w:lang w:eastAsia="zh-CN"/>
              </w:rPr>
              <w:t>vMemory</w:t>
            </w:r>
          </w:p>
          <w:p w:rsidR="00213DFB" w:rsidRDefault="00213DFB" w:rsidP="004F5EAE">
            <w:pPr>
              <w:pStyle w:val="TestCaseInfo"/>
              <w:numPr>
                <w:ilvl w:val="0"/>
                <w:numId w:val="160"/>
              </w:numPr>
              <w:rPr>
                <w:lang w:eastAsia="zh-CN"/>
              </w:rPr>
            </w:pPr>
            <w:r>
              <w:rPr>
                <w:lang w:eastAsia="zh-CN"/>
              </w:rPr>
              <w:t>vNetwork</w:t>
            </w:r>
          </w:p>
          <w:p w:rsidR="00213DFB" w:rsidRDefault="00213DFB" w:rsidP="004F5EAE">
            <w:pPr>
              <w:pStyle w:val="TestCaseInfo"/>
              <w:numPr>
                <w:ilvl w:val="0"/>
                <w:numId w:val="160"/>
              </w:numPr>
              <w:rPr>
                <w:lang w:eastAsia="zh-CN"/>
              </w:rPr>
            </w:pPr>
            <w:r>
              <w:rPr>
                <w:lang w:eastAsia="zh-CN"/>
              </w:rPr>
              <w:t>vStorage</w:t>
            </w:r>
          </w:p>
          <w:p w:rsidR="00213DFB" w:rsidRDefault="00213DFB" w:rsidP="0052294D">
            <w:pPr>
              <w:pStyle w:val="TestCaseInfo"/>
              <w:rPr>
                <w:lang w:eastAsia="zh-CN"/>
              </w:rPr>
            </w:pPr>
            <w:r>
              <w:rPr>
                <w:lang w:eastAsia="zh-CN"/>
              </w:rPr>
              <w:t>Severity</w:t>
            </w:r>
          </w:p>
          <w:p w:rsidR="00213DFB" w:rsidRDefault="00213DFB" w:rsidP="004F5EAE">
            <w:pPr>
              <w:pStyle w:val="TestCaseInfo"/>
              <w:numPr>
                <w:ilvl w:val="0"/>
                <w:numId w:val="161"/>
              </w:numPr>
              <w:rPr>
                <w:lang w:eastAsia="zh-CN"/>
              </w:rPr>
            </w:pPr>
            <w:r>
              <w:rPr>
                <w:lang w:eastAsia="zh-CN"/>
              </w:rPr>
              <w:t>Critical</w:t>
            </w:r>
          </w:p>
          <w:p w:rsidR="00213DFB" w:rsidRDefault="00213DFB" w:rsidP="004F5EAE">
            <w:pPr>
              <w:pStyle w:val="TestCaseInfo"/>
              <w:numPr>
                <w:ilvl w:val="0"/>
                <w:numId w:val="161"/>
              </w:numPr>
              <w:rPr>
                <w:lang w:eastAsia="zh-CN"/>
              </w:rPr>
            </w:pPr>
            <w:r>
              <w:rPr>
                <w:lang w:eastAsia="zh-CN"/>
              </w:rPr>
              <w:t>Major</w:t>
            </w:r>
          </w:p>
          <w:p w:rsidR="00213DFB" w:rsidRDefault="00213DFB" w:rsidP="004F5EAE">
            <w:pPr>
              <w:pStyle w:val="TestCaseInfo"/>
              <w:numPr>
                <w:ilvl w:val="0"/>
                <w:numId w:val="161"/>
              </w:numPr>
              <w:rPr>
                <w:lang w:eastAsia="zh-CN"/>
              </w:rPr>
            </w:pPr>
            <w:r>
              <w:rPr>
                <w:lang w:eastAsia="zh-CN"/>
              </w:rPr>
              <w:t>Minor</w:t>
            </w:r>
          </w:p>
          <w:p w:rsidR="00213DFB" w:rsidRDefault="00213DFB" w:rsidP="004F5EAE">
            <w:pPr>
              <w:pStyle w:val="TestCaseInfo"/>
              <w:numPr>
                <w:ilvl w:val="0"/>
                <w:numId w:val="161"/>
              </w:numPr>
              <w:rPr>
                <w:lang w:eastAsia="zh-CN"/>
              </w:rPr>
            </w:pPr>
            <w:r>
              <w:rPr>
                <w:lang w:eastAsia="zh-CN"/>
              </w:rPr>
              <w:t>Warning</w:t>
            </w:r>
          </w:p>
          <w:p w:rsidR="00213DFB" w:rsidRPr="00D67489" w:rsidRDefault="00213DFB" w:rsidP="004F5EAE">
            <w:pPr>
              <w:pStyle w:val="TestCaseInfo"/>
              <w:numPr>
                <w:ilvl w:val="0"/>
                <w:numId w:val="161"/>
              </w:numPr>
              <w:rPr>
                <w:lang w:eastAsia="zh-CN"/>
              </w:rPr>
            </w:pPr>
            <w:r>
              <w:rPr>
                <w:lang w:eastAsia="zh-CN"/>
              </w:rPr>
              <w:t>Indeterminate</w:t>
            </w:r>
          </w:p>
        </w:tc>
      </w:tr>
      <w:tr w:rsidR="00213DF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faultInjectionID</w:t>
            </w:r>
            <w:r>
              <w:rPr>
                <w:lang w:eastAsia="zh-CN"/>
              </w:rPr>
              <w:tab/>
            </w:r>
            <w:r>
              <w:rPr>
                <w:lang w:eastAsia="zh-CN"/>
              </w:rPr>
              <w:tab/>
              <w:t>Success of fault injection</w:t>
            </w:r>
          </w:p>
          <w:p w:rsidR="00213DFB" w:rsidRDefault="00213DFB" w:rsidP="00E7531B">
            <w:pPr>
              <w:pStyle w:val="TestCaseInfo"/>
              <w:rPr>
                <w:lang w:eastAsia="zh-CN"/>
              </w:rPr>
            </w:pPr>
            <w:r>
              <w:rPr>
                <w:lang w:eastAsia="zh-CN"/>
              </w:rPr>
              <w:t>FALSE</w:t>
            </w:r>
            <w:r>
              <w:rPr>
                <w:lang w:eastAsia="zh-CN"/>
              </w:rPr>
              <w:tab/>
            </w:r>
            <w:r>
              <w:rPr>
                <w:lang w:eastAsia="zh-CN"/>
              </w:rPr>
              <w:tab/>
              <w:t>Failure</w:t>
            </w:r>
          </w:p>
        </w:tc>
      </w:tr>
      <w:tr w:rsidR="00213DF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The command injects a vResource fault for the VNF.</w:t>
            </w:r>
          </w:p>
        </w:tc>
      </w:tr>
    </w:tbl>
    <w:p w:rsidR="00C5031A" w:rsidRDefault="009848AB" w:rsidP="00C5031A">
      <w:r>
        <w:fldChar w:fldCharType="end"/>
      </w:r>
    </w:p>
    <w:p w:rsidR="00213DFB" w:rsidRDefault="00213DFB" w:rsidP="00213DFB">
      <w:pPr>
        <w:pStyle w:val="Function"/>
      </w:pPr>
      <w:r>
        <w:t>Function: VIM.</w:t>
      </w:r>
      <w:r w:rsidRPr="00E7531B">
        <w:t>Fault.VNFFaultInjection</w:t>
      </w:r>
      <w:r>
        <w:t>Removal()</w:t>
      </w:r>
    </w:p>
    <w:p w:rsidR="009848AB" w:rsidRDefault="00213DFB" w:rsidP="00C5031A">
      <w:r>
        <w:t>Cross Reference</w:t>
      </w:r>
    </w:p>
    <w:p w:rsidR="00213DFB" w:rsidRDefault="00213DFB" w:rsidP="00C5031A">
      <w:pPr>
        <w:rPr>
          <w:rFonts w:asciiTheme="minorHAnsi" w:hAnsiTheme="minorHAnsi" w:cstheme="minorBidi"/>
        </w:rPr>
      </w:pPr>
      <w:r>
        <w:fldChar w:fldCharType="begin"/>
      </w:r>
      <w:r>
        <w:instrText xml:space="preserve"> REF VNFFaultInjectionRemoval \h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sz w:val="20"/>
                <w:szCs w:val="20"/>
              </w:rPr>
              <w:t>vnfRecord</w:t>
            </w:r>
          </w:p>
          <w:p w:rsidR="00213DFB" w:rsidRPr="00D67489" w:rsidRDefault="00213DFB" w:rsidP="008528FE">
            <w:pPr>
              <w:pStyle w:val="TestCaseInfo"/>
              <w:rPr>
                <w:lang w:eastAsia="zh-CN"/>
              </w:rPr>
            </w:pPr>
            <w:r>
              <w:rPr>
                <w:lang w:eastAsia="zh-CN"/>
              </w:rPr>
              <w:t>faultInjectionID</w:t>
            </w:r>
          </w:p>
        </w:tc>
      </w:tr>
      <w:tr w:rsidR="00213DFB"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lang w:eastAsia="zh-CN"/>
              </w:rPr>
              <w:t>TRUE</w:t>
            </w:r>
            <w:r>
              <w:rPr>
                <w:lang w:eastAsia="zh-CN"/>
              </w:rPr>
              <w:tab/>
            </w:r>
            <w:r>
              <w:rPr>
                <w:lang w:eastAsia="zh-CN"/>
              </w:rPr>
              <w:tab/>
              <w:t>Success of fault injection removal</w:t>
            </w:r>
          </w:p>
          <w:p w:rsidR="00213DFB" w:rsidRDefault="00213DFB" w:rsidP="009A25AD">
            <w:pPr>
              <w:pStyle w:val="TestCaseInfo"/>
              <w:rPr>
                <w:lang w:eastAsia="zh-CN"/>
              </w:rPr>
            </w:pPr>
            <w:r>
              <w:rPr>
                <w:lang w:eastAsia="zh-CN"/>
              </w:rPr>
              <w:t>FALSE</w:t>
            </w:r>
            <w:r>
              <w:rPr>
                <w:lang w:eastAsia="zh-CN"/>
              </w:rPr>
              <w:tab/>
            </w:r>
            <w:r>
              <w:rPr>
                <w:lang w:eastAsia="zh-CN"/>
              </w:rPr>
              <w:tab/>
              <w:t>Failure</w:t>
            </w:r>
          </w:p>
        </w:tc>
      </w:tr>
      <w:tr w:rsidR="00213DFB"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D911D3">
            <w:pPr>
              <w:pStyle w:val="TestCaseInfo"/>
              <w:rPr>
                <w:lang w:eastAsia="zh-CN"/>
              </w:rPr>
            </w:pPr>
            <w:r>
              <w:rPr>
                <w:lang w:eastAsia="zh-CN"/>
              </w:rPr>
              <w:t>The command clears or removes the previously injected vResource fault for the VNF.</w:t>
            </w:r>
          </w:p>
        </w:tc>
      </w:tr>
    </w:tbl>
    <w:p w:rsidR="00213DFB" w:rsidRDefault="00213DFB" w:rsidP="00C5031A">
      <w:pPr>
        <w:rPr>
          <w:ins w:id="889" w:author="Dragomir, Mihai-Stefan" w:date="2016-12-08T11:53:00Z"/>
        </w:rPr>
      </w:pPr>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290BF5" w:rsidTr="00E26EBA">
        <w:trPr>
          <w:ins w:id="890" w:author="Dragomir, Mihai-Stefan" w:date="2016-12-08T11:55:00Z"/>
        </w:trPr>
        <w:tc>
          <w:tcPr>
            <w:tcW w:w="9330" w:type="dxa"/>
            <w:tcBorders>
              <w:top w:val="single" w:sz="2" w:space="0" w:color="auto"/>
              <w:left w:val="single" w:sz="2" w:space="0" w:color="auto"/>
              <w:bottom w:val="single" w:sz="2" w:space="0" w:color="auto"/>
              <w:right w:val="single" w:sz="2" w:space="0" w:color="auto"/>
            </w:tcBorders>
            <w:hideMark/>
          </w:tcPr>
          <w:p w:rsidR="00290BF5" w:rsidRDefault="00290BF5">
            <w:pPr>
              <w:pStyle w:val="Function"/>
              <w:rPr>
                <w:ins w:id="891" w:author="Dragomir, Mihai-Stefan" w:date="2016-12-08T11:55:00Z"/>
              </w:rPr>
            </w:pPr>
            <w:ins w:id="892" w:author="Dragomir, Mihai-Stefan" w:date="2016-12-08T11:55:00Z">
              <w:r>
                <w:t>Function: VIM.</w:t>
              </w:r>
              <w:r w:rsidRPr="00E7531B">
                <w:t>Performance.ListP</w:t>
              </w:r>
              <w:r>
                <w:t>MJobs()</w:t>
              </w:r>
            </w:ins>
          </w:p>
        </w:tc>
      </w:tr>
    </w:tbl>
    <w:p w:rsidR="00290BF5" w:rsidRDefault="00E26EBA" w:rsidP="00C5031A">
      <w:pPr>
        <w:rPr>
          <w:ins w:id="893" w:author="Dragomir, Mihai-Stefan" w:date="2016-12-08T11:55:00Z"/>
        </w:rPr>
      </w:pPr>
      <w:ins w:id="894" w:author="Dragomir, Mihai-Stefan" w:date="2016-12-08T11:55:00Z">
        <w:r>
          <w:t>Cross Reference</w:t>
        </w:r>
      </w:ins>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Change w:id="895" w:author="Dragomir, Mihai-Stefan" w:date="2016-12-08T15:08:00Z">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PrChange>
      </w:tblPr>
      <w:tblGrid>
        <w:gridCol w:w="1351"/>
        <w:gridCol w:w="7979"/>
        <w:tblGridChange w:id="896">
          <w:tblGrid>
            <w:gridCol w:w="1351"/>
            <w:gridCol w:w="7979"/>
          </w:tblGrid>
        </w:tblGridChange>
      </w:tblGrid>
      <w:tr w:rsidR="00136EFE" w:rsidRPr="00D67489" w:rsidTr="00136EFE">
        <w:trPr>
          <w:trHeight w:val="247"/>
          <w:ins w:id="897" w:author="Dragomir, Mihai-Stefan" w:date="2016-12-08T12:27:00Z"/>
          <w:trPrChange w:id="898" w:author="Dragomir, Mihai-Stefan" w:date="2016-12-08T15:08:00Z">
            <w:trPr>
              <w:trHeight w:val="247"/>
            </w:trPr>
          </w:trPrChange>
        </w:trPr>
        <w:tc>
          <w:tcPr>
            <w:tcW w:w="1351" w:type="dxa"/>
            <w:tcBorders>
              <w:top w:val="single" w:sz="2" w:space="0" w:color="auto"/>
              <w:left w:val="single" w:sz="2" w:space="0" w:color="auto"/>
              <w:bottom w:val="single" w:sz="2" w:space="0" w:color="auto"/>
              <w:right w:val="single" w:sz="2" w:space="0" w:color="auto"/>
            </w:tcBorders>
            <w:vAlign w:val="center"/>
            <w:tcPrChange w:id="899" w:author="Dragomir, Mihai-Stefan" w:date="2016-12-08T15:08:00Z">
              <w:tcPr>
                <w:tcW w:w="1351" w:type="dxa"/>
                <w:tcBorders>
                  <w:top w:val="single" w:sz="2" w:space="0" w:color="auto"/>
                  <w:left w:val="single" w:sz="2" w:space="0" w:color="auto"/>
                  <w:bottom w:val="single" w:sz="2" w:space="0" w:color="auto"/>
                  <w:right w:val="single" w:sz="2" w:space="0" w:color="auto"/>
                </w:tcBorders>
                <w:vAlign w:val="center"/>
              </w:tcPr>
            </w:tcPrChange>
          </w:tcPr>
          <w:p w:rsidR="00136EFE" w:rsidRDefault="00136EFE" w:rsidP="00136EFE">
            <w:pPr>
              <w:pStyle w:val="TestCaseDescription"/>
              <w:rPr>
                <w:ins w:id="900" w:author="Dragomir, Mihai-Stefan" w:date="2016-12-08T12:27:00Z"/>
              </w:rPr>
            </w:pPr>
            <w:ins w:id="901" w:author="Dragomir, Mihai-Stefan" w:date="2016-12-08T15:08:00Z">
              <w:r>
                <w:t>Input:</w:t>
              </w:r>
            </w:ins>
          </w:p>
        </w:tc>
        <w:tc>
          <w:tcPr>
            <w:tcW w:w="7979" w:type="dxa"/>
            <w:tcBorders>
              <w:top w:val="single" w:sz="2" w:space="0" w:color="auto"/>
              <w:left w:val="single" w:sz="2" w:space="0" w:color="auto"/>
              <w:bottom w:val="single" w:sz="2" w:space="0" w:color="auto"/>
              <w:right w:val="single" w:sz="2" w:space="0" w:color="auto"/>
            </w:tcBorders>
            <w:tcPrChange w:id="902" w:author="Dragomir, Mihai-Stefan" w:date="2016-12-08T15:08:00Z">
              <w:tcPr>
                <w:tcW w:w="7979" w:type="dxa"/>
                <w:tcBorders>
                  <w:top w:val="single" w:sz="2" w:space="0" w:color="auto"/>
                  <w:left w:val="single" w:sz="2" w:space="0" w:color="auto"/>
                  <w:bottom w:val="single" w:sz="2" w:space="0" w:color="auto"/>
                  <w:right w:val="single" w:sz="2" w:space="0" w:color="auto"/>
                </w:tcBorders>
              </w:tcPr>
            </w:tcPrChange>
          </w:tcPr>
          <w:p w:rsidR="00136EFE" w:rsidRPr="008D33D8" w:rsidRDefault="00DE6174" w:rsidP="00136EFE">
            <w:pPr>
              <w:pStyle w:val="TestCaseInfo"/>
              <w:rPr>
                <w:ins w:id="903" w:author="Dragomir, Mihai-Stefan" w:date="2016-12-08T15:08:00Z"/>
              </w:rPr>
            </w:pPr>
            <w:ins w:id="904" w:author="Dragomir, Mihai-Stefan" w:date="2016-12-20T10:36:00Z">
              <w:r>
                <w:rPr>
                  <w:lang w:eastAsia="zh-CN"/>
                </w:rPr>
                <w:t>pmJobID</w:t>
              </w:r>
            </w:ins>
            <w:ins w:id="905" w:author="Dragomir, Mihai-Stefan" w:date="2016-12-08T15:08:00Z">
              <w:r w:rsidR="00136EFE" w:rsidRPr="008D33D8">
                <w:rPr>
                  <w:lang w:eastAsia="zh-CN"/>
                </w:rPr>
                <w:t xml:space="preserve"> or ANY</w:t>
              </w:r>
            </w:ins>
          </w:p>
          <w:p w:rsidR="00136EFE" w:rsidRPr="008D33D8" w:rsidRDefault="00136EFE" w:rsidP="00136EFE">
            <w:pPr>
              <w:pStyle w:val="TestCaseInfo"/>
              <w:rPr>
                <w:ins w:id="906" w:author="Dragomir, Mihai-Stefan" w:date="2016-12-08T15:08:00Z"/>
              </w:rPr>
            </w:pPr>
            <w:ins w:id="907" w:author="Dragomir, Mihai-Stefan" w:date="2016-12-08T15:08:00Z">
              <w:r w:rsidRPr="008D33D8">
                <w:rPr>
                  <w:lang w:eastAsia="zh-CN"/>
                </w:rPr>
                <w:lastRenderedPageBreak/>
                <w:t>Type</w:t>
              </w:r>
            </w:ins>
          </w:p>
          <w:p w:rsidR="00136EFE" w:rsidRPr="008D33D8" w:rsidRDefault="00136EFE" w:rsidP="00136EFE">
            <w:pPr>
              <w:pStyle w:val="TestCaseInfo"/>
              <w:numPr>
                <w:ilvl w:val="0"/>
                <w:numId w:val="204"/>
              </w:numPr>
              <w:rPr>
                <w:ins w:id="908" w:author="Dragomir, Mihai-Stefan" w:date="2016-12-08T15:08:00Z"/>
                <w:lang w:eastAsia="zh-CN"/>
              </w:rPr>
            </w:pPr>
            <w:ins w:id="909" w:author="Dragomir, Mihai-Stefan" w:date="2016-12-08T15:08:00Z">
              <w:r w:rsidRPr="008D33D8">
                <w:rPr>
                  <w:lang w:eastAsia="zh-CN"/>
                </w:rPr>
                <w:t>vCPU</w:t>
              </w:r>
            </w:ins>
          </w:p>
          <w:p w:rsidR="00136EFE" w:rsidRPr="008D33D8" w:rsidRDefault="00136EFE" w:rsidP="00136EFE">
            <w:pPr>
              <w:pStyle w:val="TestCaseInfo"/>
              <w:numPr>
                <w:ilvl w:val="0"/>
                <w:numId w:val="204"/>
              </w:numPr>
              <w:rPr>
                <w:ins w:id="910" w:author="Dragomir, Mihai-Stefan" w:date="2016-12-08T15:08:00Z"/>
                <w:lang w:eastAsia="zh-CN"/>
              </w:rPr>
            </w:pPr>
            <w:ins w:id="911" w:author="Dragomir, Mihai-Stefan" w:date="2016-12-08T15:08:00Z">
              <w:r w:rsidRPr="008D33D8">
                <w:rPr>
                  <w:lang w:eastAsia="zh-CN"/>
                </w:rPr>
                <w:t>vMemory</w:t>
              </w:r>
            </w:ins>
          </w:p>
          <w:p w:rsidR="00136EFE" w:rsidRPr="008D33D8" w:rsidRDefault="00136EFE" w:rsidP="00136EFE">
            <w:pPr>
              <w:pStyle w:val="TestCaseInfo"/>
              <w:numPr>
                <w:ilvl w:val="0"/>
                <w:numId w:val="204"/>
              </w:numPr>
              <w:rPr>
                <w:ins w:id="912" w:author="Dragomir, Mihai-Stefan" w:date="2016-12-08T15:08:00Z"/>
                <w:lang w:eastAsia="zh-CN"/>
              </w:rPr>
            </w:pPr>
            <w:ins w:id="913" w:author="Dragomir, Mihai-Stefan" w:date="2016-12-08T15:08:00Z">
              <w:r w:rsidRPr="008D33D8">
                <w:rPr>
                  <w:lang w:eastAsia="zh-CN"/>
                </w:rPr>
                <w:t>vNetwork</w:t>
              </w:r>
            </w:ins>
          </w:p>
          <w:p w:rsidR="00136EFE" w:rsidRPr="008D33D8" w:rsidRDefault="00136EFE" w:rsidP="00136EFE">
            <w:pPr>
              <w:pStyle w:val="TestCaseInfo"/>
              <w:numPr>
                <w:ilvl w:val="0"/>
                <w:numId w:val="204"/>
              </w:numPr>
              <w:rPr>
                <w:ins w:id="914" w:author="Dragomir, Mihai-Stefan" w:date="2016-12-08T15:08:00Z"/>
                <w:lang w:eastAsia="zh-CN"/>
              </w:rPr>
            </w:pPr>
            <w:ins w:id="915" w:author="Dragomir, Mihai-Stefan" w:date="2016-12-08T15:08:00Z">
              <w:r w:rsidRPr="008D33D8">
                <w:rPr>
                  <w:lang w:eastAsia="zh-CN"/>
                </w:rPr>
                <w:t>vStorage</w:t>
              </w:r>
            </w:ins>
          </w:p>
          <w:p w:rsidR="00136EFE" w:rsidRPr="00D67489" w:rsidRDefault="00136EFE" w:rsidP="00136EFE">
            <w:pPr>
              <w:pStyle w:val="TestCaseInfo"/>
              <w:numPr>
                <w:ilvl w:val="0"/>
                <w:numId w:val="204"/>
              </w:numPr>
              <w:rPr>
                <w:ins w:id="916" w:author="Dragomir, Mihai-Stefan" w:date="2016-12-08T12:27:00Z"/>
                <w:lang w:eastAsia="zh-CN"/>
              </w:rPr>
            </w:pPr>
            <w:ins w:id="917" w:author="Dragomir, Mihai-Stefan" w:date="2016-12-08T15:08:00Z">
              <w:r w:rsidRPr="008D33D8">
                <w:rPr>
                  <w:lang w:eastAsia="zh-CN"/>
                </w:rPr>
                <w:t>ALL</w:t>
              </w:r>
            </w:ins>
          </w:p>
        </w:tc>
      </w:tr>
      <w:tr w:rsidR="00136EFE" w:rsidTr="00136EFE">
        <w:trPr>
          <w:ins w:id="918" w:author="Dragomir, Mihai-Stefan" w:date="2016-12-08T12:27:00Z"/>
        </w:trPr>
        <w:tc>
          <w:tcPr>
            <w:tcW w:w="1351" w:type="dxa"/>
            <w:tcBorders>
              <w:top w:val="single" w:sz="2" w:space="0" w:color="auto"/>
              <w:left w:val="single" w:sz="2" w:space="0" w:color="auto"/>
              <w:bottom w:val="single" w:sz="2" w:space="0" w:color="auto"/>
              <w:right w:val="single" w:sz="2" w:space="0" w:color="auto"/>
            </w:tcBorders>
            <w:vAlign w:val="center"/>
            <w:tcPrChange w:id="919" w:author="Dragomir, Mihai-Stefan" w:date="2016-12-08T15:08:00Z">
              <w:tcPr>
                <w:tcW w:w="1351" w:type="dxa"/>
                <w:tcBorders>
                  <w:top w:val="single" w:sz="2" w:space="0" w:color="auto"/>
                  <w:left w:val="single" w:sz="2" w:space="0" w:color="auto"/>
                  <w:bottom w:val="single" w:sz="2" w:space="0" w:color="auto"/>
                  <w:right w:val="single" w:sz="2" w:space="0" w:color="auto"/>
                </w:tcBorders>
                <w:vAlign w:val="center"/>
              </w:tcPr>
            </w:tcPrChange>
          </w:tcPr>
          <w:p w:rsidR="00136EFE" w:rsidRDefault="00136EFE" w:rsidP="00136EFE">
            <w:pPr>
              <w:pStyle w:val="TestCaseDescription"/>
              <w:rPr>
                <w:ins w:id="920" w:author="Dragomir, Mihai-Stefan" w:date="2016-12-08T12:27:00Z"/>
              </w:rPr>
            </w:pPr>
            <w:ins w:id="921" w:author="Dragomir, Mihai-Stefan" w:date="2016-12-08T15:08:00Z">
              <w:r>
                <w:lastRenderedPageBreak/>
                <w:t>Return</w:t>
              </w:r>
            </w:ins>
          </w:p>
        </w:tc>
        <w:tc>
          <w:tcPr>
            <w:tcW w:w="7979" w:type="dxa"/>
            <w:tcBorders>
              <w:top w:val="single" w:sz="2" w:space="0" w:color="auto"/>
              <w:left w:val="single" w:sz="2" w:space="0" w:color="auto"/>
              <w:bottom w:val="single" w:sz="2" w:space="0" w:color="auto"/>
              <w:right w:val="single" w:sz="2" w:space="0" w:color="auto"/>
            </w:tcBorders>
            <w:tcPrChange w:id="922" w:author="Dragomir, Mihai-Stefan" w:date="2016-12-08T15:08:00Z">
              <w:tcPr>
                <w:tcW w:w="7979" w:type="dxa"/>
                <w:tcBorders>
                  <w:top w:val="single" w:sz="2" w:space="0" w:color="auto"/>
                  <w:left w:val="single" w:sz="2" w:space="0" w:color="auto"/>
                  <w:bottom w:val="single" w:sz="2" w:space="0" w:color="auto"/>
                  <w:right w:val="single" w:sz="2" w:space="0" w:color="auto"/>
                </w:tcBorders>
              </w:tcPr>
            </w:tcPrChange>
          </w:tcPr>
          <w:p w:rsidR="00136EFE" w:rsidRPr="008D33D8" w:rsidRDefault="00136EFE" w:rsidP="00136EFE">
            <w:pPr>
              <w:pStyle w:val="TestCaseInfo"/>
              <w:rPr>
                <w:ins w:id="923" w:author="Dragomir, Mihai-Stefan" w:date="2016-12-08T15:08:00Z"/>
              </w:rPr>
            </w:pPr>
            <w:ins w:id="924" w:author="Dragomir, Mihai-Stefan" w:date="2016-12-08T15:08:00Z">
              <w:r w:rsidRPr="008D33D8">
                <w:rPr>
                  <w:lang w:eastAsia="zh-CN"/>
                </w:rPr>
                <w:t>List of performance management jobs</w:t>
              </w:r>
            </w:ins>
          </w:p>
          <w:p w:rsidR="00136EFE" w:rsidRPr="008D33D8" w:rsidRDefault="00DE6174" w:rsidP="00136EFE">
            <w:pPr>
              <w:pStyle w:val="TestCaseInfo"/>
              <w:numPr>
                <w:ilvl w:val="0"/>
                <w:numId w:val="205"/>
              </w:numPr>
              <w:rPr>
                <w:ins w:id="925" w:author="Dragomir, Mihai-Stefan" w:date="2016-12-08T15:08:00Z"/>
              </w:rPr>
            </w:pPr>
            <w:ins w:id="926" w:author="Dragomir, Mihai-Stefan" w:date="2016-12-20T10:36:00Z">
              <w:r>
                <w:rPr>
                  <w:lang w:eastAsia="zh-CN"/>
                </w:rPr>
                <w:t>pmJobID</w:t>
              </w:r>
            </w:ins>
          </w:p>
          <w:p w:rsidR="00136EFE" w:rsidRPr="008D33D8" w:rsidRDefault="00136EFE" w:rsidP="00136EFE">
            <w:pPr>
              <w:pStyle w:val="TestCaseInfo"/>
              <w:numPr>
                <w:ilvl w:val="0"/>
                <w:numId w:val="205"/>
              </w:numPr>
              <w:rPr>
                <w:ins w:id="927" w:author="Dragomir, Mihai-Stefan" w:date="2016-12-08T15:08:00Z"/>
                <w:lang w:eastAsia="zh-CN"/>
              </w:rPr>
            </w:pPr>
            <w:ins w:id="928" w:author="Dragomir, Mihai-Stefan" w:date="2016-12-08T15:08:00Z">
              <w:r w:rsidRPr="008D33D8">
                <w:rPr>
                  <w:lang w:eastAsia="zh-CN"/>
                </w:rPr>
                <w:t>Type</w:t>
              </w:r>
            </w:ins>
          </w:p>
          <w:p w:rsidR="00136EFE" w:rsidRPr="008D33D8" w:rsidRDefault="00136EFE" w:rsidP="00136EFE">
            <w:pPr>
              <w:pStyle w:val="TestCaseInfo"/>
              <w:numPr>
                <w:ilvl w:val="0"/>
                <w:numId w:val="205"/>
              </w:numPr>
              <w:rPr>
                <w:ins w:id="929" w:author="Dragomir, Mihai-Stefan" w:date="2016-12-08T15:08:00Z"/>
                <w:lang w:eastAsia="zh-CN"/>
              </w:rPr>
            </w:pPr>
            <w:ins w:id="930" w:author="Dragomir, Mihai-Stefan" w:date="2016-12-08T15:08:00Z">
              <w:r w:rsidRPr="008D33D8">
                <w:rPr>
                  <w:lang w:eastAsia="zh-CN"/>
                </w:rPr>
                <w:t xml:space="preserve">Collection period </w:t>
              </w:r>
            </w:ins>
          </w:p>
          <w:p w:rsidR="00136EFE" w:rsidRPr="008D33D8" w:rsidRDefault="00136EFE" w:rsidP="00136EFE">
            <w:pPr>
              <w:pStyle w:val="TestCaseInfo"/>
              <w:numPr>
                <w:ilvl w:val="0"/>
                <w:numId w:val="205"/>
              </w:numPr>
              <w:rPr>
                <w:ins w:id="931" w:author="Dragomir, Mihai-Stefan" w:date="2016-12-08T15:08:00Z"/>
                <w:lang w:eastAsia="zh-CN"/>
              </w:rPr>
            </w:pPr>
            <w:ins w:id="932" w:author="Dragomir, Mihai-Stefan" w:date="2016-12-08T15:08:00Z">
              <w:r w:rsidRPr="008D33D8">
                <w:rPr>
                  <w:lang w:eastAsia="zh-CN"/>
                </w:rPr>
                <w:t>Reporting period</w:t>
              </w:r>
            </w:ins>
          </w:p>
          <w:p w:rsidR="00136EFE" w:rsidRDefault="00136EFE">
            <w:pPr>
              <w:pStyle w:val="TestCaseInfo"/>
              <w:numPr>
                <w:ilvl w:val="0"/>
                <w:numId w:val="205"/>
              </w:numPr>
              <w:rPr>
                <w:ins w:id="933" w:author="Dragomir, Mihai-Stefan" w:date="2016-12-08T12:27:00Z"/>
              </w:rPr>
            </w:pPr>
            <w:ins w:id="934" w:author="Dragomir, Mihai-Stefan" w:date="2016-12-08T15:08:00Z">
              <w:r w:rsidRPr="008D33D8">
                <w:rPr>
                  <w:lang w:eastAsia="zh-CN"/>
                </w:rPr>
                <w:t>Reporting boundary to define the duration</w:t>
              </w:r>
            </w:ins>
          </w:p>
        </w:tc>
      </w:tr>
      <w:tr w:rsidR="00136EFE" w:rsidTr="00136EFE">
        <w:trPr>
          <w:ins w:id="935" w:author="Dragomir, Mihai-Stefan" w:date="2016-12-08T15:08:00Z"/>
        </w:trPr>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rPr>
                <w:ins w:id="936" w:author="Dragomir, Mihai-Stefan" w:date="2016-12-08T15:08:00Z"/>
              </w:rPr>
            </w:pPr>
            <w:ins w:id="937" w:author="Dragomir, Mihai-Stefan" w:date="2016-12-08T15:08:00Z">
              <w:r>
                <w:t>Description</w:t>
              </w:r>
            </w:ins>
          </w:p>
        </w:tc>
        <w:tc>
          <w:tcPr>
            <w:tcW w:w="7979" w:type="dxa"/>
            <w:tcBorders>
              <w:top w:val="single" w:sz="2" w:space="0" w:color="auto"/>
              <w:left w:val="single" w:sz="2" w:space="0" w:color="auto"/>
              <w:bottom w:val="single" w:sz="2" w:space="0" w:color="auto"/>
              <w:right w:val="single" w:sz="2" w:space="0" w:color="auto"/>
            </w:tcBorders>
          </w:tcPr>
          <w:p w:rsidR="00136EFE" w:rsidRDefault="00136EFE">
            <w:pPr>
              <w:pStyle w:val="TestCaseInfo"/>
              <w:rPr>
                <w:ins w:id="938" w:author="Dragomir, Mihai-Stefan" w:date="2016-12-08T15:08:00Z"/>
              </w:rPr>
              <w:pPrChange w:id="939" w:author="Dragomir, Mihai-Stefan" w:date="2016-12-08T15:08:00Z">
                <w:pPr>
                  <w:pStyle w:val="TestCaseInfo"/>
                  <w:numPr>
                    <w:numId w:val="205"/>
                  </w:numPr>
                  <w:ind w:left="720" w:hanging="360"/>
                </w:pPr>
              </w:pPrChange>
            </w:pPr>
            <w:ins w:id="940" w:author="Dragomir, Mihai-Stefan" w:date="2016-12-08T15:08:00Z">
              <w:r>
                <w:rPr>
                  <w:lang w:eastAsia="zh-CN"/>
                </w:rPr>
                <w:t>The command lists all performance management jobs</w:t>
              </w:r>
            </w:ins>
            <w:ins w:id="941" w:author="Dragomir, Mihai-Stefan" w:date="2016-12-20T10:14:00Z">
              <w:r w:rsidR="00A22C4E">
                <w:rPr>
                  <w:lang w:eastAsia="zh-CN"/>
                </w:rPr>
                <w:t xml:space="preserve"> matching the filter</w:t>
              </w:r>
            </w:ins>
            <w:ins w:id="942" w:author="Dragomir, Mihai-Stefan" w:date="2016-12-08T15:08:00Z">
              <w:r>
                <w:rPr>
                  <w:lang w:eastAsia="zh-CN"/>
                </w:rPr>
                <w:t>.</w:t>
              </w:r>
            </w:ins>
          </w:p>
        </w:tc>
      </w:tr>
    </w:tbl>
    <w:p w:rsidR="00D14E98" w:rsidDel="00A507CD" w:rsidRDefault="00D14E98" w:rsidP="00C5031A">
      <w:pPr>
        <w:rPr>
          <w:del w:id="943" w:author="Dragomir, Mihai-Stefan" w:date="2016-12-08T12:27:00Z"/>
        </w:rPr>
      </w:pPr>
    </w:p>
    <w:p w:rsidR="00A507CD" w:rsidRDefault="00A507CD" w:rsidP="00C5031A">
      <w:pPr>
        <w:rPr>
          <w:ins w:id="944" w:author="Dragomir, Mihai-Stefan" w:date="2016-12-20T10:08: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A507CD" w:rsidTr="00D75827">
        <w:trPr>
          <w:ins w:id="945" w:author="Dragomir, Mihai-Stefan" w:date="2016-12-20T10:09:00Z"/>
        </w:trPr>
        <w:tc>
          <w:tcPr>
            <w:tcW w:w="9330" w:type="dxa"/>
            <w:tcBorders>
              <w:top w:val="single" w:sz="2" w:space="0" w:color="auto"/>
              <w:left w:val="single" w:sz="2" w:space="0" w:color="auto"/>
              <w:bottom w:val="single" w:sz="2" w:space="0" w:color="auto"/>
              <w:right w:val="single" w:sz="2" w:space="0" w:color="auto"/>
            </w:tcBorders>
            <w:hideMark/>
          </w:tcPr>
          <w:p w:rsidR="00A507CD" w:rsidRDefault="00A507CD">
            <w:pPr>
              <w:pStyle w:val="Function"/>
              <w:rPr>
                <w:ins w:id="946" w:author="Dragomir, Mihai-Stefan" w:date="2016-12-20T10:09:00Z"/>
              </w:rPr>
            </w:pPr>
            <w:ins w:id="947" w:author="Dragomir, Mihai-Stefan" w:date="2016-12-20T10:09:00Z">
              <w:r>
                <w:t>Function: VIM.</w:t>
              </w:r>
              <w:r w:rsidRPr="00E7531B">
                <w:t>Performance.List</w:t>
              </w:r>
              <w:r>
                <w:t>Thresholds()</w:t>
              </w:r>
            </w:ins>
          </w:p>
        </w:tc>
      </w:tr>
    </w:tbl>
    <w:p w:rsidR="00A507CD" w:rsidRDefault="00A507CD" w:rsidP="00A507CD">
      <w:pPr>
        <w:rPr>
          <w:ins w:id="948" w:author="Dragomir, Mihai-Stefan" w:date="2016-12-20T10:09:00Z"/>
        </w:rPr>
      </w:pPr>
      <w:ins w:id="949" w:author="Dragomir, Mihai-Stefan" w:date="2016-12-20T10:09:00Z">
        <w:r>
          <w:t>Cross Reference</w:t>
        </w:r>
      </w:ins>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507CD" w:rsidRPr="00D67489" w:rsidTr="00D75827">
        <w:trPr>
          <w:trHeight w:val="247"/>
          <w:ins w:id="950" w:author="Dragomir, Mihai-Stefan" w:date="2016-12-20T10:09:00Z"/>
        </w:trPr>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D75827">
            <w:pPr>
              <w:pStyle w:val="TestCaseDescription"/>
              <w:rPr>
                <w:ins w:id="951" w:author="Dragomir, Mihai-Stefan" w:date="2016-12-20T10:09:00Z"/>
              </w:rPr>
            </w:pPr>
            <w:ins w:id="952" w:author="Dragomir, Mihai-Stefan" w:date="2016-12-20T10:09:00Z">
              <w:r>
                <w:t>Input:</w:t>
              </w:r>
            </w:ins>
          </w:p>
        </w:tc>
        <w:tc>
          <w:tcPr>
            <w:tcW w:w="7979" w:type="dxa"/>
            <w:tcBorders>
              <w:top w:val="single" w:sz="2" w:space="0" w:color="auto"/>
              <w:left w:val="single" w:sz="2" w:space="0" w:color="auto"/>
              <w:bottom w:val="single" w:sz="2" w:space="0" w:color="auto"/>
              <w:right w:val="single" w:sz="2" w:space="0" w:color="auto"/>
            </w:tcBorders>
          </w:tcPr>
          <w:p w:rsidR="002E270C" w:rsidRPr="008D33D8" w:rsidRDefault="002E270C" w:rsidP="002E270C">
            <w:pPr>
              <w:pStyle w:val="TestCaseInfo"/>
              <w:rPr>
                <w:ins w:id="953" w:author="Dragomir, Mihai-Stefan" w:date="2016-12-20T10:11:00Z"/>
              </w:rPr>
            </w:pPr>
            <w:ins w:id="954" w:author="Dragomir, Mihai-Stefan" w:date="2016-12-20T10:11:00Z">
              <w:r>
                <w:rPr>
                  <w:lang w:eastAsia="zh-CN"/>
                </w:rPr>
                <w:t>thresholdID</w:t>
              </w:r>
              <w:r w:rsidRPr="008D33D8">
                <w:rPr>
                  <w:lang w:eastAsia="zh-CN"/>
                </w:rPr>
                <w:t xml:space="preserve"> or ANY</w:t>
              </w:r>
            </w:ins>
          </w:p>
          <w:p w:rsidR="002E270C" w:rsidRPr="008D33D8" w:rsidRDefault="002E270C" w:rsidP="002E270C">
            <w:pPr>
              <w:pStyle w:val="TestCaseInfo"/>
              <w:rPr>
                <w:ins w:id="955" w:author="Dragomir, Mihai-Stefan" w:date="2016-12-20T10:11:00Z"/>
              </w:rPr>
            </w:pPr>
            <w:ins w:id="956" w:author="Dragomir, Mihai-Stefan" w:date="2016-12-20T10:11:00Z">
              <w:r>
                <w:rPr>
                  <w:lang w:eastAsia="zh-CN"/>
                </w:rPr>
                <w:t>metric</w:t>
              </w:r>
              <w:r w:rsidRPr="008D33D8">
                <w:rPr>
                  <w:lang w:eastAsia="zh-CN"/>
                </w:rPr>
                <w:t>Type</w:t>
              </w:r>
            </w:ins>
          </w:p>
          <w:p w:rsidR="002E270C" w:rsidRPr="008D33D8" w:rsidRDefault="002E270C" w:rsidP="002E270C">
            <w:pPr>
              <w:pStyle w:val="TestCaseInfo"/>
              <w:numPr>
                <w:ilvl w:val="0"/>
                <w:numId w:val="204"/>
              </w:numPr>
              <w:rPr>
                <w:ins w:id="957" w:author="Dragomir, Mihai-Stefan" w:date="2016-12-20T10:11:00Z"/>
                <w:lang w:eastAsia="zh-CN"/>
              </w:rPr>
            </w:pPr>
            <w:ins w:id="958" w:author="Dragomir, Mihai-Stefan" w:date="2016-12-20T10:11:00Z">
              <w:r w:rsidRPr="008D33D8">
                <w:rPr>
                  <w:lang w:eastAsia="zh-CN"/>
                </w:rPr>
                <w:t>vCPU</w:t>
              </w:r>
            </w:ins>
          </w:p>
          <w:p w:rsidR="002E270C" w:rsidRPr="008D33D8" w:rsidRDefault="002E270C" w:rsidP="002E270C">
            <w:pPr>
              <w:pStyle w:val="TestCaseInfo"/>
              <w:numPr>
                <w:ilvl w:val="0"/>
                <w:numId w:val="204"/>
              </w:numPr>
              <w:rPr>
                <w:ins w:id="959" w:author="Dragomir, Mihai-Stefan" w:date="2016-12-20T10:11:00Z"/>
                <w:lang w:eastAsia="zh-CN"/>
              </w:rPr>
            </w:pPr>
            <w:ins w:id="960" w:author="Dragomir, Mihai-Stefan" w:date="2016-12-20T10:11:00Z">
              <w:r w:rsidRPr="008D33D8">
                <w:rPr>
                  <w:lang w:eastAsia="zh-CN"/>
                </w:rPr>
                <w:t>vMemory</w:t>
              </w:r>
            </w:ins>
          </w:p>
          <w:p w:rsidR="002E270C" w:rsidRPr="008D33D8" w:rsidRDefault="002E270C" w:rsidP="002E270C">
            <w:pPr>
              <w:pStyle w:val="TestCaseInfo"/>
              <w:numPr>
                <w:ilvl w:val="0"/>
                <w:numId w:val="204"/>
              </w:numPr>
              <w:rPr>
                <w:ins w:id="961" w:author="Dragomir, Mihai-Stefan" w:date="2016-12-20T10:11:00Z"/>
                <w:lang w:eastAsia="zh-CN"/>
              </w:rPr>
            </w:pPr>
            <w:ins w:id="962" w:author="Dragomir, Mihai-Stefan" w:date="2016-12-20T10:11:00Z">
              <w:r w:rsidRPr="008D33D8">
                <w:rPr>
                  <w:lang w:eastAsia="zh-CN"/>
                </w:rPr>
                <w:t>vNetwork</w:t>
              </w:r>
            </w:ins>
          </w:p>
          <w:p w:rsidR="002E270C" w:rsidRPr="008D33D8" w:rsidRDefault="002E270C" w:rsidP="002E270C">
            <w:pPr>
              <w:pStyle w:val="TestCaseInfo"/>
              <w:numPr>
                <w:ilvl w:val="0"/>
                <w:numId w:val="204"/>
              </w:numPr>
              <w:rPr>
                <w:ins w:id="963" w:author="Dragomir, Mihai-Stefan" w:date="2016-12-20T10:11:00Z"/>
                <w:lang w:eastAsia="zh-CN"/>
              </w:rPr>
            </w:pPr>
            <w:ins w:id="964" w:author="Dragomir, Mihai-Stefan" w:date="2016-12-20T10:11:00Z">
              <w:r w:rsidRPr="008D33D8">
                <w:rPr>
                  <w:lang w:eastAsia="zh-CN"/>
                </w:rPr>
                <w:t>vStorage</w:t>
              </w:r>
            </w:ins>
          </w:p>
          <w:p w:rsidR="002E270C" w:rsidRDefault="002E270C" w:rsidP="002E270C">
            <w:pPr>
              <w:pStyle w:val="TestCaseInfo"/>
              <w:numPr>
                <w:ilvl w:val="0"/>
                <w:numId w:val="204"/>
              </w:numPr>
              <w:rPr>
                <w:ins w:id="965" w:author="Dragomir, Mihai-Stefan" w:date="2016-12-20T10:11:00Z"/>
                <w:lang w:eastAsia="zh-CN"/>
              </w:rPr>
            </w:pPr>
            <w:ins w:id="966" w:author="Dragomir, Mihai-Stefan" w:date="2016-12-20T10:11:00Z">
              <w:r w:rsidRPr="008D33D8">
                <w:rPr>
                  <w:lang w:eastAsia="zh-CN"/>
                </w:rPr>
                <w:t>ALL</w:t>
              </w:r>
            </w:ins>
          </w:p>
          <w:p w:rsidR="002E270C" w:rsidRDefault="002E270C" w:rsidP="002E270C">
            <w:pPr>
              <w:pStyle w:val="TestCaseInfo"/>
              <w:rPr>
                <w:ins w:id="967" w:author="Dragomir, Mihai-Stefan" w:date="2016-12-20T10:11:00Z"/>
                <w:lang w:eastAsia="zh-CN"/>
              </w:rPr>
            </w:pPr>
            <w:ins w:id="968" w:author="Dragomir, Mihai-Stefan" w:date="2016-12-20T10:11:00Z">
              <w:r>
                <w:rPr>
                  <w:lang w:eastAsia="zh-CN"/>
                </w:rPr>
                <w:t>thresholdType</w:t>
              </w:r>
            </w:ins>
          </w:p>
          <w:p w:rsidR="002E270C" w:rsidRDefault="002E270C" w:rsidP="002E270C">
            <w:pPr>
              <w:pStyle w:val="TestCaseInfo"/>
              <w:numPr>
                <w:ilvl w:val="0"/>
                <w:numId w:val="213"/>
              </w:numPr>
              <w:rPr>
                <w:ins w:id="969" w:author="Dragomir, Mihai-Stefan" w:date="2016-12-20T10:11:00Z"/>
                <w:lang w:eastAsia="zh-CN"/>
              </w:rPr>
            </w:pPr>
            <w:ins w:id="970" w:author="Dragomir, Mihai-Stefan" w:date="2016-12-20T10:11:00Z">
              <w:r w:rsidRPr="00D11209">
                <w:rPr>
                  <w:lang w:eastAsia="zh-CN"/>
                </w:rPr>
                <w:t>single/multi value threshold</w:t>
              </w:r>
            </w:ins>
          </w:p>
          <w:p w:rsidR="00A507CD" w:rsidRPr="00D67489" w:rsidRDefault="002E270C">
            <w:pPr>
              <w:pStyle w:val="TestCaseInfo"/>
              <w:numPr>
                <w:ilvl w:val="0"/>
                <w:numId w:val="213"/>
              </w:numPr>
              <w:rPr>
                <w:ins w:id="971" w:author="Dragomir, Mihai-Stefan" w:date="2016-12-20T10:09:00Z"/>
                <w:lang w:eastAsia="zh-CN"/>
              </w:rPr>
              <w:pPrChange w:id="972" w:author="Dragomir, Mihai-Stefan" w:date="2016-12-20T10:11:00Z">
                <w:pPr>
                  <w:pStyle w:val="TestCaseInfo"/>
                  <w:numPr>
                    <w:numId w:val="204"/>
                  </w:numPr>
                  <w:ind w:left="720" w:hanging="360"/>
                </w:pPr>
              </w:pPrChange>
            </w:pPr>
            <w:ins w:id="973" w:author="Dragomir, Mihai-Stefan" w:date="2016-12-20T10:11:00Z">
              <w:r w:rsidRPr="00D11209">
                <w:rPr>
                  <w:lang w:eastAsia="zh-CN"/>
                </w:rPr>
                <w:t>static/dynamic/template base threshold</w:t>
              </w:r>
            </w:ins>
          </w:p>
        </w:tc>
      </w:tr>
      <w:tr w:rsidR="00A507CD" w:rsidTr="00D75827">
        <w:trPr>
          <w:ins w:id="974" w:author="Dragomir, Mihai-Stefan" w:date="2016-12-20T10:09:00Z"/>
        </w:trPr>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D75827">
            <w:pPr>
              <w:pStyle w:val="TestCaseDescription"/>
              <w:rPr>
                <w:ins w:id="975" w:author="Dragomir, Mihai-Stefan" w:date="2016-12-20T10:09:00Z"/>
              </w:rPr>
            </w:pPr>
            <w:ins w:id="976" w:author="Dragomir, Mihai-Stefan" w:date="2016-12-20T10:09:00Z">
              <w:r>
                <w:t>Return</w:t>
              </w:r>
            </w:ins>
          </w:p>
        </w:tc>
        <w:tc>
          <w:tcPr>
            <w:tcW w:w="7979" w:type="dxa"/>
            <w:tcBorders>
              <w:top w:val="single" w:sz="2" w:space="0" w:color="auto"/>
              <w:left w:val="single" w:sz="2" w:space="0" w:color="auto"/>
              <w:bottom w:val="single" w:sz="2" w:space="0" w:color="auto"/>
              <w:right w:val="single" w:sz="2" w:space="0" w:color="auto"/>
            </w:tcBorders>
          </w:tcPr>
          <w:p w:rsidR="002E270C" w:rsidRPr="008D33D8" w:rsidRDefault="002E270C">
            <w:pPr>
              <w:pStyle w:val="TestCaseInfo"/>
              <w:rPr>
                <w:ins w:id="977" w:author="Dragomir, Mihai-Stefan" w:date="2016-12-20T10:11:00Z"/>
                <w:lang w:eastAsia="zh-CN"/>
              </w:rPr>
              <w:pPrChange w:id="978" w:author="Dragomir, Mihai-Stefan" w:date="2016-12-20T10:23:00Z">
                <w:pPr>
                  <w:pStyle w:val="TestCaseInfo"/>
                  <w:numPr>
                    <w:numId w:val="205"/>
                  </w:numPr>
                  <w:ind w:left="720" w:hanging="360"/>
                </w:pPr>
              </w:pPrChange>
            </w:pPr>
            <w:ins w:id="979" w:author="Dragomir, Mihai-Stefan" w:date="2016-12-20T10:11:00Z">
              <w:r w:rsidRPr="008D33D8">
                <w:rPr>
                  <w:lang w:eastAsia="zh-CN"/>
                </w:rPr>
                <w:t xml:space="preserve">List of </w:t>
              </w:r>
              <w:r>
                <w:rPr>
                  <w:lang w:eastAsia="zh-CN"/>
                </w:rPr>
                <w:t>thresholds</w:t>
              </w:r>
            </w:ins>
          </w:p>
          <w:p w:rsidR="002E270C" w:rsidRPr="008D33D8" w:rsidRDefault="002E270C" w:rsidP="002E270C">
            <w:pPr>
              <w:pStyle w:val="TestCaseInfo"/>
              <w:numPr>
                <w:ilvl w:val="0"/>
                <w:numId w:val="205"/>
              </w:numPr>
              <w:rPr>
                <w:ins w:id="980" w:author="Dragomir, Mihai-Stefan" w:date="2016-12-20T10:11:00Z"/>
              </w:rPr>
            </w:pPr>
            <w:ins w:id="981" w:author="Dragomir, Mihai-Stefan" w:date="2016-12-20T10:11:00Z">
              <w:r>
                <w:rPr>
                  <w:lang w:eastAsia="zh-CN"/>
                </w:rPr>
                <w:t>thresholdID</w:t>
              </w:r>
            </w:ins>
          </w:p>
          <w:p w:rsidR="002E270C" w:rsidRPr="008D33D8" w:rsidRDefault="002E270C" w:rsidP="002E270C">
            <w:pPr>
              <w:pStyle w:val="TestCaseInfo"/>
              <w:numPr>
                <w:ilvl w:val="0"/>
                <w:numId w:val="205"/>
              </w:numPr>
              <w:rPr>
                <w:ins w:id="982" w:author="Dragomir, Mihai-Stefan" w:date="2016-12-20T10:11:00Z"/>
                <w:lang w:eastAsia="zh-CN"/>
              </w:rPr>
            </w:pPr>
            <w:ins w:id="983" w:author="Dragomir, Mihai-Stefan" w:date="2016-12-20T10:11:00Z">
              <w:r>
                <w:rPr>
                  <w:lang w:eastAsia="zh-CN"/>
                </w:rPr>
                <w:t>metric</w:t>
              </w:r>
              <w:r w:rsidRPr="008D33D8">
                <w:rPr>
                  <w:lang w:eastAsia="zh-CN"/>
                </w:rPr>
                <w:t>Type</w:t>
              </w:r>
            </w:ins>
          </w:p>
          <w:p w:rsidR="002E270C" w:rsidRDefault="002E270C" w:rsidP="002E270C">
            <w:pPr>
              <w:pStyle w:val="TestCaseInfo"/>
              <w:numPr>
                <w:ilvl w:val="0"/>
                <w:numId w:val="205"/>
              </w:numPr>
              <w:rPr>
                <w:ins w:id="984" w:author="Dragomir, Mihai-Stefan" w:date="2016-12-20T10:11:00Z"/>
              </w:rPr>
            </w:pPr>
            <w:ins w:id="985" w:author="Dragomir, Mihai-Stefan" w:date="2016-12-20T10:11:00Z">
              <w:r>
                <w:t>thresholdType</w:t>
              </w:r>
            </w:ins>
          </w:p>
          <w:p w:rsidR="002E270C" w:rsidRDefault="002E270C" w:rsidP="002E270C">
            <w:pPr>
              <w:pStyle w:val="TestCaseInfo"/>
              <w:numPr>
                <w:ilvl w:val="0"/>
                <w:numId w:val="205"/>
              </w:numPr>
              <w:ind w:left="1112"/>
              <w:rPr>
                <w:ins w:id="986" w:author="Dragomir, Mihai-Stefan" w:date="2016-12-20T10:11:00Z"/>
              </w:rPr>
            </w:pPr>
            <w:ins w:id="987" w:author="Dragomir, Mihai-Stefan" w:date="2016-12-20T10:11:00Z">
              <w:r>
                <w:t>single/multi value threshold</w:t>
              </w:r>
            </w:ins>
          </w:p>
          <w:p w:rsidR="002E270C" w:rsidRDefault="002E270C" w:rsidP="002E270C">
            <w:pPr>
              <w:pStyle w:val="TestCaseInfo"/>
              <w:numPr>
                <w:ilvl w:val="0"/>
                <w:numId w:val="205"/>
              </w:numPr>
              <w:ind w:left="1112"/>
              <w:rPr>
                <w:ins w:id="988" w:author="Dragomir, Mihai-Stefan" w:date="2016-12-20T10:11:00Z"/>
              </w:rPr>
            </w:pPr>
            <w:ins w:id="989" w:author="Dragomir, Mihai-Stefan" w:date="2016-12-20T10:11:00Z">
              <w:r>
                <w:t>static/dynamic/template base threshold</w:t>
              </w:r>
            </w:ins>
          </w:p>
          <w:p w:rsidR="002E270C" w:rsidRDefault="002E270C" w:rsidP="002E270C">
            <w:pPr>
              <w:pStyle w:val="TestCaseInfo"/>
              <w:numPr>
                <w:ilvl w:val="0"/>
                <w:numId w:val="205"/>
              </w:numPr>
              <w:rPr>
                <w:ins w:id="990" w:author="Dragomir, Mihai-Stefan" w:date="2016-12-20T10:11:00Z"/>
              </w:rPr>
            </w:pPr>
            <w:ins w:id="991" w:author="Dragomir, Mihai-Stefan" w:date="2016-12-20T10:11:00Z">
              <w:r>
                <w:t>thresholdDetails</w:t>
              </w:r>
            </w:ins>
          </w:p>
          <w:p w:rsidR="002E270C" w:rsidRDefault="002E270C" w:rsidP="002E270C">
            <w:pPr>
              <w:pStyle w:val="TestCaseInfo"/>
              <w:numPr>
                <w:ilvl w:val="0"/>
                <w:numId w:val="205"/>
              </w:numPr>
              <w:ind w:left="1112"/>
              <w:rPr>
                <w:ins w:id="992" w:author="Dragomir, Mihai-Stefan" w:date="2016-12-20T10:11:00Z"/>
              </w:rPr>
            </w:pPr>
            <w:ins w:id="993" w:author="Dragomir, Mihai-Stefan" w:date="2016-12-20T10:11:00Z">
              <w:r>
                <w:t>value to be crossed</w:t>
              </w:r>
            </w:ins>
          </w:p>
          <w:p w:rsidR="002E270C" w:rsidRDefault="002E270C" w:rsidP="002E270C">
            <w:pPr>
              <w:pStyle w:val="TestCaseInfo"/>
              <w:numPr>
                <w:ilvl w:val="0"/>
                <w:numId w:val="205"/>
              </w:numPr>
              <w:ind w:left="1112"/>
              <w:rPr>
                <w:ins w:id="994" w:author="Dragomir, Mihai-Stefan" w:date="2016-12-20T10:11:00Z"/>
              </w:rPr>
            </w:pPr>
            <w:ins w:id="995" w:author="Dragomir, Mihai-Stefan" w:date="2016-12-20T10:11:00Z">
              <w:r>
                <w:t>direction in which the value is crossed</w:t>
              </w:r>
            </w:ins>
          </w:p>
          <w:p w:rsidR="00A507CD" w:rsidRDefault="002E270C">
            <w:pPr>
              <w:pStyle w:val="TestCaseInfo"/>
              <w:numPr>
                <w:ilvl w:val="0"/>
                <w:numId w:val="205"/>
              </w:numPr>
              <w:ind w:left="1112"/>
              <w:rPr>
                <w:ins w:id="996" w:author="Dragomir, Mihai-Stefan" w:date="2016-12-20T10:09:00Z"/>
              </w:rPr>
              <w:pPrChange w:id="997" w:author="Dragomir, Mihai-Stefan" w:date="2016-12-20T10:12:00Z">
                <w:pPr>
                  <w:pStyle w:val="TestCaseInfo"/>
                  <w:numPr>
                    <w:numId w:val="205"/>
                  </w:numPr>
                  <w:ind w:left="720" w:hanging="360"/>
                </w:pPr>
              </w:pPrChange>
            </w:pPr>
            <w:ins w:id="998" w:author="Dragomir, Mihai-Stefan" w:date="2016-12-20T10:11:00Z">
              <w:r>
                <w:t>details on the notification to be generated</w:t>
              </w:r>
            </w:ins>
          </w:p>
        </w:tc>
      </w:tr>
      <w:tr w:rsidR="00A507CD" w:rsidTr="00D75827">
        <w:trPr>
          <w:ins w:id="999" w:author="Dragomir, Mihai-Stefan" w:date="2016-12-20T10:09:00Z"/>
        </w:trPr>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D75827">
            <w:pPr>
              <w:pStyle w:val="TestCaseDescription"/>
              <w:rPr>
                <w:ins w:id="1000" w:author="Dragomir, Mihai-Stefan" w:date="2016-12-20T10:09:00Z"/>
              </w:rPr>
            </w:pPr>
            <w:ins w:id="1001" w:author="Dragomir, Mihai-Stefan" w:date="2016-12-20T10:09:00Z">
              <w:r>
                <w:t>Description</w:t>
              </w:r>
            </w:ins>
          </w:p>
        </w:tc>
        <w:tc>
          <w:tcPr>
            <w:tcW w:w="7979" w:type="dxa"/>
            <w:tcBorders>
              <w:top w:val="single" w:sz="2" w:space="0" w:color="auto"/>
              <w:left w:val="single" w:sz="2" w:space="0" w:color="auto"/>
              <w:bottom w:val="single" w:sz="2" w:space="0" w:color="auto"/>
              <w:right w:val="single" w:sz="2" w:space="0" w:color="auto"/>
            </w:tcBorders>
          </w:tcPr>
          <w:p w:rsidR="00A507CD" w:rsidRDefault="00A22C4E" w:rsidP="00D75827">
            <w:pPr>
              <w:pStyle w:val="TestCaseInfo"/>
              <w:rPr>
                <w:ins w:id="1002" w:author="Dragomir, Mihai-Stefan" w:date="2016-12-20T10:09:00Z"/>
              </w:rPr>
            </w:pPr>
            <w:ins w:id="1003" w:author="Dragomir, Mihai-Stefan" w:date="2016-12-20T10:13:00Z">
              <w:r>
                <w:rPr>
                  <w:lang w:eastAsia="zh-CN"/>
                </w:rPr>
                <w:t>The command lists all thresholds matching the filter.</w:t>
              </w:r>
            </w:ins>
          </w:p>
        </w:tc>
      </w:tr>
    </w:tbl>
    <w:p w:rsidR="00A507CD" w:rsidRDefault="00A507CD"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pPr>
              <w:pStyle w:val="Function"/>
            </w:pPr>
            <w:bookmarkStart w:id="1004" w:name="_Toc459818143"/>
            <w:r>
              <w:t xml:space="preserve">Function: </w:t>
            </w:r>
            <w:r w:rsidR="00E7531B">
              <w:t>VIM.</w:t>
            </w:r>
            <w:r w:rsidR="00E7531B" w:rsidRPr="00E7531B">
              <w:t>Performance.ListPerformanceNotification</w:t>
            </w:r>
            <w:del w:id="1005" w:author="Dragomir, Mihai-Stefan" w:date="2016-12-08T15:05:00Z">
              <w:r w:rsidR="00E7531B" w:rsidRPr="00E7531B" w:rsidDel="00A82B46">
                <w:delText>Registration</w:delText>
              </w:r>
            </w:del>
            <w:ins w:id="1006" w:author="Dragomir, Mihai-Stefan" w:date="2016-12-08T15:05:00Z">
              <w:r w:rsidR="00A82B46">
                <w:t>Subscription</w:t>
              </w:r>
            </w:ins>
            <w:r>
              <w:t>()</w:t>
            </w:r>
            <w:bookmarkEnd w:id="1004"/>
          </w:p>
        </w:tc>
      </w:tr>
    </w:tbl>
    <w:p w:rsidR="00CD7EC8" w:rsidRDefault="009848AB" w:rsidP="00C5031A">
      <w:pPr>
        <w:rPr>
          <w:rFonts w:asciiTheme="minorHAnsi" w:hAnsiTheme="minorHAnsi" w:cstheme="minorBidi"/>
        </w:rPr>
      </w:pPr>
      <w:r>
        <w:t>Cross Reference:</w:t>
      </w:r>
      <w:r>
        <w:fldChar w:fldCharType="begin"/>
      </w:r>
      <w:r>
        <w:instrText xml:space="preserve"> REF ListPerformanceNotificationRegistration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591F" w:rsidTr="00E7531B">
        <w:trPr>
          <w:trHeight w:val="247"/>
          <w:ins w:id="1007"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rPr>
                <w:ins w:id="1008" w:author="Dragomir, Mihai-Stefan" w:date="2016-12-08T11:45:00Z"/>
              </w:rPr>
            </w:pPr>
            <w:ins w:id="1009" w:author="Dragomir, Mihai-Stefan" w:date="2016-12-08T15:09:00Z">
              <w:r>
                <w:t>Input:</w:t>
              </w:r>
            </w:ins>
          </w:p>
        </w:tc>
        <w:tc>
          <w:tcPr>
            <w:tcW w:w="7979" w:type="dxa"/>
            <w:tcBorders>
              <w:top w:val="single" w:sz="2" w:space="0" w:color="auto"/>
              <w:left w:val="single" w:sz="2" w:space="0" w:color="auto"/>
              <w:bottom w:val="single" w:sz="2" w:space="0" w:color="auto"/>
              <w:right w:val="single" w:sz="2" w:space="0" w:color="auto"/>
            </w:tcBorders>
          </w:tcPr>
          <w:p w:rsidR="002F591F" w:rsidRPr="008D33D8" w:rsidRDefault="00781CED" w:rsidP="002F591F">
            <w:pPr>
              <w:pStyle w:val="TestCaseInfo"/>
              <w:rPr>
                <w:ins w:id="1010" w:author="Dragomir, Mihai-Stefan" w:date="2016-12-08T15:09:00Z"/>
              </w:rPr>
            </w:pPr>
            <w:ins w:id="1011" w:author="Dragomir, Mihai-Stefan" w:date="2016-12-09T09:28:00Z">
              <w:r>
                <w:rPr>
                  <w:lang w:eastAsia="zh-CN"/>
                </w:rPr>
                <w:t>perfSubscriptionID</w:t>
              </w:r>
            </w:ins>
            <w:ins w:id="1012" w:author="Dragomir, Mihai-Stefan" w:date="2016-12-08T15:09:00Z">
              <w:r w:rsidR="002F591F">
                <w:rPr>
                  <w:lang w:eastAsia="zh-CN"/>
                </w:rPr>
                <w:t xml:space="preserve"> </w:t>
              </w:r>
              <w:r w:rsidR="002F591F" w:rsidRPr="008D33D8">
                <w:rPr>
                  <w:lang w:eastAsia="zh-CN"/>
                </w:rPr>
                <w:t>or ANY</w:t>
              </w:r>
            </w:ins>
          </w:p>
          <w:p w:rsidR="002F591F" w:rsidRPr="008D33D8" w:rsidRDefault="000537B8">
            <w:pPr>
              <w:pStyle w:val="TestCaseInfo"/>
              <w:rPr>
                <w:ins w:id="1013" w:author="Dragomir, Mihai-Stefan" w:date="2016-12-08T11:45:00Z"/>
                <w:lang w:eastAsia="zh-CN"/>
              </w:rPr>
              <w:pPrChange w:id="1014" w:author="Dragomir, Mihai-Stefan" w:date="2016-12-08T10:55:00Z">
                <w:pPr>
                  <w:pStyle w:val="TestCaseInfo"/>
                  <w:numPr>
                    <w:numId w:val="163"/>
                  </w:numPr>
                  <w:ind w:left="720" w:hanging="360"/>
                </w:pPr>
              </w:pPrChange>
            </w:pPr>
            <w:ins w:id="1015" w:author="Dragomir, Mihai-Stefan" w:date="2016-12-09T09:37:00Z">
              <w:r>
                <w:rPr>
                  <w:lang w:eastAsia="zh-CN"/>
                </w:rPr>
                <w:t>p</w:t>
              </w:r>
              <w:r w:rsidR="00AF3506">
                <w:rPr>
                  <w:lang w:eastAsia="zh-CN"/>
                </w:rPr>
                <w:t>erfNotificationType</w:t>
              </w:r>
            </w:ins>
            <w:ins w:id="1016" w:author="Dragomir, Mihai-Stefan" w:date="2016-12-08T15:09:00Z">
              <w:r w:rsidR="002F591F" w:rsidRPr="008D33D8">
                <w:rPr>
                  <w:lang w:eastAsia="zh-CN"/>
                </w:rPr>
                <w:t xml:space="preserve"> or ANY</w:t>
              </w:r>
            </w:ins>
          </w:p>
        </w:tc>
      </w:tr>
      <w:tr w:rsidR="002F591F" w:rsidTr="00E7531B">
        <w:trPr>
          <w:ins w:id="1017"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rPr>
                <w:ins w:id="1018" w:author="Dragomir, Mihai-Stefan" w:date="2016-12-08T11:45:00Z"/>
              </w:rPr>
            </w:pPr>
            <w:ins w:id="1019" w:author="Dragomir, Mihai-Stefan" w:date="2016-12-08T15:09:00Z">
              <w:r>
                <w:t>Return</w:t>
              </w:r>
            </w:ins>
          </w:p>
        </w:tc>
        <w:tc>
          <w:tcPr>
            <w:tcW w:w="7979" w:type="dxa"/>
            <w:tcBorders>
              <w:top w:val="single" w:sz="2" w:space="0" w:color="auto"/>
              <w:left w:val="single" w:sz="2" w:space="0" w:color="auto"/>
              <w:bottom w:val="single" w:sz="2" w:space="0" w:color="auto"/>
              <w:right w:val="single" w:sz="2" w:space="0" w:color="auto"/>
            </w:tcBorders>
          </w:tcPr>
          <w:p w:rsidR="002F591F" w:rsidRPr="008D33D8" w:rsidRDefault="002F591F">
            <w:pPr>
              <w:pStyle w:val="TestCaseInfo"/>
              <w:rPr>
                <w:ins w:id="1020" w:author="Dragomir, Mihai-Stefan" w:date="2016-12-08T15:09:00Z"/>
              </w:rPr>
              <w:pPrChange w:id="1021" w:author="Dragomir, Mihai-Stefan" w:date="2016-12-20T10:24:00Z">
                <w:pPr>
                  <w:pStyle w:val="TestCaseInfo"/>
                  <w:numPr>
                    <w:numId w:val="165"/>
                  </w:numPr>
                  <w:ind w:left="720" w:hanging="360"/>
                </w:pPr>
              </w:pPrChange>
            </w:pPr>
            <w:ins w:id="1022" w:author="Dragomir, Mihai-Stefan" w:date="2016-12-08T15:09:00Z">
              <w:r w:rsidRPr="008D33D8">
                <w:rPr>
                  <w:lang w:eastAsia="zh-CN"/>
                </w:rPr>
                <w:t xml:space="preserve">List of performance notifications </w:t>
              </w:r>
              <w:r>
                <w:rPr>
                  <w:lang w:eastAsia="zh-CN"/>
                </w:rPr>
                <w:t>subscriptions</w:t>
              </w:r>
            </w:ins>
          </w:p>
          <w:p w:rsidR="002F591F" w:rsidRDefault="00781CED" w:rsidP="002F591F">
            <w:pPr>
              <w:pStyle w:val="TestCaseInfo"/>
              <w:numPr>
                <w:ilvl w:val="0"/>
                <w:numId w:val="165"/>
              </w:numPr>
              <w:rPr>
                <w:ins w:id="1023" w:author="Dragomir, Mihai-Stefan" w:date="2016-12-08T15:09:00Z"/>
              </w:rPr>
            </w:pPr>
            <w:ins w:id="1024" w:author="Dragomir, Mihai-Stefan" w:date="2016-12-09T09:28:00Z">
              <w:r>
                <w:rPr>
                  <w:lang w:eastAsia="zh-CN"/>
                </w:rPr>
                <w:t>perfSubscriptionID</w:t>
              </w:r>
            </w:ins>
          </w:p>
          <w:p w:rsidR="002F591F" w:rsidRPr="008D33D8" w:rsidRDefault="000537B8" w:rsidP="002F591F">
            <w:pPr>
              <w:pStyle w:val="TestCaseInfo"/>
              <w:numPr>
                <w:ilvl w:val="0"/>
                <w:numId w:val="165"/>
              </w:numPr>
              <w:rPr>
                <w:ins w:id="1025" w:author="Dragomir, Mihai-Stefan" w:date="2016-12-08T11:45:00Z"/>
                <w:lang w:eastAsia="zh-CN"/>
              </w:rPr>
            </w:pPr>
            <w:ins w:id="1026" w:author="Dragomir, Mihai-Stefan" w:date="2016-12-09T09:37:00Z">
              <w:r>
                <w:rPr>
                  <w:lang w:eastAsia="zh-CN"/>
                </w:rPr>
                <w:t>p</w:t>
              </w:r>
              <w:r w:rsidR="00AF3506">
                <w:rPr>
                  <w:lang w:eastAsia="zh-CN"/>
                </w:rPr>
                <w:t>erfNotificationType</w:t>
              </w:r>
            </w:ins>
          </w:p>
        </w:tc>
      </w:tr>
      <w:tr w:rsidR="002F591F" w:rsidTr="00E7531B">
        <w:trPr>
          <w:trHeight w:val="283"/>
          <w:ins w:id="1027"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rPr>
                <w:ins w:id="1028" w:author="Dragomir, Mihai-Stefan" w:date="2016-12-08T11:45:00Z"/>
              </w:rPr>
            </w:pPr>
            <w:ins w:id="1029" w:author="Dragomir, Mihai-Stefan" w:date="2016-12-08T15:09:00Z">
              <w:r>
                <w:t>Description</w:t>
              </w:r>
            </w:ins>
          </w:p>
        </w:tc>
        <w:tc>
          <w:tcPr>
            <w:tcW w:w="7979" w:type="dxa"/>
            <w:tcBorders>
              <w:top w:val="single" w:sz="2" w:space="0" w:color="auto"/>
              <w:left w:val="single" w:sz="2" w:space="0" w:color="auto"/>
              <w:bottom w:val="single" w:sz="2" w:space="0" w:color="auto"/>
              <w:right w:val="single" w:sz="2" w:space="0" w:color="auto"/>
            </w:tcBorders>
          </w:tcPr>
          <w:p w:rsidR="002F591F" w:rsidRDefault="002F591F" w:rsidP="002F591F">
            <w:pPr>
              <w:pStyle w:val="TestCaseInfo"/>
              <w:rPr>
                <w:ins w:id="1030" w:author="Dragomir, Mihai-Stefan" w:date="2016-12-08T11:45:00Z"/>
                <w:lang w:eastAsia="zh-CN"/>
              </w:rPr>
            </w:pPr>
            <w:ins w:id="1031" w:author="Dragomir, Mihai-Stefan" w:date="2016-12-08T15:09:00Z">
              <w:r>
                <w:rPr>
                  <w:lang w:eastAsia="zh-CN"/>
                </w:rPr>
                <w:t>The command lists all subscriptions for performance notifications</w:t>
              </w:r>
            </w:ins>
            <w:ins w:id="1032" w:author="Dragomir, Mihai-Stefan" w:date="2016-12-20T10:13:00Z">
              <w:r w:rsidR="00A22C4E">
                <w:rPr>
                  <w:lang w:eastAsia="zh-CN"/>
                </w:rPr>
                <w:t xml:space="preserve"> matching the filter</w:t>
              </w:r>
            </w:ins>
            <w:ins w:id="1033" w:author="Dragomir, Mihai-Stefan" w:date="2016-12-08T15:09:00Z">
              <w:r>
                <w:rPr>
                  <w:lang w:eastAsia="zh-CN"/>
                </w:rPr>
                <w:t>.</w:t>
              </w:r>
            </w:ins>
          </w:p>
        </w:tc>
      </w:tr>
    </w:tbl>
    <w:p w:rsidR="00CA1CEB" w:rsidDel="00CD7EC8" w:rsidRDefault="00CA1CEB" w:rsidP="00C5031A">
      <w:pPr>
        <w:rPr>
          <w:del w:id="1034" w:author="Dragomir, Mihai-Stefan" w:date="2016-12-08T11:45: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CD7EC8" w:rsidTr="00E7531B">
        <w:trPr>
          <w:trHeight w:val="247"/>
          <w:del w:id="1035"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1036" w:author="Dragomir, Mihai-Stefan" w:date="2016-12-08T11:45:00Z"/>
              </w:rPr>
            </w:pPr>
            <w:del w:id="1037" w:author="Dragomir, Mihai-Stefan" w:date="2016-12-08T11:45:00Z">
              <w:r w:rsidDel="00CD7EC8">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Del="00CD7EC8" w:rsidRDefault="0096611A" w:rsidP="00874974">
            <w:pPr>
              <w:pStyle w:val="TestCaseInfo"/>
              <w:rPr>
                <w:del w:id="1038" w:author="Dragomir, Mihai-Stefan" w:date="2016-12-08T11:45:00Z"/>
                <w:lang w:eastAsia="zh-CN"/>
              </w:rPr>
            </w:pPr>
            <w:del w:id="1039" w:author="Dragomir, Mihai-Stefan" w:date="2016-12-08T11:45:00Z">
              <w:r w:rsidDel="00CD7EC8">
                <w:rPr>
                  <w:lang w:eastAsia="zh-CN"/>
                </w:rPr>
                <w:delText>Performance</w:delText>
              </w:r>
              <w:r w:rsidR="00CA1CEB" w:rsidDel="00CD7EC8">
                <w:rPr>
                  <w:lang w:eastAsia="zh-CN"/>
                </w:rPr>
                <w:delText>ID</w:delText>
              </w:r>
              <w:r w:rsidDel="00CD7EC8">
                <w:rPr>
                  <w:lang w:eastAsia="zh-CN"/>
                </w:rPr>
                <w:delText xml:space="preserve"> or ANY</w:delText>
              </w:r>
            </w:del>
          </w:p>
          <w:p w:rsidR="00CA1CEB" w:rsidDel="00CD7EC8" w:rsidRDefault="00CA1CEB" w:rsidP="00874974">
            <w:pPr>
              <w:pStyle w:val="TestCaseInfo"/>
              <w:rPr>
                <w:del w:id="1040" w:author="Dragomir, Mihai-Stefan" w:date="2016-12-08T11:45:00Z"/>
                <w:lang w:eastAsia="zh-CN"/>
              </w:rPr>
            </w:pPr>
            <w:del w:id="1041" w:author="Dragomir, Mihai-Stefan" w:date="2016-12-08T11:45:00Z">
              <w:r w:rsidDel="00CD7EC8">
                <w:rPr>
                  <w:lang w:eastAsia="zh-CN"/>
                </w:rPr>
                <w:delText>Type</w:delText>
              </w:r>
            </w:del>
          </w:p>
          <w:p w:rsidR="00CA1CEB" w:rsidDel="00CD7EC8" w:rsidRDefault="00CA1CEB" w:rsidP="004F5EAE">
            <w:pPr>
              <w:pStyle w:val="TestCaseInfo"/>
              <w:numPr>
                <w:ilvl w:val="0"/>
                <w:numId w:val="163"/>
              </w:numPr>
              <w:rPr>
                <w:del w:id="1042" w:author="Dragomir, Mihai-Stefan" w:date="2016-12-08T11:45:00Z"/>
                <w:lang w:eastAsia="zh-CN"/>
              </w:rPr>
            </w:pPr>
            <w:del w:id="1043" w:author="Dragomir, Mihai-Stefan" w:date="2016-12-08T11:45:00Z">
              <w:r w:rsidDel="00CD7EC8">
                <w:rPr>
                  <w:lang w:eastAsia="zh-CN"/>
                </w:rPr>
                <w:delText>vCPU</w:delText>
              </w:r>
            </w:del>
          </w:p>
          <w:p w:rsidR="00CA1CEB" w:rsidDel="00CD7EC8" w:rsidRDefault="00CA1CEB" w:rsidP="004F5EAE">
            <w:pPr>
              <w:pStyle w:val="TestCaseInfo"/>
              <w:numPr>
                <w:ilvl w:val="0"/>
                <w:numId w:val="163"/>
              </w:numPr>
              <w:rPr>
                <w:del w:id="1044" w:author="Dragomir, Mihai-Stefan" w:date="2016-12-08T11:45:00Z"/>
                <w:lang w:eastAsia="zh-CN"/>
              </w:rPr>
            </w:pPr>
            <w:del w:id="1045" w:author="Dragomir, Mihai-Stefan" w:date="2016-12-08T11:45:00Z">
              <w:r w:rsidDel="00CD7EC8">
                <w:rPr>
                  <w:lang w:eastAsia="zh-CN"/>
                </w:rPr>
                <w:delText>vMemory</w:delText>
              </w:r>
            </w:del>
          </w:p>
          <w:p w:rsidR="00CA1CEB" w:rsidDel="00CD7EC8" w:rsidRDefault="00CA1CEB" w:rsidP="004F5EAE">
            <w:pPr>
              <w:pStyle w:val="TestCaseInfo"/>
              <w:numPr>
                <w:ilvl w:val="0"/>
                <w:numId w:val="163"/>
              </w:numPr>
              <w:rPr>
                <w:del w:id="1046" w:author="Dragomir, Mihai-Stefan" w:date="2016-12-08T11:45:00Z"/>
                <w:lang w:eastAsia="zh-CN"/>
              </w:rPr>
            </w:pPr>
            <w:del w:id="1047" w:author="Dragomir, Mihai-Stefan" w:date="2016-12-08T11:45:00Z">
              <w:r w:rsidDel="00CD7EC8">
                <w:rPr>
                  <w:lang w:eastAsia="zh-CN"/>
                </w:rPr>
                <w:delText>vNetwork</w:delText>
              </w:r>
            </w:del>
          </w:p>
          <w:p w:rsidR="00CA1CEB" w:rsidDel="00CD7EC8" w:rsidRDefault="00CA1CEB" w:rsidP="004F5EAE">
            <w:pPr>
              <w:pStyle w:val="TestCaseInfo"/>
              <w:numPr>
                <w:ilvl w:val="0"/>
                <w:numId w:val="163"/>
              </w:numPr>
              <w:rPr>
                <w:del w:id="1048" w:author="Dragomir, Mihai-Stefan" w:date="2016-12-08T11:45:00Z"/>
                <w:lang w:eastAsia="zh-CN"/>
              </w:rPr>
            </w:pPr>
            <w:del w:id="1049" w:author="Dragomir, Mihai-Stefan" w:date="2016-12-08T11:45:00Z">
              <w:r w:rsidDel="00CD7EC8">
                <w:rPr>
                  <w:lang w:eastAsia="zh-CN"/>
                </w:rPr>
                <w:delText>vStorage</w:delText>
              </w:r>
            </w:del>
          </w:p>
          <w:p w:rsidR="00CA1CEB" w:rsidRPr="00D67489" w:rsidDel="00CD7EC8" w:rsidRDefault="00CA1CEB" w:rsidP="004F5EAE">
            <w:pPr>
              <w:pStyle w:val="TestCaseInfo"/>
              <w:numPr>
                <w:ilvl w:val="0"/>
                <w:numId w:val="163"/>
              </w:numPr>
              <w:rPr>
                <w:del w:id="1050" w:author="Dragomir, Mihai-Stefan" w:date="2016-12-08T11:45:00Z"/>
                <w:lang w:eastAsia="zh-CN"/>
              </w:rPr>
            </w:pPr>
            <w:del w:id="1051" w:author="Dragomir, Mihai-Stefan" w:date="2016-12-08T11:45:00Z">
              <w:r w:rsidDel="00CD7EC8">
                <w:rPr>
                  <w:lang w:eastAsia="zh-CN"/>
                </w:rPr>
                <w:delText>ALL</w:delText>
              </w:r>
            </w:del>
          </w:p>
        </w:tc>
      </w:tr>
      <w:tr w:rsidR="00CA1CEB" w:rsidDel="00CD7EC8" w:rsidTr="00E7531B">
        <w:trPr>
          <w:del w:id="1052"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1053" w:author="Dragomir, Mihai-Stefan" w:date="2016-12-08T11:45:00Z"/>
              </w:rPr>
            </w:pPr>
            <w:del w:id="1054" w:author="Dragomir, Mihai-Stefan" w:date="2016-12-08T11:45:00Z">
              <w:r w:rsidDel="00CD7EC8">
                <w:delText>Return</w:delText>
              </w:r>
            </w:del>
          </w:p>
        </w:tc>
        <w:tc>
          <w:tcPr>
            <w:tcW w:w="7979" w:type="dxa"/>
            <w:tcBorders>
              <w:top w:val="single" w:sz="2" w:space="0" w:color="auto"/>
              <w:left w:val="single" w:sz="2" w:space="0" w:color="auto"/>
              <w:bottom w:val="single" w:sz="2" w:space="0" w:color="auto"/>
              <w:right w:val="single" w:sz="2" w:space="0" w:color="auto"/>
            </w:tcBorders>
          </w:tcPr>
          <w:p w:rsidR="00CA1CEB" w:rsidDel="00CD7EC8" w:rsidRDefault="00CA1CEB" w:rsidP="00E7531B">
            <w:pPr>
              <w:pStyle w:val="TestCaseInfo"/>
              <w:rPr>
                <w:del w:id="1055" w:author="Dragomir, Mihai-Stefan" w:date="2016-12-08T11:45:00Z"/>
                <w:lang w:eastAsia="zh-CN"/>
              </w:rPr>
            </w:pPr>
            <w:del w:id="1056" w:author="Dragomir, Mihai-Stefan" w:date="2016-12-08T11:45:00Z">
              <w:r w:rsidDel="00CD7EC8">
                <w:rPr>
                  <w:lang w:eastAsia="zh-CN"/>
                </w:rPr>
                <w:delText>List of performance notifications registrations</w:delText>
              </w:r>
            </w:del>
          </w:p>
          <w:p w:rsidR="00CA1CEB" w:rsidDel="00CD7EC8" w:rsidRDefault="00CA1CEB" w:rsidP="004F5EAE">
            <w:pPr>
              <w:pStyle w:val="TestCaseInfo"/>
              <w:numPr>
                <w:ilvl w:val="0"/>
                <w:numId w:val="165"/>
              </w:numPr>
              <w:rPr>
                <w:del w:id="1057" w:author="Dragomir, Mihai-Stefan" w:date="2016-12-08T11:45:00Z"/>
                <w:lang w:eastAsia="zh-CN"/>
              </w:rPr>
            </w:pPr>
            <w:del w:id="1058" w:author="Dragomir, Mihai-Stefan" w:date="2016-12-08T11:45:00Z">
              <w:r w:rsidDel="00CD7EC8">
                <w:rPr>
                  <w:lang w:eastAsia="zh-CN"/>
                </w:rPr>
                <w:delText>PerformanceID</w:delText>
              </w:r>
            </w:del>
          </w:p>
          <w:p w:rsidR="00CA1CEB" w:rsidDel="00CD7EC8" w:rsidRDefault="00CA1CEB" w:rsidP="004F5EAE">
            <w:pPr>
              <w:pStyle w:val="TestCaseInfo"/>
              <w:numPr>
                <w:ilvl w:val="0"/>
                <w:numId w:val="165"/>
              </w:numPr>
              <w:rPr>
                <w:del w:id="1059" w:author="Dragomir, Mihai-Stefan" w:date="2016-12-08T11:45:00Z"/>
                <w:lang w:eastAsia="zh-CN"/>
              </w:rPr>
            </w:pPr>
            <w:del w:id="1060" w:author="Dragomir, Mihai-Stefan" w:date="2016-12-08T11:45:00Z">
              <w:r w:rsidDel="00CD7EC8">
                <w:rPr>
                  <w:lang w:eastAsia="zh-CN"/>
                </w:rPr>
                <w:delText>Type</w:delText>
              </w:r>
            </w:del>
          </w:p>
          <w:p w:rsidR="00CA1CEB" w:rsidDel="00CD7EC8" w:rsidRDefault="00CA1CEB" w:rsidP="004F5EAE">
            <w:pPr>
              <w:pStyle w:val="TestCaseInfo"/>
              <w:numPr>
                <w:ilvl w:val="0"/>
                <w:numId w:val="165"/>
              </w:numPr>
              <w:rPr>
                <w:del w:id="1061" w:author="Dragomir, Mihai-Stefan" w:date="2016-12-08T11:45:00Z"/>
                <w:lang w:eastAsia="zh-CN"/>
              </w:rPr>
            </w:pPr>
            <w:del w:id="1062" w:author="Dragomir, Mihai-Stefan" w:date="2016-12-08T11:45:00Z">
              <w:r w:rsidDel="00CD7EC8">
                <w:rPr>
                  <w:lang w:eastAsia="zh-CN"/>
                </w:rPr>
                <w:delText xml:space="preserve">Collection period </w:delText>
              </w:r>
            </w:del>
          </w:p>
          <w:p w:rsidR="00CA1CEB" w:rsidDel="00CD7EC8" w:rsidRDefault="00CA1CEB" w:rsidP="004F5EAE">
            <w:pPr>
              <w:pStyle w:val="TestCaseInfo"/>
              <w:numPr>
                <w:ilvl w:val="0"/>
                <w:numId w:val="165"/>
              </w:numPr>
              <w:rPr>
                <w:del w:id="1063" w:author="Dragomir, Mihai-Stefan" w:date="2016-12-08T11:45:00Z"/>
                <w:lang w:eastAsia="zh-CN"/>
              </w:rPr>
            </w:pPr>
            <w:del w:id="1064" w:author="Dragomir, Mihai-Stefan" w:date="2016-12-08T11:45:00Z">
              <w:r w:rsidDel="00CD7EC8">
                <w:rPr>
                  <w:lang w:eastAsia="zh-CN"/>
                </w:rPr>
                <w:delText>Reporting period</w:delText>
              </w:r>
            </w:del>
          </w:p>
          <w:p w:rsidR="00CA1CEB" w:rsidDel="00CD7EC8" w:rsidRDefault="00CA1CEB" w:rsidP="004F5EAE">
            <w:pPr>
              <w:pStyle w:val="TestCaseInfo"/>
              <w:numPr>
                <w:ilvl w:val="0"/>
                <w:numId w:val="165"/>
              </w:numPr>
              <w:rPr>
                <w:del w:id="1065" w:author="Dragomir, Mihai-Stefan" w:date="2016-12-08T11:45:00Z"/>
                <w:lang w:eastAsia="zh-CN"/>
              </w:rPr>
            </w:pPr>
            <w:del w:id="1066" w:author="Dragomir, Mihai-Stefan" w:date="2016-12-08T11:45:00Z">
              <w:r w:rsidDel="00CD7EC8">
                <w:rPr>
                  <w:lang w:eastAsia="zh-CN"/>
                </w:rPr>
                <w:delText>Reporting boundary to define the duration</w:delText>
              </w:r>
            </w:del>
          </w:p>
          <w:p w:rsidR="00CA1CEB" w:rsidDel="00CD7EC8" w:rsidRDefault="00CA1CEB" w:rsidP="004F5EAE">
            <w:pPr>
              <w:pStyle w:val="TestCaseInfo"/>
              <w:numPr>
                <w:ilvl w:val="0"/>
                <w:numId w:val="165"/>
              </w:numPr>
              <w:rPr>
                <w:del w:id="1067" w:author="Dragomir, Mihai-Stefan" w:date="2016-12-08T11:45:00Z"/>
                <w:lang w:eastAsia="zh-CN"/>
              </w:rPr>
            </w:pPr>
            <w:del w:id="1068" w:author="Dragomir, Mihai-Stefan" w:date="2016-12-08T11:45:00Z">
              <w:r w:rsidDel="00CD7EC8">
                <w:rPr>
                  <w:lang w:eastAsia="zh-CN"/>
                </w:rPr>
                <w:delText>…</w:delText>
              </w:r>
            </w:del>
          </w:p>
        </w:tc>
      </w:tr>
      <w:tr w:rsidR="00CA1CEB" w:rsidDel="00CD7EC8" w:rsidTr="00E7531B">
        <w:trPr>
          <w:trHeight w:val="283"/>
          <w:del w:id="1069"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1070" w:author="Dragomir, Mihai-Stefan" w:date="2016-12-08T11:45:00Z"/>
              </w:rPr>
            </w:pPr>
            <w:del w:id="1071" w:author="Dragomir, Mihai-Stefan" w:date="2016-12-08T11:45:00Z">
              <w:r w:rsidDel="00CD7EC8">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CD7EC8" w:rsidRDefault="00CA1CEB" w:rsidP="00E7531B">
            <w:pPr>
              <w:pStyle w:val="TestCaseInfo"/>
              <w:rPr>
                <w:del w:id="1072" w:author="Dragomir, Mihai-Stefan" w:date="2016-12-08T11:45:00Z"/>
                <w:lang w:eastAsia="zh-CN"/>
              </w:rPr>
            </w:pPr>
            <w:del w:id="1073" w:author="Dragomir, Mihai-Stefan" w:date="2016-12-08T11:45:00Z">
              <w:r w:rsidDel="00CD7EC8">
                <w:rPr>
                  <w:lang w:eastAsia="zh-CN"/>
                </w:rPr>
                <w:delText>The command lists all registrations of performance Notifications</w:delText>
              </w:r>
            </w:del>
          </w:p>
        </w:tc>
      </w:tr>
    </w:tbl>
    <w:p w:rsidR="00C5031A" w:rsidDel="005771B1" w:rsidRDefault="009848AB" w:rsidP="00C5031A">
      <w:pPr>
        <w:rPr>
          <w:del w:id="1074" w:author="Dragomir, Mihai-Stefan" w:date="2016-12-08T15:09:00Z"/>
        </w:rPr>
      </w:pPr>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1075" w:name="_Toc459818144"/>
            <w:r>
              <w:lastRenderedPageBreak/>
              <w:t xml:space="preserve">Function: </w:t>
            </w:r>
            <w:r w:rsidR="00E7531B">
              <w:t>VIM.</w:t>
            </w:r>
            <w:r w:rsidR="00E7531B" w:rsidRPr="00E7531B">
              <w:t>Performance.</w:t>
            </w:r>
            <w:r w:rsidR="00F747C2">
              <w:t>ListPerformanceDataInformation</w:t>
            </w:r>
            <w:r>
              <w:t>(</w:t>
            </w:r>
            <w:ins w:id="1076" w:author="Dragomir, Mihai-Stefan" w:date="2016-12-08T11:06:00Z">
              <w:r w:rsidR="002538DB">
                <w:t>)</w:t>
              </w:r>
            </w:ins>
            <w:del w:id="1077" w:author="Dragomir, Mihai-Stefan" w:date="2016-12-08T11:06:00Z">
              <w:r w:rsidDel="002538DB">
                <w:delText>)</w:delText>
              </w:r>
            </w:del>
            <w:bookmarkEnd w:id="1075"/>
          </w:p>
        </w:tc>
      </w:tr>
    </w:tbl>
    <w:p w:rsidR="00CD7EC8" w:rsidRDefault="00F747C2" w:rsidP="00B94DE1">
      <w:pPr>
        <w:rPr>
          <w:rFonts w:asciiTheme="minorHAnsi" w:hAnsiTheme="minorHAnsi" w:cstheme="minorBidi"/>
        </w:rPr>
      </w:pPr>
      <w:r>
        <w:t>Cross Reference</w:t>
      </w:r>
      <w:r>
        <w:fldChar w:fldCharType="begin"/>
      </w:r>
      <w:r>
        <w:instrText xml:space="preserve"> REF ListPerformanceDataInformation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83E64" w:rsidTr="00E7531B">
        <w:trPr>
          <w:trHeight w:val="247"/>
          <w:ins w:id="1078"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rPr>
                <w:ins w:id="1079" w:author="Dragomir, Mihai-Stefan" w:date="2016-12-08T11:45:00Z"/>
              </w:rPr>
            </w:pPr>
            <w:ins w:id="1080" w:author="Dragomir, Mihai-Stefan" w:date="2016-12-08T15:07:00Z">
              <w:r>
                <w:t>Input:</w:t>
              </w:r>
            </w:ins>
          </w:p>
        </w:tc>
        <w:tc>
          <w:tcPr>
            <w:tcW w:w="7979" w:type="dxa"/>
            <w:tcBorders>
              <w:top w:val="single" w:sz="2" w:space="0" w:color="auto"/>
              <w:left w:val="single" w:sz="2" w:space="0" w:color="auto"/>
              <w:bottom w:val="single" w:sz="2" w:space="0" w:color="auto"/>
              <w:right w:val="single" w:sz="2" w:space="0" w:color="auto"/>
            </w:tcBorders>
          </w:tcPr>
          <w:p w:rsidR="00083E64" w:rsidRPr="008D33D8" w:rsidRDefault="00DE6174">
            <w:pPr>
              <w:pStyle w:val="TestCaseInfo"/>
              <w:rPr>
                <w:ins w:id="1081" w:author="Dragomir, Mihai-Stefan" w:date="2016-12-08T11:45:00Z"/>
                <w:lang w:eastAsia="zh-CN"/>
              </w:rPr>
            </w:pPr>
            <w:ins w:id="1082" w:author="Dragomir, Mihai-Stefan" w:date="2016-12-20T10:36:00Z">
              <w:r>
                <w:rPr>
                  <w:lang w:eastAsia="zh-CN"/>
                </w:rPr>
                <w:t>pmJobID</w:t>
              </w:r>
            </w:ins>
          </w:p>
        </w:tc>
      </w:tr>
      <w:tr w:rsidR="00083E64" w:rsidTr="00E7531B">
        <w:trPr>
          <w:ins w:id="1083"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rPr>
                <w:ins w:id="1084" w:author="Dragomir, Mihai-Stefan" w:date="2016-12-08T11:45:00Z"/>
              </w:rPr>
            </w:pPr>
            <w:ins w:id="1085" w:author="Dragomir, Mihai-Stefan" w:date="2016-12-08T15:07:00Z">
              <w:r>
                <w:t>Return</w:t>
              </w:r>
            </w:ins>
          </w:p>
        </w:tc>
        <w:tc>
          <w:tcPr>
            <w:tcW w:w="7979" w:type="dxa"/>
            <w:tcBorders>
              <w:top w:val="single" w:sz="2" w:space="0" w:color="auto"/>
              <w:left w:val="single" w:sz="2" w:space="0" w:color="auto"/>
              <w:bottom w:val="single" w:sz="2" w:space="0" w:color="auto"/>
              <w:right w:val="single" w:sz="2" w:space="0" w:color="auto"/>
            </w:tcBorders>
          </w:tcPr>
          <w:p w:rsidR="00083E64" w:rsidRDefault="00083E64" w:rsidP="00083E64">
            <w:pPr>
              <w:pStyle w:val="TestCaseInfo"/>
              <w:rPr>
                <w:ins w:id="1086" w:author="Dragomir, Mihai-Stefan" w:date="2016-12-08T15:07:00Z"/>
              </w:rPr>
            </w:pPr>
            <w:ins w:id="1087" w:author="Dragomir, Mihai-Stefan" w:date="2016-12-08T15:07:00Z">
              <w:r>
                <w:rPr>
                  <w:lang w:eastAsia="zh-CN"/>
                </w:rPr>
                <w:t>List of performance reports:</w:t>
              </w:r>
            </w:ins>
          </w:p>
          <w:p w:rsidR="00083E64" w:rsidRDefault="00083E64" w:rsidP="00083E64">
            <w:pPr>
              <w:pStyle w:val="TestCaseInfo"/>
              <w:numPr>
                <w:ilvl w:val="0"/>
                <w:numId w:val="209"/>
              </w:numPr>
              <w:rPr>
                <w:ins w:id="1088" w:author="Dragomir, Mihai-Stefan" w:date="2016-12-08T15:07:00Z"/>
              </w:rPr>
            </w:pPr>
            <w:ins w:id="1089" w:author="Dragomir, Mihai-Stefan" w:date="2016-12-08T15:07:00Z">
              <w:r>
                <w:rPr>
                  <w:lang w:eastAsia="zh-CN"/>
                </w:rPr>
                <w:t>metric name</w:t>
              </w:r>
            </w:ins>
          </w:p>
          <w:p w:rsidR="00083E64" w:rsidRDefault="00083E64" w:rsidP="00083E64">
            <w:pPr>
              <w:pStyle w:val="TestCaseInfo"/>
              <w:numPr>
                <w:ilvl w:val="0"/>
                <w:numId w:val="209"/>
              </w:numPr>
              <w:rPr>
                <w:ins w:id="1090" w:author="Dragomir, Mihai-Stefan" w:date="2016-12-08T15:07:00Z"/>
              </w:rPr>
            </w:pPr>
            <w:ins w:id="1091" w:author="Dragomir, Mihai-Stefan" w:date="2016-12-08T15:07:00Z">
              <w:r>
                <w:rPr>
                  <w:lang w:eastAsia="zh-CN"/>
                </w:rPr>
                <w:t>list of performance values:</w:t>
              </w:r>
            </w:ins>
          </w:p>
          <w:p w:rsidR="00083E64" w:rsidRDefault="00083E64" w:rsidP="00083E64">
            <w:pPr>
              <w:pStyle w:val="TestCaseInfo"/>
              <w:numPr>
                <w:ilvl w:val="1"/>
                <w:numId w:val="209"/>
              </w:numPr>
              <w:rPr>
                <w:ins w:id="1092" w:author="Dragomir, Mihai-Stefan" w:date="2016-12-08T15:07:00Z"/>
              </w:rPr>
            </w:pPr>
            <w:ins w:id="1093" w:author="Dragomir, Mihai-Stefan" w:date="2016-12-08T15:07:00Z">
              <w:r>
                <w:rPr>
                  <w:lang w:eastAsia="zh-CN"/>
                </w:rPr>
                <w:t>time stamp</w:t>
              </w:r>
            </w:ins>
          </w:p>
          <w:p w:rsidR="00083E64" w:rsidRDefault="00083E64" w:rsidP="00083E64">
            <w:pPr>
              <w:pStyle w:val="TestCaseInfo"/>
              <w:numPr>
                <w:ilvl w:val="1"/>
                <w:numId w:val="209"/>
              </w:numPr>
              <w:rPr>
                <w:ins w:id="1094" w:author="Dragomir, Mihai-Stefan" w:date="2016-12-08T15:07:00Z"/>
                <w:lang w:eastAsia="zh-CN"/>
              </w:rPr>
            </w:pPr>
            <w:ins w:id="1095" w:author="Dragomir, Mihai-Stefan" w:date="2016-12-08T15:07:00Z">
              <w:r>
                <w:rPr>
                  <w:lang w:eastAsia="zh-CN"/>
                </w:rPr>
                <w:t>value</w:t>
              </w:r>
            </w:ins>
          </w:p>
          <w:p w:rsidR="00083E64" w:rsidRDefault="00083E64">
            <w:pPr>
              <w:pStyle w:val="TestCaseInfo"/>
              <w:numPr>
                <w:ilvl w:val="1"/>
                <w:numId w:val="209"/>
              </w:numPr>
              <w:rPr>
                <w:ins w:id="1096" w:author="Dragomir, Mihai-Stefan" w:date="2016-12-08T11:45:00Z"/>
                <w:lang w:eastAsia="zh-CN"/>
              </w:rPr>
              <w:pPrChange w:id="1097" w:author="Dragomir, Mihai-Stefan" w:date="2016-12-08T11:17:00Z">
                <w:pPr>
                  <w:pStyle w:val="TestCaseInfo"/>
                </w:pPr>
              </w:pPrChange>
            </w:pPr>
            <w:ins w:id="1098" w:author="Dragomir, Mihai-Stefan" w:date="2016-12-08T15:07:00Z">
              <w:r>
                <w:rPr>
                  <w:lang w:eastAsia="zh-CN"/>
                </w:rPr>
                <w:t>unit</w:t>
              </w:r>
            </w:ins>
          </w:p>
        </w:tc>
      </w:tr>
      <w:tr w:rsidR="00083E64" w:rsidTr="00E7531B">
        <w:trPr>
          <w:trHeight w:val="283"/>
          <w:ins w:id="1099"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rPr>
                <w:ins w:id="1100" w:author="Dragomir, Mihai-Stefan" w:date="2016-12-08T11:45:00Z"/>
              </w:rPr>
            </w:pPr>
            <w:ins w:id="1101" w:author="Dragomir, Mihai-Stefan" w:date="2016-12-08T15:07:00Z">
              <w:r>
                <w:t>Description</w:t>
              </w:r>
            </w:ins>
          </w:p>
        </w:tc>
        <w:tc>
          <w:tcPr>
            <w:tcW w:w="7979" w:type="dxa"/>
            <w:tcBorders>
              <w:top w:val="single" w:sz="2" w:space="0" w:color="auto"/>
              <w:left w:val="single" w:sz="2" w:space="0" w:color="auto"/>
              <w:bottom w:val="single" w:sz="2" w:space="0" w:color="auto"/>
              <w:right w:val="single" w:sz="2" w:space="0" w:color="auto"/>
            </w:tcBorders>
          </w:tcPr>
          <w:p w:rsidR="00083E64" w:rsidRDefault="00083E64" w:rsidP="00083E64">
            <w:pPr>
              <w:pStyle w:val="TestCaseInfo"/>
              <w:rPr>
                <w:ins w:id="1102" w:author="Dragomir, Mihai-Stefan" w:date="2016-12-08T11:45:00Z"/>
                <w:lang w:eastAsia="zh-CN"/>
              </w:rPr>
            </w:pPr>
            <w:ins w:id="1103" w:author="Dragomir, Mihai-Stefan" w:date="2016-12-08T15:07:00Z">
              <w:r>
                <w:rPr>
                  <w:lang w:eastAsia="zh-CN"/>
                </w:rPr>
                <w:t>The command retrieves the collected performance data information.</w:t>
              </w:r>
            </w:ins>
          </w:p>
        </w:tc>
      </w:tr>
    </w:tbl>
    <w:p w:rsidR="00CA1CEB" w:rsidDel="00CD7EC8" w:rsidRDefault="00CA1CEB" w:rsidP="00B94DE1">
      <w:pPr>
        <w:rPr>
          <w:del w:id="1104" w:author="Dragomir, Mihai-Stefan" w:date="2016-12-08T11:45:00Z"/>
          <w:rFonts w:asciiTheme="minorHAnsi" w:hAnsiTheme="minorHAnsi" w:cstheme="minorBidi"/>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Del="00CD7EC8" w:rsidTr="00E7531B">
        <w:trPr>
          <w:trHeight w:val="247"/>
          <w:del w:id="1105"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1106" w:author="Dragomir, Mihai-Stefan" w:date="2016-12-08T11:45:00Z"/>
              </w:rPr>
            </w:pPr>
            <w:del w:id="1107" w:author="Dragomir, Mihai-Stefan" w:date="2016-12-08T11:45:00Z">
              <w:r w:rsidDel="00CD7EC8">
                <w:delText>Input:</w:delText>
              </w:r>
            </w:del>
          </w:p>
        </w:tc>
        <w:tc>
          <w:tcPr>
            <w:tcW w:w="7979" w:type="dxa"/>
            <w:tcBorders>
              <w:top w:val="single" w:sz="2" w:space="0" w:color="auto"/>
              <w:left w:val="single" w:sz="2" w:space="0" w:color="auto"/>
              <w:bottom w:val="single" w:sz="2" w:space="0" w:color="auto"/>
              <w:right w:val="single" w:sz="2" w:space="0" w:color="auto"/>
            </w:tcBorders>
          </w:tcPr>
          <w:p w:rsidR="00CA1CEB" w:rsidRPr="00D67489" w:rsidDel="00CD7EC8" w:rsidRDefault="00CA1CEB" w:rsidP="00E7531B">
            <w:pPr>
              <w:pStyle w:val="TestCaseInfo"/>
              <w:rPr>
                <w:del w:id="1108" w:author="Dragomir, Mihai-Stefan" w:date="2016-12-08T11:45:00Z"/>
                <w:lang w:eastAsia="zh-CN"/>
              </w:rPr>
            </w:pPr>
            <w:del w:id="1109" w:author="Dragomir, Mihai-Stefan" w:date="2016-12-08T11:45:00Z">
              <w:r w:rsidDel="00CD7EC8">
                <w:rPr>
                  <w:lang w:eastAsia="zh-CN"/>
                </w:rPr>
                <w:delText>PerformanceID</w:delText>
              </w:r>
            </w:del>
          </w:p>
        </w:tc>
      </w:tr>
      <w:tr w:rsidR="00CA1CEB" w:rsidDel="00CD7EC8" w:rsidTr="00E7531B">
        <w:trPr>
          <w:del w:id="1110"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1111" w:author="Dragomir, Mihai-Stefan" w:date="2016-12-08T11:45:00Z"/>
              </w:rPr>
            </w:pPr>
            <w:del w:id="1112" w:author="Dragomir, Mihai-Stefan" w:date="2016-12-08T11:45:00Z">
              <w:r w:rsidDel="00CD7EC8">
                <w:delText>Return</w:delText>
              </w:r>
            </w:del>
          </w:p>
        </w:tc>
        <w:tc>
          <w:tcPr>
            <w:tcW w:w="7979" w:type="dxa"/>
            <w:tcBorders>
              <w:top w:val="single" w:sz="2" w:space="0" w:color="auto"/>
              <w:left w:val="single" w:sz="2" w:space="0" w:color="auto"/>
              <w:bottom w:val="single" w:sz="2" w:space="0" w:color="auto"/>
              <w:right w:val="single" w:sz="2" w:space="0" w:color="auto"/>
            </w:tcBorders>
          </w:tcPr>
          <w:p w:rsidR="00CA1CEB" w:rsidDel="00CD7EC8" w:rsidRDefault="00CA1CEB" w:rsidP="00E7531B">
            <w:pPr>
              <w:pStyle w:val="TestCaseInfo"/>
              <w:rPr>
                <w:del w:id="1113" w:author="Dragomir, Mihai-Stefan" w:date="2016-12-08T11:45:00Z"/>
                <w:lang w:eastAsia="zh-CN"/>
              </w:rPr>
            </w:pPr>
            <w:del w:id="1114" w:author="Dragomir, Mihai-Stefan" w:date="2016-12-08T11:45:00Z">
              <w:r w:rsidDel="00CD7EC8">
                <w:rPr>
                  <w:lang w:eastAsia="zh-CN"/>
                </w:rPr>
                <w:delText>Performance Data Information</w:delText>
              </w:r>
            </w:del>
          </w:p>
        </w:tc>
      </w:tr>
      <w:tr w:rsidR="00CA1CEB" w:rsidDel="00CD7EC8" w:rsidTr="00E7531B">
        <w:trPr>
          <w:trHeight w:val="283"/>
          <w:del w:id="1115" w:author="Dragomir, Mihai-Stefan" w:date="2016-12-08T11:45:00Z"/>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Del="00CD7EC8" w:rsidRDefault="00CA1CEB" w:rsidP="00E7531B">
            <w:pPr>
              <w:pStyle w:val="TestCaseDescription"/>
              <w:rPr>
                <w:del w:id="1116" w:author="Dragomir, Mihai-Stefan" w:date="2016-12-08T11:45:00Z"/>
              </w:rPr>
            </w:pPr>
            <w:del w:id="1117" w:author="Dragomir, Mihai-Stefan" w:date="2016-12-08T11:45:00Z">
              <w:r w:rsidDel="00CD7EC8">
                <w:delText>Description</w:delText>
              </w:r>
            </w:del>
          </w:p>
        </w:tc>
        <w:tc>
          <w:tcPr>
            <w:tcW w:w="7979" w:type="dxa"/>
            <w:tcBorders>
              <w:top w:val="single" w:sz="2" w:space="0" w:color="auto"/>
              <w:left w:val="single" w:sz="2" w:space="0" w:color="auto"/>
              <w:bottom w:val="single" w:sz="2" w:space="0" w:color="auto"/>
              <w:right w:val="single" w:sz="2" w:space="0" w:color="auto"/>
            </w:tcBorders>
          </w:tcPr>
          <w:p w:rsidR="00CA1CEB" w:rsidDel="00CD7EC8" w:rsidRDefault="00CA1CEB" w:rsidP="00E7531B">
            <w:pPr>
              <w:pStyle w:val="TestCaseInfo"/>
              <w:rPr>
                <w:del w:id="1118" w:author="Dragomir, Mihai-Stefan" w:date="2016-12-08T11:45:00Z"/>
                <w:lang w:eastAsia="zh-CN"/>
              </w:rPr>
            </w:pPr>
            <w:del w:id="1119" w:author="Dragomir, Mihai-Stefan" w:date="2016-12-08T11:45:00Z">
              <w:r w:rsidDel="00CD7EC8">
                <w:rPr>
                  <w:lang w:eastAsia="zh-CN"/>
                </w:rPr>
                <w:delText>The command retrieves the collected performance data information.</w:delText>
              </w:r>
            </w:del>
          </w:p>
        </w:tc>
      </w:tr>
    </w:tbl>
    <w:p w:rsidR="00C5031A" w:rsidRDefault="00F747C2" w:rsidP="00B94DE1">
      <w:r>
        <w:fldChar w:fldCharType="end"/>
      </w:r>
    </w:p>
    <w:p w:rsidR="00B94DE1" w:rsidRDefault="00B94DE1" w:rsidP="00C35DDF"/>
    <w:p w:rsidR="00C35DDF" w:rsidRDefault="00C35DDF" w:rsidP="00C35DDF">
      <w:pPr>
        <w:pStyle w:val="Heading2"/>
      </w:pPr>
      <w:bookmarkStart w:id="1120" w:name="_Toc467159752"/>
      <w:r>
        <w:t>Traffic API Module</w:t>
      </w:r>
      <w:bookmarkEnd w:id="1120"/>
    </w:p>
    <w:p w:rsidR="002A4F4F" w:rsidRDefault="002A4F4F" w:rsidP="005A676A">
      <w:r>
        <w:t>The traffic module exposes the functionality to control the test traffic.</w:t>
      </w:r>
    </w:p>
    <w:p w:rsidR="002A4F4F" w:rsidRDefault="002A4F4F" w:rsidP="005A676A"/>
    <w:p w:rsidR="00E7531B" w:rsidRDefault="00E7531B" w:rsidP="005A676A">
      <w:proofErr w:type="gramStart"/>
      <w:r>
        <w:t>class</w:t>
      </w:r>
      <w:proofErr w:type="gramEnd"/>
      <w:r>
        <w:t xml:space="preserve"> traffic:</w:t>
      </w:r>
    </w:p>
    <w:p w:rsidR="00E7531B" w:rsidRDefault="00E7531B" w:rsidP="00E7531B">
      <w:pPr>
        <w:ind w:left="720"/>
      </w:pPr>
      <w:proofErr w:type="gramStart"/>
      <w:r>
        <w:t>StartTraffic()</w:t>
      </w:r>
      <w:proofErr w:type="gramEnd"/>
    </w:p>
    <w:p w:rsidR="00E7531B" w:rsidRDefault="00E7531B" w:rsidP="00E7531B">
      <w:pPr>
        <w:ind w:left="720"/>
      </w:pPr>
      <w:proofErr w:type="gramStart"/>
      <w:r>
        <w:t>StopTraffic()</w:t>
      </w:r>
      <w:proofErr w:type="gramEnd"/>
    </w:p>
    <w:p w:rsidR="00E7531B" w:rsidRDefault="00E7531B" w:rsidP="00E7531B">
      <w:pPr>
        <w:ind w:left="720"/>
      </w:pPr>
      <w:proofErr w:type="gramStart"/>
      <w:r>
        <w:t>ConfigTrafficLoad()</w:t>
      </w:r>
      <w:proofErr w:type="gramEnd"/>
    </w:p>
    <w:p w:rsidR="00E7531B" w:rsidRDefault="00E7531B" w:rsidP="00E7531B">
      <w:pPr>
        <w:ind w:left="720"/>
      </w:pPr>
      <w:proofErr w:type="gramStart"/>
      <w:r>
        <w:t>DoesTrafficFlow()</w:t>
      </w:r>
      <w:proofErr w:type="gramEnd"/>
    </w:p>
    <w:p w:rsidR="00E7531B" w:rsidRDefault="00E7531B" w:rsidP="00E7531B">
      <w:pPr>
        <w:ind w:left="720"/>
      </w:pPr>
      <w:proofErr w:type="gramStart"/>
      <w:r>
        <w:t>AnyTrafficLoss()</w:t>
      </w:r>
      <w:proofErr w:type="gramEnd"/>
    </w:p>
    <w:p w:rsidR="00E7531B" w:rsidRDefault="00E7531B" w:rsidP="00E7531B">
      <w:pPr>
        <w:ind w:left="720"/>
      </w:pPr>
      <w:proofErr w:type="gramStart"/>
      <w:r>
        <w:t>ClearCounters()</w:t>
      </w:r>
      <w:proofErr w:type="gramEnd"/>
    </w:p>
    <w:p w:rsidR="00E7531B" w:rsidRDefault="00E7531B" w:rsidP="00E7531B">
      <w:pPr>
        <w:ind w:left="720"/>
      </w:pPr>
      <w:proofErr w:type="gramStart"/>
      <w:r>
        <w:t>CalculateActivationTime()</w:t>
      </w:r>
      <w:proofErr w:type="gramEnd"/>
    </w:p>
    <w:p w:rsidR="00E7531B" w:rsidRDefault="00E7531B" w:rsidP="00E7531B">
      <w:pPr>
        <w:ind w:left="720"/>
      </w:pPr>
      <w:proofErr w:type="gramStart"/>
      <w:r>
        <w:t>CalculateDeactivationTime()</w:t>
      </w:r>
      <w:proofErr w:type="gramEnd"/>
    </w:p>
    <w:p w:rsidR="00E7531B" w:rsidRDefault="00E7531B" w:rsidP="00E7531B">
      <w:pPr>
        <w:ind w:left="720"/>
      </w:pPr>
      <w:proofErr w:type="gramStart"/>
      <w:r>
        <w:t>CalculateTerminationTime()</w:t>
      </w:r>
      <w:proofErr w:type="gramEnd"/>
    </w:p>
    <w:p w:rsidR="00E7531B" w:rsidRDefault="00E7531B" w:rsidP="00E7531B">
      <w:pPr>
        <w:ind w:left="720"/>
      </w:pPr>
      <w:proofErr w:type="gramStart"/>
      <w:r>
        <w:t>CalculateServiceDisruptionLength()</w:t>
      </w:r>
      <w:proofErr w:type="gramEnd"/>
    </w:p>
    <w:p w:rsidR="00E7531B" w:rsidRDefault="00E7531B" w:rsidP="00E7531B">
      <w:pPr>
        <w:ind w:left="720"/>
      </w:pPr>
      <w:proofErr w:type="gramStart"/>
      <w:r>
        <w:t>CalculateResizeServiceDisruption()</w:t>
      </w:r>
      <w:proofErr w:type="gramEnd"/>
    </w:p>
    <w:p w:rsidR="00E7531B" w:rsidRDefault="00E7531B"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1121" w:name="_Toc459818145"/>
            <w:r>
              <w:t xml:space="preserve">Function: </w:t>
            </w:r>
            <w:r w:rsidR="00015884">
              <w:t>Traffic.</w:t>
            </w:r>
            <w:r w:rsidR="00E7531B">
              <w:t>StartTraffic</w:t>
            </w:r>
            <w:r>
              <w:t>()</w:t>
            </w:r>
            <w:bookmarkEnd w:id="1121"/>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Delay Time</w:t>
            </w:r>
          </w:p>
          <w:p w:rsidR="00754F5F" w:rsidRPr="00D67489" w:rsidRDefault="00754F5F" w:rsidP="009C528F">
            <w:pPr>
              <w:pStyle w:val="TestCaseInfo"/>
              <w:rPr>
                <w:lang w:eastAsia="zh-CN"/>
              </w:rPr>
            </w:pPr>
            <w:r>
              <w:rPr>
                <w:lang w:eastAsia="zh-CN"/>
              </w:rPr>
              <w:t>Return when emission starts: True or False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TRUE</w:t>
            </w:r>
            <w:r>
              <w:rPr>
                <w:lang w:eastAsia="zh-CN"/>
              </w:rPr>
              <w:tab/>
            </w:r>
            <w:r>
              <w:rPr>
                <w:lang w:eastAsia="zh-CN"/>
              </w:rPr>
              <w:tab/>
              <w:t>Emission started</w:t>
            </w:r>
          </w:p>
          <w:p w:rsidR="00754F5F" w:rsidRDefault="00754F5F" w:rsidP="009C528F">
            <w:pPr>
              <w:pStyle w:val="TestCaseInfo"/>
              <w:rPr>
                <w:lang w:eastAsia="zh-CN"/>
              </w:rPr>
            </w:pPr>
            <w:r>
              <w:rPr>
                <w:lang w:eastAsia="zh-CN"/>
              </w:rPr>
              <w:t>FALSE</w:t>
            </w:r>
            <w:r>
              <w:rPr>
                <w:lang w:eastAsia="zh-CN"/>
              </w:rPr>
              <w:tab/>
            </w:r>
            <w:r>
              <w:rPr>
                <w:lang w:eastAsia="zh-CN"/>
              </w:rPr>
              <w:tab/>
              <w:t>Emission not setup</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The command setups the emission. The emission can be delayed by the Delay Time (in seconds). The flag “Return when emission starts” influences if the command should return only when the emission actual started or immediately should be returned back.</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1122" w:name="_Toc459818146"/>
            <w:r>
              <w:t xml:space="preserve">Function: </w:t>
            </w:r>
            <w:r w:rsidR="00015884">
              <w:t>Traffic.</w:t>
            </w:r>
            <w:r>
              <w:t>StopTraffic()</w:t>
            </w:r>
            <w:bookmarkEnd w:id="1122"/>
          </w:p>
        </w:tc>
      </w:tr>
      <w:tr w:rsidR="00754F5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Delay Time</w:t>
            </w:r>
          </w:p>
          <w:p w:rsidR="00754F5F" w:rsidRPr="00D67489" w:rsidRDefault="00754F5F" w:rsidP="00754F5F">
            <w:pPr>
              <w:pStyle w:val="TestCaseInfo"/>
              <w:rPr>
                <w:lang w:eastAsia="zh-CN"/>
              </w:rPr>
            </w:pPr>
            <w:r>
              <w:rPr>
                <w:lang w:eastAsia="zh-CN"/>
              </w:rPr>
              <w:t>Return when emission stopped: True or False</w:t>
            </w:r>
          </w:p>
        </w:tc>
      </w:tr>
      <w:tr w:rsidR="00754F5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TRUE</w:t>
            </w:r>
            <w:r>
              <w:rPr>
                <w:lang w:eastAsia="zh-CN"/>
              </w:rPr>
              <w:tab/>
            </w:r>
            <w:r>
              <w:rPr>
                <w:lang w:eastAsia="zh-CN"/>
              </w:rPr>
              <w:tab/>
              <w:t>Emission stopped</w:t>
            </w:r>
          </w:p>
          <w:p w:rsidR="00754F5F" w:rsidRDefault="00754F5F" w:rsidP="00754F5F">
            <w:pPr>
              <w:pStyle w:val="TestCaseInfo"/>
              <w:rPr>
                <w:lang w:eastAsia="zh-CN"/>
              </w:rPr>
            </w:pPr>
            <w:r>
              <w:rPr>
                <w:lang w:eastAsia="zh-CN"/>
              </w:rPr>
              <w:t>FALSE</w:t>
            </w:r>
            <w:r>
              <w:rPr>
                <w:lang w:eastAsia="zh-CN"/>
              </w:rPr>
              <w:tab/>
            </w:r>
            <w:r>
              <w:rPr>
                <w:lang w:eastAsia="zh-CN"/>
              </w:rPr>
              <w:tab/>
              <w:t>Emission stop not setup</w:t>
            </w:r>
          </w:p>
        </w:tc>
      </w:tr>
      <w:tr w:rsidR="00754F5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 xml:space="preserve">The command ends the emission. The emission stop can be delayed by the Delay Time (in seconds). The flag “Return when emission starts” influences if </w:t>
            </w:r>
            <w:r>
              <w:rPr>
                <w:lang w:eastAsia="zh-CN"/>
              </w:rPr>
              <w:lastRenderedPageBreak/>
              <w:t>the command should return only when the emission actual stopped or immediately should be returned back.</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1123" w:name="_Toc459818147"/>
            <w:r>
              <w:t xml:space="preserve">Function: </w:t>
            </w:r>
            <w:r w:rsidR="00015884">
              <w:t>Traffic.</w:t>
            </w:r>
            <w:r>
              <w:t>ConfigTrafficLoad()</w:t>
            </w:r>
            <w:bookmarkEnd w:id="1123"/>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Traffic Load:</w:t>
            </w:r>
          </w:p>
          <w:p w:rsidR="00AA188D" w:rsidRDefault="00AA188D" w:rsidP="00AA188D">
            <w:pPr>
              <w:pStyle w:val="TestCaseInfo"/>
              <w:numPr>
                <w:ilvl w:val="0"/>
                <w:numId w:val="166"/>
              </w:numPr>
              <w:rPr>
                <w:lang w:eastAsia="zh-CN"/>
              </w:rPr>
            </w:pPr>
            <w:r>
              <w:rPr>
                <w:lang w:eastAsia="zh-CN"/>
              </w:rPr>
              <w:t>Low traffic load</w:t>
            </w:r>
          </w:p>
          <w:p w:rsidR="00AA188D" w:rsidRDefault="00AA188D" w:rsidP="00AA188D">
            <w:pPr>
              <w:pStyle w:val="TestCaseInfo"/>
              <w:numPr>
                <w:ilvl w:val="0"/>
                <w:numId w:val="166"/>
              </w:numPr>
              <w:rPr>
                <w:lang w:eastAsia="zh-CN"/>
              </w:rPr>
            </w:pPr>
            <w:r>
              <w:rPr>
                <w:lang w:eastAsia="zh-CN"/>
              </w:rPr>
              <w:t>Normal traffic</w:t>
            </w:r>
          </w:p>
          <w:p w:rsidR="00AA188D" w:rsidRDefault="00AA188D" w:rsidP="00AA188D">
            <w:pPr>
              <w:pStyle w:val="TestCaseInfo"/>
              <w:numPr>
                <w:ilvl w:val="0"/>
                <w:numId w:val="166"/>
              </w:numPr>
              <w:rPr>
                <w:lang w:eastAsia="zh-CN"/>
              </w:rPr>
            </w:pPr>
            <w:r>
              <w:rPr>
                <w:lang w:eastAsia="zh-CN"/>
              </w:rPr>
              <w:t>Max traffic load</w:t>
            </w:r>
          </w:p>
          <w:p w:rsidR="00AA188D" w:rsidRDefault="00AA188D" w:rsidP="00AA188D">
            <w:pPr>
              <w:pStyle w:val="TestCaseInfo"/>
              <w:numPr>
                <w:ilvl w:val="0"/>
                <w:numId w:val="166"/>
              </w:numPr>
              <w:rPr>
                <w:lang w:eastAsia="zh-CN"/>
              </w:rPr>
            </w:pPr>
            <w:r>
              <w:rPr>
                <w:lang w:eastAsia="zh-CN"/>
              </w:rPr>
              <w:t>Initial</w:t>
            </w:r>
          </w:p>
          <w:p w:rsidR="00AA188D" w:rsidRDefault="00AA188D" w:rsidP="00AA188D">
            <w:pPr>
              <w:pStyle w:val="TestCaseInfo"/>
              <w:numPr>
                <w:ilvl w:val="0"/>
                <w:numId w:val="166"/>
              </w:numPr>
              <w:rPr>
                <w:lang w:eastAsia="zh-CN"/>
              </w:rPr>
            </w:pPr>
            <w:r>
              <w:rPr>
                <w:lang w:eastAsia="zh-CN"/>
              </w:rPr>
              <w:t>Percentage</w:t>
            </w:r>
          </w:p>
          <w:p w:rsidR="00AA188D" w:rsidRPr="00D67489" w:rsidRDefault="00AA188D" w:rsidP="00AA188D">
            <w:pPr>
              <w:pStyle w:val="TestCaseInfo"/>
              <w:rPr>
                <w:lang w:eastAsia="zh-CN"/>
              </w:rPr>
            </w:pPr>
            <w:r>
              <w:rPr>
                <w:lang w:eastAsia="zh-CN"/>
              </w:rPr>
              <w:t>Traffic Configuration Parameter</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load and configuration parameter applied</w:t>
            </w:r>
          </w:p>
          <w:p w:rsidR="00AA188D" w:rsidRDefault="00AA188D" w:rsidP="00E7531B">
            <w:pPr>
              <w:pStyle w:val="TestCaseInfo"/>
              <w:rPr>
                <w:lang w:eastAsia="zh-CN"/>
              </w:rPr>
            </w:pPr>
            <w:r>
              <w:rPr>
                <w:lang w:eastAsia="zh-CN"/>
              </w:rPr>
              <w:t>FALSE</w:t>
            </w:r>
            <w:r>
              <w:rPr>
                <w:lang w:eastAsia="zh-CN"/>
              </w:rPr>
              <w:tab/>
            </w:r>
            <w:r>
              <w:rPr>
                <w:lang w:eastAsia="zh-CN"/>
              </w:rPr>
              <w:tab/>
              <w:t>Nothing applied,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applies the new traffic load and traffic configurations. If traffic already flows, the parameters get applied at run time. The Traffic Configuration Parameter include any specific information that are required to run the traffic.</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1124" w:name="_Toc459818148"/>
            <w:r>
              <w:t xml:space="preserve">Function: </w:t>
            </w:r>
            <w:r w:rsidR="00015884">
              <w:t>Traffic.</w:t>
            </w:r>
            <w:r>
              <w:t>DoesTrafficFlow()</w:t>
            </w:r>
            <w:bookmarkEnd w:id="1124"/>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 detected, VNF forwards packets</w:t>
            </w:r>
          </w:p>
          <w:p w:rsidR="00AA188D" w:rsidRDefault="00AA188D" w:rsidP="00E7531B">
            <w:pPr>
              <w:pStyle w:val="TestCaseInfo"/>
              <w:rPr>
                <w:lang w:eastAsia="zh-CN"/>
              </w:rPr>
            </w:pPr>
            <w:r>
              <w:rPr>
                <w:lang w:eastAsia="zh-CN"/>
              </w:rPr>
              <w:t>FALSE</w:t>
            </w:r>
            <w:r>
              <w:rPr>
                <w:lang w:eastAsia="zh-CN"/>
              </w:rPr>
              <w:tab/>
            </w:r>
            <w:r>
              <w:rPr>
                <w:lang w:eastAsia="zh-CN"/>
              </w:rPr>
              <w:tab/>
              <w:t>No traffic gets processed by VNF</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the VNF processes any packets. Dropped packets may occur but are not considered as a negative outcome of the command. If all packets get dropped, the command fails.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1125" w:name="_Toc459818149"/>
            <w:r>
              <w:t xml:space="preserve">Function: </w:t>
            </w:r>
            <w:r w:rsidR="00015884">
              <w:t>Traffic.</w:t>
            </w:r>
            <w:r>
              <w:t>AnyTrafficLoss()</w:t>
            </w:r>
            <w:bookmarkEnd w:id="1125"/>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flows with dropped packets</w:t>
            </w:r>
          </w:p>
          <w:p w:rsidR="00AA188D" w:rsidRDefault="00AA188D" w:rsidP="00E7531B">
            <w:pPr>
              <w:pStyle w:val="TestCaseInfo"/>
              <w:rPr>
                <w:lang w:eastAsia="zh-CN"/>
              </w:rPr>
            </w:pPr>
            <w:r>
              <w:rPr>
                <w:lang w:eastAsia="zh-CN"/>
              </w:rPr>
              <w:t>FALSE</w:t>
            </w:r>
            <w:r>
              <w:rPr>
                <w:lang w:eastAsia="zh-CN"/>
              </w:rPr>
              <w:tab/>
            </w:r>
            <w:r>
              <w:rPr>
                <w:lang w:eastAsia="zh-CN"/>
              </w:rPr>
              <w:tab/>
              <w:t>Traffic flows without packet drop</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any packets get dropped.</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1126" w:name="_Toc459818150"/>
            <w:r>
              <w:t xml:space="preserve">Function: </w:t>
            </w:r>
            <w:r w:rsidR="00015884">
              <w:t>Traffic.</w:t>
            </w:r>
            <w:r>
              <w:t>ClearCounters()</w:t>
            </w:r>
            <w:bookmarkEnd w:id="1126"/>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A188D" w:rsidRPr="00D67489" w:rsidRDefault="00AA188D" w:rsidP="00AA188D">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All counters have been cleared</w:t>
            </w:r>
          </w:p>
          <w:p w:rsidR="00AA188D" w:rsidRDefault="00AA188D" w:rsidP="00E7531B">
            <w:pPr>
              <w:pStyle w:val="TestCaseInfo"/>
              <w:rPr>
                <w:lang w:eastAsia="zh-CN"/>
              </w:rPr>
            </w:pPr>
            <w:r>
              <w:rPr>
                <w:lang w:eastAsia="zh-CN"/>
              </w:rPr>
              <w:t>FALSE</w:t>
            </w:r>
            <w:r>
              <w:rPr>
                <w:lang w:eastAsia="zh-CN"/>
              </w:rPr>
              <w:tab/>
            </w:r>
            <w:r>
              <w:rPr>
                <w:lang w:eastAsia="zh-CN"/>
              </w:rPr>
              <w:tab/>
              <w:t>Counters could not be cleared,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gets issued to clear all counters.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1127" w:name="_Toc459818151"/>
            <w:r>
              <w:t xml:space="preserve">Function: </w:t>
            </w:r>
            <w:r w:rsidR="00015884">
              <w:t>Traffic.</w:t>
            </w:r>
            <w:r>
              <w:t>CalculateActivationTime()</w:t>
            </w:r>
            <w:bookmarkEnd w:id="1127"/>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FE69F2"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E7531B">
            <w:pPr>
              <w:pStyle w:val="TestCaseInfo"/>
              <w:rPr>
                <w:lang w:eastAsia="zh-CN"/>
              </w:rPr>
            </w:pPr>
            <w:r>
              <w:rPr>
                <w:lang w:eastAsia="zh-CN"/>
              </w:rPr>
              <w:t xml:space="preserve">Time </w:t>
            </w:r>
            <w:r>
              <w:rPr>
                <w:lang w:eastAsia="zh-CN"/>
              </w:rPr>
              <w:tab/>
            </w:r>
            <w:r>
              <w:rPr>
                <w:lang w:eastAsia="zh-CN"/>
              </w:rPr>
              <w:tab/>
              <w:t>msec</w:t>
            </w:r>
          </w:p>
          <w:p w:rsidR="00FE69F2" w:rsidRDefault="00FE69F2" w:rsidP="00E7531B">
            <w:pPr>
              <w:pStyle w:val="TestCaseInfo"/>
              <w:rPr>
                <w:lang w:eastAsia="zh-CN"/>
              </w:rPr>
            </w:pPr>
            <w:r>
              <w:rPr>
                <w:lang w:eastAsia="zh-CN"/>
              </w:rPr>
              <w:t>FALSE</w:t>
            </w:r>
            <w:r>
              <w:rPr>
                <w:lang w:eastAsia="zh-CN"/>
              </w:rPr>
              <w:tab/>
            </w:r>
            <w:r>
              <w:rPr>
                <w:lang w:eastAsia="zh-CN"/>
              </w:rPr>
              <w:tab/>
              <w:t>No activation time available</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FE69F2">
            <w:pPr>
              <w:pStyle w:val="TestCaseInfo"/>
              <w:rPr>
                <w:lang w:eastAsia="zh-CN"/>
              </w:rPr>
            </w:pPr>
            <w:r>
              <w:rPr>
                <w:lang w:eastAsia="zh-CN"/>
              </w:rPr>
              <w:t>The command calculates the 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1128" w:name="_Toc459818152"/>
            <w:r>
              <w:lastRenderedPageBreak/>
              <w:t xml:space="preserve">Function: </w:t>
            </w:r>
            <w:r w:rsidR="00015884">
              <w:t>Traffic.</w:t>
            </w:r>
            <w:r>
              <w:t>CalculateDeactivationTime()</w:t>
            </w:r>
            <w:bookmarkEnd w:id="1128"/>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deactivation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deactivation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1129" w:name="_Toc459818153"/>
            <w:r>
              <w:t xml:space="preserve">Function: </w:t>
            </w:r>
            <w:r w:rsidR="00015884">
              <w:t>Traffic.</w:t>
            </w:r>
            <w:r w:rsidRPr="00E7531B">
              <w:t>CalculateTerminationTime</w:t>
            </w:r>
            <w:r>
              <w:t>()</w:t>
            </w:r>
            <w:bookmarkEnd w:id="1129"/>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termination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termination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1130" w:name="_Toc459818154"/>
            <w:r>
              <w:t xml:space="preserve">Function: </w:t>
            </w:r>
            <w:r w:rsidR="00015884">
              <w:t>Traffic.</w:t>
            </w:r>
            <w:r w:rsidRPr="00E7531B">
              <w:t>CalculateServiceDisruptionLength</w:t>
            </w:r>
            <w:r>
              <w:t>()</w:t>
            </w:r>
            <w:bookmarkEnd w:id="1130"/>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service disruption length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service disruption length.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1131" w:name="_Toc459818155"/>
            <w:r>
              <w:t xml:space="preserve">Function: </w:t>
            </w:r>
            <w:r w:rsidR="00015884">
              <w:t>Traffic.</w:t>
            </w:r>
            <w:r w:rsidRPr="00E7531B">
              <w:t>C</w:t>
            </w:r>
            <w:r w:rsidR="00FE69F2">
              <w:t>alculateResizeServiceDisruption</w:t>
            </w:r>
            <w:r>
              <w:t>()</w:t>
            </w:r>
            <w:bookmarkEnd w:id="1131"/>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resize service disruption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resize service disruption time. It is assumed that a sequence of actions has been issued that allows the calculation to occur.</w:t>
            </w:r>
          </w:p>
        </w:tc>
      </w:tr>
    </w:tbl>
    <w:p w:rsidR="00E7531B" w:rsidRDefault="00E7531B" w:rsidP="00E7531B"/>
    <w:p w:rsidR="00C35DDF" w:rsidRDefault="00C35DDF" w:rsidP="005A676A"/>
    <w:p w:rsidR="00D951C9" w:rsidRDefault="00D951C9" w:rsidP="00D951C9">
      <w:pPr>
        <w:pStyle w:val="Heading1"/>
      </w:pPr>
      <w:bookmarkStart w:id="1132" w:name="_Toc467159753"/>
      <w:r>
        <w:t>Test Case Pseudo Code</w:t>
      </w:r>
      <w:bookmarkEnd w:id="1132"/>
    </w:p>
    <w:p w:rsidR="00BB6597" w:rsidRDefault="00BB6597" w:rsidP="005A676A"/>
    <w:p w:rsidR="00D951C9" w:rsidRDefault="00D951C9" w:rsidP="00D951C9">
      <w:pPr>
        <w:pStyle w:val="Heading2"/>
      </w:pPr>
      <w:bookmarkStart w:id="1133" w:name="_Toc467159754"/>
      <w:r>
        <w:t xml:space="preserve">TC.81 </w:t>
      </w:r>
      <w:r w:rsidRPr="00E95BF5">
        <w:t>Stop a max scale-up/scaled-out VNF instance in state Active under</w:t>
      </w:r>
      <w:r>
        <w:t xml:space="preserve"> max</w:t>
      </w:r>
      <w:r w:rsidRPr="00E95BF5">
        <w:t xml:space="preserve"> traffic load</w:t>
      </w:r>
      <w:bookmarkEnd w:id="1133"/>
    </w:p>
    <w:p w:rsidR="00D951C9" w:rsidRDefault="00D951C9" w:rsidP="00D951C9"/>
    <w:p w:rsidR="00D951C9" w:rsidRDefault="00D951C9" w:rsidP="00D951C9"/>
    <w:p w:rsidR="00D951C9" w:rsidRDefault="00D951C9" w:rsidP="00D951C9">
      <w:r>
        <w:t>Sequence:</w:t>
      </w:r>
    </w:p>
    <w:p w:rsidR="00D951C9" w:rsidRPr="00E95BF5" w:rsidRDefault="00D951C9" w:rsidP="00D50848">
      <w:pPr>
        <w:pStyle w:val="ListParagraph"/>
        <w:numPr>
          <w:ilvl w:val="0"/>
          <w:numId w:val="169"/>
        </w:numPr>
      </w:pPr>
      <w:r w:rsidRPr="00E95BF5">
        <w:t>Instantiate VNF</w:t>
      </w:r>
    </w:p>
    <w:p w:rsidR="00D951C9" w:rsidRPr="00E95BF5" w:rsidRDefault="00D951C9" w:rsidP="00D50848">
      <w:pPr>
        <w:pStyle w:val="ListParagraph"/>
        <w:numPr>
          <w:ilvl w:val="0"/>
          <w:numId w:val="169"/>
        </w:numPr>
      </w:pPr>
      <w:r w:rsidRPr="00E95BF5">
        <w:t>Validate VNF state is Inactive</w:t>
      </w:r>
    </w:p>
    <w:p w:rsidR="00D951C9" w:rsidRPr="00E95BF5" w:rsidRDefault="00D951C9" w:rsidP="00D50848">
      <w:pPr>
        <w:pStyle w:val="ListParagraph"/>
        <w:numPr>
          <w:ilvl w:val="0"/>
          <w:numId w:val="169"/>
        </w:numPr>
      </w:pPr>
      <w:r w:rsidRPr="00E95BF5">
        <w:t>Start VNF</w:t>
      </w:r>
    </w:p>
    <w:p w:rsidR="00D951C9" w:rsidRPr="00E95BF5" w:rsidRDefault="00D951C9" w:rsidP="00D50848">
      <w:pPr>
        <w:pStyle w:val="ListParagraph"/>
        <w:numPr>
          <w:ilvl w:val="0"/>
          <w:numId w:val="169"/>
        </w:numPr>
      </w:pPr>
      <w:r w:rsidRPr="00E95BF5">
        <w:t>Validate VNF state is Active</w:t>
      </w:r>
    </w:p>
    <w:p w:rsidR="00D951C9" w:rsidRPr="00E95BF5" w:rsidRDefault="00D951C9" w:rsidP="00D50848">
      <w:pPr>
        <w:pStyle w:val="ListParagraph"/>
        <w:numPr>
          <w:ilvl w:val="0"/>
          <w:numId w:val="169"/>
        </w:numPr>
      </w:pPr>
      <w:r w:rsidRPr="00E95BF5">
        <w:t>Generate low traffic load</w:t>
      </w:r>
    </w:p>
    <w:p w:rsidR="00D951C9" w:rsidRPr="00E95BF5" w:rsidRDefault="00D951C9" w:rsidP="00D50848">
      <w:pPr>
        <w:pStyle w:val="ListParagraph"/>
        <w:numPr>
          <w:ilvl w:val="0"/>
          <w:numId w:val="169"/>
        </w:numPr>
      </w:pPr>
      <w:r w:rsidRPr="00E95BF5">
        <w:t xml:space="preserve">Validate </w:t>
      </w:r>
      <w:r>
        <w:t>that traffic flows through without issues (</w:t>
      </w:r>
      <w:r>
        <w:sym w:font="Wingdings" w:char="F0E0"/>
      </w:r>
      <w:r w:rsidRPr="00E95BF5">
        <w:t xml:space="preserve"> no dropped packets)</w:t>
      </w:r>
    </w:p>
    <w:p w:rsidR="00D951C9" w:rsidRPr="00E95BF5" w:rsidRDefault="00D951C9" w:rsidP="00D50848">
      <w:pPr>
        <w:pStyle w:val="ListParagraph"/>
        <w:numPr>
          <w:ilvl w:val="0"/>
          <w:numId w:val="169"/>
        </w:numPr>
      </w:pPr>
      <w:r w:rsidRPr="00E95BF5">
        <w:t xml:space="preserve">Trigger a resize of the NFV resources to </w:t>
      </w:r>
      <w:r>
        <w:t xml:space="preserve">reach </w:t>
      </w:r>
      <w:r w:rsidRPr="00E95BF5">
        <w:t>the maximum</w:t>
      </w:r>
    </w:p>
    <w:p w:rsidR="00D951C9" w:rsidRPr="00E95BF5" w:rsidRDefault="00D951C9" w:rsidP="00D50848">
      <w:pPr>
        <w:pStyle w:val="ListParagraph"/>
        <w:numPr>
          <w:ilvl w:val="0"/>
          <w:numId w:val="169"/>
        </w:numPr>
      </w:pPr>
      <w:r w:rsidRPr="00E95BF5">
        <w:lastRenderedPageBreak/>
        <w:t xml:space="preserve">Validate VNF has resized </w:t>
      </w:r>
      <w:r>
        <w:t>to the max and has max capacity</w:t>
      </w:r>
    </w:p>
    <w:p w:rsidR="00D951C9" w:rsidRDefault="00D951C9" w:rsidP="00D50848">
      <w:pPr>
        <w:pStyle w:val="ListParagraph"/>
        <w:numPr>
          <w:ilvl w:val="0"/>
          <w:numId w:val="169"/>
        </w:numPr>
      </w:pPr>
      <w:r>
        <w:t>Generate max</w:t>
      </w:r>
      <w:r w:rsidRPr="00E95BF5">
        <w:t xml:space="preserve"> traffic load to load all VNF instances</w:t>
      </w:r>
    </w:p>
    <w:p w:rsidR="00D951C9" w:rsidRDefault="00D951C9" w:rsidP="00D50848">
      <w:pPr>
        <w:pStyle w:val="ListParagraph"/>
        <w:numPr>
          <w:ilvl w:val="0"/>
          <w:numId w:val="169"/>
        </w:numPr>
      </w:pPr>
      <w:r>
        <w:t>Validate all traffic flows through and has reached max capacity</w:t>
      </w:r>
    </w:p>
    <w:p w:rsidR="00D951C9" w:rsidRPr="00E95BF5" w:rsidRDefault="00D951C9" w:rsidP="00D50848">
      <w:pPr>
        <w:pStyle w:val="ListParagraph"/>
        <w:numPr>
          <w:ilvl w:val="0"/>
          <w:numId w:val="169"/>
        </w:numPr>
      </w:pPr>
      <w:r>
        <w:t xml:space="preserve">Clear counters </w:t>
      </w:r>
    </w:p>
    <w:p w:rsidR="00D951C9" w:rsidRPr="00E95BF5" w:rsidRDefault="00D951C9" w:rsidP="00D50848">
      <w:pPr>
        <w:pStyle w:val="ListParagraph"/>
        <w:numPr>
          <w:ilvl w:val="0"/>
          <w:numId w:val="169"/>
        </w:numPr>
      </w:pPr>
      <w:r w:rsidRPr="00E95BF5">
        <w:t>Stop the VNF (--&gt; time stamp)</w:t>
      </w:r>
    </w:p>
    <w:p w:rsidR="00D951C9" w:rsidRPr="00E95BF5" w:rsidRDefault="00D951C9" w:rsidP="00D50848">
      <w:pPr>
        <w:pStyle w:val="ListParagraph"/>
        <w:numPr>
          <w:ilvl w:val="0"/>
          <w:numId w:val="169"/>
        </w:numPr>
      </w:pPr>
      <w:r w:rsidRPr="00E95BF5">
        <w:t>Validate VNF has been stopped (--&gt; time stamp)</w:t>
      </w:r>
    </w:p>
    <w:p w:rsidR="00D951C9" w:rsidRPr="00E95BF5" w:rsidRDefault="00D951C9" w:rsidP="00D50848">
      <w:pPr>
        <w:pStyle w:val="ListParagraph"/>
        <w:numPr>
          <w:ilvl w:val="0"/>
          <w:numId w:val="169"/>
        </w:numPr>
      </w:pPr>
      <w:r w:rsidRPr="00E95BF5">
        <w:t>Validate no traffic flows through (--&gt; last arrival time stamp)</w:t>
      </w:r>
    </w:p>
    <w:p w:rsidR="00D951C9" w:rsidRPr="00E95BF5" w:rsidRDefault="00D951C9" w:rsidP="00D50848">
      <w:pPr>
        <w:pStyle w:val="ListParagraph"/>
        <w:numPr>
          <w:ilvl w:val="0"/>
          <w:numId w:val="169"/>
        </w:numPr>
      </w:pPr>
      <w:r w:rsidRPr="00E95BF5">
        <w:t>Stop traffic</w:t>
      </w:r>
    </w:p>
    <w:p w:rsidR="00D951C9" w:rsidRDefault="00D951C9" w:rsidP="00D50848">
      <w:pPr>
        <w:pStyle w:val="ListParagraph"/>
        <w:numPr>
          <w:ilvl w:val="0"/>
          <w:numId w:val="169"/>
        </w:numPr>
      </w:pPr>
      <w:r w:rsidRPr="00E95BF5">
        <w:t>Calculate the time to stop a max scaled VNF under load</w:t>
      </w:r>
      <w:r>
        <w:t xml:space="preserve"> (</w:t>
      </w:r>
      <w:r>
        <w:sym w:font="Wingdings" w:char="F0E0"/>
      </w:r>
      <w:r>
        <w:t xml:space="preserve"> last arrival time stamp)</w:t>
      </w:r>
    </w:p>
    <w:p w:rsidR="00D951C9" w:rsidRDefault="00D951C9" w:rsidP="00D951C9"/>
    <w:p w:rsidR="00D951C9" w:rsidRDefault="00D951C9" w:rsidP="00D951C9">
      <w:r>
        <w:t>Pseudo Code:</w:t>
      </w:r>
    </w:p>
    <w:p w:rsidR="00D951C9" w:rsidRDefault="00D951C9" w:rsidP="007B7B3E"/>
    <w:p w:rsidR="007B7B3E" w:rsidRDefault="007B7B3E" w:rsidP="007B7B3E">
      <w:r>
        <w:t>Input:</w:t>
      </w:r>
    </w:p>
    <w:p w:rsidR="007429DD" w:rsidRDefault="007429DD" w:rsidP="007B7B3E">
      <w:r>
        <w:tab/>
        <w:t># All required input information are stored in the test case input variable tcInput and includes following information:</w:t>
      </w:r>
    </w:p>
    <w:p w:rsidR="007B7B3E" w:rsidRDefault="007B7B3E" w:rsidP="007B7B3E">
      <w:r>
        <w:tab/>
      </w:r>
      <w:del w:id="1134" w:author="Dragomir, Mihai-Stefan" w:date="2016-12-08T14:48:00Z">
        <w:r w:rsidDel="00994A88">
          <w:delText>SwImageID</w:delText>
        </w:r>
      </w:del>
      <w:proofErr w:type="gramStart"/>
      <w:ins w:id="1135" w:author="Dragomir, Mihai-Stefan" w:date="2016-12-09T09:25:00Z">
        <w:r w:rsidR="00781CED">
          <w:t>vnfPackageID</w:t>
        </w:r>
      </w:ins>
      <w:proofErr w:type="gramEnd"/>
    </w:p>
    <w:p w:rsidR="007B7B3E" w:rsidRDefault="007B7B3E" w:rsidP="007B7B3E">
      <w:r>
        <w:tab/>
        <w:t>Trigger type --&gt; triggerType</w:t>
      </w:r>
    </w:p>
    <w:p w:rsidR="007B7B3E" w:rsidRDefault="007B7B3E" w:rsidP="007B7B3E">
      <w:r>
        <w:tab/>
      </w:r>
      <w:r>
        <w:tab/>
        <w:t>•</w:t>
      </w:r>
      <w:r>
        <w:tab/>
      </w:r>
      <w:proofErr w:type="gramStart"/>
      <w:r>
        <w:t>command</w:t>
      </w:r>
      <w:proofErr w:type="gramEnd"/>
      <w:r>
        <w:t xml:space="preserve"> to the VNFM</w:t>
      </w:r>
    </w:p>
    <w:p w:rsidR="007B7B3E" w:rsidRDefault="007B7B3E" w:rsidP="007B7B3E">
      <w:r>
        <w:tab/>
      </w:r>
      <w:r>
        <w:tab/>
        <w:t>•</w:t>
      </w:r>
      <w:r>
        <w:tab/>
      </w:r>
      <w:proofErr w:type="gramStart"/>
      <w:r>
        <w:t>higher</w:t>
      </w:r>
      <w:proofErr w:type="gramEnd"/>
      <w:r>
        <w:t xml:space="preserve"> traffic load over a longer period of time</w:t>
      </w:r>
    </w:p>
    <w:p w:rsidR="007B7B3E" w:rsidRDefault="007B7B3E" w:rsidP="007B7B3E">
      <w:r>
        <w:tab/>
      </w:r>
      <w:r>
        <w:tab/>
        <w:t>•</w:t>
      </w:r>
      <w:r>
        <w:tab/>
        <w:t>triggered by EM</w:t>
      </w:r>
    </w:p>
    <w:p w:rsidR="007B7B3E" w:rsidRDefault="007B7B3E" w:rsidP="007B7B3E">
      <w:r>
        <w:tab/>
      </w:r>
      <w:r>
        <w:tab/>
        <w:t>•</w:t>
      </w:r>
      <w:r>
        <w:tab/>
        <w:t>triggered by VNF</w:t>
      </w:r>
    </w:p>
    <w:p w:rsidR="007B7B3E" w:rsidRDefault="007B7B3E" w:rsidP="007B7B3E">
      <w:r>
        <w:tab/>
        <w:t>Type of vResource to be resized --&gt; vResourceType</w:t>
      </w:r>
    </w:p>
    <w:p w:rsidR="007B7B3E" w:rsidRDefault="007B7B3E" w:rsidP="007B7B3E">
      <w:r>
        <w:tab/>
      </w:r>
      <w:r>
        <w:tab/>
        <w:t>•</w:t>
      </w:r>
      <w:r>
        <w:tab/>
      </w:r>
      <w:proofErr w:type="gramStart"/>
      <w:r>
        <w:t>vMemory</w:t>
      </w:r>
      <w:proofErr w:type="gramEnd"/>
    </w:p>
    <w:p w:rsidR="007B7B3E" w:rsidRDefault="007B7B3E" w:rsidP="007B7B3E">
      <w:r>
        <w:tab/>
      </w:r>
      <w:r>
        <w:tab/>
        <w:t>•</w:t>
      </w:r>
      <w:r>
        <w:tab/>
      </w:r>
      <w:proofErr w:type="gramStart"/>
      <w:r>
        <w:t>vCPU</w:t>
      </w:r>
      <w:proofErr w:type="gramEnd"/>
      <w:r>
        <w:t xml:space="preserve"> cores</w:t>
      </w:r>
    </w:p>
    <w:p w:rsidR="007B7B3E" w:rsidRDefault="007B7B3E" w:rsidP="007B7B3E">
      <w:r>
        <w:tab/>
      </w:r>
      <w:r>
        <w:tab/>
        <w:t>•</w:t>
      </w:r>
      <w:r>
        <w:tab/>
      </w:r>
      <w:proofErr w:type="gramStart"/>
      <w:r>
        <w:t>vStorage</w:t>
      </w:r>
      <w:proofErr w:type="gramEnd"/>
    </w:p>
    <w:p w:rsidR="007B7B3E" w:rsidRDefault="007B7B3E" w:rsidP="007B7B3E">
      <w:r>
        <w:tab/>
      </w:r>
      <w:r>
        <w:tab/>
        <w:t>•</w:t>
      </w:r>
      <w:r>
        <w:tab/>
      </w:r>
      <w:proofErr w:type="gramStart"/>
      <w:r>
        <w:t>vNIC</w:t>
      </w:r>
      <w:proofErr w:type="gramEnd"/>
      <w:r>
        <w:t xml:space="preserve"> or specialized hardware</w:t>
      </w:r>
    </w:p>
    <w:p w:rsidR="007B7B3E" w:rsidRDefault="007B7B3E" w:rsidP="007B7B3E">
      <w:r>
        <w:tab/>
      </w:r>
      <w:r>
        <w:tab/>
        <w:t>•</w:t>
      </w:r>
      <w:r>
        <w:tab/>
      </w:r>
      <w:proofErr w:type="gramStart"/>
      <w:r>
        <w:t>vResource</w:t>
      </w:r>
      <w:proofErr w:type="gramEnd"/>
      <w:r>
        <w:t xml:space="preserve"> = any</w:t>
      </w:r>
    </w:p>
    <w:p w:rsidR="007B7B3E" w:rsidRDefault="00B74D70" w:rsidP="007B7B3E">
      <w:r>
        <w:tab/>
        <w:t xml:space="preserve">EM Config File Link </w:t>
      </w:r>
      <w:r>
        <w:sym w:font="Wingdings" w:char="F0E0"/>
      </w:r>
      <w:r>
        <w:t xml:space="preserve"> emConfigFile</w:t>
      </w:r>
    </w:p>
    <w:p w:rsidR="007B7B3E" w:rsidRDefault="007B7B3E" w:rsidP="007B7B3E">
      <w:r>
        <w:tab/>
      </w:r>
      <w:r w:rsidR="00B74D70">
        <w:t xml:space="preserve">VNF Config File Link </w:t>
      </w:r>
      <w:r w:rsidR="00B74D70">
        <w:sym w:font="Wingdings" w:char="F0E0"/>
      </w:r>
      <w:r w:rsidR="00B74D70">
        <w:t xml:space="preserve"> vnfConfigFile</w:t>
      </w:r>
    </w:p>
    <w:p w:rsidR="00B74D70" w:rsidRDefault="00B74D70" w:rsidP="007B7B3E">
      <w:r>
        <w:tab/>
        <w:t xml:space="preserve">VNF License File Link </w:t>
      </w:r>
      <w:r>
        <w:sym w:font="Wingdings" w:char="F0E0"/>
      </w:r>
      <w:r>
        <w:t xml:space="preserve"> vnfLicenseFile</w:t>
      </w:r>
    </w:p>
    <w:p w:rsidR="00222625" w:rsidRDefault="00222625" w:rsidP="007B7B3E">
      <w:r>
        <w:tab/>
        <w:t xml:space="preserve">Traffic Configuration Parameter </w:t>
      </w:r>
      <w:r>
        <w:sym w:font="Wingdings" w:char="F0E0"/>
      </w:r>
      <w:r>
        <w:t xml:space="preserve"> trafficConfigParameter</w:t>
      </w:r>
    </w:p>
    <w:p w:rsidR="00B74D70" w:rsidRDefault="00B74D70" w:rsidP="007B7B3E"/>
    <w:p w:rsidR="007429DD" w:rsidRDefault="007429DD" w:rsidP="007B7B3E">
      <w:r>
        <w:t xml:space="preserve"># Test Results are stored in the test case result variable tcResult </w:t>
      </w:r>
    </w:p>
    <w:p w:rsidR="000E0F0A" w:rsidRDefault="000E0F0A" w:rsidP="007B7B3E"/>
    <w:p w:rsidR="000E0F0A" w:rsidRDefault="000E0F0A" w:rsidP="007B7B3E">
      <w:r>
        <w:t>Comment: To make the pseudo code simpler to read, in a Python implementation the following code</w:t>
      </w:r>
    </w:p>
    <w:p w:rsidR="000E0F0A" w:rsidRDefault="000E0F0A" w:rsidP="007B7B3E">
      <w:r>
        <w:tab/>
        <w:t>tcResult.overallStatus = status</w:t>
      </w:r>
    </w:p>
    <w:p w:rsidR="000E0F0A" w:rsidRDefault="000E0F0A" w:rsidP="007B7B3E">
      <w:r>
        <w:tab/>
        <w:t>tcInput.emConfigFile</w:t>
      </w:r>
    </w:p>
    <w:p w:rsidR="000E0F0A" w:rsidRDefault="000E0F0A" w:rsidP="007B7B3E">
      <w:proofErr w:type="gramStart"/>
      <w:r>
        <w:t>should</w:t>
      </w:r>
      <w:proofErr w:type="gramEnd"/>
      <w:r>
        <w:t xml:space="preserve"> be translated to dictionaries</w:t>
      </w:r>
    </w:p>
    <w:p w:rsidR="000E0F0A" w:rsidRDefault="000E0F0A" w:rsidP="007B7B3E">
      <w:r>
        <w:tab/>
      </w:r>
      <w:proofErr w:type="gramStart"/>
      <w:r>
        <w:t>tcResult[</w:t>
      </w:r>
      <w:proofErr w:type="gramEnd"/>
      <w:r>
        <w:t xml:space="preserve"> ‘overallStatus’ ] = status</w:t>
      </w:r>
    </w:p>
    <w:p w:rsidR="000E0F0A" w:rsidRDefault="000E0F0A" w:rsidP="007B7B3E">
      <w:r>
        <w:tab/>
      </w:r>
      <w:proofErr w:type="gramStart"/>
      <w:r>
        <w:t>tcInput[</w:t>
      </w:r>
      <w:proofErr w:type="gramEnd"/>
      <w:r>
        <w:t xml:space="preserve"> ‘emConfigFile’ ]</w:t>
      </w:r>
    </w:p>
    <w:p w:rsidR="007429DD" w:rsidRDefault="007429DD" w:rsidP="007B7B3E"/>
    <w:p w:rsidR="000E0F0A" w:rsidRDefault="000E0F0A" w:rsidP="007B7B3E"/>
    <w:p w:rsidR="000E0F0A" w:rsidRDefault="000E0F0A" w:rsidP="007B7B3E"/>
    <w:p w:rsidR="007B7B3E" w:rsidRPr="00BA6621" w:rsidRDefault="007B7B3E" w:rsidP="00BA6621">
      <w:pPr>
        <w:shd w:val="clear" w:color="auto" w:fill="D9D9D9" w:themeFill="background1" w:themeFillShade="D9"/>
      </w:pPr>
      <w:r w:rsidRPr="00BA6621">
        <w:t>1.</w:t>
      </w:r>
      <w:r w:rsidRPr="00BA6621">
        <w:tab/>
        <w:t>Instantiate VNF</w:t>
      </w:r>
    </w:p>
    <w:p w:rsidR="003B66CD" w:rsidRDefault="003B66CD" w:rsidP="007B7B3E">
      <w:pPr>
        <w:rPr>
          <w:sz w:val="20"/>
        </w:rPr>
      </w:pPr>
    </w:p>
    <w:p w:rsidR="007B7B3E" w:rsidRDefault="00734B29" w:rsidP="007B7B3E">
      <w:proofErr w:type="gramStart"/>
      <w:r>
        <w:rPr>
          <w:sz w:val="20"/>
        </w:rPr>
        <w:t>vnfRecord</w:t>
      </w:r>
      <w:proofErr w:type="gramEnd"/>
      <w:r w:rsidR="003B66CD">
        <w:rPr>
          <w:sz w:val="20"/>
        </w:rPr>
        <w:t xml:space="preserve"> = VNFRECORD</w:t>
      </w:r>
      <w:r w:rsidR="003B66CD">
        <w:t>.Create()</w:t>
      </w:r>
    </w:p>
    <w:p w:rsidR="003B66CD" w:rsidRDefault="003B66CD" w:rsidP="007B7B3E"/>
    <w:p w:rsidR="00FA1E77" w:rsidRDefault="00FA1E77" w:rsidP="007B7B3E">
      <w:r>
        <w:t>tcResult.overallStatus = SUCCESS</w:t>
      </w:r>
    </w:p>
    <w:p w:rsidR="00FA1E77" w:rsidRDefault="00FA1E77" w:rsidP="007B7B3E"/>
    <w:p w:rsidR="007B7B3E" w:rsidRDefault="00CD07E3" w:rsidP="007B7B3E">
      <w:r>
        <w:t xml:space="preserve"># Check </w:t>
      </w:r>
      <w:r w:rsidR="007B7B3E">
        <w:t xml:space="preserve">Element Manger or configuration file </w:t>
      </w:r>
    </w:p>
    <w:p w:rsidR="007B7B3E" w:rsidRDefault="007B7B3E" w:rsidP="007B7B3E">
      <w:proofErr w:type="gramStart"/>
      <w:r>
        <w:t>if</w:t>
      </w:r>
      <w:proofErr w:type="gramEnd"/>
      <w:r>
        <w:t xml:space="preserve"> EM_VNF_SYSTEM == TRUE :</w:t>
      </w:r>
    </w:p>
    <w:p w:rsidR="007B7B3E" w:rsidRDefault="007B7B3E" w:rsidP="007B7B3E">
      <w:r>
        <w:tab/>
      </w:r>
      <w:r w:rsidR="00250E32">
        <w:t>#</w:t>
      </w:r>
      <w:r w:rsidR="00CD07E3">
        <w:t xml:space="preserve"> </w:t>
      </w:r>
      <w:r>
        <w:t>Instantiate Element</w:t>
      </w:r>
      <w:r w:rsidR="00CD07E3">
        <w:t xml:space="preserve"> </w:t>
      </w:r>
      <w:r>
        <w:t>Management</w:t>
      </w:r>
    </w:p>
    <w:p w:rsidR="007B7B3E" w:rsidRDefault="007B7B3E" w:rsidP="007B7B3E">
      <w:r>
        <w:lastRenderedPageBreak/>
        <w:tab/>
        <w:t xml:space="preserve"># </w:t>
      </w:r>
      <w:proofErr w:type="gramStart"/>
      <w:r>
        <w:t>Set</w:t>
      </w:r>
      <w:proofErr w:type="gramEnd"/>
      <w:r>
        <w:t xml:space="preserve"> the required EM configuration so that VNF can be configured by EM</w:t>
      </w:r>
    </w:p>
    <w:p w:rsidR="007B7B3E" w:rsidRDefault="007B7B3E" w:rsidP="007B7B3E">
      <w:r>
        <w:tab/>
      </w:r>
      <w:proofErr w:type="gramStart"/>
      <w:r w:rsidR="007429DD">
        <w:t>if</w:t>
      </w:r>
      <w:proofErr w:type="gramEnd"/>
      <w:r w:rsidR="007429DD">
        <w:t xml:space="preserve"> ( status = </w:t>
      </w:r>
      <w:r>
        <w:t>ElementManagement.SetEMConfiguration(</w:t>
      </w:r>
      <w:r w:rsidR="003B66CD">
        <w:t xml:space="preserve"> </w:t>
      </w:r>
      <w:r w:rsidR="00734B29">
        <w:rPr>
          <w:sz w:val="20"/>
        </w:rPr>
        <w:t>vnfRecord</w:t>
      </w:r>
      <w:r w:rsidR="003B66CD">
        <w:rPr>
          <w:sz w:val="20"/>
        </w:rPr>
        <w:t>,</w:t>
      </w:r>
      <w:r w:rsidR="00B74D70">
        <w:t xml:space="preserve"> </w:t>
      </w:r>
      <w:r w:rsidR="007429DD">
        <w:t>tcInput.</w:t>
      </w:r>
      <w:r w:rsidR="00B74D70">
        <w:t xml:space="preserve">emConfigFile </w:t>
      </w:r>
      <w:r>
        <w:t>)</w:t>
      </w:r>
      <w:r w:rsidR="007429DD">
        <w:t>) &lt;&gt; TRUE :</w:t>
      </w:r>
    </w:p>
    <w:p w:rsidR="007429DD" w:rsidRDefault="007429DD" w:rsidP="007B7B3E">
      <w:r>
        <w:tab/>
      </w:r>
      <w:r>
        <w:tab/>
        <w:t>tcResult.overallStatus = status</w:t>
      </w:r>
    </w:p>
    <w:p w:rsidR="007429DD" w:rsidRDefault="00251DB9" w:rsidP="007B7B3E">
      <w:r>
        <w:tab/>
      </w:r>
      <w:r>
        <w:tab/>
      </w:r>
      <w:proofErr w:type="gramStart"/>
      <w:r>
        <w:t>return</w:t>
      </w:r>
      <w:proofErr w:type="gramEnd"/>
      <w:r>
        <w:t xml:space="preserve"> ERROR</w:t>
      </w:r>
    </w:p>
    <w:p w:rsidR="007B7B3E" w:rsidRDefault="007B7B3E" w:rsidP="007B7B3E">
      <w:r>
        <w:tab/>
        <w:t># Start the EM so that it can service the VNF</w:t>
      </w:r>
    </w:p>
    <w:p w:rsidR="007B7B3E" w:rsidRDefault="007B7B3E" w:rsidP="007B7B3E">
      <w:r>
        <w:tab/>
      </w:r>
      <w:proofErr w:type="gramStart"/>
      <w:r w:rsidR="007429DD">
        <w:t>if</w:t>
      </w:r>
      <w:proofErr w:type="gramEnd"/>
      <w:r w:rsidR="007429DD">
        <w:t xml:space="preserve"> ( status = </w:t>
      </w:r>
      <w:r>
        <w:t>ElementManagement.StartEM(</w:t>
      </w:r>
      <w:r w:rsidR="003B66CD">
        <w:t xml:space="preserve"> </w:t>
      </w:r>
      <w:r w:rsidR="00734B29">
        <w:rPr>
          <w:sz w:val="20"/>
        </w:rPr>
        <w:t>vnfRecord</w:t>
      </w:r>
      <w:r>
        <w:t>)</w:t>
      </w:r>
      <w:r w:rsidR="007429DD">
        <w:t xml:space="preserve"> ) &lt;&gt; TRUE :</w:t>
      </w:r>
    </w:p>
    <w:p w:rsidR="007429DD" w:rsidRDefault="007429DD" w:rsidP="007429DD">
      <w:r>
        <w:tab/>
      </w:r>
      <w:r>
        <w:tab/>
      </w:r>
      <w:r w:rsidR="000E0F0A">
        <w:t>tcResult</w:t>
      </w:r>
      <w:r>
        <w:t>.overallStatus = status</w:t>
      </w:r>
    </w:p>
    <w:p w:rsidR="007429DD" w:rsidRDefault="007429DD" w:rsidP="007B7B3E">
      <w:r>
        <w:tab/>
      </w:r>
      <w:r>
        <w:tab/>
      </w:r>
      <w:proofErr w:type="gramStart"/>
      <w:r>
        <w:t>return</w:t>
      </w:r>
      <w:proofErr w:type="gramEnd"/>
      <w:r>
        <w:t xml:space="preserve"> </w:t>
      </w:r>
      <w:r w:rsidR="00FA1E77">
        <w:t>ERROR</w:t>
      </w:r>
    </w:p>
    <w:p w:rsidR="007B7B3E" w:rsidRDefault="007B7B3E" w:rsidP="007B7B3E">
      <w:proofErr w:type="gramStart"/>
      <w:r>
        <w:t>else</w:t>
      </w:r>
      <w:proofErr w:type="gramEnd"/>
      <w:r>
        <w:t>:</w:t>
      </w:r>
    </w:p>
    <w:p w:rsidR="007B7B3E" w:rsidRDefault="007B7B3E" w:rsidP="007B7B3E">
      <w:r>
        <w:tab/>
        <w:t># No Element Manager required</w:t>
      </w:r>
      <w:r w:rsidR="000E0F0A">
        <w:t>, set VNF config and license</w:t>
      </w:r>
    </w:p>
    <w:p w:rsidR="007B7B3E" w:rsidRDefault="007B7B3E" w:rsidP="007B7B3E">
      <w:r>
        <w:tab/>
      </w:r>
      <w:proofErr w:type="gramStart"/>
      <w:r w:rsidR="000E0F0A">
        <w:t>if</w:t>
      </w:r>
      <w:proofErr w:type="gramEnd"/>
      <w:r w:rsidR="000E0F0A">
        <w:t xml:space="preserve"> ( status = </w:t>
      </w:r>
      <w:r>
        <w:t>VNF.SetVNFConfigFile(</w:t>
      </w:r>
      <w:r w:rsidR="003B66CD">
        <w:t xml:space="preserve"> </w:t>
      </w:r>
      <w:r w:rsidR="00734B29">
        <w:rPr>
          <w:sz w:val="20"/>
        </w:rPr>
        <w:t>vnfRecord</w:t>
      </w:r>
      <w:r w:rsidR="003B66CD">
        <w:rPr>
          <w:sz w:val="20"/>
        </w:rPr>
        <w:t>,</w:t>
      </w:r>
      <w:r w:rsidR="00B74D70">
        <w:t xml:space="preserve"> </w:t>
      </w:r>
      <w:r w:rsidR="000E0F0A">
        <w:t>tcInput.</w:t>
      </w:r>
      <w:r w:rsidR="00B74D70">
        <w:t xml:space="preserve">vnfConfigFile </w:t>
      </w:r>
      <w:r>
        <w:t>)</w:t>
      </w:r>
      <w:r w:rsidR="000E0F0A">
        <w:t xml:space="preserve"> ) &lt;&gt; TRUE :</w:t>
      </w:r>
    </w:p>
    <w:p w:rsidR="000E0F0A" w:rsidRDefault="000E0F0A" w:rsidP="000E0F0A">
      <w:r>
        <w:tab/>
      </w:r>
      <w:r>
        <w:tab/>
        <w:t>tcResult.overallStatus = status</w:t>
      </w:r>
    </w:p>
    <w:p w:rsidR="000E0F0A" w:rsidRDefault="000E0F0A" w:rsidP="000E0F0A">
      <w:r>
        <w:tab/>
      </w:r>
      <w:r>
        <w:tab/>
      </w:r>
      <w:proofErr w:type="gramStart"/>
      <w:r w:rsidR="00FA1E77">
        <w:t>return</w:t>
      </w:r>
      <w:proofErr w:type="gramEnd"/>
      <w:r w:rsidR="00FA1E77">
        <w:t xml:space="preserve"> ERROR</w:t>
      </w:r>
    </w:p>
    <w:p w:rsidR="000E0F0A" w:rsidRDefault="000E0F0A" w:rsidP="007B7B3E"/>
    <w:p w:rsidR="007B7B3E" w:rsidRDefault="007B7B3E" w:rsidP="007B7B3E">
      <w:r>
        <w:tab/>
      </w:r>
      <w:proofErr w:type="gramStart"/>
      <w:r w:rsidR="000E0F0A">
        <w:t>if</w:t>
      </w:r>
      <w:proofErr w:type="gramEnd"/>
      <w:r w:rsidR="000E0F0A">
        <w:t xml:space="preserve"> ( status = </w:t>
      </w:r>
      <w:r>
        <w:t>VNF.SetVNFLicense(</w:t>
      </w:r>
      <w:r w:rsidR="003B66CD">
        <w:t xml:space="preserve"> </w:t>
      </w:r>
      <w:r w:rsidR="00734B29">
        <w:rPr>
          <w:sz w:val="20"/>
        </w:rPr>
        <w:t>vnfRecord</w:t>
      </w:r>
      <w:r w:rsidR="003B66CD">
        <w:rPr>
          <w:sz w:val="20"/>
        </w:rPr>
        <w:t>,</w:t>
      </w:r>
      <w:r w:rsidR="00B74D70">
        <w:t xml:space="preserve"> </w:t>
      </w:r>
      <w:r w:rsidR="000E0F0A">
        <w:t>tcInput.</w:t>
      </w:r>
      <w:r w:rsidR="00B74D70">
        <w:t xml:space="preserve">vnfLicenseFile </w:t>
      </w:r>
      <w:r>
        <w:t>)</w:t>
      </w:r>
      <w:r w:rsidR="000E0F0A">
        <w:t xml:space="preserve"> ) &lt;&gt; TRUE :</w:t>
      </w:r>
    </w:p>
    <w:p w:rsidR="000E0F0A" w:rsidRDefault="000E0F0A" w:rsidP="000E0F0A">
      <w:r>
        <w:tab/>
      </w:r>
      <w:r>
        <w:tab/>
        <w:t>tcResult.overallStatus = status</w:t>
      </w:r>
    </w:p>
    <w:p w:rsidR="000E0F0A" w:rsidRDefault="000E0F0A" w:rsidP="000E0F0A">
      <w:r>
        <w:tab/>
      </w:r>
      <w:r>
        <w:tab/>
      </w:r>
      <w:proofErr w:type="gramStart"/>
      <w:r w:rsidR="00FA1E77">
        <w:t>return</w:t>
      </w:r>
      <w:proofErr w:type="gramEnd"/>
      <w:r w:rsidR="00FA1E77">
        <w:t xml:space="preserve"> ERROR</w:t>
      </w:r>
    </w:p>
    <w:p w:rsidR="000E0F0A" w:rsidRDefault="000E0F0A" w:rsidP="007B7B3E"/>
    <w:p w:rsidR="007B7B3E" w:rsidRDefault="007B7B3E" w:rsidP="007B7B3E"/>
    <w:p w:rsidR="007B7B3E" w:rsidRDefault="00FA1E77" w:rsidP="007B7B3E">
      <w:r>
        <w:t>tcR</w:t>
      </w:r>
      <w:r w:rsidR="00556203">
        <w:t>esult.</w:t>
      </w:r>
      <w:r w:rsidR="007B7B3E">
        <w:t>timeRecord.</w:t>
      </w:r>
      <w:r>
        <w:t>i</w:t>
      </w:r>
      <w:r w:rsidR="007B7B3E">
        <w:t>nstantiation</w:t>
      </w:r>
      <w:r>
        <w:t>Start</w:t>
      </w:r>
      <w:r w:rsidR="007B7B3E">
        <w:t xml:space="preserve"> = </w:t>
      </w:r>
      <w:proofErr w:type="gramStart"/>
      <w:r w:rsidR="007B7B3E">
        <w:t>time.clock()</w:t>
      </w:r>
      <w:proofErr w:type="gramEnd"/>
    </w:p>
    <w:p w:rsidR="007B7B3E" w:rsidRDefault="003B66CD" w:rsidP="007B7B3E">
      <w:proofErr w:type="gramStart"/>
      <w:r>
        <w:t>status</w:t>
      </w:r>
      <w:proofErr w:type="gramEnd"/>
      <w:r w:rsidR="007B7B3E">
        <w:t xml:space="preserve"> = VNFM.VNF.Instantiate( </w:t>
      </w:r>
      <w:r w:rsidR="00734B29">
        <w:rPr>
          <w:sz w:val="20"/>
        </w:rPr>
        <w:t>vnfRecord</w:t>
      </w:r>
      <w:r>
        <w:t xml:space="preserve">, </w:t>
      </w:r>
      <w:r w:rsidR="00FA1E77">
        <w:t>tcInput.</w:t>
      </w:r>
      <w:del w:id="1136" w:author="Dragomir, Mihai-Stefan" w:date="2016-12-08T14:48:00Z">
        <w:r w:rsidR="007B7B3E" w:rsidDel="00994A88">
          <w:delText>SwImageID</w:delText>
        </w:r>
      </w:del>
      <w:proofErr w:type="gramStart"/>
      <w:ins w:id="1137" w:author="Dragomir, Mihai-Stefan" w:date="2016-12-09T09:25:00Z">
        <w:r w:rsidR="00781CED">
          <w:t>vnfPackageID</w:t>
        </w:r>
      </w:ins>
      <w:r w:rsidR="007B7B3E">
        <w:t xml:space="preserve"> )</w:t>
      </w:r>
      <w:proofErr w:type="gramEnd"/>
    </w:p>
    <w:p w:rsidR="00FA1E77" w:rsidRDefault="00FA1E77" w:rsidP="007B7B3E">
      <w:r>
        <w:t xml:space="preserve"># </w:t>
      </w:r>
      <w:proofErr w:type="gramStart"/>
      <w:r>
        <w:t>positive</w:t>
      </w:r>
      <w:proofErr w:type="gramEnd"/>
      <w:r>
        <w:t xml:space="preserve"> computeID is success, negative computeID is unique failure code</w:t>
      </w:r>
    </w:p>
    <w:p w:rsidR="007B7B3E" w:rsidRDefault="00B74D70" w:rsidP="007B7B3E">
      <w:proofErr w:type="gramStart"/>
      <w:r>
        <w:t>if</w:t>
      </w:r>
      <w:proofErr w:type="gramEnd"/>
      <w:r>
        <w:t xml:space="preserve"> </w:t>
      </w:r>
      <w:r w:rsidR="003B66CD">
        <w:t>status &lt;&gt; TRUE</w:t>
      </w:r>
      <w:r w:rsidR="007B7B3E">
        <w:t xml:space="preserve"> :</w:t>
      </w:r>
    </w:p>
    <w:p w:rsidR="00FA1E77" w:rsidRDefault="00B74D70" w:rsidP="007B7B3E">
      <w:r>
        <w:tab/>
      </w:r>
      <w:r w:rsidR="00FA1E77">
        <w:t xml:space="preserve">tcResult.overallStatus = </w:t>
      </w:r>
      <w:r w:rsidR="003B66CD">
        <w:t>status</w:t>
      </w:r>
    </w:p>
    <w:p w:rsidR="007B7B3E" w:rsidRDefault="00B74D70" w:rsidP="00FA1E77">
      <w:pPr>
        <w:ind w:firstLine="720"/>
      </w:pPr>
      <w:proofErr w:type="gramStart"/>
      <w:r>
        <w:t>return</w:t>
      </w:r>
      <w:proofErr w:type="gramEnd"/>
      <w:r>
        <w:t xml:space="preserve"> </w:t>
      </w:r>
      <w:r w:rsidR="00FA1E77">
        <w:t>ERROR</w:t>
      </w:r>
    </w:p>
    <w:p w:rsidR="007B7B3E" w:rsidRDefault="007B7B3E" w:rsidP="007B7B3E"/>
    <w:p w:rsidR="007B7B3E" w:rsidRPr="00BA6621" w:rsidRDefault="007B7B3E" w:rsidP="00BA6621">
      <w:pPr>
        <w:shd w:val="clear" w:color="auto" w:fill="D9D9D9" w:themeFill="background1" w:themeFillShade="D9"/>
      </w:pPr>
      <w:r w:rsidRPr="00BA6621">
        <w:t>2.</w:t>
      </w:r>
      <w:r w:rsidRPr="00BA6621">
        <w:tab/>
        <w:t>Validate VNF state is Inactive</w:t>
      </w:r>
    </w:p>
    <w:p w:rsidR="007B7B3E" w:rsidRDefault="007B7B3E" w:rsidP="007B7B3E"/>
    <w:p w:rsidR="006169FC" w:rsidRDefault="006169FC" w:rsidP="007B7B3E">
      <w:r>
        <w:t xml:space="preserve">#allow the VNF to get into the </w:t>
      </w:r>
      <w:r w:rsidR="009440E3">
        <w:t>inactive state</w:t>
      </w:r>
    </w:p>
    <w:p w:rsidR="006169FC" w:rsidRDefault="006169FC" w:rsidP="007B7B3E">
      <w:r>
        <w:t>wait_time = MAX_VNF_INSTATIATION_TIME</w:t>
      </w:r>
    </w:p>
    <w:p w:rsidR="007B7B3E" w:rsidRDefault="007B7B3E" w:rsidP="007B7B3E">
      <w:proofErr w:type="gramStart"/>
      <w:r>
        <w:t>while</w:t>
      </w:r>
      <w:proofErr w:type="gramEnd"/>
      <w:r>
        <w:t xml:space="preserve"> ( vnfState = VNFM.VNF.GetVNFState(</w:t>
      </w:r>
      <w:r w:rsidR="00734B29">
        <w:rPr>
          <w:sz w:val="20"/>
        </w:rPr>
        <w:t>vnfRecord</w:t>
      </w:r>
      <w:r>
        <w:t>) ) &lt;&gt; VNF_STATE_INACTIVE :</w:t>
      </w:r>
    </w:p>
    <w:p w:rsidR="007B7B3E" w:rsidRDefault="007B7B3E" w:rsidP="007B7B3E">
      <w:r>
        <w:tab/>
      </w:r>
      <w:proofErr w:type="gramStart"/>
      <w:r>
        <w:t>if</w:t>
      </w:r>
      <w:proofErr w:type="gramEnd"/>
      <w:r>
        <w:t xml:space="preserve"> vnfState == VNF_STATE_ERROR :</w:t>
      </w:r>
    </w:p>
    <w:p w:rsidR="00FA1E77" w:rsidRDefault="007B7B3E" w:rsidP="007B7B3E">
      <w:r>
        <w:tab/>
      </w:r>
      <w:r>
        <w:tab/>
      </w:r>
      <w:r w:rsidR="00FA1E77">
        <w:t>tcResult.overallStatus = vnfState</w:t>
      </w:r>
    </w:p>
    <w:p w:rsidR="007B7B3E" w:rsidRDefault="007B7B3E" w:rsidP="00FA1E77">
      <w:pPr>
        <w:ind w:left="720" w:firstLine="720"/>
      </w:pPr>
      <w:proofErr w:type="gramStart"/>
      <w:r>
        <w:t>return</w:t>
      </w:r>
      <w:proofErr w:type="gramEnd"/>
      <w:r>
        <w:t xml:space="preserve"> </w:t>
      </w:r>
      <w:r w:rsidR="00FA1E77">
        <w:t>ERROR</w:t>
      </w:r>
    </w:p>
    <w:p w:rsidR="006169FC" w:rsidRDefault="006169FC" w:rsidP="007B7B3E">
      <w:r>
        <w:tab/>
      </w:r>
      <w:proofErr w:type="gramStart"/>
      <w:r>
        <w:t>if</w:t>
      </w:r>
      <w:proofErr w:type="gramEnd"/>
      <w:r>
        <w:t xml:space="preserve"> wait_time-- == 0 :</w:t>
      </w:r>
    </w:p>
    <w:p w:rsidR="00FA1E77" w:rsidRDefault="00FA1E77" w:rsidP="007B7B3E">
      <w:r>
        <w:tab/>
      </w:r>
      <w:r>
        <w:tab/>
        <w:t>tcResult.overallStatus = VNF_STATE_ERROR</w:t>
      </w:r>
    </w:p>
    <w:p w:rsidR="006169FC" w:rsidRDefault="006169FC" w:rsidP="006169FC">
      <w:pPr>
        <w:ind w:left="1440"/>
      </w:pPr>
      <w:proofErr w:type="gramStart"/>
      <w:r>
        <w:t>return</w:t>
      </w:r>
      <w:proofErr w:type="gramEnd"/>
      <w:r>
        <w:t xml:space="preserve"> ERROR</w:t>
      </w:r>
    </w:p>
    <w:p w:rsidR="007B7B3E" w:rsidRDefault="007B7B3E" w:rsidP="007B7B3E">
      <w:r>
        <w:tab/>
      </w:r>
      <w:proofErr w:type="gramStart"/>
      <w:r>
        <w:t>time.sleep(</w:t>
      </w:r>
      <w:proofErr w:type="gramEnd"/>
      <w:r>
        <w:t xml:space="preserve"> 1 sec )</w:t>
      </w:r>
    </w:p>
    <w:p w:rsidR="006169FC" w:rsidRDefault="006169FC" w:rsidP="006169FC">
      <w:pPr>
        <w:ind w:left="720"/>
      </w:pPr>
    </w:p>
    <w:p w:rsidR="007B7B3E" w:rsidRDefault="007B7B3E" w:rsidP="007B7B3E">
      <w:r>
        <w:tab/>
      </w:r>
    </w:p>
    <w:p w:rsidR="007B7B3E" w:rsidRDefault="00FA1E77" w:rsidP="007B7B3E">
      <w:r>
        <w:t>tcR</w:t>
      </w:r>
      <w:r w:rsidR="00556203">
        <w:t>esult.</w:t>
      </w:r>
      <w:r w:rsidR="007B7B3E">
        <w:t>timeRecord</w:t>
      </w:r>
      <w:r>
        <w:t>.i</w:t>
      </w:r>
      <w:r w:rsidR="007B7B3E">
        <w:t>nstantiation</w:t>
      </w:r>
      <w:r>
        <w:t>End</w:t>
      </w:r>
      <w:r w:rsidR="007B7B3E">
        <w:t xml:space="preserve"> = </w:t>
      </w:r>
      <w:proofErr w:type="gramStart"/>
      <w:r w:rsidR="007B7B3E">
        <w:t>time.clock()</w:t>
      </w:r>
      <w:proofErr w:type="gramEnd"/>
    </w:p>
    <w:p w:rsidR="007B7B3E" w:rsidRDefault="00FA1E77" w:rsidP="007B7B3E">
      <w:r>
        <w:t>tcR</w:t>
      </w:r>
      <w:r w:rsidR="00556203">
        <w:t>esult.</w:t>
      </w:r>
      <w:r w:rsidR="007B7B3E">
        <w:t xml:space="preserve">timeRecord.instantiationTime = </w:t>
      </w:r>
      <w:r>
        <w:t>tcResult.</w:t>
      </w:r>
      <w:r w:rsidR="00251DB9">
        <w:t>timeRecord.i</w:t>
      </w:r>
      <w:r w:rsidR="007B7B3E">
        <w:t>nstantiation</w:t>
      </w:r>
      <w:r w:rsidR="00251DB9">
        <w:t>End</w:t>
      </w:r>
      <w:r w:rsidR="007B7B3E">
        <w:t xml:space="preserve"> </w:t>
      </w:r>
      <w:r>
        <w:t>–</w:t>
      </w:r>
      <w:r w:rsidR="007B7B3E">
        <w:t xml:space="preserve"> </w:t>
      </w:r>
      <w:r>
        <w:t>tcResult.</w:t>
      </w:r>
      <w:r w:rsidR="00251DB9">
        <w:t>timeRecord.i</w:t>
      </w:r>
      <w:r w:rsidR="007B7B3E">
        <w:t>nstantiation</w:t>
      </w:r>
      <w:r w:rsidR="00251DB9">
        <w:t>Start</w:t>
      </w:r>
    </w:p>
    <w:p w:rsidR="007B7B3E" w:rsidRDefault="007B7B3E" w:rsidP="007B7B3E"/>
    <w:p w:rsidR="007B7B3E" w:rsidRDefault="005514C8" w:rsidP="007B7B3E">
      <w:r>
        <w:t>tcR</w:t>
      </w:r>
      <w:r w:rsidR="00556203">
        <w:t>esult.</w:t>
      </w:r>
      <w:r w:rsidR="007B7B3E">
        <w:t xml:space="preserve">resourceList.InitialVNFD = </w:t>
      </w:r>
      <w:proofErr w:type="gramStart"/>
      <w:r w:rsidR="007B7B3E">
        <w:t>VNFM.VNFD.GetvResourceList(</w:t>
      </w:r>
      <w:proofErr w:type="gramEnd"/>
      <w:r w:rsidR="007B7B3E">
        <w:t xml:space="preserve"> </w:t>
      </w:r>
      <w:r w:rsidR="00734B29">
        <w:rPr>
          <w:sz w:val="20"/>
        </w:rPr>
        <w:t>vnfRecord</w:t>
      </w:r>
      <w:r w:rsidR="003B66CD">
        <w:t xml:space="preserve">, </w:t>
      </w:r>
      <w:del w:id="1138" w:author="Dragomir, Mihai-Stefan" w:date="2016-12-08T14:48:00Z">
        <w:r w:rsidR="007B7B3E" w:rsidDel="00994A88">
          <w:delText>SwImageID</w:delText>
        </w:r>
      </w:del>
      <w:ins w:id="1139" w:author="Dragomir, Mihai-Stefan" w:date="2016-12-09T09:25:00Z">
        <w:r w:rsidR="00781CED">
          <w:t>vnfPackageID</w:t>
        </w:r>
      </w:ins>
      <w:r w:rsidR="007B7B3E">
        <w:t>, INITIAL )</w:t>
      </w:r>
    </w:p>
    <w:p w:rsidR="007B7B3E" w:rsidRDefault="007B7B3E" w:rsidP="007B7B3E">
      <w:r>
        <w:tab/>
      </w:r>
    </w:p>
    <w:p w:rsidR="007B7B3E" w:rsidRPr="00BA6621" w:rsidRDefault="007B7B3E" w:rsidP="00BA6621">
      <w:pPr>
        <w:shd w:val="clear" w:color="auto" w:fill="D9D9D9" w:themeFill="background1" w:themeFillShade="D9"/>
      </w:pPr>
      <w:r w:rsidRPr="00BA6621">
        <w:t>3.</w:t>
      </w:r>
      <w:r w:rsidRPr="00BA6621">
        <w:tab/>
        <w:t>Start VNF</w:t>
      </w:r>
    </w:p>
    <w:p w:rsidR="007B7B3E" w:rsidRDefault="007B7B3E" w:rsidP="007B7B3E"/>
    <w:p w:rsidR="007B7B3E" w:rsidRDefault="005514C8" w:rsidP="007B7B3E">
      <w:r>
        <w:t>tcR</w:t>
      </w:r>
      <w:r w:rsidR="00556203">
        <w:t>esult.</w:t>
      </w:r>
      <w:r w:rsidR="007B7B3E">
        <w:t>timeRecord.startVNF</w:t>
      </w:r>
      <w:r w:rsidR="009741F4">
        <w:t>Start</w:t>
      </w:r>
      <w:r w:rsidR="007B7B3E">
        <w:t xml:space="preserve"> = </w:t>
      </w:r>
      <w:proofErr w:type="gramStart"/>
      <w:r w:rsidR="007B7B3E">
        <w:t>time.clock()</w:t>
      </w:r>
      <w:proofErr w:type="gramEnd"/>
    </w:p>
    <w:p w:rsidR="007B7B3E" w:rsidRDefault="007B7B3E" w:rsidP="007B7B3E">
      <w:proofErr w:type="gramStart"/>
      <w:r>
        <w:t>status</w:t>
      </w:r>
      <w:proofErr w:type="gramEnd"/>
      <w:r>
        <w:t xml:space="preserve"> = VNFM.VNF.Start(</w:t>
      </w:r>
      <w:r w:rsidR="00734B29">
        <w:rPr>
          <w:sz w:val="20"/>
        </w:rPr>
        <w:t>vnfRecord</w:t>
      </w:r>
      <w:r>
        <w:t>)</w:t>
      </w:r>
    </w:p>
    <w:p w:rsidR="007B7B3E" w:rsidRDefault="007B7B3E" w:rsidP="007B7B3E">
      <w:proofErr w:type="gramStart"/>
      <w:r>
        <w:t>if  status</w:t>
      </w:r>
      <w:proofErr w:type="gramEnd"/>
      <w:r>
        <w:t xml:space="preserve"> &lt;&gt; </w:t>
      </w:r>
      <w:r w:rsidR="00100008">
        <w:t>TRUE</w:t>
      </w:r>
      <w:r>
        <w:t xml:space="preserve"> :</w:t>
      </w:r>
    </w:p>
    <w:p w:rsidR="007B7B3E" w:rsidRDefault="007B7B3E" w:rsidP="007B7B3E">
      <w:r>
        <w:tab/>
      </w:r>
      <w:proofErr w:type="gramStart"/>
      <w:r>
        <w:t>VNFM.VNF.Terminate(</w:t>
      </w:r>
      <w:proofErr w:type="gramEnd"/>
      <w:r w:rsidR="00734B29">
        <w:rPr>
          <w:sz w:val="20"/>
        </w:rPr>
        <w:t>vnfRecord</w:t>
      </w:r>
      <w:r>
        <w:t>)</w:t>
      </w:r>
    </w:p>
    <w:p w:rsidR="005514C8" w:rsidRDefault="005514C8" w:rsidP="007B7B3E">
      <w:r>
        <w:lastRenderedPageBreak/>
        <w:tab/>
        <w:t>tcResult.overallStatus = status</w:t>
      </w:r>
    </w:p>
    <w:p w:rsidR="007B7B3E" w:rsidRDefault="005514C8"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4.</w:t>
      </w:r>
      <w:r w:rsidRPr="00BA6621">
        <w:tab/>
        <w:t>Validate VNF state is Active</w:t>
      </w:r>
    </w:p>
    <w:p w:rsidR="007B7B3E" w:rsidRDefault="007B7B3E" w:rsidP="007B7B3E"/>
    <w:p w:rsidR="009440E3" w:rsidRDefault="009440E3" w:rsidP="009440E3">
      <w:r>
        <w:t>wait_time = MAX_VNF_ACTIVATE_TIME</w:t>
      </w:r>
    </w:p>
    <w:p w:rsidR="007B7B3E" w:rsidRDefault="007B7B3E" w:rsidP="007B7B3E">
      <w:proofErr w:type="gramStart"/>
      <w:r>
        <w:t>while</w:t>
      </w:r>
      <w:proofErr w:type="gramEnd"/>
      <w:r>
        <w:t xml:space="preserve"> ( vnfState = VNFM.VNF.GetVNFState(</w:t>
      </w:r>
      <w:r w:rsidR="00734B29">
        <w:rPr>
          <w:sz w:val="20"/>
        </w:rPr>
        <w:t>vnfRecord</w:t>
      </w:r>
      <w:r>
        <w:t>) ) &lt;&gt; VNF_STATE_ACTIVE :</w:t>
      </w:r>
    </w:p>
    <w:p w:rsidR="007B7B3E" w:rsidRDefault="007B7B3E" w:rsidP="007B7B3E">
      <w:r>
        <w:tab/>
      </w:r>
      <w:proofErr w:type="gramStart"/>
      <w:r>
        <w:t>if</w:t>
      </w:r>
      <w:proofErr w:type="gramEnd"/>
      <w:r>
        <w:t xml:space="preserve"> vnfState == VNF_STATE_ERROR :</w:t>
      </w:r>
    </w:p>
    <w:p w:rsidR="007B7B3E" w:rsidRDefault="007B7B3E" w:rsidP="007B7B3E">
      <w:r>
        <w:tab/>
      </w:r>
      <w:r>
        <w:tab/>
      </w:r>
      <w:proofErr w:type="gramStart"/>
      <w:r>
        <w:t>VNFM.VNF.Terminate(</w:t>
      </w:r>
      <w:proofErr w:type="gramEnd"/>
      <w:r w:rsidR="00734B29">
        <w:rPr>
          <w:sz w:val="20"/>
        </w:rPr>
        <w:t>vnfRecord</w:t>
      </w:r>
      <w:r>
        <w:t>)</w:t>
      </w:r>
    </w:p>
    <w:p w:rsidR="007B7B3E" w:rsidRDefault="007B7B3E" w:rsidP="007B7B3E">
      <w:r>
        <w:tab/>
      </w:r>
      <w:r>
        <w:tab/>
      </w:r>
      <w:r w:rsidR="005514C8">
        <w:t xml:space="preserve">tcResult.overallStatus = </w:t>
      </w:r>
      <w:r>
        <w:t>vnfState</w:t>
      </w:r>
    </w:p>
    <w:p w:rsidR="005514C8" w:rsidRDefault="005514C8" w:rsidP="007B7B3E">
      <w:r>
        <w:tab/>
      </w:r>
      <w:r>
        <w:tab/>
      </w:r>
      <w:proofErr w:type="gramStart"/>
      <w:r>
        <w:t>return</w:t>
      </w:r>
      <w:proofErr w:type="gramEnd"/>
      <w:r>
        <w:t xml:space="preserve"> ERROR</w:t>
      </w:r>
    </w:p>
    <w:p w:rsidR="009440E3" w:rsidRDefault="009440E3" w:rsidP="009440E3">
      <w:r>
        <w:tab/>
      </w:r>
      <w:proofErr w:type="gramStart"/>
      <w:r>
        <w:t>if</w:t>
      </w:r>
      <w:proofErr w:type="gramEnd"/>
      <w:r>
        <w:t xml:space="preserve"> wait_time-- == 0 :</w:t>
      </w:r>
    </w:p>
    <w:p w:rsidR="009440E3" w:rsidRDefault="005514C8" w:rsidP="005514C8">
      <w:r>
        <w:tab/>
      </w:r>
      <w:r>
        <w:tab/>
        <w:t xml:space="preserve">tcResult.overallStatus = </w:t>
      </w:r>
      <w:r w:rsidR="009440E3">
        <w:t>VNF_STATE_ERROR</w:t>
      </w:r>
    </w:p>
    <w:p w:rsidR="005514C8" w:rsidRDefault="005514C8" w:rsidP="005514C8">
      <w:r>
        <w:tab/>
      </w:r>
      <w:r>
        <w:tab/>
      </w:r>
      <w:proofErr w:type="gramStart"/>
      <w:r>
        <w:t>return</w:t>
      </w:r>
      <w:proofErr w:type="gramEnd"/>
      <w:r>
        <w:t xml:space="preserve"> ERROR</w:t>
      </w:r>
    </w:p>
    <w:p w:rsidR="007B7B3E" w:rsidRDefault="007B7B3E" w:rsidP="007B7B3E">
      <w:r>
        <w:tab/>
      </w:r>
      <w:proofErr w:type="gramStart"/>
      <w:r>
        <w:t>time.sleep(</w:t>
      </w:r>
      <w:proofErr w:type="gramEnd"/>
      <w:r>
        <w:t xml:space="preserve"> 1 sec )</w:t>
      </w:r>
    </w:p>
    <w:p w:rsidR="009440E3" w:rsidRDefault="009440E3" w:rsidP="007B7B3E"/>
    <w:p w:rsidR="007B7B3E" w:rsidRDefault="005514C8" w:rsidP="007B7B3E">
      <w:r>
        <w:t>tcR</w:t>
      </w:r>
      <w:r w:rsidR="00556203">
        <w:t>esult.</w:t>
      </w:r>
      <w:r w:rsidR="009741F4">
        <w:t>timeRecord.startVNFEnd</w:t>
      </w:r>
      <w:r w:rsidR="007B7B3E">
        <w:t xml:space="preserve"> = </w:t>
      </w:r>
      <w:proofErr w:type="gramStart"/>
      <w:r w:rsidR="007B7B3E">
        <w:t>time.clock()</w:t>
      </w:r>
      <w:proofErr w:type="gramEnd"/>
    </w:p>
    <w:p w:rsidR="007B7B3E" w:rsidRDefault="005514C8" w:rsidP="007B7B3E">
      <w:r>
        <w:t>tcR</w:t>
      </w:r>
      <w:r w:rsidR="00556203">
        <w:t>esult.</w:t>
      </w:r>
      <w:r w:rsidR="007B7B3E">
        <w:t xml:space="preserve">timeRecord.activateTime = </w:t>
      </w:r>
      <w:r>
        <w:t>tcResult.</w:t>
      </w:r>
      <w:r w:rsidR="007B7B3E">
        <w:t>timeRecord.startVNF</w:t>
      </w:r>
      <w:r w:rsidR="009741F4">
        <w:t>Start</w:t>
      </w:r>
      <w:r w:rsidR="007B7B3E">
        <w:t xml:space="preserve"> </w:t>
      </w:r>
      <w:r>
        <w:t>–</w:t>
      </w:r>
      <w:r w:rsidR="007B7B3E">
        <w:t xml:space="preserve"> </w:t>
      </w:r>
      <w:r>
        <w:t>tcResult.</w:t>
      </w:r>
      <w:r w:rsidR="007B7B3E">
        <w:t>timeRecord.startVNF</w:t>
      </w:r>
      <w:r w:rsidR="009741F4">
        <w:t>End</w:t>
      </w:r>
    </w:p>
    <w:p w:rsidR="007B7B3E" w:rsidRDefault="007B7B3E" w:rsidP="007B7B3E"/>
    <w:p w:rsidR="007B7B3E" w:rsidRDefault="009741F4" w:rsidP="007B7B3E">
      <w:r>
        <w:t>tcR</w:t>
      </w:r>
      <w:r w:rsidR="00556203">
        <w:t>esult.</w:t>
      </w:r>
      <w:r w:rsidR="007B7B3E">
        <w:t xml:space="preserve">resourceList.activeResource = </w:t>
      </w:r>
      <w:proofErr w:type="gramStart"/>
      <w:r w:rsidR="007B7B3E">
        <w:t>VNFM.VNF.GetvResourceList(</w:t>
      </w:r>
      <w:proofErr w:type="gramEnd"/>
      <w:r w:rsidR="007B7B3E">
        <w:t xml:space="preserve"> </w:t>
      </w:r>
      <w:r w:rsidR="00734B29">
        <w:rPr>
          <w:sz w:val="20"/>
        </w:rPr>
        <w:t>vnfRecord</w:t>
      </w:r>
      <w:r w:rsidR="003B66CD">
        <w:rPr>
          <w:sz w:val="20"/>
        </w:rPr>
        <w:t xml:space="preserve"> </w:t>
      </w:r>
      <w:r w:rsidR="007B7B3E">
        <w:t>)</w:t>
      </w:r>
    </w:p>
    <w:p w:rsidR="007B7B3E" w:rsidRDefault="007B7B3E" w:rsidP="007B7B3E"/>
    <w:p w:rsidR="007B7B3E" w:rsidRDefault="007B7B3E" w:rsidP="007B7B3E">
      <w:proofErr w:type="gramStart"/>
      <w:r>
        <w:t>if</w:t>
      </w:r>
      <w:proofErr w:type="gramEnd"/>
      <w:r>
        <w:t xml:space="preserve"> (status = VNFM.VNF.ValidateAllocatedvResources(</w:t>
      </w:r>
      <w:r w:rsidR="009440E3">
        <w:t xml:space="preserve"> </w:t>
      </w:r>
      <w:r w:rsidR="00734B29">
        <w:rPr>
          <w:sz w:val="20"/>
        </w:rPr>
        <w:t>vnfRecord</w:t>
      </w:r>
      <w:r>
        <w:t xml:space="preserve">, </w:t>
      </w:r>
      <w:del w:id="1140" w:author="Dragomir, Mihai-Stefan" w:date="2016-12-08T14:48:00Z">
        <w:r w:rsidR="009440E3" w:rsidDel="00994A88">
          <w:delText>SwImageID</w:delText>
        </w:r>
      </w:del>
      <w:ins w:id="1141" w:author="Dragomir, Mihai-Stefan" w:date="2016-12-09T09:25:00Z">
        <w:r w:rsidR="00781CED">
          <w:t>vnfPackageID</w:t>
        </w:r>
      </w:ins>
      <w:r w:rsidR="009440E3">
        <w:t xml:space="preserve">, </w:t>
      </w:r>
      <w:r>
        <w:t>INITIAL_VRESOURCE_LEVEL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5.</w:t>
      </w:r>
      <w:r w:rsidRPr="00BA6621">
        <w:tab/>
        <w:t>Generate low traffic load</w:t>
      </w:r>
    </w:p>
    <w:p w:rsidR="007B7B3E" w:rsidRDefault="007B7B3E" w:rsidP="007B7B3E"/>
    <w:p w:rsidR="007B7B3E" w:rsidRDefault="007B7B3E" w:rsidP="007B7B3E">
      <w:proofErr w:type="gramStart"/>
      <w:r>
        <w:t>if</w:t>
      </w:r>
      <w:proofErr w:type="gramEnd"/>
      <w:r>
        <w:t xml:space="preserve"> (status = traffic.ConfigTrafficLoad( LOW_TRAFFIC_LOAD</w:t>
      </w:r>
      <w:r w:rsidR="00222625">
        <w:t>, trafficConfigParameter</w:t>
      </w:r>
      <w:r>
        <w:t xml:space="preserve">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traffic.StartTraffic())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r>
        <w:tab/>
      </w:r>
    </w:p>
    <w:p w:rsidR="007B7B3E" w:rsidRPr="00BA6621" w:rsidRDefault="007B7B3E" w:rsidP="00BA6621">
      <w:pPr>
        <w:shd w:val="clear" w:color="auto" w:fill="D9D9D9" w:themeFill="background1" w:themeFillShade="D9"/>
      </w:pPr>
      <w:r w:rsidRPr="00BA6621">
        <w:t>6.</w:t>
      </w:r>
      <w:r w:rsidRPr="00BA6621">
        <w:tab/>
        <w:t>Validate that traffic flows through without issues (</w:t>
      </w:r>
      <w:r w:rsidRPr="00BA6621">
        <w:t> no dropped packets)</w:t>
      </w:r>
    </w:p>
    <w:p w:rsidR="007B7B3E" w:rsidRDefault="007B7B3E" w:rsidP="007B7B3E"/>
    <w:p w:rsidR="007B7B3E" w:rsidRDefault="007B7B3E" w:rsidP="007B7B3E">
      <w:proofErr w:type="gramStart"/>
      <w:r>
        <w:t>if</w:t>
      </w:r>
      <w:proofErr w:type="gramEnd"/>
      <w:r>
        <w:t xml:space="preserve"> (status = traffic.DoesTrafficFlow())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traffic.AnyTrafficLoss()) ==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lastRenderedPageBreak/>
        <w:t>if</w:t>
      </w:r>
      <w:proofErr w:type="gramEnd"/>
      <w:r>
        <w:t xml:space="preserve"> (status = VNFM.VNF.ValidateAllocatedvResources(</w:t>
      </w:r>
      <w:r w:rsidR="009440E3">
        <w:t xml:space="preserve"> </w:t>
      </w:r>
      <w:r w:rsidR="00734B29">
        <w:rPr>
          <w:sz w:val="20"/>
        </w:rPr>
        <w:t>vnfRecord</w:t>
      </w:r>
      <w:r w:rsidR="009440E3">
        <w:t xml:space="preserve">, </w:t>
      </w:r>
      <w:del w:id="1142" w:author="Dragomir, Mihai-Stefan" w:date="2016-12-08T14:48:00Z">
        <w:r w:rsidR="009440E3" w:rsidDel="00994A88">
          <w:delText>SwImageID</w:delText>
        </w:r>
      </w:del>
      <w:ins w:id="1143" w:author="Dragomir, Mihai-Stefan" w:date="2016-12-09T09:25:00Z">
        <w:r w:rsidR="00781CED">
          <w:t>vnfPackageID</w:t>
        </w:r>
      </w:ins>
      <w:r w:rsidR="009440E3">
        <w:t xml:space="preserve">, </w:t>
      </w:r>
      <w:r>
        <w:t>NORMAL_VRESOURCE_LEVEL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r>
        <w:tab/>
      </w:r>
    </w:p>
    <w:p w:rsidR="007B7B3E" w:rsidRPr="00BA6621" w:rsidRDefault="007B7B3E" w:rsidP="00BA6621">
      <w:pPr>
        <w:shd w:val="clear" w:color="auto" w:fill="D9D9D9" w:themeFill="background1" w:themeFillShade="D9"/>
      </w:pPr>
      <w:r w:rsidRPr="00BA6621">
        <w:t>7.</w:t>
      </w:r>
      <w:r w:rsidRPr="00BA6621">
        <w:tab/>
        <w:t>Trigger a resize of the NFV resources to reach the maximum</w:t>
      </w:r>
    </w:p>
    <w:p w:rsidR="007B7B3E" w:rsidRDefault="007B7B3E" w:rsidP="007B7B3E"/>
    <w:p w:rsidR="007B7B3E" w:rsidRDefault="007B7B3E" w:rsidP="007B7B3E">
      <w:proofErr w:type="gramStart"/>
      <w:r>
        <w:t>if</w:t>
      </w:r>
      <w:proofErr w:type="gramEnd"/>
      <w:r>
        <w:t xml:space="preserve"> (status = VNFM.VNF.TriggerResizevRresources(</w:t>
      </w:r>
      <w:r w:rsidR="00734B29">
        <w:rPr>
          <w:sz w:val="20"/>
        </w:rPr>
        <w:t>vnfRecord</w:t>
      </w:r>
      <w:r w:rsidR="003B66CD">
        <w:rPr>
          <w:sz w:val="20"/>
        </w:rPr>
        <w:t>,</w:t>
      </w:r>
      <w:r>
        <w:t xml:space="preserve"> triggerType, MAX_RESIZE_LEVEL, vResourceType)) &lt;&gt; TRUE :</w:t>
      </w:r>
    </w:p>
    <w:p w:rsidR="007B7B3E" w:rsidRDefault="007B7B3E" w:rsidP="007B7B3E">
      <w:r>
        <w:tab/>
      </w:r>
      <w:proofErr w:type="gramStart"/>
      <w:r>
        <w:t>traffic.stopTraffic()</w:t>
      </w:r>
      <w:proofErr w:type="gramEnd"/>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8.</w:t>
      </w:r>
      <w:r w:rsidRPr="00BA6621">
        <w:tab/>
        <w:t>Validate VNF has resized to the max and has max capacity</w:t>
      </w:r>
    </w:p>
    <w:p w:rsidR="007B7B3E" w:rsidRDefault="007B7B3E" w:rsidP="007B7B3E"/>
    <w:p w:rsidR="007B7B3E" w:rsidRDefault="009741F4" w:rsidP="007B7B3E">
      <w:r>
        <w:t>tcR</w:t>
      </w:r>
      <w:r w:rsidR="00556203">
        <w:t>esult.</w:t>
      </w:r>
      <w:r w:rsidR="007B7B3E">
        <w:t xml:space="preserve">resourceList.maxResource = </w:t>
      </w:r>
      <w:proofErr w:type="gramStart"/>
      <w:r w:rsidR="007B7B3E">
        <w:t>VNFM.VNF.GetvResourceList(</w:t>
      </w:r>
      <w:proofErr w:type="gramEnd"/>
      <w:r w:rsidR="007B7B3E">
        <w:t xml:space="preserve"> </w:t>
      </w:r>
      <w:r w:rsidR="00734B29">
        <w:rPr>
          <w:sz w:val="20"/>
        </w:rPr>
        <w:t>vnfRecord</w:t>
      </w:r>
      <w:r w:rsidR="007B7B3E">
        <w:t>)</w:t>
      </w:r>
    </w:p>
    <w:p w:rsidR="007B7B3E" w:rsidRDefault="007B7B3E" w:rsidP="007B7B3E"/>
    <w:p w:rsidR="007B7B3E" w:rsidRDefault="007B7B3E" w:rsidP="007B7B3E">
      <w:proofErr w:type="gramStart"/>
      <w:r>
        <w:t>if</w:t>
      </w:r>
      <w:proofErr w:type="gramEnd"/>
      <w:r>
        <w:t xml:space="preserve"> (status = VNFM.VNF.ValidateAllocatedvResources( </w:t>
      </w:r>
      <w:r w:rsidR="00734B29">
        <w:rPr>
          <w:sz w:val="20"/>
        </w:rPr>
        <w:t>vnfRecord</w:t>
      </w:r>
      <w:r w:rsidR="009440E3">
        <w:t xml:space="preserve">, </w:t>
      </w:r>
      <w:del w:id="1144" w:author="Dragomir, Mihai-Stefan" w:date="2016-12-08T14:48:00Z">
        <w:r w:rsidR="009440E3" w:rsidDel="00994A88">
          <w:delText>SwImageID</w:delText>
        </w:r>
      </w:del>
      <w:ins w:id="1145" w:author="Dragomir, Mihai-Stefan" w:date="2016-12-09T09:25:00Z">
        <w:r w:rsidR="00781CED">
          <w:t>vnfPackageID</w:t>
        </w:r>
      </w:ins>
      <w:r w:rsidR="009440E3">
        <w:t xml:space="preserve">, </w:t>
      </w:r>
      <w:r>
        <w:t>MAX_RESIZE_VRESOURCE_LEVEL )) &lt;&gt; TRUE :</w:t>
      </w:r>
    </w:p>
    <w:p w:rsidR="007B7B3E" w:rsidRDefault="007B7B3E" w:rsidP="007B7B3E">
      <w:r>
        <w:tab/>
      </w:r>
      <w:proofErr w:type="gramStart"/>
      <w:r>
        <w:t>VNFM.VNF.Terminate(</w:t>
      </w:r>
      <w:proofErr w:type="gramEnd"/>
      <w:r w:rsidR="00734B29">
        <w:rPr>
          <w:sz w:val="20"/>
        </w:rPr>
        <w:t>vnfRecord</w:t>
      </w:r>
      <w:r>
        <w:t>)</w:t>
      </w:r>
    </w:p>
    <w:p w:rsidR="007B7B3E" w:rsidRDefault="007B7B3E" w:rsidP="007B7B3E">
      <w:r>
        <w:tab/>
      </w:r>
      <w:r w:rsidR="009741F4">
        <w:t>tcResult.overallStatus =</w:t>
      </w:r>
      <w:r>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9.</w:t>
      </w:r>
      <w:r w:rsidRPr="00BA6621">
        <w:tab/>
        <w:t>Generate max traffic load to load all VNF instances</w:t>
      </w:r>
    </w:p>
    <w:p w:rsidR="007B7B3E" w:rsidRDefault="007B7B3E" w:rsidP="007B7B3E"/>
    <w:p w:rsidR="007B7B3E" w:rsidRDefault="007B7B3E" w:rsidP="007B7B3E">
      <w:proofErr w:type="gramStart"/>
      <w:r>
        <w:t>if</w:t>
      </w:r>
      <w:proofErr w:type="gramEnd"/>
      <w:r>
        <w:t xml:space="preserve"> (status = traffic.ConfigTrafficLoad( MAX_TRAFFIC_LOAD</w:t>
      </w:r>
      <w:r w:rsidR="00222625">
        <w:t>, trafficConfigParameter</w:t>
      </w:r>
      <w:r>
        <w:t xml:space="preserve"> ))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10.</w:t>
      </w:r>
      <w:r w:rsidRPr="00BA6621">
        <w:tab/>
        <w:t>Validate all traffic flows through and has reached max capacity</w:t>
      </w:r>
    </w:p>
    <w:p w:rsidR="007B7B3E" w:rsidRDefault="007B7B3E" w:rsidP="007B7B3E"/>
    <w:p w:rsidR="007B7B3E" w:rsidRDefault="007B7B3E" w:rsidP="007B7B3E">
      <w:proofErr w:type="gramStart"/>
      <w:r>
        <w:t>if</w:t>
      </w:r>
      <w:proofErr w:type="gramEnd"/>
      <w:r>
        <w:t xml:space="preserve"> (status = traffic.DoesTrafficFlow())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Default="007B7B3E" w:rsidP="007B7B3E">
      <w:proofErr w:type="gramStart"/>
      <w:r>
        <w:t>if</w:t>
      </w:r>
      <w:proofErr w:type="gramEnd"/>
      <w:r>
        <w:t xml:space="preserve"> (status = traffic.AnyTrafficLoss()) == TRUE :</w:t>
      </w:r>
    </w:p>
    <w:p w:rsidR="007B7B3E" w:rsidRDefault="007B7B3E" w:rsidP="007B7B3E">
      <w:r>
        <w:tab/>
      </w:r>
      <w:r w:rsidR="009741F4">
        <w:t>tcR</w:t>
      </w:r>
      <w:r>
        <w:t>esult</w:t>
      </w:r>
      <w:r w:rsidR="009741F4">
        <w:t>.</w:t>
      </w:r>
      <w:r w:rsidR="00EF7A54">
        <w:t>e</w:t>
      </w:r>
      <w:r>
        <w:t>rror</w:t>
      </w:r>
      <w:r w:rsidR="009741F4">
        <w:t>Info</w:t>
      </w:r>
      <w:r>
        <w:t xml:space="preserve"> </w:t>
      </w:r>
      <w:r w:rsidR="009741F4">
        <w:t>+</w:t>
      </w:r>
      <w:r>
        <w:t>= "</w:t>
      </w:r>
      <w:r w:rsidR="00EF7A54">
        <w:t>T</w:t>
      </w:r>
      <w:r>
        <w:t xml:space="preserve">raffic </w:t>
      </w:r>
      <w:r w:rsidR="00EF7A54">
        <w:t>loss</w:t>
      </w:r>
      <w:r>
        <w:t xml:space="preserve"> when apply max traffic"</w:t>
      </w:r>
    </w:p>
    <w:p w:rsidR="00EF7A54" w:rsidRDefault="00EF7A54" w:rsidP="007B7B3E">
      <w:r>
        <w:tab/>
        <w:t>tcResult.overallStatus |= ERROR_TRAFFIC_LOSS</w:t>
      </w:r>
    </w:p>
    <w:p w:rsidR="007B7B3E" w:rsidRDefault="007B7B3E" w:rsidP="007B7B3E"/>
    <w:p w:rsidR="007B7B3E" w:rsidRDefault="007B7B3E" w:rsidP="007B7B3E">
      <w:proofErr w:type="gramStart"/>
      <w:r>
        <w:t>if</w:t>
      </w:r>
      <w:proofErr w:type="gramEnd"/>
      <w:r>
        <w:t xml:space="preserve"> (status = VNFM.VNF.ValidateAllocatedvResources( </w:t>
      </w:r>
      <w:r w:rsidR="00734B29">
        <w:rPr>
          <w:sz w:val="20"/>
        </w:rPr>
        <w:t>vnfRecord</w:t>
      </w:r>
      <w:r w:rsidR="009440E3">
        <w:t xml:space="preserve">, </w:t>
      </w:r>
      <w:del w:id="1146" w:author="Dragomir, Mihai-Stefan" w:date="2016-12-08T14:48:00Z">
        <w:r w:rsidR="009440E3" w:rsidDel="00994A88">
          <w:delText>SwImageID</w:delText>
        </w:r>
      </w:del>
      <w:ins w:id="1147" w:author="Dragomir, Mihai-Stefan" w:date="2016-12-09T09:25:00Z">
        <w:r w:rsidR="00781CED">
          <w:t>vnfPackageID</w:t>
        </w:r>
      </w:ins>
      <w:r w:rsidR="009440E3">
        <w:t xml:space="preserve">, </w:t>
      </w:r>
      <w:r>
        <w:t>MAX_VRESOURCE_LEVEL )) &lt;&gt; TRUE :</w:t>
      </w:r>
    </w:p>
    <w:p w:rsidR="007B7B3E" w:rsidRDefault="007B7B3E" w:rsidP="007B7B3E">
      <w:r>
        <w:tab/>
      </w:r>
      <w:r w:rsidR="009741F4">
        <w:t>tcR</w:t>
      </w:r>
      <w:r>
        <w:t>esult</w:t>
      </w:r>
      <w:r w:rsidR="00EF7A54">
        <w:t>.errorInfo</w:t>
      </w:r>
      <w:r>
        <w:t xml:space="preserve"> </w:t>
      </w:r>
      <w:r w:rsidR="00EF7A54">
        <w:t>+</w:t>
      </w:r>
      <w:r>
        <w:t>= "vResource change when apply max traffic"</w:t>
      </w:r>
    </w:p>
    <w:p w:rsidR="00EF7A54" w:rsidRDefault="00EF7A54" w:rsidP="007B7B3E">
      <w:r>
        <w:tab/>
        <w:t>tcResult.overallStatus |= ERROR_VRESOURCE_CHANGE</w:t>
      </w:r>
    </w:p>
    <w:p w:rsidR="007B7B3E" w:rsidRDefault="007B7B3E" w:rsidP="007B7B3E"/>
    <w:p w:rsidR="007B7B3E" w:rsidRPr="00BA6621" w:rsidRDefault="007B7B3E" w:rsidP="00BA6621">
      <w:pPr>
        <w:shd w:val="clear" w:color="auto" w:fill="D9D9D9" w:themeFill="background1" w:themeFillShade="D9"/>
      </w:pPr>
      <w:r w:rsidRPr="00BA6621">
        <w:t>11.</w:t>
      </w:r>
      <w:r w:rsidRPr="00BA6621">
        <w:tab/>
        <w:t xml:space="preserve">Clear counters </w:t>
      </w:r>
    </w:p>
    <w:p w:rsidR="007B7B3E" w:rsidRDefault="007B7B3E" w:rsidP="007B7B3E"/>
    <w:p w:rsidR="007B7B3E" w:rsidRDefault="007B7B3E" w:rsidP="007B7B3E">
      <w:proofErr w:type="gramStart"/>
      <w:r>
        <w:t>traffic.ClearCounters()</w:t>
      </w:r>
      <w:proofErr w:type="gramEnd"/>
    </w:p>
    <w:p w:rsidR="007B7B3E" w:rsidRDefault="007B7B3E" w:rsidP="007B7B3E"/>
    <w:p w:rsidR="007B7B3E" w:rsidRPr="00BA6621" w:rsidRDefault="007B7B3E" w:rsidP="00BA6621">
      <w:pPr>
        <w:shd w:val="clear" w:color="auto" w:fill="D9D9D9" w:themeFill="background1" w:themeFillShade="D9"/>
      </w:pPr>
      <w:r w:rsidRPr="00BA6621">
        <w:t>12.</w:t>
      </w:r>
      <w:r w:rsidRPr="00BA6621">
        <w:tab/>
        <w:t>Stop the VNF (--&gt; time stamp)</w:t>
      </w:r>
    </w:p>
    <w:p w:rsidR="007B7B3E" w:rsidRDefault="007B7B3E" w:rsidP="007B7B3E"/>
    <w:p w:rsidR="007B7B3E" w:rsidRDefault="009741F4" w:rsidP="007B7B3E">
      <w:r>
        <w:t>tcR</w:t>
      </w:r>
      <w:r w:rsidR="00556203">
        <w:t>esult.</w:t>
      </w:r>
      <w:r w:rsidR="007B7B3E">
        <w:t>timeRecord.stopVNF</w:t>
      </w:r>
      <w:r w:rsidR="00556203">
        <w:t>Start</w:t>
      </w:r>
      <w:r w:rsidR="007B7B3E">
        <w:t xml:space="preserve"> = </w:t>
      </w:r>
      <w:proofErr w:type="gramStart"/>
      <w:r w:rsidR="007B7B3E">
        <w:t>time.clock()</w:t>
      </w:r>
      <w:proofErr w:type="gramEnd"/>
    </w:p>
    <w:p w:rsidR="007B7B3E" w:rsidRDefault="007B7B3E" w:rsidP="007B7B3E">
      <w:proofErr w:type="gramStart"/>
      <w:r>
        <w:t>status</w:t>
      </w:r>
      <w:proofErr w:type="gramEnd"/>
      <w:r>
        <w:t xml:space="preserve"> = VNFM.VNF.Stop(</w:t>
      </w:r>
      <w:r w:rsidR="00734B29">
        <w:rPr>
          <w:sz w:val="20"/>
        </w:rPr>
        <w:t>vnfRecord</w:t>
      </w:r>
      <w:r>
        <w:t>)</w:t>
      </w:r>
    </w:p>
    <w:p w:rsidR="007B7B3E" w:rsidRDefault="007B7B3E" w:rsidP="007B7B3E">
      <w:proofErr w:type="gramStart"/>
      <w:r>
        <w:t>if  status</w:t>
      </w:r>
      <w:proofErr w:type="gramEnd"/>
      <w:r>
        <w:t xml:space="preserve"> &lt;&gt; SUCCESS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13.</w:t>
      </w:r>
      <w:r w:rsidRPr="00BA6621">
        <w:tab/>
        <w:t>Validate VNF has been stopped (--&gt; time stamp)</w:t>
      </w:r>
    </w:p>
    <w:p w:rsidR="007B7B3E" w:rsidRDefault="007B7B3E" w:rsidP="007B7B3E"/>
    <w:p w:rsidR="005C30E6" w:rsidRDefault="005C30E6" w:rsidP="007B7B3E">
      <w:r>
        <w:t>wait_time = MAX_VNF_INACTIVATE_TIME</w:t>
      </w:r>
    </w:p>
    <w:p w:rsidR="007B7B3E" w:rsidRDefault="007B7B3E" w:rsidP="007B7B3E">
      <w:proofErr w:type="gramStart"/>
      <w:r>
        <w:t>while</w:t>
      </w:r>
      <w:proofErr w:type="gramEnd"/>
      <w:r>
        <w:t xml:space="preserve"> ( vnfState = VNFM.VNF.GetVNFState(</w:t>
      </w:r>
      <w:r w:rsidR="00734B29">
        <w:rPr>
          <w:sz w:val="20"/>
        </w:rPr>
        <w:t>vnfRecord</w:t>
      </w:r>
      <w:r>
        <w:t>) ) &lt;&gt; VNF_STATE_</w:t>
      </w:r>
      <w:r w:rsidR="005C30E6">
        <w:t>IN</w:t>
      </w:r>
      <w:r>
        <w:t>ACTIVE :</w:t>
      </w:r>
    </w:p>
    <w:p w:rsidR="007B7B3E" w:rsidRDefault="007B7B3E" w:rsidP="007B7B3E">
      <w:r>
        <w:tab/>
      </w:r>
      <w:proofErr w:type="gramStart"/>
      <w:r>
        <w:t>if</w:t>
      </w:r>
      <w:proofErr w:type="gramEnd"/>
      <w:r>
        <w:t xml:space="preserve"> vnfState == VNF_STATE_ERROR :</w:t>
      </w:r>
    </w:p>
    <w:p w:rsidR="007B7B3E" w:rsidRDefault="007B7B3E" w:rsidP="007B7B3E">
      <w:r>
        <w:tab/>
      </w:r>
      <w:r>
        <w:tab/>
      </w:r>
      <w:proofErr w:type="gramStart"/>
      <w:r>
        <w:t>VNFM.VNF.Terminate(</w:t>
      </w:r>
      <w:proofErr w:type="gramEnd"/>
      <w:r w:rsidR="00734B29">
        <w:rPr>
          <w:sz w:val="20"/>
        </w:rPr>
        <w:t>vnfRecord</w:t>
      </w:r>
      <w:r>
        <w:t>)</w:t>
      </w:r>
    </w:p>
    <w:p w:rsidR="007B7B3E" w:rsidRDefault="009741F4" w:rsidP="007B7B3E">
      <w:r>
        <w:tab/>
      </w:r>
      <w:r>
        <w:tab/>
        <w:t>tcResult.overallStatus =</w:t>
      </w:r>
      <w:r w:rsidR="007B7B3E">
        <w:t xml:space="preserve"> vnfState</w:t>
      </w:r>
    </w:p>
    <w:p w:rsidR="009741F4" w:rsidRDefault="009741F4" w:rsidP="007B7B3E">
      <w:r>
        <w:tab/>
      </w:r>
      <w:r>
        <w:tab/>
      </w:r>
      <w:proofErr w:type="gramStart"/>
      <w:r>
        <w:t>return</w:t>
      </w:r>
      <w:proofErr w:type="gramEnd"/>
      <w:r>
        <w:t xml:space="preserve"> ERROR</w:t>
      </w:r>
    </w:p>
    <w:p w:rsidR="005C30E6" w:rsidRDefault="005C30E6" w:rsidP="005C30E6">
      <w:r>
        <w:tab/>
      </w:r>
      <w:proofErr w:type="gramStart"/>
      <w:r>
        <w:t>if</w:t>
      </w:r>
      <w:proofErr w:type="gramEnd"/>
      <w:r>
        <w:t xml:space="preserve"> wait_time-- == 0 :</w:t>
      </w:r>
    </w:p>
    <w:p w:rsidR="005C30E6" w:rsidRDefault="009741F4" w:rsidP="005C30E6">
      <w:pPr>
        <w:ind w:left="1440"/>
      </w:pPr>
      <w:r>
        <w:t>tcResult.overallStatus =</w:t>
      </w:r>
      <w:r w:rsidR="005C30E6">
        <w:t xml:space="preserve"> VNF_STATE_ERROR</w:t>
      </w:r>
    </w:p>
    <w:p w:rsidR="009741F4" w:rsidRDefault="009741F4" w:rsidP="005C30E6">
      <w:pPr>
        <w:ind w:left="1440"/>
      </w:pPr>
      <w:proofErr w:type="gramStart"/>
      <w:r>
        <w:t>return</w:t>
      </w:r>
      <w:proofErr w:type="gramEnd"/>
      <w:r>
        <w:t xml:space="preserve"> ERROR</w:t>
      </w:r>
    </w:p>
    <w:p w:rsidR="007B7B3E" w:rsidRDefault="007B7B3E" w:rsidP="007B7B3E">
      <w:r>
        <w:tab/>
      </w:r>
      <w:proofErr w:type="gramStart"/>
      <w:r>
        <w:t>time.sleep(</w:t>
      </w:r>
      <w:proofErr w:type="gramEnd"/>
      <w:r>
        <w:t xml:space="preserve"> 1 sec )</w:t>
      </w:r>
    </w:p>
    <w:p w:rsidR="007B7B3E" w:rsidRDefault="009741F4" w:rsidP="007B7B3E">
      <w:r>
        <w:t>tcR</w:t>
      </w:r>
      <w:r w:rsidR="00556203">
        <w:t>esult.timeRecord.stop</w:t>
      </w:r>
      <w:r w:rsidR="007B7B3E">
        <w:t>VNF</w:t>
      </w:r>
      <w:r w:rsidR="00556203">
        <w:t xml:space="preserve">End </w:t>
      </w:r>
      <w:r w:rsidR="007B7B3E">
        <w:t xml:space="preserve">= </w:t>
      </w:r>
      <w:proofErr w:type="gramStart"/>
      <w:r w:rsidR="007B7B3E">
        <w:t>time.clock()</w:t>
      </w:r>
      <w:proofErr w:type="gramEnd"/>
    </w:p>
    <w:p w:rsidR="007B7B3E" w:rsidRDefault="007B7B3E" w:rsidP="007B7B3E"/>
    <w:p w:rsidR="007B7B3E" w:rsidRPr="00BA6621" w:rsidRDefault="007B7B3E" w:rsidP="00BA6621">
      <w:pPr>
        <w:shd w:val="clear" w:color="auto" w:fill="D9D9D9" w:themeFill="background1" w:themeFillShade="D9"/>
      </w:pPr>
      <w:r w:rsidRPr="00BA6621">
        <w:t>14.</w:t>
      </w:r>
      <w:r w:rsidRPr="00BA6621">
        <w:tab/>
        <w:t>Validate no traffic flows through (--&gt; last arrival time stamp)</w:t>
      </w:r>
    </w:p>
    <w:p w:rsidR="007B7B3E" w:rsidRDefault="007B7B3E" w:rsidP="007B7B3E"/>
    <w:p w:rsidR="007B7B3E" w:rsidRDefault="007B7B3E" w:rsidP="007B7B3E">
      <w:proofErr w:type="gramStart"/>
      <w:r>
        <w:t>if</w:t>
      </w:r>
      <w:proofErr w:type="gramEnd"/>
      <w:r>
        <w:t xml:space="preserve"> (status = traffic.DoesTrafficFlow()) ==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15.</w:t>
      </w:r>
      <w:r w:rsidRPr="00BA6621">
        <w:tab/>
        <w:t>Stop traffic</w:t>
      </w:r>
    </w:p>
    <w:p w:rsidR="007B7B3E" w:rsidRDefault="007B7B3E" w:rsidP="007B7B3E"/>
    <w:p w:rsidR="007B7B3E" w:rsidRDefault="007B7B3E" w:rsidP="007B7B3E">
      <w:proofErr w:type="gramStart"/>
      <w:r>
        <w:t>if</w:t>
      </w:r>
      <w:proofErr w:type="gramEnd"/>
      <w:r>
        <w:t xml:space="preserve"> (status = traffic.Stop()) &lt;&gt; TRUE :</w:t>
      </w:r>
    </w:p>
    <w:p w:rsidR="007B7B3E" w:rsidRDefault="007B7B3E" w:rsidP="007B7B3E">
      <w:r>
        <w:tab/>
      </w:r>
      <w:proofErr w:type="gramStart"/>
      <w:r>
        <w:t>VNFM.VNF.Terminate(</w:t>
      </w:r>
      <w:proofErr w:type="gramEnd"/>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r>
      <w:proofErr w:type="gramStart"/>
      <w:r>
        <w:t>return</w:t>
      </w:r>
      <w:proofErr w:type="gramEnd"/>
      <w:r>
        <w:t xml:space="preserve"> ERROR</w:t>
      </w:r>
    </w:p>
    <w:p w:rsidR="007B7B3E" w:rsidRDefault="007B7B3E" w:rsidP="007B7B3E"/>
    <w:p w:rsidR="007B7B3E" w:rsidRPr="00BA6621" w:rsidRDefault="007B7B3E" w:rsidP="00BA6621">
      <w:pPr>
        <w:shd w:val="clear" w:color="auto" w:fill="D9D9D9" w:themeFill="background1" w:themeFillShade="D9"/>
      </w:pPr>
      <w:r w:rsidRPr="00BA6621">
        <w:t>16.</w:t>
      </w:r>
      <w:r w:rsidRPr="00BA6621">
        <w:tab/>
        <w:t>Calculate the time to stop a max scaled VNF under load (</w:t>
      </w:r>
      <w:r w:rsidRPr="00BA6621">
        <w:t> last arrival time stamp)</w:t>
      </w:r>
    </w:p>
    <w:p w:rsidR="007B7B3E" w:rsidRDefault="007B7B3E" w:rsidP="007B7B3E"/>
    <w:p w:rsidR="007B7B3E" w:rsidRDefault="009741F4" w:rsidP="007B7B3E">
      <w:r>
        <w:t>tcR</w:t>
      </w:r>
      <w:r w:rsidR="00556203">
        <w:t>esult.</w:t>
      </w:r>
      <w:r w:rsidR="007B7B3E">
        <w:t xml:space="preserve">timeRecord.deactivationTime = </w:t>
      </w:r>
      <w:proofErr w:type="gramStart"/>
      <w:r w:rsidR="007B7B3E">
        <w:t>traffic.CalculateDeactivationTime()</w:t>
      </w:r>
      <w:proofErr w:type="gramEnd"/>
    </w:p>
    <w:p w:rsidR="007B7B3E" w:rsidRDefault="009741F4" w:rsidP="007B7B3E">
      <w:r>
        <w:t>tcR</w:t>
      </w:r>
      <w:r w:rsidR="00556203">
        <w:t>esult.</w:t>
      </w:r>
      <w:r w:rsidR="007B7B3E">
        <w:t xml:space="preserve">timeRecord.StopCompletionTime = </w:t>
      </w:r>
      <w:r>
        <w:t>tcRresult.t</w:t>
      </w:r>
      <w:r w:rsidR="007B7B3E">
        <w:t>imeRecord.</w:t>
      </w:r>
      <w:r w:rsidR="00556203">
        <w:t>stop</w:t>
      </w:r>
      <w:r w:rsidR="007B7B3E">
        <w:t>VNF</w:t>
      </w:r>
      <w:r w:rsidR="00556203">
        <w:t xml:space="preserve">Start </w:t>
      </w:r>
      <w:r>
        <w:t>–</w:t>
      </w:r>
      <w:r w:rsidR="00556203">
        <w:t xml:space="preserve"> </w:t>
      </w:r>
      <w:r>
        <w:t>tcResult.</w:t>
      </w:r>
      <w:r w:rsidR="00556203">
        <w:t>timeRecord.stop</w:t>
      </w:r>
      <w:r w:rsidR="007B7B3E">
        <w:t>VNF</w:t>
      </w:r>
      <w:r w:rsidR="00556203">
        <w:t>End</w:t>
      </w:r>
    </w:p>
    <w:p w:rsidR="00D951C9" w:rsidRDefault="00D951C9" w:rsidP="005A676A"/>
    <w:p w:rsidR="003B66CD" w:rsidRDefault="00734B29" w:rsidP="005A676A">
      <w:proofErr w:type="gramStart"/>
      <w:r>
        <w:rPr>
          <w:sz w:val="20"/>
        </w:rPr>
        <w:t>vnfRecord</w:t>
      </w:r>
      <w:r w:rsidR="003B66CD">
        <w:rPr>
          <w:sz w:val="20"/>
        </w:rPr>
        <w:t>.Delete()</w:t>
      </w:r>
      <w:proofErr w:type="gramEnd"/>
    </w:p>
    <w:p w:rsidR="003B66CD" w:rsidRDefault="003B66CD" w:rsidP="005A676A"/>
    <w:p w:rsidR="00556203" w:rsidRDefault="009741F4" w:rsidP="005A676A">
      <w:proofErr w:type="gramStart"/>
      <w:r>
        <w:t>return</w:t>
      </w:r>
      <w:proofErr w:type="gramEnd"/>
      <w:r>
        <w:t xml:space="preserve"> tcResult.overallStatus</w:t>
      </w:r>
    </w:p>
    <w:p w:rsidR="00D951C9" w:rsidRDefault="00D951C9" w:rsidP="005A676A"/>
    <w:p w:rsidR="00BB6597" w:rsidRDefault="00BB6597" w:rsidP="00BB6597">
      <w:pPr>
        <w:pStyle w:val="Heading1"/>
      </w:pPr>
      <w:bookmarkStart w:id="1148" w:name="_Toc467159755"/>
      <w:r>
        <w:t>List of all Functions</w:t>
      </w:r>
      <w:bookmarkEnd w:id="1148"/>
    </w:p>
    <w:p w:rsidR="00BB6597" w:rsidRPr="00BB6597" w:rsidRDefault="00BB6597" w:rsidP="00BB6597">
      <w:pPr>
        <w:pStyle w:val="BodyText"/>
        <w:rPr>
          <w:lang w:eastAsia="zh-CN"/>
        </w:rPr>
      </w:pPr>
    </w:p>
    <w:p w:rsidR="0086215F" w:rsidRDefault="00BB6597">
      <w:pPr>
        <w:pStyle w:val="TOC1"/>
        <w:rPr>
          <w:rFonts w:asciiTheme="minorHAnsi" w:eastAsiaTheme="minorEastAsia" w:hAnsiTheme="minorHAnsi" w:cstheme="minorBidi"/>
          <w:color w:val="auto"/>
          <w:sz w:val="22"/>
          <w:szCs w:val="22"/>
        </w:rPr>
      </w:pPr>
      <w:r>
        <w:fldChar w:fldCharType="begin"/>
      </w:r>
      <w:r>
        <w:instrText xml:space="preserve"> TOC \h \z \t "Function,1" </w:instrText>
      </w:r>
      <w:r>
        <w:fldChar w:fldCharType="separate"/>
      </w:r>
      <w:hyperlink w:anchor="_Toc459818069" w:history="1">
        <w:r w:rsidR="0086215F" w:rsidRPr="000C11B6">
          <w:rPr>
            <w:rStyle w:val="Hyperlink"/>
          </w:rPr>
          <w:t>1</w:t>
        </w:r>
        <w:r w:rsidR="0086215F">
          <w:rPr>
            <w:rFonts w:asciiTheme="minorHAnsi" w:eastAsiaTheme="minorEastAsia" w:hAnsiTheme="minorHAnsi" w:cstheme="minorBidi"/>
            <w:color w:val="auto"/>
            <w:sz w:val="22"/>
            <w:szCs w:val="22"/>
          </w:rPr>
          <w:tab/>
        </w:r>
        <w:r w:rsidR="0086215F" w:rsidRPr="000C11B6">
          <w:rPr>
            <w:rStyle w:val="Hyperlink"/>
          </w:rPr>
          <w:t>Function: ElementManagement.GetState()</w:t>
        </w:r>
        <w:r w:rsidR="0086215F">
          <w:rPr>
            <w:webHidden/>
          </w:rPr>
          <w:tab/>
        </w:r>
        <w:r w:rsidR="0086215F">
          <w:rPr>
            <w:webHidden/>
          </w:rPr>
          <w:fldChar w:fldCharType="begin"/>
        </w:r>
        <w:r w:rsidR="0086215F">
          <w:rPr>
            <w:webHidden/>
          </w:rPr>
          <w:instrText xml:space="preserve"> PAGEREF _Toc459818069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70" w:history="1">
        <w:r w:rsidR="0086215F" w:rsidRPr="000C11B6">
          <w:rPr>
            <w:rStyle w:val="Hyperlink"/>
          </w:rPr>
          <w:t>2</w:t>
        </w:r>
        <w:r w:rsidR="0086215F">
          <w:rPr>
            <w:rFonts w:asciiTheme="minorHAnsi" w:eastAsiaTheme="minorEastAsia" w:hAnsiTheme="minorHAnsi" w:cstheme="minorBidi"/>
            <w:color w:val="auto"/>
            <w:sz w:val="22"/>
            <w:szCs w:val="22"/>
          </w:rPr>
          <w:tab/>
        </w:r>
        <w:r w:rsidR="0086215F" w:rsidRPr="000C11B6">
          <w:rPr>
            <w:rStyle w:val="Hyperlink"/>
          </w:rPr>
          <w:t>Function: ElementManagement.Start()</w:t>
        </w:r>
        <w:r w:rsidR="0086215F">
          <w:rPr>
            <w:webHidden/>
          </w:rPr>
          <w:tab/>
        </w:r>
        <w:r w:rsidR="0086215F">
          <w:rPr>
            <w:webHidden/>
          </w:rPr>
          <w:fldChar w:fldCharType="begin"/>
        </w:r>
        <w:r w:rsidR="0086215F">
          <w:rPr>
            <w:webHidden/>
          </w:rPr>
          <w:instrText xml:space="preserve"> PAGEREF _Toc459818070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71" w:history="1">
        <w:r w:rsidR="0086215F" w:rsidRPr="000C11B6">
          <w:rPr>
            <w:rStyle w:val="Hyperlink"/>
          </w:rPr>
          <w:t>3</w:t>
        </w:r>
        <w:r w:rsidR="0086215F">
          <w:rPr>
            <w:rFonts w:asciiTheme="minorHAnsi" w:eastAsiaTheme="minorEastAsia" w:hAnsiTheme="minorHAnsi" w:cstheme="minorBidi"/>
            <w:color w:val="auto"/>
            <w:sz w:val="22"/>
            <w:szCs w:val="22"/>
          </w:rPr>
          <w:tab/>
        </w:r>
        <w:r w:rsidR="0086215F" w:rsidRPr="000C11B6">
          <w:rPr>
            <w:rStyle w:val="Hyperlink"/>
          </w:rPr>
          <w:t>Function: ElementManagement.Stop()</w:t>
        </w:r>
        <w:r w:rsidR="0086215F">
          <w:rPr>
            <w:webHidden/>
          </w:rPr>
          <w:tab/>
        </w:r>
        <w:r w:rsidR="0086215F">
          <w:rPr>
            <w:webHidden/>
          </w:rPr>
          <w:fldChar w:fldCharType="begin"/>
        </w:r>
        <w:r w:rsidR="0086215F">
          <w:rPr>
            <w:webHidden/>
          </w:rPr>
          <w:instrText xml:space="preserve"> PAGEREF _Toc459818071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72" w:history="1">
        <w:r w:rsidR="0086215F" w:rsidRPr="000C11B6">
          <w:rPr>
            <w:rStyle w:val="Hyperlink"/>
          </w:rPr>
          <w:t>4</w:t>
        </w:r>
        <w:r w:rsidR="0086215F">
          <w:rPr>
            <w:rFonts w:asciiTheme="minorHAnsi" w:eastAsiaTheme="minorEastAsia" w:hAnsiTheme="minorHAnsi" w:cstheme="minorBidi"/>
            <w:color w:val="auto"/>
            <w:sz w:val="22"/>
            <w:szCs w:val="22"/>
          </w:rPr>
          <w:tab/>
        </w:r>
        <w:r w:rsidR="0086215F" w:rsidRPr="000C11B6">
          <w:rPr>
            <w:rStyle w:val="Hyperlink"/>
          </w:rPr>
          <w:t>Function: ElementManagement.SuspendEM()</w:t>
        </w:r>
        <w:r w:rsidR="0086215F">
          <w:rPr>
            <w:webHidden/>
          </w:rPr>
          <w:tab/>
        </w:r>
        <w:r w:rsidR="0086215F">
          <w:rPr>
            <w:webHidden/>
          </w:rPr>
          <w:fldChar w:fldCharType="begin"/>
        </w:r>
        <w:r w:rsidR="0086215F">
          <w:rPr>
            <w:webHidden/>
          </w:rPr>
          <w:instrText xml:space="preserve"> PAGEREF _Toc459818072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73" w:history="1">
        <w:r w:rsidR="0086215F" w:rsidRPr="000C11B6">
          <w:rPr>
            <w:rStyle w:val="Hyperlink"/>
          </w:rPr>
          <w:t>5</w:t>
        </w:r>
        <w:r w:rsidR="0086215F">
          <w:rPr>
            <w:rFonts w:asciiTheme="minorHAnsi" w:eastAsiaTheme="minorEastAsia" w:hAnsiTheme="minorHAnsi" w:cstheme="minorBidi"/>
            <w:color w:val="auto"/>
            <w:sz w:val="22"/>
            <w:szCs w:val="22"/>
          </w:rPr>
          <w:tab/>
        </w:r>
        <w:r w:rsidR="0086215F" w:rsidRPr="000C11B6">
          <w:rPr>
            <w:rStyle w:val="Hyperlink"/>
          </w:rPr>
          <w:t>Function: ElementManagement.SetEMConfiguration()</w:t>
        </w:r>
        <w:r w:rsidR="0086215F">
          <w:rPr>
            <w:webHidden/>
          </w:rPr>
          <w:tab/>
        </w:r>
        <w:r w:rsidR="0086215F">
          <w:rPr>
            <w:webHidden/>
          </w:rPr>
          <w:fldChar w:fldCharType="begin"/>
        </w:r>
        <w:r w:rsidR="0086215F">
          <w:rPr>
            <w:webHidden/>
          </w:rPr>
          <w:instrText xml:space="preserve"> PAGEREF _Toc459818073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74" w:history="1">
        <w:r w:rsidR="0086215F" w:rsidRPr="000C11B6">
          <w:rPr>
            <w:rStyle w:val="Hyperlink"/>
          </w:rPr>
          <w:t>6</w:t>
        </w:r>
        <w:r w:rsidR="0086215F">
          <w:rPr>
            <w:rFonts w:asciiTheme="minorHAnsi" w:eastAsiaTheme="minorEastAsia" w:hAnsiTheme="minorHAnsi" w:cstheme="minorBidi"/>
            <w:color w:val="auto"/>
            <w:sz w:val="22"/>
            <w:szCs w:val="22"/>
          </w:rPr>
          <w:tab/>
        </w:r>
        <w:r w:rsidR="0086215F" w:rsidRPr="000C11B6">
          <w:rPr>
            <w:rStyle w:val="Hyperlink"/>
          </w:rPr>
          <w:t>Function: ElementManagement.RemoveEMConfiguration()</w:t>
        </w:r>
        <w:r w:rsidR="0086215F">
          <w:rPr>
            <w:webHidden/>
          </w:rPr>
          <w:tab/>
        </w:r>
        <w:r w:rsidR="0086215F">
          <w:rPr>
            <w:webHidden/>
          </w:rPr>
          <w:fldChar w:fldCharType="begin"/>
        </w:r>
        <w:r w:rsidR="0086215F">
          <w:rPr>
            <w:webHidden/>
          </w:rPr>
          <w:instrText xml:space="preserve"> PAGEREF _Toc459818074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75" w:history="1">
        <w:r w:rsidR="0086215F" w:rsidRPr="000C11B6">
          <w:rPr>
            <w:rStyle w:val="Hyperlink"/>
          </w:rPr>
          <w:t>7</w:t>
        </w:r>
        <w:r w:rsidR="0086215F">
          <w:rPr>
            <w:rFonts w:asciiTheme="minorHAnsi" w:eastAsiaTheme="minorEastAsia" w:hAnsiTheme="minorHAnsi" w:cstheme="minorBidi"/>
            <w:color w:val="auto"/>
            <w:sz w:val="22"/>
            <w:szCs w:val="22"/>
          </w:rPr>
          <w:tab/>
        </w:r>
        <w:r w:rsidR="0086215F" w:rsidRPr="000C11B6">
          <w:rPr>
            <w:rStyle w:val="Hyperlink"/>
          </w:rPr>
          <w:t>Function: EM.RecoveryCMDtoEM()</w:t>
        </w:r>
        <w:r w:rsidR="0086215F">
          <w:rPr>
            <w:webHidden/>
          </w:rPr>
          <w:tab/>
        </w:r>
        <w:r w:rsidR="0086215F">
          <w:rPr>
            <w:webHidden/>
          </w:rPr>
          <w:fldChar w:fldCharType="begin"/>
        </w:r>
        <w:r w:rsidR="0086215F">
          <w:rPr>
            <w:webHidden/>
          </w:rPr>
          <w:instrText xml:space="preserve"> PAGEREF _Toc459818075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76" w:history="1">
        <w:r w:rsidR="0086215F" w:rsidRPr="000C11B6">
          <w:rPr>
            <w:rStyle w:val="Hyperlink"/>
          </w:rPr>
          <w:t>8</w:t>
        </w:r>
        <w:r w:rsidR="0086215F">
          <w:rPr>
            <w:rFonts w:asciiTheme="minorHAnsi" w:eastAsiaTheme="minorEastAsia" w:hAnsiTheme="minorHAnsi" w:cstheme="minorBidi"/>
            <w:color w:val="auto"/>
            <w:sz w:val="22"/>
            <w:szCs w:val="22"/>
          </w:rPr>
          <w:tab/>
        </w:r>
        <w:r w:rsidR="0086215F" w:rsidRPr="000C11B6">
          <w:rPr>
            <w:rStyle w:val="Hyperlink"/>
          </w:rPr>
          <w:t>Function: NFVO.RecoveryCMDtoNFVO()</w:t>
        </w:r>
        <w:r w:rsidR="0086215F">
          <w:rPr>
            <w:webHidden/>
          </w:rPr>
          <w:tab/>
        </w:r>
        <w:r w:rsidR="0086215F">
          <w:rPr>
            <w:webHidden/>
          </w:rPr>
          <w:fldChar w:fldCharType="begin"/>
        </w:r>
        <w:r w:rsidR="0086215F">
          <w:rPr>
            <w:webHidden/>
          </w:rPr>
          <w:instrText xml:space="preserve"> PAGEREF _Toc459818076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77" w:history="1">
        <w:r w:rsidR="0086215F" w:rsidRPr="000C11B6">
          <w:rPr>
            <w:rStyle w:val="Hyperlink"/>
          </w:rPr>
          <w:t>9</w:t>
        </w:r>
        <w:r w:rsidR="0086215F">
          <w:rPr>
            <w:rFonts w:asciiTheme="minorHAnsi" w:eastAsiaTheme="minorEastAsia" w:hAnsiTheme="minorHAnsi" w:cstheme="minorBidi"/>
            <w:color w:val="auto"/>
            <w:sz w:val="22"/>
            <w:szCs w:val="22"/>
          </w:rPr>
          <w:tab/>
        </w:r>
        <w:r w:rsidR="0086215F" w:rsidRPr="000C11B6">
          <w:rPr>
            <w:rStyle w:val="Hyperlink"/>
          </w:rPr>
          <w:t>Function: VNF.SetVNFConfigFile()</w:t>
        </w:r>
        <w:r w:rsidR="0086215F">
          <w:rPr>
            <w:webHidden/>
          </w:rPr>
          <w:tab/>
        </w:r>
        <w:r w:rsidR="0086215F">
          <w:rPr>
            <w:webHidden/>
          </w:rPr>
          <w:fldChar w:fldCharType="begin"/>
        </w:r>
        <w:r w:rsidR="0086215F">
          <w:rPr>
            <w:webHidden/>
          </w:rPr>
          <w:instrText xml:space="preserve"> PAGEREF _Toc459818077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78" w:history="1">
        <w:r w:rsidR="0086215F" w:rsidRPr="000C11B6">
          <w:rPr>
            <w:rStyle w:val="Hyperlink"/>
          </w:rPr>
          <w:t>10</w:t>
        </w:r>
        <w:r w:rsidR="0086215F">
          <w:rPr>
            <w:rFonts w:asciiTheme="minorHAnsi" w:eastAsiaTheme="minorEastAsia" w:hAnsiTheme="minorHAnsi" w:cstheme="minorBidi"/>
            <w:color w:val="auto"/>
            <w:sz w:val="22"/>
            <w:szCs w:val="22"/>
          </w:rPr>
          <w:tab/>
        </w:r>
        <w:r w:rsidR="0086215F" w:rsidRPr="000C11B6">
          <w:rPr>
            <w:rStyle w:val="Hyperlink"/>
          </w:rPr>
          <w:t>Function: VNF.RemoveVNFConfigFile()</w:t>
        </w:r>
        <w:r w:rsidR="0086215F">
          <w:rPr>
            <w:webHidden/>
          </w:rPr>
          <w:tab/>
        </w:r>
        <w:r w:rsidR="0086215F">
          <w:rPr>
            <w:webHidden/>
          </w:rPr>
          <w:fldChar w:fldCharType="begin"/>
        </w:r>
        <w:r w:rsidR="0086215F">
          <w:rPr>
            <w:webHidden/>
          </w:rPr>
          <w:instrText xml:space="preserve"> PAGEREF _Toc459818078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79" w:history="1">
        <w:r w:rsidR="0086215F" w:rsidRPr="000C11B6">
          <w:rPr>
            <w:rStyle w:val="Hyperlink"/>
          </w:rPr>
          <w:t>11</w:t>
        </w:r>
        <w:r w:rsidR="0086215F">
          <w:rPr>
            <w:rFonts w:asciiTheme="minorHAnsi" w:eastAsiaTheme="minorEastAsia" w:hAnsiTheme="minorHAnsi" w:cstheme="minorBidi"/>
            <w:color w:val="auto"/>
            <w:sz w:val="22"/>
            <w:szCs w:val="22"/>
          </w:rPr>
          <w:tab/>
        </w:r>
        <w:r w:rsidR="0086215F" w:rsidRPr="000C11B6">
          <w:rPr>
            <w:rStyle w:val="Hyperlink"/>
          </w:rPr>
          <w:t>Function: VNF.SetVNFLicense()</w:t>
        </w:r>
        <w:r w:rsidR="0086215F">
          <w:rPr>
            <w:webHidden/>
          </w:rPr>
          <w:tab/>
        </w:r>
        <w:r w:rsidR="0086215F">
          <w:rPr>
            <w:webHidden/>
          </w:rPr>
          <w:fldChar w:fldCharType="begin"/>
        </w:r>
        <w:r w:rsidR="0086215F">
          <w:rPr>
            <w:webHidden/>
          </w:rPr>
          <w:instrText xml:space="preserve"> PAGEREF _Toc459818079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80" w:history="1">
        <w:r w:rsidR="0086215F" w:rsidRPr="000C11B6">
          <w:rPr>
            <w:rStyle w:val="Hyperlink"/>
          </w:rPr>
          <w:t>12</w:t>
        </w:r>
        <w:r w:rsidR="0086215F">
          <w:rPr>
            <w:rFonts w:asciiTheme="minorHAnsi" w:eastAsiaTheme="minorEastAsia" w:hAnsiTheme="minorHAnsi" w:cstheme="minorBidi"/>
            <w:color w:val="auto"/>
            <w:sz w:val="22"/>
            <w:szCs w:val="22"/>
          </w:rPr>
          <w:tab/>
        </w:r>
        <w:r w:rsidR="0086215F" w:rsidRPr="000C11B6">
          <w:rPr>
            <w:rStyle w:val="Hyperlink"/>
          </w:rPr>
          <w:t>Function: VNF.RemoveVNFLicense()</w:t>
        </w:r>
        <w:r w:rsidR="0086215F">
          <w:rPr>
            <w:webHidden/>
          </w:rPr>
          <w:tab/>
        </w:r>
        <w:r w:rsidR="0086215F">
          <w:rPr>
            <w:webHidden/>
          </w:rPr>
          <w:fldChar w:fldCharType="begin"/>
        </w:r>
        <w:r w:rsidR="0086215F">
          <w:rPr>
            <w:webHidden/>
          </w:rPr>
          <w:instrText xml:space="preserve"> PAGEREF _Toc459818080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81" w:history="1">
        <w:r w:rsidR="0086215F" w:rsidRPr="000C11B6">
          <w:rPr>
            <w:rStyle w:val="Hyperlink"/>
          </w:rPr>
          <w:t>13</w:t>
        </w:r>
        <w:r w:rsidR="0086215F">
          <w:rPr>
            <w:rFonts w:asciiTheme="minorHAnsi" w:eastAsiaTheme="minorEastAsia" w:hAnsiTheme="minorHAnsi" w:cstheme="minorBidi"/>
            <w:color w:val="auto"/>
            <w:sz w:val="22"/>
            <w:szCs w:val="22"/>
          </w:rPr>
          <w:tab/>
        </w:r>
        <w:r w:rsidR="0086215F" w:rsidRPr="000C11B6">
          <w:rPr>
            <w:rStyle w:val="Hyperlink"/>
          </w:rPr>
          <w:t>Function: VNFM.swImage.ListSwImage()</w:t>
        </w:r>
        <w:r w:rsidR="0086215F">
          <w:rPr>
            <w:webHidden/>
          </w:rPr>
          <w:tab/>
        </w:r>
        <w:r w:rsidR="0086215F">
          <w:rPr>
            <w:webHidden/>
          </w:rPr>
          <w:fldChar w:fldCharType="begin"/>
        </w:r>
        <w:r w:rsidR="0086215F">
          <w:rPr>
            <w:webHidden/>
          </w:rPr>
          <w:instrText xml:space="preserve"> PAGEREF _Toc459818081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82" w:history="1">
        <w:r w:rsidR="0086215F" w:rsidRPr="000C11B6">
          <w:rPr>
            <w:rStyle w:val="Hyperlink"/>
          </w:rPr>
          <w:t>14</w:t>
        </w:r>
        <w:r w:rsidR="0086215F">
          <w:rPr>
            <w:rFonts w:asciiTheme="minorHAnsi" w:eastAsiaTheme="minorEastAsia" w:hAnsiTheme="minorHAnsi" w:cstheme="minorBidi"/>
            <w:color w:val="auto"/>
            <w:sz w:val="22"/>
            <w:szCs w:val="22"/>
          </w:rPr>
          <w:tab/>
        </w:r>
        <w:r w:rsidR="0086215F" w:rsidRPr="000C11B6">
          <w:rPr>
            <w:rStyle w:val="Hyperlink"/>
          </w:rPr>
          <w:t>Function: VNFM.VNFD.GetLifecyleManagementInfo()</w:t>
        </w:r>
        <w:r w:rsidR="0086215F">
          <w:rPr>
            <w:webHidden/>
          </w:rPr>
          <w:tab/>
        </w:r>
        <w:r w:rsidR="0086215F">
          <w:rPr>
            <w:webHidden/>
          </w:rPr>
          <w:fldChar w:fldCharType="begin"/>
        </w:r>
        <w:r w:rsidR="0086215F">
          <w:rPr>
            <w:webHidden/>
          </w:rPr>
          <w:instrText xml:space="preserve"> PAGEREF _Toc459818082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83" w:history="1">
        <w:r w:rsidR="0086215F" w:rsidRPr="000C11B6">
          <w:rPr>
            <w:rStyle w:val="Hyperlink"/>
          </w:rPr>
          <w:t>15</w:t>
        </w:r>
        <w:r w:rsidR="0086215F">
          <w:rPr>
            <w:rFonts w:asciiTheme="minorHAnsi" w:eastAsiaTheme="minorEastAsia" w:hAnsiTheme="minorHAnsi" w:cstheme="minorBidi"/>
            <w:color w:val="auto"/>
            <w:sz w:val="22"/>
            <w:szCs w:val="22"/>
          </w:rPr>
          <w:tab/>
        </w:r>
        <w:r w:rsidR="0086215F" w:rsidRPr="000C11B6">
          <w:rPr>
            <w:rStyle w:val="Hyperlink"/>
          </w:rPr>
          <w:t>Function: VNFM.VNFD.GetvResourceList()</w:t>
        </w:r>
        <w:r w:rsidR="0086215F">
          <w:rPr>
            <w:webHidden/>
          </w:rPr>
          <w:tab/>
        </w:r>
        <w:r w:rsidR="0086215F">
          <w:rPr>
            <w:webHidden/>
          </w:rPr>
          <w:fldChar w:fldCharType="begin"/>
        </w:r>
        <w:r w:rsidR="0086215F">
          <w:rPr>
            <w:webHidden/>
          </w:rPr>
          <w:instrText xml:space="preserve"> PAGEREF _Toc459818083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84" w:history="1">
        <w:r w:rsidR="0086215F" w:rsidRPr="000C11B6">
          <w:rPr>
            <w:rStyle w:val="Hyperlink"/>
          </w:rPr>
          <w:t>16</w:t>
        </w:r>
        <w:r w:rsidR="0086215F">
          <w:rPr>
            <w:rFonts w:asciiTheme="minorHAnsi" w:eastAsiaTheme="minorEastAsia" w:hAnsiTheme="minorHAnsi" w:cstheme="minorBidi"/>
            <w:color w:val="auto"/>
            <w:sz w:val="22"/>
            <w:szCs w:val="22"/>
          </w:rPr>
          <w:tab/>
        </w:r>
        <w:r w:rsidR="0086215F" w:rsidRPr="000C11B6">
          <w:rPr>
            <w:rStyle w:val="Hyperlink"/>
          </w:rPr>
          <w:t>Function: VNFM.VNFD.GetvStorageSize()</w:t>
        </w:r>
        <w:r w:rsidR="0086215F">
          <w:rPr>
            <w:webHidden/>
          </w:rPr>
          <w:tab/>
        </w:r>
        <w:r w:rsidR="0086215F">
          <w:rPr>
            <w:webHidden/>
          </w:rPr>
          <w:fldChar w:fldCharType="begin"/>
        </w:r>
        <w:r w:rsidR="0086215F">
          <w:rPr>
            <w:webHidden/>
          </w:rPr>
          <w:instrText xml:space="preserve"> PAGEREF _Toc459818084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85" w:history="1">
        <w:r w:rsidR="0086215F" w:rsidRPr="000C11B6">
          <w:rPr>
            <w:rStyle w:val="Hyperlink"/>
          </w:rPr>
          <w:t>17</w:t>
        </w:r>
        <w:r w:rsidR="0086215F">
          <w:rPr>
            <w:rFonts w:asciiTheme="minorHAnsi" w:eastAsiaTheme="minorEastAsia" w:hAnsiTheme="minorHAnsi" w:cstheme="minorBidi"/>
            <w:color w:val="auto"/>
            <w:sz w:val="22"/>
            <w:szCs w:val="22"/>
          </w:rPr>
          <w:tab/>
        </w:r>
        <w:r w:rsidR="0086215F" w:rsidRPr="000C11B6">
          <w:rPr>
            <w:rStyle w:val="Hyperlink"/>
          </w:rPr>
          <w:t>Function: VNFM.Snapshot.CreateComputeImage()</w:t>
        </w:r>
        <w:r w:rsidR="0086215F">
          <w:rPr>
            <w:webHidden/>
          </w:rPr>
          <w:tab/>
        </w:r>
        <w:r w:rsidR="0086215F">
          <w:rPr>
            <w:webHidden/>
          </w:rPr>
          <w:fldChar w:fldCharType="begin"/>
        </w:r>
        <w:r w:rsidR="0086215F">
          <w:rPr>
            <w:webHidden/>
          </w:rPr>
          <w:instrText xml:space="preserve"> PAGEREF _Toc459818085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86" w:history="1">
        <w:r w:rsidR="0086215F" w:rsidRPr="000C11B6">
          <w:rPr>
            <w:rStyle w:val="Hyperlink"/>
          </w:rPr>
          <w:t>18</w:t>
        </w:r>
        <w:r w:rsidR="0086215F">
          <w:rPr>
            <w:rFonts w:asciiTheme="minorHAnsi" w:eastAsiaTheme="minorEastAsia" w:hAnsiTheme="minorHAnsi" w:cstheme="minorBidi"/>
            <w:color w:val="auto"/>
            <w:sz w:val="22"/>
            <w:szCs w:val="22"/>
          </w:rPr>
          <w:tab/>
        </w:r>
        <w:r w:rsidR="0086215F" w:rsidRPr="000C11B6">
          <w:rPr>
            <w:rStyle w:val="Hyperlink"/>
          </w:rPr>
          <w:t>Function: VNFM.Snapshot.DeleteComputeImage()</w:t>
        </w:r>
        <w:r w:rsidR="0086215F">
          <w:rPr>
            <w:webHidden/>
          </w:rPr>
          <w:tab/>
        </w:r>
        <w:r w:rsidR="0086215F">
          <w:rPr>
            <w:webHidden/>
          </w:rPr>
          <w:fldChar w:fldCharType="begin"/>
        </w:r>
        <w:r w:rsidR="0086215F">
          <w:rPr>
            <w:webHidden/>
          </w:rPr>
          <w:instrText xml:space="preserve"> PAGEREF _Toc459818086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87" w:history="1">
        <w:r w:rsidR="0086215F" w:rsidRPr="000C11B6">
          <w:rPr>
            <w:rStyle w:val="Hyperlink"/>
          </w:rPr>
          <w:t>19</w:t>
        </w:r>
        <w:r w:rsidR="0086215F">
          <w:rPr>
            <w:rFonts w:asciiTheme="minorHAnsi" w:eastAsiaTheme="minorEastAsia" w:hAnsiTheme="minorHAnsi" w:cstheme="minorBidi"/>
            <w:color w:val="auto"/>
            <w:sz w:val="22"/>
            <w:szCs w:val="22"/>
          </w:rPr>
          <w:tab/>
        </w:r>
        <w:r w:rsidR="0086215F" w:rsidRPr="000C11B6">
          <w:rPr>
            <w:rStyle w:val="Hyperlink"/>
          </w:rPr>
          <w:t>Function: VNFM.Snapshot.GetComputeImageList()</w:t>
        </w:r>
        <w:r w:rsidR="0086215F">
          <w:rPr>
            <w:webHidden/>
          </w:rPr>
          <w:tab/>
        </w:r>
        <w:r w:rsidR="0086215F">
          <w:rPr>
            <w:webHidden/>
          </w:rPr>
          <w:fldChar w:fldCharType="begin"/>
        </w:r>
        <w:r w:rsidR="0086215F">
          <w:rPr>
            <w:webHidden/>
          </w:rPr>
          <w:instrText xml:space="preserve"> PAGEREF _Toc459818087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88" w:history="1">
        <w:r w:rsidR="0086215F" w:rsidRPr="000C11B6">
          <w:rPr>
            <w:rStyle w:val="Hyperlink"/>
          </w:rPr>
          <w:t>20</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VNFM.Snapshot.InstantiateComputeImage()</w:t>
        </w:r>
        <w:r w:rsidR="0086215F">
          <w:rPr>
            <w:webHidden/>
          </w:rPr>
          <w:tab/>
        </w:r>
        <w:r w:rsidR="0086215F">
          <w:rPr>
            <w:webHidden/>
          </w:rPr>
          <w:fldChar w:fldCharType="begin"/>
        </w:r>
        <w:r w:rsidR="0086215F">
          <w:rPr>
            <w:webHidden/>
          </w:rPr>
          <w:instrText xml:space="preserve"> PAGEREF _Toc459818088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89" w:history="1">
        <w:r w:rsidR="0086215F" w:rsidRPr="000C11B6">
          <w:rPr>
            <w:rStyle w:val="Hyperlink"/>
          </w:rPr>
          <w:t>21</w:t>
        </w:r>
        <w:r w:rsidR="0086215F">
          <w:rPr>
            <w:rFonts w:asciiTheme="minorHAnsi" w:eastAsiaTheme="minorEastAsia" w:hAnsiTheme="minorHAnsi" w:cstheme="minorBidi"/>
            <w:color w:val="auto"/>
            <w:sz w:val="22"/>
            <w:szCs w:val="22"/>
          </w:rPr>
          <w:tab/>
        </w:r>
        <w:r w:rsidR="0086215F" w:rsidRPr="000C11B6">
          <w:rPr>
            <w:rStyle w:val="Hyperlink"/>
          </w:rPr>
          <w:t>Function: VNFM.Snapshot.CreateStorageImage()</w:t>
        </w:r>
        <w:r w:rsidR="0086215F">
          <w:rPr>
            <w:webHidden/>
          </w:rPr>
          <w:tab/>
        </w:r>
        <w:r w:rsidR="0086215F">
          <w:rPr>
            <w:webHidden/>
          </w:rPr>
          <w:fldChar w:fldCharType="begin"/>
        </w:r>
        <w:r w:rsidR="0086215F">
          <w:rPr>
            <w:webHidden/>
          </w:rPr>
          <w:instrText xml:space="preserve"> PAGEREF _Toc459818089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90" w:history="1">
        <w:r w:rsidR="0086215F" w:rsidRPr="000C11B6">
          <w:rPr>
            <w:rStyle w:val="Hyperlink"/>
          </w:rPr>
          <w:t>22</w:t>
        </w:r>
        <w:r w:rsidR="0086215F">
          <w:rPr>
            <w:rFonts w:asciiTheme="minorHAnsi" w:eastAsiaTheme="minorEastAsia" w:hAnsiTheme="minorHAnsi" w:cstheme="minorBidi"/>
            <w:color w:val="auto"/>
            <w:sz w:val="22"/>
            <w:szCs w:val="22"/>
          </w:rPr>
          <w:tab/>
        </w:r>
        <w:r w:rsidR="0086215F" w:rsidRPr="000C11B6">
          <w:rPr>
            <w:rStyle w:val="Hyperlink"/>
          </w:rPr>
          <w:t>Function: VNFM.Snapshot.DeleteStorageImage()</w:t>
        </w:r>
        <w:r w:rsidR="0086215F">
          <w:rPr>
            <w:webHidden/>
          </w:rPr>
          <w:tab/>
        </w:r>
        <w:r w:rsidR="0086215F">
          <w:rPr>
            <w:webHidden/>
          </w:rPr>
          <w:fldChar w:fldCharType="begin"/>
        </w:r>
        <w:r w:rsidR="0086215F">
          <w:rPr>
            <w:webHidden/>
          </w:rPr>
          <w:instrText xml:space="preserve"> PAGEREF _Toc459818090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91" w:history="1">
        <w:r w:rsidR="0086215F" w:rsidRPr="000C11B6">
          <w:rPr>
            <w:rStyle w:val="Hyperlink"/>
          </w:rPr>
          <w:t>23</w:t>
        </w:r>
        <w:r w:rsidR="0086215F">
          <w:rPr>
            <w:rFonts w:asciiTheme="minorHAnsi" w:eastAsiaTheme="minorEastAsia" w:hAnsiTheme="minorHAnsi" w:cstheme="minorBidi"/>
            <w:color w:val="auto"/>
            <w:sz w:val="22"/>
            <w:szCs w:val="22"/>
          </w:rPr>
          <w:tab/>
        </w:r>
        <w:r w:rsidR="0086215F" w:rsidRPr="000C11B6">
          <w:rPr>
            <w:rStyle w:val="Hyperlink"/>
          </w:rPr>
          <w:t>Function: VNFM.Snapshot.GetStorageImageList()</w:t>
        </w:r>
        <w:r w:rsidR="0086215F">
          <w:rPr>
            <w:webHidden/>
          </w:rPr>
          <w:tab/>
        </w:r>
        <w:r w:rsidR="0086215F">
          <w:rPr>
            <w:webHidden/>
          </w:rPr>
          <w:fldChar w:fldCharType="begin"/>
        </w:r>
        <w:r w:rsidR="0086215F">
          <w:rPr>
            <w:webHidden/>
          </w:rPr>
          <w:instrText xml:space="preserve"> PAGEREF _Toc459818091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92" w:history="1">
        <w:r w:rsidR="0086215F" w:rsidRPr="000C11B6">
          <w:rPr>
            <w:rStyle w:val="Hyperlink"/>
          </w:rPr>
          <w:t>24</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VNFM.Snapshot.InstantiateStorageImage()</w:t>
        </w:r>
        <w:r w:rsidR="0086215F">
          <w:rPr>
            <w:webHidden/>
          </w:rPr>
          <w:tab/>
        </w:r>
        <w:r w:rsidR="0086215F">
          <w:rPr>
            <w:webHidden/>
          </w:rPr>
          <w:fldChar w:fldCharType="begin"/>
        </w:r>
        <w:r w:rsidR="0086215F">
          <w:rPr>
            <w:webHidden/>
          </w:rPr>
          <w:instrText xml:space="preserve"> PAGEREF _Toc459818092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93" w:history="1">
        <w:r w:rsidR="0086215F" w:rsidRPr="000C11B6">
          <w:rPr>
            <w:rStyle w:val="Hyperlink"/>
          </w:rPr>
          <w:t>25</w:t>
        </w:r>
        <w:r w:rsidR="0086215F">
          <w:rPr>
            <w:rFonts w:asciiTheme="minorHAnsi" w:eastAsiaTheme="minorEastAsia" w:hAnsiTheme="minorHAnsi" w:cstheme="minorBidi"/>
            <w:color w:val="auto"/>
            <w:sz w:val="22"/>
            <w:szCs w:val="22"/>
          </w:rPr>
          <w:tab/>
        </w:r>
        <w:r w:rsidR="0086215F" w:rsidRPr="000C11B6">
          <w:rPr>
            <w:rStyle w:val="Hyperlink"/>
          </w:rPr>
          <w:t>Function: VNFM.Snapshot.MountStorageImage()</w:t>
        </w:r>
        <w:r w:rsidR="0086215F">
          <w:rPr>
            <w:webHidden/>
          </w:rPr>
          <w:tab/>
        </w:r>
        <w:r w:rsidR="0086215F">
          <w:rPr>
            <w:webHidden/>
          </w:rPr>
          <w:fldChar w:fldCharType="begin"/>
        </w:r>
        <w:r w:rsidR="0086215F">
          <w:rPr>
            <w:webHidden/>
          </w:rPr>
          <w:instrText xml:space="preserve"> PAGEREF _Toc459818093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94" w:history="1">
        <w:r w:rsidR="0086215F" w:rsidRPr="000C11B6">
          <w:rPr>
            <w:rStyle w:val="Hyperlink"/>
          </w:rPr>
          <w:t>26</w:t>
        </w:r>
        <w:r w:rsidR="0086215F">
          <w:rPr>
            <w:rFonts w:asciiTheme="minorHAnsi" w:eastAsiaTheme="minorEastAsia" w:hAnsiTheme="minorHAnsi" w:cstheme="minorBidi"/>
            <w:color w:val="auto"/>
            <w:sz w:val="22"/>
            <w:szCs w:val="22"/>
          </w:rPr>
          <w:tab/>
        </w:r>
        <w:r w:rsidR="0086215F" w:rsidRPr="000C11B6">
          <w:rPr>
            <w:rStyle w:val="Hyperlink"/>
          </w:rPr>
          <w:t>Function: VNFM.Snapshot.ValidateStorageIsMounted()</w:t>
        </w:r>
        <w:r w:rsidR="0086215F">
          <w:rPr>
            <w:webHidden/>
          </w:rPr>
          <w:tab/>
        </w:r>
        <w:r w:rsidR="0086215F">
          <w:rPr>
            <w:webHidden/>
          </w:rPr>
          <w:fldChar w:fldCharType="begin"/>
        </w:r>
        <w:r w:rsidR="0086215F">
          <w:rPr>
            <w:webHidden/>
          </w:rPr>
          <w:instrText xml:space="preserve"> PAGEREF _Toc459818094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95" w:history="1">
        <w:r w:rsidR="0086215F" w:rsidRPr="000C11B6">
          <w:rPr>
            <w:rStyle w:val="Hyperlink"/>
          </w:rPr>
          <w:t>27</w:t>
        </w:r>
        <w:r w:rsidR="0086215F">
          <w:rPr>
            <w:rFonts w:asciiTheme="minorHAnsi" w:eastAsiaTheme="minorEastAsia" w:hAnsiTheme="minorHAnsi" w:cstheme="minorBidi"/>
            <w:color w:val="auto"/>
            <w:sz w:val="22"/>
            <w:szCs w:val="22"/>
          </w:rPr>
          <w:tab/>
        </w:r>
        <w:r w:rsidR="0086215F" w:rsidRPr="000C11B6">
          <w:rPr>
            <w:rStyle w:val="Hyperlink"/>
          </w:rPr>
          <w:t>Function: VNFM.Snapshot.ValidateComputeIsInstantiated()</w:t>
        </w:r>
        <w:r w:rsidR="0086215F">
          <w:rPr>
            <w:webHidden/>
          </w:rPr>
          <w:tab/>
        </w:r>
        <w:r w:rsidR="0086215F">
          <w:rPr>
            <w:webHidden/>
          </w:rPr>
          <w:fldChar w:fldCharType="begin"/>
        </w:r>
        <w:r w:rsidR="0086215F">
          <w:rPr>
            <w:webHidden/>
          </w:rPr>
          <w:instrText xml:space="preserve"> PAGEREF _Toc459818095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96" w:history="1">
        <w:r w:rsidR="0086215F" w:rsidRPr="000C11B6">
          <w:rPr>
            <w:rStyle w:val="Hyperlink"/>
          </w:rPr>
          <w:t>28</w:t>
        </w:r>
        <w:r w:rsidR="0086215F">
          <w:rPr>
            <w:rFonts w:asciiTheme="minorHAnsi" w:eastAsiaTheme="minorEastAsia" w:hAnsiTheme="minorHAnsi" w:cstheme="minorBidi"/>
            <w:color w:val="auto"/>
            <w:sz w:val="22"/>
            <w:szCs w:val="22"/>
          </w:rPr>
          <w:tab/>
        </w:r>
        <w:r w:rsidR="0086215F" w:rsidRPr="000C11B6">
          <w:rPr>
            <w:rStyle w:val="Hyperlink"/>
          </w:rPr>
          <w:t>Function: VNFM.VNF.Instantiate()</w:t>
        </w:r>
        <w:r w:rsidR="0086215F">
          <w:rPr>
            <w:webHidden/>
          </w:rPr>
          <w:tab/>
        </w:r>
        <w:r w:rsidR="0086215F">
          <w:rPr>
            <w:webHidden/>
          </w:rPr>
          <w:fldChar w:fldCharType="begin"/>
        </w:r>
        <w:r w:rsidR="0086215F">
          <w:rPr>
            <w:webHidden/>
          </w:rPr>
          <w:instrText xml:space="preserve"> PAGEREF _Toc459818096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97" w:history="1">
        <w:r w:rsidR="0086215F" w:rsidRPr="000C11B6">
          <w:rPr>
            <w:rStyle w:val="Hyperlink"/>
          </w:rPr>
          <w:t>29</w:t>
        </w:r>
        <w:r w:rsidR="0086215F">
          <w:rPr>
            <w:rFonts w:asciiTheme="minorHAnsi" w:eastAsiaTheme="minorEastAsia" w:hAnsiTheme="minorHAnsi" w:cstheme="minorBidi"/>
            <w:color w:val="auto"/>
            <w:sz w:val="22"/>
            <w:szCs w:val="22"/>
          </w:rPr>
          <w:tab/>
        </w:r>
        <w:r w:rsidR="0086215F" w:rsidRPr="000C11B6">
          <w:rPr>
            <w:rStyle w:val="Hyperlink"/>
          </w:rPr>
          <w:t>Function: VNFM.VNF.Terminate()</w:t>
        </w:r>
        <w:r w:rsidR="0086215F">
          <w:rPr>
            <w:webHidden/>
          </w:rPr>
          <w:tab/>
        </w:r>
        <w:r w:rsidR="0086215F">
          <w:rPr>
            <w:webHidden/>
          </w:rPr>
          <w:fldChar w:fldCharType="begin"/>
        </w:r>
        <w:r w:rsidR="0086215F">
          <w:rPr>
            <w:webHidden/>
          </w:rPr>
          <w:instrText xml:space="preserve"> PAGEREF _Toc459818097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98" w:history="1">
        <w:r w:rsidR="0086215F" w:rsidRPr="000C11B6">
          <w:rPr>
            <w:rStyle w:val="Hyperlink"/>
          </w:rPr>
          <w:t>30</w:t>
        </w:r>
        <w:r w:rsidR="0086215F">
          <w:rPr>
            <w:rFonts w:asciiTheme="minorHAnsi" w:eastAsiaTheme="minorEastAsia" w:hAnsiTheme="minorHAnsi" w:cstheme="minorBidi"/>
            <w:color w:val="auto"/>
            <w:sz w:val="22"/>
            <w:szCs w:val="22"/>
          </w:rPr>
          <w:tab/>
        </w:r>
        <w:r w:rsidR="0086215F" w:rsidRPr="000C11B6">
          <w:rPr>
            <w:rStyle w:val="Hyperlink"/>
          </w:rPr>
          <w:t>Function: VNFM.VNF.Start()</w:t>
        </w:r>
        <w:r w:rsidR="0086215F">
          <w:rPr>
            <w:webHidden/>
          </w:rPr>
          <w:tab/>
        </w:r>
        <w:r w:rsidR="0086215F">
          <w:rPr>
            <w:webHidden/>
          </w:rPr>
          <w:fldChar w:fldCharType="begin"/>
        </w:r>
        <w:r w:rsidR="0086215F">
          <w:rPr>
            <w:webHidden/>
          </w:rPr>
          <w:instrText xml:space="preserve"> PAGEREF _Toc459818098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099" w:history="1">
        <w:r w:rsidR="0086215F" w:rsidRPr="000C11B6">
          <w:rPr>
            <w:rStyle w:val="Hyperlink"/>
          </w:rPr>
          <w:t>31</w:t>
        </w:r>
        <w:r w:rsidR="0086215F">
          <w:rPr>
            <w:rFonts w:asciiTheme="minorHAnsi" w:eastAsiaTheme="minorEastAsia" w:hAnsiTheme="minorHAnsi" w:cstheme="minorBidi"/>
            <w:color w:val="auto"/>
            <w:sz w:val="22"/>
            <w:szCs w:val="22"/>
          </w:rPr>
          <w:tab/>
        </w:r>
        <w:r w:rsidR="0086215F" w:rsidRPr="000C11B6">
          <w:rPr>
            <w:rStyle w:val="Hyperlink"/>
          </w:rPr>
          <w:t>Function: VNFM.VNF.Stop()</w:t>
        </w:r>
        <w:r w:rsidR="0086215F">
          <w:rPr>
            <w:webHidden/>
          </w:rPr>
          <w:tab/>
        </w:r>
        <w:r w:rsidR="0086215F">
          <w:rPr>
            <w:webHidden/>
          </w:rPr>
          <w:fldChar w:fldCharType="begin"/>
        </w:r>
        <w:r w:rsidR="0086215F">
          <w:rPr>
            <w:webHidden/>
          </w:rPr>
          <w:instrText xml:space="preserve"> PAGEREF _Toc459818099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00" w:history="1">
        <w:r w:rsidR="0086215F" w:rsidRPr="000C11B6">
          <w:rPr>
            <w:rStyle w:val="Hyperlink"/>
          </w:rPr>
          <w:t>32</w:t>
        </w:r>
        <w:r w:rsidR="0086215F">
          <w:rPr>
            <w:rFonts w:asciiTheme="minorHAnsi" w:eastAsiaTheme="minorEastAsia" w:hAnsiTheme="minorHAnsi" w:cstheme="minorBidi"/>
            <w:color w:val="auto"/>
            <w:sz w:val="22"/>
            <w:szCs w:val="22"/>
          </w:rPr>
          <w:tab/>
        </w:r>
        <w:r w:rsidR="0086215F" w:rsidRPr="000C11B6">
          <w:rPr>
            <w:rStyle w:val="Hyperlink"/>
          </w:rPr>
          <w:t>Function: VNFM.VNF.Upgrade()</w:t>
        </w:r>
        <w:r w:rsidR="0086215F">
          <w:rPr>
            <w:webHidden/>
          </w:rPr>
          <w:tab/>
        </w:r>
        <w:r w:rsidR="0086215F">
          <w:rPr>
            <w:webHidden/>
          </w:rPr>
          <w:fldChar w:fldCharType="begin"/>
        </w:r>
        <w:r w:rsidR="0086215F">
          <w:rPr>
            <w:webHidden/>
          </w:rPr>
          <w:instrText xml:space="preserve"> PAGEREF _Toc459818100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01" w:history="1">
        <w:r w:rsidR="0086215F" w:rsidRPr="000C11B6">
          <w:rPr>
            <w:rStyle w:val="Hyperlink"/>
          </w:rPr>
          <w:t>33</w:t>
        </w:r>
        <w:r w:rsidR="0086215F">
          <w:rPr>
            <w:rFonts w:asciiTheme="minorHAnsi" w:eastAsiaTheme="minorEastAsia" w:hAnsiTheme="minorHAnsi" w:cstheme="minorBidi"/>
            <w:color w:val="auto"/>
            <w:sz w:val="22"/>
            <w:szCs w:val="22"/>
          </w:rPr>
          <w:tab/>
        </w:r>
        <w:r w:rsidR="0086215F" w:rsidRPr="000C11B6">
          <w:rPr>
            <w:rStyle w:val="Hyperlink"/>
          </w:rPr>
          <w:t>Function: VNFM.VNF.Update()</w:t>
        </w:r>
        <w:r w:rsidR="0086215F">
          <w:rPr>
            <w:webHidden/>
          </w:rPr>
          <w:tab/>
        </w:r>
        <w:r w:rsidR="0086215F">
          <w:rPr>
            <w:webHidden/>
          </w:rPr>
          <w:fldChar w:fldCharType="begin"/>
        </w:r>
        <w:r w:rsidR="0086215F">
          <w:rPr>
            <w:webHidden/>
          </w:rPr>
          <w:instrText xml:space="preserve"> PAGEREF _Toc459818101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02" w:history="1">
        <w:r w:rsidR="0086215F" w:rsidRPr="000C11B6">
          <w:rPr>
            <w:rStyle w:val="Hyperlink"/>
          </w:rPr>
          <w:t>34</w:t>
        </w:r>
        <w:r w:rsidR="0086215F">
          <w:rPr>
            <w:rFonts w:asciiTheme="minorHAnsi" w:eastAsiaTheme="minorEastAsia" w:hAnsiTheme="minorHAnsi" w:cstheme="minorBidi"/>
            <w:color w:val="auto"/>
            <w:sz w:val="22"/>
            <w:szCs w:val="22"/>
          </w:rPr>
          <w:tab/>
        </w:r>
        <w:r w:rsidR="0086215F" w:rsidRPr="000C11B6">
          <w:rPr>
            <w:rStyle w:val="Hyperlink"/>
          </w:rPr>
          <w:t>Function: VNFM.VNF.Rollback()</w:t>
        </w:r>
        <w:r w:rsidR="0086215F">
          <w:rPr>
            <w:webHidden/>
          </w:rPr>
          <w:tab/>
        </w:r>
        <w:r w:rsidR="0086215F">
          <w:rPr>
            <w:webHidden/>
          </w:rPr>
          <w:fldChar w:fldCharType="begin"/>
        </w:r>
        <w:r w:rsidR="0086215F">
          <w:rPr>
            <w:webHidden/>
          </w:rPr>
          <w:instrText xml:space="preserve"> PAGEREF _Toc459818102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03" w:history="1">
        <w:r w:rsidR="0086215F" w:rsidRPr="000C11B6">
          <w:rPr>
            <w:rStyle w:val="Hyperlink"/>
          </w:rPr>
          <w:t>35</w:t>
        </w:r>
        <w:r w:rsidR="0086215F">
          <w:rPr>
            <w:rFonts w:asciiTheme="minorHAnsi" w:eastAsiaTheme="minorEastAsia" w:hAnsiTheme="minorHAnsi" w:cstheme="minorBidi"/>
            <w:color w:val="auto"/>
            <w:sz w:val="22"/>
            <w:szCs w:val="22"/>
          </w:rPr>
          <w:tab/>
        </w:r>
        <w:r w:rsidR="0086215F" w:rsidRPr="000C11B6">
          <w:rPr>
            <w:rStyle w:val="Hyperlink"/>
          </w:rPr>
          <w:t>Function: VNFM.VNF.GetVNFstate()</w:t>
        </w:r>
        <w:r w:rsidR="0086215F">
          <w:rPr>
            <w:webHidden/>
          </w:rPr>
          <w:tab/>
        </w:r>
        <w:r w:rsidR="0086215F">
          <w:rPr>
            <w:webHidden/>
          </w:rPr>
          <w:fldChar w:fldCharType="begin"/>
        </w:r>
        <w:r w:rsidR="0086215F">
          <w:rPr>
            <w:webHidden/>
          </w:rPr>
          <w:instrText xml:space="preserve"> PAGEREF _Toc459818103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04" w:history="1">
        <w:r w:rsidR="0086215F" w:rsidRPr="000C11B6">
          <w:rPr>
            <w:rStyle w:val="Hyperlink"/>
          </w:rPr>
          <w:t>36</w:t>
        </w:r>
        <w:r w:rsidR="0086215F">
          <w:rPr>
            <w:rFonts w:asciiTheme="minorHAnsi" w:eastAsiaTheme="minorEastAsia" w:hAnsiTheme="minorHAnsi" w:cstheme="minorBidi"/>
            <w:color w:val="auto"/>
            <w:sz w:val="22"/>
            <w:szCs w:val="22"/>
          </w:rPr>
          <w:tab/>
        </w:r>
        <w:r w:rsidR="0086215F" w:rsidRPr="000C11B6">
          <w:rPr>
            <w:rStyle w:val="Hyperlink"/>
          </w:rPr>
          <w:t>Function: VNFM.VNF.GetvResourceList()</w:t>
        </w:r>
        <w:r w:rsidR="0086215F">
          <w:rPr>
            <w:webHidden/>
          </w:rPr>
          <w:tab/>
        </w:r>
        <w:r w:rsidR="0086215F">
          <w:rPr>
            <w:webHidden/>
          </w:rPr>
          <w:fldChar w:fldCharType="begin"/>
        </w:r>
        <w:r w:rsidR="0086215F">
          <w:rPr>
            <w:webHidden/>
          </w:rPr>
          <w:instrText xml:space="preserve"> PAGEREF _Toc459818104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05" w:history="1">
        <w:r w:rsidR="0086215F" w:rsidRPr="000C11B6">
          <w:rPr>
            <w:rStyle w:val="Hyperlink"/>
          </w:rPr>
          <w:t>37</w:t>
        </w:r>
        <w:r w:rsidR="0086215F">
          <w:rPr>
            <w:rFonts w:asciiTheme="minorHAnsi" w:eastAsiaTheme="minorEastAsia" w:hAnsiTheme="minorHAnsi" w:cstheme="minorBidi"/>
            <w:color w:val="auto"/>
            <w:sz w:val="22"/>
            <w:szCs w:val="22"/>
          </w:rPr>
          <w:tab/>
        </w:r>
        <w:r w:rsidR="0086215F" w:rsidRPr="000C11B6">
          <w:rPr>
            <w:rStyle w:val="Hyperlink"/>
          </w:rPr>
          <w:t>Function: VNFM.VNF.ValidateAllocatedvResources()</w:t>
        </w:r>
        <w:r w:rsidR="0086215F">
          <w:rPr>
            <w:webHidden/>
          </w:rPr>
          <w:tab/>
        </w:r>
        <w:r w:rsidR="0086215F">
          <w:rPr>
            <w:webHidden/>
          </w:rPr>
          <w:fldChar w:fldCharType="begin"/>
        </w:r>
        <w:r w:rsidR="0086215F">
          <w:rPr>
            <w:webHidden/>
          </w:rPr>
          <w:instrText xml:space="preserve"> PAGEREF _Toc459818105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06" w:history="1">
        <w:r w:rsidR="0086215F" w:rsidRPr="000C11B6">
          <w:rPr>
            <w:rStyle w:val="Hyperlink"/>
          </w:rPr>
          <w:t>38</w:t>
        </w:r>
        <w:r w:rsidR="0086215F">
          <w:rPr>
            <w:rFonts w:asciiTheme="minorHAnsi" w:eastAsiaTheme="minorEastAsia" w:hAnsiTheme="minorHAnsi" w:cstheme="minorBidi"/>
            <w:color w:val="auto"/>
            <w:sz w:val="22"/>
            <w:szCs w:val="22"/>
          </w:rPr>
          <w:tab/>
        </w:r>
        <w:r w:rsidR="0086215F" w:rsidRPr="000C11B6">
          <w:rPr>
            <w:rStyle w:val="Hyperlink"/>
          </w:rPr>
          <w:t>Function: VNFM.VNF.AllvResourcesReleased()</w:t>
        </w:r>
        <w:r w:rsidR="0086215F">
          <w:rPr>
            <w:webHidden/>
          </w:rPr>
          <w:tab/>
        </w:r>
        <w:r w:rsidR="0086215F">
          <w:rPr>
            <w:webHidden/>
          </w:rPr>
          <w:fldChar w:fldCharType="begin"/>
        </w:r>
        <w:r w:rsidR="0086215F">
          <w:rPr>
            <w:webHidden/>
          </w:rPr>
          <w:instrText xml:space="preserve"> PAGEREF _Toc459818106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07" w:history="1">
        <w:r w:rsidR="0086215F" w:rsidRPr="000C11B6">
          <w:rPr>
            <w:rStyle w:val="Hyperlink"/>
          </w:rPr>
          <w:t>39</w:t>
        </w:r>
        <w:r w:rsidR="0086215F">
          <w:rPr>
            <w:rFonts w:asciiTheme="minorHAnsi" w:eastAsiaTheme="minorEastAsia" w:hAnsiTheme="minorHAnsi" w:cstheme="minorBidi"/>
            <w:color w:val="auto"/>
            <w:sz w:val="22"/>
            <w:szCs w:val="22"/>
          </w:rPr>
          <w:tab/>
        </w:r>
        <w:r w:rsidR="0086215F" w:rsidRPr="000C11B6">
          <w:rPr>
            <w:rStyle w:val="Hyperlink"/>
          </w:rPr>
          <w:t>Function: VNFM.VNF.GetScalingLevel()</w:t>
        </w:r>
        <w:r w:rsidR="0086215F">
          <w:rPr>
            <w:webHidden/>
          </w:rPr>
          <w:tab/>
        </w:r>
        <w:r w:rsidR="0086215F">
          <w:rPr>
            <w:webHidden/>
          </w:rPr>
          <w:fldChar w:fldCharType="begin"/>
        </w:r>
        <w:r w:rsidR="0086215F">
          <w:rPr>
            <w:webHidden/>
          </w:rPr>
          <w:instrText xml:space="preserve"> PAGEREF _Toc459818107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08" w:history="1">
        <w:r w:rsidR="0086215F" w:rsidRPr="000C11B6">
          <w:rPr>
            <w:rStyle w:val="Hyperlink"/>
          </w:rPr>
          <w:t>40</w:t>
        </w:r>
        <w:r w:rsidR="0086215F">
          <w:rPr>
            <w:rFonts w:asciiTheme="minorHAnsi" w:eastAsiaTheme="minorEastAsia" w:hAnsiTheme="minorHAnsi" w:cstheme="minorBidi"/>
            <w:color w:val="auto"/>
            <w:sz w:val="22"/>
            <w:szCs w:val="22"/>
          </w:rPr>
          <w:tab/>
        </w:r>
        <w:r w:rsidR="0086215F" w:rsidRPr="000C11B6">
          <w:rPr>
            <w:rStyle w:val="Hyperlink"/>
          </w:rPr>
          <w:t>Function: VNFM.VNF.ScaleUpOrDown()</w:t>
        </w:r>
        <w:r w:rsidR="0086215F">
          <w:rPr>
            <w:webHidden/>
          </w:rPr>
          <w:tab/>
        </w:r>
        <w:r w:rsidR="0086215F">
          <w:rPr>
            <w:webHidden/>
          </w:rPr>
          <w:fldChar w:fldCharType="begin"/>
        </w:r>
        <w:r w:rsidR="0086215F">
          <w:rPr>
            <w:webHidden/>
          </w:rPr>
          <w:instrText xml:space="preserve"> PAGEREF _Toc459818108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09" w:history="1">
        <w:r w:rsidR="0086215F" w:rsidRPr="000C11B6">
          <w:rPr>
            <w:rStyle w:val="Hyperlink"/>
          </w:rPr>
          <w:t>41</w:t>
        </w:r>
        <w:r w:rsidR="0086215F">
          <w:rPr>
            <w:rFonts w:asciiTheme="minorHAnsi" w:eastAsiaTheme="minorEastAsia" w:hAnsiTheme="minorHAnsi" w:cstheme="minorBidi"/>
            <w:color w:val="auto"/>
            <w:sz w:val="22"/>
            <w:szCs w:val="22"/>
          </w:rPr>
          <w:tab/>
        </w:r>
        <w:r w:rsidR="0086215F" w:rsidRPr="000C11B6">
          <w:rPr>
            <w:rStyle w:val="Hyperlink"/>
          </w:rPr>
          <w:t>Function: VNFM.VNF.TriggerResizevResources()</w:t>
        </w:r>
        <w:r w:rsidR="0086215F">
          <w:rPr>
            <w:webHidden/>
          </w:rPr>
          <w:tab/>
        </w:r>
        <w:r w:rsidR="0086215F">
          <w:rPr>
            <w:webHidden/>
          </w:rPr>
          <w:fldChar w:fldCharType="begin"/>
        </w:r>
        <w:r w:rsidR="0086215F">
          <w:rPr>
            <w:webHidden/>
          </w:rPr>
          <w:instrText xml:space="preserve"> PAGEREF _Toc459818109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10" w:history="1">
        <w:r w:rsidR="0086215F" w:rsidRPr="000C11B6">
          <w:rPr>
            <w:rStyle w:val="Hyperlink"/>
          </w:rPr>
          <w:t>42</w:t>
        </w:r>
        <w:r w:rsidR="0086215F">
          <w:rPr>
            <w:rFonts w:asciiTheme="minorHAnsi" w:eastAsiaTheme="minorEastAsia" w:hAnsiTheme="minorHAnsi" w:cstheme="minorBidi"/>
            <w:color w:val="auto"/>
            <w:sz w:val="22"/>
            <w:szCs w:val="22"/>
          </w:rPr>
          <w:tab/>
        </w:r>
        <w:r w:rsidR="0086215F" w:rsidRPr="000C11B6">
          <w:rPr>
            <w:rStyle w:val="Hyperlink"/>
          </w:rPr>
          <w:t>Function: VNFM.Migration.TriggerMigration()</w:t>
        </w:r>
        <w:r w:rsidR="0086215F">
          <w:rPr>
            <w:webHidden/>
          </w:rPr>
          <w:tab/>
        </w:r>
        <w:r w:rsidR="0086215F">
          <w:rPr>
            <w:webHidden/>
          </w:rPr>
          <w:fldChar w:fldCharType="begin"/>
        </w:r>
        <w:r w:rsidR="0086215F">
          <w:rPr>
            <w:webHidden/>
          </w:rPr>
          <w:instrText xml:space="preserve"> PAGEREF _Toc459818110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11" w:history="1">
        <w:r w:rsidR="0086215F" w:rsidRPr="000C11B6">
          <w:rPr>
            <w:rStyle w:val="Hyperlink"/>
          </w:rPr>
          <w:t>43</w:t>
        </w:r>
        <w:r w:rsidR="0086215F">
          <w:rPr>
            <w:rFonts w:asciiTheme="minorHAnsi" w:eastAsiaTheme="minorEastAsia" w:hAnsiTheme="minorHAnsi" w:cstheme="minorBidi"/>
            <w:color w:val="auto"/>
            <w:sz w:val="22"/>
            <w:szCs w:val="22"/>
          </w:rPr>
          <w:tab/>
        </w:r>
        <w:r w:rsidR="0086215F" w:rsidRPr="000C11B6">
          <w:rPr>
            <w:rStyle w:val="Hyperlink"/>
          </w:rPr>
          <w:t>Function: VNFM.Migration.ValidateMigrationSuccess()</w:t>
        </w:r>
        <w:r w:rsidR="0086215F">
          <w:rPr>
            <w:webHidden/>
          </w:rPr>
          <w:tab/>
        </w:r>
        <w:r w:rsidR="0086215F">
          <w:rPr>
            <w:webHidden/>
          </w:rPr>
          <w:fldChar w:fldCharType="begin"/>
        </w:r>
        <w:r w:rsidR="0086215F">
          <w:rPr>
            <w:webHidden/>
          </w:rPr>
          <w:instrText xml:space="preserve"> PAGEREF _Toc459818111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12" w:history="1">
        <w:r w:rsidR="0086215F" w:rsidRPr="000C11B6">
          <w:rPr>
            <w:rStyle w:val="Hyperlink"/>
          </w:rPr>
          <w:t>44</w:t>
        </w:r>
        <w:r w:rsidR="0086215F">
          <w:rPr>
            <w:rFonts w:asciiTheme="minorHAnsi" w:eastAsiaTheme="minorEastAsia" w:hAnsiTheme="minorHAnsi" w:cstheme="minorBidi"/>
            <w:color w:val="auto"/>
            <w:sz w:val="22"/>
            <w:szCs w:val="22"/>
          </w:rPr>
          <w:tab/>
        </w:r>
        <w:r w:rsidR="0086215F" w:rsidRPr="000C11B6">
          <w:rPr>
            <w:rStyle w:val="Hyperlink"/>
          </w:rPr>
          <w:t>Function: VNFM.VNF.RecoveryCMDtoVNF()</w:t>
        </w:r>
        <w:r w:rsidR="0086215F">
          <w:rPr>
            <w:webHidden/>
          </w:rPr>
          <w:tab/>
        </w:r>
        <w:r w:rsidR="0086215F">
          <w:rPr>
            <w:webHidden/>
          </w:rPr>
          <w:fldChar w:fldCharType="begin"/>
        </w:r>
        <w:r w:rsidR="0086215F">
          <w:rPr>
            <w:webHidden/>
          </w:rPr>
          <w:instrText xml:space="preserve"> PAGEREF _Toc459818112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13" w:history="1">
        <w:r w:rsidR="0086215F" w:rsidRPr="000C11B6">
          <w:rPr>
            <w:rStyle w:val="Hyperlink"/>
          </w:rPr>
          <w:t>45</w:t>
        </w:r>
        <w:r w:rsidR="0086215F">
          <w:rPr>
            <w:rFonts w:asciiTheme="minorHAnsi" w:eastAsiaTheme="minorEastAsia" w:hAnsiTheme="minorHAnsi" w:cstheme="minorBidi"/>
            <w:color w:val="auto"/>
            <w:sz w:val="22"/>
            <w:szCs w:val="22"/>
          </w:rPr>
          <w:tab/>
        </w:r>
        <w:r w:rsidR="0086215F" w:rsidRPr="000C11B6">
          <w:rPr>
            <w:rStyle w:val="Hyperlink"/>
          </w:rPr>
          <w:t>Function: VNFM.RecoveryCMDtoVNFM()</w:t>
        </w:r>
        <w:r w:rsidR="0086215F">
          <w:rPr>
            <w:webHidden/>
          </w:rPr>
          <w:tab/>
        </w:r>
        <w:r w:rsidR="0086215F">
          <w:rPr>
            <w:webHidden/>
          </w:rPr>
          <w:fldChar w:fldCharType="begin"/>
        </w:r>
        <w:r w:rsidR="0086215F">
          <w:rPr>
            <w:webHidden/>
          </w:rPr>
          <w:instrText xml:space="preserve"> PAGEREF _Toc459818113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14" w:history="1">
        <w:r w:rsidR="0086215F" w:rsidRPr="000C11B6">
          <w:rPr>
            <w:rStyle w:val="Hyperlink"/>
          </w:rPr>
          <w:t>46</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VNFM.VNetwork.ValidatevNetworkResourceAllocation()</w:t>
        </w:r>
        <w:r w:rsidR="0086215F">
          <w:rPr>
            <w:webHidden/>
          </w:rPr>
          <w:tab/>
        </w:r>
        <w:r w:rsidR="0086215F">
          <w:rPr>
            <w:webHidden/>
          </w:rPr>
          <w:fldChar w:fldCharType="begin"/>
        </w:r>
        <w:r w:rsidR="0086215F">
          <w:rPr>
            <w:webHidden/>
          </w:rPr>
          <w:instrText xml:space="preserve"> PAGEREF _Toc459818114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15" w:history="1">
        <w:r w:rsidR="0086215F" w:rsidRPr="000C11B6">
          <w:rPr>
            <w:rStyle w:val="Hyperlink"/>
          </w:rPr>
          <w:t>47</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VNFM.VNetwork.ValidatevNetworkResourceRelease()</w:t>
        </w:r>
        <w:r w:rsidR="0086215F">
          <w:rPr>
            <w:webHidden/>
          </w:rPr>
          <w:tab/>
        </w:r>
        <w:r w:rsidR="0086215F">
          <w:rPr>
            <w:webHidden/>
          </w:rPr>
          <w:fldChar w:fldCharType="begin"/>
        </w:r>
        <w:r w:rsidR="0086215F">
          <w:rPr>
            <w:webHidden/>
          </w:rPr>
          <w:instrText xml:space="preserve"> PAGEREF _Toc459818115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16" w:history="1">
        <w:r w:rsidR="0086215F" w:rsidRPr="000C11B6">
          <w:rPr>
            <w:rStyle w:val="Hyperlink"/>
          </w:rPr>
          <w:t>48</w:t>
        </w:r>
        <w:r w:rsidR="0086215F">
          <w:rPr>
            <w:rFonts w:asciiTheme="minorHAnsi" w:eastAsiaTheme="minorEastAsia" w:hAnsiTheme="minorHAnsi" w:cstheme="minorBidi"/>
            <w:color w:val="auto"/>
            <w:sz w:val="22"/>
            <w:szCs w:val="22"/>
          </w:rPr>
          <w:tab/>
        </w:r>
        <w:r w:rsidR="0086215F" w:rsidRPr="000C11B6">
          <w:rPr>
            <w:rStyle w:val="Hyperlink"/>
          </w:rPr>
          <w:t>Function: VNFM.VNetwork.SetBandwidth()</w:t>
        </w:r>
        <w:r w:rsidR="0086215F">
          <w:rPr>
            <w:webHidden/>
          </w:rPr>
          <w:tab/>
        </w:r>
        <w:r w:rsidR="0086215F">
          <w:rPr>
            <w:webHidden/>
          </w:rPr>
          <w:fldChar w:fldCharType="begin"/>
        </w:r>
        <w:r w:rsidR="0086215F">
          <w:rPr>
            <w:webHidden/>
          </w:rPr>
          <w:instrText xml:space="preserve"> PAGEREF _Toc459818116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17" w:history="1">
        <w:r w:rsidR="0086215F" w:rsidRPr="000C11B6">
          <w:rPr>
            <w:rStyle w:val="Hyperlink"/>
          </w:rPr>
          <w:t>49</w:t>
        </w:r>
        <w:r w:rsidR="0086215F">
          <w:rPr>
            <w:rFonts w:asciiTheme="minorHAnsi" w:eastAsiaTheme="minorEastAsia" w:hAnsiTheme="minorHAnsi" w:cstheme="minorBidi"/>
            <w:color w:val="auto"/>
            <w:sz w:val="22"/>
            <w:szCs w:val="22"/>
          </w:rPr>
          <w:tab/>
        </w:r>
        <w:r w:rsidR="0086215F" w:rsidRPr="000C11B6">
          <w:rPr>
            <w:rStyle w:val="Hyperlink"/>
          </w:rPr>
          <w:t>Function: VNFM.VStorage.GetvStorageSize()</w:t>
        </w:r>
        <w:r w:rsidR="0086215F">
          <w:rPr>
            <w:webHidden/>
          </w:rPr>
          <w:tab/>
        </w:r>
        <w:r w:rsidR="0086215F">
          <w:rPr>
            <w:webHidden/>
          </w:rPr>
          <w:fldChar w:fldCharType="begin"/>
        </w:r>
        <w:r w:rsidR="0086215F">
          <w:rPr>
            <w:webHidden/>
          </w:rPr>
          <w:instrText xml:space="preserve"> PAGEREF _Toc459818117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18" w:history="1">
        <w:r w:rsidR="0086215F" w:rsidRPr="000C11B6">
          <w:rPr>
            <w:rStyle w:val="Hyperlink"/>
          </w:rPr>
          <w:t>50</w:t>
        </w:r>
        <w:r w:rsidR="0086215F">
          <w:rPr>
            <w:rFonts w:asciiTheme="minorHAnsi" w:eastAsiaTheme="minorEastAsia" w:hAnsiTheme="minorHAnsi" w:cstheme="minorBidi"/>
            <w:color w:val="auto"/>
            <w:sz w:val="22"/>
            <w:szCs w:val="22"/>
          </w:rPr>
          <w:tab/>
        </w:r>
        <w:r w:rsidR="0086215F" w:rsidRPr="000C11B6">
          <w:rPr>
            <w:rStyle w:val="Hyperlink"/>
          </w:rPr>
          <w:t>Function: VNFM.VStorage.TriggerIncreasevStorage()</w:t>
        </w:r>
        <w:r w:rsidR="0086215F">
          <w:rPr>
            <w:webHidden/>
          </w:rPr>
          <w:tab/>
        </w:r>
        <w:r w:rsidR="0086215F">
          <w:rPr>
            <w:webHidden/>
          </w:rPr>
          <w:fldChar w:fldCharType="begin"/>
        </w:r>
        <w:r w:rsidR="0086215F">
          <w:rPr>
            <w:webHidden/>
          </w:rPr>
          <w:instrText xml:space="preserve"> PAGEREF _Toc459818118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19" w:history="1">
        <w:r w:rsidR="0086215F" w:rsidRPr="000C11B6">
          <w:rPr>
            <w:rStyle w:val="Hyperlink"/>
          </w:rPr>
          <w:t>51</w:t>
        </w:r>
        <w:r w:rsidR="0086215F">
          <w:rPr>
            <w:rFonts w:asciiTheme="minorHAnsi" w:eastAsiaTheme="minorEastAsia" w:hAnsiTheme="minorHAnsi" w:cstheme="minorBidi"/>
            <w:color w:val="auto"/>
            <w:sz w:val="22"/>
            <w:szCs w:val="22"/>
          </w:rPr>
          <w:tab/>
        </w:r>
        <w:r w:rsidR="0086215F" w:rsidRPr="000C11B6">
          <w:rPr>
            <w:rStyle w:val="Hyperlink"/>
          </w:rPr>
          <w:t>Function: VNFM.VStorage.DecreasevStorage()</w:t>
        </w:r>
        <w:r w:rsidR="0086215F">
          <w:rPr>
            <w:webHidden/>
          </w:rPr>
          <w:tab/>
        </w:r>
        <w:r w:rsidR="0086215F">
          <w:rPr>
            <w:webHidden/>
          </w:rPr>
          <w:fldChar w:fldCharType="begin"/>
        </w:r>
        <w:r w:rsidR="0086215F">
          <w:rPr>
            <w:webHidden/>
          </w:rPr>
          <w:instrText xml:space="preserve"> PAGEREF _Toc459818119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20" w:history="1">
        <w:r w:rsidR="0086215F" w:rsidRPr="000C11B6">
          <w:rPr>
            <w:rStyle w:val="Hyperlink"/>
          </w:rPr>
          <w:t>52</w:t>
        </w:r>
        <w:r w:rsidR="0086215F">
          <w:rPr>
            <w:rFonts w:asciiTheme="minorHAnsi" w:eastAsiaTheme="minorEastAsia" w:hAnsiTheme="minorHAnsi" w:cstheme="minorBidi"/>
            <w:color w:val="auto"/>
            <w:sz w:val="22"/>
            <w:szCs w:val="22"/>
          </w:rPr>
          <w:tab/>
        </w:r>
        <w:r w:rsidR="0086215F" w:rsidRPr="000C11B6">
          <w:rPr>
            <w:rStyle w:val="Hyperlink"/>
          </w:rPr>
          <w:t>Function: VNFM.Fault.RegisterForNotification()</w:t>
        </w:r>
        <w:r w:rsidR="0086215F">
          <w:rPr>
            <w:webHidden/>
          </w:rPr>
          <w:tab/>
        </w:r>
        <w:r w:rsidR="0086215F">
          <w:rPr>
            <w:webHidden/>
          </w:rPr>
          <w:fldChar w:fldCharType="begin"/>
        </w:r>
        <w:r w:rsidR="0086215F">
          <w:rPr>
            <w:webHidden/>
          </w:rPr>
          <w:instrText xml:space="preserve"> PAGEREF _Toc459818120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21" w:history="1">
        <w:r w:rsidR="0086215F" w:rsidRPr="000C11B6">
          <w:rPr>
            <w:rStyle w:val="Hyperlink"/>
          </w:rPr>
          <w:t>53</w:t>
        </w:r>
        <w:r w:rsidR="0086215F">
          <w:rPr>
            <w:rFonts w:asciiTheme="minorHAnsi" w:eastAsiaTheme="minorEastAsia" w:hAnsiTheme="minorHAnsi" w:cstheme="minorBidi"/>
            <w:color w:val="auto"/>
            <w:sz w:val="22"/>
            <w:szCs w:val="22"/>
          </w:rPr>
          <w:tab/>
        </w:r>
        <w:r w:rsidR="0086215F" w:rsidRPr="000C11B6">
          <w:rPr>
            <w:rStyle w:val="Hyperlink"/>
          </w:rPr>
          <w:t>Function: VNFM.Fault.DeregisterForNotification()</w:t>
        </w:r>
        <w:r w:rsidR="0086215F">
          <w:rPr>
            <w:webHidden/>
          </w:rPr>
          <w:tab/>
        </w:r>
        <w:r w:rsidR="0086215F">
          <w:rPr>
            <w:webHidden/>
          </w:rPr>
          <w:fldChar w:fldCharType="begin"/>
        </w:r>
        <w:r w:rsidR="0086215F">
          <w:rPr>
            <w:webHidden/>
          </w:rPr>
          <w:instrText xml:space="preserve"> PAGEREF _Toc459818121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22" w:history="1">
        <w:r w:rsidR="0086215F" w:rsidRPr="000C11B6">
          <w:rPr>
            <w:rStyle w:val="Hyperlink"/>
          </w:rPr>
          <w:t>54</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VNFM.Fault.ListFaultNotificationRegistration()</w:t>
        </w:r>
        <w:r w:rsidR="0086215F">
          <w:rPr>
            <w:webHidden/>
          </w:rPr>
          <w:tab/>
        </w:r>
        <w:r w:rsidR="0086215F">
          <w:rPr>
            <w:webHidden/>
          </w:rPr>
          <w:fldChar w:fldCharType="begin"/>
        </w:r>
        <w:r w:rsidR="0086215F">
          <w:rPr>
            <w:webHidden/>
          </w:rPr>
          <w:instrText xml:space="preserve"> PAGEREF _Toc459818122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23" w:history="1">
        <w:r w:rsidR="0086215F" w:rsidRPr="000C11B6">
          <w:rPr>
            <w:rStyle w:val="Hyperlink"/>
          </w:rPr>
          <w:t>55</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VNFM.Fault.ListFaultNotificationInformation()</w:t>
        </w:r>
        <w:r w:rsidR="0086215F">
          <w:rPr>
            <w:webHidden/>
          </w:rPr>
          <w:tab/>
        </w:r>
        <w:r w:rsidR="0086215F">
          <w:rPr>
            <w:webHidden/>
          </w:rPr>
          <w:fldChar w:fldCharType="begin"/>
        </w:r>
        <w:r w:rsidR="0086215F">
          <w:rPr>
            <w:webHidden/>
          </w:rPr>
          <w:instrText xml:space="preserve"> PAGEREF _Toc459818123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24" w:history="1">
        <w:r w:rsidR="0086215F" w:rsidRPr="000C11B6">
          <w:rPr>
            <w:rStyle w:val="Hyperlink"/>
          </w:rPr>
          <w:t>56</w:t>
        </w:r>
        <w:r w:rsidR="0086215F">
          <w:rPr>
            <w:rFonts w:asciiTheme="minorHAnsi" w:eastAsiaTheme="minorEastAsia" w:hAnsiTheme="minorHAnsi" w:cstheme="minorBidi"/>
            <w:color w:val="auto"/>
            <w:sz w:val="22"/>
            <w:szCs w:val="22"/>
          </w:rPr>
          <w:tab/>
        </w:r>
        <w:r w:rsidR="0086215F" w:rsidRPr="000C11B6">
          <w:rPr>
            <w:rStyle w:val="Hyperlink"/>
          </w:rPr>
          <w:t>Function: VNFM.Fault.VNFFaultInjection()</w:t>
        </w:r>
        <w:r w:rsidR="0086215F">
          <w:rPr>
            <w:webHidden/>
          </w:rPr>
          <w:tab/>
        </w:r>
        <w:r w:rsidR="0086215F">
          <w:rPr>
            <w:webHidden/>
          </w:rPr>
          <w:fldChar w:fldCharType="begin"/>
        </w:r>
        <w:r w:rsidR="0086215F">
          <w:rPr>
            <w:webHidden/>
          </w:rPr>
          <w:instrText xml:space="preserve"> PAGEREF _Toc459818124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25" w:history="1">
        <w:r w:rsidR="0086215F" w:rsidRPr="000C11B6">
          <w:rPr>
            <w:rStyle w:val="Hyperlink"/>
          </w:rPr>
          <w:t>57</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VNFM.Performance.ListPerformanceNotificationRegistration()</w:t>
        </w:r>
        <w:r w:rsidR="0086215F">
          <w:rPr>
            <w:webHidden/>
          </w:rPr>
          <w:tab/>
        </w:r>
        <w:r w:rsidR="0086215F">
          <w:rPr>
            <w:webHidden/>
          </w:rPr>
          <w:fldChar w:fldCharType="begin"/>
        </w:r>
        <w:r w:rsidR="0086215F">
          <w:rPr>
            <w:webHidden/>
          </w:rPr>
          <w:instrText xml:space="preserve"> PAGEREF _Toc459818125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26" w:history="1">
        <w:r w:rsidR="0086215F" w:rsidRPr="000C11B6">
          <w:rPr>
            <w:rStyle w:val="Hyperlink"/>
          </w:rPr>
          <w:t>58</w:t>
        </w:r>
        <w:r w:rsidR="0086215F">
          <w:rPr>
            <w:rFonts w:asciiTheme="minorHAnsi" w:eastAsiaTheme="minorEastAsia" w:hAnsiTheme="minorHAnsi" w:cstheme="minorBidi"/>
            <w:color w:val="auto"/>
            <w:sz w:val="22"/>
            <w:szCs w:val="22"/>
          </w:rPr>
          <w:tab/>
        </w:r>
        <w:r w:rsidR="0086215F" w:rsidRPr="000C11B6">
          <w:rPr>
            <w:rStyle w:val="Hyperlink"/>
          </w:rPr>
          <w:t>Function: VNFM.Performance.RegisterPerformanceNotification()</w:t>
        </w:r>
        <w:r w:rsidR="0086215F">
          <w:rPr>
            <w:webHidden/>
          </w:rPr>
          <w:tab/>
        </w:r>
        <w:r w:rsidR="0086215F">
          <w:rPr>
            <w:webHidden/>
          </w:rPr>
          <w:fldChar w:fldCharType="begin"/>
        </w:r>
        <w:r w:rsidR="0086215F">
          <w:rPr>
            <w:webHidden/>
          </w:rPr>
          <w:instrText xml:space="preserve"> PAGEREF _Toc459818126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27" w:history="1">
        <w:r w:rsidR="0086215F" w:rsidRPr="000C11B6">
          <w:rPr>
            <w:rStyle w:val="Hyperlink"/>
          </w:rPr>
          <w:t>59</w:t>
        </w:r>
        <w:r w:rsidR="0086215F">
          <w:rPr>
            <w:rFonts w:asciiTheme="minorHAnsi" w:eastAsiaTheme="minorEastAsia" w:hAnsiTheme="minorHAnsi" w:cstheme="minorBidi"/>
            <w:color w:val="auto"/>
            <w:sz w:val="22"/>
            <w:szCs w:val="22"/>
          </w:rPr>
          <w:tab/>
        </w:r>
        <w:r w:rsidR="0086215F" w:rsidRPr="000C11B6">
          <w:rPr>
            <w:rStyle w:val="Hyperlink"/>
          </w:rPr>
          <w:t>Function: VNFM.Performance.DeregisterPerformanceNotification()</w:t>
        </w:r>
        <w:r w:rsidR="0086215F">
          <w:rPr>
            <w:webHidden/>
          </w:rPr>
          <w:tab/>
        </w:r>
        <w:r w:rsidR="0086215F">
          <w:rPr>
            <w:webHidden/>
          </w:rPr>
          <w:fldChar w:fldCharType="begin"/>
        </w:r>
        <w:r w:rsidR="0086215F">
          <w:rPr>
            <w:webHidden/>
          </w:rPr>
          <w:instrText xml:space="preserve"> PAGEREF _Toc459818127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28" w:history="1">
        <w:r w:rsidR="0086215F" w:rsidRPr="000C11B6">
          <w:rPr>
            <w:rStyle w:val="Hyperlink"/>
          </w:rPr>
          <w:t>60</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VNFM.Performance.ListPerformanceDataInformation()</w:t>
        </w:r>
        <w:r w:rsidR="0086215F">
          <w:rPr>
            <w:webHidden/>
          </w:rPr>
          <w:tab/>
        </w:r>
        <w:r w:rsidR="0086215F">
          <w:rPr>
            <w:webHidden/>
          </w:rPr>
          <w:fldChar w:fldCharType="begin"/>
        </w:r>
        <w:r w:rsidR="0086215F">
          <w:rPr>
            <w:webHidden/>
          </w:rPr>
          <w:instrText xml:space="preserve"> PAGEREF _Toc459818128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29" w:history="1">
        <w:r w:rsidR="0086215F" w:rsidRPr="000C11B6">
          <w:rPr>
            <w:rStyle w:val="Hyperlink"/>
          </w:rPr>
          <w:t>61</w:t>
        </w:r>
        <w:r w:rsidR="0086215F">
          <w:rPr>
            <w:rFonts w:asciiTheme="minorHAnsi" w:eastAsiaTheme="minorEastAsia" w:hAnsiTheme="minorHAnsi" w:cstheme="minorBidi"/>
            <w:color w:val="auto"/>
            <w:sz w:val="22"/>
            <w:szCs w:val="22"/>
          </w:rPr>
          <w:tab/>
        </w:r>
        <w:r w:rsidR="0086215F" w:rsidRPr="000C11B6">
          <w:rPr>
            <w:rStyle w:val="Hyperlink"/>
          </w:rPr>
          <w:t>Function: ()</w:t>
        </w:r>
        <w:r w:rsidR="0086215F">
          <w:rPr>
            <w:webHidden/>
          </w:rPr>
          <w:tab/>
        </w:r>
        <w:r w:rsidR="0086215F">
          <w:rPr>
            <w:webHidden/>
          </w:rPr>
          <w:fldChar w:fldCharType="begin"/>
        </w:r>
        <w:r w:rsidR="0086215F">
          <w:rPr>
            <w:webHidden/>
          </w:rPr>
          <w:instrText xml:space="preserve"> PAGEREF _Toc459818129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30" w:history="1">
        <w:r w:rsidR="0086215F" w:rsidRPr="000C11B6">
          <w:rPr>
            <w:rStyle w:val="Hyperlink"/>
          </w:rPr>
          <w:t>62</w:t>
        </w:r>
        <w:r w:rsidR="0086215F">
          <w:rPr>
            <w:rFonts w:asciiTheme="minorHAnsi" w:eastAsiaTheme="minorEastAsia" w:hAnsiTheme="minorHAnsi" w:cstheme="minorBidi"/>
            <w:color w:val="auto"/>
            <w:sz w:val="22"/>
            <w:szCs w:val="22"/>
          </w:rPr>
          <w:tab/>
        </w:r>
        <w:r w:rsidR="0086215F" w:rsidRPr="000C11B6">
          <w:rPr>
            <w:rStyle w:val="Hyperlink"/>
          </w:rPr>
          <w:t>Function: VIM.swImage.ListSwImage()</w:t>
        </w:r>
        <w:r w:rsidR="0086215F">
          <w:rPr>
            <w:webHidden/>
          </w:rPr>
          <w:tab/>
        </w:r>
        <w:r w:rsidR="0086215F">
          <w:rPr>
            <w:webHidden/>
          </w:rPr>
          <w:fldChar w:fldCharType="begin"/>
        </w:r>
        <w:r w:rsidR="0086215F">
          <w:rPr>
            <w:webHidden/>
          </w:rPr>
          <w:instrText xml:space="preserve"> PAGEREF _Toc459818130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31" w:history="1">
        <w:r w:rsidR="0086215F" w:rsidRPr="000C11B6">
          <w:rPr>
            <w:rStyle w:val="Hyperlink"/>
          </w:rPr>
          <w:t>63</w:t>
        </w:r>
        <w:r w:rsidR="0086215F">
          <w:rPr>
            <w:rFonts w:asciiTheme="minorHAnsi" w:eastAsiaTheme="minorEastAsia" w:hAnsiTheme="minorHAnsi" w:cstheme="minorBidi"/>
            <w:color w:val="auto"/>
            <w:sz w:val="22"/>
            <w:szCs w:val="22"/>
          </w:rPr>
          <w:tab/>
        </w:r>
        <w:r w:rsidR="0086215F" w:rsidRPr="000C11B6">
          <w:rPr>
            <w:rStyle w:val="Hyperlink"/>
          </w:rPr>
          <w:t>Function: VIM.swImage.Installation()</w:t>
        </w:r>
        <w:r w:rsidR="0086215F">
          <w:rPr>
            <w:webHidden/>
          </w:rPr>
          <w:tab/>
        </w:r>
        <w:r w:rsidR="0086215F">
          <w:rPr>
            <w:webHidden/>
          </w:rPr>
          <w:fldChar w:fldCharType="begin"/>
        </w:r>
        <w:r w:rsidR="0086215F">
          <w:rPr>
            <w:webHidden/>
          </w:rPr>
          <w:instrText xml:space="preserve"> PAGEREF _Toc459818131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32" w:history="1">
        <w:r w:rsidR="0086215F" w:rsidRPr="000C11B6">
          <w:rPr>
            <w:rStyle w:val="Hyperlink"/>
          </w:rPr>
          <w:t>64</w:t>
        </w:r>
        <w:r w:rsidR="0086215F">
          <w:rPr>
            <w:rFonts w:asciiTheme="minorHAnsi" w:eastAsiaTheme="minorEastAsia" w:hAnsiTheme="minorHAnsi" w:cstheme="minorBidi"/>
            <w:color w:val="auto"/>
            <w:sz w:val="22"/>
            <w:szCs w:val="22"/>
          </w:rPr>
          <w:tab/>
        </w:r>
        <w:r w:rsidR="0086215F" w:rsidRPr="000C11B6">
          <w:rPr>
            <w:rStyle w:val="Hyperlink"/>
          </w:rPr>
          <w:t>Function: VIM.swImage.Deletion()</w:t>
        </w:r>
        <w:r w:rsidR="0086215F">
          <w:rPr>
            <w:webHidden/>
          </w:rPr>
          <w:tab/>
        </w:r>
        <w:r w:rsidR="0086215F">
          <w:rPr>
            <w:webHidden/>
          </w:rPr>
          <w:fldChar w:fldCharType="begin"/>
        </w:r>
        <w:r w:rsidR="0086215F">
          <w:rPr>
            <w:webHidden/>
          </w:rPr>
          <w:instrText xml:space="preserve"> PAGEREF _Toc459818132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33" w:history="1">
        <w:r w:rsidR="0086215F" w:rsidRPr="000C11B6">
          <w:rPr>
            <w:rStyle w:val="Hyperlink"/>
          </w:rPr>
          <w:t>65</w:t>
        </w:r>
        <w:r w:rsidR="0086215F">
          <w:rPr>
            <w:rFonts w:asciiTheme="minorHAnsi" w:eastAsiaTheme="minorEastAsia" w:hAnsiTheme="minorHAnsi" w:cstheme="minorBidi"/>
            <w:color w:val="auto"/>
            <w:sz w:val="22"/>
            <w:szCs w:val="22"/>
          </w:rPr>
          <w:tab/>
        </w:r>
        <w:r w:rsidR="0086215F" w:rsidRPr="000C11B6">
          <w:rPr>
            <w:rStyle w:val="Hyperlink"/>
          </w:rPr>
          <w:t>Function: VIM.AddvResourceCapability()</w:t>
        </w:r>
        <w:r w:rsidR="0086215F">
          <w:rPr>
            <w:webHidden/>
          </w:rPr>
          <w:tab/>
        </w:r>
        <w:r w:rsidR="0086215F">
          <w:rPr>
            <w:webHidden/>
          </w:rPr>
          <w:fldChar w:fldCharType="begin"/>
        </w:r>
        <w:r w:rsidR="0086215F">
          <w:rPr>
            <w:webHidden/>
          </w:rPr>
          <w:instrText xml:space="preserve"> PAGEREF _Toc459818133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34" w:history="1">
        <w:r w:rsidR="0086215F" w:rsidRPr="000C11B6">
          <w:rPr>
            <w:rStyle w:val="Hyperlink"/>
          </w:rPr>
          <w:t>66</w:t>
        </w:r>
        <w:r w:rsidR="0086215F">
          <w:rPr>
            <w:rFonts w:asciiTheme="minorHAnsi" w:eastAsiaTheme="minorEastAsia" w:hAnsiTheme="minorHAnsi" w:cstheme="minorBidi"/>
            <w:color w:val="auto"/>
            <w:sz w:val="22"/>
            <w:szCs w:val="22"/>
          </w:rPr>
          <w:tab/>
        </w:r>
        <w:r w:rsidR="0086215F" w:rsidRPr="000C11B6">
          <w:rPr>
            <w:rStyle w:val="Hyperlink"/>
          </w:rPr>
          <w:t>Function: VIM.RemovevResourceCapability()</w:t>
        </w:r>
        <w:r w:rsidR="0086215F">
          <w:rPr>
            <w:webHidden/>
          </w:rPr>
          <w:tab/>
        </w:r>
        <w:r w:rsidR="0086215F">
          <w:rPr>
            <w:webHidden/>
          </w:rPr>
          <w:fldChar w:fldCharType="begin"/>
        </w:r>
        <w:r w:rsidR="0086215F">
          <w:rPr>
            <w:webHidden/>
          </w:rPr>
          <w:instrText xml:space="preserve"> PAGEREF _Toc459818134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35" w:history="1">
        <w:r w:rsidR="0086215F" w:rsidRPr="000C11B6">
          <w:rPr>
            <w:rStyle w:val="Hyperlink"/>
          </w:rPr>
          <w:t>67</w:t>
        </w:r>
        <w:r w:rsidR="0086215F">
          <w:rPr>
            <w:rFonts w:asciiTheme="minorHAnsi" w:eastAsiaTheme="minorEastAsia" w:hAnsiTheme="minorHAnsi" w:cstheme="minorBidi"/>
            <w:color w:val="auto"/>
            <w:sz w:val="22"/>
            <w:szCs w:val="22"/>
          </w:rPr>
          <w:tab/>
        </w:r>
        <w:r w:rsidR="0086215F" w:rsidRPr="000C11B6">
          <w:rPr>
            <w:rStyle w:val="Hyperlink"/>
          </w:rPr>
          <w:t>Function: VIM.Snapshot.GetComputeImageList()</w:t>
        </w:r>
        <w:r w:rsidR="0086215F">
          <w:rPr>
            <w:webHidden/>
          </w:rPr>
          <w:tab/>
        </w:r>
        <w:r w:rsidR="0086215F">
          <w:rPr>
            <w:webHidden/>
          </w:rPr>
          <w:fldChar w:fldCharType="begin"/>
        </w:r>
        <w:r w:rsidR="0086215F">
          <w:rPr>
            <w:webHidden/>
          </w:rPr>
          <w:instrText xml:space="preserve"> PAGEREF _Toc459818135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36" w:history="1">
        <w:r w:rsidR="0086215F" w:rsidRPr="000C11B6">
          <w:rPr>
            <w:rStyle w:val="Hyperlink"/>
          </w:rPr>
          <w:t>68</w:t>
        </w:r>
        <w:r w:rsidR="0086215F">
          <w:rPr>
            <w:rFonts w:asciiTheme="minorHAnsi" w:eastAsiaTheme="minorEastAsia" w:hAnsiTheme="minorHAnsi" w:cstheme="minorBidi"/>
            <w:color w:val="auto"/>
            <w:sz w:val="22"/>
            <w:szCs w:val="22"/>
          </w:rPr>
          <w:tab/>
        </w:r>
        <w:r w:rsidR="0086215F" w:rsidRPr="000C11B6">
          <w:rPr>
            <w:rStyle w:val="Hyperlink"/>
          </w:rPr>
          <w:t>Function: VIM.Snapshot.DeleteComputeImage()</w:t>
        </w:r>
        <w:r w:rsidR="0086215F">
          <w:rPr>
            <w:webHidden/>
          </w:rPr>
          <w:tab/>
        </w:r>
        <w:r w:rsidR="0086215F">
          <w:rPr>
            <w:webHidden/>
          </w:rPr>
          <w:fldChar w:fldCharType="begin"/>
        </w:r>
        <w:r w:rsidR="0086215F">
          <w:rPr>
            <w:webHidden/>
          </w:rPr>
          <w:instrText xml:space="preserve"> PAGEREF _Toc459818136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37" w:history="1">
        <w:r w:rsidR="0086215F" w:rsidRPr="000C11B6">
          <w:rPr>
            <w:rStyle w:val="Hyperlink"/>
          </w:rPr>
          <w:t>69</w:t>
        </w:r>
        <w:r w:rsidR="0086215F">
          <w:rPr>
            <w:rFonts w:asciiTheme="minorHAnsi" w:eastAsiaTheme="minorEastAsia" w:hAnsiTheme="minorHAnsi" w:cstheme="minorBidi"/>
            <w:color w:val="auto"/>
            <w:sz w:val="22"/>
            <w:szCs w:val="22"/>
          </w:rPr>
          <w:tab/>
        </w:r>
        <w:r w:rsidR="0086215F" w:rsidRPr="000C11B6">
          <w:rPr>
            <w:rStyle w:val="Hyperlink"/>
          </w:rPr>
          <w:t>Function: VIM.Snapshot.GetStorageImageList()</w:t>
        </w:r>
        <w:r w:rsidR="0086215F">
          <w:rPr>
            <w:webHidden/>
          </w:rPr>
          <w:tab/>
        </w:r>
        <w:r w:rsidR="0086215F">
          <w:rPr>
            <w:webHidden/>
          </w:rPr>
          <w:fldChar w:fldCharType="begin"/>
        </w:r>
        <w:r w:rsidR="0086215F">
          <w:rPr>
            <w:webHidden/>
          </w:rPr>
          <w:instrText xml:space="preserve"> PAGEREF _Toc459818137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38" w:history="1">
        <w:r w:rsidR="0086215F" w:rsidRPr="000C11B6">
          <w:rPr>
            <w:rStyle w:val="Hyperlink"/>
          </w:rPr>
          <w:t>70</w:t>
        </w:r>
        <w:r w:rsidR="0086215F">
          <w:rPr>
            <w:rFonts w:asciiTheme="minorHAnsi" w:eastAsiaTheme="minorEastAsia" w:hAnsiTheme="minorHAnsi" w:cstheme="minorBidi"/>
            <w:color w:val="auto"/>
            <w:sz w:val="22"/>
            <w:szCs w:val="22"/>
          </w:rPr>
          <w:tab/>
        </w:r>
        <w:r w:rsidR="0086215F" w:rsidRPr="000C11B6">
          <w:rPr>
            <w:rStyle w:val="Hyperlink"/>
          </w:rPr>
          <w:t>Function: VIM.Snapshot.DeleteStorageImage()</w:t>
        </w:r>
        <w:r w:rsidR="0086215F">
          <w:rPr>
            <w:webHidden/>
          </w:rPr>
          <w:tab/>
        </w:r>
        <w:r w:rsidR="0086215F">
          <w:rPr>
            <w:webHidden/>
          </w:rPr>
          <w:fldChar w:fldCharType="begin"/>
        </w:r>
        <w:r w:rsidR="0086215F">
          <w:rPr>
            <w:webHidden/>
          </w:rPr>
          <w:instrText xml:space="preserve"> PAGEREF _Toc459818138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39" w:history="1">
        <w:r w:rsidR="0086215F" w:rsidRPr="000C11B6">
          <w:rPr>
            <w:rStyle w:val="Hyperlink"/>
          </w:rPr>
          <w:t>71</w:t>
        </w:r>
        <w:r w:rsidR="0086215F">
          <w:rPr>
            <w:rFonts w:asciiTheme="minorHAnsi" w:eastAsiaTheme="minorEastAsia" w:hAnsiTheme="minorHAnsi" w:cstheme="minorBidi"/>
            <w:color w:val="auto"/>
            <w:sz w:val="22"/>
            <w:szCs w:val="22"/>
          </w:rPr>
          <w:tab/>
        </w:r>
        <w:r w:rsidR="0086215F" w:rsidRPr="000C11B6">
          <w:rPr>
            <w:rStyle w:val="Hyperlink"/>
          </w:rPr>
          <w:t>Function: VIM.ReduceNFVIvResource()</w:t>
        </w:r>
        <w:r w:rsidR="0086215F">
          <w:rPr>
            <w:webHidden/>
          </w:rPr>
          <w:tab/>
        </w:r>
        <w:r w:rsidR="0086215F">
          <w:rPr>
            <w:webHidden/>
          </w:rPr>
          <w:fldChar w:fldCharType="begin"/>
        </w:r>
        <w:r w:rsidR="0086215F">
          <w:rPr>
            <w:webHidden/>
          </w:rPr>
          <w:instrText xml:space="preserve"> PAGEREF _Toc459818139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40" w:history="1">
        <w:r w:rsidR="0086215F" w:rsidRPr="000C11B6">
          <w:rPr>
            <w:rStyle w:val="Hyperlink"/>
          </w:rPr>
          <w:t>72</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VIM.Fault.ListFaultNotificationRegistration()</w:t>
        </w:r>
        <w:r w:rsidR="0086215F">
          <w:rPr>
            <w:webHidden/>
          </w:rPr>
          <w:tab/>
        </w:r>
        <w:r w:rsidR="0086215F">
          <w:rPr>
            <w:webHidden/>
          </w:rPr>
          <w:fldChar w:fldCharType="begin"/>
        </w:r>
        <w:r w:rsidR="0086215F">
          <w:rPr>
            <w:webHidden/>
          </w:rPr>
          <w:instrText xml:space="preserve"> PAGEREF _Toc459818140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41" w:history="1">
        <w:r w:rsidR="0086215F" w:rsidRPr="000C11B6">
          <w:rPr>
            <w:rStyle w:val="Hyperlink"/>
          </w:rPr>
          <w:t>73</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VIM.Fault.ListFaultNotificationInformation()</w:t>
        </w:r>
        <w:r w:rsidR="0086215F">
          <w:rPr>
            <w:webHidden/>
          </w:rPr>
          <w:tab/>
        </w:r>
        <w:r w:rsidR="0086215F">
          <w:rPr>
            <w:webHidden/>
          </w:rPr>
          <w:fldChar w:fldCharType="begin"/>
        </w:r>
        <w:r w:rsidR="0086215F">
          <w:rPr>
            <w:webHidden/>
          </w:rPr>
          <w:instrText xml:space="preserve"> PAGEREF _Toc459818141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42" w:history="1">
        <w:r w:rsidR="0086215F" w:rsidRPr="000C11B6">
          <w:rPr>
            <w:rStyle w:val="Hyperlink"/>
          </w:rPr>
          <w:t>74</w:t>
        </w:r>
        <w:r w:rsidR="0086215F">
          <w:rPr>
            <w:rFonts w:asciiTheme="minorHAnsi" w:eastAsiaTheme="minorEastAsia" w:hAnsiTheme="minorHAnsi" w:cstheme="minorBidi"/>
            <w:color w:val="auto"/>
            <w:sz w:val="22"/>
            <w:szCs w:val="22"/>
          </w:rPr>
          <w:tab/>
        </w:r>
        <w:r w:rsidR="0086215F" w:rsidRPr="000C11B6">
          <w:rPr>
            <w:rStyle w:val="Hyperlink"/>
          </w:rPr>
          <w:t>Function: VIM.Fault.VNFFaultInjection()</w:t>
        </w:r>
        <w:r w:rsidR="0086215F">
          <w:rPr>
            <w:webHidden/>
          </w:rPr>
          <w:tab/>
        </w:r>
        <w:r w:rsidR="0086215F">
          <w:rPr>
            <w:webHidden/>
          </w:rPr>
          <w:fldChar w:fldCharType="begin"/>
        </w:r>
        <w:r w:rsidR="0086215F">
          <w:rPr>
            <w:webHidden/>
          </w:rPr>
          <w:instrText xml:space="preserve"> PAGEREF _Toc459818142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43" w:history="1">
        <w:r w:rsidR="0086215F" w:rsidRPr="000C11B6">
          <w:rPr>
            <w:rStyle w:val="Hyperlink"/>
          </w:rPr>
          <w:t>75</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VIM.Performance.ListPerformanceNotificationRegistration()</w:t>
        </w:r>
        <w:r w:rsidR="0086215F">
          <w:rPr>
            <w:webHidden/>
          </w:rPr>
          <w:tab/>
        </w:r>
        <w:r w:rsidR="0086215F">
          <w:rPr>
            <w:webHidden/>
          </w:rPr>
          <w:fldChar w:fldCharType="begin"/>
        </w:r>
        <w:r w:rsidR="0086215F">
          <w:rPr>
            <w:webHidden/>
          </w:rPr>
          <w:instrText xml:space="preserve"> PAGEREF _Toc459818143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44" w:history="1">
        <w:r w:rsidR="0086215F" w:rsidRPr="000C11B6">
          <w:rPr>
            <w:rStyle w:val="Hyperlink"/>
          </w:rPr>
          <w:t>76</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VIM.Performance.ListPerformanceDataInformation()</w:t>
        </w:r>
        <w:r w:rsidR="0086215F">
          <w:rPr>
            <w:webHidden/>
          </w:rPr>
          <w:tab/>
        </w:r>
        <w:r w:rsidR="0086215F">
          <w:rPr>
            <w:webHidden/>
          </w:rPr>
          <w:fldChar w:fldCharType="begin"/>
        </w:r>
        <w:r w:rsidR="0086215F">
          <w:rPr>
            <w:webHidden/>
          </w:rPr>
          <w:instrText xml:space="preserve"> PAGEREF _Toc459818144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45" w:history="1">
        <w:r w:rsidR="0086215F" w:rsidRPr="000C11B6">
          <w:rPr>
            <w:rStyle w:val="Hyperlink"/>
          </w:rPr>
          <w:t>77</w:t>
        </w:r>
        <w:r w:rsidR="0086215F">
          <w:rPr>
            <w:rFonts w:asciiTheme="minorHAnsi" w:eastAsiaTheme="minorEastAsia" w:hAnsiTheme="minorHAnsi" w:cstheme="minorBidi"/>
            <w:color w:val="auto"/>
            <w:sz w:val="22"/>
            <w:szCs w:val="22"/>
          </w:rPr>
          <w:tab/>
        </w:r>
        <w:r w:rsidR="0086215F" w:rsidRPr="000C11B6">
          <w:rPr>
            <w:rStyle w:val="Hyperlink"/>
          </w:rPr>
          <w:t>Function: Traffic.StartTraffic()</w:t>
        </w:r>
        <w:r w:rsidR="0086215F">
          <w:rPr>
            <w:webHidden/>
          </w:rPr>
          <w:tab/>
        </w:r>
        <w:r w:rsidR="0086215F">
          <w:rPr>
            <w:webHidden/>
          </w:rPr>
          <w:fldChar w:fldCharType="begin"/>
        </w:r>
        <w:r w:rsidR="0086215F">
          <w:rPr>
            <w:webHidden/>
          </w:rPr>
          <w:instrText xml:space="preserve"> PAGEREF _Toc459818145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46" w:history="1">
        <w:r w:rsidR="0086215F" w:rsidRPr="000C11B6">
          <w:rPr>
            <w:rStyle w:val="Hyperlink"/>
          </w:rPr>
          <w:t>78</w:t>
        </w:r>
        <w:r w:rsidR="0086215F">
          <w:rPr>
            <w:rFonts w:asciiTheme="minorHAnsi" w:eastAsiaTheme="minorEastAsia" w:hAnsiTheme="minorHAnsi" w:cstheme="minorBidi"/>
            <w:color w:val="auto"/>
            <w:sz w:val="22"/>
            <w:szCs w:val="22"/>
          </w:rPr>
          <w:tab/>
        </w:r>
        <w:r w:rsidR="0086215F" w:rsidRPr="000C11B6">
          <w:rPr>
            <w:rStyle w:val="Hyperlink"/>
          </w:rPr>
          <w:t>Function: Traffic.StopTraffic()</w:t>
        </w:r>
        <w:r w:rsidR="0086215F">
          <w:rPr>
            <w:webHidden/>
          </w:rPr>
          <w:tab/>
        </w:r>
        <w:r w:rsidR="0086215F">
          <w:rPr>
            <w:webHidden/>
          </w:rPr>
          <w:fldChar w:fldCharType="begin"/>
        </w:r>
        <w:r w:rsidR="0086215F">
          <w:rPr>
            <w:webHidden/>
          </w:rPr>
          <w:instrText xml:space="preserve"> PAGEREF _Toc459818146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47" w:history="1">
        <w:r w:rsidR="0086215F" w:rsidRPr="000C11B6">
          <w:rPr>
            <w:rStyle w:val="Hyperlink"/>
          </w:rPr>
          <w:t>79</w:t>
        </w:r>
        <w:r w:rsidR="0086215F">
          <w:rPr>
            <w:rFonts w:asciiTheme="minorHAnsi" w:eastAsiaTheme="minorEastAsia" w:hAnsiTheme="minorHAnsi" w:cstheme="minorBidi"/>
            <w:color w:val="auto"/>
            <w:sz w:val="22"/>
            <w:szCs w:val="22"/>
          </w:rPr>
          <w:tab/>
        </w:r>
        <w:r w:rsidR="0086215F" w:rsidRPr="000C11B6">
          <w:rPr>
            <w:rStyle w:val="Hyperlink"/>
          </w:rPr>
          <w:t>Function: Traffic.ConfigTrafficLoad()</w:t>
        </w:r>
        <w:r w:rsidR="0086215F">
          <w:rPr>
            <w:webHidden/>
          </w:rPr>
          <w:tab/>
        </w:r>
        <w:r w:rsidR="0086215F">
          <w:rPr>
            <w:webHidden/>
          </w:rPr>
          <w:fldChar w:fldCharType="begin"/>
        </w:r>
        <w:r w:rsidR="0086215F">
          <w:rPr>
            <w:webHidden/>
          </w:rPr>
          <w:instrText xml:space="preserve"> PAGEREF _Toc459818147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48" w:history="1">
        <w:r w:rsidR="0086215F" w:rsidRPr="000C11B6">
          <w:rPr>
            <w:rStyle w:val="Hyperlink"/>
          </w:rPr>
          <w:t>80</w:t>
        </w:r>
        <w:r w:rsidR="0086215F">
          <w:rPr>
            <w:rFonts w:asciiTheme="minorHAnsi" w:eastAsiaTheme="minorEastAsia" w:hAnsiTheme="minorHAnsi" w:cstheme="minorBidi"/>
            <w:color w:val="auto"/>
            <w:sz w:val="22"/>
            <w:szCs w:val="22"/>
          </w:rPr>
          <w:tab/>
        </w:r>
        <w:r w:rsidR="0086215F" w:rsidRPr="000C11B6">
          <w:rPr>
            <w:rStyle w:val="Hyperlink"/>
          </w:rPr>
          <w:t>Function: Traffic.DoesTrafficFlow()</w:t>
        </w:r>
        <w:r w:rsidR="0086215F">
          <w:rPr>
            <w:webHidden/>
          </w:rPr>
          <w:tab/>
        </w:r>
        <w:r w:rsidR="0086215F">
          <w:rPr>
            <w:webHidden/>
          </w:rPr>
          <w:fldChar w:fldCharType="begin"/>
        </w:r>
        <w:r w:rsidR="0086215F">
          <w:rPr>
            <w:webHidden/>
          </w:rPr>
          <w:instrText xml:space="preserve"> PAGEREF _Toc459818148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49" w:history="1">
        <w:r w:rsidR="0086215F" w:rsidRPr="000C11B6">
          <w:rPr>
            <w:rStyle w:val="Hyperlink"/>
          </w:rPr>
          <w:t>81</w:t>
        </w:r>
        <w:r w:rsidR="0086215F">
          <w:rPr>
            <w:rFonts w:asciiTheme="minorHAnsi" w:eastAsiaTheme="minorEastAsia" w:hAnsiTheme="minorHAnsi" w:cstheme="minorBidi"/>
            <w:color w:val="auto"/>
            <w:sz w:val="22"/>
            <w:szCs w:val="22"/>
          </w:rPr>
          <w:tab/>
        </w:r>
        <w:r w:rsidR="0086215F" w:rsidRPr="000C11B6">
          <w:rPr>
            <w:rStyle w:val="Hyperlink"/>
          </w:rPr>
          <w:t>Function: Traffic.AnyTrafficLoss()</w:t>
        </w:r>
        <w:r w:rsidR="0086215F">
          <w:rPr>
            <w:webHidden/>
          </w:rPr>
          <w:tab/>
        </w:r>
        <w:r w:rsidR="0086215F">
          <w:rPr>
            <w:webHidden/>
          </w:rPr>
          <w:fldChar w:fldCharType="begin"/>
        </w:r>
        <w:r w:rsidR="0086215F">
          <w:rPr>
            <w:webHidden/>
          </w:rPr>
          <w:instrText xml:space="preserve"> PAGEREF _Toc459818149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50" w:history="1">
        <w:r w:rsidR="0086215F" w:rsidRPr="000C11B6">
          <w:rPr>
            <w:rStyle w:val="Hyperlink"/>
          </w:rPr>
          <w:t>82</w:t>
        </w:r>
        <w:r w:rsidR="0086215F">
          <w:rPr>
            <w:rFonts w:asciiTheme="minorHAnsi" w:eastAsiaTheme="minorEastAsia" w:hAnsiTheme="minorHAnsi" w:cstheme="minorBidi"/>
            <w:color w:val="auto"/>
            <w:sz w:val="22"/>
            <w:szCs w:val="22"/>
          </w:rPr>
          <w:tab/>
        </w:r>
        <w:r w:rsidR="0086215F" w:rsidRPr="000C11B6">
          <w:rPr>
            <w:rStyle w:val="Hyperlink"/>
          </w:rPr>
          <w:t>Function: Traffic.ClearCounters()</w:t>
        </w:r>
        <w:r w:rsidR="0086215F">
          <w:rPr>
            <w:webHidden/>
          </w:rPr>
          <w:tab/>
        </w:r>
        <w:r w:rsidR="0086215F">
          <w:rPr>
            <w:webHidden/>
          </w:rPr>
          <w:fldChar w:fldCharType="begin"/>
        </w:r>
        <w:r w:rsidR="0086215F">
          <w:rPr>
            <w:webHidden/>
          </w:rPr>
          <w:instrText xml:space="preserve"> PAGEREF _Toc459818150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51" w:history="1">
        <w:r w:rsidR="0086215F" w:rsidRPr="000C11B6">
          <w:rPr>
            <w:rStyle w:val="Hyperlink"/>
          </w:rPr>
          <w:t>83</w:t>
        </w:r>
        <w:r w:rsidR="0086215F">
          <w:rPr>
            <w:rFonts w:asciiTheme="minorHAnsi" w:eastAsiaTheme="minorEastAsia" w:hAnsiTheme="minorHAnsi" w:cstheme="minorBidi"/>
            <w:color w:val="auto"/>
            <w:sz w:val="22"/>
            <w:szCs w:val="22"/>
          </w:rPr>
          <w:tab/>
        </w:r>
        <w:r w:rsidR="0086215F" w:rsidRPr="000C11B6">
          <w:rPr>
            <w:rStyle w:val="Hyperlink"/>
          </w:rPr>
          <w:t>Function: Traffic.CalculateActivationTime()</w:t>
        </w:r>
        <w:r w:rsidR="0086215F">
          <w:rPr>
            <w:webHidden/>
          </w:rPr>
          <w:tab/>
        </w:r>
        <w:r w:rsidR="0086215F">
          <w:rPr>
            <w:webHidden/>
          </w:rPr>
          <w:fldChar w:fldCharType="begin"/>
        </w:r>
        <w:r w:rsidR="0086215F">
          <w:rPr>
            <w:webHidden/>
          </w:rPr>
          <w:instrText xml:space="preserve"> PAGEREF _Toc459818151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52" w:history="1">
        <w:r w:rsidR="0086215F" w:rsidRPr="000C11B6">
          <w:rPr>
            <w:rStyle w:val="Hyperlink"/>
          </w:rPr>
          <w:t>84</w:t>
        </w:r>
        <w:r w:rsidR="0086215F">
          <w:rPr>
            <w:rFonts w:asciiTheme="minorHAnsi" w:eastAsiaTheme="minorEastAsia" w:hAnsiTheme="minorHAnsi" w:cstheme="minorBidi"/>
            <w:color w:val="auto"/>
            <w:sz w:val="22"/>
            <w:szCs w:val="22"/>
          </w:rPr>
          <w:tab/>
        </w:r>
        <w:r w:rsidR="0086215F" w:rsidRPr="000C11B6">
          <w:rPr>
            <w:rStyle w:val="Hyperlink"/>
          </w:rPr>
          <w:t>Function: Traffic.CalculateDeactivationTime()</w:t>
        </w:r>
        <w:r w:rsidR="0086215F">
          <w:rPr>
            <w:webHidden/>
          </w:rPr>
          <w:tab/>
        </w:r>
        <w:r w:rsidR="0086215F">
          <w:rPr>
            <w:webHidden/>
          </w:rPr>
          <w:fldChar w:fldCharType="begin"/>
        </w:r>
        <w:r w:rsidR="0086215F">
          <w:rPr>
            <w:webHidden/>
          </w:rPr>
          <w:instrText xml:space="preserve"> PAGEREF _Toc459818152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53" w:history="1">
        <w:r w:rsidR="0086215F" w:rsidRPr="000C11B6">
          <w:rPr>
            <w:rStyle w:val="Hyperlink"/>
          </w:rPr>
          <w:t>85</w:t>
        </w:r>
        <w:r w:rsidR="0086215F">
          <w:rPr>
            <w:rFonts w:asciiTheme="minorHAnsi" w:eastAsiaTheme="minorEastAsia" w:hAnsiTheme="minorHAnsi" w:cstheme="minorBidi"/>
            <w:color w:val="auto"/>
            <w:sz w:val="22"/>
            <w:szCs w:val="22"/>
          </w:rPr>
          <w:tab/>
        </w:r>
        <w:r w:rsidR="0086215F" w:rsidRPr="000C11B6">
          <w:rPr>
            <w:rStyle w:val="Hyperlink"/>
          </w:rPr>
          <w:t>Function: Traffic.CalculateTerminationTime()</w:t>
        </w:r>
        <w:r w:rsidR="0086215F">
          <w:rPr>
            <w:webHidden/>
          </w:rPr>
          <w:tab/>
        </w:r>
        <w:r w:rsidR="0086215F">
          <w:rPr>
            <w:webHidden/>
          </w:rPr>
          <w:fldChar w:fldCharType="begin"/>
        </w:r>
        <w:r w:rsidR="0086215F">
          <w:rPr>
            <w:webHidden/>
          </w:rPr>
          <w:instrText xml:space="preserve"> PAGEREF _Toc459818153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54" w:history="1">
        <w:r w:rsidR="0086215F" w:rsidRPr="000C11B6">
          <w:rPr>
            <w:rStyle w:val="Hyperlink"/>
          </w:rPr>
          <w:t>86</w:t>
        </w:r>
        <w:r w:rsidR="0086215F">
          <w:rPr>
            <w:rFonts w:asciiTheme="minorHAnsi" w:eastAsiaTheme="minorEastAsia" w:hAnsiTheme="minorHAnsi" w:cstheme="minorBidi"/>
            <w:color w:val="auto"/>
            <w:sz w:val="22"/>
            <w:szCs w:val="22"/>
          </w:rPr>
          <w:tab/>
        </w:r>
        <w:r w:rsidR="0086215F" w:rsidRPr="000C11B6">
          <w:rPr>
            <w:rStyle w:val="Hyperlink"/>
          </w:rPr>
          <w:t>Function: Traffic.CalculateServiceDisruptionLength()</w:t>
        </w:r>
        <w:r w:rsidR="0086215F">
          <w:rPr>
            <w:webHidden/>
          </w:rPr>
          <w:tab/>
        </w:r>
        <w:r w:rsidR="0086215F">
          <w:rPr>
            <w:webHidden/>
          </w:rPr>
          <w:fldChar w:fldCharType="begin"/>
        </w:r>
        <w:r w:rsidR="0086215F">
          <w:rPr>
            <w:webHidden/>
          </w:rPr>
          <w:instrText xml:space="preserve"> PAGEREF _Toc459818154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4E07F3">
      <w:pPr>
        <w:pStyle w:val="TOC1"/>
        <w:rPr>
          <w:rFonts w:asciiTheme="minorHAnsi" w:eastAsiaTheme="minorEastAsia" w:hAnsiTheme="minorHAnsi" w:cstheme="minorBidi"/>
          <w:color w:val="auto"/>
          <w:sz w:val="22"/>
          <w:szCs w:val="22"/>
        </w:rPr>
      </w:pPr>
      <w:hyperlink w:anchor="_Toc459818155" w:history="1">
        <w:r w:rsidR="0086215F" w:rsidRPr="000C11B6">
          <w:rPr>
            <w:rStyle w:val="Hyperlink"/>
          </w:rPr>
          <w:t>87</w:t>
        </w:r>
        <w:r w:rsidR="0086215F">
          <w:rPr>
            <w:rFonts w:asciiTheme="minorHAnsi" w:eastAsiaTheme="minorEastAsia" w:hAnsiTheme="minorHAnsi" w:cstheme="minorBidi"/>
            <w:color w:val="auto"/>
            <w:sz w:val="22"/>
            <w:szCs w:val="22"/>
          </w:rPr>
          <w:tab/>
        </w:r>
        <w:r w:rsidR="0086215F" w:rsidRPr="000C11B6">
          <w:rPr>
            <w:rStyle w:val="Hyperlink"/>
          </w:rPr>
          <w:t>Function: Traffic.CalculateResizeServiceDisruption()</w:t>
        </w:r>
        <w:r w:rsidR="0086215F">
          <w:rPr>
            <w:webHidden/>
          </w:rPr>
          <w:tab/>
        </w:r>
        <w:r w:rsidR="0086215F">
          <w:rPr>
            <w:webHidden/>
          </w:rPr>
          <w:fldChar w:fldCharType="begin"/>
        </w:r>
        <w:r w:rsidR="0086215F">
          <w:rPr>
            <w:webHidden/>
          </w:rPr>
          <w:instrText xml:space="preserve"> PAGEREF _Toc459818155 \h </w:instrText>
        </w:r>
        <w:r w:rsidR="0086215F">
          <w:rPr>
            <w:webHidden/>
          </w:rPr>
        </w:r>
        <w:r w:rsidR="0086215F">
          <w:rPr>
            <w:webHidden/>
          </w:rPr>
          <w:fldChar w:fldCharType="separate"/>
        </w:r>
        <w:r w:rsidR="00CA1CEB">
          <w:rPr>
            <w:webHidden/>
          </w:rPr>
          <w:t>111</w:t>
        </w:r>
        <w:r w:rsidR="0086215F">
          <w:rPr>
            <w:webHidden/>
          </w:rPr>
          <w:fldChar w:fldCharType="end"/>
        </w:r>
      </w:hyperlink>
    </w:p>
    <w:p w:rsidR="00BB6597" w:rsidRDefault="00BB6597" w:rsidP="00BB6597">
      <w:r>
        <w:fldChar w:fldCharType="end"/>
      </w:r>
    </w:p>
    <w:p w:rsidR="005A676A" w:rsidRDefault="005A676A" w:rsidP="00AF2A29">
      <w:pPr>
        <w:pStyle w:val="Heading1"/>
      </w:pPr>
      <w:bookmarkStart w:id="1149" w:name="_Toc454184375"/>
      <w:bookmarkStart w:id="1150" w:name="_Toc467159756"/>
      <w:r>
        <w:t>References</w:t>
      </w:r>
      <w:bookmarkEnd w:id="1149"/>
      <w:bookmarkEnd w:id="1150"/>
    </w:p>
    <w:p w:rsidR="005A676A" w:rsidRDefault="005A676A" w:rsidP="005A676A"/>
    <w:p w:rsidR="005A676A" w:rsidRDefault="005A676A" w:rsidP="005A676A">
      <w:pPr>
        <w:pStyle w:val="Caption"/>
      </w:pPr>
      <w:bookmarkStart w:id="1151" w:name="_Ref500913873"/>
      <w:r>
        <w:t xml:space="preserve">Table </w:t>
      </w:r>
      <w:r w:rsidR="00137995">
        <w:fldChar w:fldCharType="begin"/>
      </w:r>
      <w:r w:rsidR="00137995">
        <w:instrText xml:space="preserve"> STYLEREF 1 \s </w:instrText>
      </w:r>
      <w:r w:rsidR="00137995">
        <w:fldChar w:fldCharType="separate"/>
      </w:r>
      <w:r w:rsidR="00CA1CEB">
        <w:rPr>
          <w:noProof/>
        </w:rPr>
        <w:t>15</w:t>
      </w:r>
      <w:r w:rsidR="00137995">
        <w:rPr>
          <w:noProof/>
        </w:rPr>
        <w:fldChar w:fldCharType="end"/>
      </w:r>
      <w:r>
        <w:noBreakHyphen/>
      </w:r>
      <w:r w:rsidR="00137995">
        <w:fldChar w:fldCharType="begin"/>
      </w:r>
      <w:r w:rsidR="00137995">
        <w:instrText xml:space="preserve"> SEQ Table \* ARABIC \s 1 </w:instrText>
      </w:r>
      <w:r w:rsidR="00137995">
        <w:fldChar w:fldCharType="separate"/>
      </w:r>
      <w:r w:rsidR="00CA1CEB">
        <w:rPr>
          <w:noProof/>
        </w:rPr>
        <w:t>1</w:t>
      </w:r>
      <w:r w:rsidR="00137995">
        <w:rPr>
          <w:noProof/>
        </w:rPr>
        <w:fldChar w:fldCharType="end"/>
      </w:r>
      <w:bookmarkEnd w:id="1151"/>
      <w:r>
        <w:t>. Applicable Documents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470"/>
      </w:tblGrid>
      <w:tr w:rsidR="005A676A" w:rsidTr="005A676A">
        <w:trPr>
          <w:tblHeader/>
        </w:trPr>
        <w:tc>
          <w:tcPr>
            <w:tcW w:w="2178" w:type="dxa"/>
          </w:tcPr>
          <w:p w:rsidR="005A676A" w:rsidRDefault="005A676A" w:rsidP="005A676A">
            <w:pPr>
              <w:pStyle w:val="TableHeader"/>
            </w:pPr>
            <w:r>
              <w:t>Reference</w:t>
            </w:r>
          </w:p>
        </w:tc>
        <w:tc>
          <w:tcPr>
            <w:tcW w:w="7470" w:type="dxa"/>
          </w:tcPr>
          <w:p w:rsidR="005A676A" w:rsidRDefault="005A676A" w:rsidP="005A676A">
            <w:pPr>
              <w:pStyle w:val="TableHeader"/>
            </w:pPr>
            <w:r>
              <w:t>Title</w:t>
            </w:r>
          </w:p>
        </w:tc>
      </w:tr>
      <w:tr w:rsidR="005A676A" w:rsidTr="005A676A">
        <w:trPr>
          <w:trHeight w:val="296"/>
        </w:trPr>
        <w:tc>
          <w:tcPr>
            <w:tcW w:w="2178" w:type="dxa"/>
          </w:tcPr>
          <w:p w:rsidR="005A676A" w:rsidRDefault="005A676A" w:rsidP="005A676A">
            <w:pPr>
              <w:pStyle w:val="TableText"/>
              <w:rPr>
                <w:lang w:eastAsia="zh-CN"/>
              </w:rPr>
            </w:pPr>
            <w:r>
              <w:rPr>
                <w:rFonts w:hint="eastAsia"/>
                <w:lang w:eastAsia="zh-CN"/>
              </w:rPr>
              <w:t>None</w:t>
            </w:r>
          </w:p>
        </w:tc>
        <w:tc>
          <w:tcPr>
            <w:tcW w:w="7470" w:type="dxa"/>
          </w:tcPr>
          <w:p w:rsidR="005A676A" w:rsidRDefault="005A676A" w:rsidP="005A676A">
            <w:pPr>
              <w:pStyle w:val="TableText"/>
              <w:rPr>
                <w:b/>
              </w:rPr>
            </w:pPr>
          </w:p>
        </w:tc>
      </w:tr>
      <w:tr w:rsidR="005A676A" w:rsidTr="005A676A">
        <w:tc>
          <w:tcPr>
            <w:tcW w:w="2178" w:type="dxa"/>
          </w:tcPr>
          <w:p w:rsidR="005A676A" w:rsidRDefault="005A676A" w:rsidP="005A676A">
            <w:pPr>
              <w:pStyle w:val="TableText"/>
            </w:pPr>
          </w:p>
        </w:tc>
        <w:tc>
          <w:tcPr>
            <w:tcW w:w="7470" w:type="dxa"/>
          </w:tcPr>
          <w:p w:rsidR="005A676A" w:rsidRDefault="005A676A" w:rsidP="005A676A">
            <w:pPr>
              <w:pStyle w:val="TableText"/>
            </w:pPr>
          </w:p>
        </w:tc>
      </w:tr>
    </w:tbl>
    <w:p w:rsidR="005A676A" w:rsidRDefault="005A676A" w:rsidP="005A676A"/>
    <w:p w:rsidR="00BB6597" w:rsidRDefault="00BB6597" w:rsidP="005A676A"/>
    <w:p w:rsidR="002A4F4F" w:rsidRPr="00F85402" w:rsidRDefault="002A4F4F" w:rsidP="005A676A"/>
    <w:p w:rsidR="005A676A" w:rsidRDefault="005A676A" w:rsidP="001C5F01">
      <w:pPr>
        <w:pStyle w:val="Heading1"/>
      </w:pPr>
      <w:bookmarkStart w:id="1152" w:name="_Toc454184381"/>
      <w:bookmarkStart w:id="1153" w:name="_Toc467159757"/>
      <w:r>
        <w:t>DESIGN CONSIDERATIONS</w:t>
      </w:r>
      <w:bookmarkEnd w:id="1152"/>
      <w:bookmarkEnd w:id="1153"/>
    </w:p>
    <w:p w:rsidR="005A676A" w:rsidRDefault="005A676A" w:rsidP="005A676A">
      <w:pPr>
        <w:rPr>
          <w:lang w:eastAsia="zh-CN"/>
        </w:rPr>
      </w:pPr>
    </w:p>
    <w:p w:rsidR="005A676A" w:rsidRDefault="005A676A" w:rsidP="00C35DDF">
      <w:pPr>
        <w:pStyle w:val="Heading2"/>
      </w:pPr>
      <w:bookmarkStart w:id="1154" w:name="_Toc454184388"/>
      <w:bookmarkStart w:id="1155" w:name="_Toc467159758"/>
      <w:r>
        <w:t>Troubleshooting Aids</w:t>
      </w:r>
      <w:bookmarkEnd w:id="1154"/>
      <w:bookmarkEnd w:id="1155"/>
    </w:p>
    <w:p w:rsidR="00155BD6" w:rsidRDefault="00155BD6" w:rsidP="00155BD6">
      <w:pPr>
        <w:pStyle w:val="BodyText"/>
      </w:pPr>
    </w:p>
    <w:p w:rsidR="00155BD6" w:rsidRDefault="00155BD6">
      <w:pPr>
        <w:rPr>
          <w:color w:val="45525A" w:themeColor="text1"/>
          <w:sz w:val="24"/>
          <w:szCs w:val="24"/>
        </w:rPr>
      </w:pPr>
    </w:p>
    <w:p w:rsidR="0022609E" w:rsidRDefault="0022609E" w:rsidP="00155BD6">
      <w:pPr>
        <w:pStyle w:val="Numberedlist-roman"/>
        <w:numPr>
          <w:ilvl w:val="0"/>
          <w:numId w:val="0"/>
        </w:numPr>
      </w:pPr>
    </w:p>
    <w:p w:rsidR="00302357" w:rsidRPr="00A171EF" w:rsidRDefault="00302357" w:rsidP="0022609E">
      <w:pPr>
        <w:pStyle w:val="Numberedlist-roman"/>
        <w:numPr>
          <w:ilvl w:val="0"/>
          <w:numId w:val="0"/>
        </w:numPr>
        <w:ind w:left="864"/>
        <w:sectPr w:rsidR="00302357" w:rsidRPr="00A171EF" w:rsidSect="00F36772">
          <w:footerReference w:type="default" r:id="rId36"/>
          <w:pgSz w:w="12240" w:h="15840" w:code="1"/>
          <w:pgMar w:top="720" w:right="720" w:bottom="720" w:left="720" w:header="720" w:footer="432" w:gutter="0"/>
          <w:pgNumType w:start="1"/>
          <w:cols w:space="720"/>
          <w:docGrid w:linePitch="360"/>
        </w:sectPr>
      </w:pPr>
    </w:p>
    <w:p w:rsidR="00F24503" w:rsidRDefault="00F24503" w:rsidP="002A4F4F">
      <w:pPr>
        <w:pStyle w:val="Heading1"/>
      </w:pPr>
      <w:bookmarkStart w:id="1156" w:name="_Toc467159759"/>
      <w:r w:rsidRPr="00F24503">
        <w:lastRenderedPageBreak/>
        <w:t>Revision history</w:t>
      </w:r>
      <w:bookmarkEnd w:id="1156"/>
    </w:p>
    <w:p w:rsidR="00F24503" w:rsidRPr="00F24503" w:rsidRDefault="00F24503" w:rsidP="00F24503">
      <w:pPr>
        <w:rPr>
          <w:b/>
        </w:rPr>
      </w:pPr>
    </w:p>
    <w:tbl>
      <w:tblPr>
        <w:tblpPr w:leftFromText="180" w:rightFromText="180" w:vertAnchor="text" w:horzAnchor="margin" w:tblpY="147"/>
        <w:tblW w:w="983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20"/>
        <w:gridCol w:w="1278"/>
        <w:gridCol w:w="1782"/>
        <w:gridCol w:w="6057"/>
      </w:tblGrid>
      <w:tr w:rsidR="00F24503" w:rsidRPr="00F24503" w:rsidTr="005A676A">
        <w:trPr>
          <w:tblHeader/>
        </w:trPr>
        <w:tc>
          <w:tcPr>
            <w:tcW w:w="720" w:type="dxa"/>
          </w:tcPr>
          <w:p w:rsidR="00F24503" w:rsidRPr="00F24503" w:rsidRDefault="00F24503" w:rsidP="005A676A">
            <w:pPr>
              <w:rPr>
                <w:b/>
                <w:color w:val="45525A" w:themeColor="text1"/>
                <w:sz w:val="20"/>
                <w:szCs w:val="24"/>
              </w:rPr>
            </w:pPr>
            <w:r w:rsidRPr="00F24503">
              <w:rPr>
                <w:b/>
                <w:color w:val="45525A" w:themeColor="text1"/>
                <w:sz w:val="20"/>
                <w:szCs w:val="24"/>
              </w:rPr>
              <w:t>Rev</w:t>
            </w:r>
          </w:p>
        </w:tc>
        <w:tc>
          <w:tcPr>
            <w:tcW w:w="1278" w:type="dxa"/>
          </w:tcPr>
          <w:p w:rsidR="00F24503" w:rsidRPr="00F24503" w:rsidRDefault="00F24503" w:rsidP="005A676A">
            <w:pPr>
              <w:rPr>
                <w:b/>
                <w:color w:val="45525A" w:themeColor="text1"/>
                <w:sz w:val="20"/>
                <w:szCs w:val="24"/>
              </w:rPr>
            </w:pPr>
            <w:r w:rsidRPr="00F24503">
              <w:rPr>
                <w:b/>
                <w:color w:val="45525A" w:themeColor="text1"/>
                <w:sz w:val="20"/>
                <w:szCs w:val="24"/>
              </w:rPr>
              <w:t>Date</w:t>
            </w:r>
          </w:p>
        </w:tc>
        <w:tc>
          <w:tcPr>
            <w:tcW w:w="1782" w:type="dxa"/>
          </w:tcPr>
          <w:p w:rsidR="00F24503" w:rsidRPr="00F24503" w:rsidRDefault="00F24503" w:rsidP="005A676A">
            <w:pPr>
              <w:rPr>
                <w:b/>
                <w:color w:val="45525A" w:themeColor="text1"/>
                <w:sz w:val="20"/>
                <w:szCs w:val="24"/>
              </w:rPr>
            </w:pPr>
            <w:r w:rsidRPr="00F24503">
              <w:rPr>
                <w:b/>
                <w:color w:val="45525A" w:themeColor="text1"/>
                <w:sz w:val="20"/>
                <w:szCs w:val="24"/>
              </w:rPr>
              <w:t>Rev by / Req by</w:t>
            </w:r>
          </w:p>
        </w:tc>
        <w:tc>
          <w:tcPr>
            <w:tcW w:w="6057" w:type="dxa"/>
          </w:tcPr>
          <w:p w:rsidR="00F24503" w:rsidRPr="00F24503" w:rsidRDefault="00F24503" w:rsidP="005A676A">
            <w:pPr>
              <w:rPr>
                <w:b/>
                <w:color w:val="45525A" w:themeColor="text1"/>
                <w:sz w:val="20"/>
                <w:szCs w:val="24"/>
              </w:rPr>
            </w:pPr>
            <w:r w:rsidRPr="00F24503">
              <w:rPr>
                <w:b/>
                <w:color w:val="45525A" w:themeColor="text1"/>
                <w:sz w:val="20"/>
                <w:szCs w:val="24"/>
              </w:rPr>
              <w:t>Purpose  for Each Revision</w:t>
            </w:r>
          </w:p>
          <w:p w:rsidR="00F24503" w:rsidRPr="00F24503" w:rsidRDefault="00F24503" w:rsidP="005A676A">
            <w:pPr>
              <w:rPr>
                <w:color w:val="45525A" w:themeColor="text1"/>
                <w:sz w:val="20"/>
                <w:szCs w:val="24"/>
              </w:rPr>
            </w:pPr>
            <w:r w:rsidRPr="00F24503">
              <w:rPr>
                <w:color w:val="45525A" w:themeColor="text1"/>
                <w:sz w:val="20"/>
                <w:szCs w:val="24"/>
              </w:rPr>
              <w:t>E.g. First Draft, Working draft and reason, Released, etc</w:t>
            </w:r>
            <w:proofErr w:type="gramStart"/>
            <w:r w:rsidRPr="00F24503">
              <w:rPr>
                <w:color w:val="45525A" w:themeColor="text1"/>
                <w:sz w:val="20"/>
                <w:szCs w:val="24"/>
              </w:rPr>
              <w:t>..</w:t>
            </w:r>
            <w:proofErr w:type="gramEnd"/>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1</w:t>
            </w:r>
          </w:p>
        </w:tc>
        <w:tc>
          <w:tcPr>
            <w:tcW w:w="1278" w:type="dxa"/>
          </w:tcPr>
          <w:p w:rsidR="00F24503" w:rsidRPr="00F24503" w:rsidRDefault="00E62566" w:rsidP="005A676A">
            <w:pPr>
              <w:rPr>
                <w:color w:val="45525A" w:themeColor="text1"/>
                <w:sz w:val="20"/>
                <w:szCs w:val="24"/>
              </w:rPr>
            </w:pPr>
            <w:r>
              <w:rPr>
                <w:color w:val="45525A" w:themeColor="text1"/>
                <w:sz w:val="20"/>
                <w:szCs w:val="24"/>
              </w:rPr>
              <w:t>06/23</w:t>
            </w:r>
            <w:r w:rsidR="00F24503" w:rsidRPr="00F24503">
              <w:rPr>
                <w:color w:val="45525A" w:themeColor="text1"/>
                <w:sz w:val="20"/>
                <w:szCs w:val="24"/>
              </w:rPr>
              <w:t>/2016</w:t>
            </w:r>
          </w:p>
        </w:tc>
        <w:tc>
          <w:tcPr>
            <w:tcW w:w="1782" w:type="dxa"/>
          </w:tcPr>
          <w:p w:rsidR="00F24503" w:rsidRPr="00F24503" w:rsidRDefault="00F24503" w:rsidP="005A676A">
            <w:pPr>
              <w:rPr>
                <w:color w:val="45525A" w:themeColor="text1"/>
                <w:sz w:val="20"/>
                <w:szCs w:val="24"/>
              </w:rPr>
            </w:pPr>
            <w:r w:rsidRPr="00F24503">
              <w:rPr>
                <w:color w:val="45525A" w:themeColor="text1"/>
                <w:sz w:val="20"/>
                <w:szCs w:val="24"/>
              </w:rPr>
              <w:t>Klaus Seggelke</w:t>
            </w:r>
          </w:p>
        </w:tc>
        <w:tc>
          <w:tcPr>
            <w:tcW w:w="6057" w:type="dxa"/>
          </w:tcPr>
          <w:p w:rsidR="00F24503" w:rsidRPr="00F24503" w:rsidRDefault="00F24503" w:rsidP="005A676A">
            <w:pPr>
              <w:rPr>
                <w:color w:val="45525A" w:themeColor="text1"/>
                <w:sz w:val="20"/>
                <w:szCs w:val="24"/>
              </w:rPr>
            </w:pPr>
            <w:r w:rsidRPr="00F24503">
              <w:rPr>
                <w:color w:val="45525A" w:themeColor="text1"/>
                <w:sz w:val="20"/>
                <w:szCs w:val="24"/>
              </w:rPr>
              <w:t>Initial Draft</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2</w:t>
            </w:r>
          </w:p>
        </w:tc>
        <w:tc>
          <w:tcPr>
            <w:tcW w:w="1278" w:type="dxa"/>
          </w:tcPr>
          <w:p w:rsidR="00F24503" w:rsidRPr="00F24503" w:rsidRDefault="002A4F4F" w:rsidP="002A4F4F">
            <w:pPr>
              <w:rPr>
                <w:color w:val="45525A" w:themeColor="text1"/>
                <w:sz w:val="20"/>
                <w:szCs w:val="24"/>
              </w:rPr>
            </w:pPr>
            <w:r>
              <w:rPr>
                <w:color w:val="45525A" w:themeColor="text1"/>
                <w:sz w:val="20"/>
                <w:szCs w:val="24"/>
              </w:rPr>
              <w:t>08</w:t>
            </w:r>
            <w:r w:rsidR="00F24503" w:rsidRPr="00F24503">
              <w:rPr>
                <w:color w:val="45525A" w:themeColor="text1"/>
                <w:sz w:val="20"/>
                <w:szCs w:val="24"/>
              </w:rPr>
              <w:t>/</w:t>
            </w:r>
            <w:r>
              <w:rPr>
                <w:color w:val="45525A" w:themeColor="text1"/>
                <w:sz w:val="20"/>
                <w:szCs w:val="24"/>
              </w:rPr>
              <w:t>24</w:t>
            </w:r>
            <w:r w:rsidR="00F24503" w:rsidRPr="00F24503">
              <w:rPr>
                <w:color w:val="45525A" w:themeColor="text1"/>
                <w:sz w:val="20"/>
                <w:szCs w:val="24"/>
              </w:rPr>
              <w:t>/</w:t>
            </w:r>
            <w:r>
              <w:rPr>
                <w:color w:val="45525A" w:themeColor="text1"/>
                <w:sz w:val="20"/>
                <w:szCs w:val="24"/>
              </w:rPr>
              <w:t>2016</w:t>
            </w:r>
          </w:p>
        </w:tc>
        <w:tc>
          <w:tcPr>
            <w:tcW w:w="1782" w:type="dxa"/>
          </w:tcPr>
          <w:p w:rsidR="00F24503" w:rsidRPr="00F24503" w:rsidRDefault="002A4F4F" w:rsidP="005A676A">
            <w:pPr>
              <w:rPr>
                <w:color w:val="45525A" w:themeColor="text1"/>
                <w:sz w:val="20"/>
                <w:szCs w:val="24"/>
              </w:rPr>
            </w:pPr>
            <w:r>
              <w:rPr>
                <w:color w:val="45525A" w:themeColor="text1"/>
                <w:sz w:val="20"/>
                <w:szCs w:val="24"/>
              </w:rPr>
              <w:t>Klaus Seggelke</w:t>
            </w:r>
          </w:p>
        </w:tc>
        <w:tc>
          <w:tcPr>
            <w:tcW w:w="6057" w:type="dxa"/>
          </w:tcPr>
          <w:p w:rsidR="00F24503" w:rsidRPr="00F24503" w:rsidRDefault="002A4F4F" w:rsidP="005A676A">
            <w:pPr>
              <w:rPr>
                <w:color w:val="45525A" w:themeColor="text1"/>
                <w:sz w:val="20"/>
                <w:szCs w:val="24"/>
              </w:rPr>
            </w:pPr>
            <w:r>
              <w:rPr>
                <w:color w:val="45525A" w:themeColor="text1"/>
                <w:sz w:val="20"/>
                <w:szCs w:val="24"/>
              </w:rPr>
              <w:t>Working draft 0.1</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3</w:t>
            </w:r>
          </w:p>
        </w:tc>
        <w:tc>
          <w:tcPr>
            <w:tcW w:w="1278" w:type="dxa"/>
          </w:tcPr>
          <w:p w:rsidR="00F24503" w:rsidRPr="00F24503" w:rsidRDefault="00AE3B6B" w:rsidP="00AE3B6B">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AE3B6B" w:rsidP="005A676A">
            <w:pPr>
              <w:rPr>
                <w:color w:val="45525A" w:themeColor="text1"/>
                <w:sz w:val="20"/>
                <w:szCs w:val="24"/>
              </w:rPr>
            </w:pPr>
            <w:r>
              <w:rPr>
                <w:color w:val="45525A" w:themeColor="text1"/>
                <w:sz w:val="20"/>
                <w:szCs w:val="24"/>
              </w:rPr>
              <w:t>Klaus Seggelke</w:t>
            </w:r>
          </w:p>
        </w:tc>
        <w:tc>
          <w:tcPr>
            <w:tcW w:w="6057" w:type="dxa"/>
          </w:tcPr>
          <w:p w:rsidR="00F24503" w:rsidRDefault="00AE3B6B" w:rsidP="005A676A">
            <w:pPr>
              <w:rPr>
                <w:color w:val="45525A" w:themeColor="text1"/>
                <w:sz w:val="20"/>
                <w:szCs w:val="24"/>
              </w:rPr>
            </w:pPr>
            <w:r>
              <w:rPr>
                <w:color w:val="45525A" w:themeColor="text1"/>
                <w:sz w:val="20"/>
                <w:szCs w:val="24"/>
              </w:rPr>
              <w:t xml:space="preserve">New ID </w:t>
            </w:r>
            <w:r w:rsidR="00BD2587">
              <w:rPr>
                <w:color w:val="45525A" w:themeColor="text1"/>
                <w:sz w:val="20"/>
                <w:szCs w:val="24"/>
              </w:rPr>
              <w:t>hierarchy</w:t>
            </w:r>
            <w:r>
              <w:rPr>
                <w:color w:val="45525A" w:themeColor="text1"/>
                <w:sz w:val="20"/>
                <w:szCs w:val="24"/>
              </w:rPr>
              <w:t>: vnfID is the top followed by computeID and storageID</w:t>
            </w:r>
          </w:p>
          <w:p w:rsidR="00CC4690" w:rsidRPr="00F24503" w:rsidRDefault="00CC4690" w:rsidP="005A676A">
            <w:pPr>
              <w:rPr>
                <w:color w:val="45525A" w:themeColor="text1"/>
                <w:sz w:val="20"/>
                <w:szCs w:val="24"/>
              </w:rPr>
            </w:pPr>
            <w:r>
              <w:rPr>
                <w:color w:val="45525A" w:themeColor="text1"/>
                <w:sz w:val="20"/>
                <w:szCs w:val="24"/>
              </w:rPr>
              <w:t>Packaging chapter added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4</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63FFC" w:rsidP="005A676A">
            <w:pPr>
              <w:rPr>
                <w:color w:val="45525A" w:themeColor="text1"/>
                <w:sz w:val="20"/>
                <w:szCs w:val="24"/>
              </w:rPr>
            </w:pPr>
            <w:r>
              <w:rPr>
                <w:color w:val="45525A" w:themeColor="text1"/>
                <w:sz w:val="20"/>
                <w:szCs w:val="24"/>
              </w:rPr>
              <w:t xml:space="preserve">Introduction of </w:t>
            </w:r>
            <w:r>
              <w:rPr>
                <w:sz w:val="20"/>
                <w:szCs w:val="20"/>
              </w:rPr>
              <w:t>v</w:t>
            </w:r>
            <w:r w:rsidRPr="00C6061A">
              <w:rPr>
                <w:color w:val="45525A" w:themeColor="text1"/>
                <w:sz w:val="20"/>
                <w:szCs w:val="24"/>
              </w:rPr>
              <w:t>nfRecord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5</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E6DD1" w:rsidP="005A676A">
            <w:pPr>
              <w:rPr>
                <w:color w:val="45525A" w:themeColor="text1"/>
                <w:sz w:val="20"/>
                <w:szCs w:val="24"/>
              </w:rPr>
            </w:pPr>
            <w:r>
              <w:rPr>
                <w:color w:val="45525A" w:themeColor="text1"/>
                <w:sz w:val="20"/>
                <w:szCs w:val="24"/>
              </w:rPr>
              <w:t xml:space="preserve">VNF Snapshot modification including the adding of </w:t>
            </w:r>
            <w:r>
              <w:rPr>
                <w:lang w:eastAsia="zh-CN"/>
              </w:rPr>
              <w:t xml:space="preserve"> v</w:t>
            </w:r>
            <w:r w:rsidRPr="00C6061A">
              <w:rPr>
                <w:color w:val="45525A" w:themeColor="text1"/>
                <w:sz w:val="20"/>
                <w:szCs w:val="24"/>
              </w:rPr>
              <w:t>nfSnapshotID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6</w:t>
            </w:r>
          </w:p>
        </w:tc>
        <w:tc>
          <w:tcPr>
            <w:tcW w:w="1278" w:type="dxa"/>
          </w:tcPr>
          <w:p w:rsidR="00F24503" w:rsidRPr="00F24503" w:rsidRDefault="00BD2587" w:rsidP="00BD2587">
            <w:pPr>
              <w:rPr>
                <w:color w:val="45525A" w:themeColor="text1"/>
                <w:sz w:val="20"/>
                <w:szCs w:val="24"/>
              </w:rPr>
            </w:pPr>
            <w:r>
              <w:rPr>
                <w:color w:val="45525A" w:themeColor="text1"/>
                <w:sz w:val="20"/>
                <w:szCs w:val="24"/>
              </w:rPr>
              <w:t>10</w:t>
            </w:r>
            <w:r w:rsidR="00F24503" w:rsidRPr="00F24503">
              <w:rPr>
                <w:color w:val="45525A" w:themeColor="text1"/>
                <w:sz w:val="20"/>
                <w:szCs w:val="24"/>
              </w:rPr>
              <w:t>/</w:t>
            </w:r>
            <w:r w:rsidR="00CB6EF3">
              <w:rPr>
                <w:color w:val="45525A" w:themeColor="text1"/>
                <w:sz w:val="20"/>
                <w:szCs w:val="24"/>
              </w:rPr>
              <w:t>25</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Default="00BD2587" w:rsidP="00BD2587">
            <w:pPr>
              <w:rPr>
                <w:color w:val="45525A" w:themeColor="text1"/>
                <w:sz w:val="20"/>
                <w:szCs w:val="24"/>
              </w:rPr>
            </w:pPr>
            <w:r>
              <w:rPr>
                <w:color w:val="45525A" w:themeColor="text1"/>
                <w:sz w:val="20"/>
                <w:szCs w:val="24"/>
              </w:rPr>
              <w:t>Up</w:t>
            </w:r>
            <w:r w:rsidR="00CB6EF3">
              <w:rPr>
                <w:color w:val="45525A" w:themeColor="text1"/>
                <w:sz w:val="20"/>
                <w:szCs w:val="24"/>
              </w:rPr>
              <w:t>dated Pseudo code to reflect the</w:t>
            </w:r>
            <w:r>
              <w:rPr>
                <w:color w:val="45525A" w:themeColor="text1"/>
                <w:sz w:val="20"/>
                <w:szCs w:val="24"/>
              </w:rPr>
              <w:t xml:space="preserve"> </w:t>
            </w:r>
            <w:r w:rsidR="00CB6EF3">
              <w:rPr>
                <w:color w:val="45525A" w:themeColor="text1"/>
                <w:sz w:val="20"/>
                <w:szCs w:val="24"/>
              </w:rPr>
              <w:t>previous</w:t>
            </w:r>
            <w:r>
              <w:rPr>
                <w:color w:val="45525A" w:themeColor="text1"/>
                <w:sz w:val="20"/>
                <w:szCs w:val="24"/>
              </w:rPr>
              <w:t xml:space="preserve"> changes</w:t>
            </w:r>
          </w:p>
          <w:p w:rsidR="00CB6EF3" w:rsidRPr="00F24503" w:rsidRDefault="00CB6EF3" w:rsidP="00BD2587">
            <w:pPr>
              <w:rPr>
                <w:color w:val="45525A" w:themeColor="text1"/>
                <w:sz w:val="20"/>
                <w:szCs w:val="24"/>
              </w:rPr>
            </w:pPr>
            <w:r>
              <w:rPr>
                <w:color w:val="45525A" w:themeColor="text1"/>
                <w:sz w:val="20"/>
                <w:szCs w:val="24"/>
              </w:rPr>
              <w:t xml:space="preserve">Add new snapshot functions with type </w:t>
            </w:r>
            <w:r>
              <w:rPr>
                <w:color w:val="1F497D"/>
                <w:sz w:val="20"/>
                <w:szCs w:val="20"/>
              </w:rPr>
              <w:t xml:space="preserve"> Delete/Get/Instantiate VnfSnapshotImage</w:t>
            </w:r>
          </w:p>
        </w:tc>
      </w:tr>
      <w:tr w:rsidR="00E77B51" w:rsidRPr="00F24503" w:rsidTr="005A676A">
        <w:tc>
          <w:tcPr>
            <w:tcW w:w="720" w:type="dxa"/>
          </w:tcPr>
          <w:p w:rsidR="00E77B51" w:rsidRPr="00F24503" w:rsidRDefault="00E77B51" w:rsidP="005A676A">
            <w:pPr>
              <w:rPr>
                <w:color w:val="45525A" w:themeColor="text1"/>
                <w:sz w:val="20"/>
                <w:szCs w:val="24"/>
              </w:rPr>
            </w:pPr>
            <w:r>
              <w:rPr>
                <w:color w:val="45525A" w:themeColor="text1"/>
                <w:sz w:val="20"/>
                <w:szCs w:val="24"/>
              </w:rPr>
              <w:t>7</w:t>
            </w:r>
          </w:p>
        </w:tc>
        <w:tc>
          <w:tcPr>
            <w:tcW w:w="1278" w:type="dxa"/>
          </w:tcPr>
          <w:p w:rsidR="00E77B51" w:rsidRDefault="008528FE" w:rsidP="00BD2587">
            <w:pPr>
              <w:rPr>
                <w:color w:val="45525A" w:themeColor="text1"/>
                <w:sz w:val="20"/>
                <w:szCs w:val="24"/>
              </w:rPr>
            </w:pPr>
            <w:r>
              <w:rPr>
                <w:color w:val="45525A" w:themeColor="text1"/>
                <w:sz w:val="20"/>
                <w:szCs w:val="24"/>
              </w:rPr>
              <w:t>10/28/2016</w:t>
            </w:r>
          </w:p>
        </w:tc>
        <w:tc>
          <w:tcPr>
            <w:tcW w:w="1782" w:type="dxa"/>
          </w:tcPr>
          <w:p w:rsidR="00E77B51" w:rsidRPr="00F24503" w:rsidRDefault="00E77B51" w:rsidP="005A676A">
            <w:pPr>
              <w:rPr>
                <w:color w:val="45525A" w:themeColor="text1"/>
                <w:sz w:val="20"/>
                <w:szCs w:val="24"/>
              </w:rPr>
            </w:pPr>
          </w:p>
        </w:tc>
        <w:tc>
          <w:tcPr>
            <w:tcW w:w="6057" w:type="dxa"/>
          </w:tcPr>
          <w:p w:rsidR="00E77B51" w:rsidRDefault="008528FE" w:rsidP="00BD2587">
            <w:pPr>
              <w:rPr>
                <w:color w:val="45525A" w:themeColor="text1"/>
                <w:sz w:val="20"/>
                <w:szCs w:val="24"/>
              </w:rPr>
            </w:pPr>
            <w:r w:rsidRPr="00C6061A">
              <w:rPr>
                <w:color w:val="45525A" w:themeColor="text1"/>
                <w:sz w:val="20"/>
                <w:szCs w:val="24"/>
              </w:rPr>
              <w:t>VIM.Fault.VNFFaultInjectionRemoval() and VNFM.Fault.VNFFaultInjectionRemoval() added</w:t>
            </w:r>
          </w:p>
        </w:tc>
      </w:tr>
      <w:tr w:rsidR="00F24503" w:rsidRPr="00F24503" w:rsidTr="005A676A">
        <w:tc>
          <w:tcPr>
            <w:tcW w:w="720" w:type="dxa"/>
          </w:tcPr>
          <w:p w:rsidR="00F24503" w:rsidRPr="00F24503" w:rsidRDefault="009A25AD" w:rsidP="005A676A">
            <w:pPr>
              <w:rPr>
                <w:color w:val="45525A" w:themeColor="text1"/>
                <w:sz w:val="20"/>
                <w:szCs w:val="24"/>
              </w:rPr>
            </w:pPr>
            <w:r>
              <w:rPr>
                <w:color w:val="45525A" w:themeColor="text1"/>
                <w:sz w:val="20"/>
                <w:szCs w:val="24"/>
              </w:rPr>
              <w:t>8</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Default="00040288" w:rsidP="005A676A">
            <w:pPr>
              <w:rPr>
                <w:color w:val="45525A" w:themeColor="text1"/>
                <w:sz w:val="20"/>
                <w:szCs w:val="24"/>
              </w:rPr>
            </w:pPr>
            <w:r>
              <w:rPr>
                <w:color w:val="45525A" w:themeColor="text1"/>
                <w:sz w:val="20"/>
                <w:szCs w:val="24"/>
              </w:rPr>
              <w:t xml:space="preserve">Sequence change for </w:t>
            </w:r>
            <w:r>
              <w:t>“</w:t>
            </w:r>
            <w:r w:rsidRPr="00040288">
              <w:rPr>
                <w:color w:val="45525A" w:themeColor="text1"/>
                <w:sz w:val="20"/>
                <w:szCs w:val="24"/>
              </w:rPr>
              <w:t>VNF Start and Scaling with max traffic load</w:t>
            </w:r>
            <w:r>
              <w:rPr>
                <w:color w:val="45525A" w:themeColor="text1"/>
                <w:sz w:val="20"/>
                <w:szCs w:val="24"/>
              </w:rPr>
              <w:t>” and “</w:t>
            </w:r>
            <w:r w:rsidRPr="00040288">
              <w:rPr>
                <w:color w:val="45525A" w:themeColor="text1"/>
                <w:sz w:val="20"/>
                <w:szCs w:val="24"/>
              </w:rPr>
              <w:t>vCPU resource fault notification subscription and notification</w:t>
            </w:r>
            <w:r>
              <w:rPr>
                <w:color w:val="45525A" w:themeColor="text1"/>
                <w:sz w:val="20"/>
                <w:szCs w:val="24"/>
              </w:rPr>
              <w:t>”</w:t>
            </w:r>
          </w:p>
          <w:p w:rsidR="00040288" w:rsidRPr="00F24503" w:rsidRDefault="00040288" w:rsidP="00C6061A">
            <w:pPr>
              <w:rPr>
                <w:color w:val="45525A" w:themeColor="text1"/>
                <w:sz w:val="20"/>
                <w:szCs w:val="24"/>
              </w:rPr>
            </w:pPr>
            <w:r>
              <w:rPr>
                <w:color w:val="45525A" w:themeColor="text1"/>
                <w:sz w:val="20"/>
                <w:szCs w:val="24"/>
              </w:rPr>
              <w:t>New Test Case added “</w:t>
            </w:r>
            <w:r w:rsidRPr="00040288">
              <w:rPr>
                <w:color w:val="45525A" w:themeColor="text1"/>
                <w:sz w:val="20"/>
                <w:szCs w:val="24"/>
              </w:rPr>
              <w:t>Double vCPU resource fault notification subscription and notification</w:t>
            </w:r>
            <w:r>
              <w:rPr>
                <w:color w:val="45525A" w:themeColor="text1"/>
                <w:sz w:val="20"/>
                <w:szCs w:val="24"/>
              </w:rPr>
              <w:t>”</w:t>
            </w:r>
          </w:p>
        </w:tc>
      </w:tr>
      <w:tr w:rsidR="00F24503" w:rsidRPr="00F24503" w:rsidTr="005A676A">
        <w:tc>
          <w:tcPr>
            <w:tcW w:w="720" w:type="dxa"/>
          </w:tcPr>
          <w:p w:rsidR="00F24503" w:rsidRPr="00F24503" w:rsidRDefault="00C6061A" w:rsidP="00C6061A">
            <w:pPr>
              <w:rPr>
                <w:color w:val="45525A" w:themeColor="text1"/>
                <w:sz w:val="20"/>
                <w:szCs w:val="24"/>
              </w:rPr>
            </w:pPr>
            <w:r>
              <w:rPr>
                <w:color w:val="45525A" w:themeColor="text1"/>
                <w:sz w:val="20"/>
                <w:szCs w:val="24"/>
              </w:rPr>
              <w:t>9</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B</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bl>
    <w:p w:rsidR="00F130A9" w:rsidRDefault="00F130A9">
      <w:pPr>
        <w:rPr>
          <w:rFonts w:ascii="Proxima Nova Rg" w:hAnsi="Proxima Nova Rg"/>
          <w:color w:val="45525A" w:themeColor="text1"/>
          <w:sz w:val="24"/>
          <w:szCs w:val="24"/>
        </w:rPr>
      </w:pPr>
    </w:p>
    <w:sectPr w:rsidR="00F130A9" w:rsidSect="00630008">
      <w:headerReference w:type="even" r:id="rId37"/>
      <w:headerReference w:type="default" r:id="rId38"/>
      <w:footerReference w:type="even" r:id="rId39"/>
      <w:footerReference w:type="default" r:id="rId40"/>
      <w:pgSz w:w="12240" w:h="15840" w:code="1"/>
      <w:pgMar w:top="2304" w:right="1080" w:bottom="4320" w:left="1440" w:header="720" w:footer="37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7F3" w:rsidRDefault="004E07F3" w:rsidP="00555EE5">
      <w:r>
        <w:separator/>
      </w:r>
    </w:p>
    <w:p w:rsidR="004E07F3" w:rsidRDefault="004E07F3" w:rsidP="00555EE5"/>
  </w:endnote>
  <w:endnote w:type="continuationSeparator" w:id="0">
    <w:p w:rsidR="004E07F3" w:rsidRDefault="004E07F3" w:rsidP="00555EE5">
      <w:r>
        <w:continuationSeparator/>
      </w:r>
    </w:p>
    <w:p w:rsidR="004E07F3" w:rsidRDefault="004E07F3" w:rsidP="00555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Proxima Nova Lt">
    <w:altName w:val="Arial"/>
    <w:panose1 w:val="00000000000000000000"/>
    <w:charset w:val="00"/>
    <w:family w:val="modern"/>
    <w:notTrueType/>
    <w:pitch w:val="variable"/>
    <w:sig w:usb0="A00002E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roxima Nova Rg">
    <w:altName w:val="Arial"/>
    <w:panose1 w:val="00000000000000000000"/>
    <w:charset w:val="00"/>
    <w:family w:val="modern"/>
    <w:notTrueType/>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Pr="001D1EDF" w:rsidRDefault="005545F0" w:rsidP="00E80B8E">
    <w:pPr>
      <w:pStyle w:val="Footer"/>
      <w:tabs>
        <w:tab w:val="right" w:pos="11520"/>
      </w:tabs>
      <w:jc w:val="both"/>
      <w:rPr>
        <w:sz w:val="16"/>
      </w:rPr>
    </w:pPr>
    <w:r w:rsidRPr="001D1EDF">
      <w:rPr>
        <w:rStyle w:val="PageNumber"/>
      </w:rPr>
      <w:fldChar w:fldCharType="begin"/>
    </w:r>
    <w:r w:rsidRPr="001D1EDF">
      <w:rPr>
        <w:rStyle w:val="PageNumber"/>
      </w:rPr>
      <w:instrText xml:space="preserve"> PAGE </w:instrText>
    </w:r>
    <w:r w:rsidRPr="001D1EDF">
      <w:rPr>
        <w:rStyle w:val="PageNumber"/>
      </w:rPr>
      <w:fldChar w:fldCharType="separate"/>
    </w:r>
    <w:r>
      <w:rPr>
        <w:rStyle w:val="PageNumber"/>
        <w:noProof/>
      </w:rPr>
      <w:t>2</w:t>
    </w:r>
    <w:r w:rsidRPr="001D1EDF">
      <w:rPr>
        <w:rStyle w:val="PageNumber"/>
      </w:rPr>
      <w:fldChar w:fldCharType="end"/>
    </w:r>
    <w:r w:rsidRPr="001D1EDF">
      <w:rPr>
        <w:rStyle w:val="PageNumber"/>
      </w:rPr>
      <w:t xml:space="preserve">  </w:t>
    </w:r>
    <w:proofErr w:type="gramStart"/>
    <w:r w:rsidRPr="001D1EDF">
      <w:rPr>
        <w:rStyle w:val="PageNumber"/>
      </w:rPr>
      <w:t xml:space="preserve">|  </w:t>
    </w:r>
    <w:r w:rsidRPr="001D1EDF">
      <w:rPr>
        <w:rStyle w:val="PageNumber"/>
        <w:b/>
      </w:rPr>
      <w:t>spirent</w:t>
    </w:r>
    <w:r w:rsidRPr="001D1EDF">
      <w:rPr>
        <w:rStyle w:val="PageNumber"/>
      </w:rPr>
      <w:t>.com</w:t>
    </w:r>
    <w:proofErr w:type="gramEnd"/>
    <w:r w:rsidRPr="001D1EDF">
      <w:rPr>
        <w:rStyle w:val="PageNumber"/>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Pr="00C806A9" w:rsidRDefault="005545F0" w:rsidP="00F50A76">
    <w:pPr>
      <w:pStyle w:val="Footer"/>
      <w:rPr>
        <w:sz w:val="16"/>
      </w:rPr>
    </w:pPr>
    <w:r w:rsidRPr="004412A8">
      <w:rPr>
        <w:rStyle w:val="PageNumber"/>
        <w:b/>
      </w:rPr>
      <w:t>spirent</w:t>
    </w:r>
    <w:r w:rsidRPr="004412A8">
      <w:rPr>
        <w:rStyle w:val="PageNumber"/>
      </w:rPr>
      <w:t>.com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Pr="00C806A9" w:rsidRDefault="005545F0" w:rsidP="00F50A76">
    <w:pPr>
      <w:pStyle w:val="Footer"/>
      <w:rPr>
        <w:sz w:val="16"/>
      </w:rPr>
    </w:pPr>
    <w:proofErr w:type="gramStart"/>
    <w:r w:rsidRPr="004412A8">
      <w:rPr>
        <w:rStyle w:val="PageNumber"/>
        <w:b/>
      </w:rPr>
      <w:t>spirent</w:t>
    </w:r>
    <w:r w:rsidRPr="004412A8">
      <w:rPr>
        <w:rStyle w:val="PageNumber"/>
      </w:rPr>
      <w:t>.com  |</w:t>
    </w:r>
    <w:proofErr w:type="gramEnd"/>
    <w:r w:rsidRPr="004412A8">
      <w:rPr>
        <w:rStyle w:val="PageNumber"/>
      </w:rPr>
      <w:t xml:space="preserve">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5E480F">
      <w:rPr>
        <w:rStyle w:val="PageNumber"/>
        <w:noProof/>
      </w:rPr>
      <w:t>iii</w:t>
    </w:r>
    <w:r w:rsidRPr="004412A8">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Pr="00C806A9" w:rsidRDefault="005545F0" w:rsidP="00672A4B">
    <w:pPr>
      <w:pStyle w:val="Footer"/>
      <w:rPr>
        <w:sz w:val="16"/>
      </w:rPr>
    </w:pPr>
    <w:proofErr w:type="gramStart"/>
    <w:r w:rsidRPr="001451EE">
      <w:rPr>
        <w:rStyle w:val="PageNumber"/>
        <w:b/>
      </w:rPr>
      <w:t>www.spirent.com</w:t>
    </w:r>
    <w:r w:rsidRPr="004412A8">
      <w:rPr>
        <w:rStyle w:val="PageNumber"/>
      </w:rPr>
      <w:t xml:space="preserve">  |</w:t>
    </w:r>
    <w:proofErr w:type="gramEnd"/>
    <w:r w:rsidRPr="004412A8">
      <w:rPr>
        <w:rStyle w:val="PageNumber"/>
      </w:rPr>
      <w:t xml:space="preserve">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5E480F">
      <w:rPr>
        <w:rStyle w:val="PageNumber"/>
        <w:noProof/>
      </w:rPr>
      <w:t>120</w:t>
    </w:r>
    <w:r w:rsidRPr="004412A8">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Default="005545F0" w:rsidP="00F130A9">
    <w:pPr>
      <w:pStyle w:val="Footer"/>
      <w:rPr>
        <w:rFonts w:ascii="Proxima Nova Rg" w:hAnsi="Proxima Nova Rg"/>
      </w:rPr>
    </w:pPr>
    <w:r w:rsidRPr="00B23F44">
      <w:rPr>
        <w:noProof/>
      </w:rPr>
      <mc:AlternateContent>
        <mc:Choice Requires="wps">
          <w:drawing>
            <wp:anchor distT="0" distB="0" distL="114300" distR="114300" simplePos="0" relativeHeight="251662336" behindDoc="0" locked="0" layoutInCell="1" allowOverlap="1" wp14:anchorId="4ED38620" wp14:editId="23CD568A">
              <wp:simplePos x="0" y="0"/>
              <wp:positionH relativeFrom="margin">
                <wp:posOffset>5885180</wp:posOffset>
              </wp:positionH>
              <wp:positionV relativeFrom="margin">
                <wp:posOffset>6042025</wp:posOffset>
              </wp:positionV>
              <wp:extent cx="972820" cy="2553335"/>
              <wp:effectExtent l="0" t="0" r="0" b="0"/>
              <wp:wrapNone/>
              <wp:docPr id="11337" name="Rectangle 11337"/>
              <wp:cNvGraphicFramePr/>
              <a:graphic xmlns:a="http://schemas.openxmlformats.org/drawingml/2006/main">
                <a:graphicData uri="http://schemas.microsoft.com/office/word/2010/wordprocessingShape">
                  <wps:wsp>
                    <wps:cNvSpPr/>
                    <wps:spPr>
                      <a:xfrm>
                        <a:off x="0" y="0"/>
                        <a:ext cx="972820" cy="25533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8E5AB9" w:rsidRDefault="005545F0" w:rsidP="008E5AB9">
                          <w:pPr>
                            <w:jc w:val="right"/>
                            <w:rPr>
                              <w:color w:val="009EDB" w:themeColor="accent2"/>
                              <w:sz w:val="14"/>
                              <w:szCs w:val="18"/>
                            </w:rPr>
                          </w:pPr>
                          <w:r w:rsidRPr="008E5AB9">
                            <w:rPr>
                              <w:sz w:val="14"/>
                            </w:rPr>
                            <w:t>R</w:t>
                          </w:r>
                          <w:r>
                            <w:rPr>
                              <w:sz w:val="14"/>
                            </w:rPr>
                            <w:t xml:space="preserve">ev. </w:t>
                          </w:r>
                          <w:proofErr w:type="gramStart"/>
                          <w:r>
                            <w:rPr>
                              <w:sz w:val="14"/>
                            </w:rPr>
                            <w:t>A</w:t>
                          </w:r>
                          <w:proofErr w:type="gramEnd"/>
                          <w:r>
                            <w:rPr>
                              <w:sz w:val="14"/>
                            </w:rPr>
                            <w:t xml:space="preserve"> 01</w:t>
                          </w:r>
                          <w:r w:rsidRPr="008E5AB9">
                            <w:rPr>
                              <w:sz w:val="14"/>
                            </w:rPr>
                            <w:t>/15</w:t>
                          </w:r>
                        </w:p>
                      </w:txbxContent>
                    </wps:txbx>
                    <wps:bodyPr rot="0" spcFirstLastPara="0" vertOverflow="overflow" horzOverflow="overflow" vert="horz" wrap="square" lIns="0" tIns="0" rIns="384048"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38620" id="Rectangle 11337" o:spid="_x0000_s1047" style="position:absolute;left:0;text-align:left;margin-left:463.4pt;margin-top:475.75pt;width:76.6pt;height:20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" filled="f" stroked="f" strokeweight="2pt">
              <v:textbox inset="0,0,30.24pt,7.2pt">
                <w:txbxContent>
                  <w:p w:rsidR="005545F0" w:rsidRPr="008E5AB9" w:rsidRDefault="005545F0" w:rsidP="008E5AB9">
                    <w:pPr>
                      <w:jc w:val="right"/>
                      <w:rPr>
                        <w:color w:val="009EDB" w:themeColor="accent2"/>
                        <w:sz w:val="14"/>
                        <w:szCs w:val="18"/>
                      </w:rPr>
                    </w:pPr>
                    <w:r w:rsidRPr="008E5AB9">
                      <w:rPr>
                        <w:sz w:val="14"/>
                      </w:rPr>
                      <w:t>R</w:t>
                    </w:r>
                    <w:r>
                      <w:rPr>
                        <w:sz w:val="14"/>
                      </w:rPr>
                      <w:t xml:space="preserve">ev. </w:t>
                    </w:r>
                    <w:proofErr w:type="gramStart"/>
                    <w:r>
                      <w:rPr>
                        <w:sz w:val="14"/>
                      </w:rPr>
                      <w:t>A</w:t>
                    </w:r>
                    <w:proofErr w:type="gramEnd"/>
                    <w:r>
                      <w:rPr>
                        <w:sz w:val="14"/>
                      </w:rPr>
                      <w:t xml:space="preserve"> 01</w:t>
                    </w:r>
                    <w:r w:rsidRPr="008E5AB9">
                      <w:rPr>
                        <w:sz w:val="14"/>
                      </w:rPr>
                      <w:t>/15</w:t>
                    </w:r>
                  </w:p>
                </w:txbxContent>
              </v:textbox>
              <w10:wrap anchorx="margin" anchory="margin"/>
            </v:rect>
          </w:pict>
        </mc:Fallback>
      </mc:AlternateContent>
    </w:r>
  </w:p>
  <w:p w:rsidR="005545F0" w:rsidRDefault="005545F0" w:rsidP="00F130A9">
    <w:pPr>
      <w:pStyle w:val="Footer"/>
      <w:rPr>
        <w:rFonts w:ascii="Proxima Nova Rg" w:hAnsi="Proxima Nova Rg"/>
      </w:rPr>
    </w:pPr>
    <w:r w:rsidRPr="00B23F44">
      <w:rPr>
        <w:noProof/>
      </w:rPr>
      <mc:AlternateContent>
        <mc:Choice Requires="wps">
          <w:drawing>
            <wp:anchor distT="0" distB="0" distL="114300" distR="114300" simplePos="0" relativeHeight="251656192" behindDoc="0" locked="0" layoutInCell="1" allowOverlap="1" wp14:anchorId="177DA89A" wp14:editId="4AB9E5D3">
              <wp:simplePos x="0" y="0"/>
              <wp:positionH relativeFrom="margin">
                <wp:posOffset>-685800</wp:posOffset>
              </wp:positionH>
              <wp:positionV relativeFrom="margin">
                <wp:posOffset>6047740</wp:posOffset>
              </wp:positionV>
              <wp:extent cx="7315200" cy="2547620"/>
              <wp:effectExtent l="0" t="0" r="0" b="5080"/>
              <wp:wrapNone/>
              <wp:docPr id="10" name="Rectangle 10"/>
              <wp:cNvGraphicFramePr/>
              <a:graphic xmlns:a="http://schemas.openxmlformats.org/drawingml/2006/main">
                <a:graphicData uri="http://schemas.microsoft.com/office/word/2010/wordprocessingShape">
                  <wps:wsp>
                    <wps:cNvSpPr/>
                    <wps:spPr>
                      <a:xfrm>
                        <a:off x="0" y="0"/>
                        <a:ext cx="7315200" cy="25476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8E5AB9" w:rsidRDefault="005545F0" w:rsidP="009B570F">
                          <w:pPr>
                            <w:spacing w:after="120"/>
                            <w:rPr>
                              <w:sz w:val="16"/>
                            </w:rPr>
                          </w:pPr>
                          <w:r w:rsidRPr="008E5AB9">
                            <w:rPr>
                              <w:sz w:val="16"/>
                            </w:rPr>
                            <w:t>spirent.com</w:t>
                          </w:r>
                        </w:p>
                        <w:p w:rsidR="005545F0" w:rsidRPr="008E5AB9" w:rsidRDefault="005545F0" w:rsidP="008E5AB9">
                          <w:pPr>
                            <w:rPr>
                              <w:sz w:val="16"/>
                            </w:rPr>
                          </w:pPr>
                        </w:p>
                        <w:p w:rsidR="005545F0" w:rsidRPr="008E5AB9" w:rsidRDefault="005545F0" w:rsidP="009B570F">
                          <w:pPr>
                            <w:spacing w:after="120"/>
                            <w:rPr>
                              <w:sz w:val="16"/>
                            </w:rPr>
                          </w:pPr>
                          <w:r w:rsidRPr="008E5AB9">
                            <w:rPr>
                              <w:sz w:val="16"/>
                            </w:rPr>
                            <w:t xml:space="preserve">AMERICAS 1-800-SPIRENT </w:t>
                          </w:r>
                          <w:r w:rsidRPr="008E5AB9">
                            <w:rPr>
                              <w:sz w:val="16"/>
                            </w:rPr>
                            <w:br/>
                            <w:t>+1-818-676-2683 | sales@spirent.com</w:t>
                          </w:r>
                        </w:p>
                        <w:p w:rsidR="005545F0" w:rsidRPr="008E5AB9" w:rsidRDefault="005545F0" w:rsidP="009B570F">
                          <w:pPr>
                            <w:spacing w:after="120"/>
                            <w:rPr>
                              <w:sz w:val="16"/>
                            </w:rPr>
                          </w:pPr>
                          <w:r w:rsidRPr="008E5AB9">
                            <w:rPr>
                              <w:sz w:val="16"/>
                            </w:rPr>
                            <w:t xml:space="preserve">EUROPE AND THE MIDDLE EAST </w:t>
                          </w:r>
                          <w:r w:rsidRPr="008E5AB9">
                            <w:rPr>
                              <w:sz w:val="16"/>
                            </w:rPr>
                            <w:br/>
                            <w:t>+44 (0) 1293 767979 | emeainfo@spirent.com</w:t>
                          </w:r>
                        </w:p>
                        <w:p w:rsidR="005545F0" w:rsidRPr="008E5AB9" w:rsidRDefault="005545F0" w:rsidP="009B570F">
                          <w:pPr>
                            <w:spacing w:after="120"/>
                            <w:rPr>
                              <w:sz w:val="16"/>
                            </w:rPr>
                          </w:pPr>
                          <w:r w:rsidRPr="008E5AB9">
                            <w:rPr>
                              <w:sz w:val="16"/>
                            </w:rPr>
                            <w:t xml:space="preserve">ASIA AND THE PACIFIC </w:t>
                          </w:r>
                          <w:r w:rsidRPr="008E5AB9">
                            <w:rPr>
                              <w:sz w:val="16"/>
                            </w:rPr>
                            <w:br/>
                            <w:t>+86-10-8518-2539 | salesasia@spirent.com</w:t>
                          </w:r>
                        </w:p>
                        <w:p w:rsidR="005545F0" w:rsidRPr="008E5AB9" w:rsidRDefault="005545F0" w:rsidP="008E5AB9">
                          <w:pPr>
                            <w:rPr>
                              <w:sz w:val="16"/>
                            </w:rPr>
                          </w:pPr>
                        </w:p>
                        <w:p w:rsidR="005545F0" w:rsidRDefault="005545F0"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5545F0" w:rsidRPr="008E5AB9" w:rsidRDefault="005545F0" w:rsidP="008E5AB9">
                          <w:pPr>
                            <w:spacing w:before="60"/>
                            <w:rPr>
                              <w:sz w:val="14"/>
                            </w:rPr>
                          </w:pPr>
                          <w:r w:rsidRPr="008E5AB9">
                            <w:rPr>
                              <w:sz w:val="14"/>
                            </w:rPr>
                            <w:t>All other registered trademarks or trademarks are the property of their respective owners.</w:t>
                          </w:r>
                        </w:p>
                        <w:p w:rsidR="005545F0" w:rsidRPr="008E5AB9" w:rsidRDefault="005545F0"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wps:txbx>
                    <wps:bodyPr rot="0" spcFirstLastPara="0" vertOverflow="overflow" horzOverflow="overflow" vert="horz" wrap="square" lIns="91440" tIns="0" rIns="1188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DA89A" id="Rectangle 10" o:spid="_x0000_s1048" style="position:absolute;left:0;text-align:left;margin-left:-54pt;margin-top:476.2pt;width:8in;height:200.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" fillcolor="#255aa7" stroked="f" strokeweight="2pt">
              <v:textbox inset=",0,93.6pt,7.2pt">
                <w:txbxContent>
                  <w:p w:rsidR="005545F0" w:rsidRPr="008E5AB9" w:rsidRDefault="005545F0" w:rsidP="009B570F">
                    <w:pPr>
                      <w:spacing w:after="120"/>
                      <w:rPr>
                        <w:sz w:val="16"/>
                      </w:rPr>
                    </w:pPr>
                    <w:r w:rsidRPr="008E5AB9">
                      <w:rPr>
                        <w:sz w:val="16"/>
                      </w:rPr>
                      <w:t>spirent.com</w:t>
                    </w:r>
                  </w:p>
                  <w:p w:rsidR="005545F0" w:rsidRPr="008E5AB9" w:rsidRDefault="005545F0" w:rsidP="008E5AB9">
                    <w:pPr>
                      <w:rPr>
                        <w:sz w:val="16"/>
                      </w:rPr>
                    </w:pPr>
                  </w:p>
                  <w:p w:rsidR="005545F0" w:rsidRPr="008E5AB9" w:rsidRDefault="005545F0" w:rsidP="009B570F">
                    <w:pPr>
                      <w:spacing w:after="120"/>
                      <w:rPr>
                        <w:sz w:val="16"/>
                      </w:rPr>
                    </w:pPr>
                    <w:r w:rsidRPr="008E5AB9">
                      <w:rPr>
                        <w:sz w:val="16"/>
                      </w:rPr>
                      <w:t xml:space="preserve">AMERICAS 1-800-SPIRENT </w:t>
                    </w:r>
                    <w:r w:rsidRPr="008E5AB9">
                      <w:rPr>
                        <w:sz w:val="16"/>
                      </w:rPr>
                      <w:br/>
                      <w:t>+1-818-676-2683 | sales@spirent.com</w:t>
                    </w:r>
                  </w:p>
                  <w:p w:rsidR="005545F0" w:rsidRPr="008E5AB9" w:rsidRDefault="005545F0" w:rsidP="009B570F">
                    <w:pPr>
                      <w:spacing w:after="120"/>
                      <w:rPr>
                        <w:sz w:val="16"/>
                      </w:rPr>
                    </w:pPr>
                    <w:r w:rsidRPr="008E5AB9">
                      <w:rPr>
                        <w:sz w:val="16"/>
                      </w:rPr>
                      <w:t xml:space="preserve">EUROPE AND THE MIDDLE EAST </w:t>
                    </w:r>
                    <w:r w:rsidRPr="008E5AB9">
                      <w:rPr>
                        <w:sz w:val="16"/>
                      </w:rPr>
                      <w:br/>
                      <w:t>+44 (0) 1293 767979 | emeainfo@spirent.com</w:t>
                    </w:r>
                  </w:p>
                  <w:p w:rsidR="005545F0" w:rsidRPr="008E5AB9" w:rsidRDefault="005545F0" w:rsidP="009B570F">
                    <w:pPr>
                      <w:spacing w:after="120"/>
                      <w:rPr>
                        <w:sz w:val="16"/>
                      </w:rPr>
                    </w:pPr>
                    <w:r w:rsidRPr="008E5AB9">
                      <w:rPr>
                        <w:sz w:val="16"/>
                      </w:rPr>
                      <w:t xml:space="preserve">ASIA AND THE PACIFIC </w:t>
                    </w:r>
                    <w:r w:rsidRPr="008E5AB9">
                      <w:rPr>
                        <w:sz w:val="16"/>
                      </w:rPr>
                      <w:br/>
                      <w:t>+86-10-8518-2539 | salesasia@spirent.com</w:t>
                    </w:r>
                  </w:p>
                  <w:p w:rsidR="005545F0" w:rsidRPr="008E5AB9" w:rsidRDefault="005545F0" w:rsidP="008E5AB9">
                    <w:pPr>
                      <w:rPr>
                        <w:sz w:val="16"/>
                      </w:rPr>
                    </w:pPr>
                  </w:p>
                  <w:p w:rsidR="005545F0" w:rsidRDefault="005545F0"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5545F0" w:rsidRPr="008E5AB9" w:rsidRDefault="005545F0" w:rsidP="008E5AB9">
                    <w:pPr>
                      <w:spacing w:before="60"/>
                      <w:rPr>
                        <w:sz w:val="14"/>
                      </w:rPr>
                    </w:pPr>
                    <w:r w:rsidRPr="008E5AB9">
                      <w:rPr>
                        <w:sz w:val="14"/>
                      </w:rPr>
                      <w:t>All other registered trademarks or trademarks are the property of their respective owners.</w:t>
                    </w:r>
                  </w:p>
                  <w:p w:rsidR="005545F0" w:rsidRPr="008E5AB9" w:rsidRDefault="005545F0"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v:textbox>
              <w10:wrap anchorx="margin" anchory="margin"/>
            </v:rect>
          </w:pict>
        </mc:Fallback>
      </mc:AlternateContent>
    </w: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Default="005545F0" w:rsidP="00F130A9">
    <w:pPr>
      <w:pStyle w:val="Footer"/>
      <w:rPr>
        <w:rFonts w:ascii="Proxima Nova Rg" w:hAnsi="Proxima Nova Rg"/>
      </w:rPr>
    </w:pPr>
  </w:p>
  <w:p w:rsidR="005545F0" w:rsidRPr="00F130A9" w:rsidRDefault="005545F0" w:rsidP="00F130A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Pr="00C806A9" w:rsidRDefault="005545F0" w:rsidP="00C806A9">
    <w:pPr>
      <w:pStyle w:val="Footer"/>
    </w:pPr>
    <w:r w:rsidRPr="00B23F44">
      <w:rPr>
        <w:noProof/>
      </w:rPr>
      <mc:AlternateContent>
        <mc:Choice Requires="wps">
          <w:drawing>
            <wp:anchor distT="0" distB="0" distL="114300" distR="114300" simplePos="0" relativeHeight="251663360" behindDoc="0" locked="0" layoutInCell="1" allowOverlap="1" wp14:anchorId="58B2AD3D" wp14:editId="59ACD1FA">
              <wp:simplePos x="0" y="0"/>
              <wp:positionH relativeFrom="margin">
                <wp:posOffset>-1024569</wp:posOffset>
              </wp:positionH>
              <wp:positionV relativeFrom="margin">
                <wp:posOffset>5943600</wp:posOffset>
              </wp:positionV>
              <wp:extent cx="8573242" cy="2918797"/>
              <wp:effectExtent l="0" t="0" r="0" b="0"/>
              <wp:wrapNone/>
              <wp:docPr id="7" name="Boiler plate"/>
              <wp:cNvGraphicFramePr/>
              <a:graphic xmlns:a="http://schemas.openxmlformats.org/drawingml/2006/main">
                <a:graphicData uri="http://schemas.microsoft.com/office/word/2010/wordprocessingShape">
                  <wps:wsp>
                    <wps:cNvSpPr/>
                    <wps:spPr>
                      <a:xfrm>
                        <a:off x="0" y="0"/>
                        <a:ext cx="8573242" cy="2918797"/>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C806A9" w:rsidRDefault="005545F0" w:rsidP="00630008">
                          <w:pPr>
                            <w:spacing w:before="225" w:after="120"/>
                            <w:ind w:left="1440"/>
                            <w:rPr>
                              <w:color w:val="FFFFFF" w:themeColor="background1"/>
                              <w:sz w:val="16"/>
                            </w:rPr>
                          </w:pPr>
                          <w:r w:rsidRPr="00C806A9">
                            <w:rPr>
                              <w:color w:val="FFFFFF" w:themeColor="background1"/>
                              <w:sz w:val="16"/>
                            </w:rPr>
                            <w:t>spirent.com</w:t>
                          </w:r>
                        </w:p>
                        <w:p w:rsidR="005545F0" w:rsidRPr="00C806A9" w:rsidRDefault="005545F0"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5545F0" w:rsidRPr="00C806A9" w:rsidRDefault="005545F0"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5545F0" w:rsidRPr="00C806A9" w:rsidRDefault="005545F0"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5545F0" w:rsidRPr="00C806A9" w:rsidRDefault="005545F0"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5545F0" w:rsidRPr="00C806A9" w:rsidRDefault="005545F0"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5545F0" w:rsidRDefault="005545F0"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5545F0" w:rsidRPr="00C806A9" w:rsidRDefault="005545F0" w:rsidP="00630008">
                          <w:pPr>
                            <w:pStyle w:val="BodyText2"/>
                            <w:tabs>
                              <w:tab w:val="clear" w:pos="10080"/>
                              <w:tab w:val="right" w:pos="10800"/>
                            </w:tabs>
                            <w:ind w:left="900" w:right="1550"/>
                            <w:rPr>
                              <w:sz w:val="8"/>
                            </w:rPr>
                          </w:pPr>
                          <w:r>
                            <w:tab/>
                            <w:t>Rev # MM/yy</w:t>
                          </w:r>
                        </w:p>
                      </w:txbxContent>
                    </wps:txbx>
                    <wps:bodyPr rot="0" spcFirstLastPara="0" vertOverflow="overflow" horzOverflow="overflow" vert="horz" wrap="square" lIns="91440" tIns="0" rIns="118872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AD3D" id="Boiler plate" o:spid="_x0000_s1049" style="position:absolute;left:0;text-align:left;margin-left:-80.65pt;margin-top:468pt;width:675.05pt;height:229.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" fillcolor="#255aa7" stroked="f" strokeweight="2pt">
              <v:textbox inset=",0,93.6pt,7.2pt">
                <w:txbxContent>
                  <w:p w:rsidR="005545F0" w:rsidRPr="00C806A9" w:rsidRDefault="005545F0" w:rsidP="00630008">
                    <w:pPr>
                      <w:spacing w:before="225" w:after="120"/>
                      <w:ind w:left="1440"/>
                      <w:rPr>
                        <w:color w:val="FFFFFF" w:themeColor="background1"/>
                        <w:sz w:val="16"/>
                      </w:rPr>
                    </w:pPr>
                    <w:r w:rsidRPr="00C806A9">
                      <w:rPr>
                        <w:color w:val="FFFFFF" w:themeColor="background1"/>
                        <w:sz w:val="16"/>
                      </w:rPr>
                      <w:t>spirent.com</w:t>
                    </w:r>
                  </w:p>
                  <w:p w:rsidR="005545F0" w:rsidRPr="00C806A9" w:rsidRDefault="005545F0"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5545F0" w:rsidRPr="00C806A9" w:rsidRDefault="005545F0"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5545F0" w:rsidRPr="00C806A9" w:rsidRDefault="005545F0"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5545F0" w:rsidRPr="00C806A9" w:rsidRDefault="005545F0"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5545F0" w:rsidRPr="00C806A9" w:rsidRDefault="005545F0"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5545F0" w:rsidRDefault="005545F0"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5545F0" w:rsidRPr="00C806A9" w:rsidRDefault="005545F0" w:rsidP="00630008">
                    <w:pPr>
                      <w:pStyle w:val="BodyText2"/>
                      <w:tabs>
                        <w:tab w:val="clear" w:pos="10080"/>
                        <w:tab w:val="right" w:pos="10800"/>
                      </w:tabs>
                      <w:ind w:left="900" w:right="1550"/>
                      <w:rPr>
                        <w:sz w:val="8"/>
                      </w:rPr>
                    </w:pPr>
                    <w:r>
                      <w:tab/>
                      <w:t>Rev # MM/yy</w:t>
                    </w:r>
                  </w:p>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7F3" w:rsidRDefault="004E07F3" w:rsidP="00555EE5">
      <w:r>
        <w:separator/>
      </w:r>
    </w:p>
    <w:p w:rsidR="004E07F3" w:rsidRDefault="004E07F3" w:rsidP="00555EE5"/>
  </w:footnote>
  <w:footnote w:type="continuationSeparator" w:id="0">
    <w:p w:rsidR="004E07F3" w:rsidRDefault="004E07F3" w:rsidP="00555EE5">
      <w:r>
        <w:continuationSeparator/>
      </w:r>
    </w:p>
    <w:p w:rsidR="004E07F3" w:rsidRDefault="004E07F3" w:rsidP="00555E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Pr="00B808CC" w:rsidRDefault="005545F0" w:rsidP="00050569">
    <w:pPr>
      <w:pStyle w:val="Header"/>
      <w:ind w:left="720"/>
    </w:pPr>
    <w:r>
      <w:rPr>
        <w:noProof/>
      </w:rPr>
      <mc:AlternateContent>
        <mc:Choice Requires="wpg">
          <w:drawing>
            <wp:anchor distT="0" distB="0" distL="114300" distR="114300" simplePos="0" relativeHeight="251652096" behindDoc="0" locked="0" layoutInCell="1" allowOverlap="1" wp14:anchorId="3625F178" wp14:editId="68AD6A99">
              <wp:simplePos x="0" y="0"/>
              <wp:positionH relativeFrom="column">
                <wp:posOffset>-228600</wp:posOffset>
              </wp:positionH>
              <wp:positionV relativeFrom="paragraph">
                <wp:posOffset>-457200</wp:posOffset>
              </wp:positionV>
              <wp:extent cx="7772400" cy="1162050"/>
              <wp:effectExtent l="0" t="0" r="0" b="0"/>
              <wp:wrapNone/>
              <wp:docPr id="8"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15"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CD35D5" w:rsidRDefault="005545F0" w:rsidP="00050569">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37"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41"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6D4060" w:rsidRDefault="005545F0" w:rsidP="00050569"/>
                          <w:p w:rsidR="005545F0" w:rsidRPr="006D4060" w:rsidRDefault="005545F0" w:rsidP="00050569"/>
                          <w:p w:rsidR="005545F0" w:rsidRPr="006D4060" w:rsidRDefault="005545F0" w:rsidP="00050569"/>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625F178" id="Odd Page Header" o:spid="_x0000_s1026" style="position:absolute;left:0;text-align:left;margin-left:-18pt;margin-top:-36pt;width:612pt;height:91.5pt;z-index:251652096"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">
              <v:rect id="Blank Text Box for positioning" o:spid="_x0000_s1027" style="position:absolute;width:77724;height:1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oH8AA&#10;AADbAAAADwAAAGRycy9kb3ducmV2LnhtbERPS4vCMBC+C/sfwizsTVMXlaUaRYRlPXjxsYK3oRnb&#10;YjMpnajVX28Ewdt8fM+ZzFpXqQs1Uno20O8loIgzb0vODey2v90fUBKQLVaeycCNBGbTj84EU+uv&#10;vKbLJuQqhrCkaKAIoU61lqwgh9LzNXHkjr5xGCJscm0bvMZwV+nvJBlphyXHhgJrWhSUnTZnZ+C/&#10;/0fCqPfukMhiIKvB/bxaGvP12c7HoAK14S1+uZc2zh/C85d4gJ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poH8AAAADbAAAADwAAAAAAAAAAAAAAAACYAgAAZHJzL2Rvd25y&#10;ZXYueG1sUEsFBgAAAAAEAAQA9QAAAIUDAAAAAA==&#10;" fillcolor="white [3212]" stroked="f" strokeweight="2pt">
                <v:textbox inset="18pt,18pt,0,7.2pt">
                  <w:txbxContent>
                    <w:p w:rsidR="005545F0" w:rsidRPr="00CD35D5" w:rsidRDefault="005545F0" w:rsidP="00050569">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28" type="#_x0000_t75" style="position:absolute;left:68531;top:2310;width:6834;height: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9ALEAAAA2wAAAA8AAABkcnMvZG93bnJldi54bWxEj09rAjEUxO+C3yE8wYvUrEqtrkYpylKh&#10;F//R82PzulncvGw3Uddv3wiFHoeZ+Q2zXLe2EjdqfOlYwWiYgCDOnS65UHA+ZS8zED4ga6wck4IH&#10;eVivup0lptrd+UC3YyhEhLBPUYEJoU6l9Lkhi37oauLofbvGYoiyKaRu8B7htpLjJJlKiyXHBYM1&#10;bQzll+PVKsjkZTZv3Wv28/m1H8zNZvoRtqhUv9e+L0AEasN/+K+90womb/D8En+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E9ALEAAAA2wAAAA8AAAAAAAAAAAAAAAAA&#10;nwIAAGRycy9kb3ducmV2LnhtbFBLBQYAAAAABAAEAPcAAACQAwAAAAA=&#10;">
                <v:imagedata r:id="rId2" o:title=""/>
                <v:path arrowok="t"/>
              </v:shape>
              <v:rect id="_x0000_s1029"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z28IA&#10;AADbAAAADwAAAGRycy9kb3ducmV2LnhtbESPQYvCMBSE74L/ITzBm6aKrKUaRRSlsHuxevH2aJ5t&#10;sXkpTaz135uFhT0OM/MNs972phYdta6yrGA2jUAQ51ZXXCi4Xo6TGITzyBpry6TgTQ62m+FgjYm2&#10;Lz5Tl/lCBAi7BBWU3jeJlC4vyaCb2oY4eHfbGvRBtoXULb4C3NRyHkVf0mDFYaHEhvYl5Y/saRSk&#10;12JZkWsOz1uXneJUx+n37kep8ajfrUB46v1/+K+dagWLGfx+CT9Ab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zPbwgAAANsAAAAPAAAAAAAAAAAAAAAAAJgCAABkcnMvZG93&#10;bnJldi54bWxQSwUGAAAAAAQABAD1AAAAhwMAAAAA&#10;" fillcolor="#255aa7" stroked="f" strokeweight="2pt">
                <v:textbox inset="18pt,25.2pt,0,0">
                  <w:txbxContent>
                    <w:p w:rsidR="005545F0" w:rsidRPr="006D4060" w:rsidRDefault="005545F0" w:rsidP="00050569"/>
                    <w:p w:rsidR="005545F0" w:rsidRPr="006D4060" w:rsidRDefault="005545F0" w:rsidP="00050569"/>
                    <w:p w:rsidR="005545F0" w:rsidRPr="006D4060" w:rsidRDefault="005545F0" w:rsidP="00050569"/>
                  </w:txbxContent>
                </v:textbox>
              </v:rect>
            </v:group>
          </w:pict>
        </mc:Fallback>
      </mc:AlternateContent>
    </w:r>
  </w:p>
  <w:p w:rsidR="005545F0" w:rsidRDefault="005545F0" w:rsidP="00555EE5">
    <w:pPr>
      <w:pStyle w:val="Header"/>
    </w:pPr>
    <w:r>
      <w:rPr>
        <w:noProof/>
      </w:rPr>
      <mc:AlternateContent>
        <mc:Choice Requires="wpg">
          <w:drawing>
            <wp:anchor distT="0" distB="0" distL="114300" distR="114300" simplePos="0" relativeHeight="251653120" behindDoc="0" locked="0" layoutInCell="1" allowOverlap="1" wp14:anchorId="5FDF6B5D" wp14:editId="1926AB53">
              <wp:simplePos x="0" y="0"/>
              <wp:positionH relativeFrom="column">
                <wp:posOffset>-228600</wp:posOffset>
              </wp:positionH>
              <wp:positionV relativeFrom="paragraph">
                <wp:posOffset>-617855</wp:posOffset>
              </wp:positionV>
              <wp:extent cx="7772400" cy="1160145"/>
              <wp:effectExtent l="0" t="0" r="0" b="0"/>
              <wp:wrapNone/>
              <wp:docPr id="11279" name="Even Page Header"/>
              <wp:cNvGraphicFramePr/>
              <a:graphic xmlns:a="http://schemas.openxmlformats.org/drawingml/2006/main">
                <a:graphicData uri="http://schemas.microsoft.com/office/word/2010/wordprocessingGroup">
                  <wpg:wgp>
                    <wpg:cNvGrpSpPr/>
                    <wpg:grpSpPr>
                      <a:xfrm>
                        <a:off x="0" y="0"/>
                        <a:ext cx="7772400" cy="1160145"/>
                        <a:chOff x="0" y="0"/>
                        <a:chExt cx="7772400" cy="1160780"/>
                      </a:xfrm>
                    </wpg:grpSpPr>
                    <wps:wsp>
                      <wps:cNvPr id="11277"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143C94" w:rsidRDefault="005545F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5545F0" w:rsidRPr="00143C94" w:rsidRDefault="005545F0"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27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7A5F5E" w:rsidRDefault="005545F0" w:rsidP="007A5F5E">
                            <w:pPr>
                              <w:rPr>
                                <w:color w:val="45525A" w:themeColor="text1"/>
                                <w:sz w:val="20"/>
                              </w:rPr>
                            </w:pPr>
                            <w:r w:rsidRPr="007A5F5E">
                              <w:rPr>
                                <w:color w:val="45525A" w:themeColor="text1"/>
                                <w:sz w:val="20"/>
                              </w:rPr>
                              <w:t>Proprietary &amp; Confidential</w:t>
                            </w:r>
                          </w:p>
                          <w:p w:rsidR="005545F0" w:rsidRPr="003A64F4" w:rsidRDefault="005545F0"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g:wgp>
                </a:graphicData>
              </a:graphic>
            </wp:anchor>
          </w:drawing>
        </mc:Choice>
        <mc:Fallback>
          <w:pict>
            <v:group w14:anchorId="5FDF6B5D" id="Even Page Header" o:spid="_x0000_s1030" style="position:absolute;margin-left:-18pt;margin-top:-48.65pt;width:612pt;height:91.35pt;z-index:251653120" coordsize="77724,1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">
              <v:rect id="Title Box" o:spid="_x0000_s1031"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TQdsUA&#10;AADeAAAADwAAAGRycy9kb3ducmV2LnhtbERPzYrCMBC+C75DmAUvomk9WK1GKbKCi4fFnwcYmrEt&#10;20xKktW6T79ZEPY2H9/vrLe9acWdnG8sK0inCQji0uqGKwXXy36yAOEDssbWMil4koftZjhYY67t&#10;g090P4dKxBD2OSqoQ+hyKX1Zk0E/tR1x5G7WGQwRukpqh48Yblo5S5K5NNhwbKixo11N5df52yhI&#10;Ulfcls+ffn4pxscP/ekO1/dMqdFbX6xABOrDv/jlPug4P51lGfy9E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NB2xQAAAN4AAAAPAAAAAAAAAAAAAAAAAJgCAABkcnMv&#10;ZG93bnJldi54bWxQSwUGAAAAAAQABAD1AAAAigMAAAAA&#10;" filled="f" stroked="f" strokeweight="2pt">
                <v:textbox inset="18pt,0,0,7.2pt">
                  <w:txbxContent>
                    <w:p w:rsidR="005545F0" w:rsidRPr="00143C94" w:rsidRDefault="005545F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5545F0" w:rsidRPr="00143C94" w:rsidRDefault="005545F0" w:rsidP="003A64F4">
                      <w:pPr>
                        <w:spacing w:before="60"/>
                        <w:rPr>
                          <w:color w:val="255AA7" w:themeColor="accent1"/>
                          <w:sz w:val="18"/>
                          <w:szCs w:val="18"/>
                        </w:rPr>
                      </w:pPr>
                      <w:r>
                        <w:rPr>
                          <w:color w:val="255AA7" w:themeColor="accent1"/>
                          <w:sz w:val="18"/>
                          <w:szCs w:val="18"/>
                        </w:rPr>
                        <w:t>Subtitle</w:t>
                      </w:r>
                    </w:p>
                  </w:txbxContent>
                </v:textbox>
              </v:rect>
              <v:rect id="Application Note" o:spid="_x0000_s1032"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DNcMA&#10;AADeAAAADwAAAGRycy9kb3ducmV2LnhtbERPS2rDMBDdF3oHMYXsGtkmTlLXciiBQEtWdXKAwZpY&#10;JtbIWGrs9vRVIdDdPN53yt1se3Gj0XeOFaTLBARx43THrYLz6fC8BeEDssbeMSn4Jg+76vGhxEK7&#10;iT/pVodWxBD2BSowIQyFlL4xZNEv3UAcuYsbLYYIx1bqEacYbnuZJclaWuw4NhgcaG+oudZfVkH+&#10;czWXPPs4plZOtM5PL029Ckotnua3VxCB5vAvvrvfdZyfZpsc/t6JN8j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KDNcMAAADeAAAADwAAAAAAAAAAAAAAAACYAgAAZHJzL2Rv&#10;d25yZXYueG1sUEsFBgAAAAAEAAQA9QAAAIgDAAAAAA==&#10;" filled="f" stroked="f" strokeweight="2pt">
                <v:textbox inset="18pt,18pt,0,7.2pt">
                  <w:txbxContent>
                    <w:p w:rsidR="005545F0" w:rsidRPr="007A5F5E" w:rsidRDefault="005545F0" w:rsidP="007A5F5E">
                      <w:pPr>
                        <w:rPr>
                          <w:color w:val="45525A" w:themeColor="text1"/>
                          <w:sz w:val="20"/>
                        </w:rPr>
                      </w:pPr>
                      <w:r w:rsidRPr="007A5F5E">
                        <w:rPr>
                          <w:color w:val="45525A" w:themeColor="text1"/>
                          <w:sz w:val="20"/>
                        </w:rPr>
                        <w:t>Proprietary &amp; Confidential</w:t>
                      </w:r>
                    </w:p>
                    <w:p w:rsidR="005545F0" w:rsidRPr="003A64F4" w:rsidRDefault="005545F0" w:rsidP="003A64F4">
                      <w:pPr>
                        <w:rPr>
                          <w:b/>
                          <w:color w:val="45525A" w:themeColor="text1"/>
                          <w:sz w:val="20"/>
                        </w:rPr>
                      </w:pPr>
                    </w:p>
                  </w:txbxContent>
                </v:textbox>
              </v:rect>
            </v:group>
          </w:pict>
        </mc:Fallback>
      </mc:AlternateContent>
    </w:r>
  </w:p>
  <w:p w:rsidR="005545F0" w:rsidRDefault="005545F0" w:rsidP="00555EE5">
    <w:pPr>
      <w:pStyle w:val="Header"/>
    </w:pPr>
  </w:p>
  <w:p w:rsidR="005545F0" w:rsidRDefault="005545F0" w:rsidP="00555EE5">
    <w:pPr>
      <w:pStyle w:val="Header"/>
    </w:pPr>
  </w:p>
  <w:p w:rsidR="005545F0" w:rsidRDefault="005545F0" w:rsidP="00555EE5">
    <w:pPr>
      <w:pStyle w:val="Header"/>
    </w:pPr>
  </w:p>
  <w:p w:rsidR="005545F0" w:rsidRDefault="005545F0" w:rsidP="00555E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Pr="00A969F4" w:rsidRDefault="005545F0" w:rsidP="00A969F4">
    <w:pPr>
      <w:pStyle w:val="Header"/>
      <w:tabs>
        <w:tab w:val="clear" w:pos="9360"/>
      </w:tabs>
    </w:pPr>
    <w:r w:rsidRPr="00A969F4">
      <w:rPr>
        <w:noProof/>
      </w:rPr>
      <w:drawing>
        <wp:anchor distT="0" distB="0" distL="114300" distR="114300" simplePos="0" relativeHeight="251654144" behindDoc="1" locked="1" layoutInCell="0" allowOverlap="0" wp14:anchorId="7B874F23" wp14:editId="10F3F691">
          <wp:simplePos x="0" y="0"/>
          <wp:positionH relativeFrom="column">
            <wp:posOffset>5339687</wp:posOffset>
          </wp:positionH>
          <wp:positionV relativeFrom="page">
            <wp:posOffset>307075</wp:posOffset>
          </wp:positionV>
          <wp:extent cx="1038225" cy="1038225"/>
          <wp:effectExtent l="0" t="0" r="9525" b="9525"/>
          <wp:wrapNone/>
          <wp:docPr id="1"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t>Product Evolution Process</w:t>
    </w:r>
  </w:p>
  <w:p w:rsidR="005545F0" w:rsidRPr="00A969F4" w:rsidRDefault="005545F0" w:rsidP="00F93F63">
    <w:pPr>
      <w:pStyle w:val="Header"/>
      <w:tabs>
        <w:tab w:val="clear" w:pos="9360"/>
      </w:tabs>
      <w:spacing w:before="2250" w:after="120"/>
      <w:rPr>
        <w:b/>
        <w:color w:val="255AA7"/>
        <w:sz w:val="68"/>
        <w:szCs w:val="68"/>
      </w:rPr>
    </w:pPr>
    <w:r>
      <w:rPr>
        <w:b/>
        <w:color w:val="255AA7"/>
        <w:sz w:val="68"/>
        <w:szCs w:val="68"/>
      </w:rPr>
      <w:t>High Level Design:</w:t>
    </w:r>
  </w:p>
  <w:p w:rsidR="005545F0" w:rsidRDefault="005545F0" w:rsidP="00F93F63">
    <w:pPr>
      <w:pStyle w:val="Header"/>
      <w:rPr>
        <w:color w:val="255AA7"/>
        <w:sz w:val="36"/>
        <w:szCs w:val="36"/>
      </w:rPr>
    </w:pPr>
    <w:r w:rsidRPr="001F5FC7">
      <w:rPr>
        <w:noProof/>
        <w:u w:val="single"/>
      </w:rPr>
      <mc:AlternateContent>
        <mc:Choice Requires="wps">
          <w:drawing>
            <wp:anchor distT="0" distB="0" distL="114300" distR="114300" simplePos="0" relativeHeight="251660288" behindDoc="1" locked="1" layoutInCell="0" allowOverlap="0" wp14:anchorId="7A46CE19" wp14:editId="095D827B">
              <wp:simplePos x="0" y="0"/>
              <wp:positionH relativeFrom="margin">
                <wp:align>center</wp:align>
              </wp:positionH>
              <wp:positionV relativeFrom="margin">
                <wp:posOffset>-436880</wp:posOffset>
              </wp:positionV>
              <wp:extent cx="6400800" cy="45085"/>
              <wp:effectExtent l="0" t="0" r="0" b="0"/>
              <wp:wrapNone/>
              <wp:docPr id="6" name="Blue Rule"/>
              <wp:cNvGraphicFramePr/>
              <a:graphic xmlns:a="http://schemas.openxmlformats.org/drawingml/2006/main">
                <a:graphicData uri="http://schemas.microsoft.com/office/word/2010/wordprocessingShape">
                  <wps:wsp>
                    <wps:cNvSpPr/>
                    <wps:spPr>
                      <a:xfrm>
                        <a:off x="0" y="0"/>
                        <a:ext cx="6400800" cy="4508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6D4060" w:rsidRDefault="005545F0" w:rsidP="009B570F"/>
                        <w:p w:rsidR="005545F0" w:rsidRPr="006D4060" w:rsidRDefault="005545F0" w:rsidP="009B570F"/>
                        <w:p w:rsidR="005545F0" w:rsidRPr="006D4060" w:rsidRDefault="005545F0" w:rsidP="009B570F"/>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6CE19" id="Blue Rule" o:spid="_x0000_s1033" style="position:absolute;margin-left:0;margin-top:-34.4pt;width:7in;height:3.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" o:allowincell="f" o:allowoverlap="f" fillcolor="#255aa7" stroked="f" strokeweight="2pt">
              <v:textbox inset="18pt,25.2pt,0,0">
                <w:txbxContent>
                  <w:p w:rsidR="005545F0" w:rsidRPr="006D4060" w:rsidRDefault="005545F0" w:rsidP="009B570F"/>
                  <w:p w:rsidR="005545F0" w:rsidRPr="006D4060" w:rsidRDefault="005545F0" w:rsidP="009B570F"/>
                  <w:p w:rsidR="005545F0" w:rsidRPr="006D4060" w:rsidRDefault="005545F0" w:rsidP="009B570F"/>
                </w:txbxContent>
              </v:textbox>
              <w10:wrap anchorx="margin" anchory="margin"/>
              <w10:anchorlock/>
            </v:rect>
          </w:pict>
        </mc:Fallback>
      </mc:AlternateContent>
    </w:r>
    <w:r>
      <w:rPr>
        <w:color w:val="255AA7"/>
        <w:sz w:val="36"/>
        <w:szCs w:val="36"/>
      </w:rPr>
      <w:t>VNF Lifecycle Management</w:t>
    </w:r>
  </w:p>
  <w:p w:rsidR="005545F0" w:rsidRDefault="005545F0" w:rsidP="00F93F63">
    <w:pPr>
      <w:pStyle w:val="Header"/>
      <w:rPr>
        <w:color w:val="255AA7"/>
        <w:sz w:val="20"/>
        <w:szCs w:val="36"/>
      </w:rPr>
    </w:pPr>
  </w:p>
  <w:p w:rsidR="005545F0" w:rsidRPr="00F93F63" w:rsidRDefault="005545F0" w:rsidP="00F93F63">
    <w:pPr>
      <w:pStyle w:val="Header"/>
      <w:rPr>
        <w:color w:val="255AA7"/>
        <w:sz w:val="20"/>
        <w:szCs w:val="36"/>
      </w:rPr>
    </w:pPr>
    <w:r w:rsidRPr="00F93F63">
      <w:rPr>
        <w:color w:val="255AA7"/>
        <w:sz w:val="20"/>
        <w:szCs w:val="36"/>
      </w:rPr>
      <w:t>Revi</w:t>
    </w:r>
    <w:r>
      <w:rPr>
        <w:color w:val="255AA7"/>
        <w:sz w:val="20"/>
        <w:szCs w:val="36"/>
      </w:rPr>
      <w:t>sion 0</w:t>
    </w:r>
    <w:r w:rsidRPr="00F93F63">
      <w:rPr>
        <w:color w:val="255AA7"/>
        <w:sz w:val="20"/>
        <w:szCs w:val="36"/>
      </w:rPr>
      <w:t>.</w:t>
    </w:r>
    <w:r>
      <w:rPr>
        <w:color w:val="255AA7"/>
        <w:sz w:val="20"/>
        <w:szCs w:val="36"/>
      </w:rPr>
      <w:t>1</w:t>
    </w:r>
    <w:r w:rsidRPr="00F93F63">
      <w:rPr>
        <w:color w:val="255AA7"/>
        <w:sz w:val="20"/>
        <w:szCs w:val="36"/>
      </w:rPr>
      <w:t>0</w:t>
    </w:r>
  </w:p>
  <w:p w:rsidR="005545F0" w:rsidRPr="00F93F63" w:rsidRDefault="005545F0" w:rsidP="00F93F63">
    <w:pPr>
      <w:pStyle w:val="Header"/>
      <w:rPr>
        <w:color w:val="255AA7"/>
        <w:sz w:val="20"/>
        <w:szCs w:val="36"/>
      </w:rPr>
    </w:pPr>
    <w:r>
      <w:rPr>
        <w:color w:val="255AA7"/>
        <w:sz w:val="20"/>
        <w:szCs w:val="36"/>
      </w:rPr>
      <w:t>8/24</w:t>
    </w:r>
    <w:r w:rsidRPr="00F93F63">
      <w:rPr>
        <w:color w:val="255AA7"/>
        <w:sz w:val="20"/>
        <w:szCs w:val="36"/>
      </w:rPr>
      <w:t>/2016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Pr="00B808CC" w:rsidRDefault="005545F0" w:rsidP="00555EE5">
    <w:pPr>
      <w:pStyle w:val="Header"/>
    </w:pPr>
    <w:r>
      <w:rPr>
        <w:noProof/>
      </w:rPr>
      <mc:AlternateContent>
        <mc:Choice Requires="wpg">
          <w:drawing>
            <wp:anchor distT="0" distB="0" distL="114300" distR="114300" simplePos="0" relativeHeight="251661312" behindDoc="0" locked="0" layoutInCell="1" allowOverlap="1" wp14:anchorId="4F50B2DD" wp14:editId="65EAACB0">
              <wp:simplePos x="0" y="0"/>
              <wp:positionH relativeFrom="column">
                <wp:posOffset>-914400</wp:posOffset>
              </wp:positionH>
              <wp:positionV relativeFrom="paragraph">
                <wp:posOffset>-457200</wp:posOffset>
              </wp:positionV>
              <wp:extent cx="7772400" cy="1162050"/>
              <wp:effectExtent l="0" t="0" r="0" b="0"/>
              <wp:wrapNone/>
              <wp:docPr id="11329"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0"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143C94" w:rsidRDefault="005545F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5545F0" w:rsidRPr="00143C94" w:rsidRDefault="005545F0"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1"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7A5F5E" w:rsidRDefault="005545F0" w:rsidP="007A5F5E">
                            <w:pPr>
                              <w:rPr>
                                <w:color w:val="45525A" w:themeColor="text1"/>
                                <w:sz w:val="20"/>
                              </w:rPr>
                            </w:pPr>
                            <w:r w:rsidRPr="007A5F5E">
                              <w:rPr>
                                <w:color w:val="45525A" w:themeColor="text1"/>
                                <w:sz w:val="20"/>
                              </w:rPr>
                              <w:t>Proprietary &amp; Confidential</w:t>
                            </w:r>
                          </w:p>
                          <w:p w:rsidR="005545F0" w:rsidRPr="003A64F4" w:rsidRDefault="005545F0"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2"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6D4060" w:rsidRDefault="005545F0" w:rsidP="003A64F4"/>
                          <w:p w:rsidR="005545F0" w:rsidRPr="006D4060" w:rsidRDefault="005545F0" w:rsidP="003A64F4"/>
                          <w:p w:rsidR="005545F0" w:rsidRPr="006D4060" w:rsidRDefault="005545F0"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4F50B2DD" id="_x0000_s1034" style="position:absolute;margin-left:-1in;margin-top:-36pt;width:612pt;height:91.5pt;z-index:251661312"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">
              <v:rect id="Title Box" o:spid="_x0000_s1035"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b+X8gA&#10;AADeAAAADwAAAGRycy9kb3ducmV2LnhtbESPQWvCQBCF74L/YRnBi9RNKtg2dZVQKlg8lKo/YMiO&#10;SWh2NuxuNfbXdw4FbzPMm/fet9oMrlMXCrH1bCCfZ6CIK29brg2cjtuHZ1AxIVvsPJOBG0XYrMej&#10;FRbWX/mLLodUKzHhWKCBJqW+0DpWDTmMc98Ty+3sg8Mka6i1DXgVc9fpxyxbaoctS0KDPb01VH0f&#10;fpyBLA/l+eX2OyyP5Wz/YT/D7vT+ZMx0MpSvoBIN6S7+/95ZqZ8vFgIgODKDX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Fv5fyAAAAN4AAAAPAAAAAAAAAAAAAAAAAJgCAABk&#10;cnMvZG93bnJldi54bWxQSwUGAAAAAAQABAD1AAAAjQMAAAAA&#10;" filled="f" stroked="f" strokeweight="2pt">
                <v:textbox inset="18pt,0,0,7.2pt">
                  <w:txbxContent>
                    <w:p w:rsidR="005545F0" w:rsidRPr="00143C94" w:rsidRDefault="005545F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5545F0" w:rsidRPr="00143C94" w:rsidRDefault="005545F0" w:rsidP="003A64F4">
                      <w:pPr>
                        <w:spacing w:before="60"/>
                        <w:rPr>
                          <w:color w:val="255AA7" w:themeColor="accent1"/>
                          <w:sz w:val="18"/>
                          <w:szCs w:val="18"/>
                        </w:rPr>
                      </w:pPr>
                      <w:r>
                        <w:rPr>
                          <w:color w:val="255AA7" w:themeColor="accent1"/>
                          <w:sz w:val="18"/>
                          <w:szCs w:val="18"/>
                        </w:rPr>
                        <w:t>Subtitle</w:t>
                      </w:r>
                    </w:p>
                  </w:txbxContent>
                </v:textbox>
              </v:rect>
              <v:rect id="Application Note" o:spid="_x0000_s1036"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za8MA&#10;AADeAAAADwAAAGRycy9kb3ducmV2LnhtbERPzWrCQBC+C77DMkJvuok2YlNXkUKh0pOJDzBkx2ww&#10;Oxuyq0n79G6h4G0+vt/Z7kfbijv1vnGsIF0kIIgrpxuuFZzLz/kGhA/IGlvHpOCHPOx308kWc+0G&#10;PtG9CLWIIexzVGBC6HIpfWXIol+4jjhyF9dbDBH2tdQ9DjHctnKZJGtpseHYYLCjD0PVtbhZBdnv&#10;1Vyy5fE7tXKgdVa+VcVrUOplNh7eQQQaw1P87/7ScX66WqXw906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Iza8MAAADeAAAADwAAAAAAAAAAAAAAAACYAgAAZHJzL2Rv&#10;d25yZXYueG1sUEsFBgAAAAAEAAQA9QAAAIgDAAAAAA==&#10;" filled="f" stroked="f" strokeweight="2pt">
                <v:textbox inset="18pt,18pt,0,7.2pt">
                  <w:txbxContent>
                    <w:p w:rsidR="005545F0" w:rsidRPr="007A5F5E" w:rsidRDefault="005545F0" w:rsidP="007A5F5E">
                      <w:pPr>
                        <w:rPr>
                          <w:color w:val="45525A" w:themeColor="text1"/>
                          <w:sz w:val="20"/>
                        </w:rPr>
                      </w:pPr>
                      <w:r w:rsidRPr="007A5F5E">
                        <w:rPr>
                          <w:color w:val="45525A" w:themeColor="text1"/>
                          <w:sz w:val="20"/>
                        </w:rPr>
                        <w:t>Proprietary &amp; Confidential</w:t>
                      </w:r>
                    </w:p>
                    <w:p w:rsidR="005545F0" w:rsidRPr="003A64F4" w:rsidRDefault="005545F0" w:rsidP="003A64F4">
                      <w:pPr>
                        <w:rPr>
                          <w:b/>
                          <w:color w:val="45525A" w:themeColor="text1"/>
                          <w:sz w:val="20"/>
                        </w:rPr>
                      </w:pPr>
                    </w:p>
                  </w:txbxContent>
                </v:textbox>
              </v:rect>
              <v:rect id="_x0000_s1037"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DUsMA&#10;AADeAAAADwAAAGRycy9kb3ducmV2LnhtbERPTYvCMBC9C/sfwgh701QFLV2jyC67FPRi7cXb0My2&#10;xWZSmljrvzeC4G0e73PW28E0oqfO1ZYVzKYRCOLC6ppLBfnpdxKDcB5ZY2OZFNzJwXbzMVpjou2N&#10;j9RnvhQhhF2CCirv20RKV1Rk0E1tSxy4f9sZ9AF2pdQd3kK4aeQ8ipbSYM2hocKWvisqLtnVKEjz&#10;clWTa3+u5z77i1Mdp/vdQanP8bD7AuFp8G/xy53qMH+2WMzh+U64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NDUsMAAADeAAAADwAAAAAAAAAAAAAAAACYAgAAZHJzL2Rv&#10;d25yZXYueG1sUEsFBgAAAAAEAAQA9QAAAIgDAAAAAA==&#10;" fillcolor="#255aa7" stroked="f" strokeweight="2pt">
                <v:textbox inset="18pt,25.2pt,0,0">
                  <w:txbxContent>
                    <w:p w:rsidR="005545F0" w:rsidRPr="006D4060" w:rsidRDefault="005545F0" w:rsidP="003A64F4"/>
                    <w:p w:rsidR="005545F0" w:rsidRPr="006D4060" w:rsidRDefault="005545F0" w:rsidP="003A64F4"/>
                    <w:p w:rsidR="005545F0" w:rsidRPr="006D4060" w:rsidRDefault="005545F0" w:rsidP="003A64F4"/>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Pr="00B808CC" w:rsidRDefault="005545F0" w:rsidP="008609DC">
    <w:pPr>
      <w:pStyle w:val="Header"/>
      <w:tabs>
        <w:tab w:val="clear" w:pos="4680"/>
        <w:tab w:val="clear" w:pos="9360"/>
      </w:tabs>
    </w:pPr>
    <w:r w:rsidRPr="00A969F4">
      <w:rPr>
        <w:noProof/>
      </w:rPr>
      <w:drawing>
        <wp:anchor distT="0" distB="0" distL="114300" distR="114300" simplePos="0" relativeHeight="251655168" behindDoc="1" locked="1" layoutInCell="0" allowOverlap="0" wp14:anchorId="76EFC50F" wp14:editId="6767CA95">
          <wp:simplePos x="0" y="0"/>
          <wp:positionH relativeFrom="column">
            <wp:posOffset>5427980</wp:posOffset>
          </wp:positionH>
          <wp:positionV relativeFrom="page">
            <wp:posOffset>340995</wp:posOffset>
          </wp:positionV>
          <wp:extent cx="727075" cy="727075"/>
          <wp:effectExtent l="0" t="0" r="0" b="0"/>
          <wp:wrapNone/>
          <wp:docPr id="27"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t>Proprietary &amp; Confidential</w:t>
    </w:r>
  </w:p>
  <w:p w:rsidR="005545F0" w:rsidRDefault="005545F0" w:rsidP="008609DC">
    <w:pPr>
      <w:pStyle w:val="Header"/>
      <w:tabs>
        <w:tab w:val="clear" w:pos="4680"/>
        <w:tab w:val="clear" w:pos="9360"/>
      </w:tabs>
    </w:pPr>
  </w:p>
  <w:p w:rsidR="005545F0" w:rsidRPr="008609DC" w:rsidRDefault="005545F0" w:rsidP="00630008">
    <w:pPr>
      <w:pStyle w:val="Header"/>
      <w:tabs>
        <w:tab w:val="clear" w:pos="4680"/>
        <w:tab w:val="clear" w:pos="9360"/>
      </w:tabs>
      <w:rPr>
        <w:sz w:val="40"/>
        <w:szCs w:val="40"/>
      </w:rPr>
    </w:pPr>
    <w:r w:rsidRPr="008609DC">
      <w:rPr>
        <w:color w:val="255AA7"/>
        <w:sz w:val="40"/>
        <w:szCs w:val="40"/>
      </w:rPr>
      <w:t xml:space="preserve">Spirent </w:t>
    </w:r>
    <w:r w:rsidRPr="008609DC">
      <w:rPr>
        <w:b/>
        <w:color w:val="255AA7"/>
        <w:sz w:val="40"/>
        <w:szCs w:val="40"/>
      </w:rPr>
      <w:t>Product</w:t>
    </w:r>
  </w:p>
  <w:p w:rsidR="005545F0" w:rsidRPr="002B66BF" w:rsidRDefault="005545F0" w:rsidP="00555EE5">
    <w:pPr>
      <w:pStyle w:val="Header"/>
      <w:rPr>
        <w:sz w:val="18"/>
        <w:szCs w:val="18"/>
      </w:rPr>
    </w:pPr>
    <w:r>
      <w:rPr>
        <w:color w:val="255AA7"/>
        <w:sz w:val="18"/>
        <w:szCs w:val="18"/>
      </w:rPr>
      <w:t>VNF Lifecycle Management</w:t>
    </w:r>
    <w:r w:rsidRPr="001F5FC7">
      <w:rPr>
        <w:noProof/>
        <w:u w:val="single"/>
      </w:rPr>
      <mc:AlternateContent>
        <mc:Choice Requires="wps">
          <w:drawing>
            <wp:anchor distT="0" distB="0" distL="114300" distR="114300" simplePos="0" relativeHeight="251657216" behindDoc="1" locked="1" layoutInCell="0" allowOverlap="0" wp14:anchorId="13D392F8" wp14:editId="36B9E998">
              <wp:simplePos x="0" y="0"/>
              <wp:positionH relativeFrom="margin">
                <wp:posOffset>0</wp:posOffset>
              </wp:positionH>
              <wp:positionV relativeFrom="margin">
                <wp:posOffset>-130175</wp:posOffset>
              </wp:positionV>
              <wp:extent cx="6175375" cy="48895"/>
              <wp:effectExtent l="0" t="0" r="0" b="8255"/>
              <wp:wrapNone/>
              <wp:docPr id="12" name="Blue Rule"/>
              <wp:cNvGraphicFramePr/>
              <a:graphic xmlns:a="http://schemas.openxmlformats.org/drawingml/2006/main">
                <a:graphicData uri="http://schemas.microsoft.com/office/word/2010/wordprocessingShape">
                  <wps:wsp>
                    <wps:cNvSpPr/>
                    <wps:spPr>
                      <a:xfrm flipV="1">
                        <a:off x="0" y="0"/>
                        <a:ext cx="6175375" cy="4889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6D4060" w:rsidRDefault="005545F0" w:rsidP="00630008">
                          <w:pPr>
                            <w:ind w:right="11"/>
                          </w:pPr>
                        </w:p>
                        <w:p w:rsidR="005545F0" w:rsidRPr="006D4060" w:rsidRDefault="005545F0" w:rsidP="00630008">
                          <w:pPr>
                            <w:ind w:right="11"/>
                          </w:pPr>
                        </w:p>
                        <w:p w:rsidR="005545F0" w:rsidRPr="006D4060" w:rsidRDefault="005545F0" w:rsidP="00630008">
                          <w:pPr>
                            <w:ind w:right="11"/>
                          </w:pPr>
                        </w:p>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92F8" id="_x0000_s1038" style="position:absolute;margin-left:0;margin-top:-10.25pt;width:486.25pt;height:3.8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" o:allowincell="f" o:allowoverlap="f" fillcolor="#255aa7" stroked="f" strokeweight="2pt">
              <v:textbox inset="18pt,25.2pt,0,0">
                <w:txbxContent>
                  <w:p w:rsidR="005545F0" w:rsidRPr="006D4060" w:rsidRDefault="005545F0" w:rsidP="00630008">
                    <w:pPr>
                      <w:ind w:right="11"/>
                    </w:pPr>
                  </w:p>
                  <w:p w:rsidR="005545F0" w:rsidRPr="006D4060" w:rsidRDefault="005545F0" w:rsidP="00630008">
                    <w:pPr>
                      <w:ind w:right="11"/>
                    </w:pPr>
                  </w:p>
                  <w:p w:rsidR="005545F0" w:rsidRPr="006D4060" w:rsidRDefault="005545F0" w:rsidP="00630008">
                    <w:pPr>
                      <w:ind w:right="11"/>
                    </w:pPr>
                  </w:p>
                </w:txbxContent>
              </v:textbox>
              <w10:wrap anchorx="margin" anchory="margin"/>
              <w10:anchorlock/>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Default="005545F0" w:rsidP="00555EE5">
    <w:pPr>
      <w:pStyle w:val="Header"/>
    </w:pPr>
    <w:r>
      <w:rPr>
        <w:noProof/>
      </w:rPr>
      <mc:AlternateContent>
        <mc:Choice Requires="wpg">
          <w:drawing>
            <wp:anchor distT="0" distB="0" distL="114300" distR="114300" simplePos="0" relativeHeight="251658240" behindDoc="0" locked="0" layoutInCell="1" allowOverlap="1" wp14:anchorId="039C8FB4" wp14:editId="2841AFD4">
              <wp:simplePos x="0" y="0"/>
              <wp:positionH relativeFrom="margin">
                <wp:posOffset>-914400</wp:posOffset>
              </wp:positionH>
              <wp:positionV relativeFrom="paragraph">
                <wp:posOffset>-457200</wp:posOffset>
              </wp:positionV>
              <wp:extent cx="7772400" cy="1162050"/>
              <wp:effectExtent l="0" t="0" r="0" b="0"/>
              <wp:wrapNone/>
              <wp:docPr id="17"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20"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CD35D5" w:rsidRDefault="005545F0" w:rsidP="004E5546">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21"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26"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6D4060" w:rsidRDefault="005545F0" w:rsidP="004E5546"/>
                          <w:p w:rsidR="005545F0" w:rsidRPr="006D4060" w:rsidRDefault="005545F0" w:rsidP="004E5546"/>
                          <w:p w:rsidR="005545F0" w:rsidRPr="006D4060" w:rsidRDefault="005545F0" w:rsidP="004E5546"/>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039C8FB4" id="_x0000_s1039" style="position:absolute;margin-left:-1in;margin-top:-36pt;width:612pt;height:91.5pt;z-index:251658240;mso-position-horizontal-relative:margin"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">
              <v:rect id="Blank Text Box for positioning" o:spid="_x0000_s1040" style="position:absolute;width:77724;height:1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BOr4A&#10;AADbAAAADwAAAGRycy9kb3ducmV2LnhtbERPy6rCMBDdC/5DmAvuNFVEpBrlIogu3PgEd0Mzty23&#10;mZRO1OrXm4Xg8nDe82XrKnWnRkrPBoaDBBRx5m3JuYHTcd2fgpKAbLHyTAaeJLBcdDtzTK1/8J7u&#10;h5CrGMKSooEihDrVWrKCHMrA18SR+/ONwxBhk2vb4COGu0qPkmSiHZYcGwqsaVVQ9n+4OQPn4YaE&#10;UV/cNZHVWHbj1223Nab30/7OQAVqw1f8cW+tgVFcH7/EH6A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mBATq+AAAA2wAAAA8AAAAAAAAAAAAAAAAAmAIAAGRycy9kb3ducmV2&#10;LnhtbFBLBQYAAAAABAAEAPUAAACDAwAAAAA=&#10;" fillcolor="white [3212]" stroked="f" strokeweight="2pt">
                <v:textbox inset="18pt,18pt,0,7.2pt">
                  <w:txbxContent>
                    <w:p w:rsidR="005545F0" w:rsidRPr="00CD35D5" w:rsidRDefault="005545F0" w:rsidP="004E5546">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41" type="#_x0000_t75" style="position:absolute;left:68531;top:2310;width:6834;height: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4XzDEAAAA2wAAAA8AAABkcnMvZG93bnJldi54bWxEj0FrwkAUhO8F/8PyhF6KbhQakugqYgkt&#10;9NJG8fzIPrPB7NuY3Wr677uFQo/DzHzDrLej7cSNBt86VrCYJyCIa6dbbhQcD+UsA+EDssbOMSn4&#10;Jg/bzeRhjYV2d/6kWxUaESHsC1RgQugLKX1tyKKfu544emc3WAxRDo3UA94j3HZymSSptNhyXDDY&#10;095Qfam+rIJSXrJ8dM/l9f308ZSbffoaXlCpx+m4W4EINIb/8F/7TStYLuD3S/wBcv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4XzDEAAAA2wAAAA8AAAAAAAAAAAAAAAAA&#10;nwIAAGRycy9kb3ducmV2LnhtbFBLBQYAAAAABAAEAPcAAACQAwAAAAA=&#10;">
                <v:imagedata r:id="rId2" o:title=""/>
                <v:path arrowok="t"/>
              </v:shape>
              <v:rect id="_x0000_s1042"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OD8IA&#10;AADbAAAADwAAAGRycy9kb3ducmV2LnhtbESPQYvCMBSE74L/ITzBm6Z6cEvXWMqKUtDLVi/eHs3b&#10;tmzzUppY6783wsIeh5n5htmmo2nFQL1rLCtYLSMQxKXVDVcKrpfDIgbhPLLG1jIpeJKDdDedbDHR&#10;9sHfNBS+EgHCLkEFtfddIqUrazLolrYjDt6P7Q36IPtK6h4fAW5auY6ijTTYcFiosaOvmsrf4m4U&#10;5NfqoyHX7e+3oTjGuY7zU3ZWaj4bs08Qnkb/H/5r51rBegPvL+EH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U4PwgAAANsAAAAPAAAAAAAAAAAAAAAAAJgCAABkcnMvZG93&#10;bnJldi54bWxQSwUGAAAAAAQABAD1AAAAhwMAAAAA&#10;" fillcolor="#255aa7" stroked="f" strokeweight="2pt">
                <v:textbox inset="18pt,25.2pt,0,0">
                  <w:txbxContent>
                    <w:p w:rsidR="005545F0" w:rsidRPr="006D4060" w:rsidRDefault="005545F0" w:rsidP="004E5546"/>
                    <w:p w:rsidR="005545F0" w:rsidRPr="006D4060" w:rsidRDefault="005545F0" w:rsidP="004E5546"/>
                    <w:p w:rsidR="005545F0" w:rsidRPr="006D4060" w:rsidRDefault="005545F0" w:rsidP="004E5546"/>
                  </w:txbxContent>
                </v:textbox>
              </v:rect>
              <w10:wrap anchorx="margin"/>
            </v:group>
          </w:pict>
        </mc:Fallback>
      </mc:AlternateContent>
    </w:r>
    <w:r>
      <w:rPr>
        <w:noProof/>
      </w:rPr>
      <mc:AlternateContent>
        <mc:Choice Requires="wpg">
          <w:drawing>
            <wp:anchor distT="0" distB="0" distL="114300" distR="114300" simplePos="0" relativeHeight="251659264" behindDoc="0" locked="0" layoutInCell="1" allowOverlap="1" wp14:anchorId="7B031DC5" wp14:editId="419A12E4">
              <wp:simplePos x="0" y="0"/>
              <wp:positionH relativeFrom="column">
                <wp:posOffset>-914400</wp:posOffset>
              </wp:positionH>
              <wp:positionV relativeFrom="paragraph">
                <wp:posOffset>-457200</wp:posOffset>
              </wp:positionV>
              <wp:extent cx="7772400" cy="1162050"/>
              <wp:effectExtent l="0" t="0" r="0" b="0"/>
              <wp:wrapNone/>
              <wp:docPr id="11333"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4"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143C94" w:rsidRDefault="005545F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5545F0" w:rsidRPr="00143C94" w:rsidRDefault="005545F0"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7A5F5E" w:rsidRDefault="005545F0" w:rsidP="007A5F5E">
                            <w:pPr>
                              <w:rPr>
                                <w:color w:val="45525A" w:themeColor="text1"/>
                                <w:sz w:val="20"/>
                              </w:rPr>
                            </w:pPr>
                            <w:r w:rsidRPr="007A5F5E">
                              <w:rPr>
                                <w:color w:val="45525A" w:themeColor="text1"/>
                                <w:sz w:val="20"/>
                              </w:rPr>
                              <w:t>Proprietary &amp; Confidential</w:t>
                            </w:r>
                          </w:p>
                          <w:p w:rsidR="005545F0" w:rsidRPr="003A64F4" w:rsidRDefault="005545F0"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6"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45F0" w:rsidRPr="006D4060" w:rsidRDefault="005545F0" w:rsidP="003A64F4"/>
                          <w:p w:rsidR="005545F0" w:rsidRPr="006D4060" w:rsidRDefault="005545F0" w:rsidP="003A64F4"/>
                          <w:p w:rsidR="005545F0" w:rsidRPr="006D4060" w:rsidRDefault="005545F0"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7B031DC5" id="_x0000_s1043" style="position:absolute;margin-left:-1in;margin-top:-36pt;width:612pt;height:91.5pt;z-index:251659264"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">
              <v:rect id="Title Box" o:spid="_x0000_s1044"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4XMUA&#10;AADeAAAADwAAAGRycy9kb3ducmV2LnhtbERP22rCQBB9L/gPywh9KbpJLV6iq4RSwdKH4uUDhuyY&#10;BLOzYXfV6Ne7QqFvczjXWaw604gLOV9bVpAOExDEhdU1lwoO+/VgCsIHZI2NZVJwIw+rZe9lgZm2&#10;V97SZRdKEUPYZ6igCqHNpPRFRQb90LbEkTtaZzBE6EqpHV5juGnke5KMpcGaY0OFLX1WVJx2Z6Mg&#10;SV1+nN3u3Xifv/1861+3OXxNlHrtd/kcRKAu/Iv/3Bsd56ej0Qc834k3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fhcxQAAAN4AAAAPAAAAAAAAAAAAAAAAAJgCAABkcnMv&#10;ZG93bnJldi54bWxQSwUGAAAAAAQABAD1AAAAigMAAAAA&#10;" filled="f" stroked="f" strokeweight="2pt">
                <v:textbox inset="18pt,0,0,7.2pt">
                  <w:txbxContent>
                    <w:p w:rsidR="005545F0" w:rsidRPr="00143C94" w:rsidRDefault="005545F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5545F0" w:rsidRPr="00143C94" w:rsidRDefault="005545F0" w:rsidP="003A64F4">
                      <w:pPr>
                        <w:spacing w:before="60"/>
                        <w:rPr>
                          <w:color w:val="255AA7" w:themeColor="accent1"/>
                          <w:sz w:val="18"/>
                          <w:szCs w:val="18"/>
                        </w:rPr>
                      </w:pPr>
                      <w:r>
                        <w:rPr>
                          <w:color w:val="255AA7" w:themeColor="accent1"/>
                          <w:sz w:val="18"/>
                          <w:szCs w:val="18"/>
                        </w:rPr>
                        <w:t>Subtitle</w:t>
                      </w:r>
                    </w:p>
                  </w:txbxContent>
                </v:textbox>
              </v:rect>
              <v:rect id="Application Note" o:spid="_x0000_s1045"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1aMIA&#10;AADeAAAADwAAAGRycy9kb3ducmV2LnhtbERPzYrCMBC+L/gOYQRva1rdilajiCC47GmrDzA0Y1Ns&#10;JqWJtvr0m4WFvc3H9zub3WAb8aDO144VpNMEBHHpdM2Vgsv5+L4E4QOyxsYxKXiSh9129LbBXLue&#10;v+lRhErEEPY5KjAhtLmUvjRk0U9dSxy5q+sshgi7SuoO+xhuGzlLkoW0WHNsMNjSwVB5K+5WQfa6&#10;mWs2+/xKrexpkZ1XZfERlJqMh/0aRKAh/Iv/3Ccd56fzeQa/78Qb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TVowgAAAN4AAAAPAAAAAAAAAAAAAAAAAJgCAABkcnMvZG93&#10;bnJldi54bWxQSwUGAAAAAAQABAD1AAAAhwMAAAAA&#10;" filled="f" stroked="f" strokeweight="2pt">
                <v:textbox inset="18pt,18pt,0,7.2pt">
                  <w:txbxContent>
                    <w:p w:rsidR="005545F0" w:rsidRPr="007A5F5E" w:rsidRDefault="005545F0" w:rsidP="007A5F5E">
                      <w:pPr>
                        <w:rPr>
                          <w:color w:val="45525A" w:themeColor="text1"/>
                          <w:sz w:val="20"/>
                        </w:rPr>
                      </w:pPr>
                      <w:r w:rsidRPr="007A5F5E">
                        <w:rPr>
                          <w:color w:val="45525A" w:themeColor="text1"/>
                          <w:sz w:val="20"/>
                        </w:rPr>
                        <w:t>Proprietary &amp; Confidential</w:t>
                      </w:r>
                    </w:p>
                    <w:p w:rsidR="005545F0" w:rsidRPr="003A64F4" w:rsidRDefault="005545F0" w:rsidP="003A64F4">
                      <w:pPr>
                        <w:rPr>
                          <w:b/>
                          <w:color w:val="45525A" w:themeColor="text1"/>
                          <w:sz w:val="20"/>
                        </w:rPr>
                      </w:pPr>
                    </w:p>
                  </w:txbxContent>
                </v:textbox>
              </v:rect>
              <v:rect id="_x0000_s1046"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FUcMA&#10;AADeAAAADwAAAGRycy9kb3ducmV2LnhtbERPTYvCMBC9C/sfwgh701QFLV2jyIpSWC/WXrwNzWxb&#10;bCalibX77zeC4G0e73PW28E0oqfO1ZYVzKYRCOLC6ppLBfnlMIlBOI+ssbFMCv7IwXbzMVpjou2D&#10;z9RnvhQhhF2CCirv20RKV1Rk0E1tSxy4X9sZ9AF2pdQdPkK4aeQ8ipbSYM2hocKWvisqbtndKEjz&#10;clWTa/f3a58d41TH6c/upNTneNh9gfA0+Lf45U51mD9bLJbwfCfc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hFUcMAAADeAAAADwAAAAAAAAAAAAAAAACYAgAAZHJzL2Rv&#10;d25yZXYueG1sUEsFBgAAAAAEAAQA9QAAAIgDAAAAAA==&#10;" fillcolor="#255aa7" stroked="f" strokeweight="2pt">
                <v:textbox inset="18pt,25.2pt,0,0">
                  <w:txbxContent>
                    <w:p w:rsidR="005545F0" w:rsidRPr="006D4060" w:rsidRDefault="005545F0" w:rsidP="003A64F4"/>
                    <w:p w:rsidR="005545F0" w:rsidRPr="006D4060" w:rsidRDefault="005545F0" w:rsidP="003A64F4"/>
                    <w:p w:rsidR="005545F0" w:rsidRPr="006D4060" w:rsidRDefault="005545F0" w:rsidP="003A64F4"/>
                  </w:txbxContent>
                </v:textbox>
              </v:rect>
            </v:group>
          </w:pict>
        </mc:Fallback>
      </mc:AlternateContent>
    </w:r>
  </w:p>
  <w:p w:rsidR="005545F0" w:rsidRDefault="005545F0" w:rsidP="00555EE5">
    <w:pPr>
      <w:pStyle w:val="Header"/>
    </w:pPr>
  </w:p>
  <w:p w:rsidR="005545F0" w:rsidRDefault="005545F0" w:rsidP="00555EE5">
    <w:pPr>
      <w:pStyle w:val="Header"/>
    </w:pPr>
  </w:p>
  <w:p w:rsidR="005545F0" w:rsidRDefault="005545F0" w:rsidP="00555EE5">
    <w:pPr>
      <w:pStyle w:val="Header"/>
    </w:pPr>
  </w:p>
  <w:p w:rsidR="005545F0" w:rsidRPr="00B808CC" w:rsidRDefault="005545F0" w:rsidP="00555EE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5F0" w:rsidRPr="00155BD6" w:rsidRDefault="005545F0" w:rsidP="00155B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39F2733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0032F40"/>
    <w:multiLevelType w:val="hybridMultilevel"/>
    <w:tmpl w:val="B69C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1E311A"/>
    <w:multiLevelType w:val="hybridMultilevel"/>
    <w:tmpl w:val="BC60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45024A"/>
    <w:multiLevelType w:val="hybridMultilevel"/>
    <w:tmpl w:val="21FA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A867BA"/>
    <w:multiLevelType w:val="hybridMultilevel"/>
    <w:tmpl w:val="1D92CDF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EA49DD"/>
    <w:multiLevelType w:val="hybridMultilevel"/>
    <w:tmpl w:val="963C16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636BC6"/>
    <w:multiLevelType w:val="hybridMultilevel"/>
    <w:tmpl w:val="A852F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18C0964"/>
    <w:multiLevelType w:val="hybridMultilevel"/>
    <w:tmpl w:val="8AE019E6"/>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1FB22FD"/>
    <w:multiLevelType w:val="hybridMultilevel"/>
    <w:tmpl w:val="14CC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2552CD1"/>
    <w:multiLevelType w:val="hybridMultilevel"/>
    <w:tmpl w:val="B6987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27E4BBD"/>
    <w:multiLevelType w:val="hybridMultilevel"/>
    <w:tmpl w:val="BD56F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077C6"/>
    <w:multiLevelType w:val="hybridMultilevel"/>
    <w:tmpl w:val="7CB242CC"/>
    <w:lvl w:ilvl="0" w:tplc="E0CC747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5302244"/>
    <w:multiLevelType w:val="hybridMultilevel"/>
    <w:tmpl w:val="A15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30428A"/>
    <w:multiLevelType w:val="hybridMultilevel"/>
    <w:tmpl w:val="C89E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5745835"/>
    <w:multiLevelType w:val="hybridMultilevel"/>
    <w:tmpl w:val="FC805D7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5C63E1E"/>
    <w:multiLevelType w:val="multilevel"/>
    <w:tmpl w:val="6A1AC5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05E26FC8"/>
    <w:multiLevelType w:val="hybridMultilevel"/>
    <w:tmpl w:val="49DA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6FF1BA2"/>
    <w:multiLevelType w:val="hybridMultilevel"/>
    <w:tmpl w:val="B20AC74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75D1E71"/>
    <w:multiLevelType w:val="hybridMultilevel"/>
    <w:tmpl w:val="2F7A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7AC0713"/>
    <w:multiLevelType w:val="hybridMultilevel"/>
    <w:tmpl w:val="4E220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9A6528A"/>
    <w:multiLevelType w:val="hybridMultilevel"/>
    <w:tmpl w:val="9E98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E07EBA"/>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B056290"/>
    <w:multiLevelType w:val="hybridMultilevel"/>
    <w:tmpl w:val="E56E5AE0"/>
    <w:lvl w:ilvl="0" w:tplc="8D881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B2775F4"/>
    <w:multiLevelType w:val="hybridMultilevel"/>
    <w:tmpl w:val="E3D6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BB00414"/>
    <w:multiLevelType w:val="hybridMultilevel"/>
    <w:tmpl w:val="A238E4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C012D7C"/>
    <w:multiLevelType w:val="hybridMultilevel"/>
    <w:tmpl w:val="60DA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C37522E"/>
    <w:multiLevelType w:val="hybridMultilevel"/>
    <w:tmpl w:val="0EC29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C566262"/>
    <w:multiLevelType w:val="hybridMultilevel"/>
    <w:tmpl w:val="270A3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DDC6A14"/>
    <w:multiLevelType w:val="hybridMultilevel"/>
    <w:tmpl w:val="B1BAD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E7A2104"/>
    <w:multiLevelType w:val="multilevel"/>
    <w:tmpl w:val="8EEC63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0F345FB7"/>
    <w:multiLevelType w:val="hybridMultilevel"/>
    <w:tmpl w:val="FBFC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F98627B"/>
    <w:multiLevelType w:val="hybridMultilevel"/>
    <w:tmpl w:val="89CE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FF555CF"/>
    <w:multiLevelType w:val="hybridMultilevel"/>
    <w:tmpl w:val="5D981E22"/>
    <w:lvl w:ilvl="0" w:tplc="83A00242">
      <w:start w:val="1"/>
      <w:numFmt w:val="bullet"/>
      <w:lvlText w:val=""/>
      <w:lvlJc w:val="left"/>
      <w:pPr>
        <w:tabs>
          <w:tab w:val="num" w:pos="720"/>
        </w:tabs>
        <w:ind w:left="720" w:hanging="360"/>
      </w:pPr>
      <w:rPr>
        <w:rFonts w:ascii="Wingdings 2" w:hAnsi="Wingdings 2" w:hint="default"/>
      </w:rPr>
    </w:lvl>
    <w:lvl w:ilvl="1" w:tplc="EAF67D38">
      <w:start w:val="21"/>
      <w:numFmt w:val="bullet"/>
      <w:lvlText w:val=""/>
      <w:lvlJc w:val="left"/>
      <w:pPr>
        <w:tabs>
          <w:tab w:val="num" w:pos="1440"/>
        </w:tabs>
        <w:ind w:left="1440" w:hanging="360"/>
      </w:pPr>
      <w:rPr>
        <w:rFonts w:ascii="Wingdings 2" w:hAnsi="Wingdings 2" w:hint="default"/>
      </w:rPr>
    </w:lvl>
    <w:lvl w:ilvl="2" w:tplc="43C8B526" w:tentative="1">
      <w:start w:val="1"/>
      <w:numFmt w:val="bullet"/>
      <w:lvlText w:val=""/>
      <w:lvlJc w:val="left"/>
      <w:pPr>
        <w:tabs>
          <w:tab w:val="num" w:pos="2160"/>
        </w:tabs>
        <w:ind w:left="2160" w:hanging="360"/>
      </w:pPr>
      <w:rPr>
        <w:rFonts w:ascii="Wingdings 2" w:hAnsi="Wingdings 2" w:hint="default"/>
      </w:rPr>
    </w:lvl>
    <w:lvl w:ilvl="3" w:tplc="1A160B6E" w:tentative="1">
      <w:start w:val="1"/>
      <w:numFmt w:val="bullet"/>
      <w:lvlText w:val=""/>
      <w:lvlJc w:val="left"/>
      <w:pPr>
        <w:tabs>
          <w:tab w:val="num" w:pos="2880"/>
        </w:tabs>
        <w:ind w:left="2880" w:hanging="360"/>
      </w:pPr>
      <w:rPr>
        <w:rFonts w:ascii="Wingdings 2" w:hAnsi="Wingdings 2" w:hint="default"/>
      </w:rPr>
    </w:lvl>
    <w:lvl w:ilvl="4" w:tplc="F1C82D98" w:tentative="1">
      <w:start w:val="1"/>
      <w:numFmt w:val="bullet"/>
      <w:lvlText w:val=""/>
      <w:lvlJc w:val="left"/>
      <w:pPr>
        <w:tabs>
          <w:tab w:val="num" w:pos="3600"/>
        </w:tabs>
        <w:ind w:left="3600" w:hanging="360"/>
      </w:pPr>
      <w:rPr>
        <w:rFonts w:ascii="Wingdings 2" w:hAnsi="Wingdings 2" w:hint="default"/>
      </w:rPr>
    </w:lvl>
    <w:lvl w:ilvl="5" w:tplc="9BE2BEF0" w:tentative="1">
      <w:start w:val="1"/>
      <w:numFmt w:val="bullet"/>
      <w:lvlText w:val=""/>
      <w:lvlJc w:val="left"/>
      <w:pPr>
        <w:tabs>
          <w:tab w:val="num" w:pos="4320"/>
        </w:tabs>
        <w:ind w:left="4320" w:hanging="360"/>
      </w:pPr>
      <w:rPr>
        <w:rFonts w:ascii="Wingdings 2" w:hAnsi="Wingdings 2" w:hint="default"/>
      </w:rPr>
    </w:lvl>
    <w:lvl w:ilvl="6" w:tplc="6FA8EF1C" w:tentative="1">
      <w:start w:val="1"/>
      <w:numFmt w:val="bullet"/>
      <w:lvlText w:val=""/>
      <w:lvlJc w:val="left"/>
      <w:pPr>
        <w:tabs>
          <w:tab w:val="num" w:pos="5040"/>
        </w:tabs>
        <w:ind w:left="5040" w:hanging="360"/>
      </w:pPr>
      <w:rPr>
        <w:rFonts w:ascii="Wingdings 2" w:hAnsi="Wingdings 2" w:hint="default"/>
      </w:rPr>
    </w:lvl>
    <w:lvl w:ilvl="7" w:tplc="C686B900" w:tentative="1">
      <w:start w:val="1"/>
      <w:numFmt w:val="bullet"/>
      <w:lvlText w:val=""/>
      <w:lvlJc w:val="left"/>
      <w:pPr>
        <w:tabs>
          <w:tab w:val="num" w:pos="5760"/>
        </w:tabs>
        <w:ind w:left="5760" w:hanging="360"/>
      </w:pPr>
      <w:rPr>
        <w:rFonts w:ascii="Wingdings 2" w:hAnsi="Wingdings 2" w:hint="default"/>
      </w:rPr>
    </w:lvl>
    <w:lvl w:ilvl="8" w:tplc="E4F067DA" w:tentative="1">
      <w:start w:val="1"/>
      <w:numFmt w:val="bullet"/>
      <w:lvlText w:val=""/>
      <w:lvlJc w:val="left"/>
      <w:pPr>
        <w:tabs>
          <w:tab w:val="num" w:pos="6480"/>
        </w:tabs>
        <w:ind w:left="6480" w:hanging="360"/>
      </w:pPr>
      <w:rPr>
        <w:rFonts w:ascii="Wingdings 2" w:hAnsi="Wingdings 2" w:hint="default"/>
      </w:rPr>
    </w:lvl>
  </w:abstractNum>
  <w:abstractNum w:abstractNumId="33">
    <w:nsid w:val="10FB2C79"/>
    <w:multiLevelType w:val="hybridMultilevel"/>
    <w:tmpl w:val="FA30A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1A05D8B"/>
    <w:multiLevelType w:val="hybridMultilevel"/>
    <w:tmpl w:val="AA3A1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2E46495"/>
    <w:multiLevelType w:val="hybridMultilevel"/>
    <w:tmpl w:val="99166E56"/>
    <w:lvl w:ilvl="0" w:tplc="0A0CB3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31F2FB5"/>
    <w:multiLevelType w:val="hybridMultilevel"/>
    <w:tmpl w:val="2ACAF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3706106"/>
    <w:multiLevelType w:val="hybridMultilevel"/>
    <w:tmpl w:val="F67A2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4646A46"/>
    <w:multiLevelType w:val="hybridMultilevel"/>
    <w:tmpl w:val="B0E82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5935B53"/>
    <w:multiLevelType w:val="hybridMultilevel"/>
    <w:tmpl w:val="6DB0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63A5CCA"/>
    <w:multiLevelType w:val="hybridMultilevel"/>
    <w:tmpl w:val="85DA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164F7C97"/>
    <w:multiLevelType w:val="hybridMultilevel"/>
    <w:tmpl w:val="45EE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65730D9"/>
    <w:multiLevelType w:val="hybridMultilevel"/>
    <w:tmpl w:val="5B949E4C"/>
    <w:lvl w:ilvl="0" w:tplc="AC140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6BA0384"/>
    <w:multiLevelType w:val="hybridMultilevel"/>
    <w:tmpl w:val="247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6C122A5"/>
    <w:multiLevelType w:val="hybridMultilevel"/>
    <w:tmpl w:val="8232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6F97A10"/>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784639D"/>
    <w:multiLevelType w:val="hybridMultilevel"/>
    <w:tmpl w:val="0890B878"/>
    <w:lvl w:ilvl="0" w:tplc="673ABAB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92967FE"/>
    <w:multiLevelType w:val="hybridMultilevel"/>
    <w:tmpl w:val="9A94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9853708"/>
    <w:multiLevelType w:val="hybridMultilevel"/>
    <w:tmpl w:val="E244C5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9C72823"/>
    <w:multiLevelType w:val="hybridMultilevel"/>
    <w:tmpl w:val="E5A4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A0A36B9"/>
    <w:multiLevelType w:val="hybridMultilevel"/>
    <w:tmpl w:val="298A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B320D75"/>
    <w:multiLevelType w:val="hybridMultilevel"/>
    <w:tmpl w:val="0200134C"/>
    <w:lvl w:ilvl="0" w:tplc="0CEE4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B914E8A"/>
    <w:multiLevelType w:val="hybridMultilevel"/>
    <w:tmpl w:val="B724905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B9B3491"/>
    <w:multiLevelType w:val="hybridMultilevel"/>
    <w:tmpl w:val="C24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D6F5C44"/>
    <w:multiLevelType w:val="hybridMultilevel"/>
    <w:tmpl w:val="D30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DB609A3"/>
    <w:multiLevelType w:val="hybridMultilevel"/>
    <w:tmpl w:val="AD146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E2E0F60"/>
    <w:multiLevelType w:val="hybridMultilevel"/>
    <w:tmpl w:val="8DE030AA"/>
    <w:lvl w:ilvl="0" w:tplc="68284CFA">
      <w:start w:val="1"/>
      <w:numFmt w:val="bullet"/>
      <w:pStyle w:val="Bullet2"/>
      <w:lvlText w:val=""/>
      <w:lvlJc w:val="left"/>
      <w:pPr>
        <w:ind w:left="504" w:hanging="360"/>
      </w:pPr>
      <w:rPr>
        <w:rFonts w:ascii="Wingdings 2" w:hAnsi="Wingdings 2" w:hint="default"/>
        <w:color w:val="45525A" w:themeColor="text1"/>
        <w:sz w:val="16"/>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1E4A3EF4"/>
    <w:multiLevelType w:val="multilevel"/>
    <w:tmpl w:val="A872BA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nsid w:val="1E4E56D7"/>
    <w:multiLevelType w:val="hybridMultilevel"/>
    <w:tmpl w:val="159AF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1E875AD3"/>
    <w:multiLevelType w:val="hybridMultilevel"/>
    <w:tmpl w:val="208A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E8E55FF"/>
    <w:multiLevelType w:val="hybridMultilevel"/>
    <w:tmpl w:val="C28C2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E987735"/>
    <w:multiLevelType w:val="multilevel"/>
    <w:tmpl w:val="E3048B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nsid w:val="1FA52A42"/>
    <w:multiLevelType w:val="hybridMultilevel"/>
    <w:tmpl w:val="2E7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1FB35052"/>
    <w:multiLevelType w:val="hybridMultilevel"/>
    <w:tmpl w:val="632AD1EA"/>
    <w:lvl w:ilvl="0" w:tplc="8B9E8D7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18F2B16"/>
    <w:multiLevelType w:val="hybridMultilevel"/>
    <w:tmpl w:val="53101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19F122F"/>
    <w:multiLevelType w:val="hybridMultilevel"/>
    <w:tmpl w:val="AEAC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1C824BA"/>
    <w:multiLevelType w:val="hybridMultilevel"/>
    <w:tmpl w:val="39C2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26063CB"/>
    <w:multiLevelType w:val="hybridMultilevel"/>
    <w:tmpl w:val="4B38F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3577879"/>
    <w:multiLevelType w:val="hybridMultilevel"/>
    <w:tmpl w:val="2AD2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4D06B40"/>
    <w:multiLevelType w:val="hybridMultilevel"/>
    <w:tmpl w:val="5AB2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6496A67"/>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26902F24"/>
    <w:multiLevelType w:val="hybridMultilevel"/>
    <w:tmpl w:val="54301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6D5011C"/>
    <w:multiLevelType w:val="hybridMultilevel"/>
    <w:tmpl w:val="605075D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28283FCB"/>
    <w:multiLevelType w:val="hybridMultilevel"/>
    <w:tmpl w:val="10922BAC"/>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28CA0948"/>
    <w:multiLevelType w:val="hybridMultilevel"/>
    <w:tmpl w:val="C99054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9D0293A">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28EC2F47"/>
    <w:multiLevelType w:val="hybridMultilevel"/>
    <w:tmpl w:val="CEB0E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A48458E"/>
    <w:multiLevelType w:val="hybridMultilevel"/>
    <w:tmpl w:val="573ACB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2A80279A"/>
    <w:multiLevelType w:val="hybridMultilevel"/>
    <w:tmpl w:val="7CA0A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2AD43771"/>
    <w:multiLevelType w:val="hybridMultilevel"/>
    <w:tmpl w:val="4596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ADD16C3"/>
    <w:multiLevelType w:val="hybridMultilevel"/>
    <w:tmpl w:val="FC32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BF924A2"/>
    <w:multiLevelType w:val="hybridMultilevel"/>
    <w:tmpl w:val="6A944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2D235B18"/>
    <w:multiLevelType w:val="hybridMultilevel"/>
    <w:tmpl w:val="EEDE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DC46A5C"/>
    <w:multiLevelType w:val="hybridMultilevel"/>
    <w:tmpl w:val="201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E6E6401"/>
    <w:multiLevelType w:val="hybridMultilevel"/>
    <w:tmpl w:val="8FD08532"/>
    <w:lvl w:ilvl="0" w:tplc="67D4A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2E8B355C"/>
    <w:multiLevelType w:val="hybridMultilevel"/>
    <w:tmpl w:val="A09E7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2F6E5994"/>
    <w:multiLevelType w:val="hybridMultilevel"/>
    <w:tmpl w:val="AB60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2FA3420C"/>
    <w:multiLevelType w:val="hybridMultilevel"/>
    <w:tmpl w:val="C2469960"/>
    <w:lvl w:ilvl="0" w:tplc="979E0912">
      <w:start w:val="1"/>
      <w:numFmt w:val="bullet"/>
      <w:pStyle w:val="BodyTextBullet"/>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303F1CCD"/>
    <w:multiLevelType w:val="hybridMultilevel"/>
    <w:tmpl w:val="A058C558"/>
    <w:lvl w:ilvl="0" w:tplc="E90AC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30986F10"/>
    <w:multiLevelType w:val="hybridMultilevel"/>
    <w:tmpl w:val="0292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31262DB3"/>
    <w:multiLevelType w:val="hybridMultilevel"/>
    <w:tmpl w:val="2E028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32DD05F9"/>
    <w:multiLevelType w:val="hybridMultilevel"/>
    <w:tmpl w:val="9FC61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32E82266"/>
    <w:multiLevelType w:val="hybridMultilevel"/>
    <w:tmpl w:val="95DA67DE"/>
    <w:lvl w:ilvl="0" w:tplc="67CEB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33411234"/>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336C712A"/>
    <w:multiLevelType w:val="hybridMultilevel"/>
    <w:tmpl w:val="5C68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33B314C8"/>
    <w:multiLevelType w:val="hybridMultilevel"/>
    <w:tmpl w:val="F2FC3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4C1049E"/>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35D73741"/>
    <w:multiLevelType w:val="hybridMultilevel"/>
    <w:tmpl w:val="0222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365C32B2"/>
    <w:multiLevelType w:val="hybridMultilevel"/>
    <w:tmpl w:val="256A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36884B25"/>
    <w:multiLevelType w:val="hybridMultilevel"/>
    <w:tmpl w:val="1486C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36E34F67"/>
    <w:multiLevelType w:val="hybridMultilevel"/>
    <w:tmpl w:val="03401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38280AEF"/>
    <w:multiLevelType w:val="hybridMultilevel"/>
    <w:tmpl w:val="5D26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3A06493A"/>
    <w:multiLevelType w:val="hybridMultilevel"/>
    <w:tmpl w:val="CCBA9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3AA33307"/>
    <w:multiLevelType w:val="hybridMultilevel"/>
    <w:tmpl w:val="931AC11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3B0D2BC5"/>
    <w:multiLevelType w:val="hybridMultilevel"/>
    <w:tmpl w:val="992A8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D4D6F9C"/>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3D84265A"/>
    <w:multiLevelType w:val="hybridMultilevel"/>
    <w:tmpl w:val="FCC48C6E"/>
    <w:lvl w:ilvl="0" w:tplc="4B8CC992">
      <w:start w:val="1"/>
      <w:numFmt w:val="decimal"/>
      <w:lvlText w:val="%1."/>
      <w:lvlJc w:val="left"/>
      <w:pPr>
        <w:ind w:left="720" w:hanging="360"/>
      </w:pPr>
      <w:rPr>
        <w:rFonts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3DBF7DAE"/>
    <w:multiLevelType w:val="hybridMultilevel"/>
    <w:tmpl w:val="A34E6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E772268"/>
    <w:multiLevelType w:val="hybridMultilevel"/>
    <w:tmpl w:val="3BDCE2DE"/>
    <w:lvl w:ilvl="0" w:tplc="23F03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3ECC4C3F"/>
    <w:multiLevelType w:val="hybridMultilevel"/>
    <w:tmpl w:val="49605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400950D5"/>
    <w:multiLevelType w:val="hybridMultilevel"/>
    <w:tmpl w:val="35E270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3B40D78"/>
    <w:multiLevelType w:val="hybridMultilevel"/>
    <w:tmpl w:val="B1442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44540C1D"/>
    <w:multiLevelType w:val="hybridMultilevel"/>
    <w:tmpl w:val="BA340D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448310ED"/>
    <w:multiLevelType w:val="hybridMultilevel"/>
    <w:tmpl w:val="25242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44912FE7"/>
    <w:multiLevelType w:val="hybridMultilevel"/>
    <w:tmpl w:val="C3B0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44925C30"/>
    <w:multiLevelType w:val="hybridMultilevel"/>
    <w:tmpl w:val="B636AF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44FA78B2"/>
    <w:multiLevelType w:val="hybridMultilevel"/>
    <w:tmpl w:val="D79E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46074AD9"/>
    <w:multiLevelType w:val="hybridMultilevel"/>
    <w:tmpl w:val="7AF0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46643AF6"/>
    <w:multiLevelType w:val="multilevel"/>
    <w:tmpl w:val="CDC0BDEE"/>
    <w:lvl w:ilvl="0">
      <w:start w:val="1"/>
      <w:numFmt w:val="decimal"/>
      <w:pStyle w:val="UseCase"/>
      <w:lvlText w:val="Test Case.%1"/>
      <w:lvlJc w:val="left"/>
      <w:pPr>
        <w:tabs>
          <w:tab w:val="num" w:pos="72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18">
    <w:nsid w:val="46A01DE0"/>
    <w:multiLevelType w:val="hybridMultilevel"/>
    <w:tmpl w:val="8468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48CC71AC"/>
    <w:multiLevelType w:val="hybridMultilevel"/>
    <w:tmpl w:val="3C3C17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4971278F"/>
    <w:multiLevelType w:val="hybridMultilevel"/>
    <w:tmpl w:val="8C82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9F03978"/>
    <w:multiLevelType w:val="hybridMultilevel"/>
    <w:tmpl w:val="3EC45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4AAC6CC3"/>
    <w:multiLevelType w:val="hybridMultilevel"/>
    <w:tmpl w:val="AAB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4B4F50AF"/>
    <w:multiLevelType w:val="hybridMultilevel"/>
    <w:tmpl w:val="0C24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4B694E7B"/>
    <w:multiLevelType w:val="hybridMultilevel"/>
    <w:tmpl w:val="14846532"/>
    <w:lvl w:ilvl="0" w:tplc="CFB01AE2">
      <w:start w:val="1"/>
      <w:numFmt w:val="bullet"/>
      <w:lvlText w:val=""/>
      <w:lvlJc w:val="left"/>
      <w:pPr>
        <w:tabs>
          <w:tab w:val="num" w:pos="720"/>
        </w:tabs>
        <w:ind w:left="720" w:hanging="360"/>
      </w:pPr>
      <w:rPr>
        <w:rFonts w:ascii="Wingdings 2" w:hAnsi="Wingdings 2" w:hint="default"/>
      </w:rPr>
    </w:lvl>
    <w:lvl w:ilvl="1" w:tplc="C0C6E68E">
      <w:start w:val="1"/>
      <w:numFmt w:val="bullet"/>
      <w:lvlText w:val=""/>
      <w:lvlJc w:val="left"/>
      <w:pPr>
        <w:tabs>
          <w:tab w:val="num" w:pos="1440"/>
        </w:tabs>
        <w:ind w:left="1440" w:hanging="360"/>
      </w:pPr>
      <w:rPr>
        <w:rFonts w:ascii="Wingdings 2" w:hAnsi="Wingdings 2" w:hint="default"/>
      </w:rPr>
    </w:lvl>
    <w:lvl w:ilvl="2" w:tplc="8166B338" w:tentative="1">
      <w:start w:val="1"/>
      <w:numFmt w:val="bullet"/>
      <w:lvlText w:val=""/>
      <w:lvlJc w:val="left"/>
      <w:pPr>
        <w:tabs>
          <w:tab w:val="num" w:pos="2160"/>
        </w:tabs>
        <w:ind w:left="2160" w:hanging="360"/>
      </w:pPr>
      <w:rPr>
        <w:rFonts w:ascii="Wingdings 2" w:hAnsi="Wingdings 2" w:hint="default"/>
      </w:rPr>
    </w:lvl>
    <w:lvl w:ilvl="3" w:tplc="F488C1E6" w:tentative="1">
      <w:start w:val="1"/>
      <w:numFmt w:val="bullet"/>
      <w:lvlText w:val=""/>
      <w:lvlJc w:val="left"/>
      <w:pPr>
        <w:tabs>
          <w:tab w:val="num" w:pos="2880"/>
        </w:tabs>
        <w:ind w:left="2880" w:hanging="360"/>
      </w:pPr>
      <w:rPr>
        <w:rFonts w:ascii="Wingdings 2" w:hAnsi="Wingdings 2" w:hint="default"/>
      </w:rPr>
    </w:lvl>
    <w:lvl w:ilvl="4" w:tplc="513E4E9A" w:tentative="1">
      <w:start w:val="1"/>
      <w:numFmt w:val="bullet"/>
      <w:lvlText w:val=""/>
      <w:lvlJc w:val="left"/>
      <w:pPr>
        <w:tabs>
          <w:tab w:val="num" w:pos="3600"/>
        </w:tabs>
        <w:ind w:left="3600" w:hanging="360"/>
      </w:pPr>
      <w:rPr>
        <w:rFonts w:ascii="Wingdings 2" w:hAnsi="Wingdings 2" w:hint="default"/>
      </w:rPr>
    </w:lvl>
    <w:lvl w:ilvl="5" w:tplc="C354101E" w:tentative="1">
      <w:start w:val="1"/>
      <w:numFmt w:val="bullet"/>
      <w:lvlText w:val=""/>
      <w:lvlJc w:val="left"/>
      <w:pPr>
        <w:tabs>
          <w:tab w:val="num" w:pos="4320"/>
        </w:tabs>
        <w:ind w:left="4320" w:hanging="360"/>
      </w:pPr>
      <w:rPr>
        <w:rFonts w:ascii="Wingdings 2" w:hAnsi="Wingdings 2" w:hint="default"/>
      </w:rPr>
    </w:lvl>
    <w:lvl w:ilvl="6" w:tplc="8AEC0124" w:tentative="1">
      <w:start w:val="1"/>
      <w:numFmt w:val="bullet"/>
      <w:lvlText w:val=""/>
      <w:lvlJc w:val="left"/>
      <w:pPr>
        <w:tabs>
          <w:tab w:val="num" w:pos="5040"/>
        </w:tabs>
        <w:ind w:left="5040" w:hanging="360"/>
      </w:pPr>
      <w:rPr>
        <w:rFonts w:ascii="Wingdings 2" w:hAnsi="Wingdings 2" w:hint="default"/>
      </w:rPr>
    </w:lvl>
    <w:lvl w:ilvl="7" w:tplc="3A7C33A2" w:tentative="1">
      <w:start w:val="1"/>
      <w:numFmt w:val="bullet"/>
      <w:lvlText w:val=""/>
      <w:lvlJc w:val="left"/>
      <w:pPr>
        <w:tabs>
          <w:tab w:val="num" w:pos="5760"/>
        </w:tabs>
        <w:ind w:left="5760" w:hanging="360"/>
      </w:pPr>
      <w:rPr>
        <w:rFonts w:ascii="Wingdings 2" w:hAnsi="Wingdings 2" w:hint="default"/>
      </w:rPr>
    </w:lvl>
    <w:lvl w:ilvl="8" w:tplc="5BCC0086" w:tentative="1">
      <w:start w:val="1"/>
      <w:numFmt w:val="bullet"/>
      <w:lvlText w:val=""/>
      <w:lvlJc w:val="left"/>
      <w:pPr>
        <w:tabs>
          <w:tab w:val="num" w:pos="6480"/>
        </w:tabs>
        <w:ind w:left="6480" w:hanging="360"/>
      </w:pPr>
      <w:rPr>
        <w:rFonts w:ascii="Wingdings 2" w:hAnsi="Wingdings 2" w:hint="default"/>
      </w:rPr>
    </w:lvl>
  </w:abstractNum>
  <w:abstractNum w:abstractNumId="125">
    <w:nsid w:val="4BBE7F49"/>
    <w:multiLevelType w:val="hybridMultilevel"/>
    <w:tmpl w:val="4FC239D0"/>
    <w:lvl w:ilvl="0" w:tplc="30C8E1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4BD0296B"/>
    <w:multiLevelType w:val="hybridMultilevel"/>
    <w:tmpl w:val="4738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4BDF6E47"/>
    <w:multiLevelType w:val="hybridMultilevel"/>
    <w:tmpl w:val="C608A83C"/>
    <w:lvl w:ilvl="0" w:tplc="8C981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4C0238F1"/>
    <w:multiLevelType w:val="hybridMultilevel"/>
    <w:tmpl w:val="8606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4CC44D32"/>
    <w:multiLevelType w:val="hybridMultilevel"/>
    <w:tmpl w:val="69E04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4E3F0252"/>
    <w:multiLevelType w:val="hybridMultilevel"/>
    <w:tmpl w:val="C100C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4F827D66"/>
    <w:multiLevelType w:val="hybridMultilevel"/>
    <w:tmpl w:val="8BEAF77E"/>
    <w:lvl w:ilvl="0" w:tplc="461E49AA">
      <w:start w:val="1"/>
      <w:numFmt w:val="bullet"/>
      <w:pStyle w:val="TableBullet4"/>
      <w:lvlText w:val="−"/>
      <w:lvlJc w:val="left"/>
      <w:pPr>
        <w:ind w:left="720" w:hanging="360"/>
      </w:pPr>
      <w:rPr>
        <w:rFonts w:ascii="Proxima Nova Lt" w:hAnsi="Proxima Nova Lt" w:hint="default"/>
        <w:sz w:val="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50E23DC5"/>
    <w:multiLevelType w:val="hybridMultilevel"/>
    <w:tmpl w:val="D6201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512A702E"/>
    <w:multiLevelType w:val="hybridMultilevel"/>
    <w:tmpl w:val="BEDA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51770A32"/>
    <w:multiLevelType w:val="hybridMultilevel"/>
    <w:tmpl w:val="8A00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518A56BF"/>
    <w:multiLevelType w:val="hybridMultilevel"/>
    <w:tmpl w:val="784C8B9A"/>
    <w:lvl w:ilvl="0" w:tplc="104CB332">
      <w:start w:val="1"/>
      <w:numFmt w:val="bullet"/>
      <w:pStyle w:val="Bullet4"/>
      <w:lvlText w:val="−"/>
      <w:lvlJc w:val="left"/>
      <w:pPr>
        <w:ind w:left="720" w:hanging="360"/>
      </w:pPr>
      <w:rPr>
        <w:rFonts w:ascii="Proxima Nova Lt" w:hAnsi="Proxima Nova Lt"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51CC44B0"/>
    <w:multiLevelType w:val="hybridMultilevel"/>
    <w:tmpl w:val="BBB80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51D63BE6"/>
    <w:multiLevelType w:val="hybridMultilevel"/>
    <w:tmpl w:val="43C44BDA"/>
    <w:lvl w:ilvl="0" w:tplc="685859C0">
      <w:start w:val="1"/>
      <w:numFmt w:val="bullet"/>
      <w:lvlText w:val=""/>
      <w:lvlJc w:val="left"/>
      <w:pPr>
        <w:tabs>
          <w:tab w:val="num" w:pos="720"/>
        </w:tabs>
        <w:ind w:left="720" w:hanging="360"/>
      </w:pPr>
      <w:rPr>
        <w:rFonts w:ascii="Wingdings 2" w:hAnsi="Wingdings 2" w:hint="default"/>
      </w:rPr>
    </w:lvl>
    <w:lvl w:ilvl="1" w:tplc="80E8B34C">
      <w:start w:val="21"/>
      <w:numFmt w:val="bullet"/>
      <w:lvlText w:val=""/>
      <w:lvlJc w:val="left"/>
      <w:pPr>
        <w:tabs>
          <w:tab w:val="num" w:pos="1440"/>
        </w:tabs>
        <w:ind w:left="1440" w:hanging="360"/>
      </w:pPr>
      <w:rPr>
        <w:rFonts w:ascii="Wingdings 2" w:hAnsi="Wingdings 2" w:hint="default"/>
      </w:rPr>
    </w:lvl>
    <w:lvl w:ilvl="2" w:tplc="1C3EF61E" w:tentative="1">
      <w:start w:val="1"/>
      <w:numFmt w:val="bullet"/>
      <w:lvlText w:val=""/>
      <w:lvlJc w:val="left"/>
      <w:pPr>
        <w:tabs>
          <w:tab w:val="num" w:pos="2160"/>
        </w:tabs>
        <w:ind w:left="2160" w:hanging="360"/>
      </w:pPr>
      <w:rPr>
        <w:rFonts w:ascii="Wingdings 2" w:hAnsi="Wingdings 2" w:hint="default"/>
      </w:rPr>
    </w:lvl>
    <w:lvl w:ilvl="3" w:tplc="6AF6DE0C" w:tentative="1">
      <w:start w:val="1"/>
      <w:numFmt w:val="bullet"/>
      <w:lvlText w:val=""/>
      <w:lvlJc w:val="left"/>
      <w:pPr>
        <w:tabs>
          <w:tab w:val="num" w:pos="2880"/>
        </w:tabs>
        <w:ind w:left="2880" w:hanging="360"/>
      </w:pPr>
      <w:rPr>
        <w:rFonts w:ascii="Wingdings 2" w:hAnsi="Wingdings 2" w:hint="default"/>
      </w:rPr>
    </w:lvl>
    <w:lvl w:ilvl="4" w:tplc="11DC6DD8" w:tentative="1">
      <w:start w:val="1"/>
      <w:numFmt w:val="bullet"/>
      <w:lvlText w:val=""/>
      <w:lvlJc w:val="left"/>
      <w:pPr>
        <w:tabs>
          <w:tab w:val="num" w:pos="3600"/>
        </w:tabs>
        <w:ind w:left="3600" w:hanging="360"/>
      </w:pPr>
      <w:rPr>
        <w:rFonts w:ascii="Wingdings 2" w:hAnsi="Wingdings 2" w:hint="default"/>
      </w:rPr>
    </w:lvl>
    <w:lvl w:ilvl="5" w:tplc="738C4D92" w:tentative="1">
      <w:start w:val="1"/>
      <w:numFmt w:val="bullet"/>
      <w:lvlText w:val=""/>
      <w:lvlJc w:val="left"/>
      <w:pPr>
        <w:tabs>
          <w:tab w:val="num" w:pos="4320"/>
        </w:tabs>
        <w:ind w:left="4320" w:hanging="360"/>
      </w:pPr>
      <w:rPr>
        <w:rFonts w:ascii="Wingdings 2" w:hAnsi="Wingdings 2" w:hint="default"/>
      </w:rPr>
    </w:lvl>
    <w:lvl w:ilvl="6" w:tplc="3C04E210" w:tentative="1">
      <w:start w:val="1"/>
      <w:numFmt w:val="bullet"/>
      <w:lvlText w:val=""/>
      <w:lvlJc w:val="left"/>
      <w:pPr>
        <w:tabs>
          <w:tab w:val="num" w:pos="5040"/>
        </w:tabs>
        <w:ind w:left="5040" w:hanging="360"/>
      </w:pPr>
      <w:rPr>
        <w:rFonts w:ascii="Wingdings 2" w:hAnsi="Wingdings 2" w:hint="default"/>
      </w:rPr>
    </w:lvl>
    <w:lvl w:ilvl="7" w:tplc="12E43102" w:tentative="1">
      <w:start w:val="1"/>
      <w:numFmt w:val="bullet"/>
      <w:lvlText w:val=""/>
      <w:lvlJc w:val="left"/>
      <w:pPr>
        <w:tabs>
          <w:tab w:val="num" w:pos="5760"/>
        </w:tabs>
        <w:ind w:left="5760" w:hanging="360"/>
      </w:pPr>
      <w:rPr>
        <w:rFonts w:ascii="Wingdings 2" w:hAnsi="Wingdings 2" w:hint="default"/>
      </w:rPr>
    </w:lvl>
    <w:lvl w:ilvl="8" w:tplc="A392C51E" w:tentative="1">
      <w:start w:val="1"/>
      <w:numFmt w:val="bullet"/>
      <w:lvlText w:val=""/>
      <w:lvlJc w:val="left"/>
      <w:pPr>
        <w:tabs>
          <w:tab w:val="num" w:pos="6480"/>
        </w:tabs>
        <w:ind w:left="6480" w:hanging="360"/>
      </w:pPr>
      <w:rPr>
        <w:rFonts w:ascii="Wingdings 2" w:hAnsi="Wingdings 2" w:hint="default"/>
      </w:rPr>
    </w:lvl>
  </w:abstractNum>
  <w:abstractNum w:abstractNumId="138">
    <w:nsid w:val="527C2CB4"/>
    <w:multiLevelType w:val="hybridMultilevel"/>
    <w:tmpl w:val="85CC8852"/>
    <w:lvl w:ilvl="0" w:tplc="1ABE6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529F7728"/>
    <w:multiLevelType w:val="hybridMultilevel"/>
    <w:tmpl w:val="1C42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538A160A"/>
    <w:multiLevelType w:val="hybridMultilevel"/>
    <w:tmpl w:val="3EB2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565C3E2A"/>
    <w:multiLevelType w:val="hybridMultilevel"/>
    <w:tmpl w:val="0F106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nsid w:val="57A87F01"/>
    <w:multiLevelType w:val="hybridMultilevel"/>
    <w:tmpl w:val="4E905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587E13D2"/>
    <w:multiLevelType w:val="hybridMultilevel"/>
    <w:tmpl w:val="39C0E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59060679"/>
    <w:multiLevelType w:val="hybridMultilevel"/>
    <w:tmpl w:val="FEE2D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5A547F6A"/>
    <w:multiLevelType w:val="hybridMultilevel"/>
    <w:tmpl w:val="E54AF060"/>
    <w:lvl w:ilvl="0" w:tplc="886AF41E">
      <w:start w:val="1"/>
      <w:numFmt w:val="decimal"/>
      <w:lvlText w:val="TC.%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nsid w:val="5B3141E5"/>
    <w:multiLevelType w:val="hybridMultilevel"/>
    <w:tmpl w:val="48CE5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C334A40"/>
    <w:multiLevelType w:val="hybridMultilevel"/>
    <w:tmpl w:val="6AA25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5C3A6CE9"/>
    <w:multiLevelType w:val="hybridMultilevel"/>
    <w:tmpl w:val="60BC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5CE57E29"/>
    <w:multiLevelType w:val="hybridMultilevel"/>
    <w:tmpl w:val="6BF0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5CE632E4"/>
    <w:multiLevelType w:val="hybridMultilevel"/>
    <w:tmpl w:val="7D88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5D4265F0"/>
    <w:multiLevelType w:val="hybridMultilevel"/>
    <w:tmpl w:val="DBDE5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5D583A43"/>
    <w:multiLevelType w:val="hybridMultilevel"/>
    <w:tmpl w:val="ADD6868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5D891EE2"/>
    <w:multiLevelType w:val="hybridMultilevel"/>
    <w:tmpl w:val="DB2CC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DA36D8E"/>
    <w:multiLevelType w:val="hybridMultilevel"/>
    <w:tmpl w:val="7168358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5E1753A3"/>
    <w:multiLevelType w:val="hybridMultilevel"/>
    <w:tmpl w:val="D34ED4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5EDB3AC2"/>
    <w:multiLevelType w:val="hybridMultilevel"/>
    <w:tmpl w:val="E68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F9D5E87"/>
    <w:multiLevelType w:val="hybridMultilevel"/>
    <w:tmpl w:val="4AA2A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6063793A"/>
    <w:multiLevelType w:val="hybridMultilevel"/>
    <w:tmpl w:val="1B1C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615D06EF"/>
    <w:multiLevelType w:val="hybridMultilevel"/>
    <w:tmpl w:val="015E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61750B24"/>
    <w:multiLevelType w:val="hybridMultilevel"/>
    <w:tmpl w:val="263E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618B6215"/>
    <w:multiLevelType w:val="hybridMultilevel"/>
    <w:tmpl w:val="F03A9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61FE0B23"/>
    <w:multiLevelType w:val="hybridMultilevel"/>
    <w:tmpl w:val="E74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627F776E"/>
    <w:multiLevelType w:val="hybridMultilevel"/>
    <w:tmpl w:val="1E668D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654A079B"/>
    <w:multiLevelType w:val="hybridMultilevel"/>
    <w:tmpl w:val="DE32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662028ED"/>
    <w:multiLevelType w:val="hybridMultilevel"/>
    <w:tmpl w:val="AE8CC97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666E4836"/>
    <w:multiLevelType w:val="hybridMultilevel"/>
    <w:tmpl w:val="E9C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671556E3"/>
    <w:multiLevelType w:val="hybridMultilevel"/>
    <w:tmpl w:val="26D4D8BE"/>
    <w:lvl w:ilvl="0" w:tplc="17A43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672C4AFE"/>
    <w:multiLevelType w:val="hybridMultilevel"/>
    <w:tmpl w:val="7EF0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67D52665"/>
    <w:multiLevelType w:val="hybridMultilevel"/>
    <w:tmpl w:val="6D3AEC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6806734F"/>
    <w:multiLevelType w:val="hybridMultilevel"/>
    <w:tmpl w:val="C26069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68CF2A41"/>
    <w:multiLevelType w:val="hybridMultilevel"/>
    <w:tmpl w:val="936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692342A8"/>
    <w:multiLevelType w:val="hybridMultilevel"/>
    <w:tmpl w:val="F828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69343104"/>
    <w:multiLevelType w:val="hybridMultilevel"/>
    <w:tmpl w:val="4118B72A"/>
    <w:lvl w:ilvl="0" w:tplc="5C048EF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6A686A43"/>
    <w:multiLevelType w:val="hybridMultilevel"/>
    <w:tmpl w:val="5B44A1C2"/>
    <w:lvl w:ilvl="0" w:tplc="6330A31E">
      <w:start w:val="1"/>
      <w:numFmt w:val="lowerRoman"/>
      <w:pStyle w:val="Numberedlist-roman"/>
      <w:lvlText w:val="%1."/>
      <w:lvlJc w:val="left"/>
      <w:pPr>
        <w:ind w:left="864" w:hanging="504"/>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nsid w:val="6B295B39"/>
    <w:multiLevelType w:val="hybridMultilevel"/>
    <w:tmpl w:val="BFD87158"/>
    <w:lvl w:ilvl="0" w:tplc="35E4C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6B974DF5"/>
    <w:multiLevelType w:val="hybridMultilevel"/>
    <w:tmpl w:val="E2D47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6C425E65"/>
    <w:multiLevelType w:val="hybridMultilevel"/>
    <w:tmpl w:val="38881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6CB82AB1"/>
    <w:multiLevelType w:val="hybridMultilevel"/>
    <w:tmpl w:val="F698E2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6CC87A55"/>
    <w:multiLevelType w:val="hybridMultilevel"/>
    <w:tmpl w:val="A984C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6CFE13BE"/>
    <w:multiLevelType w:val="hybridMultilevel"/>
    <w:tmpl w:val="1512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6DCF6BB0"/>
    <w:multiLevelType w:val="hybridMultilevel"/>
    <w:tmpl w:val="997249CC"/>
    <w:lvl w:ilvl="0" w:tplc="9E361F56">
      <w:start w:val="1"/>
      <w:numFmt w:val="bullet"/>
      <w:pStyle w:val="Bullet3"/>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DD13DDC"/>
    <w:multiLevelType w:val="hybridMultilevel"/>
    <w:tmpl w:val="DEDC27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6E2D7445"/>
    <w:multiLevelType w:val="hybridMultilevel"/>
    <w:tmpl w:val="72F8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6E626941"/>
    <w:multiLevelType w:val="hybridMultilevel"/>
    <w:tmpl w:val="7B9C91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6EA21238"/>
    <w:multiLevelType w:val="hybridMultilevel"/>
    <w:tmpl w:val="82FA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6F957308"/>
    <w:multiLevelType w:val="hybridMultilevel"/>
    <w:tmpl w:val="9ED00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6F962AF1"/>
    <w:multiLevelType w:val="hybridMultilevel"/>
    <w:tmpl w:val="1AF2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6FD046DB"/>
    <w:multiLevelType w:val="hybridMultilevel"/>
    <w:tmpl w:val="1BA0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7057787C"/>
    <w:multiLevelType w:val="hybridMultilevel"/>
    <w:tmpl w:val="D8CC8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70DF6793"/>
    <w:multiLevelType w:val="multilevel"/>
    <w:tmpl w:val="6F3CA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1">
    <w:nsid w:val="71CD1A53"/>
    <w:multiLevelType w:val="hybridMultilevel"/>
    <w:tmpl w:val="129667F8"/>
    <w:lvl w:ilvl="0" w:tplc="FDD8E866">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723C2EC9"/>
    <w:multiLevelType w:val="hybridMultilevel"/>
    <w:tmpl w:val="FC781558"/>
    <w:lvl w:ilvl="0" w:tplc="0360F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72766467"/>
    <w:multiLevelType w:val="hybridMultilevel"/>
    <w:tmpl w:val="FC5A8C14"/>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736D5F4B"/>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74262CE8"/>
    <w:multiLevelType w:val="hybridMultilevel"/>
    <w:tmpl w:val="1068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744F4485"/>
    <w:multiLevelType w:val="hybridMultilevel"/>
    <w:tmpl w:val="DDC0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749B2D12"/>
    <w:multiLevelType w:val="hybridMultilevel"/>
    <w:tmpl w:val="99F0F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74A36031"/>
    <w:multiLevelType w:val="hybridMultilevel"/>
    <w:tmpl w:val="A1CA402E"/>
    <w:lvl w:ilvl="0" w:tplc="8CF03B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74DA13C6"/>
    <w:multiLevelType w:val="hybridMultilevel"/>
    <w:tmpl w:val="744E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74DF6B1F"/>
    <w:multiLevelType w:val="multilevel"/>
    <w:tmpl w:val="92AC4B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1">
    <w:nsid w:val="74FC3588"/>
    <w:multiLevelType w:val="hybridMultilevel"/>
    <w:tmpl w:val="BE041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75435A4B"/>
    <w:multiLevelType w:val="hybridMultilevel"/>
    <w:tmpl w:val="8B166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755B7FF8"/>
    <w:multiLevelType w:val="hybridMultilevel"/>
    <w:tmpl w:val="9E54A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795B57A7"/>
    <w:multiLevelType w:val="hybridMultilevel"/>
    <w:tmpl w:val="F5B6FA5C"/>
    <w:lvl w:ilvl="0" w:tplc="070CA3FE">
      <w:start w:val="1"/>
      <w:numFmt w:val="decimal"/>
      <w:pStyle w:val="Func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nsid w:val="7AA1576B"/>
    <w:multiLevelType w:val="hybridMultilevel"/>
    <w:tmpl w:val="354E3770"/>
    <w:lvl w:ilvl="0" w:tplc="30386494">
      <w:start w:val="1"/>
      <w:numFmt w:val="bullet"/>
      <w:pStyle w:val="Bullet1"/>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7B0B3663"/>
    <w:multiLevelType w:val="hybridMultilevel"/>
    <w:tmpl w:val="8B1A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7BE9746D"/>
    <w:multiLevelType w:val="hybridMultilevel"/>
    <w:tmpl w:val="9AA6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7C133C01"/>
    <w:multiLevelType w:val="multilevel"/>
    <w:tmpl w:val="0DE8B92C"/>
    <w:lvl w:ilvl="0">
      <w:start w:val="1"/>
      <w:numFmt w:val="decimal"/>
      <w:pStyle w:val="UseCasesteps"/>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7EA67C0B"/>
    <w:multiLevelType w:val="hybridMultilevel"/>
    <w:tmpl w:val="43B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EE9116B"/>
    <w:multiLevelType w:val="hybridMultilevel"/>
    <w:tmpl w:val="F6F8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7FA52C1F"/>
    <w:multiLevelType w:val="hybridMultilevel"/>
    <w:tmpl w:val="432202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nsid w:val="7FDA329D"/>
    <w:multiLevelType w:val="hybridMultilevel"/>
    <w:tmpl w:val="C7FA804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4"/>
  </w:num>
  <w:num w:numId="2">
    <w:abstractNumId w:val="205"/>
  </w:num>
  <w:num w:numId="3">
    <w:abstractNumId w:val="86"/>
  </w:num>
  <w:num w:numId="4">
    <w:abstractNumId w:val="56"/>
  </w:num>
  <w:num w:numId="5">
    <w:abstractNumId w:val="181"/>
  </w:num>
  <w:num w:numId="6">
    <w:abstractNumId w:val="131"/>
  </w:num>
  <w:num w:numId="7">
    <w:abstractNumId w:val="135"/>
  </w:num>
  <w:num w:numId="8">
    <w:abstractNumId w:val="0"/>
  </w:num>
  <w:num w:numId="9">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9"/>
  </w:num>
  <w:num w:numId="11">
    <w:abstractNumId w:val="74"/>
  </w:num>
  <w:num w:numId="12">
    <w:abstractNumId w:val="164"/>
  </w:num>
  <w:num w:numId="13">
    <w:abstractNumId w:val="117"/>
  </w:num>
  <w:num w:numId="14">
    <w:abstractNumId w:val="137"/>
  </w:num>
  <w:num w:numId="15">
    <w:abstractNumId w:val="32"/>
  </w:num>
  <w:num w:numId="16">
    <w:abstractNumId w:val="36"/>
  </w:num>
  <w:num w:numId="17">
    <w:abstractNumId w:val="145"/>
  </w:num>
  <w:num w:numId="18">
    <w:abstractNumId w:val="146"/>
  </w:num>
  <w:num w:numId="19">
    <w:abstractNumId w:val="40"/>
  </w:num>
  <w:num w:numId="20">
    <w:abstractNumId w:val="130"/>
  </w:num>
  <w:num w:numId="21">
    <w:abstractNumId w:val="33"/>
  </w:num>
  <w:num w:numId="22">
    <w:abstractNumId w:val="203"/>
  </w:num>
  <w:num w:numId="23">
    <w:abstractNumId w:val="5"/>
  </w:num>
  <w:num w:numId="24">
    <w:abstractNumId w:val="158"/>
  </w:num>
  <w:num w:numId="25">
    <w:abstractNumId w:val="18"/>
  </w:num>
  <w:num w:numId="26">
    <w:abstractNumId w:val="140"/>
  </w:num>
  <w:num w:numId="27">
    <w:abstractNumId w:val="71"/>
  </w:num>
  <w:num w:numId="28">
    <w:abstractNumId w:val="134"/>
  </w:num>
  <w:num w:numId="29">
    <w:abstractNumId w:val="79"/>
  </w:num>
  <w:num w:numId="30">
    <w:abstractNumId w:val="161"/>
  </w:num>
  <w:num w:numId="31">
    <w:abstractNumId w:val="26"/>
  </w:num>
  <w:num w:numId="32">
    <w:abstractNumId w:val="160"/>
  </w:num>
  <w:num w:numId="33">
    <w:abstractNumId w:val="112"/>
  </w:num>
  <w:num w:numId="34">
    <w:abstractNumId w:val="176"/>
  </w:num>
  <w:num w:numId="35">
    <w:abstractNumId w:val="34"/>
  </w:num>
  <w:num w:numId="36">
    <w:abstractNumId w:val="132"/>
  </w:num>
  <w:num w:numId="37">
    <w:abstractNumId w:val="179"/>
  </w:num>
  <w:num w:numId="38">
    <w:abstractNumId w:val="25"/>
  </w:num>
  <w:num w:numId="39">
    <w:abstractNumId w:val="168"/>
  </w:num>
  <w:num w:numId="40">
    <w:abstractNumId w:val="6"/>
  </w:num>
  <w:num w:numId="41">
    <w:abstractNumId w:val="129"/>
  </w:num>
  <w:num w:numId="42">
    <w:abstractNumId w:val="12"/>
  </w:num>
  <w:num w:numId="43">
    <w:abstractNumId w:val="143"/>
  </w:num>
  <w:num w:numId="44">
    <w:abstractNumId w:val="196"/>
  </w:num>
  <w:num w:numId="45">
    <w:abstractNumId w:val="187"/>
  </w:num>
  <w:num w:numId="46">
    <w:abstractNumId w:val="67"/>
  </w:num>
  <w:num w:numId="47">
    <w:abstractNumId w:val="136"/>
  </w:num>
  <w:num w:numId="48">
    <w:abstractNumId w:val="207"/>
  </w:num>
  <w:num w:numId="49">
    <w:abstractNumId w:val="38"/>
  </w:num>
  <w:num w:numId="50">
    <w:abstractNumId w:val="162"/>
  </w:num>
  <w:num w:numId="51">
    <w:abstractNumId w:val="39"/>
  </w:num>
  <w:num w:numId="52">
    <w:abstractNumId w:val="128"/>
  </w:num>
  <w:num w:numId="53">
    <w:abstractNumId w:val="157"/>
  </w:num>
  <w:num w:numId="54">
    <w:abstractNumId w:val="180"/>
  </w:num>
  <w:num w:numId="55">
    <w:abstractNumId w:val="151"/>
  </w:num>
  <w:num w:numId="56">
    <w:abstractNumId w:val="197"/>
  </w:num>
  <w:num w:numId="57">
    <w:abstractNumId w:val="75"/>
  </w:num>
  <w:num w:numId="58">
    <w:abstractNumId w:val="49"/>
  </w:num>
  <w:num w:numId="59">
    <w:abstractNumId w:val="78"/>
  </w:num>
  <w:num w:numId="60">
    <w:abstractNumId w:val="93"/>
  </w:num>
  <w:num w:numId="61">
    <w:abstractNumId w:val="27"/>
  </w:num>
  <w:num w:numId="62">
    <w:abstractNumId w:val="98"/>
  </w:num>
  <w:num w:numId="63">
    <w:abstractNumId w:val="202"/>
  </w:num>
  <w:num w:numId="64">
    <w:abstractNumId w:val="28"/>
  </w:num>
  <w:num w:numId="65">
    <w:abstractNumId w:val="20"/>
  </w:num>
  <w:num w:numId="66">
    <w:abstractNumId w:val="47"/>
  </w:num>
  <w:num w:numId="67">
    <w:abstractNumId w:val="139"/>
  </w:num>
  <w:num w:numId="68">
    <w:abstractNumId w:val="100"/>
  </w:num>
  <w:num w:numId="69">
    <w:abstractNumId w:val="31"/>
  </w:num>
  <w:num w:numId="70">
    <w:abstractNumId w:val="110"/>
  </w:num>
  <w:num w:numId="71">
    <w:abstractNumId w:val="90"/>
  </w:num>
  <w:num w:numId="72">
    <w:abstractNumId w:val="97"/>
  </w:num>
  <w:num w:numId="73">
    <w:abstractNumId w:val="3"/>
  </w:num>
  <w:num w:numId="74">
    <w:abstractNumId w:val="84"/>
  </w:num>
  <w:num w:numId="75">
    <w:abstractNumId w:val="186"/>
  </w:num>
  <w:num w:numId="76">
    <w:abstractNumId w:val="189"/>
  </w:num>
  <w:num w:numId="77">
    <w:abstractNumId w:val="199"/>
  </w:num>
  <w:num w:numId="78">
    <w:abstractNumId w:val="77"/>
  </w:num>
  <w:num w:numId="79">
    <w:abstractNumId w:val="83"/>
  </w:num>
  <w:num w:numId="80">
    <w:abstractNumId w:val="70"/>
  </w:num>
  <w:num w:numId="81">
    <w:abstractNumId w:val="149"/>
  </w:num>
  <w:num w:numId="82">
    <w:abstractNumId w:val="101"/>
  </w:num>
  <w:num w:numId="83">
    <w:abstractNumId w:val="9"/>
  </w:num>
  <w:num w:numId="84">
    <w:abstractNumId w:val="48"/>
  </w:num>
  <w:num w:numId="85">
    <w:abstractNumId w:val="55"/>
  </w:num>
  <w:num w:numId="86">
    <w:abstractNumId w:val="144"/>
  </w:num>
  <w:num w:numId="87">
    <w:abstractNumId w:val="192"/>
  </w:num>
  <w:num w:numId="88">
    <w:abstractNumId w:val="7"/>
  </w:num>
  <w:num w:numId="89">
    <w:abstractNumId w:val="178"/>
  </w:num>
  <w:num w:numId="90">
    <w:abstractNumId w:val="24"/>
  </w:num>
  <w:num w:numId="91">
    <w:abstractNumId w:val="111"/>
  </w:num>
  <w:num w:numId="92">
    <w:abstractNumId w:val="87"/>
  </w:num>
  <w:num w:numId="93">
    <w:abstractNumId w:val="114"/>
  </w:num>
  <w:num w:numId="94">
    <w:abstractNumId w:val="51"/>
  </w:num>
  <w:num w:numId="95">
    <w:abstractNumId w:val="167"/>
  </w:num>
  <w:num w:numId="96">
    <w:abstractNumId w:val="138"/>
  </w:num>
  <w:num w:numId="97">
    <w:abstractNumId w:val="105"/>
  </w:num>
  <w:num w:numId="98">
    <w:abstractNumId w:val="212"/>
  </w:num>
  <w:num w:numId="99">
    <w:abstractNumId w:val="1"/>
  </w:num>
  <w:num w:numId="100">
    <w:abstractNumId w:val="4"/>
  </w:num>
  <w:num w:numId="101">
    <w:abstractNumId w:val="14"/>
  </w:num>
  <w:num w:numId="102">
    <w:abstractNumId w:val="59"/>
  </w:num>
  <w:num w:numId="103">
    <w:abstractNumId w:val="193"/>
  </w:num>
  <w:num w:numId="104">
    <w:abstractNumId w:val="124"/>
  </w:num>
  <w:num w:numId="105">
    <w:abstractNumId w:val="65"/>
  </w:num>
  <w:num w:numId="106">
    <w:abstractNumId w:val="69"/>
  </w:num>
  <w:num w:numId="107">
    <w:abstractNumId w:val="165"/>
  </w:num>
  <w:num w:numId="108">
    <w:abstractNumId w:val="172"/>
  </w:num>
  <w:num w:numId="109">
    <w:abstractNumId w:val="43"/>
  </w:num>
  <w:num w:numId="110">
    <w:abstractNumId w:val="166"/>
  </w:num>
  <w:num w:numId="111">
    <w:abstractNumId w:val="41"/>
  </w:num>
  <w:num w:numId="112">
    <w:abstractNumId w:val="17"/>
  </w:num>
  <w:num w:numId="113">
    <w:abstractNumId w:val="52"/>
  </w:num>
  <w:num w:numId="114">
    <w:abstractNumId w:val="102"/>
  </w:num>
  <w:num w:numId="115">
    <w:abstractNumId w:val="177"/>
  </w:num>
  <w:num w:numId="116">
    <w:abstractNumId w:val="147"/>
  </w:num>
  <w:num w:numId="117">
    <w:abstractNumId w:val="73"/>
  </w:num>
  <w:num w:numId="118">
    <w:abstractNumId w:val="154"/>
  </w:num>
  <w:num w:numId="119">
    <w:abstractNumId w:val="94"/>
  </w:num>
  <w:num w:numId="120">
    <w:abstractNumId w:val="85"/>
  </w:num>
  <w:num w:numId="121">
    <w:abstractNumId w:val="72"/>
  </w:num>
  <w:num w:numId="122">
    <w:abstractNumId w:val="169"/>
  </w:num>
  <w:num w:numId="123">
    <w:abstractNumId w:val="42"/>
  </w:num>
  <w:num w:numId="124">
    <w:abstractNumId w:val="120"/>
  </w:num>
  <w:num w:numId="125">
    <w:abstractNumId w:val="60"/>
  </w:num>
  <w:num w:numId="126">
    <w:abstractNumId w:val="159"/>
  </w:num>
  <w:num w:numId="127">
    <w:abstractNumId w:val="106"/>
  </w:num>
  <w:num w:numId="128">
    <w:abstractNumId w:val="119"/>
  </w:num>
  <w:num w:numId="129">
    <w:abstractNumId w:val="163"/>
  </w:num>
  <w:num w:numId="130">
    <w:abstractNumId w:val="170"/>
  </w:num>
  <w:num w:numId="131">
    <w:abstractNumId w:val="13"/>
  </w:num>
  <w:num w:numId="132">
    <w:abstractNumId w:val="184"/>
  </w:num>
  <w:num w:numId="133">
    <w:abstractNumId w:val="76"/>
  </w:num>
  <w:num w:numId="134">
    <w:abstractNumId w:val="152"/>
  </w:num>
  <w:num w:numId="135">
    <w:abstractNumId w:val="182"/>
  </w:num>
  <w:num w:numId="136">
    <w:abstractNumId w:val="155"/>
  </w:num>
  <w:num w:numId="137">
    <w:abstractNumId w:val="2"/>
  </w:num>
  <w:num w:numId="138">
    <w:abstractNumId w:val="188"/>
  </w:num>
  <w:num w:numId="139">
    <w:abstractNumId w:val="104"/>
  </w:num>
  <w:num w:numId="140">
    <w:abstractNumId w:val="92"/>
  </w:num>
  <w:num w:numId="141">
    <w:abstractNumId w:val="23"/>
  </w:num>
  <w:num w:numId="142">
    <w:abstractNumId w:val="183"/>
  </w:num>
  <w:num w:numId="143">
    <w:abstractNumId w:val="108"/>
  </w:num>
  <w:num w:numId="144">
    <w:abstractNumId w:val="64"/>
  </w:num>
  <w:num w:numId="145">
    <w:abstractNumId w:val="58"/>
  </w:num>
  <w:num w:numId="146">
    <w:abstractNumId w:val="171"/>
  </w:num>
  <w:num w:numId="147">
    <w:abstractNumId w:val="122"/>
  </w:num>
  <w:num w:numId="148">
    <w:abstractNumId w:val="210"/>
  </w:num>
  <w:num w:numId="149">
    <w:abstractNumId w:val="204"/>
  </w:num>
  <w:num w:numId="150">
    <w:abstractNumId w:val="44"/>
  </w:num>
  <w:num w:numId="151">
    <w:abstractNumId w:val="8"/>
  </w:num>
  <w:num w:numId="152">
    <w:abstractNumId w:val="53"/>
  </w:num>
  <w:num w:numId="153">
    <w:abstractNumId w:val="82"/>
  </w:num>
  <w:num w:numId="154">
    <w:abstractNumId w:val="118"/>
  </w:num>
  <w:num w:numId="155">
    <w:abstractNumId w:val="96"/>
  </w:num>
  <w:num w:numId="156">
    <w:abstractNumId w:val="156"/>
  </w:num>
  <w:num w:numId="157">
    <w:abstractNumId w:val="50"/>
  </w:num>
  <w:num w:numId="158">
    <w:abstractNumId w:val="66"/>
  </w:num>
  <w:num w:numId="159">
    <w:abstractNumId w:val="123"/>
  </w:num>
  <w:num w:numId="160">
    <w:abstractNumId w:val="113"/>
  </w:num>
  <w:num w:numId="161">
    <w:abstractNumId w:val="54"/>
  </w:num>
  <w:num w:numId="162">
    <w:abstractNumId w:val="195"/>
  </w:num>
  <w:num w:numId="163">
    <w:abstractNumId w:val="126"/>
  </w:num>
  <w:num w:numId="164">
    <w:abstractNumId w:val="88"/>
  </w:num>
  <w:num w:numId="165">
    <w:abstractNumId w:val="185"/>
  </w:num>
  <w:num w:numId="166">
    <w:abstractNumId w:val="103"/>
  </w:num>
  <w:num w:numId="167">
    <w:abstractNumId w:val="121"/>
  </w:num>
  <w:num w:numId="168">
    <w:abstractNumId w:val="142"/>
  </w:num>
  <w:num w:numId="169">
    <w:abstractNumId w:val="10"/>
  </w:num>
  <w:num w:numId="170">
    <w:abstractNumId w:val="91"/>
  </w:num>
  <w:num w:numId="171">
    <w:abstractNumId w:val="22"/>
  </w:num>
  <w:num w:numId="172">
    <w:abstractNumId w:val="107"/>
  </w:num>
  <w:num w:numId="173">
    <w:abstractNumId w:val="127"/>
  </w:num>
  <w:num w:numId="174">
    <w:abstractNumId w:val="175"/>
  </w:num>
  <w:num w:numId="175">
    <w:abstractNumId w:val="68"/>
  </w:num>
  <w:num w:numId="176">
    <w:abstractNumId w:val="141"/>
  </w:num>
  <w:num w:numId="177">
    <w:abstractNumId w:val="16"/>
  </w:num>
  <w:num w:numId="178">
    <w:abstractNumId w:val="148"/>
  </w:num>
  <w:num w:numId="179">
    <w:abstractNumId w:val="115"/>
  </w:num>
  <w:num w:numId="180">
    <w:abstractNumId w:val="209"/>
  </w:num>
  <w:num w:numId="181">
    <w:abstractNumId w:val="133"/>
  </w:num>
  <w:num w:numId="182">
    <w:abstractNumId w:val="81"/>
  </w:num>
  <w:num w:numId="183">
    <w:abstractNumId w:val="211"/>
  </w:num>
  <w:num w:numId="184">
    <w:abstractNumId w:val="206"/>
  </w:num>
  <w:num w:numId="185">
    <w:abstractNumId w:val="150"/>
  </w:num>
  <w:num w:numId="186">
    <w:abstractNumId w:val="35"/>
  </w:num>
  <w:num w:numId="187">
    <w:abstractNumId w:val="37"/>
  </w:num>
  <w:num w:numId="188">
    <w:abstractNumId w:val="19"/>
  </w:num>
  <w:num w:numId="189">
    <w:abstractNumId w:val="194"/>
  </w:num>
  <w:num w:numId="190">
    <w:abstractNumId w:val="21"/>
  </w:num>
  <w:num w:numId="191">
    <w:abstractNumId w:val="201"/>
  </w:num>
  <w:num w:numId="192">
    <w:abstractNumId w:val="191"/>
  </w:num>
  <w:num w:numId="193">
    <w:abstractNumId w:val="99"/>
  </w:num>
  <w:num w:numId="194">
    <w:abstractNumId w:val="11"/>
  </w:num>
  <w:num w:numId="195">
    <w:abstractNumId w:val="109"/>
  </w:num>
  <w:num w:numId="196">
    <w:abstractNumId w:val="30"/>
  </w:num>
  <w:num w:numId="197">
    <w:abstractNumId w:val="173"/>
  </w:num>
  <w:num w:numId="198">
    <w:abstractNumId w:val="198"/>
  </w:num>
  <w:num w:numId="199">
    <w:abstractNumId w:val="45"/>
  </w:num>
  <w:num w:numId="200">
    <w:abstractNumId w:val="95"/>
  </w:num>
  <w:num w:numId="201">
    <w:abstractNumId w:val="125"/>
  </w:num>
  <w:num w:numId="202">
    <w:abstractNumId w:val="46"/>
  </w:num>
  <w:num w:numId="203">
    <w:abstractNumId w:val="63"/>
  </w:num>
  <w:num w:numId="204">
    <w:abstractNumId w:val="15"/>
  </w:num>
  <w:num w:numId="205">
    <w:abstractNumId w:val="57"/>
  </w:num>
  <w:num w:numId="206">
    <w:abstractNumId w:val="190"/>
  </w:num>
  <w:num w:numId="207">
    <w:abstractNumId w:val="200"/>
  </w:num>
  <w:num w:numId="208">
    <w:abstractNumId w:val="61"/>
  </w:num>
  <w:num w:numId="209">
    <w:abstractNumId w:val="29"/>
  </w:num>
  <w:num w:numId="210">
    <w:abstractNumId w:val="153"/>
  </w:num>
  <w:num w:numId="211">
    <w:abstractNumId w:val="62"/>
  </w:num>
  <w:num w:numId="212">
    <w:abstractNumId w:val="116"/>
  </w:num>
  <w:num w:numId="213">
    <w:abstractNumId w:val="80"/>
  </w:num>
  <w:numIdMacAtCleanup w:val="20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ragomir, Mihai-Stefan">
    <w15:presenceInfo w15:providerId="AD" w15:userId="S-1-5-21-3315056765-2776337604-4041271214-6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CDF"/>
    <w:rsid w:val="0000094F"/>
    <w:rsid w:val="000039FF"/>
    <w:rsid w:val="00011F87"/>
    <w:rsid w:val="000157F9"/>
    <w:rsid w:val="00015884"/>
    <w:rsid w:val="00015E9C"/>
    <w:rsid w:val="00016E46"/>
    <w:rsid w:val="000206EB"/>
    <w:rsid w:val="00021C73"/>
    <w:rsid w:val="000256ED"/>
    <w:rsid w:val="00025F99"/>
    <w:rsid w:val="00027E65"/>
    <w:rsid w:val="00030D80"/>
    <w:rsid w:val="00031B1F"/>
    <w:rsid w:val="000337A8"/>
    <w:rsid w:val="000344C2"/>
    <w:rsid w:val="00040288"/>
    <w:rsid w:val="00042CD9"/>
    <w:rsid w:val="00046106"/>
    <w:rsid w:val="00046B64"/>
    <w:rsid w:val="00047EC9"/>
    <w:rsid w:val="00050569"/>
    <w:rsid w:val="000537B8"/>
    <w:rsid w:val="000559D7"/>
    <w:rsid w:val="00055F35"/>
    <w:rsid w:val="00056B59"/>
    <w:rsid w:val="000571E5"/>
    <w:rsid w:val="00062857"/>
    <w:rsid w:val="000745CD"/>
    <w:rsid w:val="00083D7D"/>
    <w:rsid w:val="00083E64"/>
    <w:rsid w:val="000928E8"/>
    <w:rsid w:val="00092933"/>
    <w:rsid w:val="00096D2A"/>
    <w:rsid w:val="000C4D99"/>
    <w:rsid w:val="000C7C7B"/>
    <w:rsid w:val="000D6E3E"/>
    <w:rsid w:val="000E0F0A"/>
    <w:rsid w:val="000F314E"/>
    <w:rsid w:val="00100008"/>
    <w:rsid w:val="001038F9"/>
    <w:rsid w:val="00104AF3"/>
    <w:rsid w:val="0010796C"/>
    <w:rsid w:val="001102E7"/>
    <w:rsid w:val="00117A7C"/>
    <w:rsid w:val="00120B25"/>
    <w:rsid w:val="00124E50"/>
    <w:rsid w:val="00130F6A"/>
    <w:rsid w:val="00136A15"/>
    <w:rsid w:val="00136EFE"/>
    <w:rsid w:val="00137995"/>
    <w:rsid w:val="00143687"/>
    <w:rsid w:val="00143C0C"/>
    <w:rsid w:val="00143C94"/>
    <w:rsid w:val="00144559"/>
    <w:rsid w:val="001451EE"/>
    <w:rsid w:val="001460F4"/>
    <w:rsid w:val="0014756A"/>
    <w:rsid w:val="0015581B"/>
    <w:rsid w:val="00155BD6"/>
    <w:rsid w:val="00164958"/>
    <w:rsid w:val="00167CF8"/>
    <w:rsid w:val="00172C0A"/>
    <w:rsid w:val="00174D5B"/>
    <w:rsid w:val="00175E11"/>
    <w:rsid w:val="00182AC6"/>
    <w:rsid w:val="00184631"/>
    <w:rsid w:val="001909E3"/>
    <w:rsid w:val="0019479C"/>
    <w:rsid w:val="00195B81"/>
    <w:rsid w:val="001A6A91"/>
    <w:rsid w:val="001A7562"/>
    <w:rsid w:val="001B495E"/>
    <w:rsid w:val="001C4B28"/>
    <w:rsid w:val="001C4ECC"/>
    <w:rsid w:val="001C5F01"/>
    <w:rsid w:val="001D1EDF"/>
    <w:rsid w:val="001D22DE"/>
    <w:rsid w:val="001D5714"/>
    <w:rsid w:val="001D690A"/>
    <w:rsid w:val="001E4A43"/>
    <w:rsid w:val="001E6CEC"/>
    <w:rsid w:val="001E77D3"/>
    <w:rsid w:val="001E7953"/>
    <w:rsid w:val="001F092D"/>
    <w:rsid w:val="001F4B66"/>
    <w:rsid w:val="001F504E"/>
    <w:rsid w:val="001F5FC7"/>
    <w:rsid w:val="00204FA0"/>
    <w:rsid w:val="00205F87"/>
    <w:rsid w:val="0021365C"/>
    <w:rsid w:val="00213DFB"/>
    <w:rsid w:val="00214DB3"/>
    <w:rsid w:val="0021719D"/>
    <w:rsid w:val="00217BE2"/>
    <w:rsid w:val="00222439"/>
    <w:rsid w:val="00222625"/>
    <w:rsid w:val="00226070"/>
    <w:rsid w:val="0022609E"/>
    <w:rsid w:val="002274F8"/>
    <w:rsid w:val="00231EFD"/>
    <w:rsid w:val="002330E3"/>
    <w:rsid w:val="00247DAB"/>
    <w:rsid w:val="002500F2"/>
    <w:rsid w:val="00250A16"/>
    <w:rsid w:val="00250E32"/>
    <w:rsid w:val="00251DB9"/>
    <w:rsid w:val="00252ACA"/>
    <w:rsid w:val="002538DB"/>
    <w:rsid w:val="00254091"/>
    <w:rsid w:val="00262874"/>
    <w:rsid w:val="00265705"/>
    <w:rsid w:val="00266BD2"/>
    <w:rsid w:val="00271624"/>
    <w:rsid w:val="00276BE2"/>
    <w:rsid w:val="00282989"/>
    <w:rsid w:val="00290BF5"/>
    <w:rsid w:val="00292340"/>
    <w:rsid w:val="00296122"/>
    <w:rsid w:val="00296123"/>
    <w:rsid w:val="002A4F4F"/>
    <w:rsid w:val="002B0CDC"/>
    <w:rsid w:val="002B66BF"/>
    <w:rsid w:val="002C4391"/>
    <w:rsid w:val="002C4607"/>
    <w:rsid w:val="002C75BB"/>
    <w:rsid w:val="002D0E32"/>
    <w:rsid w:val="002D256A"/>
    <w:rsid w:val="002D27D4"/>
    <w:rsid w:val="002D4DC1"/>
    <w:rsid w:val="002D554E"/>
    <w:rsid w:val="002E270C"/>
    <w:rsid w:val="002F591F"/>
    <w:rsid w:val="002F6112"/>
    <w:rsid w:val="00302357"/>
    <w:rsid w:val="00302C8A"/>
    <w:rsid w:val="00303937"/>
    <w:rsid w:val="003045B4"/>
    <w:rsid w:val="00306D65"/>
    <w:rsid w:val="003142B6"/>
    <w:rsid w:val="00315147"/>
    <w:rsid w:val="00315D9B"/>
    <w:rsid w:val="00324BC5"/>
    <w:rsid w:val="00326F0A"/>
    <w:rsid w:val="00331A46"/>
    <w:rsid w:val="00336242"/>
    <w:rsid w:val="00342313"/>
    <w:rsid w:val="003564DD"/>
    <w:rsid w:val="003620C5"/>
    <w:rsid w:val="003672DD"/>
    <w:rsid w:val="003677C2"/>
    <w:rsid w:val="0037058B"/>
    <w:rsid w:val="00371932"/>
    <w:rsid w:val="00381A34"/>
    <w:rsid w:val="003825FD"/>
    <w:rsid w:val="0038372C"/>
    <w:rsid w:val="003A4C43"/>
    <w:rsid w:val="003A64F4"/>
    <w:rsid w:val="003A6CF3"/>
    <w:rsid w:val="003B51F9"/>
    <w:rsid w:val="003B57B6"/>
    <w:rsid w:val="003B66CD"/>
    <w:rsid w:val="003B6EB0"/>
    <w:rsid w:val="003B7CBC"/>
    <w:rsid w:val="003C2372"/>
    <w:rsid w:val="003C43A1"/>
    <w:rsid w:val="003D1DD0"/>
    <w:rsid w:val="003E1172"/>
    <w:rsid w:val="003E3148"/>
    <w:rsid w:val="003E5569"/>
    <w:rsid w:val="003F07D4"/>
    <w:rsid w:val="004006A9"/>
    <w:rsid w:val="00406D81"/>
    <w:rsid w:val="00407A81"/>
    <w:rsid w:val="004215B1"/>
    <w:rsid w:val="00425BA9"/>
    <w:rsid w:val="00427ACF"/>
    <w:rsid w:val="0043455E"/>
    <w:rsid w:val="004412A8"/>
    <w:rsid w:val="00441EC7"/>
    <w:rsid w:val="004459B6"/>
    <w:rsid w:val="00450BE5"/>
    <w:rsid w:val="00453C89"/>
    <w:rsid w:val="004568CC"/>
    <w:rsid w:val="004661AD"/>
    <w:rsid w:val="00472779"/>
    <w:rsid w:val="004753C3"/>
    <w:rsid w:val="0048222C"/>
    <w:rsid w:val="004830A9"/>
    <w:rsid w:val="00497CB2"/>
    <w:rsid w:val="004A1DF4"/>
    <w:rsid w:val="004A41A4"/>
    <w:rsid w:val="004A4636"/>
    <w:rsid w:val="004A6A35"/>
    <w:rsid w:val="004A7E07"/>
    <w:rsid w:val="004B5674"/>
    <w:rsid w:val="004B765F"/>
    <w:rsid w:val="004C0265"/>
    <w:rsid w:val="004C6106"/>
    <w:rsid w:val="004C67A8"/>
    <w:rsid w:val="004D2FFF"/>
    <w:rsid w:val="004D66F5"/>
    <w:rsid w:val="004E07F3"/>
    <w:rsid w:val="004E5546"/>
    <w:rsid w:val="004F05C4"/>
    <w:rsid w:val="004F5EAE"/>
    <w:rsid w:val="00506878"/>
    <w:rsid w:val="00506AF4"/>
    <w:rsid w:val="0051033C"/>
    <w:rsid w:val="005106AE"/>
    <w:rsid w:val="0052294D"/>
    <w:rsid w:val="00524689"/>
    <w:rsid w:val="00526848"/>
    <w:rsid w:val="0052787E"/>
    <w:rsid w:val="00530B3D"/>
    <w:rsid w:val="00530F69"/>
    <w:rsid w:val="00536362"/>
    <w:rsid w:val="005370FB"/>
    <w:rsid w:val="00537D69"/>
    <w:rsid w:val="00542DF4"/>
    <w:rsid w:val="005445BC"/>
    <w:rsid w:val="0054767B"/>
    <w:rsid w:val="00547D49"/>
    <w:rsid w:val="00551014"/>
    <w:rsid w:val="005514C8"/>
    <w:rsid w:val="005545F0"/>
    <w:rsid w:val="00555EE5"/>
    <w:rsid w:val="00556203"/>
    <w:rsid w:val="005714BD"/>
    <w:rsid w:val="00573610"/>
    <w:rsid w:val="005771B1"/>
    <w:rsid w:val="005848A2"/>
    <w:rsid w:val="00591F87"/>
    <w:rsid w:val="00592307"/>
    <w:rsid w:val="0059418B"/>
    <w:rsid w:val="00594F45"/>
    <w:rsid w:val="005A1D48"/>
    <w:rsid w:val="005A301A"/>
    <w:rsid w:val="005A3058"/>
    <w:rsid w:val="005A676A"/>
    <w:rsid w:val="005A6784"/>
    <w:rsid w:val="005B35EE"/>
    <w:rsid w:val="005B4275"/>
    <w:rsid w:val="005B4AE3"/>
    <w:rsid w:val="005C30E6"/>
    <w:rsid w:val="005C4DFA"/>
    <w:rsid w:val="005D4871"/>
    <w:rsid w:val="005E0AA1"/>
    <w:rsid w:val="005E3F2D"/>
    <w:rsid w:val="005E480F"/>
    <w:rsid w:val="005E6135"/>
    <w:rsid w:val="005F0130"/>
    <w:rsid w:val="005F7E72"/>
    <w:rsid w:val="006035B4"/>
    <w:rsid w:val="006042E8"/>
    <w:rsid w:val="00604731"/>
    <w:rsid w:val="006069DF"/>
    <w:rsid w:val="00613C0C"/>
    <w:rsid w:val="006169FC"/>
    <w:rsid w:val="00624283"/>
    <w:rsid w:val="00630008"/>
    <w:rsid w:val="006308C2"/>
    <w:rsid w:val="00633B6D"/>
    <w:rsid w:val="00634B0C"/>
    <w:rsid w:val="00635B53"/>
    <w:rsid w:val="006369D8"/>
    <w:rsid w:val="00637153"/>
    <w:rsid w:val="0064499D"/>
    <w:rsid w:val="0064510A"/>
    <w:rsid w:val="006453A3"/>
    <w:rsid w:val="00647583"/>
    <w:rsid w:val="00656F33"/>
    <w:rsid w:val="0066180A"/>
    <w:rsid w:val="006624F2"/>
    <w:rsid w:val="00672A4B"/>
    <w:rsid w:val="00685CAE"/>
    <w:rsid w:val="00686FDE"/>
    <w:rsid w:val="00690F04"/>
    <w:rsid w:val="00692870"/>
    <w:rsid w:val="00695469"/>
    <w:rsid w:val="006967DB"/>
    <w:rsid w:val="00696881"/>
    <w:rsid w:val="00697A7B"/>
    <w:rsid w:val="006A0074"/>
    <w:rsid w:val="006A6934"/>
    <w:rsid w:val="006B6C60"/>
    <w:rsid w:val="006C43B3"/>
    <w:rsid w:val="006C4764"/>
    <w:rsid w:val="006C4CB7"/>
    <w:rsid w:val="006D4060"/>
    <w:rsid w:val="006D4511"/>
    <w:rsid w:val="00700955"/>
    <w:rsid w:val="007013A2"/>
    <w:rsid w:val="00704B7E"/>
    <w:rsid w:val="0070734D"/>
    <w:rsid w:val="00713553"/>
    <w:rsid w:val="00716A8C"/>
    <w:rsid w:val="00721571"/>
    <w:rsid w:val="0072520A"/>
    <w:rsid w:val="00734B29"/>
    <w:rsid w:val="007401FF"/>
    <w:rsid w:val="007412E9"/>
    <w:rsid w:val="007429DD"/>
    <w:rsid w:val="00743395"/>
    <w:rsid w:val="00753D2D"/>
    <w:rsid w:val="0075406E"/>
    <w:rsid w:val="00754F5F"/>
    <w:rsid w:val="00756A91"/>
    <w:rsid w:val="00770228"/>
    <w:rsid w:val="00771820"/>
    <w:rsid w:val="007734E9"/>
    <w:rsid w:val="00775B9D"/>
    <w:rsid w:val="00777B5D"/>
    <w:rsid w:val="0078178A"/>
    <w:rsid w:val="00781CED"/>
    <w:rsid w:val="0079200B"/>
    <w:rsid w:val="007A1AEC"/>
    <w:rsid w:val="007A1CF2"/>
    <w:rsid w:val="007A5F5E"/>
    <w:rsid w:val="007A660C"/>
    <w:rsid w:val="007B0788"/>
    <w:rsid w:val="007B1F7E"/>
    <w:rsid w:val="007B4D84"/>
    <w:rsid w:val="007B7B3E"/>
    <w:rsid w:val="007C1EF9"/>
    <w:rsid w:val="007C6962"/>
    <w:rsid w:val="007D0F6A"/>
    <w:rsid w:val="007D5A75"/>
    <w:rsid w:val="007D5F20"/>
    <w:rsid w:val="007E179F"/>
    <w:rsid w:val="007E3F8D"/>
    <w:rsid w:val="007F25E7"/>
    <w:rsid w:val="007F52E8"/>
    <w:rsid w:val="007F7611"/>
    <w:rsid w:val="007F7D05"/>
    <w:rsid w:val="008006DC"/>
    <w:rsid w:val="00802ED5"/>
    <w:rsid w:val="00803C19"/>
    <w:rsid w:val="00805DF7"/>
    <w:rsid w:val="00811FCA"/>
    <w:rsid w:val="008152E5"/>
    <w:rsid w:val="00820129"/>
    <w:rsid w:val="00820319"/>
    <w:rsid w:val="008232DA"/>
    <w:rsid w:val="00823A7A"/>
    <w:rsid w:val="008264BB"/>
    <w:rsid w:val="00830CDF"/>
    <w:rsid w:val="008312B4"/>
    <w:rsid w:val="00835F07"/>
    <w:rsid w:val="008415EF"/>
    <w:rsid w:val="00846385"/>
    <w:rsid w:val="00850282"/>
    <w:rsid w:val="008528FE"/>
    <w:rsid w:val="00853666"/>
    <w:rsid w:val="008609DC"/>
    <w:rsid w:val="0086215F"/>
    <w:rsid w:val="008625E0"/>
    <w:rsid w:val="008641E7"/>
    <w:rsid w:val="00872335"/>
    <w:rsid w:val="00874651"/>
    <w:rsid w:val="00874974"/>
    <w:rsid w:val="00875A45"/>
    <w:rsid w:val="00883598"/>
    <w:rsid w:val="00885139"/>
    <w:rsid w:val="00886384"/>
    <w:rsid w:val="00891F43"/>
    <w:rsid w:val="008B50BA"/>
    <w:rsid w:val="008C3034"/>
    <w:rsid w:val="008C5356"/>
    <w:rsid w:val="008C664F"/>
    <w:rsid w:val="008D33D8"/>
    <w:rsid w:val="008D4BEC"/>
    <w:rsid w:val="008E2D32"/>
    <w:rsid w:val="008E3D01"/>
    <w:rsid w:val="008E5AB9"/>
    <w:rsid w:val="008F359C"/>
    <w:rsid w:val="008F5270"/>
    <w:rsid w:val="008F577D"/>
    <w:rsid w:val="00913607"/>
    <w:rsid w:val="00913B33"/>
    <w:rsid w:val="00913B7B"/>
    <w:rsid w:val="00916AD4"/>
    <w:rsid w:val="00921758"/>
    <w:rsid w:val="00922242"/>
    <w:rsid w:val="00933BAE"/>
    <w:rsid w:val="009353A6"/>
    <w:rsid w:val="009362AA"/>
    <w:rsid w:val="00936656"/>
    <w:rsid w:val="00943AEF"/>
    <w:rsid w:val="009440E3"/>
    <w:rsid w:val="009459FF"/>
    <w:rsid w:val="009461E8"/>
    <w:rsid w:val="00956FC1"/>
    <w:rsid w:val="0096271B"/>
    <w:rsid w:val="00963FFC"/>
    <w:rsid w:val="0096611A"/>
    <w:rsid w:val="009741F4"/>
    <w:rsid w:val="00974CCF"/>
    <w:rsid w:val="009848AB"/>
    <w:rsid w:val="00990DCD"/>
    <w:rsid w:val="00994A88"/>
    <w:rsid w:val="009A0DFD"/>
    <w:rsid w:val="009A25AD"/>
    <w:rsid w:val="009A27DD"/>
    <w:rsid w:val="009A3CAC"/>
    <w:rsid w:val="009A7952"/>
    <w:rsid w:val="009B24BA"/>
    <w:rsid w:val="009B570F"/>
    <w:rsid w:val="009B59E7"/>
    <w:rsid w:val="009C20E8"/>
    <w:rsid w:val="009C528F"/>
    <w:rsid w:val="009C7798"/>
    <w:rsid w:val="009E3155"/>
    <w:rsid w:val="009E5F99"/>
    <w:rsid w:val="009E696B"/>
    <w:rsid w:val="009E6DD1"/>
    <w:rsid w:val="009F12F5"/>
    <w:rsid w:val="009F14EF"/>
    <w:rsid w:val="009F17BB"/>
    <w:rsid w:val="009F2D87"/>
    <w:rsid w:val="009F4743"/>
    <w:rsid w:val="009F7D0F"/>
    <w:rsid w:val="00A13DA5"/>
    <w:rsid w:val="00A160C9"/>
    <w:rsid w:val="00A171EF"/>
    <w:rsid w:val="00A20874"/>
    <w:rsid w:val="00A20F47"/>
    <w:rsid w:val="00A22C4E"/>
    <w:rsid w:val="00A312A4"/>
    <w:rsid w:val="00A44500"/>
    <w:rsid w:val="00A45455"/>
    <w:rsid w:val="00A461F8"/>
    <w:rsid w:val="00A507CD"/>
    <w:rsid w:val="00A50BB5"/>
    <w:rsid w:val="00A51AA9"/>
    <w:rsid w:val="00A559DA"/>
    <w:rsid w:val="00A62AAA"/>
    <w:rsid w:val="00A662A8"/>
    <w:rsid w:val="00A6781E"/>
    <w:rsid w:val="00A80116"/>
    <w:rsid w:val="00A81F68"/>
    <w:rsid w:val="00A82B46"/>
    <w:rsid w:val="00A879B5"/>
    <w:rsid w:val="00A90E48"/>
    <w:rsid w:val="00A93854"/>
    <w:rsid w:val="00A969F4"/>
    <w:rsid w:val="00AA188D"/>
    <w:rsid w:val="00AB3935"/>
    <w:rsid w:val="00AC4273"/>
    <w:rsid w:val="00AC7057"/>
    <w:rsid w:val="00AD4465"/>
    <w:rsid w:val="00AE230F"/>
    <w:rsid w:val="00AE3B6B"/>
    <w:rsid w:val="00AE4F3A"/>
    <w:rsid w:val="00AF20BC"/>
    <w:rsid w:val="00AF2A29"/>
    <w:rsid w:val="00AF3506"/>
    <w:rsid w:val="00AF3DA0"/>
    <w:rsid w:val="00AF60E5"/>
    <w:rsid w:val="00B0412D"/>
    <w:rsid w:val="00B11E2A"/>
    <w:rsid w:val="00B14929"/>
    <w:rsid w:val="00B15CF2"/>
    <w:rsid w:val="00B16169"/>
    <w:rsid w:val="00B2090A"/>
    <w:rsid w:val="00B23F44"/>
    <w:rsid w:val="00B30A8C"/>
    <w:rsid w:val="00B37D60"/>
    <w:rsid w:val="00B41016"/>
    <w:rsid w:val="00B478C4"/>
    <w:rsid w:val="00B52009"/>
    <w:rsid w:val="00B56E26"/>
    <w:rsid w:val="00B61AFC"/>
    <w:rsid w:val="00B65386"/>
    <w:rsid w:val="00B74D70"/>
    <w:rsid w:val="00B808CC"/>
    <w:rsid w:val="00B846D4"/>
    <w:rsid w:val="00B94DE1"/>
    <w:rsid w:val="00BA0A09"/>
    <w:rsid w:val="00BA6621"/>
    <w:rsid w:val="00BB3C9E"/>
    <w:rsid w:val="00BB6597"/>
    <w:rsid w:val="00BB7A8B"/>
    <w:rsid w:val="00BC5BA8"/>
    <w:rsid w:val="00BC7D6D"/>
    <w:rsid w:val="00BD0ECF"/>
    <w:rsid w:val="00BD20BE"/>
    <w:rsid w:val="00BD2587"/>
    <w:rsid w:val="00BE3793"/>
    <w:rsid w:val="00BF23AB"/>
    <w:rsid w:val="00C01418"/>
    <w:rsid w:val="00C07A7F"/>
    <w:rsid w:val="00C121DF"/>
    <w:rsid w:val="00C15F05"/>
    <w:rsid w:val="00C16CCA"/>
    <w:rsid w:val="00C239CB"/>
    <w:rsid w:val="00C23D64"/>
    <w:rsid w:val="00C252D5"/>
    <w:rsid w:val="00C309DB"/>
    <w:rsid w:val="00C3320A"/>
    <w:rsid w:val="00C35DDF"/>
    <w:rsid w:val="00C415D4"/>
    <w:rsid w:val="00C42266"/>
    <w:rsid w:val="00C47117"/>
    <w:rsid w:val="00C5031A"/>
    <w:rsid w:val="00C57A83"/>
    <w:rsid w:val="00C6061A"/>
    <w:rsid w:val="00C63160"/>
    <w:rsid w:val="00C65A1A"/>
    <w:rsid w:val="00C6760A"/>
    <w:rsid w:val="00C747B2"/>
    <w:rsid w:val="00C75581"/>
    <w:rsid w:val="00C806A9"/>
    <w:rsid w:val="00C83FF2"/>
    <w:rsid w:val="00C91AFD"/>
    <w:rsid w:val="00C94D82"/>
    <w:rsid w:val="00C95082"/>
    <w:rsid w:val="00C95BFC"/>
    <w:rsid w:val="00CA1CEB"/>
    <w:rsid w:val="00CA4FD6"/>
    <w:rsid w:val="00CA7F99"/>
    <w:rsid w:val="00CB027C"/>
    <w:rsid w:val="00CB2518"/>
    <w:rsid w:val="00CB6EF3"/>
    <w:rsid w:val="00CC2D29"/>
    <w:rsid w:val="00CC4690"/>
    <w:rsid w:val="00CC4F96"/>
    <w:rsid w:val="00CC7FCD"/>
    <w:rsid w:val="00CD07E3"/>
    <w:rsid w:val="00CD7EC8"/>
    <w:rsid w:val="00CF0019"/>
    <w:rsid w:val="00CF2619"/>
    <w:rsid w:val="00CF3569"/>
    <w:rsid w:val="00CF3F7A"/>
    <w:rsid w:val="00CF7AFC"/>
    <w:rsid w:val="00D00751"/>
    <w:rsid w:val="00D05AB8"/>
    <w:rsid w:val="00D11209"/>
    <w:rsid w:val="00D125C3"/>
    <w:rsid w:val="00D14E98"/>
    <w:rsid w:val="00D26E5D"/>
    <w:rsid w:val="00D42BF6"/>
    <w:rsid w:val="00D45270"/>
    <w:rsid w:val="00D4726E"/>
    <w:rsid w:val="00D50848"/>
    <w:rsid w:val="00D53E8A"/>
    <w:rsid w:val="00D57855"/>
    <w:rsid w:val="00D60C5F"/>
    <w:rsid w:val="00D621C8"/>
    <w:rsid w:val="00D6647B"/>
    <w:rsid w:val="00D72E35"/>
    <w:rsid w:val="00D805D0"/>
    <w:rsid w:val="00D84D1C"/>
    <w:rsid w:val="00D85FA2"/>
    <w:rsid w:val="00D87595"/>
    <w:rsid w:val="00D879D2"/>
    <w:rsid w:val="00D911D3"/>
    <w:rsid w:val="00D94849"/>
    <w:rsid w:val="00D951C9"/>
    <w:rsid w:val="00D96D1C"/>
    <w:rsid w:val="00DA1CED"/>
    <w:rsid w:val="00DA6CC7"/>
    <w:rsid w:val="00DB17B2"/>
    <w:rsid w:val="00DB511F"/>
    <w:rsid w:val="00DB720B"/>
    <w:rsid w:val="00DC051A"/>
    <w:rsid w:val="00DC1C88"/>
    <w:rsid w:val="00DC2083"/>
    <w:rsid w:val="00DD24DC"/>
    <w:rsid w:val="00DD26D7"/>
    <w:rsid w:val="00DD51E8"/>
    <w:rsid w:val="00DE48C9"/>
    <w:rsid w:val="00DE6174"/>
    <w:rsid w:val="00DE6966"/>
    <w:rsid w:val="00DF0A42"/>
    <w:rsid w:val="00DF2D87"/>
    <w:rsid w:val="00DF3650"/>
    <w:rsid w:val="00E16BA7"/>
    <w:rsid w:val="00E17FBA"/>
    <w:rsid w:val="00E26EBA"/>
    <w:rsid w:val="00E3138C"/>
    <w:rsid w:val="00E36CAD"/>
    <w:rsid w:val="00E43176"/>
    <w:rsid w:val="00E47B15"/>
    <w:rsid w:val="00E62566"/>
    <w:rsid w:val="00E62E72"/>
    <w:rsid w:val="00E666D7"/>
    <w:rsid w:val="00E7164F"/>
    <w:rsid w:val="00E74C7B"/>
    <w:rsid w:val="00E7531B"/>
    <w:rsid w:val="00E77B51"/>
    <w:rsid w:val="00E80943"/>
    <w:rsid w:val="00E80B8E"/>
    <w:rsid w:val="00E84DEB"/>
    <w:rsid w:val="00E86BBC"/>
    <w:rsid w:val="00E91271"/>
    <w:rsid w:val="00E91AB5"/>
    <w:rsid w:val="00E92B00"/>
    <w:rsid w:val="00E95B04"/>
    <w:rsid w:val="00EA34FB"/>
    <w:rsid w:val="00EA5FD5"/>
    <w:rsid w:val="00EB1A11"/>
    <w:rsid w:val="00EB50CC"/>
    <w:rsid w:val="00EB642E"/>
    <w:rsid w:val="00EB6907"/>
    <w:rsid w:val="00EC160E"/>
    <w:rsid w:val="00ED030C"/>
    <w:rsid w:val="00ED4205"/>
    <w:rsid w:val="00ED743E"/>
    <w:rsid w:val="00EE18EA"/>
    <w:rsid w:val="00EF0D52"/>
    <w:rsid w:val="00EF1B18"/>
    <w:rsid w:val="00EF252F"/>
    <w:rsid w:val="00EF31C8"/>
    <w:rsid w:val="00EF7A54"/>
    <w:rsid w:val="00F040A2"/>
    <w:rsid w:val="00F11708"/>
    <w:rsid w:val="00F130A9"/>
    <w:rsid w:val="00F143DA"/>
    <w:rsid w:val="00F14CA6"/>
    <w:rsid w:val="00F220D9"/>
    <w:rsid w:val="00F24503"/>
    <w:rsid w:val="00F248D9"/>
    <w:rsid w:val="00F26CA0"/>
    <w:rsid w:val="00F3163D"/>
    <w:rsid w:val="00F35D82"/>
    <w:rsid w:val="00F36772"/>
    <w:rsid w:val="00F401C0"/>
    <w:rsid w:val="00F44670"/>
    <w:rsid w:val="00F471D5"/>
    <w:rsid w:val="00F50A76"/>
    <w:rsid w:val="00F511EF"/>
    <w:rsid w:val="00F53272"/>
    <w:rsid w:val="00F54A9C"/>
    <w:rsid w:val="00F60D1D"/>
    <w:rsid w:val="00F61FCD"/>
    <w:rsid w:val="00F706FC"/>
    <w:rsid w:val="00F71410"/>
    <w:rsid w:val="00F747C2"/>
    <w:rsid w:val="00F74E90"/>
    <w:rsid w:val="00F80DC4"/>
    <w:rsid w:val="00F86278"/>
    <w:rsid w:val="00F93F63"/>
    <w:rsid w:val="00F97C46"/>
    <w:rsid w:val="00FA1257"/>
    <w:rsid w:val="00FA1E77"/>
    <w:rsid w:val="00FA7887"/>
    <w:rsid w:val="00FB0AE5"/>
    <w:rsid w:val="00FB22E5"/>
    <w:rsid w:val="00FB6000"/>
    <w:rsid w:val="00FC10C6"/>
    <w:rsid w:val="00FC28EB"/>
    <w:rsid w:val="00FC37A4"/>
    <w:rsid w:val="00FC4EF3"/>
    <w:rsid w:val="00FD1849"/>
    <w:rsid w:val="00FD1EDA"/>
    <w:rsid w:val="00FD4435"/>
    <w:rsid w:val="00FD6C0C"/>
    <w:rsid w:val="00FD6FBD"/>
    <w:rsid w:val="00FE2547"/>
    <w:rsid w:val="00FE48CA"/>
    <w:rsid w:val="00FE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13592B-727E-4C14-8A56-A7FB0A5C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F63"/>
    <w:rPr>
      <w:rFonts w:ascii="Arial" w:hAnsi="Arial" w:cs="Arial"/>
    </w:rPr>
  </w:style>
  <w:style w:type="paragraph" w:styleId="Heading1">
    <w:name w:val="heading 1"/>
    <w:basedOn w:val="Normal"/>
    <w:next w:val="BodyText"/>
    <w:link w:val="Heading1Char"/>
    <w:autoRedefine/>
    <w:qFormat/>
    <w:rsid w:val="001C5F01"/>
    <w:pPr>
      <w:widowControl w:val="0"/>
      <w:numPr>
        <w:numId w:val="8"/>
      </w:numPr>
      <w:spacing w:before="240" w:after="120"/>
      <w:outlineLvl w:val="0"/>
    </w:pPr>
    <w:rPr>
      <w:rFonts w:eastAsia="Times New Roman"/>
      <w:b/>
      <w:bCs/>
      <w:color w:val="255AA7" w:themeColor="accent1"/>
      <w:sz w:val="32"/>
      <w:szCs w:val="28"/>
      <w:lang w:eastAsia="zh-CN"/>
    </w:rPr>
  </w:style>
  <w:style w:type="paragraph" w:styleId="Heading2">
    <w:name w:val="heading 2"/>
    <w:basedOn w:val="Normal"/>
    <w:next w:val="Normal"/>
    <w:link w:val="Heading2Char"/>
    <w:unhideWhenUsed/>
    <w:qFormat/>
    <w:rsid w:val="00C35DDF"/>
    <w:pPr>
      <w:keepNext/>
      <w:keepLines/>
      <w:numPr>
        <w:ilvl w:val="1"/>
        <w:numId w:val="8"/>
      </w:numPr>
      <w:spacing w:before="240" w:after="120"/>
      <w:outlineLvl w:val="1"/>
    </w:pPr>
    <w:rPr>
      <w:rFonts w:eastAsiaTheme="majorEastAsia"/>
      <w:bCs/>
      <w:color w:val="255AA7" w:themeColor="accent1"/>
      <w:sz w:val="28"/>
      <w:szCs w:val="26"/>
      <w:lang w:eastAsia="zh-CN"/>
    </w:rPr>
  </w:style>
  <w:style w:type="paragraph" w:styleId="Heading3">
    <w:name w:val="heading 3"/>
    <w:basedOn w:val="Normal"/>
    <w:next w:val="Normal"/>
    <w:link w:val="Heading3Char"/>
    <w:unhideWhenUsed/>
    <w:qFormat/>
    <w:rsid w:val="00874974"/>
    <w:pPr>
      <w:keepNext/>
      <w:numPr>
        <w:ilvl w:val="2"/>
        <w:numId w:val="8"/>
      </w:numPr>
      <w:spacing w:before="240" w:after="240"/>
      <w:outlineLvl w:val="2"/>
    </w:pPr>
    <w:rPr>
      <w:rFonts w:eastAsiaTheme="majorEastAsia"/>
      <w:b/>
      <w:bCs/>
      <w:color w:val="255AA7" w:themeColor="accent1"/>
      <w:sz w:val="24"/>
      <w:szCs w:val="24"/>
      <w:lang w:eastAsia="zh-CN"/>
    </w:rPr>
  </w:style>
  <w:style w:type="paragraph" w:styleId="Heading4">
    <w:name w:val="heading 4"/>
    <w:basedOn w:val="Normal"/>
    <w:next w:val="Normal"/>
    <w:link w:val="Heading4Char"/>
    <w:unhideWhenUsed/>
    <w:qFormat/>
    <w:rsid w:val="008E3D01"/>
    <w:pPr>
      <w:keepNext/>
      <w:keepLines/>
      <w:spacing w:before="200"/>
      <w:outlineLvl w:val="3"/>
    </w:pPr>
    <w:rPr>
      <w:rFonts w:eastAsiaTheme="majorEastAsia"/>
      <w:bCs/>
      <w:i/>
      <w:iCs/>
      <w:color w:val="255AA7" w:themeColor="accent1"/>
      <w:sz w:val="24"/>
      <w:szCs w:val="24"/>
    </w:rPr>
  </w:style>
  <w:style w:type="paragraph" w:styleId="Heading5">
    <w:name w:val="heading 5"/>
    <w:basedOn w:val="Normal"/>
    <w:next w:val="Normal"/>
    <w:link w:val="Heading5Char"/>
    <w:qFormat/>
    <w:rsid w:val="005A676A"/>
    <w:pPr>
      <w:keepNext/>
      <w:keepLines/>
      <w:tabs>
        <w:tab w:val="num" w:pos="1008"/>
      </w:tabs>
      <w:spacing w:before="240" w:after="60"/>
      <w:ind w:left="1008" w:hanging="1008"/>
      <w:outlineLvl w:val="4"/>
    </w:pPr>
    <w:rPr>
      <w:rFonts w:eastAsiaTheme="minorEastAsia" w:cs="Times New Roman"/>
      <w:szCs w:val="20"/>
    </w:rPr>
  </w:style>
  <w:style w:type="paragraph" w:styleId="Heading6">
    <w:name w:val="heading 6"/>
    <w:basedOn w:val="Normal"/>
    <w:next w:val="Normal"/>
    <w:link w:val="Heading6Char"/>
    <w:qFormat/>
    <w:rsid w:val="005A676A"/>
    <w:pPr>
      <w:keepNext/>
      <w:keepLines/>
      <w:tabs>
        <w:tab w:val="num" w:pos="1152"/>
      </w:tabs>
      <w:spacing w:before="240" w:after="60"/>
      <w:ind w:left="1152" w:hanging="1152"/>
      <w:outlineLvl w:val="5"/>
    </w:pPr>
    <w:rPr>
      <w:rFonts w:eastAsiaTheme="minorEastAsia" w:cs="Times New Roman"/>
      <w:i/>
      <w:szCs w:val="20"/>
    </w:rPr>
  </w:style>
  <w:style w:type="paragraph" w:styleId="Heading7">
    <w:name w:val="heading 7"/>
    <w:basedOn w:val="Normal"/>
    <w:next w:val="Normal"/>
    <w:link w:val="Heading7Char"/>
    <w:qFormat/>
    <w:rsid w:val="005A676A"/>
    <w:pPr>
      <w:keepNext/>
      <w:keepLines/>
      <w:tabs>
        <w:tab w:val="num" w:pos="1296"/>
      </w:tabs>
      <w:spacing w:before="240" w:after="60"/>
      <w:ind w:left="1296" w:hanging="1296"/>
      <w:outlineLvl w:val="6"/>
    </w:pPr>
    <w:rPr>
      <w:rFonts w:eastAsiaTheme="minorEastAsia" w:cs="Times New Roman"/>
      <w:sz w:val="20"/>
      <w:szCs w:val="20"/>
    </w:rPr>
  </w:style>
  <w:style w:type="paragraph" w:styleId="Heading8">
    <w:name w:val="heading 8"/>
    <w:basedOn w:val="Normal"/>
    <w:next w:val="Normal"/>
    <w:link w:val="Heading8Char"/>
    <w:qFormat/>
    <w:rsid w:val="005A676A"/>
    <w:pPr>
      <w:keepNext/>
      <w:keepLines/>
      <w:tabs>
        <w:tab w:val="num" w:pos="1440"/>
      </w:tabs>
      <w:spacing w:before="240" w:after="60"/>
      <w:ind w:left="1440" w:hanging="1440"/>
      <w:outlineLvl w:val="7"/>
    </w:pPr>
    <w:rPr>
      <w:rFonts w:eastAsiaTheme="minorEastAsia" w:cs="Times New Roman"/>
      <w:i/>
      <w:sz w:val="20"/>
      <w:szCs w:val="20"/>
    </w:rPr>
  </w:style>
  <w:style w:type="paragraph" w:styleId="Heading9">
    <w:name w:val="heading 9"/>
    <w:basedOn w:val="Normal"/>
    <w:next w:val="Normal"/>
    <w:link w:val="Heading9Char"/>
    <w:qFormat/>
    <w:rsid w:val="005A676A"/>
    <w:pPr>
      <w:keepNext/>
      <w:keepLines/>
      <w:tabs>
        <w:tab w:val="num" w:pos="1584"/>
      </w:tabs>
      <w:spacing w:before="240" w:after="60"/>
      <w:ind w:left="1584" w:hanging="1584"/>
      <w:outlineLvl w:val="8"/>
    </w:pPr>
    <w:rPr>
      <w:rFonts w:eastAsiaTheme="minorEastAsia"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B4D84"/>
    <w:pPr>
      <w:tabs>
        <w:tab w:val="center" w:pos="4680"/>
        <w:tab w:val="right" w:pos="9360"/>
      </w:tabs>
    </w:pPr>
  </w:style>
  <w:style w:type="character" w:customStyle="1" w:styleId="HeaderChar">
    <w:name w:val="Header Char"/>
    <w:basedOn w:val="DefaultParagraphFont"/>
    <w:link w:val="Header"/>
    <w:uiPriority w:val="99"/>
    <w:rsid w:val="007B4D84"/>
  </w:style>
  <w:style w:type="paragraph" w:styleId="Footer">
    <w:name w:val="footer"/>
    <w:basedOn w:val="Normal"/>
    <w:link w:val="FooterChar"/>
    <w:unhideWhenUsed/>
    <w:rsid w:val="00F50A76"/>
    <w:pPr>
      <w:jc w:val="right"/>
    </w:pPr>
    <w:rPr>
      <w:color w:val="45525A" w:themeColor="text1"/>
      <w:sz w:val="14"/>
    </w:rPr>
  </w:style>
  <w:style w:type="character" w:customStyle="1" w:styleId="FooterChar">
    <w:name w:val="Footer Char"/>
    <w:basedOn w:val="DefaultParagraphFont"/>
    <w:link w:val="Footer"/>
    <w:uiPriority w:val="99"/>
    <w:rsid w:val="00F50A76"/>
    <w:rPr>
      <w:rFonts w:ascii="Arial" w:hAnsi="Arial" w:cs="Arial"/>
      <w:color w:val="45525A" w:themeColor="text1"/>
      <w:sz w:val="14"/>
    </w:rPr>
  </w:style>
  <w:style w:type="paragraph" w:customStyle="1" w:styleId="DocumentTitle">
    <w:name w:val="Document Title"/>
    <w:basedOn w:val="Normal"/>
    <w:qFormat/>
    <w:rsid w:val="00B808CC"/>
    <w:pPr>
      <w:spacing w:before="120"/>
      <w:ind w:left="504" w:hanging="360"/>
    </w:pPr>
    <w:rPr>
      <w:color w:val="FFFFFF" w:themeColor="background1"/>
      <w:sz w:val="36"/>
      <w:szCs w:val="20"/>
    </w:rPr>
  </w:style>
  <w:style w:type="paragraph" w:styleId="BalloonText">
    <w:name w:val="Balloon Text"/>
    <w:basedOn w:val="Normal"/>
    <w:link w:val="BalloonTextChar"/>
    <w:unhideWhenUsed/>
    <w:rsid w:val="00B808CC"/>
    <w:rPr>
      <w:rFonts w:ascii="Tahoma" w:hAnsi="Tahoma" w:cs="Tahoma"/>
      <w:sz w:val="16"/>
      <w:szCs w:val="16"/>
    </w:rPr>
  </w:style>
  <w:style w:type="character" w:customStyle="1" w:styleId="BalloonTextChar">
    <w:name w:val="Balloon Text Char"/>
    <w:basedOn w:val="DefaultParagraphFont"/>
    <w:link w:val="BalloonText"/>
    <w:rsid w:val="00B808CC"/>
    <w:rPr>
      <w:rFonts w:ascii="Tahoma" w:hAnsi="Tahoma" w:cs="Tahoma"/>
      <w:sz w:val="16"/>
      <w:szCs w:val="16"/>
    </w:rPr>
  </w:style>
  <w:style w:type="character" w:styleId="PageNumber">
    <w:name w:val="page number"/>
    <w:rsid w:val="006D4060"/>
  </w:style>
  <w:style w:type="paragraph" w:styleId="TOC1">
    <w:name w:val="toc 1"/>
    <w:basedOn w:val="Normal"/>
    <w:next w:val="Normal"/>
    <w:uiPriority w:val="39"/>
    <w:qFormat/>
    <w:rsid w:val="00F401C0"/>
    <w:pPr>
      <w:tabs>
        <w:tab w:val="right" w:pos="9360"/>
        <w:tab w:val="right" w:leader="dot" w:pos="10800"/>
      </w:tabs>
      <w:spacing w:before="120" w:after="120"/>
      <w:ind w:left="360" w:hanging="360"/>
    </w:pPr>
    <w:rPr>
      <w:rFonts w:eastAsia="Times New Roman" w:cs="Times New Roman"/>
      <w:noProof/>
      <w:color w:val="45525A" w:themeColor="text1"/>
      <w:sz w:val="20"/>
      <w:szCs w:val="20"/>
    </w:rPr>
  </w:style>
  <w:style w:type="character" w:styleId="Hyperlink">
    <w:name w:val="Hyperlink"/>
    <w:uiPriority w:val="99"/>
    <w:unhideWhenUsed/>
    <w:rsid w:val="00331A46"/>
    <w:rPr>
      <w:rFonts w:cs="Arial"/>
      <w:noProof/>
      <w:color w:val="0000FF"/>
      <w:sz w:val="22"/>
      <w:u w:val="single"/>
    </w:rPr>
  </w:style>
  <w:style w:type="paragraph" w:styleId="TOC2">
    <w:name w:val="toc 2"/>
    <w:basedOn w:val="Normal"/>
    <w:next w:val="Normal"/>
    <w:uiPriority w:val="39"/>
    <w:rsid w:val="00506AF4"/>
    <w:pPr>
      <w:tabs>
        <w:tab w:val="right" w:pos="9360"/>
      </w:tabs>
      <w:spacing w:before="90" w:after="90"/>
      <w:ind w:left="648" w:hanging="360"/>
    </w:pPr>
    <w:rPr>
      <w:rFonts w:eastAsia="Times New Roman" w:cs="Times New Roman"/>
      <w:noProof/>
      <w:color w:val="45525A" w:themeColor="text1"/>
      <w:sz w:val="20"/>
      <w:szCs w:val="20"/>
    </w:rPr>
  </w:style>
  <w:style w:type="character" w:customStyle="1" w:styleId="Heading1Char">
    <w:name w:val="Heading 1 Char"/>
    <w:basedOn w:val="DefaultParagraphFont"/>
    <w:link w:val="Heading1"/>
    <w:rsid w:val="001C5F01"/>
    <w:rPr>
      <w:rFonts w:ascii="Arial" w:eastAsia="Times New Roman" w:hAnsi="Arial" w:cs="Arial"/>
      <w:b/>
      <w:bCs/>
      <w:color w:val="255AA7" w:themeColor="accent1"/>
      <w:sz w:val="32"/>
      <w:szCs w:val="28"/>
      <w:lang w:eastAsia="zh-CN"/>
    </w:rPr>
  </w:style>
  <w:style w:type="paragraph" w:styleId="TOCHeading">
    <w:name w:val="TOC Heading"/>
    <w:basedOn w:val="Heading1"/>
    <w:next w:val="Normal"/>
    <w:uiPriority w:val="39"/>
    <w:unhideWhenUsed/>
    <w:qFormat/>
    <w:rsid w:val="000F314E"/>
    <w:pPr>
      <w:spacing w:before="0" w:after="300"/>
      <w:ind w:left="504" w:hanging="360"/>
      <w:outlineLvl w:val="9"/>
    </w:pPr>
    <w:rPr>
      <w:color w:val="808080" w:themeColor="background1" w:themeShade="80"/>
      <w:sz w:val="36"/>
    </w:rPr>
  </w:style>
  <w:style w:type="paragraph" w:styleId="ListParagraph">
    <w:name w:val="List Paragraph"/>
    <w:basedOn w:val="Normal"/>
    <w:link w:val="ListParagraphChar"/>
    <w:uiPriority w:val="34"/>
    <w:qFormat/>
    <w:rsid w:val="00555EE5"/>
    <w:pPr>
      <w:ind w:left="720"/>
      <w:contextualSpacing/>
    </w:pPr>
  </w:style>
  <w:style w:type="paragraph" w:customStyle="1" w:styleId="Bullet1">
    <w:name w:val="Bullet 1"/>
    <w:basedOn w:val="Bullet2"/>
    <w:qFormat/>
    <w:rsid w:val="002D27D4"/>
    <w:pPr>
      <w:numPr>
        <w:numId w:val="2"/>
      </w:numPr>
      <w:ind w:left="720"/>
    </w:pPr>
    <w:rPr>
      <w:sz w:val="24"/>
      <w:szCs w:val="24"/>
    </w:rPr>
  </w:style>
  <w:style w:type="paragraph" w:customStyle="1" w:styleId="BodyTextBullet">
    <w:name w:val="Body Text Bullet"/>
    <w:basedOn w:val="Bullet1"/>
    <w:link w:val="BodyTextBulletChar"/>
    <w:autoRedefine/>
    <w:qFormat/>
    <w:rsid w:val="00BF23AB"/>
    <w:pPr>
      <w:numPr>
        <w:numId w:val="3"/>
      </w:numPr>
      <w:ind w:left="900"/>
    </w:pPr>
  </w:style>
  <w:style w:type="character" w:customStyle="1" w:styleId="BodyTextBulletChar">
    <w:name w:val="Body Text Bullet Char"/>
    <w:link w:val="BodyTextBullet"/>
    <w:rsid w:val="00BF23AB"/>
    <w:rPr>
      <w:rFonts w:ascii="Arial" w:hAnsi="Arial" w:cs="Arial"/>
      <w:color w:val="45525A" w:themeColor="text1"/>
      <w:sz w:val="24"/>
      <w:szCs w:val="24"/>
    </w:rPr>
  </w:style>
  <w:style w:type="paragraph" w:styleId="BodyText">
    <w:name w:val="Body Text"/>
    <w:basedOn w:val="Normal"/>
    <w:link w:val="BodyTextChar"/>
    <w:qFormat/>
    <w:rsid w:val="007C1EF9"/>
    <w:pPr>
      <w:spacing w:before="240" w:after="240"/>
    </w:pPr>
    <w:rPr>
      <w:color w:val="45525A" w:themeColor="text1"/>
      <w:sz w:val="24"/>
      <w:szCs w:val="24"/>
    </w:rPr>
  </w:style>
  <w:style w:type="character" w:customStyle="1" w:styleId="BodyTextChar">
    <w:name w:val="Body Text Char"/>
    <w:basedOn w:val="DefaultParagraphFont"/>
    <w:link w:val="BodyText"/>
    <w:rsid w:val="007C1EF9"/>
    <w:rPr>
      <w:rFonts w:ascii="Arial" w:hAnsi="Arial" w:cs="Arial"/>
      <w:color w:val="45525A" w:themeColor="text1"/>
      <w:sz w:val="24"/>
      <w:szCs w:val="24"/>
    </w:rPr>
  </w:style>
  <w:style w:type="table" w:styleId="TableGrid">
    <w:name w:val="Table Grid"/>
    <w:basedOn w:val="TableNormal"/>
    <w:rsid w:val="00EF252F"/>
    <w:pPr>
      <w:spacing w:before="120"/>
      <w:ind w:left="504" w:hanging="360"/>
    </w:pPr>
    <w:rPr>
      <w:rFonts w:ascii="Arial" w:eastAsia="Times New Roman" w:hAnsi="Arial" w:cs="Times New Roman"/>
      <w:color w:val="45525A"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qFormat/>
    <w:rsid w:val="000F314E"/>
    <w:pPr>
      <w:spacing w:before="120"/>
      <w:ind w:left="504" w:hanging="360"/>
    </w:pPr>
    <w:rPr>
      <w:rFonts w:ascii="Arial" w:eastAsia="MS Mincho" w:hAnsi="Arial" w:cs="Arial"/>
      <w:color w:val="FFFFFF" w:themeColor="background1"/>
      <w:sz w:val="24"/>
      <w:szCs w:val="20"/>
      <w:lang w:eastAsia="ja-JP"/>
    </w:rPr>
  </w:style>
  <w:style w:type="paragraph" w:customStyle="1" w:styleId="TableText">
    <w:name w:val="Table Text"/>
    <w:basedOn w:val="BodyText"/>
    <w:qFormat/>
    <w:rsid w:val="00EF252F"/>
    <w:pPr>
      <w:tabs>
        <w:tab w:val="left" w:pos="2880"/>
      </w:tabs>
      <w:ind w:left="504" w:hanging="360"/>
    </w:pPr>
    <w:rPr>
      <w:rFonts w:eastAsia="Times New Roman" w:cs="Times New Roman"/>
      <w:sz w:val="22"/>
      <w:szCs w:val="20"/>
    </w:rPr>
  </w:style>
  <w:style w:type="character" w:customStyle="1" w:styleId="Heading2Char">
    <w:name w:val="Heading 2 Char"/>
    <w:basedOn w:val="DefaultParagraphFont"/>
    <w:link w:val="Heading2"/>
    <w:rsid w:val="00C35DDF"/>
    <w:rPr>
      <w:rFonts w:ascii="Arial" w:eastAsiaTheme="majorEastAsia" w:hAnsi="Arial" w:cs="Arial"/>
      <w:bCs/>
      <w:color w:val="255AA7" w:themeColor="accent1"/>
      <w:sz w:val="28"/>
      <w:szCs w:val="26"/>
      <w:lang w:eastAsia="zh-CN"/>
    </w:rPr>
  </w:style>
  <w:style w:type="paragraph" w:styleId="Caption">
    <w:name w:val="caption"/>
    <w:basedOn w:val="Normal"/>
    <w:next w:val="Normal"/>
    <w:unhideWhenUsed/>
    <w:qFormat/>
    <w:rsid w:val="000F314E"/>
    <w:pPr>
      <w:keepNext/>
      <w:spacing w:before="120" w:after="200"/>
      <w:ind w:left="504" w:hanging="360"/>
      <w:jc w:val="center"/>
    </w:pPr>
    <w:rPr>
      <w:rFonts w:eastAsia="Times New Roman" w:cs="Times New Roman"/>
      <w:bCs/>
      <w:color w:val="45525A" w:themeColor="text1"/>
      <w:sz w:val="18"/>
      <w:szCs w:val="18"/>
    </w:rPr>
  </w:style>
  <w:style w:type="character" w:customStyle="1" w:styleId="Heading3Char">
    <w:name w:val="Heading 3 Char"/>
    <w:basedOn w:val="DefaultParagraphFont"/>
    <w:link w:val="Heading3"/>
    <w:rsid w:val="00874974"/>
    <w:rPr>
      <w:rFonts w:ascii="Arial" w:eastAsiaTheme="majorEastAsia" w:hAnsi="Arial" w:cs="Arial"/>
      <w:b/>
      <w:bCs/>
      <w:color w:val="255AA7" w:themeColor="accent1"/>
      <w:sz w:val="24"/>
      <w:szCs w:val="24"/>
      <w:lang w:eastAsia="zh-CN"/>
    </w:rPr>
  </w:style>
  <w:style w:type="paragraph" w:customStyle="1" w:styleId="Numberedlist-roman">
    <w:name w:val="Numbered list - roman"/>
    <w:basedOn w:val="ListParagraph"/>
    <w:link w:val="Numberedlist-romanChar"/>
    <w:qFormat/>
    <w:rsid w:val="000F314E"/>
    <w:pPr>
      <w:numPr>
        <w:numId w:val="1"/>
      </w:numPr>
      <w:spacing w:after="120"/>
    </w:pPr>
    <w:rPr>
      <w:sz w:val="24"/>
      <w:szCs w:val="24"/>
    </w:rPr>
  </w:style>
  <w:style w:type="paragraph" w:customStyle="1" w:styleId="graphic">
    <w:name w:val="graphic"/>
    <w:basedOn w:val="Normal"/>
    <w:link w:val="graphicChar"/>
    <w:qFormat/>
    <w:rsid w:val="00117A7C"/>
    <w:pPr>
      <w:keepNext/>
      <w:jc w:val="center"/>
    </w:pPr>
  </w:style>
  <w:style w:type="character" w:customStyle="1" w:styleId="ListParagraphChar">
    <w:name w:val="List Paragraph Char"/>
    <w:basedOn w:val="DefaultParagraphFont"/>
    <w:link w:val="ListParagraph"/>
    <w:uiPriority w:val="34"/>
    <w:rsid w:val="00117A7C"/>
    <w:rPr>
      <w:rFonts w:ascii="Arial" w:hAnsi="Arial" w:cs="Arial"/>
    </w:rPr>
  </w:style>
  <w:style w:type="character" w:customStyle="1" w:styleId="Numberedlist-romanChar">
    <w:name w:val="Numbered list - roman Char"/>
    <w:basedOn w:val="ListParagraphChar"/>
    <w:link w:val="Numberedlist-roman"/>
    <w:rsid w:val="000F314E"/>
    <w:rPr>
      <w:rFonts w:ascii="Arial" w:hAnsi="Arial" w:cs="Arial"/>
      <w:sz w:val="24"/>
      <w:szCs w:val="24"/>
    </w:rPr>
  </w:style>
  <w:style w:type="paragraph" w:customStyle="1" w:styleId="openbullet">
    <w:name w:val="open bullet"/>
    <w:basedOn w:val="BodyTextBullet"/>
    <w:link w:val="openbulletChar"/>
    <w:qFormat/>
    <w:rsid w:val="00117A7C"/>
  </w:style>
  <w:style w:type="character" w:customStyle="1" w:styleId="graphicChar">
    <w:name w:val="graphic Char"/>
    <w:basedOn w:val="DefaultParagraphFont"/>
    <w:link w:val="graphic"/>
    <w:rsid w:val="00117A7C"/>
    <w:rPr>
      <w:rFonts w:ascii="Arial" w:hAnsi="Arial" w:cs="Arial"/>
    </w:rPr>
  </w:style>
  <w:style w:type="character" w:customStyle="1" w:styleId="openbulletChar">
    <w:name w:val="open bullet Char"/>
    <w:basedOn w:val="BodyTextBulletChar"/>
    <w:link w:val="openbullet"/>
    <w:rsid w:val="00117A7C"/>
    <w:rPr>
      <w:rFonts w:ascii="Arial" w:hAnsi="Arial" w:cs="Arial"/>
      <w:color w:val="45525A" w:themeColor="text1"/>
      <w:sz w:val="24"/>
      <w:szCs w:val="24"/>
    </w:rPr>
  </w:style>
  <w:style w:type="paragraph" w:customStyle="1" w:styleId="Bullet2">
    <w:name w:val="Bullet 2"/>
    <w:basedOn w:val="Normal"/>
    <w:rsid w:val="002D27D4"/>
    <w:pPr>
      <w:numPr>
        <w:numId w:val="4"/>
      </w:numPr>
      <w:spacing w:after="120"/>
      <w:ind w:left="994" w:hanging="274"/>
    </w:pPr>
    <w:rPr>
      <w:color w:val="45525A" w:themeColor="text1"/>
    </w:rPr>
  </w:style>
  <w:style w:type="character" w:customStyle="1" w:styleId="Heading4Char">
    <w:name w:val="Heading 4 Char"/>
    <w:basedOn w:val="DefaultParagraphFont"/>
    <w:link w:val="Heading4"/>
    <w:uiPriority w:val="9"/>
    <w:rsid w:val="008E3D01"/>
    <w:rPr>
      <w:rFonts w:ascii="Arial" w:eastAsiaTheme="majorEastAsia" w:hAnsi="Arial" w:cs="Arial"/>
      <w:bCs/>
      <w:i/>
      <w:iCs/>
      <w:color w:val="255AA7" w:themeColor="accent1"/>
      <w:sz w:val="24"/>
      <w:szCs w:val="24"/>
    </w:rPr>
  </w:style>
  <w:style w:type="paragraph" w:customStyle="1" w:styleId="Bullet3">
    <w:name w:val="Bullet 3"/>
    <w:basedOn w:val="BodyText"/>
    <w:qFormat/>
    <w:rsid w:val="002D27D4"/>
    <w:pPr>
      <w:numPr>
        <w:numId w:val="5"/>
      </w:numPr>
      <w:spacing w:before="0" w:after="120"/>
      <w:ind w:left="1350" w:hanging="270"/>
    </w:pPr>
    <w:rPr>
      <w:sz w:val="20"/>
      <w:szCs w:val="20"/>
    </w:rPr>
  </w:style>
  <w:style w:type="paragraph" w:customStyle="1" w:styleId="TableBullet4">
    <w:name w:val="Table Bullet 4"/>
    <w:basedOn w:val="Normal"/>
    <w:rsid w:val="002D27D4"/>
    <w:pPr>
      <w:numPr>
        <w:numId w:val="6"/>
      </w:numPr>
    </w:pPr>
  </w:style>
  <w:style w:type="paragraph" w:customStyle="1" w:styleId="Bullet4">
    <w:name w:val="Bullet 4"/>
    <w:basedOn w:val="TableBullet4"/>
    <w:qFormat/>
    <w:rsid w:val="002D27D4"/>
    <w:pPr>
      <w:numPr>
        <w:numId w:val="7"/>
      </w:numPr>
      <w:spacing w:after="120"/>
      <w:ind w:left="1628" w:hanging="274"/>
    </w:pPr>
    <w:rPr>
      <w:color w:val="45525A" w:themeColor="text1"/>
      <w:sz w:val="20"/>
    </w:rPr>
  </w:style>
  <w:style w:type="paragraph" w:styleId="BodyText2">
    <w:name w:val="Body Text 2"/>
    <w:basedOn w:val="Normal"/>
    <w:link w:val="BodyText2Char"/>
    <w:unhideWhenUsed/>
    <w:rsid w:val="00630008"/>
    <w:pPr>
      <w:tabs>
        <w:tab w:val="right" w:pos="10080"/>
      </w:tabs>
      <w:spacing w:before="60"/>
    </w:pPr>
    <w:rPr>
      <w:color w:val="FFFFFF" w:themeColor="background1"/>
      <w:sz w:val="14"/>
    </w:rPr>
  </w:style>
  <w:style w:type="character" w:customStyle="1" w:styleId="BodyText2Char">
    <w:name w:val="Body Text 2 Char"/>
    <w:basedOn w:val="DefaultParagraphFont"/>
    <w:link w:val="BodyText2"/>
    <w:uiPriority w:val="99"/>
    <w:rsid w:val="00630008"/>
    <w:rPr>
      <w:rFonts w:ascii="Arial" w:hAnsi="Arial" w:cs="Arial"/>
      <w:color w:val="FFFFFF" w:themeColor="background1"/>
      <w:sz w:val="14"/>
    </w:rPr>
  </w:style>
  <w:style w:type="paragraph" w:styleId="TOC3">
    <w:name w:val="toc 3"/>
    <w:basedOn w:val="Normal"/>
    <w:next w:val="Normal"/>
    <w:uiPriority w:val="39"/>
    <w:unhideWhenUsed/>
    <w:rsid w:val="001F092D"/>
    <w:pPr>
      <w:tabs>
        <w:tab w:val="right" w:pos="9360"/>
        <w:tab w:val="right" w:leader="dot" w:pos="9710"/>
      </w:tabs>
      <w:spacing w:after="100"/>
      <w:ind w:left="440"/>
    </w:pPr>
    <w:rPr>
      <w:color w:val="45525A" w:themeColor="text1"/>
    </w:rPr>
  </w:style>
  <w:style w:type="character" w:customStyle="1" w:styleId="Heading5Char">
    <w:name w:val="Heading 5 Char"/>
    <w:basedOn w:val="DefaultParagraphFont"/>
    <w:link w:val="Heading5"/>
    <w:rsid w:val="005A676A"/>
    <w:rPr>
      <w:rFonts w:ascii="Arial" w:eastAsiaTheme="minorEastAsia" w:hAnsi="Arial" w:cs="Times New Roman"/>
      <w:szCs w:val="20"/>
    </w:rPr>
  </w:style>
  <w:style w:type="character" w:customStyle="1" w:styleId="Heading6Char">
    <w:name w:val="Heading 6 Char"/>
    <w:basedOn w:val="DefaultParagraphFont"/>
    <w:link w:val="Heading6"/>
    <w:rsid w:val="005A676A"/>
    <w:rPr>
      <w:rFonts w:ascii="Arial" w:eastAsiaTheme="minorEastAsia" w:hAnsi="Arial" w:cs="Times New Roman"/>
      <w:i/>
      <w:szCs w:val="20"/>
    </w:rPr>
  </w:style>
  <w:style w:type="character" w:customStyle="1" w:styleId="Heading7Char">
    <w:name w:val="Heading 7 Char"/>
    <w:basedOn w:val="DefaultParagraphFont"/>
    <w:link w:val="Heading7"/>
    <w:rsid w:val="005A676A"/>
    <w:rPr>
      <w:rFonts w:ascii="Arial" w:eastAsiaTheme="minorEastAsia" w:hAnsi="Arial" w:cs="Times New Roman"/>
      <w:sz w:val="20"/>
      <w:szCs w:val="20"/>
    </w:rPr>
  </w:style>
  <w:style w:type="character" w:customStyle="1" w:styleId="Heading8Char">
    <w:name w:val="Heading 8 Char"/>
    <w:basedOn w:val="DefaultParagraphFont"/>
    <w:link w:val="Heading8"/>
    <w:rsid w:val="005A676A"/>
    <w:rPr>
      <w:rFonts w:ascii="Arial" w:eastAsiaTheme="minorEastAsia" w:hAnsi="Arial" w:cs="Times New Roman"/>
      <w:i/>
      <w:sz w:val="20"/>
      <w:szCs w:val="20"/>
    </w:rPr>
  </w:style>
  <w:style w:type="character" w:customStyle="1" w:styleId="Heading9Char">
    <w:name w:val="Heading 9 Char"/>
    <w:basedOn w:val="DefaultParagraphFont"/>
    <w:link w:val="Heading9"/>
    <w:rsid w:val="005A676A"/>
    <w:rPr>
      <w:rFonts w:ascii="Arial" w:eastAsiaTheme="minorEastAsia" w:hAnsi="Arial" w:cs="Times New Roman"/>
      <w:i/>
      <w:sz w:val="18"/>
      <w:szCs w:val="20"/>
    </w:rPr>
  </w:style>
  <w:style w:type="paragraph" w:styleId="DocumentMap">
    <w:name w:val="Document Map"/>
    <w:basedOn w:val="Normal"/>
    <w:link w:val="DocumentMapChar"/>
    <w:semiHidden/>
    <w:rsid w:val="005A676A"/>
    <w:pPr>
      <w:shd w:val="clear" w:color="auto" w:fill="000080"/>
    </w:pPr>
    <w:rPr>
      <w:rFonts w:ascii="Tahoma" w:eastAsiaTheme="minorEastAsia" w:hAnsi="Tahoma" w:cs="Times New Roman"/>
      <w:sz w:val="20"/>
      <w:szCs w:val="20"/>
    </w:rPr>
  </w:style>
  <w:style w:type="character" w:customStyle="1" w:styleId="DocumentMapChar">
    <w:name w:val="Document Map Char"/>
    <w:basedOn w:val="DefaultParagraphFont"/>
    <w:link w:val="DocumentMap"/>
    <w:semiHidden/>
    <w:rsid w:val="005A676A"/>
    <w:rPr>
      <w:rFonts w:ascii="Tahoma" w:eastAsiaTheme="minorEastAsia" w:hAnsi="Tahoma" w:cs="Times New Roman"/>
      <w:sz w:val="20"/>
      <w:szCs w:val="20"/>
      <w:shd w:val="clear" w:color="auto" w:fill="000080"/>
    </w:rPr>
  </w:style>
  <w:style w:type="paragraph" w:customStyle="1" w:styleId="Subheads">
    <w:name w:val="Subheads"/>
    <w:basedOn w:val="Normal"/>
    <w:rsid w:val="005A676A"/>
    <w:pPr>
      <w:tabs>
        <w:tab w:val="left" w:pos="158"/>
      </w:tabs>
      <w:spacing w:after="72" w:line="220" w:lineRule="exact"/>
    </w:pPr>
    <w:rPr>
      <w:rFonts w:ascii="New York" w:eastAsiaTheme="minorEastAsia" w:hAnsi="New York" w:cs="Times New Roman"/>
      <w:sz w:val="20"/>
      <w:szCs w:val="20"/>
    </w:rPr>
  </w:style>
  <w:style w:type="paragraph" w:styleId="BodyText3">
    <w:name w:val="Body Text 3"/>
    <w:basedOn w:val="Normal"/>
    <w:link w:val="BodyText3Char"/>
    <w:rsid w:val="005A676A"/>
    <w:pPr>
      <w:jc w:val="center"/>
    </w:pPr>
    <w:rPr>
      <w:rFonts w:eastAsiaTheme="minorEastAsia" w:cs="Times New Roman"/>
      <w:snapToGrid w:val="0"/>
      <w:color w:val="000000"/>
      <w:sz w:val="18"/>
      <w:szCs w:val="20"/>
    </w:rPr>
  </w:style>
  <w:style w:type="character" w:customStyle="1" w:styleId="BodyText3Char">
    <w:name w:val="Body Text 3 Char"/>
    <w:basedOn w:val="DefaultParagraphFont"/>
    <w:link w:val="BodyText3"/>
    <w:rsid w:val="005A676A"/>
    <w:rPr>
      <w:rFonts w:ascii="Arial" w:eastAsiaTheme="minorEastAsia" w:hAnsi="Arial" w:cs="Times New Roman"/>
      <w:snapToGrid w:val="0"/>
      <w:color w:val="000000"/>
      <w:sz w:val="18"/>
      <w:szCs w:val="20"/>
    </w:rPr>
  </w:style>
  <w:style w:type="paragraph" w:styleId="FootnoteText">
    <w:name w:val="footnote text"/>
    <w:basedOn w:val="Normal"/>
    <w:link w:val="FootnoteTextChar"/>
    <w:semiHidden/>
    <w:rsid w:val="005A676A"/>
    <w:rPr>
      <w:rFonts w:ascii="Times New Roman" w:eastAsiaTheme="minorEastAsia" w:hAnsi="Times New Roman" w:cs="Times New Roman"/>
      <w:sz w:val="20"/>
      <w:szCs w:val="20"/>
    </w:rPr>
  </w:style>
  <w:style w:type="character" w:customStyle="1" w:styleId="FootnoteTextChar">
    <w:name w:val="Footnote Text Char"/>
    <w:basedOn w:val="DefaultParagraphFont"/>
    <w:link w:val="FootnoteText"/>
    <w:semiHidden/>
    <w:rsid w:val="005A676A"/>
    <w:rPr>
      <w:rFonts w:ascii="Times New Roman" w:eastAsiaTheme="minorEastAsia" w:hAnsi="Times New Roman" w:cs="Times New Roman"/>
      <w:sz w:val="20"/>
      <w:szCs w:val="20"/>
    </w:rPr>
  </w:style>
  <w:style w:type="character" w:styleId="FootnoteReference">
    <w:name w:val="footnote reference"/>
    <w:semiHidden/>
    <w:rsid w:val="005A676A"/>
    <w:rPr>
      <w:vertAlign w:val="superscript"/>
    </w:rPr>
  </w:style>
  <w:style w:type="character" w:styleId="FollowedHyperlink">
    <w:name w:val="FollowedHyperlink"/>
    <w:rsid w:val="005A676A"/>
    <w:rPr>
      <w:color w:val="800080"/>
      <w:u w:val="single"/>
    </w:rPr>
  </w:style>
  <w:style w:type="paragraph" w:styleId="TOC4">
    <w:name w:val="toc 4"/>
    <w:basedOn w:val="Normal"/>
    <w:next w:val="Normal"/>
    <w:uiPriority w:val="39"/>
    <w:rsid w:val="005A676A"/>
    <w:pPr>
      <w:ind w:left="600"/>
    </w:pPr>
    <w:rPr>
      <w:rFonts w:ascii="Times New Roman" w:eastAsiaTheme="minorEastAsia" w:hAnsi="Times New Roman" w:cs="Times New Roman"/>
      <w:sz w:val="20"/>
      <w:szCs w:val="20"/>
    </w:rPr>
  </w:style>
  <w:style w:type="paragraph" w:customStyle="1" w:styleId="TitleStyle2">
    <w:name w:val="Title Style2"/>
    <w:basedOn w:val="Normal"/>
    <w:next w:val="Normal"/>
    <w:rsid w:val="005A676A"/>
    <w:pPr>
      <w:tabs>
        <w:tab w:val="center" w:pos="4680"/>
      </w:tabs>
      <w:spacing w:after="480" w:line="240" w:lineRule="atLeast"/>
    </w:pPr>
    <w:rPr>
      <w:rFonts w:eastAsiaTheme="minorEastAsia" w:cs="Times New Roman"/>
      <w:b/>
      <w:sz w:val="28"/>
      <w:szCs w:val="20"/>
    </w:rPr>
  </w:style>
  <w:style w:type="paragraph" w:customStyle="1" w:styleId="TitleStyle3">
    <w:name w:val="Title Style3"/>
    <w:basedOn w:val="Normal"/>
    <w:next w:val="TitleStyle4"/>
    <w:rsid w:val="005A676A"/>
    <w:pPr>
      <w:tabs>
        <w:tab w:val="center" w:pos="4680"/>
      </w:tabs>
      <w:spacing w:line="240" w:lineRule="atLeast"/>
    </w:pPr>
    <w:rPr>
      <w:rFonts w:eastAsiaTheme="minorEastAsia" w:cs="Times New Roman"/>
      <w:b/>
      <w:sz w:val="20"/>
      <w:szCs w:val="20"/>
    </w:rPr>
  </w:style>
  <w:style w:type="paragraph" w:customStyle="1" w:styleId="TitleStyle4">
    <w:name w:val="Title Style4"/>
    <w:basedOn w:val="Caption"/>
    <w:next w:val="TableofAuthorities"/>
    <w:rsid w:val="005A676A"/>
    <w:pPr>
      <w:keepNext w:val="0"/>
      <w:spacing w:before="480" w:after="120"/>
      <w:ind w:left="0" w:firstLine="0"/>
      <w:jc w:val="left"/>
    </w:pPr>
    <w:rPr>
      <w:rFonts w:eastAsiaTheme="minorEastAsia"/>
      <w:b/>
      <w:bCs w:val="0"/>
      <w:color w:val="auto"/>
      <w:sz w:val="20"/>
      <w:szCs w:val="20"/>
    </w:rPr>
  </w:style>
  <w:style w:type="paragraph" w:styleId="TableofAuthorities">
    <w:name w:val="table of authorities"/>
    <w:basedOn w:val="Normal"/>
    <w:next w:val="Normal"/>
    <w:semiHidden/>
    <w:rsid w:val="005A676A"/>
    <w:pPr>
      <w:ind w:left="200" w:hanging="200"/>
    </w:pPr>
    <w:rPr>
      <w:rFonts w:eastAsiaTheme="minorEastAsia" w:cs="Times New Roman"/>
      <w:sz w:val="20"/>
      <w:szCs w:val="20"/>
    </w:rPr>
  </w:style>
  <w:style w:type="paragraph" w:customStyle="1" w:styleId="Picture">
    <w:name w:val="Picture"/>
    <w:basedOn w:val="Caption"/>
    <w:next w:val="Caption"/>
    <w:rsid w:val="005A676A"/>
    <w:pPr>
      <w:keepNext w:val="0"/>
      <w:spacing w:before="360" w:after="360"/>
      <w:ind w:left="0" w:firstLine="0"/>
    </w:pPr>
    <w:rPr>
      <w:rFonts w:eastAsiaTheme="minorEastAsia"/>
      <w:b/>
      <w:bCs w:val="0"/>
      <w:color w:val="auto"/>
      <w:sz w:val="20"/>
      <w:szCs w:val="20"/>
    </w:rPr>
  </w:style>
  <w:style w:type="paragraph" w:customStyle="1" w:styleId="Requirement">
    <w:name w:val="Requirement"/>
    <w:basedOn w:val="Normal"/>
    <w:next w:val="Normal"/>
    <w:rsid w:val="005A676A"/>
    <w:pPr>
      <w:spacing w:before="240" w:after="240"/>
    </w:pPr>
    <w:rPr>
      <w:rFonts w:eastAsiaTheme="minorEastAsia" w:cs="Times New Roman"/>
      <w:sz w:val="20"/>
      <w:szCs w:val="20"/>
    </w:rPr>
  </w:style>
  <w:style w:type="paragraph" w:customStyle="1" w:styleId="Spacing">
    <w:name w:val="Spacing"/>
    <w:basedOn w:val="Normal"/>
    <w:next w:val="Normal"/>
    <w:rsid w:val="005A676A"/>
    <w:pPr>
      <w:spacing w:after="240"/>
    </w:pPr>
    <w:rPr>
      <w:rFonts w:eastAsiaTheme="minorEastAsia" w:cs="Times New Roman"/>
      <w:sz w:val="20"/>
      <w:szCs w:val="20"/>
    </w:rPr>
  </w:style>
  <w:style w:type="paragraph" w:customStyle="1" w:styleId="TableNotes">
    <w:name w:val="Table Notes"/>
    <w:basedOn w:val="Normal"/>
    <w:next w:val="Normal"/>
    <w:rsid w:val="005A676A"/>
    <w:pPr>
      <w:keepLines/>
    </w:pPr>
    <w:rPr>
      <w:rFonts w:eastAsiaTheme="minorEastAsia" w:cs="Times New Roman"/>
      <w:sz w:val="16"/>
      <w:szCs w:val="20"/>
    </w:rPr>
  </w:style>
  <w:style w:type="paragraph" w:customStyle="1" w:styleId="TitleStyle1">
    <w:name w:val="Title Style1"/>
    <w:basedOn w:val="Spacing"/>
    <w:rsid w:val="005A676A"/>
    <w:pPr>
      <w:spacing w:before="720" w:after="0"/>
    </w:pPr>
    <w:rPr>
      <w:b/>
      <w:noProof/>
      <w:sz w:val="28"/>
    </w:rPr>
  </w:style>
  <w:style w:type="paragraph" w:styleId="TOC5">
    <w:name w:val="toc 5"/>
    <w:basedOn w:val="Normal"/>
    <w:next w:val="Normal"/>
    <w:autoRedefine/>
    <w:uiPriority w:val="39"/>
    <w:rsid w:val="005A676A"/>
    <w:pPr>
      <w:ind w:left="800"/>
    </w:pPr>
    <w:rPr>
      <w:rFonts w:ascii="Times New Roman" w:eastAsiaTheme="minorEastAsia" w:hAnsi="Times New Roman" w:cs="Times New Roman"/>
      <w:sz w:val="20"/>
      <w:szCs w:val="20"/>
    </w:rPr>
  </w:style>
  <w:style w:type="paragraph" w:styleId="TOC6">
    <w:name w:val="toc 6"/>
    <w:basedOn w:val="Normal"/>
    <w:next w:val="Normal"/>
    <w:autoRedefine/>
    <w:uiPriority w:val="39"/>
    <w:rsid w:val="005A676A"/>
    <w:pPr>
      <w:ind w:left="1000"/>
    </w:pPr>
    <w:rPr>
      <w:rFonts w:ascii="Times New Roman" w:eastAsiaTheme="minorEastAsia" w:hAnsi="Times New Roman" w:cs="Times New Roman"/>
      <w:sz w:val="20"/>
      <w:szCs w:val="20"/>
    </w:rPr>
  </w:style>
  <w:style w:type="paragraph" w:styleId="TOC7">
    <w:name w:val="toc 7"/>
    <w:basedOn w:val="Normal"/>
    <w:next w:val="Normal"/>
    <w:autoRedefine/>
    <w:uiPriority w:val="39"/>
    <w:rsid w:val="005A676A"/>
    <w:pPr>
      <w:ind w:left="1200"/>
    </w:pPr>
    <w:rPr>
      <w:rFonts w:ascii="Times New Roman" w:eastAsiaTheme="minorEastAsia" w:hAnsi="Times New Roman" w:cs="Times New Roman"/>
      <w:sz w:val="20"/>
      <w:szCs w:val="20"/>
    </w:rPr>
  </w:style>
  <w:style w:type="paragraph" w:styleId="TOC8">
    <w:name w:val="toc 8"/>
    <w:basedOn w:val="Normal"/>
    <w:next w:val="Normal"/>
    <w:autoRedefine/>
    <w:uiPriority w:val="39"/>
    <w:rsid w:val="005A676A"/>
    <w:pPr>
      <w:ind w:left="1400"/>
    </w:pPr>
    <w:rPr>
      <w:rFonts w:ascii="Times New Roman" w:eastAsiaTheme="minorEastAsia" w:hAnsi="Times New Roman" w:cs="Times New Roman"/>
      <w:sz w:val="20"/>
      <w:szCs w:val="20"/>
    </w:rPr>
  </w:style>
  <w:style w:type="paragraph" w:styleId="TOC9">
    <w:name w:val="toc 9"/>
    <w:basedOn w:val="Normal"/>
    <w:next w:val="Normal"/>
    <w:autoRedefine/>
    <w:uiPriority w:val="39"/>
    <w:rsid w:val="005A676A"/>
    <w:pPr>
      <w:ind w:left="1600"/>
    </w:pPr>
    <w:rPr>
      <w:rFonts w:ascii="Times New Roman" w:eastAsiaTheme="minorEastAsia" w:hAnsi="Times New Roman" w:cs="Times New Roman"/>
      <w:sz w:val="20"/>
      <w:szCs w:val="20"/>
    </w:rPr>
  </w:style>
  <w:style w:type="paragraph" w:customStyle="1" w:styleId="Code">
    <w:name w:val="Code"/>
    <w:basedOn w:val="Normal"/>
    <w:rsid w:val="005A676A"/>
    <w:pPr>
      <w:ind w:left="720"/>
    </w:pPr>
    <w:rPr>
      <w:rFonts w:ascii="Courier New" w:eastAsiaTheme="minorEastAsia" w:hAnsi="Courier New" w:cs="Tahoma"/>
      <w:noProof/>
      <w:sz w:val="20"/>
      <w:szCs w:val="20"/>
    </w:rPr>
  </w:style>
  <w:style w:type="paragraph" w:customStyle="1" w:styleId="UseCase">
    <w:name w:val="UseCase"/>
    <w:basedOn w:val="BodyText"/>
    <w:next w:val="BodyText"/>
    <w:link w:val="UseCaseChar"/>
    <w:autoRedefine/>
    <w:rsid w:val="005A676A"/>
    <w:pPr>
      <w:numPr>
        <w:numId w:val="13"/>
      </w:numPr>
      <w:shd w:val="clear" w:color="auto" w:fill="E0E0E0"/>
      <w:spacing w:before="120" w:after="120"/>
    </w:pPr>
    <w:rPr>
      <w:rFonts w:eastAsiaTheme="minorEastAsia" w:cs="Times New Roman"/>
      <w:b/>
      <w:szCs w:val="20"/>
    </w:rPr>
  </w:style>
  <w:style w:type="paragraph" w:customStyle="1" w:styleId="UseCasesteps">
    <w:name w:val="Use Case steps"/>
    <w:basedOn w:val="BodyText"/>
    <w:rsid w:val="005A676A"/>
    <w:pPr>
      <w:numPr>
        <w:numId w:val="9"/>
      </w:numPr>
      <w:spacing w:before="0" w:after="0"/>
    </w:pPr>
    <w:rPr>
      <w:rFonts w:eastAsiaTheme="minorEastAsia" w:cs="Times New Roman"/>
      <w:color w:val="auto"/>
      <w:sz w:val="20"/>
      <w:szCs w:val="20"/>
    </w:rPr>
  </w:style>
  <w:style w:type="paragraph" w:styleId="NoSpacing">
    <w:name w:val="No Spacing"/>
    <w:uiPriority w:val="1"/>
    <w:qFormat/>
    <w:rsid w:val="005A676A"/>
    <w:rPr>
      <w:rFonts w:ascii="Arial" w:eastAsiaTheme="minorEastAsia" w:hAnsi="Arial" w:cs="Times New Roman"/>
      <w:sz w:val="20"/>
      <w:szCs w:val="20"/>
    </w:rPr>
  </w:style>
  <w:style w:type="character" w:styleId="CommentReference">
    <w:name w:val="annotation reference"/>
    <w:basedOn w:val="DefaultParagraphFont"/>
    <w:rsid w:val="005A676A"/>
    <w:rPr>
      <w:sz w:val="16"/>
      <w:szCs w:val="16"/>
    </w:rPr>
  </w:style>
  <w:style w:type="paragraph" w:styleId="CommentText">
    <w:name w:val="annotation text"/>
    <w:basedOn w:val="Normal"/>
    <w:link w:val="CommentTextChar"/>
    <w:rsid w:val="005A676A"/>
    <w:rPr>
      <w:rFonts w:eastAsiaTheme="minorEastAsia" w:cs="Times New Roman"/>
      <w:sz w:val="20"/>
      <w:szCs w:val="20"/>
    </w:rPr>
  </w:style>
  <w:style w:type="character" w:customStyle="1" w:styleId="CommentTextChar">
    <w:name w:val="Comment Text Char"/>
    <w:basedOn w:val="DefaultParagraphFont"/>
    <w:link w:val="CommentText"/>
    <w:rsid w:val="005A676A"/>
    <w:rPr>
      <w:rFonts w:ascii="Arial" w:eastAsiaTheme="minorEastAsia" w:hAnsi="Arial" w:cs="Times New Roman"/>
      <w:sz w:val="20"/>
      <w:szCs w:val="20"/>
    </w:rPr>
  </w:style>
  <w:style w:type="paragraph" w:styleId="CommentSubject">
    <w:name w:val="annotation subject"/>
    <w:basedOn w:val="CommentText"/>
    <w:next w:val="CommentText"/>
    <w:link w:val="CommentSubjectChar"/>
    <w:rsid w:val="005A676A"/>
    <w:rPr>
      <w:b/>
      <w:bCs/>
    </w:rPr>
  </w:style>
  <w:style w:type="character" w:customStyle="1" w:styleId="CommentSubjectChar">
    <w:name w:val="Comment Subject Char"/>
    <w:basedOn w:val="CommentTextChar"/>
    <w:link w:val="CommentSubject"/>
    <w:rsid w:val="005A676A"/>
    <w:rPr>
      <w:rFonts w:ascii="Arial" w:eastAsiaTheme="minorEastAsia" w:hAnsi="Arial" w:cs="Times New Roman"/>
      <w:b/>
      <w:bCs/>
      <w:sz w:val="20"/>
      <w:szCs w:val="20"/>
    </w:rPr>
  </w:style>
  <w:style w:type="paragraph" w:customStyle="1" w:styleId="TestCase">
    <w:name w:val="TestCase"/>
    <w:basedOn w:val="UseCase"/>
    <w:link w:val="TestCaseChar"/>
    <w:qFormat/>
    <w:rsid w:val="00124E50"/>
    <w:pPr>
      <w:numPr>
        <w:numId w:val="0"/>
      </w:numPr>
    </w:pPr>
  </w:style>
  <w:style w:type="character" w:customStyle="1" w:styleId="UseCaseChar">
    <w:name w:val="UseCase Char"/>
    <w:basedOn w:val="BodyTextChar"/>
    <w:link w:val="UseCase"/>
    <w:rsid w:val="005A676A"/>
    <w:rPr>
      <w:rFonts w:ascii="Arial" w:eastAsiaTheme="minorEastAsia" w:hAnsi="Arial" w:cs="Times New Roman"/>
      <w:b/>
      <w:color w:val="45525A" w:themeColor="text1"/>
      <w:sz w:val="24"/>
      <w:szCs w:val="20"/>
      <w:shd w:val="clear" w:color="auto" w:fill="E0E0E0"/>
    </w:rPr>
  </w:style>
  <w:style w:type="character" w:customStyle="1" w:styleId="TestCaseChar">
    <w:name w:val="TestCase Char"/>
    <w:basedOn w:val="UseCaseChar"/>
    <w:link w:val="TestCase"/>
    <w:rsid w:val="005A676A"/>
    <w:rPr>
      <w:rFonts w:ascii="Arial" w:eastAsiaTheme="minorEastAsia" w:hAnsi="Arial" w:cs="Times New Roman"/>
      <w:b/>
      <w:color w:val="45525A" w:themeColor="text1"/>
      <w:sz w:val="24"/>
      <w:szCs w:val="20"/>
      <w:shd w:val="clear" w:color="auto" w:fill="E0E0E0"/>
    </w:rPr>
  </w:style>
  <w:style w:type="paragraph" w:styleId="TableofFigures">
    <w:name w:val="table of figures"/>
    <w:basedOn w:val="Normal"/>
    <w:next w:val="Normal"/>
    <w:semiHidden/>
    <w:unhideWhenUsed/>
    <w:rsid w:val="005A676A"/>
    <w:rPr>
      <w:rFonts w:eastAsiaTheme="minorEastAsia" w:cs="Times New Roman"/>
      <w:sz w:val="20"/>
      <w:szCs w:val="20"/>
    </w:rPr>
  </w:style>
  <w:style w:type="paragraph" w:customStyle="1" w:styleId="TestCaseDescription">
    <w:name w:val="TestCaseDescription"/>
    <w:basedOn w:val="Normal"/>
    <w:link w:val="TestCaseDescriptionChar"/>
    <w:qFormat/>
    <w:rsid w:val="00B41016"/>
    <w:rPr>
      <w:b/>
      <w:i/>
      <w:sz w:val="18"/>
      <w:szCs w:val="16"/>
    </w:rPr>
  </w:style>
  <w:style w:type="paragraph" w:customStyle="1" w:styleId="TestCaseInfo">
    <w:name w:val="TestCaseInfo"/>
    <w:basedOn w:val="BodyText"/>
    <w:link w:val="TestCaseInfoChar"/>
    <w:qFormat/>
    <w:rsid w:val="00B41016"/>
    <w:pPr>
      <w:spacing w:before="0" w:after="0"/>
    </w:pPr>
    <w:rPr>
      <w:sz w:val="22"/>
      <w:szCs w:val="22"/>
    </w:rPr>
  </w:style>
  <w:style w:type="character" w:customStyle="1" w:styleId="TestCaseDescriptionChar">
    <w:name w:val="TestCaseDescription Char"/>
    <w:basedOn w:val="DefaultParagraphFont"/>
    <w:link w:val="TestCaseDescription"/>
    <w:rsid w:val="00B41016"/>
    <w:rPr>
      <w:rFonts w:ascii="Arial" w:hAnsi="Arial" w:cs="Arial"/>
      <w:b/>
      <w:i/>
      <w:sz w:val="18"/>
      <w:szCs w:val="16"/>
    </w:rPr>
  </w:style>
  <w:style w:type="character" w:customStyle="1" w:styleId="TestCaseInfoChar">
    <w:name w:val="TestCaseInfo Char"/>
    <w:basedOn w:val="BodyTextChar"/>
    <w:link w:val="TestCaseInfo"/>
    <w:qFormat/>
    <w:rsid w:val="00B41016"/>
    <w:rPr>
      <w:rFonts w:ascii="Arial" w:hAnsi="Arial" w:cs="Arial"/>
      <w:color w:val="45525A" w:themeColor="text1"/>
      <w:sz w:val="24"/>
      <w:szCs w:val="24"/>
    </w:rPr>
  </w:style>
  <w:style w:type="paragraph" w:customStyle="1" w:styleId="Function">
    <w:name w:val="Function"/>
    <w:basedOn w:val="TestCase"/>
    <w:link w:val="FunctionChar"/>
    <w:qFormat/>
    <w:rsid w:val="008E2D32"/>
    <w:pPr>
      <w:numPr>
        <w:numId w:val="149"/>
      </w:numPr>
      <w:ind w:left="360"/>
    </w:pPr>
  </w:style>
  <w:style w:type="character" w:customStyle="1" w:styleId="FunctionChar">
    <w:name w:val="Function Char"/>
    <w:basedOn w:val="TestCaseChar"/>
    <w:link w:val="Function"/>
    <w:rsid w:val="008E2D32"/>
    <w:rPr>
      <w:rFonts w:ascii="Arial" w:eastAsiaTheme="minorEastAsia" w:hAnsi="Arial" w:cs="Times New Roman"/>
      <w:b/>
      <w:color w:val="45525A" w:themeColor="text1"/>
      <w:sz w:val="24"/>
      <w:szCs w:val="20"/>
      <w:shd w:val="clear" w:color="auto" w:fill="E0E0E0"/>
    </w:rPr>
  </w:style>
  <w:style w:type="paragraph" w:styleId="HTMLPreformatted">
    <w:name w:val="HTML Preformatted"/>
    <w:basedOn w:val="Normal"/>
    <w:link w:val="HTMLPreformattedChar"/>
    <w:uiPriority w:val="99"/>
    <w:unhideWhenUsed/>
    <w:rsid w:val="0025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00F2"/>
    <w:rPr>
      <w:rFonts w:ascii="Courier New" w:eastAsia="Times New Roman" w:hAnsi="Courier New" w:cs="Courier New"/>
      <w:sz w:val="20"/>
      <w:szCs w:val="20"/>
    </w:rPr>
  </w:style>
  <w:style w:type="character" w:customStyle="1" w:styleId="ListLabel49">
    <w:name w:val="ListLabel 49"/>
    <w:qFormat/>
    <w:rsid w:val="00633B6D"/>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37741">
      <w:bodyDiv w:val="1"/>
      <w:marLeft w:val="0"/>
      <w:marRight w:val="0"/>
      <w:marTop w:val="0"/>
      <w:marBottom w:val="0"/>
      <w:divBdr>
        <w:top w:val="none" w:sz="0" w:space="0" w:color="auto"/>
        <w:left w:val="none" w:sz="0" w:space="0" w:color="auto"/>
        <w:bottom w:val="none" w:sz="0" w:space="0" w:color="auto"/>
        <w:right w:val="none" w:sz="0" w:space="0" w:color="auto"/>
      </w:divBdr>
      <w:divsChild>
        <w:div w:id="1564292495">
          <w:marLeft w:val="720"/>
          <w:marRight w:val="0"/>
          <w:marTop w:val="120"/>
          <w:marBottom w:val="0"/>
          <w:divBdr>
            <w:top w:val="none" w:sz="0" w:space="0" w:color="auto"/>
            <w:left w:val="none" w:sz="0" w:space="0" w:color="auto"/>
            <w:bottom w:val="none" w:sz="0" w:space="0" w:color="auto"/>
            <w:right w:val="none" w:sz="0" w:space="0" w:color="auto"/>
          </w:divBdr>
        </w:div>
        <w:div w:id="1029064234">
          <w:marLeft w:val="720"/>
          <w:marRight w:val="0"/>
          <w:marTop w:val="120"/>
          <w:marBottom w:val="0"/>
          <w:divBdr>
            <w:top w:val="none" w:sz="0" w:space="0" w:color="auto"/>
            <w:left w:val="none" w:sz="0" w:space="0" w:color="auto"/>
            <w:bottom w:val="none" w:sz="0" w:space="0" w:color="auto"/>
            <w:right w:val="none" w:sz="0" w:space="0" w:color="auto"/>
          </w:divBdr>
        </w:div>
        <w:div w:id="1950703356">
          <w:marLeft w:val="720"/>
          <w:marRight w:val="0"/>
          <w:marTop w:val="120"/>
          <w:marBottom w:val="0"/>
          <w:divBdr>
            <w:top w:val="none" w:sz="0" w:space="0" w:color="auto"/>
            <w:left w:val="none" w:sz="0" w:space="0" w:color="auto"/>
            <w:bottom w:val="none" w:sz="0" w:space="0" w:color="auto"/>
            <w:right w:val="none" w:sz="0" w:space="0" w:color="auto"/>
          </w:divBdr>
        </w:div>
      </w:divsChild>
    </w:div>
    <w:div w:id="503789609">
      <w:bodyDiv w:val="1"/>
      <w:marLeft w:val="0"/>
      <w:marRight w:val="0"/>
      <w:marTop w:val="0"/>
      <w:marBottom w:val="0"/>
      <w:divBdr>
        <w:top w:val="none" w:sz="0" w:space="0" w:color="auto"/>
        <w:left w:val="none" w:sz="0" w:space="0" w:color="auto"/>
        <w:bottom w:val="none" w:sz="0" w:space="0" w:color="auto"/>
        <w:right w:val="none" w:sz="0" w:space="0" w:color="auto"/>
      </w:divBdr>
    </w:div>
    <w:div w:id="827554988">
      <w:bodyDiv w:val="1"/>
      <w:marLeft w:val="0"/>
      <w:marRight w:val="0"/>
      <w:marTop w:val="0"/>
      <w:marBottom w:val="0"/>
      <w:divBdr>
        <w:top w:val="none" w:sz="0" w:space="0" w:color="auto"/>
        <w:left w:val="none" w:sz="0" w:space="0" w:color="auto"/>
        <w:bottom w:val="none" w:sz="0" w:space="0" w:color="auto"/>
        <w:right w:val="none" w:sz="0" w:space="0" w:color="auto"/>
      </w:divBdr>
    </w:div>
    <w:div w:id="1736395593">
      <w:bodyDiv w:val="1"/>
      <w:marLeft w:val="0"/>
      <w:marRight w:val="0"/>
      <w:marTop w:val="0"/>
      <w:marBottom w:val="0"/>
      <w:divBdr>
        <w:top w:val="none" w:sz="0" w:space="0" w:color="auto"/>
        <w:left w:val="none" w:sz="0" w:space="0" w:color="auto"/>
        <w:bottom w:val="none" w:sz="0" w:space="0" w:color="auto"/>
        <w:right w:val="none" w:sz="0" w:space="0" w:color="auto"/>
      </w:divBdr>
    </w:div>
    <w:div w:id="1926112467">
      <w:bodyDiv w:val="1"/>
      <w:marLeft w:val="0"/>
      <w:marRight w:val="0"/>
      <w:marTop w:val="0"/>
      <w:marBottom w:val="0"/>
      <w:divBdr>
        <w:top w:val="none" w:sz="0" w:space="0" w:color="auto"/>
        <w:left w:val="none" w:sz="0" w:space="0" w:color="auto"/>
        <w:bottom w:val="none" w:sz="0" w:space="0" w:color="auto"/>
        <w:right w:val="none" w:sz="0" w:space="0" w:color="auto"/>
      </w:divBdr>
    </w:div>
    <w:div w:id="2081176668">
      <w:bodyDiv w:val="1"/>
      <w:marLeft w:val="0"/>
      <w:marRight w:val="0"/>
      <w:marTop w:val="0"/>
      <w:marBottom w:val="0"/>
      <w:divBdr>
        <w:top w:val="none" w:sz="0" w:space="0" w:color="auto"/>
        <w:left w:val="none" w:sz="0" w:space="0" w:color="auto"/>
        <w:bottom w:val="none" w:sz="0" w:space="0" w:color="auto"/>
        <w:right w:val="none" w:sz="0" w:space="0" w:color="auto"/>
      </w:divBdr>
    </w:div>
    <w:div w:id="213112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inish\Downloads\Generic%20Spirent%20Template.dotx" TargetMode="External"/></Relationships>
</file>

<file path=word/theme/theme1.xml><?xml version="1.0" encoding="utf-8"?>
<a:theme xmlns:a="http://schemas.openxmlformats.org/drawingml/2006/main" name="Office Theme">
  <a:themeElements>
    <a:clrScheme name="Spirent-2015">
      <a:dk1>
        <a:srgbClr val="45525A"/>
      </a:dk1>
      <a:lt1>
        <a:srgbClr val="FFFFFF"/>
      </a:lt1>
      <a:dk2>
        <a:srgbClr val="948671"/>
      </a:dk2>
      <a:lt2>
        <a:srgbClr val="000000"/>
      </a:lt2>
      <a:accent1>
        <a:srgbClr val="255AA7"/>
      </a:accent1>
      <a:accent2>
        <a:srgbClr val="009EDB"/>
      </a:accent2>
      <a:accent3>
        <a:srgbClr val="6CB33F"/>
      </a:accent3>
      <a:accent4>
        <a:srgbClr val="827390"/>
      </a:accent4>
      <a:accent5>
        <a:srgbClr val="FD4F57"/>
      </a:accent5>
      <a:accent6>
        <a:srgbClr val="FF9F36"/>
      </a:accent6>
      <a:hlink>
        <a:srgbClr val="62B1E6"/>
      </a:hlink>
      <a:folHlink>
        <a:srgbClr val="BBDC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255AA7"/>
        </a:solidFill>
        <a:ln>
          <a:noFill/>
        </a:ln>
      </a:spPr>
      <a:bodyPr rot="0" spcFirstLastPara="0" vertOverflow="overflow" horzOverflow="overflow" vert="horz" wrap="square" lIns="91440" tIns="0" rIns="1188720" bIns="91440" numCol="1" spcCol="0" rtlCol="0" fromWordArt="0" anchor="b"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C9C0984ABD89408EDD2F4404D8D8F8" ma:contentTypeVersion="0" ma:contentTypeDescription="Create a new document." ma:contentTypeScope="" ma:versionID="b7940b4508e57e97515ef83e0232ebf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E9D2B-6508-4389-B2C3-7F598A1378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F23327-C7F2-4157-982F-747DFC4997B7}">
  <ds:schemaRefs>
    <ds:schemaRef ds:uri="http://schemas.microsoft.com/sharepoint/v3/contenttype/forms"/>
  </ds:schemaRefs>
</ds:datastoreItem>
</file>

<file path=customXml/itemProps3.xml><?xml version="1.0" encoding="utf-8"?>
<ds:datastoreItem xmlns:ds="http://schemas.openxmlformats.org/officeDocument/2006/customXml" ds:itemID="{560595E3-27CF-47E8-9777-54C0A77BF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B4DEF05-AAA1-41C5-8A6A-B10CC3EB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Spirent Template</Template>
  <TotalTime>327</TotalTime>
  <Pages>142</Pages>
  <Words>36917</Words>
  <Characters>210429</Characters>
  <Application>Microsoft Office Word</Application>
  <DocSecurity>0</DocSecurity>
  <Lines>1753</Lines>
  <Paragraphs>493</Paragraphs>
  <ScaleCrop>false</ScaleCrop>
  <HeadingPairs>
    <vt:vector size="2" baseType="variant">
      <vt:variant>
        <vt:lpstr>Title</vt:lpstr>
      </vt:variant>
      <vt:variant>
        <vt:i4>1</vt:i4>
      </vt:variant>
    </vt:vector>
  </HeadingPairs>
  <TitlesOfParts>
    <vt:vector size="1" baseType="lpstr">
      <vt:lpstr>VNF Lifecycle Management</vt:lpstr>
    </vt:vector>
  </TitlesOfParts>
  <Company>Spirent Communications</Company>
  <LinksUpToDate>false</LinksUpToDate>
  <CharactersWithSpaces>246853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VNF Lifecycle Management</dc:title>
  <dc:creator>Claudia Minish</dc:creator>
  <cp:keywords>VNF</cp:keywords>
  <cp:lastModifiedBy>Dragomir, Mihai-Stefan</cp:lastModifiedBy>
  <cp:revision>96</cp:revision>
  <cp:lastPrinted>2016-09-27T17:25:00Z</cp:lastPrinted>
  <dcterms:created xsi:type="dcterms:W3CDTF">2016-11-24T12:12:00Z</dcterms:created>
  <dcterms:modified xsi:type="dcterms:W3CDTF">2016-12-20T14:52:00Z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0x010100BFC9C0984ABD89408EDD2F4404D8D8F8</vt:lpwstr>
  </property>
</Properties>
</file>